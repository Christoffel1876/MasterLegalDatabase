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3663" w:rsidRDefault="00000000">
      <w:pPr>
        <w:pStyle w:val="Title"/>
        <w:ind w:left="2" w:hanging="4"/>
        <w:rPr>
          <w:b w:val="0"/>
          <w:bCs w:val="0"/>
          <w:u w:val="none"/>
        </w:rPr>
      </w:pPr>
      <w:bookmarkStart w:id="0" w:name="_heading=h.dnlcl4orza6i" w:colFirst="0" w:colLast="0"/>
      <w:bookmarkEnd w:id="0"/>
      <w:r>
        <w:rPr>
          <w:b w:val="0"/>
          <w:bCs w:val="0"/>
          <w:u w:val="none"/>
        </w:rPr>
        <w:t xml:space="preserve">Colorado State Board of Human Services </w:t>
      </w:r>
    </w:p>
    <w:p w14:paraId="00000002" w14:textId="77777777" w:rsidR="00CF3663" w:rsidRDefault="00CF3663">
      <w:pPr>
        <w:pStyle w:val="Title"/>
        <w:ind w:left="2" w:hanging="4"/>
        <w:rPr>
          <w:b w:val="0"/>
          <w:bCs w:val="0"/>
          <w:u w:val="none"/>
        </w:rPr>
      </w:pPr>
      <w:bookmarkStart w:id="1" w:name="_heading=h.5jfe9csh8oox" w:colFirst="0" w:colLast="0"/>
      <w:bookmarkEnd w:id="1"/>
    </w:p>
    <w:p w14:paraId="00000003" w14:textId="77777777" w:rsidR="00CF3663" w:rsidRPr="00FC4967" w:rsidRDefault="00000000" w:rsidP="00B20B40">
      <w:pPr>
        <w:pStyle w:val="Heading1"/>
        <w:jc w:val="center"/>
      </w:pPr>
      <w:bookmarkStart w:id="2" w:name="_heading=h.obxuxyt8y2fi" w:colFirst="0" w:colLast="0"/>
      <w:bookmarkEnd w:id="2"/>
      <w:r w:rsidRPr="00FC4967">
        <w:t>RULEMAKING PACKET</w:t>
      </w:r>
    </w:p>
    <w:p w14:paraId="00000004" w14:textId="77777777" w:rsidR="00CF3663" w:rsidRDefault="00CF3663">
      <w:pPr>
        <w:ind w:hanging="2"/>
        <w:rPr>
          <w:sz w:val="22"/>
          <w:szCs w:val="22"/>
        </w:rPr>
      </w:pPr>
    </w:p>
    <w:p w14:paraId="00000005" w14:textId="77777777" w:rsidR="00CF3663" w:rsidRPr="00B20B40" w:rsidRDefault="00000000" w:rsidP="00B20B40">
      <w:pPr>
        <w:pStyle w:val="Heading2"/>
      </w:pPr>
      <w:bookmarkStart w:id="3" w:name="_heading=h.ofx6g2j7z8if" w:colFirst="0" w:colLast="0"/>
      <w:bookmarkEnd w:id="3"/>
      <w:r w:rsidRPr="00B20B40">
        <w:t>1: Summary of Proposed Rule Change</w:t>
      </w:r>
    </w:p>
    <w:p w14:paraId="00000006" w14:textId="77777777" w:rsidR="00CF3663"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7" w14:textId="77777777" w:rsidR="00CF3663" w:rsidRDefault="00000000">
      <w:pPr>
        <w:spacing w:before="240" w:after="240"/>
        <w:ind w:hanging="2"/>
      </w:pPr>
      <w:r>
        <w:t>This rule packet aligns prioritized Chapters of the Colorado Behavioral Health Administration (BHA) provider rules with current national standards in the treatment and crisis continuum, and restructures the volume in support of a foundational Chapter 1 that addresses requirements applicable to all BHA-issued credentials.</w:t>
      </w:r>
    </w:p>
    <w:p w14:paraId="00000008" w14:textId="77777777" w:rsidR="00CF3663" w:rsidRDefault="00000000">
      <w:pPr>
        <w:spacing w:before="240" w:after="240"/>
        <w:ind w:hanging="2"/>
      </w:pPr>
      <w:r>
        <w:t>Colorado is statutorily required to build substance use disorder (SUD) services based on the most recent version of the American Society of Addiction Medicine (ASAM) Criteria, as found in Sections 10-16-104(5.5)(a), C.R.S., and 25.5-5-424, C.R.S. Additionally, Colorado is committed to full alignment with the Fourth Edition of the ASAM Criteria by July 1, 2027, to remain eligible for federal funding through the 1115 Demonstration Waiver managed by Health Care Policy and Financing (HCPF), pursuant to Section 25.5-5-424, C.R.S.</w:t>
      </w:r>
    </w:p>
    <w:p w14:paraId="00000009" w14:textId="77777777" w:rsidR="00CF3663" w:rsidRDefault="00000000">
      <w:pPr>
        <w:spacing w:before="240" w:after="240"/>
        <w:ind w:hanging="2"/>
      </w:pPr>
      <w:r>
        <w:t>This packet focuses on alignment with the Adult Volume of the 4th Edition of the ASAM Criteria. Treatment within the 4th Edition differs from current state standards, notably removing withdrawal management as a standalone service. As a result, this packet requires additional alignment with Substance Abuse and Mental Health Services Administration (SAMHSA) crisis standards to ensure the behavioral health continuum is equipped to rapidly serve individuals experiencing behavioral health crises, including SUD-involved crises.</w:t>
      </w:r>
    </w:p>
    <w:p w14:paraId="0000000A" w14:textId="77777777" w:rsidR="00CF3663" w:rsidRDefault="00000000">
      <w:pPr>
        <w:widowControl w:val="0"/>
        <w:ind w:firstLine="0"/>
        <w:rPr>
          <w:rFonts w:ascii="Trebuchet MS" w:eastAsia="Trebuchet MS" w:hAnsi="Trebuchet MS" w:cs="Trebuchet MS"/>
          <w:b/>
          <w:bCs/>
          <w:sz w:val="22"/>
          <w:szCs w:val="22"/>
        </w:rPr>
      </w:pPr>
      <w:r>
        <w:t>BHA originally planned to run updates to all fifteen (15) Chapters in this packet; however, in late July of 2026, BHA elected to divide this alignment work into two (2) distinct packets. This allows BHA and impacted providers to more effectively manage this change process, while maintaining the same effective date of July 1, 2027. More information can be found in Part 3() of this Analysis.</w:t>
      </w:r>
    </w:p>
    <w:p w14:paraId="0000000B" w14:textId="77777777" w:rsidR="00CF3663" w:rsidRDefault="00CF3663"/>
    <w:p w14:paraId="0000000C" w14:textId="77777777" w:rsidR="00CF3663" w:rsidRDefault="00000000" w:rsidP="00B20B40">
      <w:pPr>
        <w:pStyle w:val="Heading2"/>
      </w:pPr>
      <w:r>
        <w:t xml:space="preserve">2: Procedural Analysis: </w:t>
      </w:r>
    </w:p>
    <w:p w14:paraId="0000000D" w14:textId="77777777" w:rsidR="00CF3663" w:rsidRDefault="00000000">
      <w:pPr>
        <w:numPr>
          <w:ilvl w:val="0"/>
          <w:numId w:val="2"/>
        </w:numPr>
        <w:ind w:left="0" w:hanging="2"/>
        <w:rPr>
          <w:rFonts w:ascii="Trebuchet MS" w:eastAsia="Trebuchet MS" w:hAnsi="Trebuchet MS" w:cs="Trebuchet MS"/>
          <w:sz w:val="22"/>
          <w:szCs w:val="22"/>
        </w:rPr>
      </w:pPr>
      <w:r>
        <w:t>State Board of Human Services</w:t>
      </w:r>
      <w:r>
        <w:rPr>
          <w:rFonts w:ascii="Trebuchet MS" w:eastAsia="Trebuchet MS" w:hAnsi="Trebuchet MS" w:cs="Trebuchet MS"/>
          <w:sz w:val="22"/>
          <w:szCs w:val="22"/>
        </w:rPr>
        <w:t xml:space="preserve">  [NOTE: This selection indicates the entity adopting the rule.]</w:t>
      </w:r>
    </w:p>
    <w:p w14:paraId="0000000E" w14:textId="77777777" w:rsidR="00CF3663" w:rsidRDefault="00CF3663">
      <w:pPr>
        <w:ind w:hanging="2"/>
        <w:rPr>
          <w:rFonts w:ascii="Trebuchet MS" w:eastAsia="Trebuchet MS" w:hAnsi="Trebuchet MS" w:cs="Trebuchet MS"/>
          <w:sz w:val="22"/>
          <w:szCs w:val="22"/>
        </w:rPr>
      </w:pPr>
    </w:p>
    <w:p w14:paraId="0000000F" w14:textId="77777777" w:rsidR="00CF3663" w:rsidRDefault="00000000">
      <w:pPr>
        <w:numPr>
          <w:ilvl w:val="0"/>
          <w:numId w:val="2"/>
        </w:numPr>
        <w:ind w:left="0" w:hanging="2"/>
        <w:rPr>
          <w:rFonts w:ascii="Trebuchet MS" w:eastAsia="Trebuchet MS" w:hAnsi="Trebuchet MS" w:cs="Trebuchet MS"/>
          <w:sz w:val="22"/>
          <w:szCs w:val="22"/>
        </w:rPr>
      </w:pPr>
      <w:r>
        <w:t>Regular Rule</w:t>
      </w:r>
      <w:r>
        <w:rPr>
          <w:rFonts w:ascii="Trebuchet MS" w:eastAsia="Trebuchet MS" w:hAnsi="Trebuchet MS" w:cs="Trebuchet MS"/>
          <w:sz w:val="22"/>
          <w:szCs w:val="22"/>
        </w:rPr>
        <w:t>[NOTE: This selection indicates the type of rule to be adopted. If Emergency, please include justification below in (b)(ii)]</w:t>
      </w:r>
    </w:p>
    <w:p w14:paraId="00000010" w14:textId="77777777" w:rsidR="00CF3663" w:rsidRDefault="00CF3663">
      <w:pPr>
        <w:ind w:hanging="2"/>
        <w:rPr>
          <w:rFonts w:ascii="Trebuchet MS" w:eastAsia="Trebuchet MS" w:hAnsi="Trebuchet MS" w:cs="Trebuchet MS"/>
          <w:sz w:val="22"/>
          <w:szCs w:val="22"/>
        </w:rPr>
      </w:pPr>
    </w:p>
    <w:p w14:paraId="00000011" w14:textId="77777777" w:rsidR="00CF3663" w:rsidRDefault="00000000">
      <w:pPr>
        <w:numPr>
          <w:ilvl w:val="1"/>
          <w:numId w:val="2"/>
        </w:numPr>
        <w:ind w:left="0" w:hanging="2"/>
        <w:rPr>
          <w:rFonts w:ascii="Trebuchet MS" w:eastAsia="Trebuchet MS" w:hAnsi="Trebuchet MS" w:cs="Trebuchet MS"/>
          <w:sz w:val="22"/>
          <w:szCs w:val="22"/>
        </w:rPr>
      </w:pPr>
      <w:r>
        <w:t>Not An Emergency Rule</w:t>
      </w:r>
      <w:r>
        <w:rPr>
          <w:rFonts w:ascii="Trebuchet MS" w:eastAsia="Trebuchet MS" w:hAnsi="Trebuchet MS" w:cs="Trebuchet MS"/>
          <w:sz w:val="22"/>
          <w:szCs w:val="22"/>
        </w:rPr>
        <w:t xml:space="preserve"> [NOTE: Pick one only if Emergency.]</w:t>
      </w:r>
    </w:p>
    <w:p w14:paraId="00000012" w14:textId="77777777" w:rsidR="00CF3663" w:rsidRDefault="00000000">
      <w:pPr>
        <w:numPr>
          <w:ilvl w:val="1"/>
          <w:numId w:val="2"/>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 N/A</w:t>
      </w:r>
    </w:p>
    <w:p w14:paraId="00000013" w14:textId="77777777" w:rsidR="00CF3663" w:rsidRDefault="00CF3663">
      <w:pPr>
        <w:ind w:left="1440" w:firstLine="0"/>
        <w:rPr>
          <w:rFonts w:ascii="Trebuchet MS" w:eastAsia="Trebuchet MS" w:hAnsi="Trebuchet MS" w:cs="Trebuchet MS"/>
          <w:sz w:val="22"/>
          <w:szCs w:val="22"/>
        </w:rPr>
      </w:pPr>
    </w:p>
    <w:p w14:paraId="00000014" w14:textId="77777777" w:rsidR="00CF3663" w:rsidRDefault="00000000">
      <w:pPr>
        <w:numPr>
          <w:ilvl w:val="0"/>
          <w:numId w:val="2"/>
        </w:numPr>
        <w:ind w:left="0"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 [NOTE: Check all that apply.]</w:t>
      </w:r>
    </w:p>
    <w:p w14:paraId="00000015" w14:textId="77777777" w:rsidR="00CF366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w:t>
      </w:r>
      <w:r>
        <w:rPr>
          <w:rFonts w:ascii="MS Gothic" w:eastAsia="MS Gothic" w:hAnsi="MS Gothic" w:cs="MS Gothic"/>
          <w:sz w:val="22"/>
          <w:szCs w:val="22"/>
        </w:rPr>
        <w:t>☒</w:t>
      </w:r>
      <w:r>
        <w:rPr>
          <w:rFonts w:ascii="Trebuchet MS" w:eastAsia="Trebuchet MS" w:hAnsi="Trebuchet MS" w:cs="Trebuchet MS"/>
          <w:sz w:val="22"/>
          <w:szCs w:val="22"/>
        </w:rPr>
        <w:t xml:space="preserve"> Amended Rules                            </w:t>
      </w:r>
    </w:p>
    <w:p w14:paraId="00000016" w14:textId="77777777" w:rsidR="00CF366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7" w14:textId="77777777" w:rsidR="00CF3663" w:rsidRDefault="00CF3663">
      <w:pPr>
        <w:ind w:hanging="2"/>
        <w:rPr>
          <w:rFonts w:ascii="Trebuchet MS" w:eastAsia="Trebuchet MS" w:hAnsi="Trebuchet MS" w:cs="Trebuchet MS"/>
          <w:sz w:val="22"/>
          <w:szCs w:val="22"/>
        </w:rPr>
      </w:pPr>
    </w:p>
    <w:p w14:paraId="00000018" w14:textId="77777777" w:rsidR="00CF3663" w:rsidRDefault="00000000">
      <w:pPr>
        <w:numPr>
          <w:ilvl w:val="0"/>
          <w:numId w:val="2"/>
        </w:numPr>
        <w:ind w:left="0" w:hanging="2"/>
        <w:rPr>
          <w:rFonts w:ascii="Trebuchet MS" w:eastAsia="Trebuchet MS" w:hAnsi="Trebuchet MS" w:cs="Trebuchet MS"/>
          <w:sz w:val="22"/>
          <w:szCs w:val="22"/>
        </w:rPr>
      </w:pPr>
      <w:r>
        <w:rPr>
          <w:rFonts w:ascii="Trebuchet MS" w:eastAsia="Trebuchet MS" w:hAnsi="Trebuchet MS" w:cs="Trebuchet MS"/>
          <w:sz w:val="22"/>
          <w:szCs w:val="22"/>
        </w:rPr>
        <w:t>First SBHS Read Month: September 2026   e) Second SBHS Read Month: October 2026</w:t>
      </w:r>
    </w:p>
    <w:p w14:paraId="00000019" w14:textId="77777777" w:rsidR="00CF3663" w:rsidRDefault="00CF3663">
      <w:pPr>
        <w:ind w:hanging="2"/>
        <w:rPr>
          <w:rFonts w:ascii="Trebuchet MS" w:eastAsia="Trebuchet MS" w:hAnsi="Trebuchet MS" w:cs="Trebuchet MS"/>
          <w:sz w:val="22"/>
          <w:szCs w:val="22"/>
        </w:rPr>
      </w:pPr>
    </w:p>
    <w:p w14:paraId="0000001A" w14:textId="77777777" w:rsidR="00CF3663"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tab/>
      </w:r>
      <w:r>
        <w:rPr>
          <w:rFonts w:ascii="Trebuchet MS" w:eastAsia="Trebuchet MS" w:hAnsi="Trebuchet MS" w:cs="Trebuchet MS"/>
          <w:sz w:val="22"/>
          <w:szCs w:val="22"/>
        </w:rPr>
        <w:t xml:space="preserve">Effective Date: July 1, 2027        g) Effective Dates is: </w:t>
      </w:r>
      <w:r>
        <w:t>Required - Other</w:t>
      </w:r>
    </w:p>
    <w:p w14:paraId="0000001B" w14:textId="77777777" w:rsidR="00CF3663" w:rsidRDefault="00CF3663">
      <w:pPr>
        <w:ind w:hanging="2"/>
        <w:rPr>
          <w:rFonts w:ascii="Trebuchet MS" w:eastAsia="Trebuchet MS" w:hAnsi="Trebuchet MS" w:cs="Trebuchet MS"/>
          <w:sz w:val="22"/>
          <w:szCs w:val="22"/>
        </w:rPr>
      </w:pPr>
    </w:p>
    <w:p w14:paraId="0000001C" w14:textId="77777777" w:rsidR="00CF3663" w:rsidRDefault="00000000" w:rsidP="00B20B40">
      <w:pPr>
        <w:pStyle w:val="Heading2"/>
      </w:pPr>
      <w:bookmarkStart w:id="4" w:name="_heading=h.kpypo7rm0phu" w:colFirst="0" w:colLast="0"/>
      <w:bookmarkEnd w:id="4"/>
      <w:r>
        <w:t>3: Regulatory Analysis:</w:t>
      </w:r>
    </w:p>
    <w:p w14:paraId="0000001D" w14:textId="77777777" w:rsidR="00CF3663" w:rsidRDefault="00000000">
      <w:pPr>
        <w:spacing w:before="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List of groups impacted by this rule. [NOTE: List groups of persons will benefit, bear the burdens or be adversely impacted by this rule.] </w:t>
      </w:r>
    </w:p>
    <w:p w14:paraId="0000001E"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The following groups in Colorado will be impacted by this rule packet:</w:t>
      </w:r>
    </w:p>
    <w:p w14:paraId="0000001F" w14:textId="77777777" w:rsidR="00CF3663" w:rsidRDefault="00000000">
      <w:pPr>
        <w:numPr>
          <w:ilvl w:val="0"/>
          <w:numId w:val="1"/>
        </w:numPr>
        <w:spacing w:before="240"/>
        <w:rPr>
          <w:rFonts w:ascii="Trebuchet MS" w:eastAsia="Trebuchet MS" w:hAnsi="Trebuchet MS" w:cs="Trebuchet MS"/>
          <w:sz w:val="22"/>
          <w:szCs w:val="22"/>
        </w:rPr>
      </w:pPr>
      <w:r>
        <w:rPr>
          <w:rFonts w:ascii="Trebuchet MS" w:eastAsia="Trebuchet MS" w:hAnsi="Trebuchet MS" w:cs="Trebuchet MS"/>
          <w:sz w:val="22"/>
          <w:szCs w:val="22"/>
        </w:rPr>
        <w:t>Behavioral Health Administration (BHA);</w:t>
      </w:r>
    </w:p>
    <w:p w14:paraId="00000020"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Behavioral Health Administrative Service Organizations (BHASOs);</w:t>
      </w:r>
    </w:p>
    <w:p w14:paraId="00000021"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Department of Health Care Policy and Financing (HCPF);</w:t>
      </w:r>
    </w:p>
    <w:p w14:paraId="00000022"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Regional Accountable Entities (RAEs);</w:t>
      </w:r>
    </w:p>
    <w:p w14:paraId="00000023"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Colorado Department of Public Health and Environment (CDPHE);</w:t>
      </w:r>
    </w:p>
    <w:p w14:paraId="00000024"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Division of Criminal Justice (DCJ) within the Department of Public Safety (DPS);</w:t>
      </w:r>
    </w:p>
    <w:p w14:paraId="00000025"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Division of Motor Vehicles (DMV) within the Department of Revenue (DOR);</w:t>
      </w:r>
    </w:p>
    <w:p w14:paraId="00000026"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Division of Probation Services (DPS) within the State Court Administrator’s Office (SCAO);</w:t>
      </w:r>
    </w:p>
    <w:p w14:paraId="00000027"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Colorado Department of Corrections (CDOC), on both the parole/re-entry and incarceration side;</w:t>
      </w:r>
    </w:p>
    <w:p w14:paraId="00000028"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Colorado Department of Human Services, Division of Child Welfare (DCW);</w:t>
      </w:r>
    </w:p>
    <w:p w14:paraId="00000029"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Tribal partners;</w:t>
      </w:r>
    </w:p>
    <w:p w14:paraId="0000002A"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Individuals with lived experience in behavioral health services, including children, minors, and youth;</w:t>
      </w:r>
    </w:p>
    <w:p w14:paraId="0000002B"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 xml:space="preserve">Providers and facilities engaging in substance use disorder treatment services, including standalone withdrawal management services and Opioid Treatment Programs (OTPs); </w:t>
      </w:r>
    </w:p>
    <w:p w14:paraId="0000002C"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Providers and facilities engaging in mental health treatment services;</w:t>
      </w:r>
    </w:p>
    <w:p w14:paraId="0000002D"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Providers and facilities engaging in behavioral health crisis services;</w:t>
      </w:r>
    </w:p>
    <w:p w14:paraId="0000002E"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First responders, including law enforcement officers (LEOs) and emergency management technicians (EMTs);</w:t>
      </w:r>
    </w:p>
    <w:p w14:paraId="0000002F"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Hospitals, particularly emergency departments;</w:t>
      </w:r>
    </w:p>
    <w:p w14:paraId="00000030"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Peer support professionals;</w:t>
      </w:r>
    </w:p>
    <w:p w14:paraId="00000031"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Medical physicians partnered with providers of behavioral health services; and</w:t>
      </w:r>
    </w:p>
    <w:p w14:paraId="00000032" w14:textId="77777777" w:rsidR="00CF3663" w:rsidRDefault="00000000">
      <w:pPr>
        <w:numPr>
          <w:ilvl w:val="0"/>
          <w:numId w:val="1"/>
        </w:numPr>
        <w:rPr>
          <w:rFonts w:ascii="Trebuchet MS" w:eastAsia="Trebuchet MS" w:hAnsi="Trebuchet MS" w:cs="Trebuchet MS"/>
          <w:sz w:val="22"/>
          <w:szCs w:val="22"/>
        </w:rPr>
      </w:pPr>
      <w:r>
        <w:rPr>
          <w:rFonts w:ascii="Trebuchet MS" w:eastAsia="Trebuchet MS" w:hAnsi="Trebuchet MS" w:cs="Trebuchet MS"/>
          <w:sz w:val="22"/>
          <w:szCs w:val="22"/>
        </w:rPr>
        <w:t>Family members, caretakers, legal representatives, and/or legal guardians of individuals involved in the behavioral health system.</w:t>
      </w:r>
    </w:p>
    <w:p w14:paraId="00000033"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b) Describe the qualitative and quantitative impact. [NOTE: How will this rule-making impact those groups listed above?  How many people will be impacted?  What are the short-term and long-term consequences of this rule?]</w:t>
      </w:r>
    </w:p>
    <w:p w14:paraId="00000034"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These Aligned Provider Rules will impact multiple populations and systems throughout the State of Colorado. The most direct impact will be experienced by those involved in the behavioral health sector, including but not limited to: providers of behavioral health services, first responders, </w:t>
      </w:r>
      <w:r>
        <w:rPr>
          <w:rFonts w:ascii="Trebuchet MS" w:eastAsia="Trebuchet MS" w:hAnsi="Trebuchet MS" w:cs="Trebuchet MS"/>
          <w:sz w:val="22"/>
          <w:szCs w:val="22"/>
        </w:rPr>
        <w:lastRenderedPageBreak/>
        <w:t>emergency departments, behavioral health entities, and individuals and families accessing behavioral health services.</w:t>
      </w:r>
    </w:p>
    <w:p w14:paraId="00000035"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Proposed edits to all fifteen (15) current Chapters and the “legacy” (outdated) Provider Rules were presented to interested community members together. As noted in Part 1 of this Analysis, BHA elected to divide the presentation and adoption of these fifteen (15) Chapters into two (2) distinct packets, making the scope of change more manageable. This allows most impacted Chapters and services to be reviewed in the Fall of 2026, with the least impacted Chapters and services to be reviewed in the Spring of 2027. Both will have the same effective date of July 1, 2027.</w:t>
      </w:r>
    </w:p>
    <w:p w14:paraId="00000036"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The priority Chapters and services that are included in this Fall of 2026 packet include: </w:t>
      </w:r>
    </w:p>
    <w:p w14:paraId="00000037" w14:textId="77777777" w:rsidR="00CF3663" w:rsidRDefault="00000000">
      <w:pPr>
        <w:numPr>
          <w:ilvl w:val="0"/>
          <w:numId w:val="223"/>
        </w:numPr>
        <w:spacing w:before="240"/>
        <w:rPr>
          <w:rFonts w:ascii="Trebuchet MS" w:eastAsia="Trebuchet MS" w:hAnsi="Trebuchet MS" w:cs="Trebuchet MS"/>
          <w:sz w:val="22"/>
          <w:szCs w:val="22"/>
        </w:rPr>
      </w:pPr>
      <w:r>
        <w:rPr>
          <w:rFonts w:ascii="Trebuchet MS" w:eastAsia="Trebuchet MS" w:hAnsi="Trebuchet MS" w:cs="Trebuchet MS"/>
          <w:sz w:val="22"/>
          <w:szCs w:val="22"/>
        </w:rPr>
        <w:t>Chapter 1: Behavioral Health Providers Rule Volume Authority, Definitions, and Agency Standards</w:t>
      </w:r>
    </w:p>
    <w:p w14:paraId="00000038" w14:textId="77777777" w:rsidR="00CF3663" w:rsidRDefault="00000000">
      <w:pPr>
        <w:numPr>
          <w:ilvl w:val="0"/>
          <w:numId w:val="223"/>
        </w:numPr>
        <w:rPr>
          <w:rFonts w:ascii="Trebuchet MS" w:eastAsia="Trebuchet MS" w:hAnsi="Trebuchet MS" w:cs="Trebuchet MS"/>
          <w:sz w:val="22"/>
          <w:szCs w:val="22"/>
        </w:rPr>
      </w:pPr>
      <w:r>
        <w:rPr>
          <w:rFonts w:ascii="Trebuchet MS" w:eastAsia="Trebuchet MS" w:hAnsi="Trebuchet MS" w:cs="Trebuchet MS"/>
          <w:sz w:val="22"/>
          <w:szCs w:val="22"/>
        </w:rPr>
        <w:t>Chapter 3: Behavioral Health Entity (BHE) Licensing Standards</w:t>
      </w:r>
    </w:p>
    <w:p w14:paraId="00000039" w14:textId="77777777" w:rsidR="00CF3663" w:rsidRDefault="00000000">
      <w:pPr>
        <w:numPr>
          <w:ilvl w:val="0"/>
          <w:numId w:val="223"/>
        </w:numPr>
        <w:rPr>
          <w:rFonts w:ascii="Trebuchet MS" w:eastAsia="Trebuchet MS" w:hAnsi="Trebuchet MS" w:cs="Trebuchet MS"/>
          <w:sz w:val="22"/>
          <w:szCs w:val="22"/>
        </w:rPr>
      </w:pPr>
      <w:r>
        <w:rPr>
          <w:rFonts w:ascii="Trebuchet MS" w:eastAsia="Trebuchet MS" w:hAnsi="Trebuchet MS" w:cs="Trebuchet MS"/>
          <w:sz w:val="22"/>
          <w:szCs w:val="22"/>
        </w:rPr>
        <w:t>Chapter 4: Behavioral Health Outpatient and High-Intensity Outpatient Treatment Services</w:t>
      </w:r>
    </w:p>
    <w:p w14:paraId="0000003A" w14:textId="77777777" w:rsidR="00CF3663" w:rsidRDefault="00000000">
      <w:pPr>
        <w:numPr>
          <w:ilvl w:val="0"/>
          <w:numId w:val="223"/>
        </w:numPr>
        <w:rPr>
          <w:rFonts w:ascii="Trebuchet MS" w:eastAsia="Trebuchet MS" w:hAnsi="Trebuchet MS" w:cs="Trebuchet MS"/>
          <w:sz w:val="22"/>
          <w:szCs w:val="22"/>
        </w:rPr>
      </w:pPr>
      <w:r>
        <w:rPr>
          <w:rFonts w:ascii="Trebuchet MS" w:eastAsia="Trebuchet MS" w:hAnsi="Trebuchet MS" w:cs="Trebuchet MS"/>
          <w:sz w:val="22"/>
          <w:szCs w:val="22"/>
        </w:rPr>
        <w:t>Chapter 5: Behavioral Health Residential Services</w:t>
      </w:r>
    </w:p>
    <w:p w14:paraId="0000003B" w14:textId="77777777" w:rsidR="00CF3663" w:rsidRDefault="00000000">
      <w:pPr>
        <w:numPr>
          <w:ilvl w:val="0"/>
          <w:numId w:val="223"/>
        </w:numPr>
        <w:rPr>
          <w:rFonts w:ascii="Trebuchet MS" w:eastAsia="Trebuchet MS" w:hAnsi="Trebuchet MS" w:cs="Trebuchet MS"/>
          <w:sz w:val="22"/>
          <w:szCs w:val="22"/>
        </w:rPr>
      </w:pPr>
      <w:r>
        <w:rPr>
          <w:rFonts w:ascii="Trebuchet MS" w:eastAsia="Trebuchet MS" w:hAnsi="Trebuchet MS" w:cs="Trebuchet MS"/>
          <w:sz w:val="22"/>
          <w:szCs w:val="22"/>
        </w:rPr>
        <w:t>Chapter 6: Emergency and Crisis Behavioral Health Services</w:t>
      </w:r>
    </w:p>
    <w:p w14:paraId="0000003C" w14:textId="77777777" w:rsidR="00CF3663" w:rsidRDefault="00000000">
      <w:pPr>
        <w:numPr>
          <w:ilvl w:val="0"/>
          <w:numId w:val="223"/>
        </w:numPr>
        <w:rPr>
          <w:rFonts w:ascii="Trebuchet MS" w:eastAsia="Trebuchet MS" w:hAnsi="Trebuchet MS" w:cs="Trebuchet MS"/>
          <w:sz w:val="22"/>
          <w:szCs w:val="22"/>
        </w:rPr>
      </w:pPr>
      <w:r>
        <w:rPr>
          <w:rFonts w:ascii="Trebuchet MS" w:eastAsia="Trebuchet MS" w:hAnsi="Trebuchet MS" w:cs="Trebuchet MS"/>
          <w:sz w:val="22"/>
          <w:szCs w:val="22"/>
        </w:rPr>
        <w:t>Chapter 7: Emergency Commitment (EC) for Substance Use Services and Involuntary Commitment (IC) for Substance Use Disorders Services</w:t>
      </w:r>
    </w:p>
    <w:p w14:paraId="0000003D"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Chapters and services not listed will be presented to the State Board of Human Services in the Spring of 2027. Please note that this alignment is with the Adult Volume of the 4th Edition of the ASAM Criteria, and additional Volumes focused on adolescents and justice-involved individuals will be addressed in future packets. </w:t>
      </w:r>
    </w:p>
    <w:p w14:paraId="0000003E"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Several notable changes in this Aligned Provider Rules packet include an emphasis on co-occurring services and whole-person health, the removal of several levels of care, embedding withdrawal management services into other levels of care, formalizing specific levels of care for Opioid Treatment Programs (OTPs), and updating of crisis services standards to support gaps that may emerge from these ASAM-driven changes. </w:t>
      </w:r>
    </w:p>
    <w:p w14:paraId="0000003F"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The long-term goals are to decrease harmful interruptions to care, improve access and outcomes of behavioral health services for individuals of all ages, and to evolve our behavioral health system into a stronger continuum of care capable of serving all people in Colorado. </w:t>
      </w:r>
    </w:p>
    <w:p w14:paraId="00000040"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The short-term impacts are substantial. Providers will need to identify which services they wish to provide in this future continuum, and work towards compliance with these services by July 1, 2027. By bringing the most impacted Chapters and services to the State Board of Human Services (SBHS) in the Fall of 2026, we allow a six (6) month period where providers may decide and become compliant with their services based on the adopted Rules. Facilities may require construction in order to support updated standards. To offset this, BHA added a “campus-style model” of credentialing that allows providers to utilize adjoining or nearby physical spaces to meet the full requirements of a credential or endorsement. </w:t>
      </w:r>
    </w:p>
    <w:p w14:paraId="00000041"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Communities may be disproportionately impacted, depending upon how providers evolve their services. As an example, providers that evolve into residential treatment are likely to have improved outcomes, as individuals served can, in most cases, remain on-site for seamless services once admitted. Conversely, the community may have reduced access to urgent and emergent behavioral health beds, increasing the burden to law enforcement and emergency departments as a result. </w:t>
      </w:r>
    </w:p>
    <w:p w14:paraId="00000042"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BHA’s goal in drafting these Aligned Provider Rules was to make the transition options in both the crisis and treatment continuum safe and achievable, to ensure credentialing options that support each community’s unique behavioral health needs are available. Additional impact(s) are as follows: </w:t>
      </w:r>
    </w:p>
    <w:p w14:paraId="00000043"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Health Care Policy and Financing (HCPF): The proposed rules may require billing codes to be added and/or existing codes modified to reimburse providers and/or facilities for services rendered with regard to private insurance(s), Medicaid, and Medicare. Regional Accountable Entities (RAEs) will be similarly impacted. </w:t>
      </w:r>
    </w:p>
    <w:p w14:paraId="00000044"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Colorado Department of Public Health and Environment (CDPHE): Hospital emergency departments may experience an increased burden in communities that transition services into the treatment continuum instead of crisis continuum. Additionally, partnerships with behavioral health providers for individuals needing Emergency Commitments (ECs) for Substance Use will need to evolve as part of this shift. </w:t>
      </w:r>
    </w:p>
    <w:p w14:paraId="00000045"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Behavioral Health Administrative Service Organizations (BHASOs): Behavioral health providers may be required to hold a formal affiliation with one or more BHASO, depending upon the services provided.</w:t>
      </w:r>
    </w:p>
    <w:p w14:paraId="00000046" w14:textId="77777777" w:rsidR="00CF3663" w:rsidRDefault="00CF3663">
      <w:pPr>
        <w:spacing w:before="240"/>
        <w:ind w:firstLine="0"/>
        <w:rPr>
          <w:rFonts w:ascii="Trebuchet MS" w:eastAsia="Trebuchet MS" w:hAnsi="Trebuchet MS" w:cs="Trebuchet MS"/>
          <w:b/>
          <w:bCs/>
          <w:sz w:val="22"/>
          <w:szCs w:val="22"/>
        </w:rPr>
      </w:pPr>
    </w:p>
    <w:p w14:paraId="00000047" w14:textId="77777777" w:rsidR="00CF3663"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00000048" w14:textId="77777777" w:rsidR="00CF3663" w:rsidRDefault="00CF3663">
      <w:pPr>
        <w:widowControl w:val="0"/>
        <w:ind w:firstLine="0"/>
      </w:pPr>
    </w:p>
    <w:p w14:paraId="00000049" w14:textId="6C6ED175" w:rsidR="00CF3663" w:rsidRDefault="00000000">
      <w:pPr>
        <w:widowControl w:val="0"/>
        <w:ind w:firstLine="0"/>
        <w:rPr>
          <w:rFonts w:ascii="Trebuchet MS" w:eastAsia="Trebuchet MS" w:hAnsi="Trebuchet MS" w:cs="Trebuchet MS"/>
          <w:sz w:val="22"/>
          <w:szCs w:val="22"/>
        </w:rPr>
      </w:pPr>
      <w:r>
        <w:t>26-1-107(5)(b), C.R.S.; 27-50-107(3)</w:t>
      </w:r>
      <w:r w:rsidR="008E39CC">
        <w:t>, C.R.S.</w:t>
      </w:r>
    </w:p>
    <w:p w14:paraId="0000004A" w14:textId="77777777" w:rsidR="00CF3663"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0000004B" w14:textId="77777777" w:rsidR="00CF3663" w:rsidRDefault="00000000">
      <w:pPr>
        <w:widowControl w:val="0"/>
        <w:ind w:firstLine="0"/>
        <w:rPr>
          <w:rFonts w:ascii="Trebuchet MS" w:eastAsia="Trebuchet MS" w:hAnsi="Trebuchet MS" w:cs="Trebuchet MS"/>
          <w:sz w:val="22"/>
          <w:szCs w:val="22"/>
          <w:u w:val="single"/>
        </w:rPr>
      </w:pPr>
      <w:r>
        <w:t>27-50-106(1)(d) C.R.S.; 27-50-107(3) C.R.S.; 27-50-301(5) C.R.S.; 27-50-502 C.R.S.; 27-60-103(5), C.R.S.</w:t>
      </w:r>
    </w:p>
    <w:p w14:paraId="0000004C" w14:textId="77777777" w:rsidR="00CF366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e) Does this rule incorporate material by reference? </w:t>
      </w:r>
      <w:r>
        <w:t>Yes</w:t>
      </w:r>
    </w:p>
    <w:p w14:paraId="0000004D" w14:textId="77777777" w:rsidR="00CF366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f) Does this repeat language found in statute? </w:t>
      </w:r>
      <w:r>
        <w:t>Yes</w:t>
      </w:r>
    </w:p>
    <w:p w14:paraId="0000004E" w14:textId="77777777" w:rsidR="00CF366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g) If the response to either (e) or (f) above were “yes,” please explain: </w:t>
      </w:r>
    </w:p>
    <w:p w14:paraId="0000004F" w14:textId="77777777" w:rsidR="00CF3663" w:rsidRDefault="00000000">
      <w:pPr>
        <w:widowControl w:val="0"/>
        <w:numPr>
          <w:ilvl w:val="0"/>
          <w:numId w:val="23"/>
        </w:numPr>
      </w:pPr>
      <w:r>
        <w:t>The following materials are incorporated by reference throughout this rule packet. Most incorporations by reference can be found in Chapter 1 of this Volume. The location of incorporations by reference are noted below. </w:t>
      </w:r>
    </w:p>
    <w:p w14:paraId="00000050" w14:textId="77777777" w:rsidR="00CF3663" w:rsidRDefault="00000000">
      <w:pPr>
        <w:widowControl w:val="0"/>
        <w:numPr>
          <w:ilvl w:val="1"/>
          <w:numId w:val="34"/>
        </w:numPr>
      </w:pPr>
      <w:r>
        <w:t>“8 CCR 1507-31” found in Part 1.11.G.2.f of these Rules.</w:t>
      </w:r>
    </w:p>
    <w:p w14:paraId="00000051" w14:textId="77777777" w:rsidR="00CF3663" w:rsidRDefault="00000000">
      <w:pPr>
        <w:widowControl w:val="0"/>
        <w:numPr>
          <w:ilvl w:val="1"/>
          <w:numId w:val="45"/>
        </w:numPr>
      </w:pPr>
      <w:r>
        <w:t>“6 CCR 1011-1, Chapter 24” found in Part 1.16.2.B of these Rules.</w:t>
      </w:r>
    </w:p>
    <w:p w14:paraId="00000052" w14:textId="77777777" w:rsidR="00CF3663" w:rsidRDefault="00000000">
      <w:pPr>
        <w:widowControl w:val="0"/>
        <w:numPr>
          <w:ilvl w:val="1"/>
          <w:numId w:val="56"/>
        </w:numPr>
      </w:pPr>
      <w:r>
        <w:t>“42 C.F.R. Part 2” found in Part 1.2.1 of these Rules.</w:t>
      </w:r>
    </w:p>
    <w:p w14:paraId="00000053" w14:textId="77777777" w:rsidR="00CF3663" w:rsidRDefault="00000000">
      <w:pPr>
        <w:widowControl w:val="0"/>
        <w:numPr>
          <w:ilvl w:val="1"/>
          <w:numId w:val="67"/>
        </w:numPr>
      </w:pPr>
      <w:r>
        <w:t>“42 C.F.R. Part 8” found in Part 13.5 of these Rules.</w:t>
      </w:r>
    </w:p>
    <w:p w14:paraId="00000054" w14:textId="77777777" w:rsidR="00CF3663" w:rsidRDefault="00000000">
      <w:pPr>
        <w:widowControl w:val="0"/>
        <w:numPr>
          <w:ilvl w:val="1"/>
          <w:numId w:val="78"/>
        </w:numPr>
      </w:pPr>
      <w:r>
        <w:t>“42 C.F.R. Part 441” found in Part 1.2.1 of these Rules.</w:t>
      </w:r>
    </w:p>
    <w:p w14:paraId="00000055" w14:textId="77777777" w:rsidR="00CF3663" w:rsidRDefault="00000000">
      <w:pPr>
        <w:widowControl w:val="0"/>
        <w:numPr>
          <w:ilvl w:val="1"/>
          <w:numId w:val="89"/>
        </w:numPr>
      </w:pPr>
      <w:r>
        <w:t>“42 C.F.R. Part 441.151” found in Part 1.19.14.D.1 of these Rules.</w:t>
      </w:r>
    </w:p>
    <w:p w14:paraId="00000056" w14:textId="77777777" w:rsidR="00CF3663" w:rsidRDefault="00000000">
      <w:pPr>
        <w:widowControl w:val="0"/>
        <w:numPr>
          <w:ilvl w:val="1"/>
          <w:numId w:val="100"/>
        </w:numPr>
      </w:pPr>
      <w:r>
        <w:t>“72-hour Emergency Rule” found in Part 1.2.1 of these Rules.</w:t>
      </w:r>
    </w:p>
    <w:p w14:paraId="00000057" w14:textId="77777777" w:rsidR="00CF3663" w:rsidRDefault="00000000">
      <w:pPr>
        <w:widowControl w:val="0"/>
        <w:numPr>
          <w:ilvl w:val="1"/>
          <w:numId w:val="112"/>
        </w:numPr>
      </w:pPr>
      <w:r>
        <w:t>“Americans with Disabilities Act,” or “ADA, found in Part 1.2.1 of these Rules.</w:t>
      </w:r>
    </w:p>
    <w:p w14:paraId="00000058" w14:textId="77777777" w:rsidR="00CF3663" w:rsidRDefault="00000000">
      <w:pPr>
        <w:widowControl w:val="0"/>
        <w:numPr>
          <w:ilvl w:val="1"/>
          <w:numId w:val="112"/>
        </w:numPr>
      </w:pPr>
      <w:r>
        <w:t>“ASAM Criteria” found in Part 1.2.1 of these Rules.</w:t>
      </w:r>
    </w:p>
    <w:p w14:paraId="00000059" w14:textId="77777777" w:rsidR="00CF3663" w:rsidRDefault="00000000">
      <w:pPr>
        <w:widowControl w:val="0"/>
        <w:numPr>
          <w:ilvl w:val="1"/>
          <w:numId w:val="123"/>
        </w:numPr>
      </w:pPr>
      <w:r>
        <w:lastRenderedPageBreak/>
        <w:t>“Behavioral Health Administration DUI/DWAI legal supplement” found in Part 1.2.1 of these Rules.</w:t>
      </w:r>
    </w:p>
    <w:p w14:paraId="0000005A" w14:textId="77777777" w:rsidR="00CF3663" w:rsidRDefault="00000000">
      <w:pPr>
        <w:widowControl w:val="0"/>
        <w:numPr>
          <w:ilvl w:val="1"/>
          <w:numId w:val="134"/>
        </w:numPr>
      </w:pPr>
      <w:r>
        <w:t>“Colorado Crisis Assessment” found in Part 1.2.1 of these Rules.</w:t>
      </w:r>
    </w:p>
    <w:p w14:paraId="0000005B" w14:textId="77777777" w:rsidR="00CF3663" w:rsidRDefault="00000000">
      <w:pPr>
        <w:widowControl w:val="0"/>
        <w:numPr>
          <w:ilvl w:val="1"/>
          <w:numId w:val="143"/>
        </w:numPr>
      </w:pPr>
      <w:r>
        <w:t>“Diagnostic and Statistical Manual of Mental Disorders, Fifth Edition, Text Revision,” or “DSM-5-TR” found in Part 1.2.1 of these Rules.</w:t>
      </w:r>
    </w:p>
    <w:p w14:paraId="0000005C" w14:textId="77777777" w:rsidR="00CF3663" w:rsidRDefault="00000000">
      <w:pPr>
        <w:widowControl w:val="0"/>
        <w:numPr>
          <w:ilvl w:val="1"/>
          <w:numId w:val="144"/>
        </w:numPr>
      </w:pPr>
      <w:r>
        <w:t>“HIPAA” found in Part 1.2.1 of these Rules.</w:t>
      </w:r>
    </w:p>
    <w:p w14:paraId="0000005D" w14:textId="77777777" w:rsidR="00CF3663" w:rsidRDefault="00000000">
      <w:pPr>
        <w:widowControl w:val="0"/>
        <w:numPr>
          <w:ilvl w:val="1"/>
          <w:numId w:val="145"/>
        </w:numPr>
      </w:pPr>
      <w:r>
        <w:t>“Interlock Enhancement Counseling,” or “IEC,” found in Part 1.2.1 of these Rules.</w:t>
      </w:r>
    </w:p>
    <w:p w14:paraId="0000005E" w14:textId="77777777" w:rsidR="00CF3663" w:rsidRDefault="00000000">
      <w:pPr>
        <w:widowControl w:val="0"/>
        <w:numPr>
          <w:ilvl w:val="1"/>
          <w:numId w:val="146"/>
        </w:numPr>
      </w:pPr>
      <w:r>
        <w:t>“NARR Standard” found in Part 1.2.1 of these Rules.</w:t>
      </w:r>
    </w:p>
    <w:p w14:paraId="0000005F" w14:textId="77777777" w:rsidR="00CF3663" w:rsidRDefault="00000000">
      <w:pPr>
        <w:widowControl w:val="0"/>
        <w:numPr>
          <w:ilvl w:val="1"/>
          <w:numId w:val="147"/>
        </w:numPr>
      </w:pPr>
      <w:r>
        <w:t>“Peer Support Professional Certification” found in Part 1.2.1 of these Rules.</w:t>
      </w:r>
    </w:p>
    <w:p w14:paraId="00000060" w14:textId="77777777" w:rsidR="00CF3663"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h) Data Description [NOTE: List and explain any data, such as studies, federal announcements, or questionnaires, which were relied upon when developing this rule?]</w:t>
      </w:r>
    </w:p>
    <w:p w14:paraId="00000061" w14:textId="77777777" w:rsidR="00CF3663" w:rsidRDefault="00000000">
      <w:pPr>
        <w:widowControl w:val="0"/>
        <w:ind w:firstLine="0"/>
        <w:rPr>
          <w:rFonts w:ascii="Trebuchet MS" w:eastAsia="Trebuchet MS" w:hAnsi="Trebuchet MS" w:cs="Trebuchet MS"/>
          <w:sz w:val="22"/>
          <w:szCs w:val="22"/>
        </w:rPr>
      </w:pPr>
      <w:r>
        <w:t>The primary data resources utilized include national standards, including the ASAM 4</w:t>
      </w:r>
      <w:r>
        <w:rPr>
          <w:vertAlign w:val="superscript"/>
        </w:rPr>
        <w:t>th</w:t>
      </w:r>
      <w:r>
        <w:t xml:space="preserve"> Edition, SAMHSA’s National Behavioral Health Crisis Care Guidance, and SAMHSA’s Certified Community Behavioral Health Clinic (CCBHC) Guidance. </w:t>
      </w:r>
    </w:p>
    <w:p w14:paraId="00000062" w14:textId="77777777" w:rsidR="00CF3663" w:rsidRDefault="00000000">
      <w:pPr>
        <w:spacing w:before="240" w:after="240"/>
        <w:ind w:left="2" w:hanging="2"/>
        <w:rPr>
          <w:rFonts w:ascii="Trebuchet MS" w:eastAsia="Trebuchet MS" w:hAnsi="Trebuchet MS" w:cs="Trebuchet MS"/>
          <w:sz w:val="22"/>
          <w:szCs w:val="22"/>
        </w:rPr>
      </w:pPr>
      <w:r>
        <w:rPr>
          <w:rFonts w:ascii="Trebuchet MS" w:eastAsia="Trebuchet MS" w:hAnsi="Trebuchet MS" w:cs="Trebuchet MS"/>
          <w:sz w:val="22"/>
          <w:szCs w:val="22"/>
        </w:rPr>
        <w:t xml:space="preserve">i) Alternatives to this Rule-making Explain why the program chose this rule-making rather than taking no action or using another alternative. [NOTE: Describe any alternatives that were seriously considered. Are there any less costly or less intrusive ways to accomplish the purpose(s) of this rule ? Answer should NEVER be just “no alternative” answer should include “no alternative because…”]  </w:t>
      </w:r>
    </w:p>
    <w:p w14:paraId="00000063" w14:textId="77777777" w:rsidR="00CF3663" w:rsidRDefault="00000000">
      <w:pPr>
        <w:spacing w:before="240" w:after="240"/>
        <w:ind w:left="2" w:hanging="2"/>
        <w:rPr>
          <w:rFonts w:ascii="Trebuchet MS" w:eastAsia="Trebuchet MS" w:hAnsi="Trebuchet MS" w:cs="Trebuchet MS"/>
          <w:b/>
          <w:bCs/>
          <w:sz w:val="22"/>
          <w:szCs w:val="22"/>
        </w:rPr>
      </w:pPr>
      <w:r>
        <w:t>No alternatives were considered because this rule volume is required to be promulgated through the SBHS, as per Section 27-50-107(1), C.R.S. These rules must take effect on July 1, 2027 in order to be eligible for continued federal funding.</w:t>
      </w:r>
    </w:p>
    <w:p w14:paraId="00000064" w14:textId="77777777" w:rsidR="00CF3663" w:rsidRDefault="00CF3663">
      <w:pPr>
        <w:pStyle w:val="Title"/>
        <w:spacing w:before="240" w:after="240"/>
        <w:ind w:firstLine="0"/>
        <w:jc w:val="left"/>
        <w:rPr>
          <w:u w:val="none"/>
        </w:rPr>
      </w:pPr>
      <w:bookmarkStart w:id="5" w:name="_heading=h.lk36mkfzr1it" w:colFirst="0" w:colLast="0"/>
      <w:bookmarkEnd w:id="5"/>
    </w:p>
    <w:p w14:paraId="00000065" w14:textId="77777777" w:rsidR="00CF3663" w:rsidRDefault="00000000" w:rsidP="00B20B40">
      <w:pPr>
        <w:pStyle w:val="Heading2"/>
      </w:pPr>
      <w:bookmarkStart w:id="6" w:name="_heading=h.um5qs6iy5qtr" w:colFirst="0" w:colLast="0"/>
      <w:bookmarkEnd w:id="6"/>
      <w:r>
        <w:t xml:space="preserve">4.  Fiscal Impact </w:t>
      </w:r>
    </w:p>
    <w:p w14:paraId="00000066" w14:textId="77777777" w:rsidR="00CF3663" w:rsidRDefault="00000000">
      <w:pPr>
        <w:spacing w:before="240" w:after="240"/>
        <w:ind w:hanging="2"/>
      </w:pPr>
      <w:r>
        <w:t>For each of the categories listed below explain the distribution of dollars; please identify the costs, revenues, matches or any changes in the distribution of funds even if such change has a total zero effect for any entity that falls within the category.  If this rule-making requires one of the categories listed below to devote resources without receiving additional funding, please explain why the rule-making is required and what consultation has occurred with those who will need to devote resources. [Answer should never be just “no impact” answer should include “no impact because….”]</w:t>
      </w:r>
    </w:p>
    <w:p w14:paraId="00000067" w14:textId="77777777" w:rsidR="00CF3663" w:rsidRDefault="00000000">
      <w:pPr>
        <w:spacing w:before="240"/>
        <w:ind w:firstLine="0"/>
      </w:pPr>
      <w:r>
        <w:t>a) State Fiscal Impact (Identify all state agencies with a fiscal impact, including any Colorado Benefits Management System (CBMS) change request costs required to implement this rule change)</w:t>
      </w:r>
    </w:p>
    <w:p w14:paraId="00000068" w14:textId="77777777" w:rsidR="00CF3663" w:rsidRDefault="00CF3663">
      <w:pPr>
        <w:ind w:firstLine="0"/>
        <w:rPr>
          <w:b/>
          <w:bCs/>
        </w:rPr>
      </w:pPr>
    </w:p>
    <w:p w14:paraId="00000069" w14:textId="77777777" w:rsidR="00CF3663" w:rsidRDefault="00000000">
      <w:pPr>
        <w:ind w:firstLine="0"/>
      </w:pPr>
      <w:r>
        <w:t xml:space="preserve">The billing processes for Medicaid and Behavioral Health Administrative Service Organizations (BHASOs) will be affected by these rule changes, which aim to further integrate the behavioral health system, particularly regarding crisis services.  Furthermore, aligning with the American Society of Addiction Medicine (ASAM) 4th Edition guidelines could lead to higher billing rates, </w:t>
      </w:r>
      <w:r>
        <w:lastRenderedPageBreak/>
        <w:t>reflecting the more rigorous service and staffing standards now required.  BHA is having regular conversations with Colorado Healthcare Policy &amp; Finance (HCPF) and the BHASO Division to ensure alignment with these proposed changes.</w:t>
      </w:r>
    </w:p>
    <w:p w14:paraId="0000006A" w14:textId="77777777" w:rsidR="00CF3663" w:rsidRDefault="00CF3663">
      <w:pPr>
        <w:ind w:firstLine="0"/>
      </w:pPr>
    </w:p>
    <w:p w14:paraId="0000006B" w14:textId="77777777" w:rsidR="00CF3663" w:rsidRDefault="00000000">
      <w:pPr>
        <w:ind w:firstLine="0"/>
      </w:pPr>
      <w:r>
        <w:t xml:space="preserve">b) County Fiscal Impact  </w:t>
      </w:r>
    </w:p>
    <w:p w14:paraId="0000006C" w14:textId="77777777" w:rsidR="00CF3663" w:rsidRDefault="00CF3663">
      <w:pPr>
        <w:ind w:firstLine="0"/>
        <w:rPr>
          <w:b/>
          <w:bCs/>
        </w:rPr>
      </w:pPr>
    </w:p>
    <w:p w14:paraId="0000006D" w14:textId="77777777" w:rsidR="00CF3663" w:rsidRDefault="00000000">
      <w:pPr>
        <w:ind w:firstLine="0"/>
      </w:pPr>
      <w:r>
        <w:t>There is no anticipated fiscal impact for counties because they will not be responsible for the administration of any parts of these rules.</w:t>
      </w:r>
    </w:p>
    <w:p w14:paraId="0000006E" w14:textId="77777777" w:rsidR="00CF3663" w:rsidRDefault="00CF3663">
      <w:pPr>
        <w:ind w:left="720" w:firstLine="0"/>
      </w:pPr>
    </w:p>
    <w:p w14:paraId="0000006F" w14:textId="77777777" w:rsidR="00CF3663" w:rsidRDefault="00000000">
      <w:pPr>
        <w:ind w:firstLine="0"/>
      </w:pPr>
      <w:r>
        <w:t>c) Federal Fiscal Impact</w:t>
      </w:r>
    </w:p>
    <w:p w14:paraId="00000070" w14:textId="77777777" w:rsidR="00CF3663" w:rsidRDefault="00CF3663">
      <w:pPr>
        <w:ind w:firstLine="0"/>
        <w:rPr>
          <w:b/>
          <w:bCs/>
        </w:rPr>
      </w:pPr>
    </w:p>
    <w:p w14:paraId="00000071" w14:textId="77777777" w:rsidR="00CF3663" w:rsidRDefault="00000000">
      <w:pPr>
        <w:ind w:firstLine="0"/>
      </w:pPr>
      <w:r>
        <w:t xml:space="preserve">These rule changes are expected to improve and increase individuals’ access to quality services and, as a result, more services may be billed to Medicaid.  </w:t>
      </w:r>
    </w:p>
    <w:p w14:paraId="00000072" w14:textId="77777777" w:rsidR="00CF3663" w:rsidRDefault="00CF3663">
      <w:pPr>
        <w:ind w:firstLine="0"/>
      </w:pPr>
    </w:p>
    <w:p w14:paraId="00000073" w14:textId="77777777" w:rsidR="00CF3663" w:rsidRDefault="00000000">
      <w:pPr>
        <w:spacing w:after="240"/>
        <w:ind w:firstLine="0"/>
        <w:rPr>
          <w:b/>
          <w:bCs/>
        </w:rPr>
      </w:pPr>
      <w:r>
        <w:t>d) Other Fiscal (such as providers, local governments, etc.)</w:t>
      </w:r>
    </w:p>
    <w:p w14:paraId="00000074" w14:textId="77777777" w:rsidR="00CF3663" w:rsidRDefault="00000000">
      <w:pPr>
        <w:ind w:firstLine="0"/>
        <w:rPr>
          <w:highlight w:val="green"/>
        </w:rPr>
      </w:pPr>
      <w:r>
        <w:t>BHA has made attempts to reduce provider burden and allow for some flexibility with these changes, such as a 6 month grace period for training and initial costs to add the additional items required at certain levels of care, such as an AED machine.</w:t>
      </w:r>
    </w:p>
    <w:p w14:paraId="00000075" w14:textId="77777777" w:rsidR="00CF3663" w:rsidRDefault="00000000" w:rsidP="00B20B40">
      <w:pPr>
        <w:pStyle w:val="Heading2"/>
      </w:pPr>
      <w:bookmarkStart w:id="7" w:name="_heading=h.w4g0zs370jkn" w:colFirst="0" w:colLast="0"/>
      <w:bookmarkEnd w:id="7"/>
      <w:r>
        <w:t>5. Stakeholder Comment Summary</w:t>
      </w:r>
    </w:p>
    <w:p w14:paraId="00000076" w14:textId="77777777" w:rsidR="00CF3663" w:rsidRDefault="00000000">
      <w:pPr>
        <w:spacing w:before="240" w:after="240"/>
        <w:ind w:firstLine="0"/>
        <w:rPr>
          <w:b/>
          <w:bCs/>
        </w:rPr>
      </w:pPr>
      <w:r>
        <w:t xml:space="preserve">a) Development [NOTE: The following individuals and/or entities were included in the development of these proposed rules (such as other Program Areas, Legislative Liaison, and Sub-PAC)]  </w:t>
      </w:r>
    </w:p>
    <w:p w14:paraId="00000077" w14:textId="77777777" w:rsidR="00CF3663" w:rsidRDefault="00000000">
      <w:pPr>
        <w:ind w:firstLine="0"/>
        <w:rPr>
          <w:highlight w:val="green"/>
        </w:rPr>
      </w:pPr>
      <w:r>
        <w:t>Beginning in April 2024, the development phase was initiated through collaborative efforts involving several Behavioral Health Administration (BHA) divisions, including Statewide Programs, Quality &amp; Standards, Data and Technologies, and Communications. These initial discussions evolved into monthly internal cross-collaborative sessions designed to facilitate the proposed changes. Furthermore, the project engaged key partners such as the Colorado Department of Public Health &amp; Environment (CDPHE) and Health Care Policy &amp; Finance (HCPF). Starting in May 2024, regular monthly meetings with HCPF were established to focus on alignment and community transition strategies, addressing the significant impact of upcoming statutory and federal mandates driving the proposed changes</w:t>
      </w:r>
    </w:p>
    <w:p w14:paraId="00000078" w14:textId="77777777" w:rsidR="00CF3663" w:rsidRDefault="00000000">
      <w:pPr>
        <w:spacing w:before="240" w:after="240"/>
        <w:ind w:firstLine="0"/>
      </w:pPr>
      <w:r>
        <w:t>b) This Rule-Making Package</w:t>
      </w:r>
      <w:r>
        <w:rPr>
          <w:i/>
          <w:iCs/>
        </w:rPr>
        <w:t xml:space="preserve"> </w:t>
      </w:r>
      <w:r>
        <w:t>[NOTE: The following individuals and/or entities were contacted and informed that this rule-making was proposed for consideration by the State Board of Human Services]</w:t>
      </w:r>
    </w:p>
    <w:p w14:paraId="00000079" w14:textId="77777777" w:rsidR="00CF3663" w:rsidRDefault="00000000">
      <w:pPr>
        <w:spacing w:before="240" w:after="240"/>
        <w:ind w:firstLine="0"/>
      </w:pPr>
      <w:r>
        <w:t>All individuals subscribed to the BHA newsletter, which includes: Behavioral Health Entities; Safety Net Providers; hospitals; patient advocacy agencies; individuals and families with lived experience; and law enforcement.  This includes:</w:t>
      </w:r>
    </w:p>
    <w:p w14:paraId="0000007A" w14:textId="77777777" w:rsidR="00CF3663" w:rsidRDefault="00000000">
      <w:pPr>
        <w:numPr>
          <w:ilvl w:val="0"/>
          <w:numId w:val="111"/>
        </w:numPr>
        <w:pBdr>
          <w:top w:val="nil"/>
          <w:left w:val="nil"/>
          <w:bottom w:val="nil"/>
          <w:right w:val="nil"/>
          <w:between w:val="nil"/>
        </w:pBdr>
        <w:spacing w:before="240"/>
        <w:rPr>
          <w:color w:val="000000"/>
        </w:rPr>
      </w:pPr>
      <w:r>
        <w:rPr>
          <w:color w:val="000000"/>
        </w:rPr>
        <w:t>Mental Health Colorado</w:t>
      </w:r>
    </w:p>
    <w:p w14:paraId="0000007B" w14:textId="77777777" w:rsidR="00CF3663" w:rsidRDefault="00000000">
      <w:pPr>
        <w:numPr>
          <w:ilvl w:val="0"/>
          <w:numId w:val="111"/>
        </w:numPr>
        <w:pBdr>
          <w:top w:val="nil"/>
          <w:left w:val="nil"/>
          <w:bottom w:val="nil"/>
          <w:right w:val="nil"/>
          <w:between w:val="nil"/>
        </w:pBdr>
        <w:rPr>
          <w:color w:val="000000"/>
        </w:rPr>
      </w:pPr>
      <w:r>
        <w:rPr>
          <w:color w:val="000000"/>
        </w:rPr>
        <w:t>Colorado Behavioral Healthcare Council;</w:t>
      </w:r>
    </w:p>
    <w:p w14:paraId="0000007C" w14:textId="77777777" w:rsidR="00CF3663" w:rsidRDefault="00000000">
      <w:pPr>
        <w:numPr>
          <w:ilvl w:val="0"/>
          <w:numId w:val="111"/>
        </w:numPr>
        <w:pBdr>
          <w:top w:val="nil"/>
          <w:left w:val="nil"/>
          <w:bottom w:val="nil"/>
          <w:right w:val="nil"/>
          <w:between w:val="nil"/>
        </w:pBdr>
        <w:rPr>
          <w:color w:val="000000"/>
        </w:rPr>
      </w:pPr>
      <w:r>
        <w:rPr>
          <w:color w:val="000000"/>
        </w:rPr>
        <w:t>Colorado Provider’s Association;</w:t>
      </w:r>
    </w:p>
    <w:p w14:paraId="0000007D" w14:textId="77777777" w:rsidR="00CF3663" w:rsidRDefault="00000000">
      <w:pPr>
        <w:numPr>
          <w:ilvl w:val="0"/>
          <w:numId w:val="111"/>
        </w:numPr>
        <w:pBdr>
          <w:top w:val="nil"/>
          <w:left w:val="nil"/>
          <w:bottom w:val="nil"/>
          <w:right w:val="nil"/>
          <w:between w:val="nil"/>
        </w:pBdr>
        <w:rPr>
          <w:color w:val="000000"/>
        </w:rPr>
      </w:pPr>
      <w:r>
        <w:rPr>
          <w:color w:val="000000"/>
        </w:rPr>
        <w:lastRenderedPageBreak/>
        <w:t>Colorado Hospital Association;</w:t>
      </w:r>
    </w:p>
    <w:p w14:paraId="0000007E" w14:textId="77777777" w:rsidR="00CF3663" w:rsidRDefault="00000000">
      <w:pPr>
        <w:numPr>
          <w:ilvl w:val="0"/>
          <w:numId w:val="111"/>
        </w:numPr>
        <w:pBdr>
          <w:top w:val="nil"/>
          <w:left w:val="nil"/>
          <w:bottom w:val="nil"/>
          <w:right w:val="nil"/>
          <w:between w:val="nil"/>
        </w:pBdr>
        <w:rPr>
          <w:color w:val="000000"/>
        </w:rPr>
      </w:pPr>
      <w:r>
        <w:rPr>
          <w:color w:val="000000"/>
        </w:rPr>
        <w:t>Colorado Community Health Network;</w:t>
      </w:r>
    </w:p>
    <w:p w14:paraId="0000007F" w14:textId="77777777" w:rsidR="00CF3663" w:rsidRDefault="00000000">
      <w:pPr>
        <w:numPr>
          <w:ilvl w:val="0"/>
          <w:numId w:val="111"/>
        </w:numPr>
        <w:pBdr>
          <w:top w:val="nil"/>
          <w:left w:val="nil"/>
          <w:bottom w:val="nil"/>
          <w:right w:val="nil"/>
          <w:between w:val="nil"/>
        </w:pBdr>
        <w:rPr>
          <w:color w:val="000000"/>
        </w:rPr>
      </w:pPr>
      <w:r>
        <w:rPr>
          <w:color w:val="000000"/>
        </w:rPr>
        <w:t>Colorado Medicaid Behavioral Health Provider Network (COMBINE);</w:t>
      </w:r>
    </w:p>
    <w:p w14:paraId="00000080" w14:textId="77777777" w:rsidR="00CF3663" w:rsidRDefault="00000000">
      <w:pPr>
        <w:numPr>
          <w:ilvl w:val="0"/>
          <w:numId w:val="111"/>
        </w:numPr>
        <w:pBdr>
          <w:top w:val="nil"/>
          <w:left w:val="nil"/>
          <w:bottom w:val="nil"/>
          <w:right w:val="nil"/>
          <w:between w:val="nil"/>
        </w:pBdr>
        <w:rPr>
          <w:color w:val="000000"/>
        </w:rPr>
      </w:pPr>
      <w:r>
        <w:rPr>
          <w:color w:val="000000"/>
        </w:rPr>
        <w:t>Consortium for Prescription Drug Abuse and Prevention;</w:t>
      </w:r>
    </w:p>
    <w:p w14:paraId="00000081" w14:textId="77777777" w:rsidR="00CF3663" w:rsidRDefault="00000000">
      <w:pPr>
        <w:numPr>
          <w:ilvl w:val="0"/>
          <w:numId w:val="111"/>
        </w:numPr>
        <w:pBdr>
          <w:top w:val="nil"/>
          <w:left w:val="nil"/>
          <w:bottom w:val="nil"/>
          <w:right w:val="nil"/>
          <w:between w:val="nil"/>
        </w:pBdr>
        <w:rPr>
          <w:color w:val="000000"/>
        </w:rPr>
      </w:pPr>
      <w:r>
        <w:rPr>
          <w:color w:val="000000"/>
        </w:rPr>
        <w:t xml:space="preserve">Individuals involved with the BHA’s advisory boards: </w:t>
      </w:r>
    </w:p>
    <w:p w14:paraId="00000082" w14:textId="77777777" w:rsidR="00CF3663" w:rsidRDefault="00000000">
      <w:pPr>
        <w:numPr>
          <w:ilvl w:val="0"/>
          <w:numId w:val="111"/>
        </w:numPr>
        <w:pBdr>
          <w:top w:val="nil"/>
          <w:left w:val="nil"/>
          <w:bottom w:val="nil"/>
          <w:right w:val="nil"/>
          <w:between w:val="nil"/>
        </w:pBdr>
        <w:rPr>
          <w:color w:val="000000"/>
        </w:rPr>
      </w:pPr>
      <w:r>
        <w:rPr>
          <w:color w:val="000000"/>
        </w:rPr>
        <w:t xml:space="preserve">Mental Health Advisory Board; </w:t>
      </w:r>
    </w:p>
    <w:p w14:paraId="00000083" w14:textId="77777777" w:rsidR="00CF3663" w:rsidRDefault="00000000">
      <w:pPr>
        <w:numPr>
          <w:ilvl w:val="0"/>
          <w:numId w:val="111"/>
        </w:numPr>
        <w:pBdr>
          <w:top w:val="nil"/>
          <w:left w:val="nil"/>
          <w:bottom w:val="nil"/>
          <w:right w:val="nil"/>
          <w:between w:val="nil"/>
        </w:pBdr>
        <w:rPr>
          <w:color w:val="000000"/>
        </w:rPr>
      </w:pPr>
      <w:r>
        <w:rPr>
          <w:color w:val="000000"/>
        </w:rPr>
        <w:t>Behavioral Health Planning and Advisory Council; and</w:t>
      </w:r>
    </w:p>
    <w:p w14:paraId="00000084" w14:textId="77777777" w:rsidR="00CF3663" w:rsidRDefault="00000000">
      <w:pPr>
        <w:numPr>
          <w:ilvl w:val="0"/>
          <w:numId w:val="111"/>
        </w:numPr>
        <w:pBdr>
          <w:top w:val="nil"/>
          <w:left w:val="nil"/>
          <w:bottom w:val="nil"/>
          <w:right w:val="nil"/>
          <w:between w:val="nil"/>
        </w:pBdr>
        <w:rPr>
          <w:color w:val="000000"/>
        </w:rPr>
      </w:pPr>
      <w:r>
        <w:rPr>
          <w:color w:val="000000"/>
        </w:rPr>
        <w:t>Behavioral Health Administration Advisory Council;</w:t>
      </w:r>
    </w:p>
    <w:p w14:paraId="00000085" w14:textId="77777777" w:rsidR="00CF3663" w:rsidRDefault="00000000">
      <w:pPr>
        <w:numPr>
          <w:ilvl w:val="0"/>
          <w:numId w:val="111"/>
        </w:numPr>
        <w:pBdr>
          <w:top w:val="nil"/>
          <w:left w:val="nil"/>
          <w:bottom w:val="nil"/>
          <w:right w:val="nil"/>
          <w:between w:val="nil"/>
        </w:pBdr>
        <w:rPr>
          <w:color w:val="000000"/>
        </w:rPr>
      </w:pPr>
      <w:r>
        <w:rPr>
          <w:color w:val="000000"/>
        </w:rPr>
        <w:t>All currently credentialed BHA providers;</w:t>
      </w:r>
    </w:p>
    <w:p w14:paraId="00000086" w14:textId="77777777" w:rsidR="00CF3663" w:rsidRDefault="00000000">
      <w:pPr>
        <w:numPr>
          <w:ilvl w:val="0"/>
          <w:numId w:val="111"/>
        </w:numPr>
        <w:pBdr>
          <w:top w:val="nil"/>
          <w:left w:val="nil"/>
          <w:bottom w:val="nil"/>
          <w:right w:val="nil"/>
          <w:between w:val="nil"/>
        </w:pBdr>
        <w:rPr>
          <w:color w:val="000000"/>
        </w:rPr>
      </w:pPr>
      <w:r>
        <w:rPr>
          <w:color w:val="000000"/>
        </w:rPr>
        <w:t>Colorado Cross Disability Coalition;</w:t>
      </w:r>
    </w:p>
    <w:p w14:paraId="00000087" w14:textId="77777777" w:rsidR="00CF3663" w:rsidRDefault="00000000">
      <w:pPr>
        <w:numPr>
          <w:ilvl w:val="0"/>
          <w:numId w:val="111"/>
        </w:numPr>
        <w:pBdr>
          <w:top w:val="nil"/>
          <w:left w:val="nil"/>
          <w:bottom w:val="nil"/>
          <w:right w:val="nil"/>
          <w:between w:val="nil"/>
        </w:pBdr>
        <w:spacing w:after="240"/>
        <w:rPr>
          <w:color w:val="000000"/>
        </w:rPr>
      </w:pPr>
      <w:r>
        <w:rPr>
          <w:color w:val="000000"/>
        </w:rPr>
        <w:t>And the general public.</w:t>
      </w:r>
    </w:p>
    <w:p w14:paraId="00000088" w14:textId="77777777" w:rsidR="00CF3663" w:rsidRDefault="00000000">
      <w:pPr>
        <w:spacing w:before="240" w:after="240"/>
        <w:ind w:firstLine="0"/>
      </w:pPr>
      <w:r>
        <w:t>Furthermore, targeted engagement was directed toward first responders, law enforcement agencies, and hospital systems. These specific community partners were prioritized for additional outreach due to the impact of the intersection of these federally and statutorily driven proposed changes to their operations.</w:t>
      </w:r>
    </w:p>
    <w:p w14:paraId="00000089" w14:textId="77777777" w:rsidR="00CF3663" w:rsidRDefault="00000000">
      <w:pPr>
        <w:spacing w:before="240" w:after="240"/>
        <w:ind w:firstLine="0"/>
        <w:rPr>
          <w:b/>
          <w:bCs/>
        </w:rPr>
      </w:pPr>
      <w:r>
        <w:t xml:space="preserve">c) Other State Agencies [NOTE: Are other State Agencies (such as HCPF or CDPHE) impacted by these rules?  If so, have they been contacted and provided input on the proposed rules?] </w:t>
      </w:r>
    </w:p>
    <w:p w14:paraId="0000008A" w14:textId="77777777" w:rsidR="00CF3663" w:rsidRDefault="00000000">
      <w:pPr>
        <w:ind w:firstLine="0"/>
      </w:pPr>
      <w:r>
        <w:t>BHA collaborated with several state agencies throughout the rule development and stakeholdering phases:</w:t>
      </w:r>
    </w:p>
    <w:p w14:paraId="0000008B" w14:textId="77777777" w:rsidR="00CF3663" w:rsidRDefault="00000000">
      <w:pPr>
        <w:numPr>
          <w:ilvl w:val="0"/>
          <w:numId w:val="148"/>
        </w:numPr>
      </w:pPr>
      <w:r>
        <w:t>Colorado Department of Public Health &amp; Environment (CDPHE): Initial meetings were held to coordinate rule modifications for shared programs. CDPHE participated in the drafting process where programs intersected and attended several community feedback sessions, specifically regarding overlapping areas such as affected hospital services.</w:t>
      </w:r>
    </w:p>
    <w:p w14:paraId="0000008C" w14:textId="77777777" w:rsidR="00CF3663" w:rsidRDefault="00000000">
      <w:pPr>
        <w:numPr>
          <w:ilvl w:val="0"/>
          <w:numId w:val="148"/>
        </w:numPr>
      </w:pPr>
      <w:r>
        <w:t>Health Care Policy &amp; Finance (HCPF): BHA and HCPF engaged in regular consultations during the drafting process. HCPF submitted detailed written feedback for every rule chapter, which the BHA integrated where applicable into the drafts prior to stakeholdering. This input ensured alignment with Medicaid standards and leveraged HCPF's expertise in fiscal needs connected with the services affected from these proposed changes. </w:t>
      </w:r>
    </w:p>
    <w:p w14:paraId="0000008D" w14:textId="77777777" w:rsidR="00CF3663" w:rsidRDefault="00000000">
      <w:pPr>
        <w:numPr>
          <w:ilvl w:val="0"/>
          <w:numId w:val="148"/>
        </w:numPr>
        <w:pBdr>
          <w:top w:val="nil"/>
          <w:left w:val="nil"/>
          <w:bottom w:val="nil"/>
          <w:right w:val="nil"/>
          <w:between w:val="nil"/>
        </w:pBdr>
        <w:rPr>
          <w:color w:val="000000"/>
        </w:rPr>
      </w:pPr>
      <w:r>
        <w:rPr>
          <w:color w:val="000000"/>
        </w:rPr>
        <w:t>Colorado Department of Criminal Justice (DCJ): BHA engaged in four distinct meetings with DCJ entities to discuss how ASAM 4th Edition alignment intersects with residential community correction programs. These engagements included two internal strategy sessions with the DCJ Specialized Program Evaluator Specialist and two provider-focused meetings with DCJ.</w:t>
      </w:r>
    </w:p>
    <w:p w14:paraId="0000008E" w14:textId="77777777" w:rsidR="00CF3663" w:rsidRDefault="00000000">
      <w:pPr>
        <w:spacing w:before="240" w:after="240"/>
        <w:ind w:firstLine="0"/>
      </w:pPr>
      <w:r>
        <w:t>d) Sub-Policy Advisory Committee (Sub-PAC) – Subject Matter and Finance</w:t>
      </w:r>
    </w:p>
    <w:p w14:paraId="0000008F" w14:textId="77777777" w:rsidR="00CF3663" w:rsidRDefault="00000000">
      <w:pPr>
        <w:spacing w:before="240" w:after="240"/>
        <w:ind w:hanging="2"/>
      </w:pPr>
      <w:r>
        <w:t>Have these rules been reviewed by the appropriate Sub-PAC? No</w:t>
      </w:r>
    </w:p>
    <w:p w14:paraId="00000090" w14:textId="77777777" w:rsidR="00CF3663" w:rsidRDefault="00000000">
      <w:pPr>
        <w:spacing w:before="240" w:after="240"/>
        <w:ind w:hanging="2"/>
      </w:pPr>
      <w:r>
        <w:t>Date Presented: n/a</w:t>
      </w:r>
    </w:p>
    <w:p w14:paraId="00000091" w14:textId="77777777" w:rsidR="00CF3663" w:rsidRDefault="00000000">
      <w:pPr>
        <w:spacing w:before="240" w:after="240"/>
        <w:ind w:hanging="2"/>
      </w:pPr>
      <w:r>
        <w:t>What issues were raised: n/a</w:t>
      </w:r>
    </w:p>
    <w:p w14:paraId="00000092" w14:textId="77777777" w:rsidR="00CF3663" w:rsidRDefault="00000000">
      <w:pPr>
        <w:spacing w:before="240" w:after="240"/>
        <w:ind w:hanging="2"/>
      </w:pPr>
      <w:r>
        <w:t>Vote Count: n/a</w:t>
      </w:r>
    </w:p>
    <w:p w14:paraId="00000093" w14:textId="77777777" w:rsidR="00CF3663" w:rsidRDefault="00000000">
      <w:pPr>
        <w:spacing w:before="240" w:after="240"/>
        <w:ind w:hanging="2"/>
      </w:pPr>
      <w:r>
        <w:lastRenderedPageBreak/>
        <w:t xml:space="preserve">If not Presented, explain why: </w:t>
      </w:r>
    </w:p>
    <w:p w14:paraId="00000094" w14:textId="77777777" w:rsidR="00CF3663" w:rsidRDefault="00000000">
      <w:pPr>
        <w:ind w:firstLine="0"/>
      </w:pPr>
      <w:r>
        <w:t>BHA is not required to have Rules reviewed by PAC and/or SUB-PAC.</w:t>
      </w:r>
    </w:p>
    <w:p w14:paraId="00000095" w14:textId="77777777" w:rsidR="00CF3663" w:rsidRDefault="00000000">
      <w:pPr>
        <w:spacing w:before="240" w:after="240"/>
        <w:ind w:hanging="2"/>
      </w:pPr>
      <w:r>
        <w:tab/>
        <w:t>Presented at Finance Sub-PAC? No</w:t>
      </w:r>
    </w:p>
    <w:p w14:paraId="00000096" w14:textId="77777777" w:rsidR="00CF3663" w:rsidRDefault="00000000">
      <w:pPr>
        <w:spacing w:before="240" w:after="240"/>
        <w:ind w:hanging="2"/>
      </w:pPr>
      <w:r>
        <w:t>Finance Sub-PAC Date Presented: n/a</w:t>
      </w:r>
    </w:p>
    <w:p w14:paraId="00000097" w14:textId="77777777" w:rsidR="00CF3663" w:rsidRDefault="00000000">
      <w:pPr>
        <w:spacing w:before="240" w:after="240"/>
        <w:ind w:hanging="2"/>
      </w:pPr>
      <w:r>
        <w:t>Finance Sub-PAC issues were raised: n/a</w:t>
      </w:r>
    </w:p>
    <w:p w14:paraId="00000098" w14:textId="77777777" w:rsidR="00CF3663" w:rsidRDefault="00000000">
      <w:pPr>
        <w:spacing w:before="240" w:after="240"/>
        <w:ind w:hanging="2"/>
      </w:pPr>
      <w:r>
        <w:t xml:space="preserve">Finance Sub-PAC Vote Count: n/a </w:t>
      </w:r>
    </w:p>
    <w:p w14:paraId="00000099" w14:textId="77777777" w:rsidR="00CF3663" w:rsidRDefault="00000000">
      <w:pPr>
        <w:spacing w:before="240" w:after="240"/>
        <w:ind w:hanging="2"/>
      </w:pPr>
      <w:r>
        <w:t>If not Presented at Finance Sub-PAC explain why: BHA is not required to have Rules reviewed by PAC and/or SUB-PAC.</w:t>
      </w:r>
    </w:p>
    <w:p w14:paraId="0000009A" w14:textId="77777777" w:rsidR="00CF3663" w:rsidRDefault="00000000">
      <w:pPr>
        <w:spacing w:before="240" w:after="240"/>
        <w:ind w:hanging="2"/>
      </w:pPr>
      <w:r>
        <w:t>e) Policy Advisory Committee (PAC)</w:t>
      </w:r>
    </w:p>
    <w:p w14:paraId="0000009B" w14:textId="77777777" w:rsidR="00CF3663" w:rsidRDefault="00000000">
      <w:pPr>
        <w:spacing w:before="240" w:after="240"/>
        <w:ind w:hanging="2"/>
        <w:rPr>
          <w:b/>
          <w:bCs/>
          <w:i/>
          <w:iCs/>
        </w:rPr>
      </w:pPr>
      <w:r>
        <w:t>Have these rules been approved by PAC?</w:t>
      </w:r>
      <w:r>
        <w:rPr>
          <w:b/>
          <w:bCs/>
          <w:i/>
          <w:iCs/>
        </w:rPr>
        <w:t xml:space="preserve"> </w:t>
      </w:r>
      <w:r>
        <w:t>No</w:t>
      </w:r>
    </w:p>
    <w:p w14:paraId="0000009C" w14:textId="77777777" w:rsidR="00CF3663" w:rsidRDefault="00000000">
      <w:pPr>
        <w:spacing w:before="240" w:after="240"/>
        <w:ind w:hanging="2"/>
      </w:pPr>
      <w:r>
        <w:t>Date Presented: n/a</w:t>
      </w:r>
    </w:p>
    <w:p w14:paraId="0000009D" w14:textId="77777777" w:rsidR="00CF3663" w:rsidRDefault="00000000">
      <w:pPr>
        <w:spacing w:before="240" w:after="240"/>
        <w:ind w:hanging="2"/>
      </w:pPr>
      <w:r>
        <w:t>What issues were raised: n/a</w:t>
      </w:r>
    </w:p>
    <w:p w14:paraId="0000009E" w14:textId="77777777" w:rsidR="00CF3663" w:rsidRDefault="00000000">
      <w:pPr>
        <w:spacing w:before="240" w:after="240"/>
        <w:ind w:hanging="2"/>
      </w:pPr>
      <w:r>
        <w:t>Vote Count: n/a</w:t>
      </w:r>
    </w:p>
    <w:p w14:paraId="0000009F" w14:textId="77777777" w:rsidR="00CF3663" w:rsidRDefault="00000000">
      <w:pPr>
        <w:spacing w:before="240" w:after="240"/>
        <w:ind w:hanging="2"/>
      </w:pPr>
      <w:r>
        <w:t>f) Other Comments</w:t>
      </w:r>
    </w:p>
    <w:p w14:paraId="000000A0" w14:textId="77777777" w:rsidR="00CF3663" w:rsidRDefault="00000000">
      <w:pPr>
        <w:spacing w:before="240" w:after="240"/>
        <w:ind w:hanging="2"/>
        <w:rPr>
          <w:b/>
          <w:bCs/>
        </w:rPr>
      </w:pPr>
      <w:r>
        <w:t>Were comments received by other stakeholders on the proposed rules? Yes</w:t>
      </w:r>
      <w:r>
        <w:rPr>
          <w:b/>
          <w:bCs/>
          <w:i/>
          <w:iCs/>
        </w:rPr>
        <w:t xml:space="preserve">  </w:t>
      </w:r>
      <w:r>
        <w:t>[NOTE: If answer is “yes,” please summarize comments below, including stakeholder groups engaged and dates, if applicable.]</w:t>
      </w:r>
    </w:p>
    <w:p w14:paraId="000000A1" w14:textId="77777777" w:rsidR="00CF3663" w:rsidRDefault="00000000">
      <w:pPr>
        <w:spacing w:before="240" w:after="240"/>
        <w:ind w:firstLine="0"/>
      </w:pPr>
      <w:r>
        <w:t>Before the drafting phase, Behavioral Health Administration (BHA), in collaboration with Healthcare Policy &amp; Financing (HCPF) conducted five preliminary informational sessions to begin the stakeholdering process. These sessions occurred on the following dates:</w:t>
      </w:r>
    </w:p>
    <w:p w14:paraId="000000A2" w14:textId="77777777" w:rsidR="00CF3663" w:rsidRDefault="00000000">
      <w:pPr>
        <w:numPr>
          <w:ilvl w:val="0"/>
          <w:numId w:val="158"/>
        </w:numPr>
        <w:spacing w:before="240" w:after="240"/>
      </w:pPr>
      <w:r>
        <w:t>August 15, 2024 (at the BHA Provider Convening)</w:t>
      </w:r>
    </w:p>
    <w:p w14:paraId="000000A3" w14:textId="77777777" w:rsidR="00CF3663" w:rsidRDefault="00000000">
      <w:pPr>
        <w:numPr>
          <w:ilvl w:val="0"/>
          <w:numId w:val="158"/>
        </w:numPr>
        <w:spacing w:before="240" w:after="240"/>
      </w:pPr>
      <w:r>
        <w:t>October 17, 2024 (at the BHA Provider Convening)</w:t>
      </w:r>
    </w:p>
    <w:p w14:paraId="000000A4" w14:textId="77777777" w:rsidR="00CF3663" w:rsidRDefault="00000000">
      <w:pPr>
        <w:numPr>
          <w:ilvl w:val="0"/>
          <w:numId w:val="158"/>
        </w:numPr>
        <w:spacing w:before="240" w:after="240"/>
      </w:pPr>
      <w:r>
        <w:t>January 13, 2025</w:t>
      </w:r>
    </w:p>
    <w:p w14:paraId="000000A5" w14:textId="77777777" w:rsidR="00CF3663" w:rsidRDefault="00000000">
      <w:pPr>
        <w:numPr>
          <w:ilvl w:val="0"/>
          <w:numId w:val="158"/>
        </w:numPr>
        <w:spacing w:before="240" w:after="240"/>
      </w:pPr>
      <w:r>
        <w:t>January 28, 2025</w:t>
      </w:r>
    </w:p>
    <w:p w14:paraId="000000A6" w14:textId="77777777" w:rsidR="00CF3663" w:rsidRDefault="00000000">
      <w:pPr>
        <w:numPr>
          <w:ilvl w:val="0"/>
          <w:numId w:val="158"/>
        </w:numPr>
        <w:spacing w:before="240" w:after="240"/>
      </w:pPr>
      <w:r>
        <w:t>March 25, 2025</w:t>
      </w:r>
    </w:p>
    <w:p w14:paraId="000000A7" w14:textId="77777777" w:rsidR="00CF3663" w:rsidRDefault="00000000">
      <w:pPr>
        <w:spacing w:before="240" w:after="240"/>
        <w:ind w:firstLine="0"/>
      </w:pPr>
      <w:r>
        <w:t xml:space="preserve">The primary focus of these sessions was to engage residential and withdrawal management providers, who will experience the most significant impact from the transition to ASAM 4th </w:t>
      </w:r>
      <w:r>
        <w:lastRenderedPageBreak/>
        <w:t>Edition standards. These meetings offered a broad perspective on the upcoming modifications to behavioral health care levels and explained the underlying rationale for the updates.</w:t>
      </w:r>
    </w:p>
    <w:p w14:paraId="000000A8" w14:textId="77777777" w:rsidR="00CF3663" w:rsidRDefault="00000000">
      <w:pPr>
        <w:spacing w:before="240" w:after="240"/>
        <w:ind w:firstLine="0"/>
      </w:pPr>
      <w:r>
        <w:t>While the implementation was originally slated for July 1, 2026, due to federal funding constraints, a federal extension of Colorado's 1115 Demonstration Waiver has shifted the effective date to July 1, 2027. This updated timeline was shared through email communications and newsletters as BHA continued to draft materials in anticipation of primary stakeholdering events scheduled for January 2026.</w:t>
      </w:r>
    </w:p>
    <w:p w14:paraId="000000A9" w14:textId="77777777" w:rsidR="00CF3663" w:rsidRDefault="00000000">
      <w:pPr>
        <w:spacing w:before="240" w:after="240"/>
        <w:ind w:firstLine="0"/>
      </w:pPr>
      <w:r>
        <w:t>BHA implemented an extensive stakeholder engagement process to address the significant impact of statutory and federal mandates on Colorado communities. This initiative included new community resources and a robust series of events designed to facilitate comprehensive feedback. The formal stakeholder period ran from January 05, 2026 to March 31, 2026, and included forty-eight (48) distinct events. These events focused on gathering input regarding proposed updates to the Behavioral Health Provider Rules (2 CCR 502-1). The specific breakdown of these engagement activities is outlined below:</w:t>
      </w:r>
    </w:p>
    <w:p w14:paraId="000000AA" w14:textId="77777777" w:rsidR="00CF3663" w:rsidRDefault="00000000">
      <w:pPr>
        <w:numPr>
          <w:ilvl w:val="0"/>
          <w:numId w:val="169"/>
        </w:numPr>
        <w:spacing w:before="240" w:after="240"/>
      </w:pPr>
      <w:r>
        <w:t>Fourteen (14) In-Person Events:</w:t>
      </w:r>
    </w:p>
    <w:p w14:paraId="000000AB" w14:textId="77777777" w:rsidR="00CF3663" w:rsidRDefault="00000000">
      <w:pPr>
        <w:numPr>
          <w:ilvl w:val="1"/>
          <w:numId w:val="169"/>
        </w:numPr>
        <w:spacing w:before="240" w:after="240"/>
      </w:pPr>
      <w:r>
        <w:t>Denver: January 5, 2026 - 4 attended</w:t>
      </w:r>
    </w:p>
    <w:p w14:paraId="000000AC" w14:textId="77777777" w:rsidR="00CF3663" w:rsidRDefault="00000000">
      <w:pPr>
        <w:numPr>
          <w:ilvl w:val="1"/>
          <w:numId w:val="169"/>
        </w:numPr>
        <w:spacing w:before="240" w:after="240"/>
      </w:pPr>
      <w:r>
        <w:t>Trinidad: January 7, 2026 - 1 attended</w:t>
      </w:r>
    </w:p>
    <w:p w14:paraId="000000AD" w14:textId="77777777" w:rsidR="00CF3663" w:rsidRDefault="00000000">
      <w:pPr>
        <w:numPr>
          <w:ilvl w:val="1"/>
          <w:numId w:val="169"/>
        </w:numPr>
        <w:spacing w:before="240" w:after="240"/>
      </w:pPr>
      <w:r>
        <w:t>Colorado Springs: January 8, 2026 (moved to virtual due to severe weather for the safety of staff and community attendees) - 24 attended</w:t>
      </w:r>
    </w:p>
    <w:p w14:paraId="000000AE" w14:textId="77777777" w:rsidR="00CF3663" w:rsidRDefault="00000000">
      <w:pPr>
        <w:numPr>
          <w:ilvl w:val="1"/>
          <w:numId w:val="169"/>
        </w:numPr>
        <w:spacing w:before="240" w:after="240"/>
      </w:pPr>
      <w:r>
        <w:t>Lakewood: January 12, 2026 - 5 attended</w:t>
      </w:r>
    </w:p>
    <w:p w14:paraId="000000AF" w14:textId="77777777" w:rsidR="00CF3663" w:rsidRDefault="00000000">
      <w:pPr>
        <w:numPr>
          <w:ilvl w:val="1"/>
          <w:numId w:val="169"/>
        </w:numPr>
        <w:spacing w:before="240" w:after="240"/>
      </w:pPr>
      <w:r>
        <w:t>Greeley: January 21, 2026 - 5 attended</w:t>
      </w:r>
    </w:p>
    <w:p w14:paraId="000000B0" w14:textId="77777777" w:rsidR="00CF3663" w:rsidRDefault="00000000">
      <w:pPr>
        <w:numPr>
          <w:ilvl w:val="1"/>
          <w:numId w:val="169"/>
        </w:numPr>
        <w:spacing w:before="240" w:after="240"/>
      </w:pPr>
      <w:r>
        <w:t>Alamosa: February 4, 2026 - 5 attended</w:t>
      </w:r>
    </w:p>
    <w:p w14:paraId="000000B1" w14:textId="77777777" w:rsidR="00CF3663" w:rsidRDefault="00000000">
      <w:pPr>
        <w:numPr>
          <w:ilvl w:val="1"/>
          <w:numId w:val="169"/>
        </w:numPr>
        <w:spacing w:before="240" w:after="240"/>
      </w:pPr>
      <w:r>
        <w:t>Frisco: February 10, 2026 - 2 attended</w:t>
      </w:r>
    </w:p>
    <w:p w14:paraId="000000B2" w14:textId="77777777" w:rsidR="00CF3663" w:rsidRDefault="00000000">
      <w:pPr>
        <w:numPr>
          <w:ilvl w:val="1"/>
          <w:numId w:val="169"/>
        </w:numPr>
        <w:spacing w:before="240" w:after="240"/>
      </w:pPr>
      <w:r>
        <w:t>Montrose: February 11, 2026 - 0 attended</w:t>
      </w:r>
    </w:p>
    <w:p w14:paraId="000000B3" w14:textId="77777777" w:rsidR="00CF3663" w:rsidRDefault="00000000">
      <w:pPr>
        <w:numPr>
          <w:ilvl w:val="1"/>
          <w:numId w:val="169"/>
        </w:numPr>
        <w:spacing w:before="240" w:after="240"/>
      </w:pPr>
      <w:r>
        <w:t>Glenwood Springs: February 12, 2026 - 2 attended</w:t>
      </w:r>
    </w:p>
    <w:p w14:paraId="000000B4" w14:textId="77777777" w:rsidR="00CF3663" w:rsidRDefault="00000000">
      <w:pPr>
        <w:numPr>
          <w:ilvl w:val="1"/>
          <w:numId w:val="169"/>
        </w:numPr>
        <w:spacing w:before="240" w:after="240"/>
      </w:pPr>
      <w:r>
        <w:t>Fort Collins: February 19, 2026 - 13 attended</w:t>
      </w:r>
    </w:p>
    <w:p w14:paraId="000000B5" w14:textId="77777777" w:rsidR="00CF3663" w:rsidRDefault="00000000">
      <w:pPr>
        <w:numPr>
          <w:ilvl w:val="1"/>
          <w:numId w:val="169"/>
        </w:numPr>
        <w:spacing w:before="240" w:after="240"/>
      </w:pPr>
      <w:r>
        <w:t>Thornton: March 5, 2026 - 1 attended</w:t>
      </w:r>
    </w:p>
    <w:p w14:paraId="000000B6" w14:textId="77777777" w:rsidR="00CF3663" w:rsidRDefault="00000000">
      <w:pPr>
        <w:numPr>
          <w:ilvl w:val="1"/>
          <w:numId w:val="169"/>
        </w:numPr>
        <w:spacing w:before="240" w:after="240"/>
      </w:pPr>
      <w:r>
        <w:t>Boulder: March 11, 2026 - 2 attended</w:t>
      </w:r>
    </w:p>
    <w:p w14:paraId="000000B7" w14:textId="77777777" w:rsidR="00CF3663" w:rsidRDefault="00000000">
      <w:pPr>
        <w:numPr>
          <w:ilvl w:val="1"/>
          <w:numId w:val="169"/>
        </w:numPr>
        <w:spacing w:before="240" w:after="240"/>
      </w:pPr>
      <w:r>
        <w:t>Durango: Southern Ute and Ute Mountain Ute Tribes behavioral health providers, March 25, 2026 - 4 attended</w:t>
      </w:r>
    </w:p>
    <w:p w14:paraId="000000B8" w14:textId="77777777" w:rsidR="00CF3663" w:rsidRDefault="00000000">
      <w:pPr>
        <w:numPr>
          <w:ilvl w:val="1"/>
          <w:numId w:val="169"/>
        </w:numPr>
        <w:spacing w:before="240" w:after="240"/>
      </w:pPr>
      <w:r>
        <w:lastRenderedPageBreak/>
        <w:t>Westminster: Persistent Drunk Driver Regional Training, March 31, 2026 - 125 attended</w:t>
      </w:r>
    </w:p>
    <w:p w14:paraId="000000B9" w14:textId="77777777" w:rsidR="00CF3663" w:rsidRDefault="00000000">
      <w:pPr>
        <w:numPr>
          <w:ilvl w:val="0"/>
          <w:numId w:val="169"/>
        </w:numPr>
        <w:spacing w:before="240" w:after="240"/>
      </w:pPr>
      <w:r>
        <w:t>Thirty-four (34) virtual events:</w:t>
      </w:r>
    </w:p>
    <w:p w14:paraId="000000BA" w14:textId="77777777" w:rsidR="00CF3663" w:rsidRDefault="00000000">
      <w:pPr>
        <w:numPr>
          <w:ilvl w:val="1"/>
          <w:numId w:val="169"/>
        </w:numPr>
        <w:spacing w:before="240" w:after="240"/>
      </w:pPr>
      <w:r>
        <w:t>Thirteen (13) Rule Office Hours, offered weekly during the stakeholder period.</w:t>
      </w:r>
    </w:p>
    <w:p w14:paraId="000000BB" w14:textId="77777777" w:rsidR="00CF3663" w:rsidRDefault="00000000">
      <w:pPr>
        <w:numPr>
          <w:ilvl w:val="1"/>
          <w:numId w:val="169"/>
        </w:numPr>
        <w:spacing w:before="240" w:after="240"/>
      </w:pPr>
      <w:r>
        <w:t>Seventeen (17) virtual events tailored to a specific provider group/professional type, individuals with lived experience, and community partners such as hospitals and law enforcement/first responders.</w:t>
      </w:r>
    </w:p>
    <w:p w14:paraId="000000BC" w14:textId="77777777" w:rsidR="00CF3663" w:rsidRDefault="00000000">
      <w:pPr>
        <w:numPr>
          <w:ilvl w:val="1"/>
          <w:numId w:val="169"/>
        </w:numPr>
        <w:spacing w:before="240" w:after="240"/>
      </w:pPr>
      <w:r>
        <w:t>Three (3) virtual sessions hosted by other BHA Divisions in which the Regulatory Affairs Unit was invited to discuss and gather feedback on proposed rule changes.</w:t>
      </w:r>
    </w:p>
    <w:p w14:paraId="000000BD" w14:textId="77777777" w:rsidR="00CF3663" w:rsidRDefault="00000000">
      <w:pPr>
        <w:numPr>
          <w:ilvl w:val="1"/>
          <w:numId w:val="169"/>
        </w:numPr>
        <w:spacing w:before="240" w:after="240"/>
      </w:pPr>
      <w:r>
        <w:t>One (1) virtual session focused on community correction providers, including the Department of Criminal Justice (DCJ).</w:t>
      </w:r>
    </w:p>
    <w:p w14:paraId="000000BE" w14:textId="77777777" w:rsidR="00CF3663" w:rsidRDefault="00000000">
      <w:pPr>
        <w:numPr>
          <w:ilvl w:val="0"/>
          <w:numId w:val="180"/>
        </w:numPr>
        <w:spacing w:before="240" w:after="240"/>
      </w:pPr>
      <w:r>
        <w:t>Clarification on virtual attendance tracking: BHA allowed registration links to be shared to minimize attendance barriers. This resulted in challenges to precise headcounts for virtual events. Some participants appear multiple times in virtual logs, despite being different individuals from the same agency. As an example,  five (5) different providers appeared under a single name during a March 19th virtual event.</w:t>
      </w:r>
    </w:p>
    <w:p w14:paraId="000000BF" w14:textId="77777777" w:rsidR="00CF3663" w:rsidRDefault="00000000">
      <w:pPr>
        <w:spacing w:before="240" w:after="240"/>
        <w:ind w:firstLine="0"/>
      </w:pPr>
      <w:r>
        <w:t>During this three-month stakeholder engagement period, a total of one thousand four hundred forty-nine (1,449) individual pieces of feedback were collected through Google forms, email correspondence, and comments received during stakeholder sessions. This input was thoroughly evaluated and integrated into the revised draft. Key updates based on this stakeholder feedback include:</w:t>
      </w:r>
    </w:p>
    <w:p w14:paraId="000000C0" w14:textId="77777777" w:rsidR="00CF3663" w:rsidRDefault="00000000">
      <w:pPr>
        <w:numPr>
          <w:ilvl w:val="0"/>
          <w:numId w:val="191"/>
        </w:numPr>
        <w:spacing w:before="240" w:after="240"/>
      </w:pPr>
      <w:r>
        <w:t>Staffing and personnel standards;</w:t>
      </w:r>
    </w:p>
    <w:p w14:paraId="000000C1" w14:textId="77777777" w:rsidR="00CF3663" w:rsidRDefault="00000000">
      <w:pPr>
        <w:numPr>
          <w:ilvl w:val="0"/>
          <w:numId w:val="191"/>
        </w:numPr>
        <w:spacing w:before="240" w:after="240"/>
      </w:pPr>
      <w:r>
        <w:t>Medical requirement execution;</w:t>
      </w:r>
    </w:p>
    <w:p w14:paraId="000000C2" w14:textId="77777777" w:rsidR="00CF3663" w:rsidRDefault="00000000">
      <w:pPr>
        <w:numPr>
          <w:ilvl w:val="0"/>
          <w:numId w:val="191"/>
        </w:numPr>
        <w:spacing w:before="240" w:after="240"/>
      </w:pPr>
      <w:r>
        <w:t>Regulatory mandates for crisis services;</w:t>
      </w:r>
    </w:p>
    <w:p w14:paraId="000000C3" w14:textId="77777777" w:rsidR="00CF3663" w:rsidRDefault="00000000">
      <w:pPr>
        <w:numPr>
          <w:ilvl w:val="0"/>
          <w:numId w:val="191"/>
        </w:numPr>
        <w:spacing w:before="240" w:after="240"/>
      </w:pPr>
      <w:r>
        <w:t>Alignment of Controlled Substance Licensing with specific care levels;</w:t>
      </w:r>
    </w:p>
    <w:p w14:paraId="000000C4" w14:textId="77777777" w:rsidR="00CF3663" w:rsidRDefault="00000000">
      <w:pPr>
        <w:numPr>
          <w:ilvl w:val="0"/>
          <w:numId w:val="191"/>
        </w:numPr>
        <w:spacing w:before="240" w:after="240"/>
      </w:pPr>
      <w:r>
        <w:t>Promptness of medication-assisted treatment for withdrawal management;</w:t>
      </w:r>
    </w:p>
    <w:p w14:paraId="000000C5" w14:textId="77777777" w:rsidR="00CF3663" w:rsidRDefault="00000000">
      <w:pPr>
        <w:numPr>
          <w:ilvl w:val="0"/>
          <w:numId w:val="191"/>
        </w:numPr>
        <w:spacing w:before="240" w:after="240"/>
      </w:pPr>
      <w:r>
        <w:t>The relationship between emergency and involuntary commitment with levels of care; and</w:t>
      </w:r>
    </w:p>
    <w:p w14:paraId="000000C6" w14:textId="77777777" w:rsidR="00CF3663" w:rsidRDefault="00000000">
      <w:pPr>
        <w:numPr>
          <w:ilvl w:val="0"/>
          <w:numId w:val="202"/>
        </w:numPr>
        <w:spacing w:before="240" w:after="240"/>
        <w:sectPr w:rsidR="00CF3663">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r>
        <w:t>Requirements for timely documentation.</w:t>
      </w:r>
    </w:p>
    <w:p w14:paraId="000000C7" w14:textId="77777777" w:rsidR="00CF3663" w:rsidRDefault="00CF3663">
      <w:pPr>
        <w:tabs>
          <w:tab w:val="left" w:pos="720"/>
          <w:tab w:val="left" w:pos="1440"/>
        </w:tabs>
        <w:spacing w:before="240"/>
        <w:ind w:firstLine="0"/>
        <w:rPr>
          <w:b/>
          <w:bCs/>
        </w:rPr>
      </w:pPr>
    </w:p>
    <w:p w14:paraId="000000C8" w14:textId="77777777" w:rsidR="00CF3663" w:rsidRDefault="00000000" w:rsidP="00B20B40">
      <w:pPr>
        <w:pStyle w:val="Heading2"/>
      </w:pPr>
      <w:bookmarkStart w:id="8" w:name="_heading=h.cnncjfwp20dm" w:colFirst="0" w:colLast="0"/>
      <w:bookmarkEnd w:id="8"/>
      <w:r>
        <w:t>6. Proposed Rules</w:t>
      </w:r>
    </w:p>
    <w:p w14:paraId="000000C9" w14:textId="77777777" w:rsidR="00CF3663" w:rsidRDefault="00CF3663">
      <w:pPr>
        <w:tabs>
          <w:tab w:val="left" w:pos="720"/>
          <w:tab w:val="left" w:pos="1440"/>
        </w:tabs>
        <w:spacing w:before="240"/>
        <w:ind w:firstLine="0"/>
        <w:rPr>
          <w:b/>
          <w:bCs/>
        </w:rPr>
      </w:pPr>
    </w:p>
    <w:sdt>
      <w:sdtPr>
        <w:tag w:val="goog_rdk_2"/>
        <w:id w:val="2060337184"/>
      </w:sdtPr>
      <w:sdtContent>
        <w:p w14:paraId="000000CA" w14:textId="77777777" w:rsidR="00CF3663" w:rsidRDefault="00000000">
          <w:pPr>
            <w:tabs>
              <w:tab w:val="left" w:pos="720"/>
              <w:tab w:val="left" w:pos="1440"/>
            </w:tabs>
            <w:spacing w:before="240"/>
            <w:ind w:firstLine="0"/>
            <w:rPr>
              <w:ins w:id="9" w:author="BHA Regulatory Affairs Unit" w:date="2026-07-29T16:06:00Z"/>
              <w:b/>
              <w:bCs/>
            </w:rPr>
          </w:pPr>
          <w:sdt>
            <w:sdtPr>
              <w:tag w:val="goog_rdk_1"/>
              <w:id w:val="953504812"/>
            </w:sdtPr>
            <w:sdtContent>
              <w:ins w:id="10" w:author="BHA Regulatory Affairs Unit" w:date="2026-07-29T16:06:00Z">
                <w:r>
                  <w:rPr>
                    <w:b/>
                    <w:bCs/>
                  </w:rPr>
                  <w:t>Department of Human Services</w:t>
                </w:r>
              </w:ins>
            </w:sdtContent>
          </w:sdt>
        </w:p>
      </w:sdtContent>
    </w:sdt>
    <w:sdt>
      <w:sdtPr>
        <w:tag w:val="goog_rdk_4"/>
        <w:id w:val="-220344543"/>
      </w:sdtPr>
      <w:sdtContent>
        <w:p w14:paraId="000000CB" w14:textId="77777777" w:rsidR="00CF3663" w:rsidRDefault="00000000">
          <w:pPr>
            <w:tabs>
              <w:tab w:val="left" w:pos="720"/>
              <w:tab w:val="left" w:pos="1440"/>
            </w:tabs>
            <w:spacing w:before="240"/>
            <w:ind w:firstLine="0"/>
            <w:rPr>
              <w:ins w:id="11" w:author="BHA Regulatory Affairs Unit" w:date="2026-07-29T16:06:00Z"/>
              <w:b/>
              <w:bCs/>
            </w:rPr>
          </w:pPr>
          <w:sdt>
            <w:sdtPr>
              <w:tag w:val="goog_rdk_3"/>
              <w:id w:val="-613296556"/>
            </w:sdtPr>
            <w:sdtContent>
              <w:ins w:id="12" w:author="BHA Regulatory Affairs Unit" w:date="2026-07-29T16:06:00Z">
                <w:r>
                  <w:rPr>
                    <w:b/>
                    <w:bCs/>
                  </w:rPr>
                  <w:t>Behavioral Health Administration</w:t>
                </w:r>
              </w:ins>
            </w:sdtContent>
          </w:sdt>
        </w:p>
      </w:sdtContent>
    </w:sdt>
    <w:sdt>
      <w:sdtPr>
        <w:tag w:val="goog_rdk_6"/>
        <w:id w:val="519954751"/>
      </w:sdtPr>
      <w:sdtContent>
        <w:p w14:paraId="000000CC" w14:textId="77777777" w:rsidR="00CF3663" w:rsidRDefault="00000000">
          <w:pPr>
            <w:keepNext/>
            <w:spacing w:before="240" w:after="60"/>
            <w:ind w:firstLine="0"/>
            <w:rPr>
              <w:ins w:id="13" w:author="BHA Regulatory Affairs Unit" w:date="2026-07-29T16:06:00Z"/>
              <w:b/>
              <w:bCs/>
              <w:smallCaps/>
            </w:rPr>
          </w:pPr>
          <w:sdt>
            <w:sdtPr>
              <w:tag w:val="goog_rdk_5"/>
              <w:id w:val="397698987"/>
            </w:sdtPr>
            <w:sdtContent>
              <w:ins w:id="14" w:author="BHA Regulatory Affairs Unit" w:date="2026-07-29T16:06:00Z">
                <w:r>
                  <w:rPr>
                    <w:b/>
                    <w:bCs/>
                    <w:smallCaps/>
                  </w:rPr>
                  <w:t>BEHAVIORAL HEALTH PROVIDER RULES</w:t>
                </w:r>
              </w:ins>
            </w:sdtContent>
          </w:sdt>
        </w:p>
      </w:sdtContent>
    </w:sdt>
    <w:sdt>
      <w:sdtPr>
        <w:tag w:val="goog_rdk_8"/>
        <w:id w:val="1588646226"/>
      </w:sdtPr>
      <w:sdtContent>
        <w:p w14:paraId="000000CD" w14:textId="77777777" w:rsidR="00CF3663" w:rsidRDefault="00000000">
          <w:pPr>
            <w:tabs>
              <w:tab w:val="left" w:pos="720"/>
              <w:tab w:val="left" w:pos="1440"/>
            </w:tabs>
            <w:spacing w:before="240"/>
            <w:ind w:firstLine="0"/>
            <w:rPr>
              <w:ins w:id="15" w:author="BHA Regulatory Affairs Unit" w:date="2026-07-29T16:06:00Z"/>
              <w:b/>
              <w:bCs/>
            </w:rPr>
          </w:pPr>
          <w:sdt>
            <w:sdtPr>
              <w:tag w:val="goog_rdk_7"/>
              <w:id w:val="-120347537"/>
            </w:sdtPr>
            <w:sdtContent>
              <w:ins w:id="16" w:author="BHA Regulatory Affairs Unit" w:date="2026-07-29T16:06:00Z">
                <w:r>
                  <w:rPr>
                    <w:b/>
                    <w:bCs/>
                  </w:rPr>
                  <w:t>2 CCR 502-1</w:t>
                </w:r>
              </w:ins>
            </w:sdtContent>
          </w:sdt>
        </w:p>
      </w:sdtContent>
    </w:sdt>
    <w:sdt>
      <w:sdtPr>
        <w:tag w:val="goog_rdk_10"/>
        <w:id w:val="-1475609678"/>
      </w:sdtPr>
      <w:sdtContent>
        <w:p w14:paraId="000000CE" w14:textId="77777777" w:rsidR="00CF3663" w:rsidRDefault="00000000">
          <w:pPr>
            <w:tabs>
              <w:tab w:val="left" w:pos="720"/>
              <w:tab w:val="left" w:pos="1440"/>
            </w:tabs>
            <w:spacing w:before="240"/>
            <w:ind w:firstLine="0"/>
            <w:rPr>
              <w:ins w:id="17" w:author="BHA Regulatory Affairs Unit" w:date="2026-07-29T16:06:00Z"/>
              <w:b/>
              <w:bCs/>
            </w:rPr>
          </w:pPr>
          <w:sdt>
            <w:sdtPr>
              <w:tag w:val="goog_rdk_9"/>
              <w:id w:val="820232871"/>
            </w:sdtPr>
            <w:sdtContent>
              <w:ins w:id="18" w:author="BHA Regulatory Affairs Unit" w:date="2026-07-29T16:06:00Z">
                <w:r>
                  <w:rPr>
                    <w:b/>
                    <w:bCs/>
                  </w:rPr>
                  <w:t>***************************************************************************************************</w:t>
                </w:r>
              </w:ins>
            </w:sdtContent>
          </w:sdt>
        </w:p>
      </w:sdtContent>
    </w:sdt>
    <w:sdt>
      <w:sdtPr>
        <w:tag w:val="goog_rdk_12"/>
        <w:id w:val="-725245039"/>
      </w:sdtPr>
      <w:sdtContent>
        <w:p w14:paraId="000000CF" w14:textId="77777777" w:rsidR="00CF3663" w:rsidRDefault="00000000">
          <w:pPr>
            <w:spacing w:before="240"/>
            <w:ind w:firstLine="0"/>
            <w:rPr>
              <w:ins w:id="19" w:author="BHA Regulatory Affairs Unit" w:date="2026-07-29T16:06:00Z"/>
              <w:i/>
              <w:iCs/>
            </w:rPr>
          </w:pPr>
          <w:sdt>
            <w:sdtPr>
              <w:tag w:val="goog_rdk_11"/>
              <w:id w:val="1386004194"/>
            </w:sdtPr>
            <w:sdtContent>
              <w:ins w:id="20" w:author="BHA Regulatory Affairs Unit" w:date="2026-07-29T16:06:00Z">
                <w:r>
                  <w:rPr>
                    <w:i/>
                    <w:iCs/>
                  </w:rPr>
                  <w:t>{Publisher’s note – not for publication: added an effective date to current Chapter title only. The remainder of the content in this current Chapter remains untouched.}</w:t>
                </w:r>
              </w:ins>
            </w:sdtContent>
          </w:sdt>
        </w:p>
      </w:sdtContent>
    </w:sdt>
    <w:sdt>
      <w:sdtPr>
        <w:tag w:val="goog_rdk_14"/>
        <w:id w:val="1442676415"/>
      </w:sdtPr>
      <w:sdtContent>
        <w:p w14:paraId="000000D0" w14:textId="77777777" w:rsidR="00CF3663" w:rsidRDefault="00000000">
          <w:pPr>
            <w:spacing w:before="240"/>
            <w:ind w:firstLine="0"/>
            <w:rPr>
              <w:ins w:id="21" w:author="BHA Regulatory Affairs Unit" w:date="2026-07-29T16:06:00Z"/>
            </w:rPr>
          </w:pPr>
          <w:sdt>
            <w:sdtPr>
              <w:tag w:val="goog_rdk_13"/>
              <w:id w:val="1881167860"/>
            </w:sdtPr>
            <w:sdtContent>
              <w:ins w:id="22" w:author="BHA Regulatory Affairs Unit" w:date="2026-07-29T16:06:00Z">
                <w:r>
                  <w:t>Chapter 1: General Statutory Authority and Definitions (effective through June 30, 2027)</w:t>
                </w:r>
              </w:ins>
            </w:sdtContent>
          </w:sdt>
        </w:p>
      </w:sdtContent>
    </w:sdt>
    <w:sdt>
      <w:sdtPr>
        <w:tag w:val="goog_rdk_16"/>
        <w:id w:val="617841910"/>
      </w:sdtPr>
      <w:sdtContent>
        <w:p w14:paraId="000000D1" w14:textId="77777777" w:rsidR="00CF3663" w:rsidRDefault="00000000">
          <w:pPr>
            <w:tabs>
              <w:tab w:val="left" w:pos="720"/>
              <w:tab w:val="left" w:pos="1440"/>
            </w:tabs>
            <w:spacing w:before="240"/>
            <w:ind w:firstLine="0"/>
            <w:rPr>
              <w:ins w:id="23" w:author="BHA Regulatory Affairs Unit" w:date="2026-07-29T16:06:00Z"/>
              <w:b/>
              <w:bCs/>
            </w:rPr>
          </w:pPr>
          <w:sdt>
            <w:sdtPr>
              <w:tag w:val="goog_rdk_15"/>
              <w:id w:val="2129631459"/>
            </w:sdtPr>
            <w:sdtContent>
              <w:ins w:id="24" w:author="BHA Regulatory Affairs Unit" w:date="2026-07-29T16:06:00Z">
                <w:r>
                  <w:rPr>
                    <w:b/>
                    <w:bCs/>
                  </w:rPr>
                  <w:t>***************************************************************************************************</w:t>
                </w:r>
              </w:ins>
            </w:sdtContent>
          </w:sdt>
        </w:p>
      </w:sdtContent>
    </w:sdt>
    <w:sdt>
      <w:sdtPr>
        <w:tag w:val="goog_rdk_18"/>
        <w:id w:val="1279147898"/>
      </w:sdtPr>
      <w:sdtContent>
        <w:sdt>
          <w:sdtPr>
            <w:tag w:val="goog_rdk_17"/>
            <w:id w:val="1351635610"/>
          </w:sdtPr>
          <w:sdtContent>
            <w:p w14:paraId="59CE45AB" w14:textId="77777777" w:rsidR="00B20B40" w:rsidRDefault="00000000">
              <w:pPr>
                <w:spacing w:before="240"/>
                <w:ind w:firstLine="0"/>
                <w:rPr>
                  <w:i/>
                  <w:iCs/>
                </w:rPr>
              </w:pPr>
              <w:ins w:id="25" w:author="BHA Regulatory Affairs Unit" w:date="2026-07-29T16:06:00Z">
                <w:r>
                  <w:rPr>
                    <w:i/>
                    <w:iCs/>
                  </w:rPr>
                  <w:t>{Publisher’s note – not for publication: The version of Chapter 1 that follows is to be inserted immediately following the current version of Chapter 1. This version will take effect following the current version’s expiration.}</w:t>
                </w:r>
              </w:ins>
            </w:p>
            <w:p w14:paraId="000000D2" w14:textId="19E3F8D8" w:rsidR="00CF3663" w:rsidRDefault="00000000">
              <w:pPr>
                <w:spacing w:before="240"/>
                <w:ind w:firstLine="0"/>
                <w:rPr>
                  <w:ins w:id="26" w:author="BHA Regulatory Affairs Unit" w:date="2026-07-29T16:06:00Z"/>
                  <w:i/>
                  <w:iCs/>
                </w:rPr>
              </w:pPr>
            </w:p>
          </w:sdtContent>
        </w:sdt>
      </w:sdtContent>
    </w:sdt>
    <w:bookmarkStart w:id="27" w:name="_heading=h.8wcjgjwqiaz2" w:colFirst="0" w:colLast="0" w:displacedByCustomXml="next"/>
    <w:bookmarkEnd w:id="27" w:displacedByCustomXml="next"/>
    <w:sdt>
      <w:sdtPr>
        <w:tag w:val="goog_rdk_20"/>
        <w:id w:val="1378661137"/>
      </w:sdtPr>
      <w:sdtContent>
        <w:p w14:paraId="000000D3" w14:textId="77777777" w:rsidR="00CF3663" w:rsidRPr="00B20B40" w:rsidRDefault="00000000" w:rsidP="00B20B40">
          <w:pPr>
            <w:pStyle w:val="Heading3"/>
            <w:rPr>
              <w:ins w:id="28" w:author="BHA Regulatory Affairs Unit" w:date="2026-07-29T16:06:00Z"/>
            </w:rPr>
          </w:pPr>
          <w:sdt>
            <w:sdtPr>
              <w:tag w:val="goog_rdk_19"/>
              <w:id w:val="-877082446"/>
            </w:sdtPr>
            <w:sdtContent>
              <w:ins w:id="29" w:author="BHA Regulatory Affairs Unit" w:date="2026-07-29T16:06:00Z">
                <w:r w:rsidRPr="00B20B40">
                  <w:t>CHAPTER 1: BEHAVIORAL HEALTH PROVIDERS RULE VOLUME AUTHORITY, DEFINITIONS, AND AGENCY STANDARDS (EFFECTIVE JULY 1, 2027)</w:t>
                </w:r>
              </w:ins>
            </w:sdtContent>
          </w:sdt>
        </w:p>
      </w:sdtContent>
    </w:sdt>
    <w:sdt>
      <w:sdtPr>
        <w:tag w:val="goog_rdk_22"/>
        <w:id w:val="-677505853"/>
      </w:sdtPr>
      <w:sdtContent>
        <w:p w14:paraId="000000D4" w14:textId="77777777" w:rsidR="00CF3663" w:rsidRDefault="00000000">
          <w:pPr>
            <w:keepNext/>
            <w:spacing w:before="240" w:after="60"/>
            <w:ind w:firstLine="0"/>
            <w:rPr>
              <w:ins w:id="30" w:author="BHA Regulatory Affairs Unit" w:date="2026-07-29T16:06:00Z"/>
              <w:b/>
              <w:bCs/>
            </w:rPr>
          </w:pPr>
          <w:sdt>
            <w:sdtPr>
              <w:tag w:val="goog_rdk_21"/>
              <w:id w:val="1186481465"/>
            </w:sdtPr>
            <w:sdtContent>
              <w:ins w:id="31" w:author="BHA Regulatory Affairs Unit" w:date="2026-07-29T16:06:00Z">
                <w:r>
                  <w:rPr>
                    <w:b/>
                    <w:bCs/>
                  </w:rPr>
                  <w:t>1.1</w:t>
                </w:r>
                <w:r>
                  <w:rPr>
                    <w:b/>
                    <w:bCs/>
                  </w:rPr>
                  <w:tab/>
                  <w:t>Authority and Applicability</w:t>
                </w:r>
              </w:ins>
            </w:sdtContent>
          </w:sdt>
        </w:p>
      </w:sdtContent>
    </w:sdt>
    <w:sdt>
      <w:sdtPr>
        <w:tag w:val="goog_rdk_24"/>
        <w:id w:val="705725876"/>
      </w:sdtPr>
      <w:sdtContent>
        <w:p w14:paraId="000000D5" w14:textId="77777777" w:rsidR="00CF3663" w:rsidRDefault="00000000">
          <w:pPr>
            <w:numPr>
              <w:ilvl w:val="0"/>
              <w:numId w:val="50"/>
            </w:numPr>
            <w:tabs>
              <w:tab w:val="left" w:pos="720"/>
              <w:tab w:val="left" w:pos="1440"/>
            </w:tabs>
            <w:spacing w:before="240"/>
            <w:rPr>
              <w:ins w:id="32" w:author="BHA Regulatory Affairs Unit" w:date="2026-07-29T16:06:00Z"/>
            </w:rPr>
          </w:pPr>
          <w:sdt>
            <w:sdtPr>
              <w:tag w:val="goog_rdk_23"/>
              <w:id w:val="-484796037"/>
            </w:sdtPr>
            <w:sdtContent>
              <w:ins w:id="33" w:author="BHA Regulatory Affairs Unit" w:date="2026-07-29T16:06:00Z">
                <w:r>
                  <w:t xml:space="preserve">The statutory authority for the promulgation of these Rules is set forth in Sections 27-50-106, C.R.S., 27-50-107 (3), C.R.S., 27-50-301(5), C.R.S., </w:t>
                </w:r>
                <w:r>
                  <w:rPr>
                    <w:smallCaps/>
                  </w:rPr>
                  <w:t xml:space="preserve">27-50-502, C.R.S., 27-65-118(2), C.R.S., </w:t>
                </w:r>
                <w:r>
                  <w:t>and 27-65-128, C.R.S. These Rules are intended to be consistent with the requirements of the State Administrative Procedures Act (the “APA”), Section 24-4-101 through -109, C.R.S.</w:t>
                </w:r>
              </w:ins>
            </w:sdtContent>
          </w:sdt>
        </w:p>
      </w:sdtContent>
    </w:sdt>
    <w:sdt>
      <w:sdtPr>
        <w:tag w:val="goog_rdk_26"/>
        <w:id w:val="1264649116"/>
      </w:sdtPr>
      <w:sdtContent>
        <w:p w14:paraId="000000D6" w14:textId="77777777" w:rsidR="00CF3663" w:rsidRDefault="00000000">
          <w:pPr>
            <w:numPr>
              <w:ilvl w:val="0"/>
              <w:numId w:val="50"/>
            </w:numPr>
            <w:tabs>
              <w:tab w:val="left" w:pos="720"/>
              <w:tab w:val="left" w:pos="1440"/>
            </w:tabs>
            <w:spacing w:before="240"/>
            <w:rPr>
              <w:ins w:id="34" w:author="BHA Regulatory Affairs Unit" w:date="2026-07-29T16:06:00Z"/>
            </w:rPr>
          </w:pPr>
          <w:sdt>
            <w:sdtPr>
              <w:tag w:val="goog_rdk_25"/>
              <w:id w:val="1168835432"/>
            </w:sdtPr>
            <w:sdtContent>
              <w:ins w:id="35" w:author="BHA Regulatory Affairs Unit" w:date="2026-07-29T16:06:00Z">
                <w:r>
                  <w:t xml:space="preserve">On an annual basis, BHA will review the effectiveness of these Rules and produce a written report of the results of this review to the State Board of Human Services (SBHS). This review will include engagement with stakeholders and may include, but is not limited to, analysis of grievance data and trends in enforcement actions taken by BHA. BHA will provide this report annually to the SBHS by September 1 starting September 1, 2024. BHA will present information in the report to SBHS at the Board's next session following submission of the written report unless the Board and BHA agree that presentation of the report occurs at a different session of the Board. If it is determined based on this review </w:t>
                </w:r>
                <w:r>
                  <w:lastRenderedPageBreak/>
                  <w:t>that changes to these Rules are advised, BHA shall propose these changes to the SBHS for promulgation, in accordance with Section 26-1-107, C.R.S.</w:t>
                </w:r>
              </w:ins>
            </w:sdtContent>
          </w:sdt>
        </w:p>
      </w:sdtContent>
    </w:sdt>
    <w:sdt>
      <w:sdtPr>
        <w:tag w:val="goog_rdk_28"/>
        <w:id w:val="168960488"/>
      </w:sdtPr>
      <w:sdtContent>
        <w:p w14:paraId="000000D7" w14:textId="77777777" w:rsidR="00CF3663" w:rsidRDefault="00000000">
          <w:pPr>
            <w:keepNext/>
            <w:spacing w:before="240" w:after="60"/>
            <w:ind w:firstLine="0"/>
            <w:rPr>
              <w:ins w:id="36" w:author="BHA Regulatory Affairs Unit" w:date="2026-07-29T16:06:00Z"/>
              <w:b/>
              <w:bCs/>
            </w:rPr>
          </w:pPr>
          <w:sdt>
            <w:sdtPr>
              <w:tag w:val="goog_rdk_27"/>
              <w:id w:val="2100820100"/>
            </w:sdtPr>
            <w:sdtContent>
              <w:ins w:id="37" w:author="BHA Regulatory Affairs Unit" w:date="2026-07-29T16:06:00Z">
                <w:r>
                  <w:rPr>
                    <w:b/>
                    <w:bCs/>
                  </w:rPr>
                  <w:t>1.1.1</w:t>
                </w:r>
                <w:r>
                  <w:rPr>
                    <w:b/>
                    <w:bCs/>
                  </w:rPr>
                  <w:tab/>
                  <w:t>Rule Volume Navigation and Application</w:t>
                </w:r>
              </w:ins>
            </w:sdtContent>
          </w:sdt>
        </w:p>
      </w:sdtContent>
    </w:sdt>
    <w:sdt>
      <w:sdtPr>
        <w:tag w:val="goog_rdk_30"/>
        <w:id w:val="1653154265"/>
      </w:sdtPr>
      <w:sdtContent>
        <w:p w14:paraId="000000D8" w14:textId="77777777" w:rsidR="00CF3663" w:rsidRDefault="00000000">
          <w:pPr>
            <w:numPr>
              <w:ilvl w:val="0"/>
              <w:numId w:val="137"/>
            </w:numPr>
            <w:tabs>
              <w:tab w:val="left" w:pos="720"/>
              <w:tab w:val="left" w:pos="1440"/>
            </w:tabs>
            <w:spacing w:before="240"/>
            <w:rPr>
              <w:ins w:id="38" w:author="BHA Regulatory Affairs Unit" w:date="2026-07-29T16:06:00Z"/>
            </w:rPr>
          </w:pPr>
          <w:sdt>
            <w:sdtPr>
              <w:tag w:val="goog_rdk_29"/>
              <w:id w:val="1657278993"/>
            </w:sdtPr>
            <w:sdtContent>
              <w:ins w:id="39" w:author="BHA Regulatory Affairs Unit" w:date="2026-07-29T16:06:00Z">
                <w:r>
                  <w:t>These Rules are established to create standards for applicants seeking a license, designation, and/or approval from BHA. The term “credential” is utilized as an umbrella term throughout these Rules to include a BHA-issued license, designation, and/or approval for ease in Rule navigation.</w:t>
                </w:r>
              </w:ins>
            </w:sdtContent>
          </w:sdt>
        </w:p>
      </w:sdtContent>
    </w:sdt>
    <w:sdt>
      <w:sdtPr>
        <w:tag w:val="goog_rdk_32"/>
        <w:id w:val="-949675399"/>
      </w:sdtPr>
      <w:sdtContent>
        <w:p w14:paraId="000000D9" w14:textId="77777777" w:rsidR="00CF3663" w:rsidRDefault="00000000">
          <w:pPr>
            <w:numPr>
              <w:ilvl w:val="0"/>
              <w:numId w:val="137"/>
            </w:numPr>
            <w:tabs>
              <w:tab w:val="left" w:pos="720"/>
              <w:tab w:val="left" w:pos="1440"/>
            </w:tabs>
            <w:spacing w:before="240"/>
            <w:rPr>
              <w:ins w:id="40" w:author="BHA Regulatory Affairs Unit" w:date="2026-07-29T16:06:00Z"/>
            </w:rPr>
          </w:pPr>
          <w:sdt>
            <w:sdtPr>
              <w:tag w:val="goog_rdk_31"/>
              <w:id w:val="1727218733"/>
            </w:sdtPr>
            <w:sdtContent>
              <w:ins w:id="41" w:author="BHA Regulatory Affairs Unit" w:date="2026-07-29T16:06:00Z">
                <w:r>
                  <w:t>Chapter 1 of these Rules applies to all credentials, unless otherwise noted in relevant Part(s) of these Rules.</w:t>
                </w:r>
              </w:ins>
            </w:sdtContent>
          </w:sdt>
        </w:p>
      </w:sdtContent>
    </w:sdt>
    <w:sdt>
      <w:sdtPr>
        <w:tag w:val="goog_rdk_34"/>
        <w:id w:val="-1786698964"/>
      </w:sdtPr>
      <w:sdtContent>
        <w:p w14:paraId="000000DA" w14:textId="77777777" w:rsidR="00CF3663" w:rsidRDefault="00000000">
          <w:pPr>
            <w:numPr>
              <w:ilvl w:val="0"/>
              <w:numId w:val="137"/>
            </w:numPr>
            <w:tabs>
              <w:tab w:val="left" w:pos="720"/>
              <w:tab w:val="left" w:pos="1440"/>
            </w:tabs>
            <w:spacing w:before="240"/>
            <w:rPr>
              <w:ins w:id="42" w:author="BHA Regulatory Affairs Unit" w:date="2026-07-29T16:06:00Z"/>
            </w:rPr>
          </w:pPr>
          <w:sdt>
            <w:sdtPr>
              <w:tag w:val="goog_rdk_33"/>
              <w:id w:val="181983803"/>
            </w:sdtPr>
            <w:sdtContent>
              <w:ins w:id="43" w:author="BHA Regulatory Affairs Unit" w:date="2026-07-29T16:06:00Z">
                <w:r>
                  <w:t>The treatment type served must be identified by the applicant or agency as part of the application process. The credential may have a forced selection for the treatment type, or the applicant or agency may be able to select the treatment type served. These credentials are reflected in Part 1.1.1.D of these Rules. Treatment type options include:</w:t>
                </w:r>
              </w:ins>
            </w:sdtContent>
          </w:sdt>
        </w:p>
      </w:sdtContent>
    </w:sdt>
    <w:sdt>
      <w:sdtPr>
        <w:tag w:val="goog_rdk_36"/>
        <w:id w:val="2095022820"/>
      </w:sdtPr>
      <w:sdtContent>
        <w:p w14:paraId="000000DB" w14:textId="77777777" w:rsidR="00CF3663" w:rsidRDefault="00000000">
          <w:pPr>
            <w:numPr>
              <w:ilvl w:val="1"/>
              <w:numId w:val="137"/>
            </w:numPr>
            <w:tabs>
              <w:tab w:val="left" w:pos="720"/>
              <w:tab w:val="left" w:pos="1440"/>
            </w:tabs>
            <w:spacing w:before="240"/>
            <w:rPr>
              <w:ins w:id="44" w:author="BHA Regulatory Affairs Unit" w:date="2026-07-29T16:06:00Z"/>
            </w:rPr>
          </w:pPr>
          <w:sdt>
            <w:sdtPr>
              <w:tag w:val="goog_rdk_35"/>
              <w:id w:val="-489698751"/>
            </w:sdtPr>
            <w:sdtContent>
              <w:ins w:id="45" w:author="BHA Regulatory Affairs Unit" w:date="2026-07-29T16:06:00Z">
                <w:r>
                  <w:t>Mental health disorder (MH);</w:t>
                </w:r>
              </w:ins>
            </w:sdtContent>
          </w:sdt>
        </w:p>
      </w:sdtContent>
    </w:sdt>
    <w:sdt>
      <w:sdtPr>
        <w:tag w:val="goog_rdk_38"/>
        <w:id w:val="458929152"/>
      </w:sdtPr>
      <w:sdtContent>
        <w:p w14:paraId="000000DC" w14:textId="77777777" w:rsidR="00CF3663" w:rsidRDefault="00000000">
          <w:pPr>
            <w:numPr>
              <w:ilvl w:val="1"/>
              <w:numId w:val="137"/>
            </w:numPr>
            <w:tabs>
              <w:tab w:val="left" w:pos="720"/>
              <w:tab w:val="left" w:pos="1440"/>
            </w:tabs>
            <w:spacing w:before="240"/>
            <w:rPr>
              <w:ins w:id="46" w:author="BHA Regulatory Affairs Unit" w:date="2026-07-29T16:06:00Z"/>
            </w:rPr>
          </w:pPr>
          <w:sdt>
            <w:sdtPr>
              <w:tag w:val="goog_rdk_37"/>
              <w:id w:val="-2044393528"/>
            </w:sdtPr>
            <w:sdtContent>
              <w:ins w:id="47" w:author="BHA Regulatory Affairs Unit" w:date="2026-07-29T16:06:00Z">
                <w:r>
                  <w:t>Substance use disorder (SUD); and/or</w:t>
                </w:r>
              </w:ins>
            </w:sdtContent>
          </w:sdt>
        </w:p>
      </w:sdtContent>
    </w:sdt>
    <w:sdt>
      <w:sdtPr>
        <w:tag w:val="goog_rdk_40"/>
        <w:id w:val="1579892860"/>
      </w:sdtPr>
      <w:sdtContent>
        <w:p w14:paraId="000000DD" w14:textId="77777777" w:rsidR="00CF3663" w:rsidRDefault="00000000">
          <w:pPr>
            <w:numPr>
              <w:ilvl w:val="1"/>
              <w:numId w:val="137"/>
            </w:numPr>
            <w:tabs>
              <w:tab w:val="left" w:pos="720"/>
              <w:tab w:val="left" w:pos="1440"/>
            </w:tabs>
            <w:spacing w:before="240"/>
            <w:rPr>
              <w:ins w:id="48" w:author="BHA Regulatory Affairs Unit" w:date="2026-07-29T16:06:00Z"/>
            </w:rPr>
          </w:pPr>
          <w:sdt>
            <w:sdtPr>
              <w:tag w:val="goog_rdk_39"/>
              <w:id w:val="128649040"/>
            </w:sdtPr>
            <w:sdtContent>
              <w:ins w:id="49" w:author="BHA Regulatory Affairs Unit" w:date="2026-07-29T16:06:00Z">
                <w:r>
                  <w:t>Co-occurring disorder (co-occurring).</w:t>
                </w:r>
              </w:ins>
            </w:sdtContent>
          </w:sdt>
        </w:p>
      </w:sdtContent>
    </w:sdt>
    <w:sdt>
      <w:sdtPr>
        <w:tag w:val="goog_rdk_42"/>
        <w:id w:val="-617867151"/>
      </w:sdtPr>
      <w:sdtContent>
        <w:p w14:paraId="000000DE" w14:textId="77777777" w:rsidR="00CF3663" w:rsidRDefault="00000000">
          <w:pPr>
            <w:numPr>
              <w:ilvl w:val="0"/>
              <w:numId w:val="137"/>
            </w:numPr>
            <w:tabs>
              <w:tab w:val="left" w:pos="720"/>
              <w:tab w:val="left" w:pos="1440"/>
            </w:tabs>
            <w:spacing w:before="240"/>
            <w:rPr>
              <w:ins w:id="50" w:author="BHA Regulatory Affairs Unit" w:date="2026-07-29T16:06:00Z"/>
            </w:rPr>
          </w:pPr>
          <w:sdt>
            <w:sdtPr>
              <w:tag w:val="goog_rdk_41"/>
              <w:id w:val="-1922381995"/>
            </w:sdtPr>
            <w:sdtContent>
              <w:ins w:id="51" w:author="BHA Regulatory Affairs Unit" w:date="2026-07-29T16:06:00Z">
                <w:r>
                  <w:t>Credentials located and categorized in these Rules are listed below.</w:t>
                </w:r>
              </w:ins>
            </w:sdtContent>
          </w:sdt>
        </w:p>
      </w:sdtContent>
    </w:sdt>
    <w:sdt>
      <w:sdtPr>
        <w:tag w:val="goog_rdk_44"/>
        <w:id w:val="-80303278"/>
      </w:sdtPr>
      <w:sdtContent>
        <w:p w14:paraId="000000DF" w14:textId="77777777" w:rsidR="00CF3663" w:rsidRDefault="00000000">
          <w:pPr>
            <w:numPr>
              <w:ilvl w:val="1"/>
              <w:numId w:val="137"/>
            </w:numPr>
            <w:tabs>
              <w:tab w:val="left" w:pos="720"/>
              <w:tab w:val="left" w:pos="1440"/>
            </w:tabs>
            <w:spacing w:before="240"/>
            <w:rPr>
              <w:ins w:id="52" w:author="BHA Regulatory Affairs Unit" w:date="2026-07-29T16:06:00Z"/>
            </w:rPr>
          </w:pPr>
          <w:sdt>
            <w:sdtPr>
              <w:tag w:val="goog_rdk_43"/>
              <w:id w:val="750053418"/>
            </w:sdtPr>
            <w:sdtContent>
              <w:ins w:id="53" w:author="BHA Regulatory Affairs Unit" w:date="2026-07-29T16:06:00Z">
                <w:r>
                  <w:t>Licenses</w:t>
                </w:r>
              </w:ins>
            </w:sdtContent>
          </w:sdt>
        </w:p>
      </w:sdtContent>
    </w:sdt>
    <w:sdt>
      <w:sdtPr>
        <w:tag w:val="goog_rdk_46"/>
        <w:id w:val="1409068505"/>
      </w:sdtPr>
      <w:sdtContent>
        <w:p w14:paraId="000000E0" w14:textId="77777777" w:rsidR="00CF3663" w:rsidRDefault="00000000">
          <w:pPr>
            <w:numPr>
              <w:ilvl w:val="2"/>
              <w:numId w:val="137"/>
            </w:numPr>
            <w:tabs>
              <w:tab w:val="left" w:pos="720"/>
              <w:tab w:val="left" w:pos="1440"/>
            </w:tabs>
            <w:spacing w:before="240"/>
            <w:rPr>
              <w:ins w:id="54" w:author="BHA Regulatory Affairs Unit" w:date="2026-07-29T16:06:00Z"/>
            </w:rPr>
          </w:pPr>
          <w:sdt>
            <w:sdtPr>
              <w:tag w:val="goog_rdk_45"/>
              <w:id w:val="-104348699"/>
            </w:sdtPr>
            <w:sdtContent>
              <w:ins w:id="55" w:author="BHA Regulatory Affairs Unit" w:date="2026-07-29T16:06:00Z">
                <w:r>
                  <w:t>Behavioral Health Entity (BHE) license, as set forth in Chapter 3 of these Rules. A BHE license must include one (1) or more endorsement and one (1) or more sub-endorsement. The treatment type expectations are dependent upon the endorsement(s) and sub-endorsement(s) selected.</w:t>
                </w:r>
              </w:ins>
            </w:sdtContent>
          </w:sdt>
        </w:p>
      </w:sdtContent>
    </w:sdt>
    <w:sdt>
      <w:sdtPr>
        <w:tag w:val="goog_rdk_48"/>
        <w:id w:val="464962816"/>
      </w:sdtPr>
      <w:sdtContent>
        <w:p w14:paraId="000000E1" w14:textId="77777777" w:rsidR="00CF3663" w:rsidRDefault="00000000">
          <w:pPr>
            <w:numPr>
              <w:ilvl w:val="3"/>
              <w:numId w:val="137"/>
            </w:numPr>
            <w:tabs>
              <w:tab w:val="left" w:pos="720"/>
              <w:tab w:val="left" w:pos="1440"/>
            </w:tabs>
            <w:spacing w:before="240"/>
            <w:rPr>
              <w:ins w:id="56" w:author="BHA Regulatory Affairs Unit" w:date="2026-07-29T16:06:00Z"/>
            </w:rPr>
          </w:pPr>
          <w:sdt>
            <w:sdtPr>
              <w:tag w:val="goog_rdk_47"/>
              <w:id w:val="-483613747"/>
            </w:sdtPr>
            <w:sdtContent>
              <w:ins w:id="57" w:author="BHA Regulatory Affairs Unit" w:date="2026-07-29T16:06:00Z">
                <w:r>
                  <w:t>The duration of a BHE license is one (1) year from the date of issuance.</w:t>
                </w:r>
              </w:ins>
            </w:sdtContent>
          </w:sdt>
        </w:p>
      </w:sdtContent>
    </w:sdt>
    <w:sdt>
      <w:sdtPr>
        <w:tag w:val="goog_rdk_50"/>
        <w:id w:val="308300576"/>
      </w:sdtPr>
      <w:sdtContent>
        <w:p w14:paraId="000000E2" w14:textId="77777777" w:rsidR="00CF3663" w:rsidRDefault="00000000">
          <w:pPr>
            <w:numPr>
              <w:ilvl w:val="2"/>
              <w:numId w:val="137"/>
            </w:numPr>
            <w:tabs>
              <w:tab w:val="left" w:pos="720"/>
              <w:tab w:val="left" w:pos="1440"/>
            </w:tabs>
            <w:spacing w:before="240"/>
            <w:rPr>
              <w:ins w:id="58" w:author="BHA Regulatory Affairs Unit" w:date="2026-07-29T16:06:00Z"/>
            </w:rPr>
          </w:pPr>
          <w:sdt>
            <w:sdtPr>
              <w:tag w:val="goog_rdk_49"/>
              <w:id w:val="-1681122094"/>
            </w:sdtPr>
            <w:sdtContent>
              <w:ins w:id="59" w:author="BHA Regulatory Affairs Unit" w:date="2026-07-29T16:06:00Z">
                <w:r>
                  <w:t>Controlled Substance License (CSL), as set forth in Chapter 13 of these Rules. A CSL is required for each approved treatment facility that dispenses, compounds, or administers a controlled substance to treat substance use disorders (SUD) or the withdrawal symptoms of a substance use disorder, from stock medication.</w:t>
                </w:r>
              </w:ins>
            </w:sdtContent>
          </w:sdt>
        </w:p>
      </w:sdtContent>
    </w:sdt>
    <w:sdt>
      <w:sdtPr>
        <w:tag w:val="goog_rdk_52"/>
        <w:id w:val="1337693208"/>
      </w:sdtPr>
      <w:sdtContent>
        <w:p w14:paraId="000000E3" w14:textId="77777777" w:rsidR="00CF3663" w:rsidRDefault="00000000">
          <w:pPr>
            <w:numPr>
              <w:ilvl w:val="3"/>
              <w:numId w:val="137"/>
            </w:numPr>
            <w:tabs>
              <w:tab w:val="left" w:pos="720"/>
              <w:tab w:val="left" w:pos="1440"/>
            </w:tabs>
            <w:spacing w:before="240"/>
            <w:rPr>
              <w:ins w:id="60" w:author="BHA Regulatory Affairs Unit" w:date="2026-07-29T16:06:00Z"/>
            </w:rPr>
          </w:pPr>
          <w:sdt>
            <w:sdtPr>
              <w:tag w:val="goog_rdk_51"/>
              <w:id w:val="959575307"/>
            </w:sdtPr>
            <w:sdtContent>
              <w:ins w:id="61" w:author="BHA Regulatory Affairs Unit" w:date="2026-07-29T16:06:00Z">
                <w:r>
                  <w:t>The duration of a CSL is one (1) year from the date of issuance.</w:t>
                </w:r>
              </w:ins>
            </w:sdtContent>
          </w:sdt>
        </w:p>
      </w:sdtContent>
    </w:sdt>
    <w:sdt>
      <w:sdtPr>
        <w:tag w:val="goog_rdk_54"/>
        <w:id w:val="815635425"/>
      </w:sdtPr>
      <w:sdtContent>
        <w:p w14:paraId="000000E4" w14:textId="77777777" w:rsidR="00CF3663" w:rsidRDefault="00000000">
          <w:pPr>
            <w:numPr>
              <w:ilvl w:val="3"/>
              <w:numId w:val="137"/>
            </w:numPr>
            <w:tabs>
              <w:tab w:val="left" w:pos="720"/>
              <w:tab w:val="left" w:pos="1440"/>
            </w:tabs>
            <w:spacing w:before="240"/>
            <w:rPr>
              <w:ins w:id="62" w:author="BHA Regulatory Affairs Unit" w:date="2026-07-29T16:06:00Z"/>
            </w:rPr>
          </w:pPr>
          <w:sdt>
            <w:sdtPr>
              <w:tag w:val="goog_rdk_53"/>
              <w:id w:val="-1536641626"/>
            </w:sdtPr>
            <w:sdtContent>
              <w:ins w:id="63" w:author="BHA Regulatory Affairs Unit" w:date="2026-07-29T16:06:00Z">
                <w:r>
                  <w:t>Agencies must hold a BHE license to be eligible for a CSL.</w:t>
                </w:r>
              </w:ins>
            </w:sdtContent>
          </w:sdt>
        </w:p>
      </w:sdtContent>
    </w:sdt>
    <w:sdt>
      <w:sdtPr>
        <w:tag w:val="goog_rdk_56"/>
        <w:id w:val="-734957602"/>
      </w:sdtPr>
      <w:sdtContent>
        <w:p w14:paraId="000000E5" w14:textId="77777777" w:rsidR="00CF3663" w:rsidRDefault="00000000">
          <w:pPr>
            <w:numPr>
              <w:ilvl w:val="3"/>
              <w:numId w:val="137"/>
            </w:numPr>
            <w:tabs>
              <w:tab w:val="left" w:pos="720"/>
              <w:tab w:val="left" w:pos="1440"/>
            </w:tabs>
            <w:spacing w:before="240"/>
            <w:rPr>
              <w:ins w:id="64" w:author="BHA Regulatory Affairs Unit" w:date="2026-07-29T16:06:00Z"/>
            </w:rPr>
          </w:pPr>
          <w:sdt>
            <w:sdtPr>
              <w:tag w:val="goog_rdk_55"/>
              <w:id w:val="-1783579070"/>
            </w:sdtPr>
            <w:sdtContent>
              <w:ins w:id="65" w:author="BHA Regulatory Affairs Unit" w:date="2026-07-29T16:06:00Z">
                <w:r>
                  <w:t>The treatment type must be SUD or co-occurring for a CSL-licensed agency.</w:t>
                </w:r>
              </w:ins>
            </w:sdtContent>
          </w:sdt>
        </w:p>
      </w:sdtContent>
    </w:sdt>
    <w:sdt>
      <w:sdtPr>
        <w:tag w:val="goog_rdk_58"/>
        <w:id w:val="1262743139"/>
      </w:sdtPr>
      <w:sdtContent>
        <w:p w14:paraId="000000E6" w14:textId="77777777" w:rsidR="00CF3663" w:rsidRDefault="00000000">
          <w:pPr>
            <w:numPr>
              <w:ilvl w:val="1"/>
              <w:numId w:val="137"/>
            </w:numPr>
            <w:tabs>
              <w:tab w:val="left" w:pos="720"/>
              <w:tab w:val="left" w:pos="1440"/>
            </w:tabs>
            <w:spacing w:before="240"/>
            <w:rPr>
              <w:ins w:id="66" w:author="BHA Regulatory Affairs Unit" w:date="2026-07-29T16:06:00Z"/>
            </w:rPr>
          </w:pPr>
          <w:sdt>
            <w:sdtPr>
              <w:tag w:val="goog_rdk_57"/>
              <w:id w:val="-747728246"/>
            </w:sdtPr>
            <w:sdtContent>
              <w:ins w:id="67" w:author="BHA Regulatory Affairs Unit" w:date="2026-07-29T16:06:00Z">
                <w:r>
                  <w:t>Designations</w:t>
                </w:r>
              </w:ins>
            </w:sdtContent>
          </w:sdt>
        </w:p>
      </w:sdtContent>
    </w:sdt>
    <w:sdt>
      <w:sdtPr>
        <w:tag w:val="goog_rdk_60"/>
        <w:id w:val="-1729083001"/>
      </w:sdtPr>
      <w:sdtContent>
        <w:p w14:paraId="000000E7" w14:textId="77777777" w:rsidR="00CF3663" w:rsidRDefault="00000000">
          <w:pPr>
            <w:numPr>
              <w:ilvl w:val="2"/>
              <w:numId w:val="137"/>
            </w:numPr>
            <w:tabs>
              <w:tab w:val="left" w:pos="720"/>
              <w:tab w:val="left" w:pos="1440"/>
            </w:tabs>
            <w:spacing w:before="240"/>
            <w:rPr>
              <w:ins w:id="68" w:author="BHA Regulatory Affairs Unit" w:date="2026-07-29T16:06:00Z"/>
            </w:rPr>
          </w:pPr>
          <w:sdt>
            <w:sdtPr>
              <w:tag w:val="goog_rdk_59"/>
              <w:id w:val="139421583"/>
            </w:sdtPr>
            <w:sdtContent>
              <w:ins w:id="69" w:author="BHA Regulatory Affairs Unit" w:date="2026-07-29T16:06:00Z">
                <w:r>
                  <w:t>27-65 designation, as set forth in Chapter 11 of these Rules.</w:t>
                </w:r>
              </w:ins>
            </w:sdtContent>
          </w:sdt>
        </w:p>
      </w:sdtContent>
    </w:sdt>
    <w:sdt>
      <w:sdtPr>
        <w:tag w:val="goog_rdk_62"/>
        <w:id w:val="1722358260"/>
      </w:sdtPr>
      <w:sdtContent>
        <w:p w14:paraId="000000E8" w14:textId="77777777" w:rsidR="00CF3663" w:rsidRDefault="00000000">
          <w:pPr>
            <w:numPr>
              <w:ilvl w:val="3"/>
              <w:numId w:val="137"/>
            </w:numPr>
            <w:tabs>
              <w:tab w:val="left" w:pos="720"/>
              <w:tab w:val="left" w:pos="1440"/>
            </w:tabs>
            <w:spacing w:before="240"/>
            <w:rPr>
              <w:ins w:id="70" w:author="BHA Regulatory Affairs Unit" w:date="2026-07-29T16:06:00Z"/>
            </w:rPr>
          </w:pPr>
          <w:sdt>
            <w:sdtPr>
              <w:tag w:val="goog_rdk_61"/>
              <w:id w:val="-1926943975"/>
            </w:sdtPr>
            <w:sdtContent>
              <w:ins w:id="71" w:author="BHA Regulatory Affairs Unit" w:date="2026-07-29T16:06:00Z">
                <w:r>
                  <w:t>The duration of a 27-65 designation is one (1) year from the date of issuance.</w:t>
                </w:r>
              </w:ins>
            </w:sdtContent>
          </w:sdt>
        </w:p>
      </w:sdtContent>
    </w:sdt>
    <w:sdt>
      <w:sdtPr>
        <w:tag w:val="goog_rdk_64"/>
        <w:id w:val="1038891984"/>
      </w:sdtPr>
      <w:sdtContent>
        <w:p w14:paraId="000000E9" w14:textId="77777777" w:rsidR="00CF3663" w:rsidRDefault="00000000">
          <w:pPr>
            <w:numPr>
              <w:ilvl w:val="3"/>
              <w:numId w:val="137"/>
            </w:numPr>
            <w:tabs>
              <w:tab w:val="left" w:pos="720"/>
              <w:tab w:val="left" w:pos="1440"/>
            </w:tabs>
            <w:spacing w:before="240"/>
            <w:rPr>
              <w:ins w:id="72" w:author="BHA Regulatory Affairs Unit" w:date="2026-07-29T16:06:00Z"/>
            </w:rPr>
          </w:pPr>
          <w:sdt>
            <w:sdtPr>
              <w:tag w:val="goog_rdk_63"/>
              <w:id w:val="1368817772"/>
            </w:sdtPr>
            <w:sdtContent>
              <w:ins w:id="73" w:author="BHA Regulatory Affairs Unit" w:date="2026-07-29T16:06:00Z">
                <w:r>
                  <w:t>Agencies must hold a state-issued license in conjunction with this designation, including but not limited to, a BHE license issued by BHA, or a hospital license issued by the Colorado Department of Public Health and Environment (CDPHE).</w:t>
                </w:r>
              </w:ins>
            </w:sdtContent>
          </w:sdt>
        </w:p>
      </w:sdtContent>
    </w:sdt>
    <w:sdt>
      <w:sdtPr>
        <w:tag w:val="goog_rdk_66"/>
        <w:id w:val="1143499864"/>
      </w:sdtPr>
      <w:sdtContent>
        <w:p w14:paraId="000000EA" w14:textId="77777777" w:rsidR="00CF3663" w:rsidRDefault="00000000">
          <w:pPr>
            <w:numPr>
              <w:ilvl w:val="2"/>
              <w:numId w:val="137"/>
            </w:numPr>
            <w:tabs>
              <w:tab w:val="left" w:pos="720"/>
              <w:tab w:val="left" w:pos="1440"/>
            </w:tabs>
            <w:spacing w:before="240"/>
            <w:rPr>
              <w:ins w:id="74" w:author="BHA Regulatory Affairs Unit" w:date="2026-07-29T16:06:00Z"/>
            </w:rPr>
          </w:pPr>
          <w:sdt>
            <w:sdtPr>
              <w:tag w:val="goog_rdk_65"/>
              <w:id w:val="-1319510781"/>
            </w:sdtPr>
            <w:sdtContent>
              <w:ins w:id="75" w:author="BHA Regulatory Affairs Unit" w:date="2026-07-29T16:06:00Z">
                <w:r>
                  <w:t>Eating Disorder Treatment and Recovery (EDTR) services designation, as set forth in Chapter 15 of these Rules.</w:t>
                </w:r>
              </w:ins>
            </w:sdtContent>
          </w:sdt>
        </w:p>
      </w:sdtContent>
    </w:sdt>
    <w:sdt>
      <w:sdtPr>
        <w:tag w:val="goog_rdk_68"/>
        <w:id w:val="913895327"/>
      </w:sdtPr>
      <w:sdtContent>
        <w:p w14:paraId="000000EB" w14:textId="77777777" w:rsidR="00CF3663" w:rsidRDefault="00000000">
          <w:pPr>
            <w:numPr>
              <w:ilvl w:val="3"/>
              <w:numId w:val="137"/>
            </w:numPr>
            <w:tabs>
              <w:tab w:val="left" w:pos="720"/>
              <w:tab w:val="left" w:pos="1440"/>
            </w:tabs>
            <w:spacing w:before="240"/>
            <w:rPr>
              <w:ins w:id="76" w:author="BHA Regulatory Affairs Unit" w:date="2026-07-29T16:06:00Z"/>
            </w:rPr>
          </w:pPr>
          <w:sdt>
            <w:sdtPr>
              <w:tag w:val="goog_rdk_67"/>
              <w:id w:val="-1551732530"/>
            </w:sdtPr>
            <w:sdtContent>
              <w:ins w:id="77" w:author="BHA Regulatory Affairs Unit" w:date="2026-07-29T16:06:00Z">
                <w:r>
                  <w:t>The duration of an EDTR designation is one (1) year from the date of issuance.</w:t>
                </w:r>
              </w:ins>
            </w:sdtContent>
          </w:sdt>
        </w:p>
      </w:sdtContent>
    </w:sdt>
    <w:sdt>
      <w:sdtPr>
        <w:tag w:val="goog_rdk_70"/>
        <w:id w:val="1315424556"/>
      </w:sdtPr>
      <w:sdtContent>
        <w:p w14:paraId="000000EC" w14:textId="77777777" w:rsidR="00CF3663" w:rsidRDefault="00000000">
          <w:pPr>
            <w:numPr>
              <w:ilvl w:val="3"/>
              <w:numId w:val="137"/>
            </w:numPr>
            <w:tabs>
              <w:tab w:val="left" w:pos="720"/>
              <w:tab w:val="left" w:pos="1440"/>
            </w:tabs>
            <w:spacing w:before="240"/>
            <w:rPr>
              <w:ins w:id="78" w:author="BHA Regulatory Affairs Unit" w:date="2026-07-29T16:06:00Z"/>
            </w:rPr>
          </w:pPr>
          <w:sdt>
            <w:sdtPr>
              <w:tag w:val="goog_rdk_69"/>
              <w:id w:val="1685254125"/>
            </w:sdtPr>
            <w:sdtContent>
              <w:ins w:id="79" w:author="BHA Regulatory Affairs Unit" w:date="2026-07-29T16:06:00Z">
                <w:r>
                  <w:t>Agencies must hold a 27-65 designation to be eligible for an EDTR designation.</w:t>
                </w:r>
              </w:ins>
            </w:sdtContent>
          </w:sdt>
        </w:p>
      </w:sdtContent>
    </w:sdt>
    <w:sdt>
      <w:sdtPr>
        <w:tag w:val="goog_rdk_72"/>
        <w:id w:val="-258236185"/>
      </w:sdtPr>
      <w:sdtContent>
        <w:p w14:paraId="000000ED" w14:textId="77777777" w:rsidR="00CF3663" w:rsidRDefault="00000000">
          <w:pPr>
            <w:numPr>
              <w:ilvl w:val="1"/>
              <w:numId w:val="137"/>
            </w:numPr>
            <w:tabs>
              <w:tab w:val="left" w:pos="720"/>
              <w:tab w:val="left" w:pos="1440"/>
            </w:tabs>
            <w:spacing w:before="240"/>
            <w:rPr>
              <w:ins w:id="80" w:author="BHA Regulatory Affairs Unit" w:date="2026-07-29T16:06:00Z"/>
            </w:rPr>
          </w:pPr>
          <w:sdt>
            <w:sdtPr>
              <w:tag w:val="goog_rdk_71"/>
              <w:id w:val="1771456943"/>
            </w:sdtPr>
            <w:sdtContent>
              <w:ins w:id="81" w:author="BHA Regulatory Affairs Unit" w:date="2026-07-29T16:06:00Z">
                <w:r>
                  <w:t>Approvals</w:t>
                </w:r>
              </w:ins>
            </w:sdtContent>
          </w:sdt>
        </w:p>
      </w:sdtContent>
    </w:sdt>
    <w:sdt>
      <w:sdtPr>
        <w:tag w:val="goog_rdk_74"/>
        <w:id w:val="1956669017"/>
      </w:sdtPr>
      <w:sdtContent>
        <w:p w14:paraId="000000EE" w14:textId="77777777" w:rsidR="00CF3663" w:rsidRDefault="00000000">
          <w:pPr>
            <w:numPr>
              <w:ilvl w:val="2"/>
              <w:numId w:val="137"/>
            </w:numPr>
            <w:tabs>
              <w:tab w:val="left" w:pos="720"/>
              <w:tab w:val="left" w:pos="1440"/>
            </w:tabs>
            <w:spacing w:before="240"/>
            <w:rPr>
              <w:ins w:id="82" w:author="BHA Regulatory Affairs Unit" w:date="2026-07-29T16:06:00Z"/>
            </w:rPr>
          </w:pPr>
          <w:sdt>
            <w:sdtPr>
              <w:tag w:val="goog_rdk_73"/>
              <w:id w:val="751096305"/>
            </w:sdtPr>
            <w:sdtContent>
              <w:ins w:id="83" w:author="BHA Regulatory Affairs Unit" w:date="2026-07-29T16:06:00Z">
                <w:r>
                  <w:t>Essential behavioral health safety net provider, as set forth in Chapter 12 of these Rules.</w:t>
                </w:r>
              </w:ins>
            </w:sdtContent>
          </w:sdt>
        </w:p>
      </w:sdtContent>
    </w:sdt>
    <w:sdt>
      <w:sdtPr>
        <w:tag w:val="goog_rdk_76"/>
        <w:id w:val="-1285697409"/>
      </w:sdtPr>
      <w:sdtContent>
        <w:p w14:paraId="000000EF" w14:textId="77777777" w:rsidR="00CF3663" w:rsidRDefault="00000000">
          <w:pPr>
            <w:numPr>
              <w:ilvl w:val="3"/>
              <w:numId w:val="137"/>
            </w:numPr>
            <w:tabs>
              <w:tab w:val="left" w:pos="720"/>
              <w:tab w:val="left" w:pos="1440"/>
            </w:tabs>
            <w:spacing w:before="240"/>
            <w:rPr>
              <w:ins w:id="84" w:author="BHA Regulatory Affairs Unit" w:date="2026-07-29T16:06:00Z"/>
            </w:rPr>
          </w:pPr>
          <w:sdt>
            <w:sdtPr>
              <w:tag w:val="goog_rdk_75"/>
              <w:id w:val="-1785137081"/>
            </w:sdtPr>
            <w:sdtContent>
              <w:ins w:id="85" w:author="BHA Regulatory Affairs Unit" w:date="2026-07-29T16:06:00Z">
                <w:r>
                  <w:t>The duration of an essential behavioral health safety net provider approval is two (2) years from the date of issuance.</w:t>
                </w:r>
              </w:ins>
            </w:sdtContent>
          </w:sdt>
        </w:p>
      </w:sdtContent>
    </w:sdt>
    <w:sdt>
      <w:sdtPr>
        <w:tag w:val="goog_rdk_78"/>
        <w:id w:val="1412224304"/>
      </w:sdtPr>
      <w:sdtContent>
        <w:p w14:paraId="000000F0" w14:textId="77777777" w:rsidR="00CF3663" w:rsidRDefault="00000000">
          <w:pPr>
            <w:numPr>
              <w:ilvl w:val="2"/>
              <w:numId w:val="137"/>
            </w:numPr>
            <w:tabs>
              <w:tab w:val="left" w:pos="720"/>
              <w:tab w:val="left" w:pos="1440"/>
            </w:tabs>
            <w:spacing w:before="240"/>
            <w:rPr>
              <w:ins w:id="86" w:author="BHA Regulatory Affairs Unit" w:date="2026-07-29T16:06:00Z"/>
            </w:rPr>
          </w:pPr>
          <w:sdt>
            <w:sdtPr>
              <w:tag w:val="goog_rdk_77"/>
              <w:id w:val="-1108837993"/>
            </w:sdtPr>
            <w:sdtContent>
              <w:ins w:id="87" w:author="BHA Regulatory Affairs Unit" w:date="2026-07-29T16:06:00Z">
                <w:r>
                  <w:t>Comprehensive community behavioral health provider, as set forth in Chapter 12 of these Rules.</w:t>
                </w:r>
              </w:ins>
            </w:sdtContent>
          </w:sdt>
        </w:p>
      </w:sdtContent>
    </w:sdt>
    <w:sdt>
      <w:sdtPr>
        <w:tag w:val="goog_rdk_80"/>
        <w:id w:val="-1103827834"/>
      </w:sdtPr>
      <w:sdtContent>
        <w:p w14:paraId="000000F1" w14:textId="77777777" w:rsidR="00CF3663" w:rsidRDefault="00000000">
          <w:pPr>
            <w:numPr>
              <w:ilvl w:val="3"/>
              <w:numId w:val="137"/>
            </w:numPr>
            <w:tabs>
              <w:tab w:val="left" w:pos="720"/>
              <w:tab w:val="left" w:pos="1440"/>
            </w:tabs>
            <w:spacing w:before="240"/>
            <w:rPr>
              <w:ins w:id="88" w:author="BHA Regulatory Affairs Unit" w:date="2026-07-29T16:06:00Z"/>
            </w:rPr>
          </w:pPr>
          <w:sdt>
            <w:sdtPr>
              <w:tag w:val="goog_rdk_79"/>
              <w:id w:val="-1817939214"/>
            </w:sdtPr>
            <w:sdtContent>
              <w:ins w:id="89" w:author="BHA Regulatory Affairs Unit" w:date="2026-07-29T16:06:00Z">
                <w:r>
                  <w:t>The duration of a comprehensive community behavioral health provider approval is two (2) years from the date of issuance.</w:t>
                </w:r>
              </w:ins>
            </w:sdtContent>
          </w:sdt>
        </w:p>
      </w:sdtContent>
    </w:sdt>
    <w:sdt>
      <w:sdtPr>
        <w:tag w:val="goog_rdk_82"/>
        <w:id w:val="-408010863"/>
      </w:sdtPr>
      <w:sdtContent>
        <w:p w14:paraId="000000F2" w14:textId="77777777" w:rsidR="00CF3663" w:rsidRDefault="00000000">
          <w:pPr>
            <w:numPr>
              <w:ilvl w:val="2"/>
              <w:numId w:val="137"/>
            </w:numPr>
            <w:tabs>
              <w:tab w:val="left" w:pos="720"/>
              <w:tab w:val="left" w:pos="1440"/>
            </w:tabs>
            <w:spacing w:before="240"/>
            <w:rPr>
              <w:ins w:id="90" w:author="BHA Regulatory Affairs Unit" w:date="2026-07-29T16:06:00Z"/>
            </w:rPr>
          </w:pPr>
          <w:sdt>
            <w:sdtPr>
              <w:tag w:val="goog_rdk_81"/>
              <w:id w:val="1600003404"/>
            </w:sdtPr>
            <w:sdtContent>
              <w:ins w:id="91" w:author="BHA Regulatory Affairs Unit" w:date="2026-07-29T16:06:00Z">
                <w:r>
                  <w:t>Recovery support services organization (RSSO), as set forth in Chapter 14 of these Rules.</w:t>
                </w:r>
              </w:ins>
            </w:sdtContent>
          </w:sdt>
        </w:p>
      </w:sdtContent>
    </w:sdt>
    <w:sdt>
      <w:sdtPr>
        <w:tag w:val="goog_rdk_84"/>
        <w:id w:val="891387849"/>
      </w:sdtPr>
      <w:sdtContent>
        <w:p w14:paraId="000000F3" w14:textId="77777777" w:rsidR="00CF3663" w:rsidRDefault="00000000">
          <w:pPr>
            <w:numPr>
              <w:ilvl w:val="3"/>
              <w:numId w:val="137"/>
            </w:numPr>
            <w:tabs>
              <w:tab w:val="left" w:pos="720"/>
              <w:tab w:val="left" w:pos="1440"/>
            </w:tabs>
            <w:spacing w:before="240"/>
            <w:rPr>
              <w:ins w:id="92" w:author="BHA Regulatory Affairs Unit" w:date="2026-07-29T16:06:00Z"/>
            </w:rPr>
          </w:pPr>
          <w:sdt>
            <w:sdtPr>
              <w:tag w:val="goog_rdk_83"/>
              <w:id w:val="1230545832"/>
            </w:sdtPr>
            <w:sdtContent>
              <w:ins w:id="93" w:author="BHA Regulatory Affairs Unit" w:date="2026-07-29T16:06:00Z">
                <w:r>
                  <w:t>The duration of a RSSO approval is one (1) year from the date of issuance.</w:t>
                </w:r>
              </w:ins>
            </w:sdtContent>
          </w:sdt>
        </w:p>
      </w:sdtContent>
    </w:sdt>
    <w:sdt>
      <w:sdtPr>
        <w:tag w:val="goog_rdk_86"/>
        <w:id w:val="-2110322397"/>
      </w:sdtPr>
      <w:sdtContent>
        <w:p w14:paraId="000000F4" w14:textId="77777777" w:rsidR="00CF3663" w:rsidRDefault="00000000">
          <w:pPr>
            <w:numPr>
              <w:ilvl w:val="0"/>
              <w:numId w:val="137"/>
            </w:numPr>
            <w:tabs>
              <w:tab w:val="left" w:pos="720"/>
              <w:tab w:val="left" w:pos="1440"/>
            </w:tabs>
            <w:spacing w:before="240"/>
            <w:rPr>
              <w:ins w:id="94" w:author="BHA Regulatory Affairs Unit" w:date="2026-07-29T16:06:00Z"/>
            </w:rPr>
          </w:pPr>
          <w:sdt>
            <w:sdtPr>
              <w:tag w:val="goog_rdk_85"/>
              <w:id w:val="228566357"/>
            </w:sdtPr>
            <w:sdtContent>
              <w:ins w:id="95" w:author="BHA Regulatory Affairs Unit" w:date="2026-07-29T16:06:00Z">
                <w:r>
                  <w:t>Agencies may request to have the effective date of their credentialing cycles aligned to simplify cycle tracking needs. If an agency wishes to align credentialing cycles, this request:</w:t>
                </w:r>
              </w:ins>
            </w:sdtContent>
          </w:sdt>
        </w:p>
      </w:sdtContent>
    </w:sdt>
    <w:sdt>
      <w:sdtPr>
        <w:tag w:val="goog_rdk_88"/>
        <w:id w:val="1164094905"/>
      </w:sdtPr>
      <w:sdtContent>
        <w:p w14:paraId="000000F5" w14:textId="77777777" w:rsidR="00CF3663" w:rsidRDefault="00000000">
          <w:pPr>
            <w:numPr>
              <w:ilvl w:val="1"/>
              <w:numId w:val="137"/>
            </w:numPr>
            <w:tabs>
              <w:tab w:val="left" w:pos="720"/>
              <w:tab w:val="left" w:pos="1440"/>
            </w:tabs>
            <w:spacing w:before="240"/>
            <w:rPr>
              <w:ins w:id="96" w:author="BHA Regulatory Affairs Unit" w:date="2026-07-29T16:06:00Z"/>
            </w:rPr>
          </w:pPr>
          <w:sdt>
            <w:sdtPr>
              <w:tag w:val="goog_rdk_87"/>
              <w:id w:val="1360666150"/>
            </w:sdtPr>
            <w:sdtContent>
              <w:ins w:id="97" w:author="BHA Regulatory Affairs Unit" w:date="2026-07-29T16:06:00Z">
                <w:r>
                  <w:t>Must be made in writing to BHA;</w:t>
                </w:r>
              </w:ins>
            </w:sdtContent>
          </w:sdt>
        </w:p>
      </w:sdtContent>
    </w:sdt>
    <w:sdt>
      <w:sdtPr>
        <w:tag w:val="goog_rdk_90"/>
        <w:id w:val="894516540"/>
      </w:sdtPr>
      <w:sdtContent>
        <w:p w14:paraId="000000F6" w14:textId="77777777" w:rsidR="00CF3663" w:rsidRDefault="00000000">
          <w:pPr>
            <w:numPr>
              <w:ilvl w:val="1"/>
              <w:numId w:val="137"/>
            </w:numPr>
            <w:tabs>
              <w:tab w:val="left" w:pos="720"/>
              <w:tab w:val="left" w:pos="1440"/>
            </w:tabs>
            <w:spacing w:before="240"/>
            <w:rPr>
              <w:ins w:id="98" w:author="BHA Regulatory Affairs Unit" w:date="2026-07-29T16:06:00Z"/>
            </w:rPr>
          </w:pPr>
          <w:sdt>
            <w:sdtPr>
              <w:tag w:val="goog_rdk_89"/>
              <w:id w:val="-1289057950"/>
            </w:sdtPr>
            <w:sdtContent>
              <w:ins w:id="99" w:author="BHA Regulatory Affairs Unit" w:date="2026-07-29T16:06:00Z">
                <w:r>
                  <w:t>May require one (1) or more credentialing cycles to be shortened; and</w:t>
                </w:r>
              </w:ins>
            </w:sdtContent>
          </w:sdt>
        </w:p>
      </w:sdtContent>
    </w:sdt>
    <w:sdt>
      <w:sdtPr>
        <w:tag w:val="goog_rdk_92"/>
        <w:id w:val="767626467"/>
      </w:sdtPr>
      <w:sdtContent>
        <w:p w14:paraId="000000F7" w14:textId="77777777" w:rsidR="00CF3663" w:rsidRDefault="00000000">
          <w:pPr>
            <w:numPr>
              <w:ilvl w:val="1"/>
              <w:numId w:val="137"/>
            </w:numPr>
            <w:tabs>
              <w:tab w:val="left" w:pos="720"/>
              <w:tab w:val="left" w:pos="1440"/>
            </w:tabs>
            <w:spacing w:before="240"/>
            <w:rPr>
              <w:ins w:id="100" w:author="BHA Regulatory Affairs Unit" w:date="2026-07-29T16:06:00Z"/>
            </w:rPr>
          </w:pPr>
          <w:sdt>
            <w:sdtPr>
              <w:tag w:val="goog_rdk_91"/>
              <w:id w:val="-142151406"/>
            </w:sdtPr>
            <w:sdtContent>
              <w:ins w:id="101" w:author="BHA Regulatory Affairs Unit" w:date="2026-07-29T16:06:00Z">
                <w:r>
                  <w:t>Does not typically involve pro-rating of fees paid for the shortened cycle(s).</w:t>
                </w:r>
              </w:ins>
            </w:sdtContent>
          </w:sdt>
        </w:p>
      </w:sdtContent>
    </w:sdt>
    <w:sdt>
      <w:sdtPr>
        <w:tag w:val="goog_rdk_94"/>
        <w:id w:val="1621849763"/>
      </w:sdtPr>
      <w:sdtContent>
        <w:p w14:paraId="000000F8" w14:textId="77777777" w:rsidR="00CF3663" w:rsidRDefault="00000000">
          <w:pPr>
            <w:keepNext/>
            <w:spacing w:before="240" w:after="60"/>
            <w:ind w:firstLine="0"/>
            <w:rPr>
              <w:ins w:id="102" w:author="BHA Regulatory Affairs Unit" w:date="2026-07-29T16:06:00Z"/>
              <w:b/>
              <w:bCs/>
            </w:rPr>
          </w:pPr>
          <w:sdt>
            <w:sdtPr>
              <w:tag w:val="goog_rdk_93"/>
              <w:id w:val="1010369948"/>
            </w:sdtPr>
            <w:sdtContent>
              <w:ins w:id="103" w:author="BHA Regulatory Affairs Unit" w:date="2026-07-29T16:06:00Z">
                <w:r>
                  <w:rPr>
                    <w:b/>
                    <w:bCs/>
                  </w:rPr>
                  <w:t>1.1.2</w:t>
                </w:r>
                <w:r>
                  <w:rPr>
                    <w:b/>
                    <w:bCs/>
                  </w:rPr>
                  <w:tab/>
                  <w:t>Continuum of Care</w:t>
                </w:r>
              </w:ins>
            </w:sdtContent>
          </w:sdt>
        </w:p>
      </w:sdtContent>
    </w:sdt>
    <w:sdt>
      <w:sdtPr>
        <w:tag w:val="goog_rdk_96"/>
        <w:id w:val="-3790090"/>
      </w:sdtPr>
      <w:sdtContent>
        <w:p w14:paraId="000000F9" w14:textId="77777777" w:rsidR="00CF3663" w:rsidRDefault="00000000">
          <w:pPr>
            <w:numPr>
              <w:ilvl w:val="0"/>
              <w:numId w:val="138"/>
            </w:numPr>
            <w:tabs>
              <w:tab w:val="left" w:pos="720"/>
              <w:tab w:val="left" w:pos="1440"/>
            </w:tabs>
            <w:spacing w:before="240"/>
            <w:rPr>
              <w:ins w:id="104" w:author="BHA Regulatory Affairs Unit" w:date="2026-07-29T16:06:00Z"/>
            </w:rPr>
          </w:pPr>
          <w:sdt>
            <w:sdtPr>
              <w:tag w:val="goog_rdk_95"/>
              <w:id w:val="-1493559256"/>
            </w:sdtPr>
            <w:sdtContent>
              <w:ins w:id="105" w:author="BHA Regulatory Affairs Unit" w:date="2026-07-29T16:06:00Z">
                <w:r>
                  <w:t xml:space="preserve">Behavioral health services build in alignment with, and in support of, the behavioral health continuum of care. Endorsements and sub-endorsements along this continuum of care, including treatment type requirements, as defined in Part 1.2.1 of this Chapter 1, are listed below. </w:t>
                </w:r>
              </w:ins>
            </w:sdtContent>
          </w:sdt>
        </w:p>
      </w:sdtContent>
    </w:sdt>
    <w:sdt>
      <w:sdtPr>
        <w:tag w:val="goog_rdk_98"/>
        <w:id w:val="1006055866"/>
      </w:sdtPr>
      <w:sdtContent>
        <w:p w14:paraId="000000FA" w14:textId="77777777" w:rsidR="00CF3663" w:rsidRDefault="00000000">
          <w:pPr>
            <w:numPr>
              <w:ilvl w:val="1"/>
              <w:numId w:val="138"/>
            </w:numPr>
            <w:tabs>
              <w:tab w:val="left" w:pos="720"/>
              <w:tab w:val="left" w:pos="1440"/>
            </w:tabs>
            <w:spacing w:before="240"/>
            <w:rPr>
              <w:ins w:id="106" w:author="BHA Regulatory Affairs Unit" w:date="2026-07-29T16:06:00Z"/>
            </w:rPr>
          </w:pPr>
          <w:sdt>
            <w:sdtPr>
              <w:tag w:val="goog_rdk_97"/>
              <w:id w:val="-635514643"/>
            </w:sdtPr>
            <w:sdtContent>
              <w:ins w:id="107" w:author="BHA Regulatory Affairs Unit" w:date="2026-07-29T16:06:00Z">
                <w:r>
                  <w:t>Treatment Continuum</w:t>
                </w:r>
              </w:ins>
            </w:sdtContent>
          </w:sdt>
        </w:p>
      </w:sdtContent>
    </w:sdt>
    <w:sdt>
      <w:sdtPr>
        <w:tag w:val="goog_rdk_100"/>
        <w:id w:val="-587972113"/>
      </w:sdtPr>
      <w:sdtContent>
        <w:p w14:paraId="000000FB" w14:textId="77777777" w:rsidR="00CF3663" w:rsidRDefault="00000000">
          <w:pPr>
            <w:numPr>
              <w:ilvl w:val="2"/>
              <w:numId w:val="138"/>
            </w:numPr>
            <w:tabs>
              <w:tab w:val="left" w:pos="720"/>
              <w:tab w:val="left" w:pos="1440"/>
            </w:tabs>
            <w:spacing w:before="240"/>
            <w:rPr>
              <w:ins w:id="108" w:author="BHA Regulatory Affairs Unit" w:date="2026-07-29T16:06:00Z"/>
            </w:rPr>
          </w:pPr>
          <w:sdt>
            <w:sdtPr>
              <w:tag w:val="goog_rdk_99"/>
              <w:id w:val="928014634"/>
            </w:sdtPr>
            <w:sdtContent>
              <w:ins w:id="109" w:author="BHA Regulatory Affairs Unit" w:date="2026-07-29T16:06:00Z">
                <w:r>
                  <w:t>Outpatient services, as detailed in Chapter 4 of these Rules, including the following sub-endorsements:</w:t>
                </w:r>
              </w:ins>
            </w:sdtContent>
          </w:sdt>
        </w:p>
      </w:sdtContent>
    </w:sdt>
    <w:sdt>
      <w:sdtPr>
        <w:tag w:val="goog_rdk_102"/>
        <w:id w:val="-984634974"/>
      </w:sdtPr>
      <w:sdtContent>
        <w:p w14:paraId="000000FC" w14:textId="77777777" w:rsidR="00CF3663" w:rsidRDefault="00000000">
          <w:pPr>
            <w:numPr>
              <w:ilvl w:val="3"/>
              <w:numId w:val="138"/>
            </w:numPr>
            <w:tabs>
              <w:tab w:val="left" w:pos="720"/>
              <w:tab w:val="left" w:pos="1440"/>
            </w:tabs>
            <w:spacing w:before="240"/>
            <w:rPr>
              <w:ins w:id="110" w:author="BHA Regulatory Affairs Unit" w:date="2026-07-29T16:06:00Z"/>
            </w:rPr>
          </w:pPr>
          <w:sdt>
            <w:sdtPr>
              <w:tag w:val="goog_rdk_101"/>
              <w:id w:val="-1127890893"/>
            </w:sdtPr>
            <w:sdtContent>
              <w:ins w:id="111" w:author="BHA Regulatory Affairs Unit" w:date="2026-07-29T16:06:00Z">
                <w:r>
                  <w:t>Long Term Remission Monitoring - ASAM Level 1.0 services;</w:t>
                </w:r>
              </w:ins>
            </w:sdtContent>
          </w:sdt>
        </w:p>
      </w:sdtContent>
    </w:sdt>
    <w:sdt>
      <w:sdtPr>
        <w:tag w:val="goog_rdk_104"/>
        <w:id w:val="-2005143744"/>
      </w:sdtPr>
      <w:sdtContent>
        <w:p w14:paraId="000000FD" w14:textId="77777777" w:rsidR="00CF3663" w:rsidRDefault="00000000">
          <w:pPr>
            <w:numPr>
              <w:ilvl w:val="4"/>
              <w:numId w:val="138"/>
            </w:numPr>
            <w:tabs>
              <w:tab w:val="left" w:pos="720"/>
              <w:tab w:val="left" w:pos="1440"/>
            </w:tabs>
            <w:spacing w:before="240"/>
            <w:rPr>
              <w:ins w:id="112" w:author="BHA Regulatory Affairs Unit" w:date="2026-07-29T16:06:00Z"/>
            </w:rPr>
          </w:pPr>
          <w:sdt>
            <w:sdtPr>
              <w:tag w:val="goog_rdk_103"/>
              <w:id w:val="-1486370069"/>
            </w:sdtPr>
            <w:sdtContent>
              <w:ins w:id="113" w:author="BHA Regulatory Affairs Unit" w:date="2026-07-29T16:06:00Z">
                <w:r>
                  <w:t>This sub-endorsement is only available to agencies serving substance use disorder (SUD) or co-occurring treatment types.</w:t>
                </w:r>
              </w:ins>
            </w:sdtContent>
          </w:sdt>
        </w:p>
      </w:sdtContent>
    </w:sdt>
    <w:sdt>
      <w:sdtPr>
        <w:tag w:val="goog_rdk_106"/>
        <w:id w:val="-493306956"/>
      </w:sdtPr>
      <w:sdtContent>
        <w:p w14:paraId="000000FE" w14:textId="77777777" w:rsidR="00CF3663" w:rsidRDefault="00000000">
          <w:pPr>
            <w:numPr>
              <w:ilvl w:val="3"/>
              <w:numId w:val="138"/>
            </w:numPr>
            <w:tabs>
              <w:tab w:val="left" w:pos="720"/>
              <w:tab w:val="left" w:pos="1440"/>
            </w:tabs>
            <w:spacing w:before="240"/>
            <w:rPr>
              <w:ins w:id="114" w:author="BHA Regulatory Affairs Unit" w:date="2026-07-29T16:06:00Z"/>
            </w:rPr>
          </w:pPr>
          <w:sdt>
            <w:sdtPr>
              <w:tag w:val="goog_rdk_105"/>
              <w:id w:val="2010842730"/>
            </w:sdtPr>
            <w:sdtContent>
              <w:ins w:id="115" w:author="BHA Regulatory Affairs Unit" w:date="2026-07-29T16:06:00Z">
                <w:r>
                  <w:t>Outpatient Treatment Services - ASAM Level 1.5-type services; and</w:t>
                </w:r>
              </w:ins>
            </w:sdtContent>
          </w:sdt>
        </w:p>
      </w:sdtContent>
    </w:sdt>
    <w:sdt>
      <w:sdtPr>
        <w:tag w:val="goog_rdk_108"/>
        <w:id w:val="-1824262335"/>
      </w:sdtPr>
      <w:sdtContent>
        <w:p w14:paraId="000000FF" w14:textId="77777777" w:rsidR="00CF3663" w:rsidRDefault="00000000">
          <w:pPr>
            <w:numPr>
              <w:ilvl w:val="4"/>
              <w:numId w:val="138"/>
            </w:numPr>
            <w:tabs>
              <w:tab w:val="left" w:pos="720"/>
              <w:tab w:val="left" w:pos="1440"/>
            </w:tabs>
            <w:spacing w:before="240"/>
            <w:rPr>
              <w:ins w:id="116" w:author="BHA Regulatory Affairs Unit" w:date="2026-07-29T16:06:00Z"/>
            </w:rPr>
          </w:pPr>
          <w:sdt>
            <w:sdtPr>
              <w:tag w:val="goog_rdk_107"/>
              <w:id w:val="-968577186"/>
            </w:sdtPr>
            <w:sdtContent>
              <w:ins w:id="117" w:author="BHA Regulatory Affairs Unit" w:date="2026-07-29T16:06:00Z">
                <w:r>
                  <w:t>This sub-endorsement is available to agencies serving mental health (MH), SUD, or co-occurring treatment types.</w:t>
                </w:r>
              </w:ins>
            </w:sdtContent>
          </w:sdt>
        </w:p>
      </w:sdtContent>
    </w:sdt>
    <w:sdt>
      <w:sdtPr>
        <w:tag w:val="goog_rdk_110"/>
        <w:id w:val="1625910943"/>
      </w:sdtPr>
      <w:sdtContent>
        <w:p w14:paraId="00000100" w14:textId="77777777" w:rsidR="00CF3663" w:rsidRDefault="00000000">
          <w:pPr>
            <w:numPr>
              <w:ilvl w:val="3"/>
              <w:numId w:val="138"/>
            </w:numPr>
            <w:tabs>
              <w:tab w:val="left" w:pos="720"/>
              <w:tab w:val="left" w:pos="1440"/>
            </w:tabs>
            <w:spacing w:before="240"/>
            <w:rPr>
              <w:ins w:id="118" w:author="BHA Regulatory Affairs Unit" w:date="2026-07-29T16:06:00Z"/>
            </w:rPr>
          </w:pPr>
          <w:sdt>
            <w:sdtPr>
              <w:tag w:val="goog_rdk_109"/>
              <w:id w:val="-2145519167"/>
            </w:sdtPr>
            <w:sdtContent>
              <w:ins w:id="119" w:author="BHA Regulatory Affairs Unit" w:date="2026-07-29T16:06:00Z">
                <w:r>
                  <w:t>Medically Managed Outpatient Treatment (MMOP) - ASAM Level 1.7 services.</w:t>
                </w:r>
              </w:ins>
            </w:sdtContent>
          </w:sdt>
        </w:p>
      </w:sdtContent>
    </w:sdt>
    <w:sdt>
      <w:sdtPr>
        <w:tag w:val="goog_rdk_112"/>
        <w:id w:val="1771659564"/>
      </w:sdtPr>
      <w:sdtContent>
        <w:p w14:paraId="00000101" w14:textId="77777777" w:rsidR="00CF3663" w:rsidRDefault="00000000">
          <w:pPr>
            <w:numPr>
              <w:ilvl w:val="4"/>
              <w:numId w:val="138"/>
            </w:numPr>
            <w:tabs>
              <w:tab w:val="left" w:pos="720"/>
              <w:tab w:val="left" w:pos="1440"/>
            </w:tabs>
            <w:spacing w:before="240"/>
            <w:rPr>
              <w:ins w:id="120" w:author="BHA Regulatory Affairs Unit" w:date="2026-07-29T16:06:00Z"/>
            </w:rPr>
          </w:pPr>
          <w:sdt>
            <w:sdtPr>
              <w:tag w:val="goog_rdk_111"/>
              <w:id w:val="1000750695"/>
            </w:sdtPr>
            <w:sdtContent>
              <w:ins w:id="121" w:author="BHA Regulatory Affairs Unit" w:date="2026-07-29T16:06:00Z">
                <w:r>
                  <w:t>This sub-endorsement is only available to agencies serving  SUD or co-occurring treatment types.</w:t>
                </w:r>
              </w:ins>
            </w:sdtContent>
          </w:sdt>
        </w:p>
      </w:sdtContent>
    </w:sdt>
    <w:sdt>
      <w:sdtPr>
        <w:tag w:val="goog_rdk_114"/>
        <w:id w:val="746984333"/>
      </w:sdtPr>
      <w:sdtContent>
        <w:p w14:paraId="00000102" w14:textId="77777777" w:rsidR="00CF3663" w:rsidRDefault="00000000">
          <w:pPr>
            <w:numPr>
              <w:ilvl w:val="2"/>
              <w:numId w:val="138"/>
            </w:numPr>
            <w:tabs>
              <w:tab w:val="left" w:pos="720"/>
              <w:tab w:val="left" w:pos="1440"/>
            </w:tabs>
            <w:spacing w:before="240"/>
            <w:rPr>
              <w:ins w:id="122" w:author="BHA Regulatory Affairs Unit" w:date="2026-07-29T16:06:00Z"/>
            </w:rPr>
          </w:pPr>
          <w:sdt>
            <w:sdtPr>
              <w:tag w:val="goog_rdk_113"/>
              <w:id w:val="-500332009"/>
            </w:sdtPr>
            <w:sdtContent>
              <w:ins w:id="123" w:author="BHA Regulatory Affairs Unit" w:date="2026-07-29T16:06:00Z">
                <w:r>
                  <w:t>Intensive Outpatient Services, as detailed in Chapter 4 of these Rules, including the following sub-endorsements:</w:t>
                </w:r>
              </w:ins>
            </w:sdtContent>
          </w:sdt>
        </w:p>
      </w:sdtContent>
    </w:sdt>
    <w:sdt>
      <w:sdtPr>
        <w:tag w:val="goog_rdk_116"/>
        <w:id w:val="-1479772952"/>
      </w:sdtPr>
      <w:sdtContent>
        <w:p w14:paraId="00000103" w14:textId="77777777" w:rsidR="00CF3663" w:rsidRDefault="00000000">
          <w:pPr>
            <w:numPr>
              <w:ilvl w:val="3"/>
              <w:numId w:val="138"/>
            </w:numPr>
            <w:tabs>
              <w:tab w:val="left" w:pos="720"/>
              <w:tab w:val="left" w:pos="1440"/>
            </w:tabs>
            <w:spacing w:before="240"/>
            <w:rPr>
              <w:ins w:id="124" w:author="BHA Regulatory Affairs Unit" w:date="2026-07-29T16:06:00Z"/>
            </w:rPr>
          </w:pPr>
          <w:sdt>
            <w:sdtPr>
              <w:tag w:val="goog_rdk_115"/>
              <w:id w:val="-1218569177"/>
            </w:sdtPr>
            <w:sdtContent>
              <w:ins w:id="125" w:author="BHA Regulatory Affairs Unit" w:date="2026-07-29T16:06:00Z">
                <w:r>
                  <w:t>Intensive Outpatient Program (IOP) Services - ASAM Level 2.1-type services;</w:t>
                </w:r>
              </w:ins>
            </w:sdtContent>
          </w:sdt>
        </w:p>
      </w:sdtContent>
    </w:sdt>
    <w:sdt>
      <w:sdtPr>
        <w:tag w:val="goog_rdk_118"/>
        <w:id w:val="-462804891"/>
      </w:sdtPr>
      <w:sdtContent>
        <w:p w14:paraId="00000104" w14:textId="77777777" w:rsidR="00CF3663" w:rsidRDefault="00000000">
          <w:pPr>
            <w:numPr>
              <w:ilvl w:val="4"/>
              <w:numId w:val="138"/>
            </w:numPr>
            <w:tabs>
              <w:tab w:val="left" w:pos="720"/>
              <w:tab w:val="left" w:pos="1440"/>
            </w:tabs>
            <w:spacing w:before="240"/>
            <w:rPr>
              <w:ins w:id="126" w:author="BHA Regulatory Affairs Unit" w:date="2026-07-29T16:06:00Z"/>
            </w:rPr>
          </w:pPr>
          <w:sdt>
            <w:sdtPr>
              <w:tag w:val="goog_rdk_117"/>
              <w:id w:val="-378939759"/>
            </w:sdtPr>
            <w:sdtContent>
              <w:ins w:id="127" w:author="BHA Regulatory Affairs Unit" w:date="2026-07-29T16:06:00Z">
                <w:r>
                  <w:t>This sub-endorsement is available to agencies serving MH, SUD, or co-occurring treatment types.</w:t>
                </w:r>
              </w:ins>
            </w:sdtContent>
          </w:sdt>
        </w:p>
      </w:sdtContent>
    </w:sdt>
    <w:sdt>
      <w:sdtPr>
        <w:tag w:val="goog_rdk_120"/>
        <w:id w:val="1771662618"/>
      </w:sdtPr>
      <w:sdtContent>
        <w:p w14:paraId="00000105" w14:textId="77777777" w:rsidR="00CF3663" w:rsidRDefault="00000000">
          <w:pPr>
            <w:numPr>
              <w:ilvl w:val="3"/>
              <w:numId w:val="138"/>
            </w:numPr>
            <w:tabs>
              <w:tab w:val="left" w:pos="720"/>
              <w:tab w:val="left" w:pos="1440"/>
            </w:tabs>
            <w:spacing w:before="240"/>
            <w:rPr>
              <w:ins w:id="128" w:author="BHA Regulatory Affairs Unit" w:date="2026-07-29T16:06:00Z"/>
            </w:rPr>
          </w:pPr>
          <w:sdt>
            <w:sdtPr>
              <w:tag w:val="goog_rdk_119"/>
              <w:id w:val="607463912"/>
            </w:sdtPr>
            <w:sdtContent>
              <w:ins w:id="129" w:author="BHA Regulatory Affairs Unit" w:date="2026-07-29T16:06:00Z">
                <w:r>
                  <w:t>High Intensity Outpatient (HIOP) and Partial Hospitalization Program (PHP) Services - ASAM Level 2.5-type services; and</w:t>
                </w:r>
              </w:ins>
            </w:sdtContent>
          </w:sdt>
        </w:p>
      </w:sdtContent>
    </w:sdt>
    <w:sdt>
      <w:sdtPr>
        <w:tag w:val="goog_rdk_122"/>
        <w:id w:val="1076520858"/>
      </w:sdtPr>
      <w:sdtContent>
        <w:p w14:paraId="00000106" w14:textId="77777777" w:rsidR="00CF3663" w:rsidRDefault="00000000">
          <w:pPr>
            <w:numPr>
              <w:ilvl w:val="4"/>
              <w:numId w:val="138"/>
            </w:numPr>
            <w:tabs>
              <w:tab w:val="left" w:pos="720"/>
              <w:tab w:val="left" w:pos="1440"/>
            </w:tabs>
            <w:spacing w:before="240"/>
            <w:rPr>
              <w:ins w:id="130" w:author="BHA Regulatory Affairs Unit" w:date="2026-07-29T16:06:00Z"/>
            </w:rPr>
          </w:pPr>
          <w:sdt>
            <w:sdtPr>
              <w:tag w:val="goog_rdk_121"/>
              <w:id w:val="-1320972761"/>
            </w:sdtPr>
            <w:sdtContent>
              <w:ins w:id="131" w:author="BHA Regulatory Affairs Unit" w:date="2026-07-29T16:06:00Z">
                <w:r>
                  <w:t>This sub-endorsement is available to agencies serving MH, SUD, or co-occurring treatment types.</w:t>
                </w:r>
              </w:ins>
            </w:sdtContent>
          </w:sdt>
        </w:p>
      </w:sdtContent>
    </w:sdt>
    <w:sdt>
      <w:sdtPr>
        <w:tag w:val="goog_rdk_124"/>
        <w:id w:val="-1480465815"/>
      </w:sdtPr>
      <w:sdtContent>
        <w:p w14:paraId="00000107" w14:textId="77777777" w:rsidR="00CF3663" w:rsidRDefault="00000000">
          <w:pPr>
            <w:numPr>
              <w:ilvl w:val="3"/>
              <w:numId w:val="138"/>
            </w:numPr>
            <w:tabs>
              <w:tab w:val="left" w:pos="720"/>
              <w:tab w:val="left" w:pos="1440"/>
            </w:tabs>
            <w:spacing w:before="240"/>
            <w:rPr>
              <w:ins w:id="132" w:author="BHA Regulatory Affairs Unit" w:date="2026-07-29T16:06:00Z"/>
            </w:rPr>
          </w:pPr>
          <w:sdt>
            <w:sdtPr>
              <w:tag w:val="goog_rdk_123"/>
              <w:id w:val="-355875148"/>
            </w:sdtPr>
            <w:sdtContent>
              <w:ins w:id="133" w:author="BHA Regulatory Affairs Unit" w:date="2026-07-29T16:06:00Z">
                <w:r>
                  <w:t>Medically Managed Intensive Outpatient Treatment - ASAM Level 2.7 services.</w:t>
                </w:r>
              </w:ins>
            </w:sdtContent>
          </w:sdt>
        </w:p>
      </w:sdtContent>
    </w:sdt>
    <w:sdt>
      <w:sdtPr>
        <w:tag w:val="goog_rdk_126"/>
        <w:id w:val="2085336279"/>
      </w:sdtPr>
      <w:sdtContent>
        <w:p w14:paraId="00000108" w14:textId="77777777" w:rsidR="00CF3663" w:rsidRDefault="00000000">
          <w:pPr>
            <w:numPr>
              <w:ilvl w:val="4"/>
              <w:numId w:val="138"/>
            </w:numPr>
            <w:tabs>
              <w:tab w:val="left" w:pos="720"/>
              <w:tab w:val="left" w:pos="1440"/>
            </w:tabs>
            <w:spacing w:before="240"/>
            <w:rPr>
              <w:ins w:id="134" w:author="BHA Regulatory Affairs Unit" w:date="2026-07-29T16:06:00Z"/>
            </w:rPr>
          </w:pPr>
          <w:sdt>
            <w:sdtPr>
              <w:tag w:val="goog_rdk_125"/>
              <w:id w:val="132318400"/>
            </w:sdtPr>
            <w:sdtContent>
              <w:ins w:id="135" w:author="BHA Regulatory Affairs Unit" w:date="2026-07-29T16:06:00Z">
                <w:r>
                  <w:t>This sub-endorsement is only available to agencies serving be SUD or co-occurring treatment types.</w:t>
                </w:r>
              </w:ins>
            </w:sdtContent>
          </w:sdt>
        </w:p>
      </w:sdtContent>
    </w:sdt>
    <w:sdt>
      <w:sdtPr>
        <w:tag w:val="goog_rdk_128"/>
        <w:id w:val="334380909"/>
      </w:sdtPr>
      <w:sdtContent>
        <w:p w14:paraId="00000109" w14:textId="77777777" w:rsidR="00CF3663" w:rsidRDefault="00000000">
          <w:pPr>
            <w:numPr>
              <w:ilvl w:val="2"/>
              <w:numId w:val="138"/>
            </w:numPr>
            <w:tabs>
              <w:tab w:val="left" w:pos="720"/>
              <w:tab w:val="left" w:pos="1440"/>
            </w:tabs>
            <w:spacing w:before="240"/>
            <w:rPr>
              <w:ins w:id="136" w:author="BHA Regulatory Affairs Unit" w:date="2026-07-29T16:06:00Z"/>
            </w:rPr>
          </w:pPr>
          <w:sdt>
            <w:sdtPr>
              <w:tag w:val="goog_rdk_127"/>
              <w:id w:val="1122113023"/>
            </w:sdtPr>
            <w:sdtContent>
              <w:ins w:id="137" w:author="BHA Regulatory Affairs Unit" w:date="2026-07-29T16:06:00Z">
                <w:r>
                  <w:t>Residential services, as detailed in Chapter 5 of these Rules, including the following sub-endorsements:</w:t>
                </w:r>
              </w:ins>
            </w:sdtContent>
          </w:sdt>
        </w:p>
      </w:sdtContent>
    </w:sdt>
    <w:sdt>
      <w:sdtPr>
        <w:tag w:val="goog_rdk_130"/>
        <w:id w:val="-1303655632"/>
      </w:sdtPr>
      <w:sdtContent>
        <w:p w14:paraId="0000010A" w14:textId="77777777" w:rsidR="00CF3663" w:rsidRDefault="00000000">
          <w:pPr>
            <w:numPr>
              <w:ilvl w:val="3"/>
              <w:numId w:val="138"/>
            </w:numPr>
            <w:tabs>
              <w:tab w:val="left" w:pos="720"/>
              <w:tab w:val="left" w:pos="1440"/>
            </w:tabs>
            <w:spacing w:before="240"/>
            <w:rPr>
              <w:ins w:id="138" w:author="BHA Regulatory Affairs Unit" w:date="2026-07-29T16:06:00Z"/>
            </w:rPr>
          </w:pPr>
          <w:sdt>
            <w:sdtPr>
              <w:tag w:val="goog_rdk_129"/>
              <w:id w:val="78458058"/>
            </w:sdtPr>
            <w:sdtContent>
              <w:ins w:id="139" w:author="BHA Regulatory Affairs Unit" w:date="2026-07-29T16:06:00Z">
                <w:r>
                  <w:t>Level One Mental Health Transitional Living Home;</w:t>
                </w:r>
              </w:ins>
            </w:sdtContent>
          </w:sdt>
        </w:p>
      </w:sdtContent>
    </w:sdt>
    <w:sdt>
      <w:sdtPr>
        <w:tag w:val="goog_rdk_132"/>
        <w:id w:val="1963772475"/>
      </w:sdtPr>
      <w:sdtContent>
        <w:p w14:paraId="0000010B" w14:textId="77777777" w:rsidR="00CF3663" w:rsidRDefault="00000000">
          <w:pPr>
            <w:numPr>
              <w:ilvl w:val="4"/>
              <w:numId w:val="138"/>
            </w:numPr>
            <w:tabs>
              <w:tab w:val="left" w:pos="720"/>
              <w:tab w:val="left" w:pos="1440"/>
            </w:tabs>
            <w:spacing w:before="240"/>
            <w:rPr>
              <w:ins w:id="140" w:author="BHA Regulatory Affairs Unit" w:date="2026-07-29T16:06:00Z"/>
            </w:rPr>
          </w:pPr>
          <w:sdt>
            <w:sdtPr>
              <w:tag w:val="goog_rdk_131"/>
              <w:id w:val="2053576099"/>
            </w:sdtPr>
            <w:sdtContent>
              <w:ins w:id="141" w:author="BHA Regulatory Affairs Unit" w:date="2026-07-29T16:06:00Z">
                <w:r>
                  <w:t>This sub-endorsement is only available to agencies serving MH or co-occurring treatment types.</w:t>
                </w:r>
              </w:ins>
            </w:sdtContent>
          </w:sdt>
        </w:p>
      </w:sdtContent>
    </w:sdt>
    <w:sdt>
      <w:sdtPr>
        <w:tag w:val="goog_rdk_134"/>
        <w:id w:val="482665278"/>
      </w:sdtPr>
      <w:sdtContent>
        <w:p w14:paraId="0000010C" w14:textId="77777777" w:rsidR="00CF3663" w:rsidRDefault="00000000">
          <w:pPr>
            <w:numPr>
              <w:ilvl w:val="3"/>
              <w:numId w:val="138"/>
            </w:numPr>
            <w:tabs>
              <w:tab w:val="left" w:pos="720"/>
              <w:tab w:val="left" w:pos="1440"/>
            </w:tabs>
            <w:spacing w:before="240"/>
            <w:rPr>
              <w:ins w:id="142" w:author="BHA Regulatory Affairs Unit" w:date="2026-07-29T16:06:00Z"/>
            </w:rPr>
          </w:pPr>
          <w:sdt>
            <w:sdtPr>
              <w:tag w:val="goog_rdk_133"/>
              <w:id w:val="-770384883"/>
            </w:sdtPr>
            <w:sdtContent>
              <w:ins w:id="143" w:author="BHA Regulatory Affairs Unit" w:date="2026-07-29T16:06:00Z">
                <w:r>
                  <w:t>Level Two Mental Health Transitional Living Home;</w:t>
                </w:r>
              </w:ins>
            </w:sdtContent>
          </w:sdt>
        </w:p>
      </w:sdtContent>
    </w:sdt>
    <w:sdt>
      <w:sdtPr>
        <w:tag w:val="goog_rdk_136"/>
        <w:id w:val="305007762"/>
      </w:sdtPr>
      <w:sdtContent>
        <w:p w14:paraId="0000010D" w14:textId="77777777" w:rsidR="00CF3663" w:rsidRDefault="00000000">
          <w:pPr>
            <w:numPr>
              <w:ilvl w:val="4"/>
              <w:numId w:val="138"/>
            </w:numPr>
            <w:tabs>
              <w:tab w:val="left" w:pos="720"/>
              <w:tab w:val="left" w:pos="1440"/>
            </w:tabs>
            <w:spacing w:before="240"/>
            <w:rPr>
              <w:ins w:id="144" w:author="BHA Regulatory Affairs Unit" w:date="2026-07-29T16:06:00Z"/>
            </w:rPr>
          </w:pPr>
          <w:sdt>
            <w:sdtPr>
              <w:tag w:val="goog_rdk_135"/>
              <w:id w:val="-119304559"/>
            </w:sdtPr>
            <w:sdtContent>
              <w:ins w:id="145" w:author="BHA Regulatory Affairs Unit" w:date="2026-07-29T16:06:00Z">
                <w:r>
                  <w:t>This sub-endorsement is only available to agencies serving MH or co-occurring treatment types.</w:t>
                </w:r>
              </w:ins>
            </w:sdtContent>
          </w:sdt>
        </w:p>
      </w:sdtContent>
    </w:sdt>
    <w:sdt>
      <w:sdtPr>
        <w:tag w:val="goog_rdk_138"/>
        <w:id w:val="1871557303"/>
      </w:sdtPr>
      <w:sdtContent>
        <w:p w14:paraId="0000010E" w14:textId="77777777" w:rsidR="00CF3663" w:rsidRDefault="00000000">
          <w:pPr>
            <w:numPr>
              <w:ilvl w:val="3"/>
              <w:numId w:val="138"/>
            </w:numPr>
            <w:tabs>
              <w:tab w:val="left" w:pos="720"/>
              <w:tab w:val="left" w:pos="1440"/>
            </w:tabs>
            <w:spacing w:before="240"/>
            <w:rPr>
              <w:ins w:id="146" w:author="BHA Regulatory Affairs Unit" w:date="2026-07-29T16:06:00Z"/>
            </w:rPr>
          </w:pPr>
          <w:sdt>
            <w:sdtPr>
              <w:tag w:val="goog_rdk_137"/>
              <w:id w:val="1721437653"/>
            </w:sdtPr>
            <w:sdtContent>
              <w:ins w:id="147" w:author="BHA Regulatory Affairs Unit" w:date="2026-07-29T16:06:00Z">
                <w:r>
                  <w:t>Clinically Managed Low-Intensity Residential Treatment Services - ASAM Level 3.1-type services;</w:t>
                </w:r>
              </w:ins>
            </w:sdtContent>
          </w:sdt>
        </w:p>
      </w:sdtContent>
    </w:sdt>
    <w:sdt>
      <w:sdtPr>
        <w:tag w:val="goog_rdk_140"/>
        <w:id w:val="-812340685"/>
      </w:sdtPr>
      <w:sdtContent>
        <w:p w14:paraId="0000010F" w14:textId="77777777" w:rsidR="00CF3663" w:rsidRDefault="00000000">
          <w:pPr>
            <w:numPr>
              <w:ilvl w:val="4"/>
              <w:numId w:val="138"/>
            </w:numPr>
            <w:tabs>
              <w:tab w:val="left" w:pos="720"/>
              <w:tab w:val="left" w:pos="1440"/>
            </w:tabs>
            <w:spacing w:before="240"/>
            <w:rPr>
              <w:ins w:id="148" w:author="BHA Regulatory Affairs Unit" w:date="2026-07-29T16:06:00Z"/>
            </w:rPr>
          </w:pPr>
          <w:sdt>
            <w:sdtPr>
              <w:tag w:val="goog_rdk_139"/>
              <w:id w:val="-1456197345"/>
            </w:sdtPr>
            <w:sdtContent>
              <w:ins w:id="149" w:author="BHA Regulatory Affairs Unit" w:date="2026-07-29T16:06:00Z">
                <w:r>
                  <w:t>This sub-endorsement is available to agencies serving MH, SUD, or co-occurring treatment types.</w:t>
                </w:r>
              </w:ins>
            </w:sdtContent>
          </w:sdt>
        </w:p>
      </w:sdtContent>
    </w:sdt>
    <w:sdt>
      <w:sdtPr>
        <w:tag w:val="goog_rdk_142"/>
        <w:id w:val="-1380222645"/>
      </w:sdtPr>
      <w:sdtContent>
        <w:p w14:paraId="00000110" w14:textId="77777777" w:rsidR="00CF3663" w:rsidRDefault="00000000">
          <w:pPr>
            <w:numPr>
              <w:ilvl w:val="3"/>
              <w:numId w:val="138"/>
            </w:numPr>
            <w:tabs>
              <w:tab w:val="left" w:pos="720"/>
              <w:tab w:val="left" w:pos="1440"/>
            </w:tabs>
            <w:spacing w:before="240"/>
            <w:rPr>
              <w:ins w:id="150" w:author="BHA Regulatory Affairs Unit" w:date="2026-07-29T16:06:00Z"/>
            </w:rPr>
          </w:pPr>
          <w:sdt>
            <w:sdtPr>
              <w:tag w:val="goog_rdk_141"/>
              <w:id w:val="-283047459"/>
            </w:sdtPr>
            <w:sdtContent>
              <w:ins w:id="151" w:author="BHA Regulatory Affairs Unit" w:date="2026-07-29T16:06:00Z">
                <w:r>
                  <w:t>Clinically Managed High-Intensity Residential Services - ASAM Level 3.5-type services; and</w:t>
                </w:r>
              </w:ins>
            </w:sdtContent>
          </w:sdt>
        </w:p>
      </w:sdtContent>
    </w:sdt>
    <w:sdt>
      <w:sdtPr>
        <w:tag w:val="goog_rdk_144"/>
        <w:id w:val="-577704886"/>
      </w:sdtPr>
      <w:sdtContent>
        <w:p w14:paraId="00000111" w14:textId="77777777" w:rsidR="00CF3663" w:rsidRDefault="00000000">
          <w:pPr>
            <w:numPr>
              <w:ilvl w:val="4"/>
              <w:numId w:val="138"/>
            </w:numPr>
            <w:tabs>
              <w:tab w:val="left" w:pos="720"/>
              <w:tab w:val="left" w:pos="1440"/>
            </w:tabs>
            <w:spacing w:before="240"/>
            <w:rPr>
              <w:ins w:id="152" w:author="BHA Regulatory Affairs Unit" w:date="2026-07-29T16:06:00Z"/>
            </w:rPr>
          </w:pPr>
          <w:sdt>
            <w:sdtPr>
              <w:tag w:val="goog_rdk_143"/>
              <w:id w:val="-1319869872"/>
            </w:sdtPr>
            <w:sdtContent>
              <w:ins w:id="153" w:author="BHA Regulatory Affairs Unit" w:date="2026-07-29T16:06:00Z">
                <w:r>
                  <w:t>This sub-endorsement is available to agencies serving MH, SUD, or co-occurring treatment types.</w:t>
                </w:r>
              </w:ins>
            </w:sdtContent>
          </w:sdt>
        </w:p>
      </w:sdtContent>
    </w:sdt>
    <w:sdt>
      <w:sdtPr>
        <w:tag w:val="goog_rdk_146"/>
        <w:id w:val="-29621706"/>
      </w:sdtPr>
      <w:sdtContent>
        <w:p w14:paraId="00000112" w14:textId="77777777" w:rsidR="00CF3663" w:rsidRDefault="00000000">
          <w:pPr>
            <w:numPr>
              <w:ilvl w:val="3"/>
              <w:numId w:val="138"/>
            </w:numPr>
            <w:tabs>
              <w:tab w:val="left" w:pos="720"/>
              <w:tab w:val="left" w:pos="1440"/>
            </w:tabs>
            <w:spacing w:before="240"/>
            <w:rPr>
              <w:ins w:id="154" w:author="BHA Regulatory Affairs Unit" w:date="2026-07-29T16:06:00Z"/>
            </w:rPr>
          </w:pPr>
          <w:sdt>
            <w:sdtPr>
              <w:tag w:val="goog_rdk_145"/>
              <w:id w:val="318479480"/>
            </w:sdtPr>
            <w:sdtContent>
              <w:ins w:id="155" w:author="BHA Regulatory Affairs Unit" w:date="2026-07-29T16:06:00Z">
                <w:r>
                  <w:t>Medically Monitored Residential Treatment (MMRT) - ASAM Level 3.7-type services.</w:t>
                </w:r>
              </w:ins>
            </w:sdtContent>
          </w:sdt>
        </w:p>
      </w:sdtContent>
    </w:sdt>
    <w:sdt>
      <w:sdtPr>
        <w:tag w:val="goog_rdk_148"/>
        <w:id w:val="588158274"/>
      </w:sdtPr>
      <w:sdtContent>
        <w:p w14:paraId="00000113" w14:textId="77777777" w:rsidR="00CF3663" w:rsidRDefault="00000000">
          <w:pPr>
            <w:numPr>
              <w:ilvl w:val="4"/>
              <w:numId w:val="138"/>
            </w:numPr>
            <w:tabs>
              <w:tab w:val="left" w:pos="720"/>
              <w:tab w:val="left" w:pos="1440"/>
            </w:tabs>
            <w:spacing w:before="240"/>
            <w:rPr>
              <w:ins w:id="156" w:author="BHA Regulatory Affairs Unit" w:date="2026-07-29T16:06:00Z"/>
            </w:rPr>
          </w:pPr>
          <w:sdt>
            <w:sdtPr>
              <w:tag w:val="goog_rdk_147"/>
              <w:id w:val="-568488939"/>
            </w:sdtPr>
            <w:sdtContent>
              <w:ins w:id="157" w:author="BHA Regulatory Affairs Unit" w:date="2026-07-29T16:06:00Z">
                <w:r>
                  <w:t>This sub-endorsement is available to agencies serving MH, SUD, or co-occurring treatment types.</w:t>
                </w:r>
              </w:ins>
            </w:sdtContent>
          </w:sdt>
        </w:p>
      </w:sdtContent>
    </w:sdt>
    <w:sdt>
      <w:sdtPr>
        <w:tag w:val="goog_rdk_150"/>
        <w:id w:val="-1852192608"/>
      </w:sdtPr>
      <w:sdtContent>
        <w:p w14:paraId="00000114" w14:textId="77777777" w:rsidR="00CF3663" w:rsidRDefault="00000000">
          <w:pPr>
            <w:numPr>
              <w:ilvl w:val="1"/>
              <w:numId w:val="138"/>
            </w:numPr>
            <w:tabs>
              <w:tab w:val="left" w:pos="720"/>
              <w:tab w:val="left" w:pos="1440"/>
            </w:tabs>
            <w:spacing w:before="240"/>
            <w:rPr>
              <w:ins w:id="158" w:author="BHA Regulatory Affairs Unit" w:date="2026-07-29T16:06:00Z"/>
            </w:rPr>
          </w:pPr>
          <w:sdt>
            <w:sdtPr>
              <w:tag w:val="goog_rdk_149"/>
              <w:id w:val="-1026633874"/>
            </w:sdtPr>
            <w:sdtContent>
              <w:ins w:id="159" w:author="BHA Regulatory Affairs Unit" w:date="2026-07-29T16:06:00Z">
                <w:r>
                  <w:t>Crisis Services Continuum, as detailed in Chapter 6 of these Rules.</w:t>
                </w:r>
              </w:ins>
            </w:sdtContent>
          </w:sdt>
        </w:p>
      </w:sdtContent>
    </w:sdt>
    <w:sdt>
      <w:sdtPr>
        <w:tag w:val="goog_rdk_152"/>
        <w:id w:val="1521860992"/>
      </w:sdtPr>
      <w:sdtContent>
        <w:p w14:paraId="00000115" w14:textId="77777777" w:rsidR="00CF3663" w:rsidRDefault="00000000">
          <w:pPr>
            <w:numPr>
              <w:ilvl w:val="2"/>
              <w:numId w:val="138"/>
            </w:numPr>
            <w:tabs>
              <w:tab w:val="left" w:pos="720"/>
              <w:tab w:val="left" w:pos="1440"/>
            </w:tabs>
            <w:spacing w:before="240"/>
            <w:rPr>
              <w:ins w:id="160" w:author="BHA Regulatory Affairs Unit" w:date="2026-07-29T16:06:00Z"/>
            </w:rPr>
          </w:pPr>
          <w:sdt>
            <w:sdtPr>
              <w:tag w:val="goog_rdk_151"/>
              <w:id w:val="-1767573735"/>
            </w:sdtPr>
            <w:sdtContent>
              <w:ins w:id="161" w:author="BHA Regulatory Affairs Unit" w:date="2026-07-29T16:06:00Z">
                <w:r>
                  <w:t>Walk-in-Crisis (WIC);</w:t>
                </w:r>
              </w:ins>
            </w:sdtContent>
          </w:sdt>
        </w:p>
      </w:sdtContent>
    </w:sdt>
    <w:sdt>
      <w:sdtPr>
        <w:tag w:val="goog_rdk_154"/>
        <w:id w:val="-1968919876"/>
      </w:sdtPr>
      <w:sdtContent>
        <w:p w14:paraId="00000116" w14:textId="77777777" w:rsidR="00CF3663" w:rsidRDefault="00000000">
          <w:pPr>
            <w:numPr>
              <w:ilvl w:val="3"/>
              <w:numId w:val="138"/>
            </w:numPr>
            <w:tabs>
              <w:tab w:val="left" w:pos="720"/>
              <w:tab w:val="left" w:pos="1440"/>
            </w:tabs>
            <w:spacing w:before="240"/>
            <w:rPr>
              <w:ins w:id="162" w:author="BHA Regulatory Affairs Unit" w:date="2026-07-29T16:06:00Z"/>
            </w:rPr>
          </w:pPr>
          <w:sdt>
            <w:sdtPr>
              <w:tag w:val="goog_rdk_153"/>
              <w:id w:val="475909020"/>
            </w:sdtPr>
            <w:sdtContent>
              <w:ins w:id="163" w:author="BHA Regulatory Affairs Unit" w:date="2026-07-29T16:06:00Z">
                <w:r>
                  <w:t>This sub-endorsement is only available to agencies serving the co-occurring treatment type.</w:t>
                </w:r>
              </w:ins>
            </w:sdtContent>
          </w:sdt>
        </w:p>
      </w:sdtContent>
    </w:sdt>
    <w:sdt>
      <w:sdtPr>
        <w:tag w:val="goog_rdk_156"/>
        <w:id w:val="1768285579"/>
      </w:sdtPr>
      <w:sdtContent>
        <w:p w14:paraId="00000117" w14:textId="77777777" w:rsidR="00CF3663" w:rsidRDefault="00000000">
          <w:pPr>
            <w:numPr>
              <w:ilvl w:val="2"/>
              <w:numId w:val="138"/>
            </w:numPr>
            <w:tabs>
              <w:tab w:val="left" w:pos="720"/>
              <w:tab w:val="left" w:pos="1440"/>
            </w:tabs>
            <w:spacing w:before="240"/>
            <w:rPr>
              <w:ins w:id="164" w:author="BHA Regulatory Affairs Unit" w:date="2026-07-29T16:06:00Z"/>
            </w:rPr>
          </w:pPr>
          <w:sdt>
            <w:sdtPr>
              <w:tag w:val="goog_rdk_155"/>
              <w:id w:val="1155956350"/>
            </w:sdtPr>
            <w:sdtContent>
              <w:ins w:id="165" w:author="BHA Regulatory Affairs Unit" w:date="2026-07-29T16:06:00Z">
                <w:r>
                  <w:t>Mobile Crisis Response (MCR) services;</w:t>
                </w:r>
              </w:ins>
            </w:sdtContent>
          </w:sdt>
        </w:p>
      </w:sdtContent>
    </w:sdt>
    <w:sdt>
      <w:sdtPr>
        <w:tag w:val="goog_rdk_158"/>
        <w:id w:val="1181602971"/>
      </w:sdtPr>
      <w:sdtContent>
        <w:p w14:paraId="00000118" w14:textId="77777777" w:rsidR="00CF3663" w:rsidRDefault="00000000">
          <w:pPr>
            <w:numPr>
              <w:ilvl w:val="3"/>
              <w:numId w:val="138"/>
            </w:numPr>
            <w:tabs>
              <w:tab w:val="left" w:pos="720"/>
              <w:tab w:val="left" w:pos="1440"/>
            </w:tabs>
            <w:spacing w:before="240"/>
            <w:rPr>
              <w:ins w:id="166" w:author="BHA Regulatory Affairs Unit" w:date="2026-07-29T16:06:00Z"/>
            </w:rPr>
          </w:pPr>
          <w:sdt>
            <w:sdtPr>
              <w:tag w:val="goog_rdk_157"/>
              <w:id w:val="-244658186"/>
            </w:sdtPr>
            <w:sdtContent>
              <w:ins w:id="167" w:author="BHA Regulatory Affairs Unit" w:date="2026-07-29T16:06:00Z">
                <w:r>
                  <w:t>This sub-endorsement is only available to agencies serving the co-occurring treatment type.</w:t>
                </w:r>
              </w:ins>
            </w:sdtContent>
          </w:sdt>
        </w:p>
      </w:sdtContent>
    </w:sdt>
    <w:sdt>
      <w:sdtPr>
        <w:tag w:val="goog_rdk_160"/>
        <w:id w:val="333722910"/>
      </w:sdtPr>
      <w:sdtContent>
        <w:p w14:paraId="00000119" w14:textId="77777777" w:rsidR="00CF3663" w:rsidRDefault="00000000">
          <w:pPr>
            <w:numPr>
              <w:ilvl w:val="2"/>
              <w:numId w:val="138"/>
            </w:numPr>
            <w:tabs>
              <w:tab w:val="left" w:pos="720"/>
              <w:tab w:val="left" w:pos="1440"/>
            </w:tabs>
            <w:spacing w:before="240"/>
            <w:rPr>
              <w:ins w:id="168" w:author="BHA Regulatory Affairs Unit" w:date="2026-07-29T16:06:00Z"/>
            </w:rPr>
          </w:pPr>
          <w:sdt>
            <w:sdtPr>
              <w:tag w:val="goog_rdk_159"/>
              <w:id w:val="-271013806"/>
            </w:sdtPr>
            <w:sdtContent>
              <w:ins w:id="169" w:author="BHA Regulatory Affairs Unit" w:date="2026-07-29T16:06:00Z">
                <w:r>
                  <w:t>Crisis Stabilization Unit (CSU) services;</w:t>
                </w:r>
              </w:ins>
            </w:sdtContent>
          </w:sdt>
        </w:p>
      </w:sdtContent>
    </w:sdt>
    <w:sdt>
      <w:sdtPr>
        <w:tag w:val="goog_rdk_162"/>
        <w:id w:val="1082513065"/>
      </w:sdtPr>
      <w:sdtContent>
        <w:p w14:paraId="0000011A" w14:textId="77777777" w:rsidR="00CF3663" w:rsidRDefault="00000000">
          <w:pPr>
            <w:numPr>
              <w:ilvl w:val="3"/>
              <w:numId w:val="138"/>
            </w:numPr>
            <w:tabs>
              <w:tab w:val="left" w:pos="720"/>
              <w:tab w:val="left" w:pos="1440"/>
            </w:tabs>
            <w:spacing w:before="240"/>
            <w:rPr>
              <w:ins w:id="170" w:author="BHA Regulatory Affairs Unit" w:date="2026-07-29T16:06:00Z"/>
            </w:rPr>
          </w:pPr>
          <w:sdt>
            <w:sdtPr>
              <w:tag w:val="goog_rdk_161"/>
              <w:id w:val="1958702243"/>
            </w:sdtPr>
            <w:sdtContent>
              <w:ins w:id="171" w:author="BHA Regulatory Affairs Unit" w:date="2026-07-29T16:06:00Z">
                <w:r>
                  <w:t>This sub-endorsement is only available to agencies serving the co-occurring treatment type.</w:t>
                </w:r>
              </w:ins>
            </w:sdtContent>
          </w:sdt>
        </w:p>
      </w:sdtContent>
    </w:sdt>
    <w:sdt>
      <w:sdtPr>
        <w:tag w:val="goog_rdk_164"/>
        <w:id w:val="-2146108234"/>
      </w:sdtPr>
      <w:sdtContent>
        <w:p w14:paraId="0000011B" w14:textId="77777777" w:rsidR="00CF3663" w:rsidRDefault="00000000">
          <w:pPr>
            <w:numPr>
              <w:ilvl w:val="2"/>
              <w:numId w:val="138"/>
            </w:numPr>
            <w:tabs>
              <w:tab w:val="left" w:pos="720"/>
              <w:tab w:val="left" w:pos="1440"/>
            </w:tabs>
            <w:spacing w:before="240"/>
            <w:rPr>
              <w:ins w:id="172" w:author="BHA Regulatory Affairs Unit" w:date="2026-07-29T16:06:00Z"/>
            </w:rPr>
          </w:pPr>
          <w:sdt>
            <w:sdtPr>
              <w:tag w:val="goog_rdk_163"/>
              <w:id w:val="-635376294"/>
            </w:sdtPr>
            <w:sdtContent>
              <w:ins w:id="173" w:author="BHA Regulatory Affairs Unit" w:date="2026-07-29T16:06:00Z">
                <w:r>
                  <w:t>Behavioral Health Crisis Center (BHCC) services; and</w:t>
                </w:r>
              </w:ins>
            </w:sdtContent>
          </w:sdt>
        </w:p>
      </w:sdtContent>
    </w:sdt>
    <w:sdt>
      <w:sdtPr>
        <w:tag w:val="goog_rdk_166"/>
        <w:id w:val="-50854058"/>
      </w:sdtPr>
      <w:sdtContent>
        <w:p w14:paraId="0000011C" w14:textId="77777777" w:rsidR="00CF3663" w:rsidRDefault="00000000">
          <w:pPr>
            <w:numPr>
              <w:ilvl w:val="3"/>
              <w:numId w:val="138"/>
            </w:numPr>
            <w:tabs>
              <w:tab w:val="left" w:pos="720"/>
              <w:tab w:val="left" w:pos="1440"/>
            </w:tabs>
            <w:spacing w:before="240"/>
            <w:rPr>
              <w:ins w:id="174" w:author="BHA Regulatory Affairs Unit" w:date="2026-07-29T16:06:00Z"/>
            </w:rPr>
          </w:pPr>
          <w:sdt>
            <w:sdtPr>
              <w:tag w:val="goog_rdk_165"/>
              <w:id w:val="1757244480"/>
            </w:sdtPr>
            <w:sdtContent>
              <w:ins w:id="175" w:author="BHA Regulatory Affairs Unit" w:date="2026-07-29T16:06:00Z">
                <w:r>
                  <w:t>This sub-endorsement is only available to agencies serving the co-occurring treatment type.</w:t>
                </w:r>
              </w:ins>
            </w:sdtContent>
          </w:sdt>
        </w:p>
      </w:sdtContent>
    </w:sdt>
    <w:sdt>
      <w:sdtPr>
        <w:tag w:val="goog_rdk_168"/>
        <w:id w:val="4308431"/>
      </w:sdtPr>
      <w:sdtContent>
        <w:p w14:paraId="0000011D" w14:textId="77777777" w:rsidR="00CF3663" w:rsidRDefault="00000000">
          <w:pPr>
            <w:numPr>
              <w:ilvl w:val="2"/>
              <w:numId w:val="138"/>
            </w:numPr>
            <w:tabs>
              <w:tab w:val="left" w:pos="720"/>
              <w:tab w:val="left" w:pos="1440"/>
            </w:tabs>
            <w:spacing w:before="240"/>
            <w:rPr>
              <w:ins w:id="176" w:author="BHA Regulatory Affairs Unit" w:date="2026-07-29T16:06:00Z"/>
            </w:rPr>
          </w:pPr>
          <w:sdt>
            <w:sdtPr>
              <w:tag w:val="goog_rdk_167"/>
              <w:id w:val="-1197130847"/>
            </w:sdtPr>
            <w:sdtContent>
              <w:ins w:id="177" w:author="BHA Regulatory Affairs Unit" w:date="2026-07-29T16:06:00Z">
                <w:r>
                  <w:t>Respite services, including the following sub-endorsements:</w:t>
                </w:r>
              </w:ins>
            </w:sdtContent>
          </w:sdt>
        </w:p>
      </w:sdtContent>
    </w:sdt>
    <w:sdt>
      <w:sdtPr>
        <w:tag w:val="goog_rdk_170"/>
        <w:id w:val="-598300302"/>
      </w:sdtPr>
      <w:sdtContent>
        <w:p w14:paraId="0000011E" w14:textId="77777777" w:rsidR="00CF3663" w:rsidRDefault="00000000">
          <w:pPr>
            <w:numPr>
              <w:ilvl w:val="3"/>
              <w:numId w:val="138"/>
            </w:numPr>
            <w:tabs>
              <w:tab w:val="left" w:pos="720"/>
              <w:tab w:val="left" w:pos="1440"/>
            </w:tabs>
            <w:spacing w:before="240"/>
            <w:rPr>
              <w:ins w:id="178" w:author="BHA Regulatory Affairs Unit" w:date="2026-07-29T16:06:00Z"/>
            </w:rPr>
          </w:pPr>
          <w:sdt>
            <w:sdtPr>
              <w:tag w:val="goog_rdk_169"/>
              <w:id w:val="1152193728"/>
            </w:sdtPr>
            <w:sdtContent>
              <w:ins w:id="179" w:author="BHA Regulatory Affairs Unit" w:date="2026-07-29T16:06:00Z">
                <w:r>
                  <w:t>Community-Based (outpatient services); and</w:t>
                </w:r>
              </w:ins>
            </w:sdtContent>
          </w:sdt>
        </w:p>
      </w:sdtContent>
    </w:sdt>
    <w:sdt>
      <w:sdtPr>
        <w:tag w:val="goog_rdk_172"/>
        <w:id w:val="1963202032"/>
      </w:sdtPr>
      <w:sdtContent>
        <w:p w14:paraId="0000011F" w14:textId="77777777" w:rsidR="00CF3663" w:rsidRDefault="00000000">
          <w:pPr>
            <w:numPr>
              <w:ilvl w:val="4"/>
              <w:numId w:val="138"/>
            </w:numPr>
            <w:tabs>
              <w:tab w:val="left" w:pos="720"/>
              <w:tab w:val="left" w:pos="1440"/>
            </w:tabs>
            <w:spacing w:before="240"/>
            <w:rPr>
              <w:ins w:id="180" w:author="BHA Regulatory Affairs Unit" w:date="2026-07-29T16:06:00Z"/>
            </w:rPr>
          </w:pPr>
          <w:sdt>
            <w:sdtPr>
              <w:tag w:val="goog_rdk_171"/>
              <w:id w:val="-378927758"/>
            </w:sdtPr>
            <w:sdtContent>
              <w:ins w:id="181" w:author="BHA Regulatory Affairs Unit" w:date="2026-07-29T16:06:00Z">
                <w:r>
                  <w:t>This sub-endorsement is available to agencies serving MH, SUD, or co-occurring treatment types.</w:t>
                </w:r>
              </w:ins>
            </w:sdtContent>
          </w:sdt>
        </w:p>
      </w:sdtContent>
    </w:sdt>
    <w:sdt>
      <w:sdtPr>
        <w:tag w:val="goog_rdk_174"/>
        <w:id w:val="-175147133"/>
      </w:sdtPr>
      <w:sdtContent>
        <w:p w14:paraId="00000120" w14:textId="77777777" w:rsidR="00CF3663" w:rsidRDefault="00000000">
          <w:pPr>
            <w:numPr>
              <w:ilvl w:val="3"/>
              <w:numId w:val="138"/>
            </w:numPr>
            <w:tabs>
              <w:tab w:val="left" w:pos="720"/>
              <w:tab w:val="left" w:pos="1440"/>
            </w:tabs>
            <w:spacing w:before="240"/>
            <w:rPr>
              <w:ins w:id="182" w:author="BHA Regulatory Affairs Unit" w:date="2026-07-29T16:06:00Z"/>
            </w:rPr>
          </w:pPr>
          <w:sdt>
            <w:sdtPr>
              <w:tag w:val="goog_rdk_173"/>
              <w:id w:val="731755157"/>
            </w:sdtPr>
            <w:sdtContent>
              <w:ins w:id="183" w:author="BHA Regulatory Affairs Unit" w:date="2026-07-29T16:06:00Z">
                <w:r>
                  <w:t>Residential.</w:t>
                </w:r>
              </w:ins>
            </w:sdtContent>
          </w:sdt>
        </w:p>
      </w:sdtContent>
    </w:sdt>
    <w:sdt>
      <w:sdtPr>
        <w:tag w:val="goog_rdk_176"/>
        <w:id w:val="414170207"/>
      </w:sdtPr>
      <w:sdtContent>
        <w:p w14:paraId="00000121" w14:textId="77777777" w:rsidR="00CF3663" w:rsidRDefault="00000000">
          <w:pPr>
            <w:numPr>
              <w:ilvl w:val="4"/>
              <w:numId w:val="138"/>
            </w:numPr>
            <w:tabs>
              <w:tab w:val="left" w:pos="720"/>
              <w:tab w:val="left" w:pos="1440"/>
            </w:tabs>
            <w:spacing w:before="240"/>
            <w:rPr>
              <w:ins w:id="184" w:author="BHA Regulatory Affairs Unit" w:date="2026-07-29T16:06:00Z"/>
            </w:rPr>
          </w:pPr>
          <w:sdt>
            <w:sdtPr>
              <w:tag w:val="goog_rdk_175"/>
              <w:id w:val="-1245028466"/>
            </w:sdtPr>
            <w:sdtContent>
              <w:ins w:id="185" w:author="BHA Regulatory Affairs Unit" w:date="2026-07-29T16:06:00Z">
                <w:r>
                  <w:t>This sub-endorsement is available to agencies serving MH, SUD, or co-occurring treatment types.</w:t>
                </w:r>
              </w:ins>
            </w:sdtContent>
          </w:sdt>
        </w:p>
      </w:sdtContent>
    </w:sdt>
    <w:sdt>
      <w:sdtPr>
        <w:tag w:val="goog_rdk_178"/>
        <w:id w:val="527469195"/>
      </w:sdtPr>
      <w:sdtContent>
        <w:p w14:paraId="00000122" w14:textId="77777777" w:rsidR="00CF3663" w:rsidRDefault="00000000">
          <w:pPr>
            <w:numPr>
              <w:ilvl w:val="1"/>
              <w:numId w:val="138"/>
            </w:numPr>
            <w:tabs>
              <w:tab w:val="left" w:pos="720"/>
              <w:tab w:val="left" w:pos="1440"/>
            </w:tabs>
            <w:spacing w:before="240"/>
            <w:rPr>
              <w:ins w:id="186" w:author="BHA Regulatory Affairs Unit" w:date="2026-07-29T16:06:00Z"/>
            </w:rPr>
          </w:pPr>
          <w:sdt>
            <w:sdtPr>
              <w:tag w:val="goog_rdk_177"/>
              <w:id w:val="928616927"/>
            </w:sdtPr>
            <w:sdtContent>
              <w:ins w:id="187" w:author="BHA Regulatory Affairs Unit" w:date="2026-07-29T16:06:00Z">
                <w:r>
                  <w:t>Population-Specific Endorsements</w:t>
                </w:r>
              </w:ins>
            </w:sdtContent>
          </w:sdt>
        </w:p>
      </w:sdtContent>
    </w:sdt>
    <w:sdt>
      <w:sdtPr>
        <w:tag w:val="goog_rdk_180"/>
        <w:id w:val="230959059"/>
      </w:sdtPr>
      <w:sdtContent>
        <w:p w14:paraId="00000123" w14:textId="77777777" w:rsidR="00CF3663" w:rsidRDefault="00000000">
          <w:pPr>
            <w:numPr>
              <w:ilvl w:val="2"/>
              <w:numId w:val="138"/>
            </w:numPr>
            <w:tabs>
              <w:tab w:val="left" w:pos="720"/>
              <w:tab w:val="left" w:pos="1440"/>
            </w:tabs>
            <w:spacing w:before="240"/>
            <w:rPr>
              <w:ins w:id="188" w:author="BHA Regulatory Affairs Unit" w:date="2026-07-29T16:06:00Z"/>
            </w:rPr>
          </w:pPr>
          <w:sdt>
            <w:sdtPr>
              <w:tag w:val="goog_rdk_179"/>
              <w:id w:val="1600259197"/>
            </w:sdtPr>
            <w:sdtContent>
              <w:ins w:id="189" w:author="BHA Regulatory Affairs Unit" w:date="2026-07-29T16:06:00Z">
                <w:r>
                  <w:t>Emergency Commitment (EC) for Substance Use, as detailed in Chapter 7 of these Rules;</w:t>
                </w:r>
              </w:ins>
            </w:sdtContent>
          </w:sdt>
        </w:p>
      </w:sdtContent>
    </w:sdt>
    <w:sdt>
      <w:sdtPr>
        <w:tag w:val="goog_rdk_182"/>
        <w:id w:val="1057078786"/>
      </w:sdtPr>
      <w:sdtContent>
        <w:p w14:paraId="00000124" w14:textId="77777777" w:rsidR="00CF3663" w:rsidRDefault="00000000">
          <w:pPr>
            <w:numPr>
              <w:ilvl w:val="2"/>
              <w:numId w:val="138"/>
            </w:numPr>
            <w:tabs>
              <w:tab w:val="left" w:pos="720"/>
              <w:tab w:val="left" w:pos="1440"/>
            </w:tabs>
            <w:spacing w:before="240"/>
            <w:rPr>
              <w:ins w:id="190" w:author="BHA Regulatory Affairs Unit" w:date="2026-07-29T16:06:00Z"/>
            </w:rPr>
          </w:pPr>
          <w:sdt>
            <w:sdtPr>
              <w:tag w:val="goog_rdk_181"/>
              <w:id w:val="-1511597516"/>
            </w:sdtPr>
            <w:sdtContent>
              <w:ins w:id="191" w:author="BHA Regulatory Affairs Unit" w:date="2026-07-29T16:06:00Z">
                <w:r>
                  <w:t>Involuntary Commitment (IC) for Substance Use Disorders, as detailed in Chapter 7 of these Rules;</w:t>
                </w:r>
              </w:ins>
            </w:sdtContent>
          </w:sdt>
        </w:p>
      </w:sdtContent>
    </w:sdt>
    <w:sdt>
      <w:sdtPr>
        <w:tag w:val="goog_rdk_184"/>
        <w:id w:val="1699258839"/>
      </w:sdtPr>
      <w:sdtContent>
        <w:p w14:paraId="00000125" w14:textId="77777777" w:rsidR="00CF3663" w:rsidRDefault="00000000">
          <w:pPr>
            <w:numPr>
              <w:ilvl w:val="2"/>
              <w:numId w:val="138"/>
            </w:numPr>
            <w:tabs>
              <w:tab w:val="left" w:pos="720"/>
              <w:tab w:val="left" w:pos="1440"/>
            </w:tabs>
            <w:spacing w:before="240"/>
            <w:rPr>
              <w:ins w:id="192" w:author="BHA Regulatory Affairs Unit" w:date="2026-07-29T16:06:00Z"/>
            </w:rPr>
          </w:pPr>
          <w:sdt>
            <w:sdtPr>
              <w:tag w:val="goog_rdk_183"/>
              <w:id w:val="-1925759279"/>
            </w:sdtPr>
            <w:sdtContent>
              <w:ins w:id="193" w:author="BHA Regulatory Affairs Unit" w:date="2026-07-29T16:06:00Z">
                <w:r>
                  <w:t>Services for Children and Families, as detailed in Chapter 8 of these Rules;</w:t>
                </w:r>
              </w:ins>
            </w:sdtContent>
          </w:sdt>
        </w:p>
      </w:sdtContent>
    </w:sdt>
    <w:sdt>
      <w:sdtPr>
        <w:tag w:val="goog_rdk_186"/>
        <w:id w:val="-362871414"/>
      </w:sdtPr>
      <w:sdtContent>
        <w:p w14:paraId="00000126" w14:textId="77777777" w:rsidR="00CF3663" w:rsidRDefault="00000000">
          <w:pPr>
            <w:numPr>
              <w:ilvl w:val="2"/>
              <w:numId w:val="138"/>
            </w:numPr>
            <w:tabs>
              <w:tab w:val="left" w:pos="720"/>
              <w:tab w:val="left" w:pos="1440"/>
            </w:tabs>
            <w:spacing w:before="240"/>
            <w:rPr>
              <w:ins w:id="194" w:author="BHA Regulatory Affairs Unit" w:date="2026-07-29T16:06:00Z"/>
            </w:rPr>
          </w:pPr>
          <w:sdt>
            <w:sdtPr>
              <w:tag w:val="goog_rdk_185"/>
              <w:id w:val="1989341201"/>
            </w:sdtPr>
            <w:sdtContent>
              <w:ins w:id="195" w:author="BHA Regulatory Affairs Unit" w:date="2026-07-29T16:06:00Z">
                <w:r>
                  <w:t>Maternal and Perinatal Behavioral Health Treatment, as detailed in Chapter 9 of these Rules; and</w:t>
                </w:r>
              </w:ins>
            </w:sdtContent>
          </w:sdt>
        </w:p>
      </w:sdtContent>
    </w:sdt>
    <w:sdt>
      <w:sdtPr>
        <w:tag w:val="goog_rdk_188"/>
        <w:id w:val="574346810"/>
      </w:sdtPr>
      <w:sdtContent>
        <w:p w14:paraId="00000127" w14:textId="77777777" w:rsidR="00CF3663" w:rsidRDefault="00000000">
          <w:pPr>
            <w:numPr>
              <w:ilvl w:val="2"/>
              <w:numId w:val="138"/>
            </w:numPr>
            <w:tabs>
              <w:tab w:val="left" w:pos="720"/>
              <w:tab w:val="left" w:pos="1440"/>
            </w:tabs>
            <w:spacing w:before="240"/>
            <w:rPr>
              <w:ins w:id="196" w:author="BHA Regulatory Affairs Unit" w:date="2026-07-29T16:06:00Z"/>
            </w:rPr>
          </w:pPr>
          <w:sdt>
            <w:sdtPr>
              <w:tag w:val="goog_rdk_187"/>
              <w:id w:val="-1022029292"/>
            </w:sdtPr>
            <w:sdtContent>
              <w:ins w:id="197" w:author="BHA Regulatory Affairs Unit" w:date="2026-07-29T16:06:00Z">
                <w:r>
                  <w:t xml:space="preserve">Services for Criminal Justice-Involved Individuals, as detailed in Chapter 10 of these Rules. </w:t>
                </w:r>
              </w:ins>
            </w:sdtContent>
          </w:sdt>
        </w:p>
      </w:sdtContent>
    </w:sdt>
    <w:sdt>
      <w:sdtPr>
        <w:tag w:val="goog_rdk_191"/>
        <w:id w:val="1205084512"/>
      </w:sdtPr>
      <w:sdtContent>
        <w:p w14:paraId="00000128" w14:textId="77777777" w:rsidR="00CF3663" w:rsidRDefault="00000000">
          <w:pPr>
            <w:keepNext/>
            <w:spacing w:before="240" w:after="60"/>
            <w:ind w:firstLine="0"/>
            <w:rPr>
              <w:ins w:id="198" w:author="BHA Regulatory Affairs Unit" w:date="2026-07-29T16:06:00Z"/>
              <w:b/>
              <w:bCs/>
            </w:rPr>
          </w:pPr>
          <w:sdt>
            <w:sdtPr>
              <w:tag w:val="goog_rdk_189"/>
              <w:id w:val="785797554"/>
            </w:sdtPr>
            <w:sdtContent>
              <w:sdt>
                <w:sdtPr>
                  <w:tag w:val="goog_rdk_190"/>
                  <w:id w:val="779956813"/>
                </w:sdtPr>
                <w:sdtContent>
                  <w:commentRangeStart w:id="199"/>
                </w:sdtContent>
              </w:sdt>
              <w:ins w:id="200" w:author="BHA Regulatory Affairs Unit" w:date="2026-07-29T16:06:00Z">
                <w:r>
                  <w:rPr>
                    <w:b/>
                    <w:bCs/>
                  </w:rPr>
                  <w:t>1.2</w:t>
                </w:r>
                <w:r>
                  <w:rPr>
                    <w:b/>
                    <w:bCs/>
                  </w:rPr>
                  <w:tab/>
                  <w:t>Definitions</w:t>
                </w:r>
                <w:commentRangeEnd w:id="199"/>
                <w:r>
                  <w:rPr>
                    <w:rStyle w:val="CommentReference"/>
                    <w:sz w:val="24"/>
                    <w:szCs w:val="24"/>
                  </w:rPr>
                  <w:commentReference w:id="199"/>
                </w:r>
              </w:ins>
            </w:sdtContent>
          </w:sdt>
        </w:p>
      </w:sdtContent>
    </w:sdt>
    <w:sdt>
      <w:sdtPr>
        <w:tag w:val="goog_rdk_193"/>
        <w:id w:val="-38072284"/>
      </w:sdtPr>
      <w:sdtContent>
        <w:p w14:paraId="00000129" w14:textId="77777777" w:rsidR="00CF3663" w:rsidRDefault="00000000">
          <w:pPr>
            <w:keepNext/>
            <w:spacing w:before="240" w:after="60"/>
            <w:ind w:firstLine="0"/>
            <w:rPr>
              <w:ins w:id="201" w:author="BHA Regulatory Affairs Unit" w:date="2026-07-29T16:06:00Z"/>
              <w:b/>
              <w:bCs/>
            </w:rPr>
          </w:pPr>
          <w:sdt>
            <w:sdtPr>
              <w:tag w:val="goog_rdk_192"/>
              <w:id w:val="1961626500"/>
            </w:sdtPr>
            <w:sdtContent>
              <w:ins w:id="202" w:author="BHA Regulatory Affairs Unit" w:date="2026-07-29T16:06:00Z">
                <w:r>
                  <w:rPr>
                    <w:b/>
                    <w:bCs/>
                    <w:smallCaps/>
                  </w:rPr>
                  <w:t>1.2.1</w:t>
                </w:r>
                <w:r>
                  <w:rPr>
                    <w:b/>
                    <w:bCs/>
                  </w:rPr>
                  <w:tab/>
                  <w:t>General Definitions</w:t>
                </w:r>
              </w:ins>
            </w:sdtContent>
          </w:sdt>
        </w:p>
      </w:sdtContent>
    </w:sdt>
    <w:sdt>
      <w:sdtPr>
        <w:tag w:val="goog_rdk_195"/>
        <w:id w:val="885729993"/>
      </w:sdtPr>
      <w:sdtContent>
        <w:p w14:paraId="0000012A" w14:textId="77777777" w:rsidR="00CF3663" w:rsidRDefault="00000000">
          <w:pPr>
            <w:spacing w:before="240"/>
            <w:ind w:firstLine="0"/>
            <w:rPr>
              <w:ins w:id="203" w:author="BHA Regulatory Affairs Unit" w:date="2026-07-29T16:06:00Z"/>
            </w:rPr>
          </w:pPr>
          <w:sdt>
            <w:sdtPr>
              <w:tag w:val="goog_rdk_194"/>
              <w:id w:val="1967260739"/>
            </w:sdtPr>
            <w:sdtContent>
              <w:ins w:id="204" w:author="BHA Regulatory Affairs Unit" w:date="2026-07-29T16:06:00Z">
                <w:r>
                  <w:t>“27-65 Designated Facility” means an agency that has applied for and been approved by the Behavioral Health Administration (BHA) under these Rules to provide mental health services governed by Article 65 of Title 27, C.R.S.</w:t>
                </w:r>
              </w:ins>
            </w:sdtContent>
          </w:sdt>
        </w:p>
      </w:sdtContent>
    </w:sdt>
    <w:sdt>
      <w:sdtPr>
        <w:tag w:val="goog_rdk_197"/>
        <w:id w:val="-1743233883"/>
      </w:sdtPr>
      <w:sdtContent>
        <w:p w14:paraId="0000012B" w14:textId="77777777" w:rsidR="00CF3663" w:rsidRDefault="00000000">
          <w:pPr>
            <w:spacing w:before="240"/>
            <w:ind w:firstLine="0"/>
            <w:rPr>
              <w:ins w:id="205" w:author="BHA Regulatory Affairs Unit" w:date="2026-07-29T16:06:00Z"/>
            </w:rPr>
          </w:pPr>
          <w:sdt>
            <w:sdtPr>
              <w:tag w:val="goog_rdk_196"/>
              <w:id w:val="1602924527"/>
            </w:sdtPr>
            <w:sdtContent>
              <w:ins w:id="206" w:author="BHA Regulatory Affairs Unit" w:date="2026-07-29T16:06:00Z">
                <w:r>
                  <w:t>“42 C.F.R. Part 2” means the federal regulations issued by the United States Secretary of Health and Human Services found at 42 C.F.R. Part 2 (January 2023), which are hereby incorporated by reference. No later editions or amendments are incorporated. These regulations are available at no cost from the U.S. Department of Health &amp; Human Services (HHS), Substance Abuse and Mental Health Services Administration SAMHSA, Office of Communications, 5600 Fishers Lane, Rockville, MD 20857 or at https://www.ecfr.gov/current/title-42. These regulations are also available for public inspection and copying at the Behavioral Health Administration, 710 S. Ash Street, Unit C140, Denver, CO 80246, during regular business hours.</w:t>
                </w:r>
              </w:ins>
            </w:sdtContent>
          </w:sdt>
        </w:p>
      </w:sdtContent>
    </w:sdt>
    <w:sdt>
      <w:sdtPr>
        <w:tag w:val="goog_rdk_199"/>
        <w:id w:val="419831224"/>
      </w:sdtPr>
      <w:sdtContent>
        <w:p w14:paraId="0000012C" w14:textId="77777777" w:rsidR="00CF3663" w:rsidRDefault="00000000">
          <w:pPr>
            <w:spacing w:before="240"/>
            <w:ind w:firstLine="0"/>
            <w:rPr>
              <w:ins w:id="207" w:author="BHA Regulatory Affairs Unit" w:date="2026-07-29T16:06:00Z"/>
            </w:rPr>
          </w:pPr>
          <w:sdt>
            <w:sdtPr>
              <w:tag w:val="goog_rdk_198"/>
              <w:id w:val="-572682426"/>
            </w:sdtPr>
            <w:sdtContent>
              <w:ins w:id="208" w:author="BHA Regulatory Affairs Unit" w:date="2026-07-29T16:06:00Z">
                <w:r>
                  <w:t>“42 C.F.R. Part 441” means the federal regulations issued by the United States Secretary of Health and Human Services found at 42 C.F.R. Part 441.151 (February 2023), which are hereby incorporated by reference. No later editions or amendments are incorporated. These regulations are available at no cost from the U.S. Department of Health &amp; Human Services, Substance Abuse &amp; Mental Health Services Administration, Office of Communications, 5600 Fishers Lane, Rockville, MD20857 or at  https://www.ecfr.gov/current/title-42. These regulations are also available for public inspection and copying at the Behavioral Health Administration, 710 S. Ash Street, Unit C140, Denver, CO 80246, during regular business hours.</w:t>
                </w:r>
              </w:ins>
            </w:sdtContent>
          </w:sdt>
        </w:p>
      </w:sdtContent>
    </w:sdt>
    <w:sdt>
      <w:sdtPr>
        <w:tag w:val="goog_rdk_201"/>
        <w:id w:val="-1356215337"/>
      </w:sdtPr>
      <w:sdtContent>
        <w:p w14:paraId="0000012D" w14:textId="77777777" w:rsidR="00CF3663" w:rsidRDefault="00000000">
          <w:pPr>
            <w:spacing w:before="240"/>
            <w:ind w:firstLine="0"/>
            <w:rPr>
              <w:ins w:id="209" w:author="BHA Regulatory Affairs Unit" w:date="2026-07-29T16:06:00Z"/>
            </w:rPr>
          </w:pPr>
          <w:sdt>
            <w:sdtPr>
              <w:tag w:val="goog_rdk_200"/>
              <w:id w:val="2062699495"/>
            </w:sdtPr>
            <w:sdtContent>
              <w:ins w:id="210" w:author="BHA Regulatory Affairs Unit" w:date="2026-07-29T16:06:00Z">
                <w:r>
                  <w:t>“72-hour Emergency Rule” means the regulation issued by the Drug Enforcement Administration (DEA) found at 21 C.F.R. § 1306.07 (June 2026), which is hereby incorporated by reference. No later editions or amendments are incorporated. This regulation is available at no cost from the DEA at 8701 Morrissette Drive Springfield, VA 22152 or at https://www.ecfr.gov/current/title-21. This regulation is also available for public inspection and copying at the Behavioral Health Administration (BHA), 710 S. Ash Street, Unit C140, Denver, CO 80246, during regular business hours.</w:t>
                </w:r>
              </w:ins>
            </w:sdtContent>
          </w:sdt>
        </w:p>
      </w:sdtContent>
    </w:sdt>
    <w:sdt>
      <w:sdtPr>
        <w:tag w:val="goog_rdk_203"/>
        <w:id w:val="1920276466"/>
      </w:sdtPr>
      <w:sdtContent>
        <w:p w14:paraId="0000012E" w14:textId="77777777" w:rsidR="00CF3663" w:rsidRDefault="00000000">
          <w:pPr>
            <w:spacing w:before="240"/>
            <w:ind w:firstLine="0"/>
            <w:rPr>
              <w:ins w:id="211" w:author="BHA Regulatory Affairs Unit" w:date="2026-07-29T16:06:00Z"/>
            </w:rPr>
          </w:pPr>
          <w:sdt>
            <w:sdtPr>
              <w:tag w:val="goog_rdk_202"/>
              <w:id w:val="1438041641"/>
            </w:sdtPr>
            <w:sdtContent>
              <w:ins w:id="212" w:author="BHA Regulatory Affairs Unit" w:date="2026-07-29T16:06:00Z">
                <w:r>
                  <w:t>“988 Crisis Hotline” or “988” means a state-identified hotline participating in the national suicide prevention lifeline network to respond to statewide or regional behavioral health crisis calls. More information about 988 may be found at https://www.988colorado.com/en.</w:t>
                </w:r>
              </w:ins>
            </w:sdtContent>
          </w:sdt>
        </w:p>
      </w:sdtContent>
    </w:sdt>
    <w:sdt>
      <w:sdtPr>
        <w:tag w:val="goog_rdk_205"/>
        <w:id w:val="940130622"/>
      </w:sdtPr>
      <w:sdtContent>
        <w:p w14:paraId="0000012F" w14:textId="77777777" w:rsidR="00CF3663" w:rsidRDefault="00000000">
          <w:pPr>
            <w:spacing w:before="240"/>
            <w:ind w:firstLine="0"/>
            <w:rPr>
              <w:ins w:id="213" w:author="BHA Regulatory Affairs Unit" w:date="2026-07-29T16:06:00Z"/>
            </w:rPr>
          </w:pPr>
          <w:sdt>
            <w:sdtPr>
              <w:tag w:val="goog_rdk_204"/>
              <w:id w:val="-1967967693"/>
            </w:sdtPr>
            <w:sdtContent>
              <w:ins w:id="214" w:author="BHA Regulatory Affairs Unit" w:date="2026-07-29T16:06:00Z">
                <w:r>
                  <w:t>“Activities of Daily Living (ADLs)” means activities that are oriented toward taking care of one’s own body, such as bathing, showering, bowel and bladder management, dressing, eating, feeding, functional mobility, personal device care, personal hygiene and grooming, sexual activity, sleep, rest, and toilet hygiene.</w:t>
                </w:r>
              </w:ins>
            </w:sdtContent>
          </w:sdt>
        </w:p>
      </w:sdtContent>
    </w:sdt>
    <w:sdt>
      <w:sdtPr>
        <w:tag w:val="goog_rdk_207"/>
        <w:id w:val="1447221801"/>
      </w:sdtPr>
      <w:sdtContent>
        <w:p w14:paraId="00000130" w14:textId="77777777" w:rsidR="00CF3663" w:rsidRDefault="00000000">
          <w:pPr>
            <w:spacing w:before="240"/>
            <w:ind w:firstLine="0"/>
            <w:rPr>
              <w:ins w:id="215" w:author="BHA Regulatory Affairs Unit" w:date="2026-07-29T16:06:00Z"/>
            </w:rPr>
          </w:pPr>
          <w:sdt>
            <w:sdtPr>
              <w:tag w:val="goog_rdk_206"/>
              <w:id w:val="-1089499265"/>
            </w:sdtPr>
            <w:sdtContent>
              <w:ins w:id="216" w:author="BHA Regulatory Affairs Unit" w:date="2026-07-29T16:06:00Z">
                <w:r>
                  <w:t xml:space="preserve">“Addiction” means a treatable chronic medical disease involving complex interactions among brain circuits, genetics, the environment, and an individual’s life experiences, as </w:t>
                </w:r>
                <w:r>
                  <w:lastRenderedPageBreak/>
                  <w:t>defined in the ASAM Criteria, which is incorporated by reference in Part 1.2.1 of this Chapter 1.</w:t>
                </w:r>
              </w:ins>
            </w:sdtContent>
          </w:sdt>
        </w:p>
      </w:sdtContent>
    </w:sdt>
    <w:sdt>
      <w:sdtPr>
        <w:tag w:val="goog_rdk_209"/>
        <w:id w:val="866036742"/>
      </w:sdtPr>
      <w:sdtContent>
        <w:p w14:paraId="00000131" w14:textId="77777777" w:rsidR="00CF3663" w:rsidRDefault="00000000">
          <w:pPr>
            <w:spacing w:before="240"/>
            <w:ind w:firstLine="0"/>
            <w:rPr>
              <w:ins w:id="217" w:author="BHA Regulatory Affairs Unit" w:date="2026-07-29T16:06:00Z"/>
            </w:rPr>
          </w:pPr>
          <w:sdt>
            <w:sdtPr>
              <w:tag w:val="goog_rdk_208"/>
              <w:id w:val="1452665806"/>
            </w:sdtPr>
            <w:sdtContent>
              <w:ins w:id="218" w:author="BHA Regulatory Affairs Unit" w:date="2026-07-29T16:06:00Z">
                <w:r>
                  <w:t>“Addiction Medication” means medications that are specifically indicated for and prescribed to treat substance use disorders (SUDs) as an initial life saving measure, motivational engagement strategy (e.g. withdrawal management), and as part of a long-term treatment plan similar to medications used to treat other chronic diseases such as bipolar disorder or diabetes, as defined in the ASAM Criteria, which is incorporated by reference in Part 1.2.1 of this Chapter 1.</w:t>
                </w:r>
              </w:ins>
            </w:sdtContent>
          </w:sdt>
        </w:p>
      </w:sdtContent>
    </w:sdt>
    <w:sdt>
      <w:sdtPr>
        <w:tag w:val="goog_rdk_211"/>
        <w:id w:val="-1674806928"/>
      </w:sdtPr>
      <w:sdtContent>
        <w:p w14:paraId="00000132" w14:textId="77777777" w:rsidR="00CF3663" w:rsidRDefault="00000000">
          <w:pPr>
            <w:spacing w:before="240"/>
            <w:ind w:firstLine="0"/>
            <w:rPr>
              <w:ins w:id="219" w:author="BHA Regulatory Affairs Unit" w:date="2026-07-29T16:06:00Z"/>
            </w:rPr>
          </w:pPr>
          <w:sdt>
            <w:sdtPr>
              <w:tag w:val="goog_rdk_210"/>
              <w:id w:val="-1136763035"/>
            </w:sdtPr>
            <w:sdtContent>
              <w:ins w:id="220" w:author="BHA Regulatory Affairs Unit" w:date="2026-07-29T16:06:00Z">
                <w:r>
                  <w:t>“Addiction Medicine” means a medical subspecialty concerned with the prevention, evaluation, diagnosis, treatment, and recovery of people with the disease of addiction and substance-related health conditions, as well as people who use substances—including nicotine, alcohol, prescription medications, and other licit and illicit drugs—in an unhealthy manner, as defined by the ASAM Criteria, which is incorporated by reference in Part 1.2.1 of this Chapter 1.</w:t>
                </w:r>
              </w:ins>
            </w:sdtContent>
          </w:sdt>
        </w:p>
      </w:sdtContent>
    </w:sdt>
    <w:sdt>
      <w:sdtPr>
        <w:tag w:val="goog_rdk_213"/>
        <w:id w:val="-974060429"/>
      </w:sdtPr>
      <w:sdtContent>
        <w:p w14:paraId="00000133" w14:textId="77777777" w:rsidR="00CF3663" w:rsidRDefault="00000000">
          <w:pPr>
            <w:spacing w:before="240"/>
            <w:ind w:firstLine="0"/>
            <w:rPr>
              <w:ins w:id="221" w:author="BHA Regulatory Affairs Unit" w:date="2026-07-29T16:06:00Z"/>
            </w:rPr>
          </w:pPr>
          <w:sdt>
            <w:sdtPr>
              <w:tag w:val="goog_rdk_212"/>
              <w:id w:val="-418327753"/>
            </w:sdtPr>
            <w:sdtContent>
              <w:ins w:id="222" w:author="BHA Regulatory Affairs Unit" w:date="2026-07-29T16:06:00Z">
                <w:r>
                  <w:t>“Addiction Psychiatry” means a psychiatric subspeciality concerned with the evaluation and treatment of individuals with alcohol, drug, or other substance-related disorders and of individuals with co-occurring substance-related and other psychiatric disorders, as defined in the ASAM Criteria, which is incorporated by reference in Part 1.2.1 of this Chapter 1.</w:t>
                </w:r>
              </w:ins>
            </w:sdtContent>
          </w:sdt>
        </w:p>
      </w:sdtContent>
    </w:sdt>
    <w:sdt>
      <w:sdtPr>
        <w:tag w:val="goog_rdk_215"/>
        <w:id w:val="793403082"/>
      </w:sdtPr>
      <w:sdtContent>
        <w:p w14:paraId="00000134" w14:textId="77777777" w:rsidR="00CF3663" w:rsidRDefault="00000000">
          <w:pPr>
            <w:spacing w:before="240"/>
            <w:ind w:firstLine="0"/>
            <w:rPr>
              <w:ins w:id="223" w:author="BHA Regulatory Affairs Unit" w:date="2026-07-29T16:06:00Z"/>
            </w:rPr>
          </w:pPr>
          <w:sdt>
            <w:sdtPr>
              <w:tag w:val="goog_rdk_214"/>
              <w:id w:val="775479228"/>
            </w:sdtPr>
            <w:sdtContent>
              <w:ins w:id="224" w:author="BHA Regulatory Affairs Unit" w:date="2026-07-29T16:06:00Z">
                <w:r>
                  <w:t>“Administer” means to apply a controlled substance, whether by injection, inhalation, ingestion, or any other means, to the body of an individual.</w:t>
                </w:r>
              </w:ins>
            </w:sdtContent>
          </w:sdt>
        </w:p>
      </w:sdtContent>
    </w:sdt>
    <w:sdt>
      <w:sdtPr>
        <w:tag w:val="goog_rdk_217"/>
        <w:id w:val="531115681"/>
      </w:sdtPr>
      <w:sdtContent>
        <w:p w14:paraId="00000135" w14:textId="77777777" w:rsidR="00CF3663" w:rsidRDefault="00000000">
          <w:pPr>
            <w:spacing w:before="240"/>
            <w:ind w:firstLine="0"/>
            <w:rPr>
              <w:ins w:id="225" w:author="BHA Regulatory Affairs Unit" w:date="2026-07-29T16:06:00Z"/>
            </w:rPr>
          </w:pPr>
          <w:sdt>
            <w:sdtPr>
              <w:tag w:val="goog_rdk_216"/>
              <w:id w:val="573600825"/>
            </w:sdtPr>
            <w:sdtContent>
              <w:ins w:id="226" w:author="BHA Regulatory Affairs Unit" w:date="2026-07-29T16:06:00Z">
                <w:r>
                  <w:t>“Administration” means (a) assisting a person in the ingestion, application, inhalation, or, using universal precautions, rectal or vaginal insertion of medication, including prescription drugs, (b) doing so in accordance with the legibly written or printed directions of the attending physician or other authorized practitioner or as written on the prescription label, and (c) making a written record thereof with regard to each medication administered, including the time and the amount taken. “Administration” does not include judgment, evaluation, or assessments, nor does it include the injection of medication, the monitoring of medication, or the self-administration of medication, including prescription drugs and including the self-injection of medication by an individual.</w:t>
                </w:r>
              </w:ins>
            </w:sdtContent>
          </w:sdt>
        </w:p>
      </w:sdtContent>
    </w:sdt>
    <w:sdt>
      <w:sdtPr>
        <w:tag w:val="goog_rdk_219"/>
        <w:id w:val="1165811607"/>
      </w:sdtPr>
      <w:sdtContent>
        <w:p w14:paraId="00000136" w14:textId="77777777" w:rsidR="00CF3663" w:rsidRDefault="00000000">
          <w:pPr>
            <w:spacing w:before="240"/>
            <w:ind w:firstLine="0"/>
            <w:rPr>
              <w:ins w:id="227" w:author="BHA Regulatory Affairs Unit" w:date="2026-07-29T16:06:00Z"/>
            </w:rPr>
          </w:pPr>
          <w:sdt>
            <w:sdtPr>
              <w:tag w:val="goog_rdk_218"/>
              <w:id w:val="-1437260819"/>
            </w:sdtPr>
            <w:sdtContent>
              <w:ins w:id="228" w:author="BHA Regulatory Affairs Unit" w:date="2026-07-29T16:06:00Z">
                <w:r>
                  <w:t>“Admission” means a point in an individual’s relationship with an organized treatment service when the intake process has been completed and the individual is eligible to receive the services.</w:t>
                </w:r>
              </w:ins>
            </w:sdtContent>
          </w:sdt>
        </w:p>
      </w:sdtContent>
    </w:sdt>
    <w:sdt>
      <w:sdtPr>
        <w:tag w:val="goog_rdk_221"/>
        <w:id w:val="-1623213719"/>
      </w:sdtPr>
      <w:sdtContent>
        <w:p w14:paraId="00000137" w14:textId="77777777" w:rsidR="00CF3663" w:rsidRDefault="00000000">
          <w:pPr>
            <w:spacing w:before="240"/>
            <w:ind w:firstLine="0"/>
            <w:rPr>
              <w:ins w:id="229" w:author="BHA Regulatory Affairs Unit" w:date="2026-07-29T16:06:00Z"/>
            </w:rPr>
          </w:pPr>
          <w:sdt>
            <w:sdtPr>
              <w:tag w:val="goog_rdk_220"/>
              <w:id w:val="2106318910"/>
            </w:sdtPr>
            <w:sdtContent>
              <w:ins w:id="230" w:author="BHA Regulatory Affairs Unit" w:date="2026-07-29T16:06:00Z">
                <w:r>
                  <w:t>“Admission Summary” means a brief review of assessments and other relevant intake data, including screenings, which summarizes an individual’s current status and provides a basis for individualized service and/or case management planning.</w:t>
                </w:r>
              </w:ins>
            </w:sdtContent>
          </w:sdt>
        </w:p>
      </w:sdtContent>
    </w:sdt>
    <w:sdt>
      <w:sdtPr>
        <w:tag w:val="goog_rdk_223"/>
        <w:id w:val="-170068059"/>
      </w:sdtPr>
      <w:sdtContent>
        <w:p w14:paraId="00000138" w14:textId="77777777" w:rsidR="00CF3663" w:rsidRDefault="00000000">
          <w:pPr>
            <w:spacing w:before="240"/>
            <w:ind w:firstLine="0"/>
            <w:rPr>
              <w:ins w:id="231" w:author="BHA Regulatory Affairs Unit" w:date="2026-07-29T16:06:00Z"/>
            </w:rPr>
          </w:pPr>
          <w:sdt>
            <w:sdtPr>
              <w:tag w:val="goog_rdk_222"/>
              <w:id w:val="133252671"/>
            </w:sdtPr>
            <w:sdtContent>
              <w:ins w:id="232" w:author="BHA Regulatory Affairs Unit" w:date="2026-07-29T16:06:00Z">
                <w:r>
                  <w:t>“Adult” means an individual who has attained eighteen (18) years of age, or who is an emancipated minor, as described in Section 14-13.7-102(1), C.R.S.</w:t>
                </w:r>
              </w:ins>
            </w:sdtContent>
          </w:sdt>
        </w:p>
      </w:sdtContent>
    </w:sdt>
    <w:sdt>
      <w:sdtPr>
        <w:tag w:val="goog_rdk_225"/>
        <w:id w:val="656841395"/>
      </w:sdtPr>
      <w:sdtContent>
        <w:p w14:paraId="00000139" w14:textId="77777777" w:rsidR="00CF3663" w:rsidRDefault="00000000">
          <w:pPr>
            <w:spacing w:before="240"/>
            <w:ind w:firstLine="0"/>
            <w:rPr>
              <w:ins w:id="233" w:author="BHA Regulatory Affairs Unit" w:date="2026-07-29T16:06:00Z"/>
            </w:rPr>
          </w:pPr>
          <w:sdt>
            <w:sdtPr>
              <w:tag w:val="goog_rdk_224"/>
              <w:id w:val="1784045313"/>
            </w:sdtPr>
            <w:sdtContent>
              <w:ins w:id="234" w:author="BHA Regulatory Affairs Unit" w:date="2026-07-29T16:06:00Z">
                <w:r>
                  <w:t xml:space="preserve">“Adverse Childhood Experiences (ACES)” means traumatic events that occur before the age of eighteen (18) years old. </w:t>
                </w:r>
                <w:r>
                  <w:rPr>
                    <w:smallCaps/>
                  </w:rPr>
                  <w:t>ACES</w:t>
                </w:r>
                <w:r>
                  <w:t xml:space="preserve"> can include but are not limited to:</w:t>
                </w:r>
              </w:ins>
            </w:sdtContent>
          </w:sdt>
        </w:p>
      </w:sdtContent>
    </w:sdt>
    <w:sdt>
      <w:sdtPr>
        <w:tag w:val="goog_rdk_227"/>
        <w:id w:val="1248589200"/>
      </w:sdtPr>
      <w:sdtContent>
        <w:p w14:paraId="0000013A" w14:textId="77777777" w:rsidR="00CF3663" w:rsidRDefault="00000000">
          <w:pPr>
            <w:numPr>
              <w:ilvl w:val="0"/>
              <w:numId w:val="51"/>
            </w:numPr>
            <w:tabs>
              <w:tab w:val="left" w:pos="720"/>
              <w:tab w:val="left" w:pos="1440"/>
            </w:tabs>
            <w:spacing w:before="240"/>
            <w:rPr>
              <w:ins w:id="235" w:author="BHA Regulatory Affairs Unit" w:date="2026-07-29T16:06:00Z"/>
            </w:rPr>
          </w:pPr>
          <w:sdt>
            <w:sdtPr>
              <w:tag w:val="goog_rdk_226"/>
              <w:id w:val="-1117295842"/>
            </w:sdtPr>
            <w:sdtContent>
              <w:ins w:id="236" w:author="BHA Regulatory Affairs Unit" w:date="2026-07-29T16:06:00Z">
                <w:r>
                  <w:t>Abuse, which can be emotional, verbal, physical, or sexual;</w:t>
                </w:r>
              </w:ins>
            </w:sdtContent>
          </w:sdt>
        </w:p>
      </w:sdtContent>
    </w:sdt>
    <w:sdt>
      <w:sdtPr>
        <w:tag w:val="goog_rdk_229"/>
        <w:id w:val="-1525654197"/>
      </w:sdtPr>
      <w:sdtContent>
        <w:p w14:paraId="0000013B" w14:textId="77777777" w:rsidR="00CF3663" w:rsidRDefault="00000000">
          <w:pPr>
            <w:numPr>
              <w:ilvl w:val="0"/>
              <w:numId w:val="51"/>
            </w:numPr>
            <w:tabs>
              <w:tab w:val="left" w:pos="720"/>
              <w:tab w:val="left" w:pos="1440"/>
            </w:tabs>
            <w:spacing w:before="240"/>
            <w:rPr>
              <w:ins w:id="237" w:author="BHA Regulatory Affairs Unit" w:date="2026-07-29T16:06:00Z"/>
            </w:rPr>
          </w:pPr>
          <w:sdt>
            <w:sdtPr>
              <w:tag w:val="goog_rdk_228"/>
              <w:id w:val="-609997868"/>
            </w:sdtPr>
            <w:sdtContent>
              <w:ins w:id="238" w:author="BHA Regulatory Affairs Unit" w:date="2026-07-29T16:06:00Z">
                <w:r>
                  <w:t>Neglect, either physical or emotional;</w:t>
                </w:r>
              </w:ins>
            </w:sdtContent>
          </w:sdt>
        </w:p>
      </w:sdtContent>
    </w:sdt>
    <w:sdt>
      <w:sdtPr>
        <w:tag w:val="goog_rdk_231"/>
        <w:id w:val="-1711070268"/>
      </w:sdtPr>
      <w:sdtContent>
        <w:p w14:paraId="0000013C" w14:textId="77777777" w:rsidR="00CF3663" w:rsidRDefault="00000000">
          <w:pPr>
            <w:numPr>
              <w:ilvl w:val="0"/>
              <w:numId w:val="51"/>
            </w:numPr>
            <w:tabs>
              <w:tab w:val="left" w:pos="720"/>
              <w:tab w:val="left" w:pos="1440"/>
            </w:tabs>
            <w:spacing w:before="240"/>
            <w:rPr>
              <w:ins w:id="239" w:author="BHA Regulatory Affairs Unit" w:date="2026-07-29T16:06:00Z"/>
            </w:rPr>
          </w:pPr>
          <w:sdt>
            <w:sdtPr>
              <w:tag w:val="goog_rdk_230"/>
              <w:id w:val="-1332314885"/>
            </w:sdtPr>
            <w:sdtContent>
              <w:ins w:id="240" w:author="BHA Regulatory Affairs Unit" w:date="2026-07-29T16:06:00Z">
                <w:r>
                  <w:t>Witnessing or experiencing domestic violence;</w:t>
                </w:r>
              </w:ins>
            </w:sdtContent>
          </w:sdt>
        </w:p>
      </w:sdtContent>
    </w:sdt>
    <w:sdt>
      <w:sdtPr>
        <w:tag w:val="goog_rdk_233"/>
        <w:id w:val="1263560562"/>
      </w:sdtPr>
      <w:sdtContent>
        <w:p w14:paraId="0000013D" w14:textId="77777777" w:rsidR="00CF3663" w:rsidRDefault="00000000">
          <w:pPr>
            <w:numPr>
              <w:ilvl w:val="0"/>
              <w:numId w:val="51"/>
            </w:numPr>
            <w:tabs>
              <w:tab w:val="left" w:pos="720"/>
              <w:tab w:val="left" w:pos="1440"/>
            </w:tabs>
            <w:spacing w:before="240"/>
            <w:rPr>
              <w:ins w:id="241" w:author="BHA Regulatory Affairs Unit" w:date="2026-07-29T16:06:00Z"/>
            </w:rPr>
          </w:pPr>
          <w:sdt>
            <w:sdtPr>
              <w:tag w:val="goog_rdk_232"/>
              <w:id w:val="-2033703396"/>
            </w:sdtPr>
            <w:sdtContent>
              <w:ins w:id="242" w:author="BHA Regulatory Affairs Unit" w:date="2026-07-29T16:06:00Z">
                <w:r>
                  <w:t>Substance misuse by a member of the household;</w:t>
                </w:r>
              </w:ins>
            </w:sdtContent>
          </w:sdt>
        </w:p>
      </w:sdtContent>
    </w:sdt>
    <w:sdt>
      <w:sdtPr>
        <w:tag w:val="goog_rdk_235"/>
        <w:id w:val="-512313134"/>
      </w:sdtPr>
      <w:sdtContent>
        <w:p w14:paraId="0000013E" w14:textId="77777777" w:rsidR="00CF3663" w:rsidRDefault="00000000">
          <w:pPr>
            <w:numPr>
              <w:ilvl w:val="0"/>
              <w:numId w:val="51"/>
            </w:numPr>
            <w:tabs>
              <w:tab w:val="left" w:pos="720"/>
              <w:tab w:val="left" w:pos="1440"/>
            </w:tabs>
            <w:spacing w:before="240"/>
            <w:rPr>
              <w:ins w:id="243" w:author="BHA Regulatory Affairs Unit" w:date="2026-07-29T16:06:00Z"/>
            </w:rPr>
          </w:pPr>
          <w:sdt>
            <w:sdtPr>
              <w:tag w:val="goog_rdk_234"/>
              <w:id w:val="1251356947"/>
            </w:sdtPr>
            <w:sdtContent>
              <w:ins w:id="244" w:author="BHA Regulatory Affairs Unit" w:date="2026-07-29T16:06:00Z">
                <w:r>
                  <w:t>Divorce or separation of parents and/or caregivers, or parental abandonment;</w:t>
                </w:r>
              </w:ins>
            </w:sdtContent>
          </w:sdt>
        </w:p>
      </w:sdtContent>
    </w:sdt>
    <w:sdt>
      <w:sdtPr>
        <w:tag w:val="goog_rdk_237"/>
        <w:id w:val="-780646722"/>
      </w:sdtPr>
      <w:sdtContent>
        <w:p w14:paraId="0000013F" w14:textId="77777777" w:rsidR="00CF3663" w:rsidRDefault="00000000">
          <w:pPr>
            <w:numPr>
              <w:ilvl w:val="0"/>
              <w:numId w:val="51"/>
            </w:numPr>
            <w:tabs>
              <w:tab w:val="left" w:pos="720"/>
              <w:tab w:val="left" w:pos="1440"/>
            </w:tabs>
            <w:spacing w:before="240"/>
            <w:rPr>
              <w:ins w:id="245" w:author="BHA Regulatory Affairs Unit" w:date="2026-07-29T16:06:00Z"/>
            </w:rPr>
          </w:pPr>
          <w:sdt>
            <w:sdtPr>
              <w:tag w:val="goog_rdk_236"/>
              <w:id w:val="-393435689"/>
            </w:sdtPr>
            <w:sdtContent>
              <w:ins w:id="246" w:author="BHA Regulatory Affairs Unit" w:date="2026-07-29T16:06:00Z">
                <w:r>
                  <w:t>Mental illness of a member of the household;</w:t>
                </w:r>
              </w:ins>
            </w:sdtContent>
          </w:sdt>
        </w:p>
      </w:sdtContent>
    </w:sdt>
    <w:sdt>
      <w:sdtPr>
        <w:tag w:val="goog_rdk_239"/>
        <w:id w:val="1849530996"/>
      </w:sdtPr>
      <w:sdtContent>
        <w:p w14:paraId="00000140" w14:textId="77777777" w:rsidR="00CF3663" w:rsidRDefault="00000000">
          <w:pPr>
            <w:numPr>
              <w:ilvl w:val="0"/>
              <w:numId w:val="51"/>
            </w:numPr>
            <w:tabs>
              <w:tab w:val="left" w:pos="720"/>
              <w:tab w:val="left" w:pos="1440"/>
            </w:tabs>
            <w:spacing w:before="240"/>
            <w:rPr>
              <w:ins w:id="247" w:author="BHA Regulatory Affairs Unit" w:date="2026-07-29T16:06:00Z"/>
            </w:rPr>
          </w:pPr>
          <w:sdt>
            <w:sdtPr>
              <w:tag w:val="goog_rdk_238"/>
              <w:id w:val="2082936732"/>
            </w:sdtPr>
            <w:sdtContent>
              <w:ins w:id="248" w:author="BHA Regulatory Affairs Unit" w:date="2026-07-29T16:06:00Z">
                <w:r>
                  <w:t>Loss of a member of the household;</w:t>
                </w:r>
              </w:ins>
            </w:sdtContent>
          </w:sdt>
        </w:p>
      </w:sdtContent>
    </w:sdt>
    <w:sdt>
      <w:sdtPr>
        <w:tag w:val="goog_rdk_241"/>
        <w:id w:val="-337760058"/>
      </w:sdtPr>
      <w:sdtContent>
        <w:p w14:paraId="00000141" w14:textId="77777777" w:rsidR="00CF3663" w:rsidRDefault="00000000">
          <w:pPr>
            <w:numPr>
              <w:ilvl w:val="0"/>
              <w:numId w:val="51"/>
            </w:numPr>
            <w:tabs>
              <w:tab w:val="left" w:pos="720"/>
              <w:tab w:val="left" w:pos="1440"/>
            </w:tabs>
            <w:spacing w:before="240"/>
            <w:rPr>
              <w:ins w:id="249" w:author="BHA Regulatory Affairs Unit" w:date="2026-07-29T16:06:00Z"/>
            </w:rPr>
          </w:pPr>
          <w:sdt>
            <w:sdtPr>
              <w:tag w:val="goog_rdk_240"/>
              <w:id w:val="-2110660790"/>
            </w:sdtPr>
            <w:sdtContent>
              <w:ins w:id="250" w:author="BHA Regulatory Affairs Unit" w:date="2026-07-29T16:06:00Z">
                <w:r>
                  <w:t>Attempted, or death by, suicide of a member of the household; and</w:t>
                </w:r>
              </w:ins>
            </w:sdtContent>
          </w:sdt>
        </w:p>
      </w:sdtContent>
    </w:sdt>
    <w:sdt>
      <w:sdtPr>
        <w:tag w:val="goog_rdk_243"/>
        <w:id w:val="2113520665"/>
      </w:sdtPr>
      <w:sdtContent>
        <w:p w14:paraId="00000142" w14:textId="77777777" w:rsidR="00CF3663" w:rsidRDefault="00000000">
          <w:pPr>
            <w:numPr>
              <w:ilvl w:val="0"/>
              <w:numId w:val="51"/>
            </w:numPr>
            <w:tabs>
              <w:tab w:val="left" w:pos="720"/>
              <w:tab w:val="left" w:pos="1440"/>
            </w:tabs>
            <w:spacing w:before="240"/>
            <w:rPr>
              <w:ins w:id="251" w:author="BHA Regulatory Affairs Unit" w:date="2026-07-29T16:06:00Z"/>
            </w:rPr>
          </w:pPr>
          <w:sdt>
            <w:sdtPr>
              <w:tag w:val="goog_rdk_242"/>
              <w:id w:val="827705827"/>
            </w:sdtPr>
            <w:sdtContent>
              <w:ins w:id="252" w:author="BHA Regulatory Affairs Unit" w:date="2026-07-29T16:06:00Z">
                <w:r>
                  <w:t>Incarceration of a member of the household.</w:t>
                </w:r>
              </w:ins>
            </w:sdtContent>
          </w:sdt>
        </w:p>
      </w:sdtContent>
    </w:sdt>
    <w:sdt>
      <w:sdtPr>
        <w:tag w:val="goog_rdk_245"/>
        <w:id w:val="-328654706"/>
      </w:sdtPr>
      <w:sdtContent>
        <w:p w14:paraId="00000143" w14:textId="77777777" w:rsidR="00CF3663" w:rsidRDefault="00000000">
          <w:pPr>
            <w:spacing w:before="240"/>
            <w:ind w:firstLine="0"/>
            <w:rPr>
              <w:ins w:id="253" w:author="BHA Regulatory Affairs Unit" w:date="2026-07-29T16:06:00Z"/>
            </w:rPr>
          </w:pPr>
          <w:sdt>
            <w:sdtPr>
              <w:tag w:val="goog_rdk_244"/>
              <w:id w:val="1691385493"/>
            </w:sdtPr>
            <w:sdtContent>
              <w:ins w:id="254" w:author="BHA Regulatory Affairs Unit" w:date="2026-07-29T16:06:00Z">
                <w:r>
                  <w:t>“Affidavit of Enrollment” means the document filed with the Department of Revenue, Division of Motor Vehicles, pursuant to Section 42-2-132(2)(II)(c), C.R.S., indicating proof of an individual’s current enrollment in a Level II Alcohol and Drug Education and Treatment program.</w:t>
                </w:r>
              </w:ins>
            </w:sdtContent>
          </w:sdt>
        </w:p>
      </w:sdtContent>
    </w:sdt>
    <w:sdt>
      <w:sdtPr>
        <w:tag w:val="goog_rdk_247"/>
        <w:id w:val="1295210607"/>
      </w:sdtPr>
      <w:sdtContent>
        <w:p w14:paraId="00000144" w14:textId="77777777" w:rsidR="00CF3663" w:rsidRDefault="00000000">
          <w:pPr>
            <w:spacing w:before="240"/>
            <w:ind w:firstLine="0"/>
            <w:rPr>
              <w:ins w:id="255" w:author="BHA Regulatory Affairs Unit" w:date="2026-07-29T16:06:00Z"/>
            </w:rPr>
          </w:pPr>
          <w:sdt>
            <w:sdtPr>
              <w:tag w:val="goog_rdk_246"/>
              <w:id w:val="-1025867602"/>
            </w:sdtPr>
            <w:sdtContent>
              <w:ins w:id="256" w:author="BHA Regulatory Affairs Unit" w:date="2026-07-29T16:06:00Z">
                <w:r>
                  <w:t>“Agency” means a behavioral health provider licensed, designated, or approved by  BHA.</w:t>
                </w:r>
              </w:ins>
            </w:sdtContent>
          </w:sdt>
        </w:p>
      </w:sdtContent>
    </w:sdt>
    <w:sdt>
      <w:sdtPr>
        <w:tag w:val="goog_rdk_249"/>
        <w:id w:val="2017738062"/>
      </w:sdtPr>
      <w:sdtContent>
        <w:p w14:paraId="00000145" w14:textId="77777777" w:rsidR="00CF3663" w:rsidRDefault="00000000">
          <w:pPr>
            <w:spacing w:before="240"/>
            <w:ind w:firstLine="0"/>
            <w:rPr>
              <w:ins w:id="257" w:author="BHA Regulatory Affairs Unit" w:date="2026-07-29T16:06:00Z"/>
            </w:rPr>
          </w:pPr>
          <w:sdt>
            <w:sdtPr>
              <w:tag w:val="goog_rdk_248"/>
              <w:id w:val="-348165262"/>
            </w:sdtPr>
            <w:sdtContent>
              <w:ins w:id="258" w:author="BHA Regulatory Affairs Unit" w:date="2026-07-29T16:06:00Z">
                <w:r>
                  <w:t>“Aggrieved” means having suffered actual loss or injury or being exposed to potential loss or injury to legitimate interests including, but not limited to, business, economic, aesthetic, governmental, recreational, or conservational interests, as defined in Section 24-4-102(3.5), C.R.S.</w:t>
                </w:r>
              </w:ins>
            </w:sdtContent>
          </w:sdt>
        </w:p>
      </w:sdtContent>
    </w:sdt>
    <w:sdt>
      <w:sdtPr>
        <w:tag w:val="goog_rdk_251"/>
        <w:id w:val="1220192455"/>
      </w:sdtPr>
      <w:sdtContent>
        <w:p w14:paraId="00000146" w14:textId="77777777" w:rsidR="00CF3663" w:rsidRDefault="00000000">
          <w:pPr>
            <w:spacing w:before="240"/>
            <w:ind w:firstLine="0"/>
            <w:rPr>
              <w:ins w:id="259" w:author="BHA Regulatory Affairs Unit" w:date="2026-07-29T16:06:00Z"/>
            </w:rPr>
          </w:pPr>
          <w:sdt>
            <w:sdtPr>
              <w:tag w:val="goog_rdk_250"/>
              <w:id w:val="-616783910"/>
            </w:sdtPr>
            <w:sdtContent>
              <w:ins w:id="260" w:author="BHA Regulatory Affairs Unit" w:date="2026-07-29T16:06:00Z">
                <w:r>
                  <w:t>“Alcohol and Drug Evaluation Specialists” or “ADES,” means persons within the Judicial Department, qualified to conduct pre- and post-sentence evaluations on, and provide supervision for, individuals convicted of DUI/DWAI.</w:t>
                </w:r>
              </w:ins>
            </w:sdtContent>
          </w:sdt>
        </w:p>
      </w:sdtContent>
    </w:sdt>
    <w:sdt>
      <w:sdtPr>
        <w:tag w:val="goog_rdk_253"/>
        <w:id w:val="1747679692"/>
      </w:sdtPr>
      <w:sdtContent>
        <w:p w14:paraId="00000147" w14:textId="77777777" w:rsidR="00CF3663" w:rsidRDefault="00000000">
          <w:pPr>
            <w:spacing w:before="240"/>
            <w:ind w:firstLine="0"/>
            <w:rPr>
              <w:ins w:id="261" w:author="BHA Regulatory Affairs Unit" w:date="2026-07-29T16:06:00Z"/>
            </w:rPr>
          </w:pPr>
          <w:sdt>
            <w:sdtPr>
              <w:tag w:val="goog_rdk_252"/>
              <w:id w:val="1210572261"/>
            </w:sdtPr>
            <w:sdtContent>
              <w:ins w:id="262" w:author="BHA Regulatory Affairs Unit" w:date="2026-07-29T16:06:00Z">
                <w:r>
                  <w:t>“Americans with Disabilities Act,</w:t>
                </w:r>
                <w:r>
                  <w:rPr>
                    <w:smallCaps/>
                  </w:rPr>
                  <w:t>”</w:t>
                </w:r>
                <w:r>
                  <w:t xml:space="preserve"> or “ADA,” means the Federal Americans with Disabilities Act of 1990, pub. L. No. 101-336 (1990), codified at 42 U.S.C. § 12101 et seq. (January 2017), which is hereby incorporated by reference. No later editions or amendments are incorporated. These regulations are available at no cost from the U.S. Department of Justice Civil Rights Division, Disability Rights Section, 950 Pennsylvania Avenue, NW Washington, D.C., 20530-001 or free of charge at https://www.ada.gov/law-and-regs/ada/. It is also available for public inspection at the Behavioral Health Administration, 710 S. Ash Street, Unit C140, Denver, CO 80246, during regular business hours.</w:t>
                </w:r>
              </w:ins>
            </w:sdtContent>
          </w:sdt>
        </w:p>
      </w:sdtContent>
    </w:sdt>
    <w:sdt>
      <w:sdtPr>
        <w:tag w:val="goog_rdk_255"/>
        <w:id w:val="-659307204"/>
      </w:sdtPr>
      <w:sdtContent>
        <w:p w14:paraId="00000148" w14:textId="77777777" w:rsidR="00CF3663" w:rsidRDefault="00000000">
          <w:pPr>
            <w:spacing w:before="240"/>
            <w:ind w:firstLine="0"/>
            <w:rPr>
              <w:ins w:id="263" w:author="BHA Regulatory Affairs Unit" w:date="2026-07-29T16:06:00Z"/>
            </w:rPr>
          </w:pPr>
          <w:sdt>
            <w:sdtPr>
              <w:tag w:val="goog_rdk_254"/>
              <w:id w:val="686555377"/>
            </w:sdtPr>
            <w:sdtContent>
              <w:ins w:id="264" w:author="BHA Regulatory Affairs Unit" w:date="2026-07-29T16:06:00Z">
                <w:r>
                  <w:t>“Applicant” means any behavioral health provider and/or business entity seeking one (1) or more credential(s) from BHA.</w:t>
                </w:r>
              </w:ins>
            </w:sdtContent>
          </w:sdt>
        </w:p>
      </w:sdtContent>
    </w:sdt>
    <w:sdt>
      <w:sdtPr>
        <w:tag w:val="goog_rdk_257"/>
        <w:id w:val="706712574"/>
      </w:sdtPr>
      <w:sdtContent>
        <w:p w14:paraId="00000149" w14:textId="77777777" w:rsidR="00CF3663" w:rsidRDefault="00000000">
          <w:pPr>
            <w:spacing w:before="240"/>
            <w:ind w:firstLine="0"/>
            <w:rPr>
              <w:ins w:id="265" w:author="BHA Regulatory Affairs Unit" w:date="2026-07-29T16:06:00Z"/>
            </w:rPr>
          </w:pPr>
          <w:sdt>
            <w:sdtPr>
              <w:tag w:val="goog_rdk_256"/>
              <w:id w:val="1372271249"/>
            </w:sdtPr>
            <w:sdtContent>
              <w:ins w:id="266" w:author="BHA Regulatory Affairs Unit" w:date="2026-07-29T16:06:00Z">
                <w:r>
                  <w:t>“ASAM Criteria” means the publication from the American Society of Addiction Medicine by Waller RC, Boyle MP, Daviss SR, et al, eds</w:t>
                </w:r>
                <w:r>
                  <w:rPr>
                    <w:smallCaps/>
                  </w:rPr>
                  <w:t xml:space="preserve">. </w:t>
                </w:r>
                <w:r>
                  <w:t>The ASAM Criteria: Treatment Criteria for Addictive, Substance-Related, and Co-occurring Conditions, Volume 1: Adults. 4th ed. Hazelden Publishing; 2023</w:t>
                </w:r>
                <w:r>
                  <w:rPr>
                    <w:smallCaps/>
                  </w:rPr>
                  <w:t>,</w:t>
                </w:r>
                <w:r>
                  <w:t xml:space="preserve"> which is hereby incorporated by reference. No later editions or amendments are incorporated. The ASAM Criteria is available for a fee at www.asam.org. It is also available for public inspection at the Behavioral Health Administration, 710 S. Ash Street, Unit C140, Denver, CO 80246, during regular business hours.</w:t>
                </w:r>
              </w:ins>
            </w:sdtContent>
          </w:sdt>
        </w:p>
      </w:sdtContent>
    </w:sdt>
    <w:sdt>
      <w:sdtPr>
        <w:tag w:val="goog_rdk_259"/>
        <w:id w:val="1049122795"/>
      </w:sdtPr>
      <w:sdtContent>
        <w:p w14:paraId="0000014A" w14:textId="77777777" w:rsidR="00CF3663" w:rsidRDefault="00000000">
          <w:pPr>
            <w:spacing w:before="240"/>
            <w:ind w:firstLine="0"/>
            <w:rPr>
              <w:ins w:id="267" w:author="BHA Regulatory Affairs Unit" w:date="2026-07-29T16:06:00Z"/>
            </w:rPr>
          </w:pPr>
          <w:sdt>
            <w:sdtPr>
              <w:tag w:val="goog_rdk_258"/>
              <w:id w:val="93849833"/>
            </w:sdtPr>
            <w:sdtContent>
              <w:ins w:id="268" w:author="BHA Regulatory Affairs Unit" w:date="2026-07-29T16:06:00Z">
                <w:r>
                  <w:t>“ASAM Dimensional Admission Criteria” means the standard within the ASAM Criteria, as incorporated by reference in Part 1.2.1 of this Chapter 1, that sets the clinical characteristics in each dimension and subdimension that determine the minimum level of care and services needed.</w:t>
                </w:r>
              </w:ins>
            </w:sdtContent>
          </w:sdt>
        </w:p>
      </w:sdtContent>
    </w:sdt>
    <w:sdt>
      <w:sdtPr>
        <w:tag w:val="goog_rdk_261"/>
        <w:id w:val="1706549912"/>
      </w:sdtPr>
      <w:sdtContent>
        <w:p w14:paraId="0000014B" w14:textId="77777777" w:rsidR="00CF3663" w:rsidRDefault="00000000">
          <w:pPr>
            <w:spacing w:before="240"/>
            <w:ind w:firstLine="0"/>
            <w:rPr>
              <w:ins w:id="269" w:author="BHA Regulatory Affairs Unit" w:date="2026-07-29T16:06:00Z"/>
            </w:rPr>
          </w:pPr>
          <w:sdt>
            <w:sdtPr>
              <w:tag w:val="goog_rdk_260"/>
              <w:id w:val="627189732"/>
            </w:sdtPr>
            <w:sdtContent>
              <w:ins w:id="270" w:author="BHA Regulatory Affairs Unit" w:date="2026-07-29T16:06:00Z">
                <w:r>
                  <w:t>“Assent” means to agree or approve of something (such as an idea or suggestion) especially after thoughtful consideration.</w:t>
                </w:r>
              </w:ins>
            </w:sdtContent>
          </w:sdt>
        </w:p>
      </w:sdtContent>
    </w:sdt>
    <w:sdt>
      <w:sdtPr>
        <w:tag w:val="goog_rdk_263"/>
        <w:id w:val="-1071455774"/>
      </w:sdtPr>
      <w:sdtContent>
        <w:p w14:paraId="0000014C" w14:textId="77777777" w:rsidR="00CF3663" w:rsidRDefault="00000000">
          <w:pPr>
            <w:spacing w:before="240"/>
            <w:ind w:firstLine="0"/>
            <w:rPr>
              <w:ins w:id="271" w:author="BHA Regulatory Affairs Unit" w:date="2026-07-29T16:06:00Z"/>
            </w:rPr>
          </w:pPr>
          <w:sdt>
            <w:sdtPr>
              <w:tag w:val="goog_rdk_262"/>
              <w:id w:val="-229713487"/>
            </w:sdtPr>
            <w:sdtContent>
              <w:ins w:id="272" w:author="BHA Regulatory Affairs Unit" w:date="2026-07-29T16:06:00Z">
                <w:r>
                  <w:t>“Assessment” means a formal and continuous process of collecting and evaluating information about an individual for service planning, treatment, and referral. Assessments establish justification for services.</w:t>
                </w:r>
              </w:ins>
            </w:sdtContent>
          </w:sdt>
        </w:p>
      </w:sdtContent>
    </w:sdt>
    <w:sdt>
      <w:sdtPr>
        <w:tag w:val="goog_rdk_265"/>
        <w:id w:val="-1237540854"/>
      </w:sdtPr>
      <w:sdtContent>
        <w:p w14:paraId="0000014D" w14:textId="77777777" w:rsidR="00CF3663" w:rsidRDefault="00000000">
          <w:pPr>
            <w:spacing w:before="240"/>
            <w:ind w:firstLine="0"/>
            <w:rPr>
              <w:ins w:id="273" w:author="BHA Regulatory Affairs Unit" w:date="2026-07-29T16:06:00Z"/>
            </w:rPr>
          </w:pPr>
          <w:sdt>
            <w:sdtPr>
              <w:tag w:val="goog_rdk_264"/>
              <w:id w:val="-215125364"/>
            </w:sdtPr>
            <w:sdtContent>
              <w:ins w:id="274" w:author="BHA Regulatory Affairs Unit" w:date="2026-07-29T16:06:00Z">
                <w:r>
                  <w:t>“Auxiliary Aids or Services” means an aid or service that is used to provide information to an individual with a cognitive, developmental, intellectual, neurological, or physical disability, and is available in a format or manner that allows the individual to better understand the information.</w:t>
                </w:r>
              </w:ins>
            </w:sdtContent>
          </w:sdt>
        </w:p>
      </w:sdtContent>
    </w:sdt>
    <w:sdt>
      <w:sdtPr>
        <w:tag w:val="goog_rdk_267"/>
        <w:id w:val="1730714553"/>
      </w:sdtPr>
      <w:sdtContent>
        <w:p w14:paraId="0000014E" w14:textId="77777777" w:rsidR="00CF3663" w:rsidRDefault="00000000">
          <w:pPr>
            <w:spacing w:before="240"/>
            <w:ind w:firstLine="0"/>
            <w:rPr>
              <w:ins w:id="275" w:author="BHA Regulatory Affairs Unit" w:date="2026-07-29T16:06:00Z"/>
            </w:rPr>
          </w:pPr>
          <w:sdt>
            <w:sdtPr>
              <w:tag w:val="goog_rdk_266"/>
              <w:id w:val="-1348656005"/>
            </w:sdtPr>
            <w:sdtContent>
              <w:ins w:id="276" w:author="BHA Regulatory Affairs Unit" w:date="2026-07-29T16:06:00Z">
                <w:r>
                  <w:t>“Behavioral Health” has the same meaning as provided in Section 27-50-101(1), C.R.S.</w:t>
                </w:r>
              </w:ins>
            </w:sdtContent>
          </w:sdt>
        </w:p>
      </w:sdtContent>
    </w:sdt>
    <w:sdt>
      <w:sdtPr>
        <w:tag w:val="goog_rdk_269"/>
        <w:id w:val="829724725"/>
      </w:sdtPr>
      <w:sdtContent>
        <w:p w14:paraId="0000014F" w14:textId="77777777" w:rsidR="00CF3663" w:rsidRDefault="00000000">
          <w:pPr>
            <w:spacing w:before="240"/>
            <w:ind w:firstLine="0"/>
            <w:rPr>
              <w:ins w:id="277" w:author="BHA Regulatory Affairs Unit" w:date="2026-07-29T16:06:00Z"/>
            </w:rPr>
          </w:pPr>
          <w:sdt>
            <w:sdtPr>
              <w:tag w:val="goog_rdk_268"/>
              <w:id w:val="-2004102346"/>
            </w:sdtPr>
            <w:sdtContent>
              <w:ins w:id="278" w:author="BHA Regulatory Affairs Unit" w:date="2026-07-29T16:06:00Z">
                <w:r>
                  <w:t>“Behavioral Health Administration” or “BHA” has the same meaning as provided in Section 27-50-101(2), C.R.S.</w:t>
                </w:r>
              </w:ins>
            </w:sdtContent>
          </w:sdt>
        </w:p>
      </w:sdtContent>
    </w:sdt>
    <w:sdt>
      <w:sdtPr>
        <w:tag w:val="goog_rdk_271"/>
        <w:id w:val="-895120239"/>
      </w:sdtPr>
      <w:sdtContent>
        <w:p w14:paraId="00000150" w14:textId="77777777" w:rsidR="00CF3663" w:rsidRDefault="00000000">
          <w:pPr>
            <w:spacing w:before="240"/>
            <w:ind w:firstLine="0"/>
            <w:rPr>
              <w:ins w:id="279" w:author="BHA Regulatory Affairs Unit" w:date="2026-07-29T16:06:00Z"/>
            </w:rPr>
          </w:pPr>
          <w:sdt>
            <w:sdtPr>
              <w:tag w:val="goog_rdk_270"/>
              <w:id w:val="-1522438625"/>
            </w:sdtPr>
            <w:sdtContent>
              <w:ins w:id="280" w:author="BHA Regulatory Affairs Unit" w:date="2026-07-29T16:06:00Z">
                <w:r>
                  <w:t>“Behavioral Health Administration DUI/DWAI legal supplement,” or “legal supplement,” means the document available to BHEs providing DUI/DWAI programming, incorporating information about recent legal updates to legislation impacting DUI/DWAI-involved individuals (2023 version). The legal supplement is available for inspection on the BHA website at https://bha.Colorado.gov/behavioral-health/DUI-services and at the Behavioral Health Administration headquarters, 710 South Ash Street, Unit C140, Denver, CO 80246, during regular business hours.</w:t>
                </w:r>
              </w:ins>
            </w:sdtContent>
          </w:sdt>
        </w:p>
      </w:sdtContent>
    </w:sdt>
    <w:sdt>
      <w:sdtPr>
        <w:tag w:val="goog_rdk_273"/>
        <w:id w:val="1037920624"/>
      </w:sdtPr>
      <w:sdtContent>
        <w:p w14:paraId="00000151" w14:textId="77777777" w:rsidR="00CF3663" w:rsidRDefault="00000000">
          <w:pPr>
            <w:spacing w:before="240"/>
            <w:ind w:firstLine="0"/>
            <w:rPr>
              <w:ins w:id="281" w:author="BHA Regulatory Affairs Unit" w:date="2026-07-29T16:06:00Z"/>
            </w:rPr>
          </w:pPr>
          <w:sdt>
            <w:sdtPr>
              <w:tag w:val="goog_rdk_272"/>
              <w:id w:val="821173091"/>
            </w:sdtPr>
            <w:sdtContent>
              <w:ins w:id="282" w:author="BHA Regulatory Affairs Unit" w:date="2026-07-29T16:06:00Z">
                <w:r>
                  <w:t>“Behavioral Health Administrative Service Organization,” or “BHASO,” means the regionally informed administrative service organization(s) contracted by BHA to establish, administer, and maintain adequate networks of safety net services and care coordination for the State of Colorado.</w:t>
                </w:r>
              </w:ins>
            </w:sdtContent>
          </w:sdt>
        </w:p>
      </w:sdtContent>
    </w:sdt>
    <w:sdt>
      <w:sdtPr>
        <w:tag w:val="goog_rdk_275"/>
        <w:id w:val="285778366"/>
      </w:sdtPr>
      <w:sdtContent>
        <w:p w14:paraId="00000152" w14:textId="77777777" w:rsidR="00CF3663" w:rsidRDefault="00000000">
          <w:pPr>
            <w:spacing w:before="240"/>
            <w:ind w:firstLine="0"/>
            <w:rPr>
              <w:ins w:id="283" w:author="BHA Regulatory Affairs Unit" w:date="2026-07-29T16:06:00Z"/>
            </w:rPr>
          </w:pPr>
          <w:sdt>
            <w:sdtPr>
              <w:tag w:val="goog_rdk_274"/>
              <w:id w:val="-565457053"/>
            </w:sdtPr>
            <w:sdtContent>
              <w:ins w:id="284" w:author="BHA Regulatory Affairs Unit" w:date="2026-07-29T16:06:00Z">
                <w:r>
                  <w:t>“Behavioral Health Crisis” means an experience of stress, emotional, or behavioral symptoms, difficulties with substance use, or a traumatic event that compromises or has the ability to negatively impact an individual’s wellbeing, safety, and/or the ability to function within their current family or caregiver environment, living situation, school, workplace, or community. This is typically defined by an individual experiencing the crisis or by a parent, caregiver, guardian, or designee of an individual, as appropriate.</w:t>
                </w:r>
              </w:ins>
            </w:sdtContent>
          </w:sdt>
        </w:p>
      </w:sdtContent>
    </w:sdt>
    <w:sdt>
      <w:sdtPr>
        <w:tag w:val="goog_rdk_277"/>
        <w:id w:val="824034431"/>
      </w:sdtPr>
      <w:sdtContent>
        <w:p w14:paraId="00000153" w14:textId="77777777" w:rsidR="00CF3663" w:rsidRDefault="00000000">
          <w:pPr>
            <w:spacing w:before="240"/>
            <w:ind w:firstLine="0"/>
            <w:rPr>
              <w:ins w:id="285" w:author="BHA Regulatory Affairs Unit" w:date="2026-07-29T16:06:00Z"/>
            </w:rPr>
          </w:pPr>
          <w:sdt>
            <w:sdtPr>
              <w:tag w:val="goog_rdk_276"/>
              <w:id w:val="-407515955"/>
            </w:sdtPr>
            <w:sdtContent>
              <w:ins w:id="286" w:author="BHA Regulatory Affairs Unit" w:date="2026-07-29T16:06:00Z">
                <w:r>
                  <w:t>“Behavioral Health Crisis Center,” or “BHCC,” means the co-location of Walk-In-Crisis (WIC) and Crisis Stabilization Unit (CSU) services and sub-endorsements. BHCCs receive and serve individuals experiencing a self-defined behavioral health crisis, with triage, screening, and assessment occurring on-site. BHCCs can accommodate overnight placement for voluntary and involuntary individuals who require oversight and support while stabilizing, but do not require hospitalization.</w:t>
                </w:r>
              </w:ins>
            </w:sdtContent>
          </w:sdt>
        </w:p>
      </w:sdtContent>
    </w:sdt>
    <w:sdt>
      <w:sdtPr>
        <w:tag w:val="goog_rdk_279"/>
        <w:id w:val="-945565566"/>
      </w:sdtPr>
      <w:sdtContent>
        <w:p w14:paraId="00000154" w14:textId="77777777" w:rsidR="00CF3663" w:rsidRDefault="00000000">
          <w:pPr>
            <w:spacing w:before="240"/>
            <w:ind w:firstLine="0"/>
            <w:rPr>
              <w:ins w:id="287" w:author="BHA Regulatory Affairs Unit" w:date="2026-07-29T16:06:00Z"/>
            </w:rPr>
          </w:pPr>
          <w:sdt>
            <w:sdtPr>
              <w:tag w:val="goog_rdk_278"/>
              <w:id w:val="-1057653484"/>
            </w:sdtPr>
            <w:sdtContent>
              <w:ins w:id="288" w:author="BHA Regulatory Affairs Unit" w:date="2026-07-29T16:06:00Z">
                <w:r>
                  <w:t>“Behavioral Health Crisis Response Team,” as defined in Section 27-65-102(4), C.R.S., means a mobile team that responds to people in the community who are in a behavioral health crisis, and includes at least one (1) licensed or bachelor-degree-level behavioral health worker. A "behavioral health crisis response team" includes, but is not limited to, a co-responder model, mobile crisis response unit, or a community response team.</w:t>
                </w:r>
              </w:ins>
            </w:sdtContent>
          </w:sdt>
        </w:p>
      </w:sdtContent>
    </w:sdt>
    <w:sdt>
      <w:sdtPr>
        <w:tag w:val="goog_rdk_281"/>
        <w:id w:val="-31107220"/>
      </w:sdtPr>
      <w:sdtContent>
        <w:p w14:paraId="00000155" w14:textId="77777777" w:rsidR="00CF3663" w:rsidRDefault="00000000">
          <w:pPr>
            <w:spacing w:before="240"/>
            <w:ind w:firstLine="0"/>
            <w:rPr>
              <w:ins w:id="289" w:author="BHA Regulatory Affairs Unit" w:date="2026-07-29T16:06:00Z"/>
            </w:rPr>
          </w:pPr>
          <w:sdt>
            <w:sdtPr>
              <w:tag w:val="goog_rdk_280"/>
              <w:id w:val="-579125779"/>
            </w:sdtPr>
            <w:sdtContent>
              <w:ins w:id="290" w:author="BHA Regulatory Affairs Unit" w:date="2026-07-29T16:06:00Z">
                <w:r>
                  <w:t>“Behavioral Health Crisis System,” or “Crisis System,” means the organized set of structures, processes, and services designed to meet all types of urgent and emerging mental health and substance use needs in a defined population or community, effectively and efficiently, within a geographic area. The crisis system includes SAMHSA defined requirements of:</w:t>
                </w:r>
              </w:ins>
            </w:sdtContent>
          </w:sdt>
        </w:p>
      </w:sdtContent>
    </w:sdt>
    <w:sdt>
      <w:sdtPr>
        <w:tag w:val="goog_rdk_283"/>
        <w:id w:val="-1872325712"/>
      </w:sdtPr>
      <w:sdtContent>
        <w:p w14:paraId="00000156" w14:textId="77777777" w:rsidR="00CF3663" w:rsidRDefault="00000000">
          <w:pPr>
            <w:numPr>
              <w:ilvl w:val="0"/>
              <w:numId w:val="52"/>
            </w:numPr>
            <w:tabs>
              <w:tab w:val="left" w:pos="720"/>
              <w:tab w:val="left" w:pos="1440"/>
            </w:tabs>
            <w:spacing w:before="240"/>
            <w:rPr>
              <w:ins w:id="291" w:author="BHA Regulatory Affairs Unit" w:date="2026-07-29T16:06:00Z"/>
            </w:rPr>
          </w:pPr>
          <w:sdt>
            <w:sdtPr>
              <w:tag w:val="goog_rdk_282"/>
              <w:id w:val="-715545386"/>
            </w:sdtPr>
            <w:sdtContent>
              <w:ins w:id="292" w:author="BHA Regulatory Affairs Unit" w:date="2026-07-29T16:06:00Z">
                <w:r>
                  <w:t>Someone to Contact, including 988 and Colorado Crisis Services;</w:t>
                </w:r>
              </w:ins>
            </w:sdtContent>
          </w:sdt>
        </w:p>
      </w:sdtContent>
    </w:sdt>
    <w:sdt>
      <w:sdtPr>
        <w:tag w:val="goog_rdk_285"/>
        <w:id w:val="1004423922"/>
      </w:sdtPr>
      <w:sdtContent>
        <w:p w14:paraId="00000157" w14:textId="77777777" w:rsidR="00CF3663" w:rsidRDefault="00000000">
          <w:pPr>
            <w:numPr>
              <w:ilvl w:val="0"/>
              <w:numId w:val="52"/>
            </w:numPr>
            <w:tabs>
              <w:tab w:val="left" w:pos="720"/>
              <w:tab w:val="left" w:pos="1440"/>
            </w:tabs>
            <w:spacing w:before="240"/>
            <w:rPr>
              <w:ins w:id="293" w:author="BHA Regulatory Affairs Unit" w:date="2026-07-29T16:06:00Z"/>
            </w:rPr>
          </w:pPr>
          <w:sdt>
            <w:sdtPr>
              <w:tag w:val="goog_rdk_284"/>
              <w:id w:val="990146643"/>
            </w:sdtPr>
            <w:sdtContent>
              <w:ins w:id="294" w:author="BHA Regulatory Affairs Unit" w:date="2026-07-29T16:06:00Z">
                <w:r>
                  <w:t>Someone to Respond, including mobile crisis response (MCR) teams; and</w:t>
                </w:r>
              </w:ins>
            </w:sdtContent>
          </w:sdt>
        </w:p>
      </w:sdtContent>
    </w:sdt>
    <w:sdt>
      <w:sdtPr>
        <w:tag w:val="goog_rdk_287"/>
        <w:id w:val="-2039003014"/>
      </w:sdtPr>
      <w:sdtContent>
        <w:p w14:paraId="00000158" w14:textId="77777777" w:rsidR="00CF3663" w:rsidRDefault="00000000">
          <w:pPr>
            <w:numPr>
              <w:ilvl w:val="0"/>
              <w:numId w:val="52"/>
            </w:numPr>
            <w:tabs>
              <w:tab w:val="left" w:pos="720"/>
              <w:tab w:val="left" w:pos="1440"/>
            </w:tabs>
            <w:spacing w:before="240"/>
            <w:rPr>
              <w:ins w:id="295" w:author="BHA Regulatory Affairs Unit" w:date="2026-07-29T16:06:00Z"/>
            </w:rPr>
          </w:pPr>
          <w:sdt>
            <w:sdtPr>
              <w:tag w:val="goog_rdk_286"/>
              <w:id w:val="-406623740"/>
            </w:sdtPr>
            <w:sdtContent>
              <w:ins w:id="296" w:author="BHA Regulatory Affairs Unit" w:date="2026-07-29T16:06:00Z">
                <w:r>
                  <w:t>A Safe Place for Help, including Walk-In Crisis (WIC) centers, Crisis Stabilization Units (CSU), Behavioral Health Crisis Centers (BHCC), and respite services.</w:t>
                </w:r>
              </w:ins>
            </w:sdtContent>
          </w:sdt>
        </w:p>
      </w:sdtContent>
    </w:sdt>
    <w:sdt>
      <w:sdtPr>
        <w:tag w:val="goog_rdk_289"/>
        <w:id w:val="1204848482"/>
      </w:sdtPr>
      <w:sdtContent>
        <w:p w14:paraId="00000159" w14:textId="77777777" w:rsidR="00CF3663" w:rsidRDefault="00000000">
          <w:pPr>
            <w:spacing w:before="240"/>
            <w:ind w:firstLine="0"/>
            <w:rPr>
              <w:ins w:id="297" w:author="BHA Regulatory Affairs Unit" w:date="2026-07-29T16:06:00Z"/>
            </w:rPr>
          </w:pPr>
          <w:sdt>
            <w:sdtPr>
              <w:tag w:val="goog_rdk_288"/>
              <w:id w:val="844499000"/>
            </w:sdtPr>
            <w:sdtContent>
              <w:ins w:id="298" w:author="BHA Regulatory Affairs Unit" w:date="2026-07-29T16:06:00Z">
                <w:r>
                  <w:t xml:space="preserve">"Behavioral Health Disorder" has the same meaning as provided in Section 27-50-101(3), C.R.S. </w:t>
                </w:r>
              </w:ins>
            </w:sdtContent>
          </w:sdt>
        </w:p>
      </w:sdtContent>
    </w:sdt>
    <w:sdt>
      <w:sdtPr>
        <w:tag w:val="goog_rdk_291"/>
        <w:id w:val="-1427488524"/>
      </w:sdtPr>
      <w:sdtContent>
        <w:p w14:paraId="0000015A" w14:textId="77777777" w:rsidR="00CF3663" w:rsidRDefault="00000000">
          <w:pPr>
            <w:spacing w:before="240"/>
            <w:ind w:firstLine="0"/>
            <w:rPr>
              <w:ins w:id="299" w:author="BHA Regulatory Affairs Unit" w:date="2026-07-29T16:06:00Z"/>
            </w:rPr>
          </w:pPr>
          <w:sdt>
            <w:sdtPr>
              <w:tag w:val="goog_rdk_290"/>
              <w:id w:val="-356839617"/>
            </w:sdtPr>
            <w:sdtContent>
              <w:ins w:id="300" w:author="BHA Regulatory Affairs Unit" w:date="2026-07-29T16:06:00Z">
                <w:r>
                  <w:t>“Behavioral Health Emergency” means an individual-defined crisis, which may include but is not limited to, an individual being at imminent risk of harming themself or others.</w:t>
                </w:r>
              </w:ins>
            </w:sdtContent>
          </w:sdt>
        </w:p>
      </w:sdtContent>
    </w:sdt>
    <w:sdt>
      <w:sdtPr>
        <w:tag w:val="goog_rdk_293"/>
        <w:id w:val="-1377885183"/>
      </w:sdtPr>
      <w:sdtContent>
        <w:p w14:paraId="0000015B" w14:textId="77777777" w:rsidR="00CF3663" w:rsidRDefault="00000000">
          <w:pPr>
            <w:spacing w:before="240"/>
            <w:ind w:firstLine="0"/>
            <w:rPr>
              <w:ins w:id="301" w:author="BHA Regulatory Affairs Unit" w:date="2026-07-29T16:06:00Z"/>
            </w:rPr>
          </w:pPr>
          <w:sdt>
            <w:sdtPr>
              <w:tag w:val="goog_rdk_292"/>
              <w:id w:val="-1528034642"/>
            </w:sdtPr>
            <w:sdtContent>
              <w:ins w:id="302" w:author="BHA Regulatory Affairs Unit" w:date="2026-07-29T16:06:00Z">
                <w:r>
                  <w:t xml:space="preserve">"Behavioral Health Entity" has the same meaning as provided in Section 27-50-101(4), C.R.S. </w:t>
                </w:r>
              </w:ins>
            </w:sdtContent>
          </w:sdt>
        </w:p>
      </w:sdtContent>
    </w:sdt>
    <w:sdt>
      <w:sdtPr>
        <w:tag w:val="goog_rdk_295"/>
        <w:id w:val="-1940156721"/>
      </w:sdtPr>
      <w:sdtContent>
        <w:p w14:paraId="0000015C" w14:textId="77777777" w:rsidR="00CF3663" w:rsidRDefault="00000000">
          <w:pPr>
            <w:spacing w:before="240"/>
            <w:ind w:firstLine="0"/>
            <w:rPr>
              <w:ins w:id="303" w:author="BHA Regulatory Affairs Unit" w:date="2026-07-29T16:06:00Z"/>
            </w:rPr>
          </w:pPr>
          <w:sdt>
            <w:sdtPr>
              <w:tag w:val="goog_rdk_294"/>
              <w:id w:val="-1902209296"/>
            </w:sdtPr>
            <w:sdtContent>
              <w:ins w:id="304" w:author="BHA Regulatory Affairs Unit" w:date="2026-07-29T16:06:00Z">
                <w:r>
                  <w:t>“Behavioral Health Provider” has the same meaning as provided in Section 27-50-101(6), C.R.S.</w:t>
                </w:r>
              </w:ins>
            </w:sdtContent>
          </w:sdt>
        </w:p>
      </w:sdtContent>
    </w:sdt>
    <w:sdt>
      <w:sdtPr>
        <w:tag w:val="goog_rdk_297"/>
        <w:id w:val="765244087"/>
      </w:sdtPr>
      <w:sdtContent>
        <w:p w14:paraId="0000015D" w14:textId="77777777" w:rsidR="00CF3663" w:rsidRDefault="00000000">
          <w:pPr>
            <w:spacing w:before="240"/>
            <w:ind w:firstLine="0"/>
            <w:rPr>
              <w:ins w:id="305" w:author="BHA Regulatory Affairs Unit" w:date="2026-07-29T16:06:00Z"/>
            </w:rPr>
          </w:pPr>
          <w:sdt>
            <w:sdtPr>
              <w:tag w:val="goog_rdk_296"/>
              <w:id w:val="1682461709"/>
            </w:sdtPr>
            <w:sdtContent>
              <w:ins w:id="306" w:author="BHA Regulatory Affairs Unit" w:date="2026-07-29T16:06:00Z">
                <w:r>
                  <w:t>"Behavioral Health Safety Net Provider" has the same meaning as provided in Section 27-50-101(7), C.R.S.</w:t>
                </w:r>
              </w:ins>
            </w:sdtContent>
          </w:sdt>
        </w:p>
      </w:sdtContent>
    </w:sdt>
    <w:sdt>
      <w:sdtPr>
        <w:tag w:val="goog_rdk_299"/>
        <w:id w:val="-1696409434"/>
      </w:sdtPr>
      <w:sdtContent>
        <w:p w14:paraId="0000015E" w14:textId="77777777" w:rsidR="00CF3663" w:rsidRDefault="00000000">
          <w:pPr>
            <w:spacing w:before="240"/>
            <w:ind w:firstLine="0"/>
            <w:rPr>
              <w:ins w:id="307" w:author="BHA Regulatory Affairs Unit" w:date="2026-07-29T16:06:00Z"/>
            </w:rPr>
          </w:pPr>
          <w:sdt>
            <w:sdtPr>
              <w:tag w:val="goog_rdk_298"/>
              <w:id w:val="950036995"/>
            </w:sdtPr>
            <w:sdtContent>
              <w:ins w:id="308" w:author="BHA Regulatory Affairs Unit" w:date="2026-07-29T16:06:00Z">
                <w:r>
                  <w:t>“Behavior Management System” means a structured set of proactive strategies and policies used to guide individuals towards positive and self-regulated actions. A behavior management system consists of clear rules, expectations and positive reinforcements to encourage positive behavior.</w:t>
                </w:r>
              </w:ins>
            </w:sdtContent>
          </w:sdt>
        </w:p>
      </w:sdtContent>
    </w:sdt>
    <w:sdt>
      <w:sdtPr>
        <w:tag w:val="goog_rdk_301"/>
        <w:id w:val="953372465"/>
      </w:sdtPr>
      <w:sdtContent>
        <w:p w14:paraId="0000015F" w14:textId="77777777" w:rsidR="00CF3663" w:rsidRDefault="00000000">
          <w:pPr>
            <w:spacing w:before="240"/>
            <w:ind w:firstLine="0"/>
            <w:rPr>
              <w:ins w:id="309" w:author="BHA Regulatory Affairs Unit" w:date="2026-07-29T16:06:00Z"/>
            </w:rPr>
          </w:pPr>
          <w:sdt>
            <w:sdtPr>
              <w:tag w:val="goog_rdk_300"/>
              <w:id w:val="-1077874489"/>
            </w:sdtPr>
            <w:sdtContent>
              <w:ins w:id="310" w:author="BHA Regulatory Affairs Unit" w:date="2026-07-29T16:06:00Z">
                <w:r>
                  <w:t>“Best Practices” are professional procedures, interventions, techniques, and treatment approaches that have quantitative data showing positive treatment outcomes over a period of time, but may not have enough research or replication to be considered an evidence-based approach.</w:t>
                </w:r>
              </w:ins>
            </w:sdtContent>
          </w:sdt>
        </w:p>
      </w:sdtContent>
    </w:sdt>
    <w:sdt>
      <w:sdtPr>
        <w:tag w:val="goog_rdk_303"/>
        <w:id w:val="1844887924"/>
      </w:sdtPr>
      <w:sdtContent>
        <w:p w14:paraId="00000160" w14:textId="77777777" w:rsidR="00CF3663" w:rsidRDefault="00000000">
          <w:pPr>
            <w:spacing w:before="240"/>
            <w:ind w:firstLine="0"/>
            <w:rPr>
              <w:ins w:id="311" w:author="BHA Regulatory Affairs Unit" w:date="2026-07-29T16:06:00Z"/>
            </w:rPr>
          </w:pPr>
          <w:sdt>
            <w:sdtPr>
              <w:tag w:val="goog_rdk_302"/>
              <w:id w:val="230739316"/>
            </w:sdtPr>
            <w:sdtContent>
              <w:ins w:id="312" w:author="BHA Regulatory Affairs Unit" w:date="2026-07-29T16:06:00Z">
                <w:r>
                  <w:t>“Breath or Blood Testing” includes the testing described in Section 42-4-1301.1(2)(a)(I), C.R.S.</w:t>
                </w:r>
              </w:ins>
            </w:sdtContent>
          </w:sdt>
        </w:p>
      </w:sdtContent>
    </w:sdt>
    <w:sdt>
      <w:sdtPr>
        <w:tag w:val="goog_rdk_305"/>
        <w:id w:val="336176033"/>
      </w:sdtPr>
      <w:sdtContent>
        <w:p w14:paraId="00000161" w14:textId="77777777" w:rsidR="00CF3663" w:rsidRDefault="00000000">
          <w:pPr>
            <w:spacing w:before="240"/>
            <w:ind w:firstLine="0"/>
            <w:rPr>
              <w:ins w:id="313" w:author="BHA Regulatory Affairs Unit" w:date="2026-07-29T16:06:00Z"/>
            </w:rPr>
          </w:pPr>
          <w:sdt>
            <w:sdtPr>
              <w:tag w:val="goog_rdk_304"/>
              <w:id w:val="1096598517"/>
            </w:sdtPr>
            <w:sdtContent>
              <w:ins w:id="314" w:author="BHA Regulatory Affairs Unit" w:date="2026-07-29T16:06:00Z">
                <w:r>
                  <w:t>“Bridge script” means a temporary, short-term supply of medication(s) provided to an individual to avoid disruption to their medication regimen for behavioral health services. Bridge scripts cover potential service gaps, prioritizes safety, and improves behavioral health outcome of individuals, typically lasting no more than thirty (30) calendar days.</w:t>
                </w:r>
              </w:ins>
            </w:sdtContent>
          </w:sdt>
        </w:p>
      </w:sdtContent>
    </w:sdt>
    <w:sdt>
      <w:sdtPr>
        <w:tag w:val="goog_rdk_307"/>
        <w:id w:val="1872736939"/>
      </w:sdtPr>
      <w:sdtContent>
        <w:p w14:paraId="00000162" w14:textId="77777777" w:rsidR="00CF3663" w:rsidRDefault="00000000">
          <w:pPr>
            <w:spacing w:before="240"/>
            <w:ind w:firstLine="0"/>
            <w:rPr>
              <w:ins w:id="315" w:author="BHA Regulatory Affairs Unit" w:date="2026-07-29T16:06:00Z"/>
            </w:rPr>
          </w:pPr>
          <w:sdt>
            <w:sdtPr>
              <w:tag w:val="goog_rdk_306"/>
              <w:id w:val="670905291"/>
            </w:sdtPr>
            <w:sdtContent>
              <w:ins w:id="316" w:author="BHA Regulatory Affairs Unit" w:date="2026-07-29T16:06:00Z">
                <w:r>
                  <w:t>“Brief Therapeutic Interventions” means interactions that are intended to induce a change in a behavioral health-related behavior(s).</w:t>
                </w:r>
              </w:ins>
            </w:sdtContent>
          </w:sdt>
        </w:p>
      </w:sdtContent>
    </w:sdt>
    <w:sdt>
      <w:sdtPr>
        <w:tag w:val="goog_rdk_309"/>
        <w:id w:val="2068204235"/>
      </w:sdtPr>
      <w:sdtContent>
        <w:p w14:paraId="00000163" w14:textId="77777777" w:rsidR="00CF3663" w:rsidRDefault="00000000">
          <w:pPr>
            <w:spacing w:before="240"/>
            <w:ind w:firstLine="0"/>
            <w:rPr>
              <w:ins w:id="317" w:author="BHA Regulatory Affairs Unit" w:date="2026-07-29T16:06:00Z"/>
            </w:rPr>
          </w:pPr>
          <w:sdt>
            <w:sdtPr>
              <w:tag w:val="goog_rdk_308"/>
              <w:id w:val="704718451"/>
            </w:sdtPr>
            <w:sdtContent>
              <w:ins w:id="318" w:author="BHA Regulatory Affairs Unit" w:date="2026-07-29T16:06:00Z">
                <w:r>
                  <w:t>“Business Associate” means a person or entity, other than a member of the workforce of a HIPAA-covered entity, who performs functions or activities on behalf of, or provides certain services to, a HIPAA-covered entity that involves access by the business associate to protected health information (PHI). HIPAA is incorporated by reference in Part 1.2.1 of this Chapter 1.</w:t>
                </w:r>
              </w:ins>
            </w:sdtContent>
          </w:sdt>
        </w:p>
      </w:sdtContent>
    </w:sdt>
    <w:sdt>
      <w:sdtPr>
        <w:tag w:val="goog_rdk_311"/>
        <w:id w:val="2014318845"/>
      </w:sdtPr>
      <w:sdtContent>
        <w:p w14:paraId="00000164" w14:textId="77777777" w:rsidR="00CF3663" w:rsidRDefault="00000000">
          <w:pPr>
            <w:spacing w:before="240"/>
            <w:ind w:firstLine="0"/>
            <w:rPr>
              <w:ins w:id="319" w:author="BHA Regulatory Affairs Unit" w:date="2026-07-29T16:06:00Z"/>
            </w:rPr>
          </w:pPr>
          <w:sdt>
            <w:sdtPr>
              <w:tag w:val="goog_rdk_310"/>
              <w:id w:val="-792545100"/>
            </w:sdtPr>
            <w:sdtContent>
              <w:ins w:id="320" w:author="BHA Regulatory Affairs Unit" w:date="2026-07-29T16:06:00Z">
                <w:r>
                  <w:t>“Business Associate Agreement,” or “BAA,” is a contract between a HIPAA-covered entity, as incorporated by reference in Part 1.2.1 of this Chapter 1, and a business associate that includes:</w:t>
                </w:r>
              </w:ins>
            </w:sdtContent>
          </w:sdt>
        </w:p>
      </w:sdtContent>
    </w:sdt>
    <w:sdt>
      <w:sdtPr>
        <w:tag w:val="goog_rdk_313"/>
        <w:id w:val="-514377061"/>
      </w:sdtPr>
      <w:sdtContent>
        <w:p w14:paraId="00000165" w14:textId="77777777" w:rsidR="00CF3663" w:rsidRDefault="00000000">
          <w:pPr>
            <w:numPr>
              <w:ilvl w:val="0"/>
              <w:numId w:val="140"/>
            </w:numPr>
            <w:tabs>
              <w:tab w:val="left" w:pos="720"/>
              <w:tab w:val="left" w:pos="1440"/>
            </w:tabs>
            <w:spacing w:before="240"/>
            <w:ind w:hanging="792"/>
            <w:rPr>
              <w:ins w:id="321" w:author="BHA Regulatory Affairs Unit" w:date="2026-07-29T16:06:00Z"/>
            </w:rPr>
          </w:pPr>
          <w:sdt>
            <w:sdtPr>
              <w:tag w:val="goog_rdk_312"/>
              <w:id w:val="359886929"/>
            </w:sdtPr>
            <w:sdtContent>
              <w:ins w:id="322" w:author="BHA Regulatory Affairs Unit" w:date="2026-07-29T16:06:00Z">
                <w:r>
                  <w:t>The definitions of protected health information (PHI) and permitted or prohibited uses;</w:t>
                </w:r>
              </w:ins>
            </w:sdtContent>
          </w:sdt>
        </w:p>
      </w:sdtContent>
    </w:sdt>
    <w:sdt>
      <w:sdtPr>
        <w:tag w:val="goog_rdk_315"/>
        <w:id w:val="-2103826048"/>
      </w:sdtPr>
      <w:sdtContent>
        <w:p w14:paraId="00000166" w14:textId="77777777" w:rsidR="00CF3663" w:rsidRDefault="00000000">
          <w:pPr>
            <w:numPr>
              <w:ilvl w:val="0"/>
              <w:numId w:val="140"/>
            </w:numPr>
            <w:tabs>
              <w:tab w:val="left" w:pos="720"/>
              <w:tab w:val="left" w:pos="1440"/>
            </w:tabs>
            <w:spacing w:before="240"/>
            <w:ind w:hanging="792"/>
            <w:rPr>
              <w:ins w:id="323" w:author="BHA Regulatory Affairs Unit" w:date="2026-07-29T16:06:00Z"/>
            </w:rPr>
          </w:pPr>
          <w:sdt>
            <w:sdtPr>
              <w:tag w:val="goog_rdk_314"/>
              <w:id w:val="468668101"/>
            </w:sdtPr>
            <w:sdtContent>
              <w:ins w:id="324" w:author="BHA Regulatory Affairs Unit" w:date="2026-07-29T16:06:00Z">
                <w:r>
                  <w:t xml:space="preserve"> Security measures that must be implemented;</w:t>
                </w:r>
              </w:ins>
            </w:sdtContent>
          </w:sdt>
        </w:p>
      </w:sdtContent>
    </w:sdt>
    <w:sdt>
      <w:sdtPr>
        <w:tag w:val="goog_rdk_317"/>
        <w:id w:val="-927783191"/>
      </w:sdtPr>
      <w:sdtContent>
        <w:p w14:paraId="00000167" w14:textId="77777777" w:rsidR="00CF3663" w:rsidRDefault="00000000">
          <w:pPr>
            <w:numPr>
              <w:ilvl w:val="0"/>
              <w:numId w:val="140"/>
            </w:numPr>
            <w:tabs>
              <w:tab w:val="left" w:pos="720"/>
              <w:tab w:val="left" w:pos="1440"/>
            </w:tabs>
            <w:spacing w:before="240"/>
            <w:ind w:hanging="792"/>
            <w:rPr>
              <w:ins w:id="325" w:author="BHA Regulatory Affairs Unit" w:date="2026-07-29T16:06:00Z"/>
            </w:rPr>
          </w:pPr>
          <w:sdt>
            <w:sdtPr>
              <w:tag w:val="goog_rdk_316"/>
              <w:id w:val="-956460881"/>
            </w:sdtPr>
            <w:sdtContent>
              <w:ins w:id="326" w:author="BHA Regulatory Affairs Unit" w:date="2026-07-29T16:06:00Z">
                <w:r>
                  <w:t xml:space="preserve"> Procedures for handling breaches and data disposal;</w:t>
                </w:r>
              </w:ins>
            </w:sdtContent>
          </w:sdt>
        </w:p>
      </w:sdtContent>
    </w:sdt>
    <w:sdt>
      <w:sdtPr>
        <w:tag w:val="goog_rdk_319"/>
        <w:id w:val="-1320524887"/>
      </w:sdtPr>
      <w:sdtContent>
        <w:p w14:paraId="00000168" w14:textId="77777777" w:rsidR="00CF3663" w:rsidRDefault="00000000">
          <w:pPr>
            <w:numPr>
              <w:ilvl w:val="0"/>
              <w:numId w:val="140"/>
            </w:numPr>
            <w:tabs>
              <w:tab w:val="left" w:pos="720"/>
              <w:tab w:val="left" w:pos="1440"/>
            </w:tabs>
            <w:spacing w:before="240"/>
            <w:ind w:hanging="792"/>
            <w:rPr>
              <w:ins w:id="327" w:author="BHA Regulatory Affairs Unit" w:date="2026-07-29T16:06:00Z"/>
            </w:rPr>
          </w:pPr>
          <w:sdt>
            <w:sdtPr>
              <w:tag w:val="goog_rdk_318"/>
              <w:id w:val="1586982675"/>
            </w:sdtPr>
            <w:sdtContent>
              <w:ins w:id="328" w:author="BHA Regulatory Affairs Unit" w:date="2026-07-29T16:06:00Z">
                <w:r>
                  <w:t xml:space="preserve"> The acknowledgement of HIPAA compliance by both parties; and </w:t>
                </w:r>
              </w:ins>
            </w:sdtContent>
          </w:sdt>
        </w:p>
      </w:sdtContent>
    </w:sdt>
    <w:sdt>
      <w:sdtPr>
        <w:tag w:val="goog_rdk_321"/>
        <w:id w:val="-119077759"/>
      </w:sdtPr>
      <w:sdtContent>
        <w:p w14:paraId="00000169" w14:textId="77777777" w:rsidR="00CF3663" w:rsidRDefault="00000000">
          <w:pPr>
            <w:numPr>
              <w:ilvl w:val="0"/>
              <w:numId w:val="140"/>
            </w:numPr>
            <w:tabs>
              <w:tab w:val="left" w:pos="720"/>
              <w:tab w:val="left" w:pos="1440"/>
            </w:tabs>
            <w:spacing w:before="240"/>
            <w:ind w:hanging="792"/>
            <w:rPr>
              <w:ins w:id="329" w:author="BHA Regulatory Affairs Unit" w:date="2026-07-29T16:06:00Z"/>
            </w:rPr>
          </w:pPr>
          <w:sdt>
            <w:sdtPr>
              <w:tag w:val="goog_rdk_320"/>
              <w:id w:val="974988692"/>
            </w:sdtPr>
            <w:sdtContent>
              <w:ins w:id="330" w:author="BHA Regulatory Affairs Unit" w:date="2026-07-29T16:06:00Z">
                <w:r>
                  <w:t>Liability and consequences for violations.</w:t>
                </w:r>
              </w:ins>
            </w:sdtContent>
          </w:sdt>
        </w:p>
      </w:sdtContent>
    </w:sdt>
    <w:sdt>
      <w:sdtPr>
        <w:tag w:val="goog_rdk_323"/>
        <w:id w:val="-1016691929"/>
      </w:sdtPr>
      <w:sdtContent>
        <w:p w14:paraId="0000016A" w14:textId="77777777" w:rsidR="00CF3663" w:rsidRDefault="00000000">
          <w:pPr>
            <w:spacing w:before="240"/>
            <w:ind w:firstLine="0"/>
            <w:rPr>
              <w:ins w:id="331" w:author="BHA Regulatory Affairs Unit" w:date="2026-07-29T16:06:00Z"/>
            </w:rPr>
          </w:pPr>
          <w:sdt>
            <w:sdtPr>
              <w:tag w:val="goog_rdk_322"/>
              <w:id w:val="1822184283"/>
            </w:sdtPr>
            <w:sdtContent>
              <w:ins w:id="332" w:author="BHA Regulatory Affairs Unit" w:date="2026-07-29T16:06:00Z">
                <w:r>
                  <w:t>“Campus-Style Model” means the intentional delivery of services by an agency, in adjoining or nearby physical spaces, to meet the full requirements of a credential or endorsement. Additional considerations are described in these Rules, when applicable.</w:t>
                </w:r>
              </w:ins>
            </w:sdtContent>
          </w:sdt>
        </w:p>
      </w:sdtContent>
    </w:sdt>
    <w:sdt>
      <w:sdtPr>
        <w:tag w:val="goog_rdk_325"/>
        <w:id w:val="1151999574"/>
      </w:sdtPr>
      <w:sdtContent>
        <w:p w14:paraId="0000016B" w14:textId="77777777" w:rsidR="00CF3663" w:rsidRDefault="00000000">
          <w:pPr>
            <w:spacing w:before="240"/>
            <w:ind w:firstLine="0"/>
            <w:rPr>
              <w:ins w:id="333" w:author="BHA Regulatory Affairs Unit" w:date="2026-07-29T16:06:00Z"/>
            </w:rPr>
          </w:pPr>
          <w:sdt>
            <w:sdtPr>
              <w:tag w:val="goog_rdk_324"/>
              <w:id w:val="-574046720"/>
            </w:sdtPr>
            <w:sdtContent>
              <w:ins w:id="334" w:author="BHA Regulatory Affairs Unit" w:date="2026-07-29T16:06:00Z">
                <w:r>
                  <w:t xml:space="preserve">“Care Coordination” means services that support individuals and families and initiate care and navigating crisis supports, mental health and substance use disorder </w:t>
                </w:r>
                <w:r>
                  <w:lastRenderedPageBreak/>
                  <w:t>assistance, and services that address the social determinants of health and preventive care services.</w:t>
                </w:r>
              </w:ins>
            </w:sdtContent>
          </w:sdt>
        </w:p>
      </w:sdtContent>
    </w:sdt>
    <w:sdt>
      <w:sdtPr>
        <w:tag w:val="goog_rdk_327"/>
        <w:id w:val="888735228"/>
      </w:sdtPr>
      <w:sdtContent>
        <w:p w14:paraId="0000016C" w14:textId="77777777" w:rsidR="00CF3663" w:rsidRDefault="00000000">
          <w:pPr>
            <w:spacing w:before="240"/>
            <w:ind w:firstLine="0"/>
            <w:rPr>
              <w:ins w:id="335" w:author="BHA Regulatory Affairs Unit" w:date="2026-07-29T16:06:00Z"/>
            </w:rPr>
          </w:pPr>
          <w:sdt>
            <w:sdtPr>
              <w:tag w:val="goog_rdk_326"/>
              <w:id w:val="69274351"/>
            </w:sdtPr>
            <w:sdtContent>
              <w:ins w:id="336" w:author="BHA Regulatory Affairs Unit" w:date="2026-07-29T16:06:00Z">
                <w:r>
                  <w:t>“Case Management Plan” means a written, individualized description of the services to be provided either by an agency or by a referral to meet an individual’s case management needs.</w:t>
                </w:r>
              </w:ins>
            </w:sdtContent>
          </w:sdt>
        </w:p>
      </w:sdtContent>
    </w:sdt>
    <w:sdt>
      <w:sdtPr>
        <w:tag w:val="goog_rdk_329"/>
        <w:id w:val="1902600112"/>
      </w:sdtPr>
      <w:sdtContent>
        <w:p w14:paraId="0000016D" w14:textId="77777777" w:rsidR="00CF3663" w:rsidRDefault="00000000">
          <w:pPr>
            <w:spacing w:before="240"/>
            <w:ind w:firstLine="0"/>
            <w:rPr>
              <w:ins w:id="337" w:author="BHA Regulatory Affairs Unit" w:date="2026-07-29T16:06:00Z"/>
            </w:rPr>
          </w:pPr>
          <w:sdt>
            <w:sdtPr>
              <w:tag w:val="goog_rdk_328"/>
              <w:id w:val="919024099"/>
            </w:sdtPr>
            <w:sdtContent>
              <w:ins w:id="338" w:author="BHA Regulatory Affairs Unit" w:date="2026-07-29T16:06:00Z">
                <w:r>
                  <w:t>“Certificate of Compliance” means an official document issued by the Department of Public Safety, Division of Fire Prevention and Control for a building or structure as evidence that materials and products meet specified codes and standards, that work has been performed in compliance with approved construction documents, and that the provisions of applicable fire and life safety codes and standards continue to be appropriately maintained.</w:t>
                </w:r>
              </w:ins>
            </w:sdtContent>
          </w:sdt>
        </w:p>
      </w:sdtContent>
    </w:sdt>
    <w:sdt>
      <w:sdtPr>
        <w:tag w:val="goog_rdk_331"/>
        <w:id w:val="-1096684753"/>
      </w:sdtPr>
      <w:sdtContent>
        <w:p w14:paraId="0000016E" w14:textId="77777777" w:rsidR="00CF3663" w:rsidRDefault="00000000">
          <w:pPr>
            <w:spacing w:before="240"/>
            <w:ind w:firstLine="0"/>
            <w:rPr>
              <w:ins w:id="339" w:author="BHA Regulatory Affairs Unit" w:date="2026-07-29T16:06:00Z"/>
            </w:rPr>
          </w:pPr>
          <w:sdt>
            <w:sdtPr>
              <w:tag w:val="goog_rdk_330"/>
              <w:id w:val="1583018118"/>
            </w:sdtPr>
            <w:sdtContent>
              <w:ins w:id="340" w:author="BHA Regulatory Affairs Unit" w:date="2026-07-29T16:06:00Z">
                <w:r>
                  <w:t>“Chemical Restraint” has the same meaning as provided in 26-20-102(2), C.R.S.</w:t>
                </w:r>
              </w:ins>
            </w:sdtContent>
          </w:sdt>
        </w:p>
      </w:sdtContent>
    </w:sdt>
    <w:sdt>
      <w:sdtPr>
        <w:tag w:val="goog_rdk_333"/>
        <w:id w:val="-2088056822"/>
      </w:sdtPr>
      <w:sdtContent>
        <w:p w14:paraId="0000016F" w14:textId="77777777" w:rsidR="00CF3663" w:rsidRDefault="00000000">
          <w:pPr>
            <w:spacing w:before="240"/>
            <w:ind w:firstLine="0"/>
            <w:rPr>
              <w:ins w:id="341" w:author="BHA Regulatory Affairs Unit" w:date="2026-07-29T16:06:00Z"/>
            </w:rPr>
          </w:pPr>
          <w:sdt>
            <w:sdtPr>
              <w:tag w:val="goog_rdk_332"/>
              <w:id w:val="-862897317"/>
            </w:sdtPr>
            <w:sdtContent>
              <w:ins w:id="342" w:author="BHA Regulatory Affairs Unit" w:date="2026-07-29T16:06:00Z">
                <w:r>
                  <w:t>“Child/Children” means a person under eighteen (18) years of age.</w:t>
                </w:r>
              </w:ins>
            </w:sdtContent>
          </w:sdt>
        </w:p>
      </w:sdtContent>
    </w:sdt>
    <w:sdt>
      <w:sdtPr>
        <w:tag w:val="goog_rdk_335"/>
        <w:id w:val="1969515746"/>
      </w:sdtPr>
      <w:sdtContent>
        <w:p w14:paraId="00000170" w14:textId="77777777" w:rsidR="00CF3663" w:rsidRDefault="00000000">
          <w:pPr>
            <w:spacing w:before="240"/>
            <w:ind w:firstLine="0"/>
            <w:rPr>
              <w:ins w:id="343" w:author="BHA Regulatory Affairs Unit" w:date="2026-07-29T16:06:00Z"/>
            </w:rPr>
          </w:pPr>
          <w:sdt>
            <w:sdtPr>
              <w:tag w:val="goog_rdk_334"/>
              <w:id w:val="374625392"/>
            </w:sdtPr>
            <w:sdtContent>
              <w:ins w:id="344" w:author="BHA Regulatory Affairs Unit" w:date="2026-07-29T16:06:00Z">
                <w:r>
                  <w:t>“Clearance Practice” means the process of identifying specific health needs and conditions that may require specialty management in a higher level of care, such as a crisis stabilization unit or an inpatient psychiatric hospital. Accepting agencies may have varying requirements prior to accepting a referral.</w:t>
                </w:r>
              </w:ins>
            </w:sdtContent>
          </w:sdt>
        </w:p>
      </w:sdtContent>
    </w:sdt>
    <w:sdt>
      <w:sdtPr>
        <w:tag w:val="goog_rdk_337"/>
        <w:id w:val="292434175"/>
      </w:sdtPr>
      <w:sdtContent>
        <w:p w14:paraId="00000171" w14:textId="77777777" w:rsidR="00CF3663" w:rsidRDefault="00000000">
          <w:pPr>
            <w:spacing w:before="240"/>
            <w:ind w:firstLine="0"/>
            <w:rPr>
              <w:ins w:id="345" w:author="BHA Regulatory Affairs Unit" w:date="2026-07-29T16:06:00Z"/>
            </w:rPr>
          </w:pPr>
          <w:sdt>
            <w:sdtPr>
              <w:tag w:val="goog_rdk_336"/>
              <w:id w:val="779993398"/>
            </w:sdtPr>
            <w:sdtContent>
              <w:ins w:id="346" w:author="BHA Regulatory Affairs Unit" w:date="2026-07-29T16:06:00Z">
                <w:r>
                  <w:t>“Clinically Managed” means services that are directed by clinical personnel, which may include but are not required to be, medical personnel. These services involve on-site behavioral health support to address problems related to emotional, behavioral, or cognitive concerns, readiness to change, relapse, and/or recovery environment.</w:t>
                </w:r>
              </w:ins>
            </w:sdtContent>
          </w:sdt>
        </w:p>
      </w:sdtContent>
    </w:sdt>
    <w:sdt>
      <w:sdtPr>
        <w:tag w:val="goog_rdk_339"/>
        <w:id w:val="2119400451"/>
      </w:sdtPr>
      <w:sdtContent>
        <w:p w14:paraId="00000172" w14:textId="77777777" w:rsidR="00CF3663" w:rsidRDefault="00000000">
          <w:pPr>
            <w:spacing w:before="240"/>
            <w:ind w:firstLine="0"/>
            <w:rPr>
              <w:ins w:id="347" w:author="BHA Regulatory Affairs Unit" w:date="2026-07-29T16:06:00Z"/>
            </w:rPr>
          </w:pPr>
          <w:sdt>
            <w:sdtPr>
              <w:tag w:val="goog_rdk_338"/>
              <w:id w:val="-667001224"/>
            </w:sdtPr>
            <w:sdtContent>
              <w:ins w:id="348" w:author="BHA Regulatory Affairs Unit" w:date="2026-07-29T16:06:00Z">
                <w:r>
                  <w:t>“Clinically Monitored” refers to behavioral health services being accessed in the community and not provided directly on-site by an agency. Agencies are responsible for monitoring an individual’s engagement in services and coordinating care, as needed.</w:t>
                </w:r>
              </w:ins>
            </w:sdtContent>
          </w:sdt>
        </w:p>
      </w:sdtContent>
    </w:sdt>
    <w:sdt>
      <w:sdtPr>
        <w:tag w:val="goog_rdk_341"/>
        <w:id w:val="1268306224"/>
      </w:sdtPr>
      <w:sdtContent>
        <w:p w14:paraId="00000173" w14:textId="77777777" w:rsidR="00CF3663" w:rsidRDefault="00000000">
          <w:pPr>
            <w:spacing w:before="240"/>
            <w:ind w:firstLine="0"/>
            <w:rPr>
              <w:ins w:id="349" w:author="BHA Regulatory Affairs Unit" w:date="2026-07-29T16:06:00Z"/>
            </w:rPr>
          </w:pPr>
          <w:sdt>
            <w:sdtPr>
              <w:tag w:val="goog_rdk_340"/>
              <w:id w:val="1791850442"/>
            </w:sdtPr>
            <w:sdtContent>
              <w:ins w:id="350" w:author="BHA Regulatory Affairs Unit" w:date="2026-07-29T16:06:00Z">
                <w:r>
                  <w:t>“Colorado Crisis Assessment” means the standardized assessment form created by BHA to help inform interventions, plan for stabilization, and assist in identification of needs and referrals of individuals presenting in crisis (August 2024). No later editions or amendments are incorporated. This Colorado Crisis Assessment is available for inspection on BHA’s website https://bha.colorado.gov/ and at BHA headquarters, 710 South Ash Street, Suite C140 during regular business hours.</w:t>
                </w:r>
              </w:ins>
            </w:sdtContent>
          </w:sdt>
        </w:p>
      </w:sdtContent>
    </w:sdt>
    <w:sdt>
      <w:sdtPr>
        <w:tag w:val="goog_rdk_343"/>
        <w:id w:val="437585636"/>
      </w:sdtPr>
      <w:sdtContent>
        <w:p w14:paraId="00000174" w14:textId="77777777" w:rsidR="00CF3663" w:rsidRDefault="00000000">
          <w:pPr>
            <w:spacing w:before="240"/>
            <w:ind w:firstLine="0"/>
            <w:rPr>
              <w:ins w:id="351" w:author="BHA Regulatory Affairs Unit" w:date="2026-07-29T16:06:00Z"/>
            </w:rPr>
          </w:pPr>
          <w:sdt>
            <w:sdtPr>
              <w:tag w:val="goog_rdk_342"/>
              <w:id w:val="52525923"/>
            </w:sdtPr>
            <w:sdtContent>
              <w:ins w:id="352" w:author="BHA Regulatory Affairs Unit" w:date="2026-07-29T16:06:00Z">
                <w:r>
                  <w:t>“Colorado Crisis Services” means the statewide behavioral health crisis response system offering individuals mental health, substance use, or emotional crisis help, information, and/or referrals.</w:t>
                </w:r>
              </w:ins>
            </w:sdtContent>
          </w:sdt>
        </w:p>
      </w:sdtContent>
    </w:sdt>
    <w:sdt>
      <w:sdtPr>
        <w:tag w:val="goog_rdk_345"/>
        <w:id w:val="-1838601646"/>
      </w:sdtPr>
      <w:sdtContent>
        <w:p w14:paraId="00000175" w14:textId="77777777" w:rsidR="00CF3663" w:rsidRDefault="00000000">
          <w:pPr>
            <w:spacing w:before="240"/>
            <w:ind w:firstLine="0"/>
            <w:rPr>
              <w:ins w:id="353" w:author="BHA Regulatory Affairs Unit" w:date="2026-07-29T16:06:00Z"/>
            </w:rPr>
          </w:pPr>
          <w:sdt>
            <w:sdtPr>
              <w:tag w:val="goog_rdk_344"/>
              <w:id w:val="-1999975387"/>
            </w:sdtPr>
            <w:sdtContent>
              <w:ins w:id="354" w:author="BHA Regulatory Affairs Unit" w:date="2026-07-29T16:06:00Z">
                <w:r>
                  <w:t>“Commissioner” has the same meaning as provided in Section 27-50-101(9), C.R.S.</w:t>
                </w:r>
              </w:ins>
            </w:sdtContent>
          </w:sdt>
        </w:p>
      </w:sdtContent>
    </w:sdt>
    <w:sdt>
      <w:sdtPr>
        <w:tag w:val="goog_rdk_347"/>
        <w:id w:val="-1267312477"/>
      </w:sdtPr>
      <w:sdtContent>
        <w:p w14:paraId="00000176" w14:textId="77777777" w:rsidR="00CF3663" w:rsidRDefault="00000000">
          <w:pPr>
            <w:spacing w:before="240"/>
            <w:ind w:firstLine="0"/>
            <w:rPr>
              <w:ins w:id="355" w:author="BHA Regulatory Affairs Unit" w:date="2026-07-29T16:06:00Z"/>
            </w:rPr>
          </w:pPr>
          <w:sdt>
            <w:sdtPr>
              <w:tag w:val="goog_rdk_346"/>
              <w:id w:val="1264180849"/>
            </w:sdtPr>
            <w:sdtContent>
              <w:ins w:id="356" w:author="BHA Regulatory Affairs Unit" w:date="2026-07-29T16:06:00Z">
                <w:r>
                  <w:t>“Community-Based” has the same meaning as provided in Section 27-50-101(10), C.R.S.</w:t>
                </w:r>
              </w:ins>
            </w:sdtContent>
          </w:sdt>
        </w:p>
      </w:sdtContent>
    </w:sdt>
    <w:sdt>
      <w:sdtPr>
        <w:tag w:val="goog_rdk_349"/>
        <w:id w:val="-781103829"/>
      </w:sdtPr>
      <w:sdtContent>
        <w:p w14:paraId="00000177" w14:textId="77777777" w:rsidR="00CF3663" w:rsidRDefault="00000000">
          <w:pPr>
            <w:spacing w:before="240"/>
            <w:ind w:firstLine="0"/>
            <w:rPr>
              <w:ins w:id="357" w:author="BHA Regulatory Affairs Unit" w:date="2026-07-29T16:06:00Z"/>
            </w:rPr>
          </w:pPr>
          <w:sdt>
            <w:sdtPr>
              <w:tag w:val="goog_rdk_348"/>
              <w:id w:val="1893678287"/>
            </w:sdtPr>
            <w:sdtContent>
              <w:ins w:id="358" w:author="BHA Regulatory Affairs Unit" w:date="2026-07-29T16:06:00Z">
                <w:r>
                  <w:t>“Community-Based Respite Care Services” means services of a temporary or short-term nature provided to an individual to temporarily relieve the family or other home provider(s) from the care and maintenance of such individual.</w:t>
                </w:r>
              </w:ins>
            </w:sdtContent>
          </w:sdt>
        </w:p>
      </w:sdtContent>
    </w:sdt>
    <w:sdt>
      <w:sdtPr>
        <w:tag w:val="goog_rdk_351"/>
        <w:id w:val="-319152803"/>
      </w:sdtPr>
      <w:sdtContent>
        <w:p w14:paraId="00000178" w14:textId="77777777" w:rsidR="00CF3663" w:rsidRDefault="00000000">
          <w:pPr>
            <w:spacing w:before="240"/>
            <w:ind w:firstLine="0"/>
            <w:rPr>
              <w:ins w:id="359" w:author="BHA Regulatory Affairs Unit" w:date="2026-07-29T16:06:00Z"/>
            </w:rPr>
          </w:pPr>
          <w:sdt>
            <w:sdtPr>
              <w:tag w:val="goog_rdk_350"/>
              <w:id w:val="-1030233922"/>
            </w:sdtPr>
            <w:sdtContent>
              <w:ins w:id="360" w:author="BHA Regulatory Affairs Unit" w:date="2026-07-29T16:06:00Z">
                <w:r>
                  <w:t>“Comorbid” means the simultaneous presence of two (2) or more diseases or medical conditions in an individual.</w:t>
                </w:r>
              </w:ins>
            </w:sdtContent>
          </w:sdt>
        </w:p>
      </w:sdtContent>
    </w:sdt>
    <w:sdt>
      <w:sdtPr>
        <w:tag w:val="goog_rdk_353"/>
        <w:id w:val="1980342081"/>
      </w:sdtPr>
      <w:sdtContent>
        <w:p w14:paraId="00000179" w14:textId="77777777" w:rsidR="00CF3663" w:rsidRDefault="00000000">
          <w:pPr>
            <w:spacing w:before="240"/>
            <w:ind w:firstLine="0"/>
            <w:rPr>
              <w:ins w:id="361" w:author="BHA Regulatory Affairs Unit" w:date="2026-07-29T16:06:00Z"/>
            </w:rPr>
          </w:pPr>
          <w:sdt>
            <w:sdtPr>
              <w:tag w:val="goog_rdk_352"/>
              <w:id w:val="1266128209"/>
            </w:sdtPr>
            <w:sdtContent>
              <w:ins w:id="362" w:author="BHA Regulatory Affairs Unit" w:date="2026-07-29T16:06:00Z">
                <w:r>
                  <w:t>“Competent to Proceed” has the same meaning as provided in Section 16-8.5-101(5), C.R.S.</w:t>
                </w:r>
              </w:ins>
            </w:sdtContent>
          </w:sdt>
        </w:p>
      </w:sdtContent>
    </w:sdt>
    <w:sdt>
      <w:sdtPr>
        <w:tag w:val="goog_rdk_355"/>
        <w:id w:val="178443676"/>
      </w:sdtPr>
      <w:sdtContent>
        <w:p w14:paraId="0000017A" w14:textId="77777777" w:rsidR="00CF3663" w:rsidRDefault="00000000">
          <w:pPr>
            <w:spacing w:before="240"/>
            <w:ind w:firstLine="0"/>
            <w:rPr>
              <w:ins w:id="363" w:author="BHA Regulatory Affairs Unit" w:date="2026-07-29T16:06:00Z"/>
            </w:rPr>
          </w:pPr>
          <w:sdt>
            <w:sdtPr>
              <w:tag w:val="goog_rdk_354"/>
              <w:id w:val="-2108535062"/>
            </w:sdtPr>
            <w:sdtContent>
              <w:ins w:id="364" w:author="BHA Regulatory Affairs Unit" w:date="2026-07-29T16:06:00Z">
                <w:r>
                  <w:t>“Comprehensive Community Behavioral Health Provider” has the same meaning as provided in Section 27-50-101(11), C.R.S.</w:t>
                </w:r>
              </w:ins>
            </w:sdtContent>
          </w:sdt>
        </w:p>
      </w:sdtContent>
    </w:sdt>
    <w:sdt>
      <w:sdtPr>
        <w:tag w:val="goog_rdk_357"/>
        <w:id w:val="-484011680"/>
      </w:sdtPr>
      <w:sdtContent>
        <w:p w14:paraId="0000017B" w14:textId="77777777" w:rsidR="00CF3663" w:rsidRDefault="00000000">
          <w:pPr>
            <w:spacing w:before="240"/>
            <w:ind w:firstLine="0"/>
            <w:rPr>
              <w:ins w:id="365" w:author="BHA Regulatory Affairs Unit" w:date="2026-07-29T16:06:00Z"/>
            </w:rPr>
          </w:pPr>
          <w:sdt>
            <w:sdtPr>
              <w:tag w:val="goog_rdk_356"/>
              <w:id w:val="1343533458"/>
            </w:sdtPr>
            <w:sdtContent>
              <w:ins w:id="366" w:author="BHA Regulatory Affairs Unit" w:date="2026-07-29T16:06:00Z">
                <w:r>
                  <w:t xml:space="preserve">“Continuum of Care” or "Behavioral Health Continuum of Care'' is a model of care that guides and tracks individual outcomes through a comprehensive array of health services that include strategies for prevention, early intervention, treatment, and recovery from substance use disorders </w:t>
                </w:r>
                <w:r>
                  <w:rPr>
                    <w:smallCaps/>
                  </w:rPr>
                  <w:t xml:space="preserve">(SUD) </w:t>
                </w:r>
                <w:r>
                  <w:t xml:space="preserve">and mental health </w:t>
                </w:r>
                <w:r>
                  <w:rPr>
                    <w:smallCaps/>
                  </w:rPr>
                  <w:t xml:space="preserve">(MH) </w:t>
                </w:r>
                <w:r>
                  <w:t>disorders with the goal of supporting an individual’s ability to live productively in the community.</w:t>
                </w:r>
              </w:ins>
            </w:sdtContent>
          </w:sdt>
        </w:p>
      </w:sdtContent>
    </w:sdt>
    <w:sdt>
      <w:sdtPr>
        <w:tag w:val="goog_rdk_359"/>
        <w:id w:val="-1618819335"/>
      </w:sdtPr>
      <w:sdtContent>
        <w:p w14:paraId="0000017C" w14:textId="77777777" w:rsidR="00CF3663" w:rsidRDefault="00000000">
          <w:pPr>
            <w:spacing w:before="240"/>
            <w:ind w:firstLine="0"/>
            <w:rPr>
              <w:ins w:id="367" w:author="BHA Regulatory Affairs Unit" w:date="2026-07-29T16:06:00Z"/>
            </w:rPr>
          </w:pPr>
          <w:sdt>
            <w:sdtPr>
              <w:tag w:val="goog_rdk_358"/>
              <w:id w:val="-1409618152"/>
            </w:sdtPr>
            <w:sdtContent>
              <w:ins w:id="368" w:author="BHA Regulatory Affairs Unit" w:date="2026-07-29T16:06:00Z">
                <w:r>
                  <w:t>“Contraindicated” means that a behavioral health practice, treatment, or medication is identified through assessment by personnel operating within their scope of practice to be inadvisable to maintain safety of an individual.</w:t>
                </w:r>
              </w:ins>
            </w:sdtContent>
          </w:sdt>
        </w:p>
      </w:sdtContent>
    </w:sdt>
    <w:sdt>
      <w:sdtPr>
        <w:tag w:val="goog_rdk_361"/>
        <w:id w:val="1586621331"/>
      </w:sdtPr>
      <w:sdtContent>
        <w:p w14:paraId="0000017D" w14:textId="77777777" w:rsidR="00CF3663" w:rsidRDefault="00000000">
          <w:pPr>
            <w:spacing w:before="240"/>
            <w:ind w:firstLine="0"/>
            <w:rPr>
              <w:ins w:id="369" w:author="BHA Regulatory Affairs Unit" w:date="2026-07-29T16:06:00Z"/>
            </w:rPr>
          </w:pPr>
          <w:sdt>
            <w:sdtPr>
              <w:tag w:val="goog_rdk_360"/>
              <w:id w:val="2067183304"/>
            </w:sdtPr>
            <w:sdtContent>
              <w:ins w:id="370" w:author="BHA Regulatory Affairs Unit" w:date="2026-07-29T16:06:00Z">
                <w:r>
                  <w:t>“Controlled Substance” has the same meaning as provided in Section 18-18-102(5), C.R.S.</w:t>
                </w:r>
              </w:ins>
            </w:sdtContent>
          </w:sdt>
        </w:p>
      </w:sdtContent>
    </w:sdt>
    <w:sdt>
      <w:sdtPr>
        <w:tag w:val="goog_rdk_363"/>
        <w:id w:val="-200494256"/>
      </w:sdtPr>
      <w:sdtContent>
        <w:p w14:paraId="0000017E" w14:textId="77777777" w:rsidR="00CF3663" w:rsidRDefault="00000000">
          <w:pPr>
            <w:spacing w:before="240"/>
            <w:ind w:firstLine="0"/>
            <w:rPr>
              <w:ins w:id="371" w:author="BHA Regulatory Affairs Unit" w:date="2026-07-29T16:06:00Z"/>
            </w:rPr>
          </w:pPr>
          <w:sdt>
            <w:sdtPr>
              <w:tag w:val="goog_rdk_362"/>
              <w:id w:val="-283915711"/>
            </w:sdtPr>
            <w:sdtContent>
              <w:ins w:id="372" w:author="BHA Regulatory Affairs Unit" w:date="2026-07-29T16:06:00Z">
                <w:r>
                  <w:t>“Co-Occurring” disorders may include any combination of two (2) or more substance use disorders and mental health disorders identified in the Diagnostic and Statistical Manual of Mental Disorders, Fifth Edition (DSM-5-TR), as incorporated by reference in Part 1.2.1 of this Chapter 1.</w:t>
                </w:r>
              </w:ins>
            </w:sdtContent>
          </w:sdt>
        </w:p>
      </w:sdtContent>
    </w:sdt>
    <w:sdt>
      <w:sdtPr>
        <w:tag w:val="goog_rdk_365"/>
        <w:id w:val="-444029826"/>
      </w:sdtPr>
      <w:sdtContent>
        <w:p w14:paraId="0000017F" w14:textId="77777777" w:rsidR="00CF3663" w:rsidRDefault="00000000">
          <w:pPr>
            <w:spacing w:before="240"/>
            <w:ind w:firstLine="0"/>
            <w:rPr>
              <w:ins w:id="373" w:author="BHA Regulatory Affairs Unit" w:date="2026-07-29T16:06:00Z"/>
            </w:rPr>
          </w:pPr>
          <w:sdt>
            <w:sdtPr>
              <w:tag w:val="goog_rdk_364"/>
              <w:id w:val="-768806493"/>
            </w:sdtPr>
            <w:sdtContent>
              <w:ins w:id="374" w:author="BHA Regulatory Affairs Unit" w:date="2026-07-29T16:06:00Z">
                <w:r>
                  <w:t>“Co-Occurring Capable” means services that are designed to meet the needs of individuals presenting with both substance use disorder(s) (SUD) and mental health (MH) disorder(s).</w:t>
                </w:r>
              </w:ins>
            </w:sdtContent>
          </w:sdt>
        </w:p>
      </w:sdtContent>
    </w:sdt>
    <w:sdt>
      <w:sdtPr>
        <w:tag w:val="goog_rdk_367"/>
        <w:id w:val="520021906"/>
      </w:sdtPr>
      <w:sdtContent>
        <w:p w14:paraId="00000180" w14:textId="77777777" w:rsidR="00CF3663" w:rsidRDefault="00000000">
          <w:pPr>
            <w:spacing w:before="240"/>
            <w:ind w:firstLine="0"/>
            <w:rPr>
              <w:ins w:id="375" w:author="BHA Regulatory Affairs Unit" w:date="2026-07-29T16:06:00Z"/>
            </w:rPr>
          </w:pPr>
          <w:sdt>
            <w:sdtPr>
              <w:tag w:val="goog_rdk_366"/>
              <w:id w:val="1019086276"/>
            </w:sdtPr>
            <w:sdtContent>
              <w:ins w:id="376" w:author="BHA Regulatory Affairs Unit" w:date="2026-07-29T16:06:00Z">
                <w:r>
                  <w:t>“Credential” means the umbrella term that represents applicability to any BHA-issued license, designation, and/or approval.</w:t>
                </w:r>
              </w:ins>
            </w:sdtContent>
          </w:sdt>
        </w:p>
      </w:sdtContent>
    </w:sdt>
    <w:sdt>
      <w:sdtPr>
        <w:tag w:val="goog_rdk_369"/>
        <w:id w:val="1454008121"/>
      </w:sdtPr>
      <w:sdtContent>
        <w:p w14:paraId="00000181" w14:textId="77777777" w:rsidR="00CF3663" w:rsidRDefault="00000000">
          <w:pPr>
            <w:spacing w:before="240"/>
            <w:ind w:firstLine="0"/>
            <w:rPr>
              <w:ins w:id="377" w:author="BHA Regulatory Affairs Unit" w:date="2026-07-29T16:06:00Z"/>
            </w:rPr>
          </w:pPr>
          <w:sdt>
            <w:sdtPr>
              <w:tag w:val="goog_rdk_368"/>
              <w:id w:val="293387993"/>
            </w:sdtPr>
            <w:sdtContent>
              <w:ins w:id="378" w:author="BHA Regulatory Affairs Unit" w:date="2026-07-29T16:06:00Z">
                <w:r>
                  <w:t>“Crimes of Moral Turpitude" means the following felony, misdemeanors, or municipal offenses:</w:t>
                </w:r>
              </w:ins>
            </w:sdtContent>
          </w:sdt>
        </w:p>
      </w:sdtContent>
    </w:sdt>
    <w:sdt>
      <w:sdtPr>
        <w:tag w:val="goog_rdk_371"/>
        <w:id w:val="-112433504"/>
      </w:sdtPr>
      <w:sdtContent>
        <w:p w14:paraId="00000182" w14:textId="77777777" w:rsidR="00CF3663" w:rsidRDefault="00000000">
          <w:pPr>
            <w:numPr>
              <w:ilvl w:val="0"/>
              <w:numId w:val="53"/>
            </w:numPr>
            <w:tabs>
              <w:tab w:val="left" w:pos="720"/>
              <w:tab w:val="left" w:pos="1440"/>
            </w:tabs>
            <w:spacing w:before="240"/>
            <w:rPr>
              <w:ins w:id="379" w:author="BHA Regulatory Affairs Unit" w:date="2026-07-29T16:06:00Z"/>
            </w:rPr>
          </w:pPr>
          <w:sdt>
            <w:sdtPr>
              <w:tag w:val="goog_rdk_370"/>
              <w:id w:val="-2101257716"/>
            </w:sdtPr>
            <w:sdtContent>
              <w:ins w:id="380" w:author="BHA Regulatory Affairs Unit" w:date="2026-07-29T16:06:00Z">
                <w:r>
                  <w:t>Any of the offenses against the person, as set forth in Title 18, Article 3 of the Colorado Revised Statutes. Examples of such offenses include, but are not limited to, any assault, menacing, or unlawful sexual behavior;</w:t>
                </w:r>
              </w:ins>
            </w:sdtContent>
          </w:sdt>
        </w:p>
      </w:sdtContent>
    </w:sdt>
    <w:sdt>
      <w:sdtPr>
        <w:tag w:val="goog_rdk_373"/>
        <w:id w:val="1331706304"/>
      </w:sdtPr>
      <w:sdtContent>
        <w:p w14:paraId="00000183" w14:textId="77777777" w:rsidR="00CF3663" w:rsidRDefault="00000000">
          <w:pPr>
            <w:numPr>
              <w:ilvl w:val="0"/>
              <w:numId w:val="53"/>
            </w:numPr>
            <w:tabs>
              <w:tab w:val="left" w:pos="720"/>
              <w:tab w:val="left" w:pos="1440"/>
            </w:tabs>
            <w:spacing w:before="240"/>
            <w:rPr>
              <w:ins w:id="381" w:author="BHA Regulatory Affairs Unit" w:date="2026-07-29T16:06:00Z"/>
            </w:rPr>
          </w:pPr>
          <w:sdt>
            <w:sdtPr>
              <w:tag w:val="goog_rdk_372"/>
              <w:id w:val="-1681509899"/>
            </w:sdtPr>
            <w:sdtContent>
              <w:ins w:id="382" w:author="BHA Regulatory Affairs Unit" w:date="2026-07-29T16:06:00Z">
                <w:r>
                  <w:t>Any of the offenses against property, as set forth in Title 18, Article 4 of the Colorado Revised Statutes. Examples of such offenses include, but are not limited to, any arson, theft, trespass, or criminal mischief;</w:t>
                </w:r>
              </w:ins>
            </w:sdtContent>
          </w:sdt>
        </w:p>
      </w:sdtContent>
    </w:sdt>
    <w:sdt>
      <w:sdtPr>
        <w:tag w:val="goog_rdk_375"/>
        <w:id w:val="-1243724943"/>
      </w:sdtPr>
      <w:sdtContent>
        <w:p w14:paraId="00000184" w14:textId="77777777" w:rsidR="00CF3663" w:rsidRDefault="00000000">
          <w:pPr>
            <w:numPr>
              <w:ilvl w:val="0"/>
              <w:numId w:val="53"/>
            </w:numPr>
            <w:tabs>
              <w:tab w:val="left" w:pos="720"/>
              <w:tab w:val="left" w:pos="1440"/>
            </w:tabs>
            <w:spacing w:before="240"/>
            <w:rPr>
              <w:ins w:id="383" w:author="BHA Regulatory Affairs Unit" w:date="2026-07-29T16:06:00Z"/>
            </w:rPr>
          </w:pPr>
          <w:sdt>
            <w:sdtPr>
              <w:tag w:val="goog_rdk_374"/>
              <w:id w:val="27095294"/>
            </w:sdtPr>
            <w:sdtContent>
              <w:ins w:id="384" w:author="BHA Regulatory Affairs Unit" w:date="2026-07-29T16:06:00Z">
                <w:r>
                  <w:t>Any of the offenses involving fraud, as set forth in Title 18, Article 5 of the Colorado Revised Statutes;</w:t>
                </w:r>
              </w:ins>
            </w:sdtContent>
          </w:sdt>
        </w:p>
      </w:sdtContent>
    </w:sdt>
    <w:sdt>
      <w:sdtPr>
        <w:tag w:val="goog_rdk_377"/>
        <w:id w:val="-912003906"/>
      </w:sdtPr>
      <w:sdtContent>
        <w:p w14:paraId="00000185" w14:textId="77777777" w:rsidR="00CF3663" w:rsidRDefault="00000000">
          <w:pPr>
            <w:numPr>
              <w:ilvl w:val="0"/>
              <w:numId w:val="53"/>
            </w:numPr>
            <w:tabs>
              <w:tab w:val="left" w:pos="720"/>
              <w:tab w:val="left" w:pos="1440"/>
            </w:tabs>
            <w:spacing w:before="240"/>
            <w:rPr>
              <w:ins w:id="385" w:author="BHA Regulatory Affairs Unit" w:date="2026-07-29T16:06:00Z"/>
            </w:rPr>
          </w:pPr>
          <w:sdt>
            <w:sdtPr>
              <w:tag w:val="goog_rdk_376"/>
              <w:id w:val="-1509073385"/>
            </w:sdtPr>
            <w:sdtContent>
              <w:ins w:id="386" w:author="BHA Regulatory Affairs Unit" w:date="2026-07-29T16:06:00Z">
                <w:r>
                  <w:t>Computer crime, as set forth in Title 18, Article 5.5 of the Colorado Revised Statutes;</w:t>
                </w:r>
              </w:ins>
            </w:sdtContent>
          </w:sdt>
        </w:p>
      </w:sdtContent>
    </w:sdt>
    <w:sdt>
      <w:sdtPr>
        <w:tag w:val="goog_rdk_379"/>
        <w:id w:val="665416416"/>
      </w:sdtPr>
      <w:sdtContent>
        <w:p w14:paraId="00000186" w14:textId="77777777" w:rsidR="00CF3663" w:rsidRDefault="00000000">
          <w:pPr>
            <w:numPr>
              <w:ilvl w:val="0"/>
              <w:numId w:val="53"/>
            </w:numPr>
            <w:tabs>
              <w:tab w:val="left" w:pos="720"/>
              <w:tab w:val="left" w:pos="1440"/>
            </w:tabs>
            <w:spacing w:before="240"/>
            <w:rPr>
              <w:ins w:id="387" w:author="BHA Regulatory Affairs Unit" w:date="2026-07-29T16:06:00Z"/>
            </w:rPr>
          </w:pPr>
          <w:sdt>
            <w:sdtPr>
              <w:tag w:val="goog_rdk_378"/>
              <w:id w:val="708098008"/>
            </w:sdtPr>
            <w:sdtContent>
              <w:ins w:id="388" w:author="BHA Regulatory Affairs Unit" w:date="2026-07-29T16:06:00Z">
                <w:r>
                  <w:t>Any of the offenses involving family relations, as set forth in Title 18, Article 6, Part 4 (wrongs to children), when committed intentionally and knowingly or recklessly; Part 6 (harboring a minor); or Part 8 (domestic violence), of the Colorado Revised Statutes;</w:t>
                </w:r>
              </w:ins>
            </w:sdtContent>
          </w:sdt>
        </w:p>
      </w:sdtContent>
    </w:sdt>
    <w:sdt>
      <w:sdtPr>
        <w:tag w:val="goog_rdk_381"/>
        <w:id w:val="1856127138"/>
      </w:sdtPr>
      <w:sdtContent>
        <w:p w14:paraId="00000187" w14:textId="77777777" w:rsidR="00CF3663" w:rsidRDefault="00000000">
          <w:pPr>
            <w:numPr>
              <w:ilvl w:val="0"/>
              <w:numId w:val="53"/>
            </w:numPr>
            <w:tabs>
              <w:tab w:val="left" w:pos="720"/>
              <w:tab w:val="left" w:pos="1440"/>
            </w:tabs>
            <w:spacing w:before="240"/>
            <w:rPr>
              <w:ins w:id="389" w:author="BHA Regulatory Affairs Unit" w:date="2026-07-29T16:06:00Z"/>
            </w:rPr>
          </w:pPr>
          <w:sdt>
            <w:sdtPr>
              <w:tag w:val="goog_rdk_380"/>
              <w:id w:val="1230730763"/>
            </w:sdtPr>
            <w:sdtContent>
              <w:ins w:id="390" w:author="BHA Regulatory Affairs Unit" w:date="2026-07-29T16:06:00Z">
                <w:r>
                  <w:t>Any of the offenses constituting wrongs to at-risk adults, as set forth in Title 18, Article 6.5 of the Colorado Revised Statutes;</w:t>
                </w:r>
              </w:ins>
            </w:sdtContent>
          </w:sdt>
        </w:p>
      </w:sdtContent>
    </w:sdt>
    <w:sdt>
      <w:sdtPr>
        <w:tag w:val="goog_rdk_383"/>
        <w:id w:val="1436786678"/>
      </w:sdtPr>
      <w:sdtContent>
        <w:p w14:paraId="00000188" w14:textId="77777777" w:rsidR="00CF3663" w:rsidRDefault="00000000">
          <w:pPr>
            <w:numPr>
              <w:ilvl w:val="0"/>
              <w:numId w:val="53"/>
            </w:numPr>
            <w:tabs>
              <w:tab w:val="left" w:pos="720"/>
              <w:tab w:val="left" w:pos="1440"/>
            </w:tabs>
            <w:spacing w:before="240"/>
            <w:rPr>
              <w:ins w:id="391" w:author="BHA Regulatory Affairs Unit" w:date="2026-07-29T16:06:00Z"/>
            </w:rPr>
          </w:pPr>
          <w:sdt>
            <w:sdtPr>
              <w:tag w:val="goog_rdk_382"/>
              <w:id w:val="-1941277727"/>
            </w:sdtPr>
            <w:sdtContent>
              <w:ins w:id="392" w:author="BHA Regulatory Affairs Unit" w:date="2026-07-29T16:06:00Z">
                <w:r>
                  <w:t>Any of the offenses relating to morals, as set forth in Title 18, Article 7 of the Colorado Revised Statutes. Examples of such offenses include, but are not limited to, prostitution, indecent exposure, and criminal invasion of privacy;</w:t>
                </w:r>
              </w:ins>
            </w:sdtContent>
          </w:sdt>
        </w:p>
      </w:sdtContent>
    </w:sdt>
    <w:sdt>
      <w:sdtPr>
        <w:tag w:val="goog_rdk_385"/>
        <w:id w:val="424537979"/>
      </w:sdtPr>
      <w:sdtContent>
        <w:p w14:paraId="00000189" w14:textId="77777777" w:rsidR="00CF3663" w:rsidRDefault="00000000">
          <w:pPr>
            <w:numPr>
              <w:ilvl w:val="0"/>
              <w:numId w:val="53"/>
            </w:numPr>
            <w:tabs>
              <w:tab w:val="left" w:pos="720"/>
              <w:tab w:val="left" w:pos="1440"/>
            </w:tabs>
            <w:spacing w:before="240"/>
            <w:rPr>
              <w:ins w:id="393" w:author="BHA Regulatory Affairs Unit" w:date="2026-07-29T16:06:00Z"/>
            </w:rPr>
          </w:pPr>
          <w:sdt>
            <w:sdtPr>
              <w:tag w:val="goog_rdk_384"/>
              <w:id w:val="-754768538"/>
            </w:sdtPr>
            <w:sdtContent>
              <w:ins w:id="394" w:author="BHA Regulatory Affairs Unit" w:date="2026-07-29T16:06:00Z">
                <w:r>
                  <w:t>Any other offense in any jurisdiction whatsoever that is committed intentionally, knowingly, or recklessly, and involves violence, coercion, threats, cruelty, fraud, deception, or deprivation of legally recognized rights; and</w:t>
                </w:r>
              </w:ins>
            </w:sdtContent>
          </w:sdt>
        </w:p>
      </w:sdtContent>
    </w:sdt>
    <w:sdt>
      <w:sdtPr>
        <w:tag w:val="goog_rdk_387"/>
        <w:id w:val="400282446"/>
      </w:sdtPr>
      <w:sdtContent>
        <w:p w14:paraId="0000018A" w14:textId="77777777" w:rsidR="00CF3663" w:rsidRDefault="00000000">
          <w:pPr>
            <w:numPr>
              <w:ilvl w:val="0"/>
              <w:numId w:val="53"/>
            </w:numPr>
            <w:tabs>
              <w:tab w:val="left" w:pos="720"/>
              <w:tab w:val="left" w:pos="1440"/>
            </w:tabs>
            <w:spacing w:before="240"/>
            <w:rPr>
              <w:ins w:id="395" w:author="BHA Regulatory Affairs Unit" w:date="2026-07-29T16:06:00Z"/>
            </w:rPr>
          </w:pPr>
          <w:sdt>
            <w:sdtPr>
              <w:tag w:val="goog_rdk_386"/>
              <w:id w:val="-1348198596"/>
            </w:sdtPr>
            <w:sdtContent>
              <w:ins w:id="396" w:author="BHA Regulatory Affairs Unit" w:date="2026-07-29T16:06:00Z">
                <w:r>
                  <w:t>Any conspiracy, solicitation, or criminal attempt to commit any of the above offenses, or participation as an accessory to any of the above offenses.</w:t>
                </w:r>
              </w:ins>
            </w:sdtContent>
          </w:sdt>
        </w:p>
      </w:sdtContent>
    </w:sdt>
    <w:sdt>
      <w:sdtPr>
        <w:tag w:val="goog_rdk_389"/>
        <w:id w:val="-1142816468"/>
      </w:sdtPr>
      <w:sdtContent>
        <w:p w14:paraId="0000018B" w14:textId="77777777" w:rsidR="00CF3663" w:rsidRDefault="00000000">
          <w:pPr>
            <w:spacing w:before="240"/>
            <w:ind w:firstLine="0"/>
            <w:rPr>
              <w:ins w:id="397" w:author="BHA Regulatory Affairs Unit" w:date="2026-07-29T16:06:00Z"/>
            </w:rPr>
          </w:pPr>
          <w:sdt>
            <w:sdtPr>
              <w:tag w:val="goog_rdk_388"/>
              <w:id w:val="1387779868"/>
            </w:sdtPr>
            <w:sdtContent>
              <w:ins w:id="398" w:author="BHA Regulatory Affairs Unit" w:date="2026-07-29T16:06:00Z">
                <w:r>
                  <w:t>“Crisis Intervention” means the short-term techniques that aim to improve the well-being and prevent harm secondary to an individual’s current behavioral health concern. Crisis intervention involves several steps, including defining the issue(s), assessing and promoting safety, providing therapeutic and stabilizing supports, exploring the most appropriate potential resources, and collaboratively developing a safety plan.</w:t>
                </w:r>
              </w:ins>
            </w:sdtContent>
          </w:sdt>
        </w:p>
      </w:sdtContent>
    </w:sdt>
    <w:sdt>
      <w:sdtPr>
        <w:tag w:val="goog_rdk_391"/>
        <w:id w:val="463598770"/>
      </w:sdtPr>
      <w:sdtContent>
        <w:p w14:paraId="0000018C" w14:textId="77777777" w:rsidR="00CF3663" w:rsidRDefault="00000000">
          <w:pPr>
            <w:spacing w:before="240"/>
            <w:ind w:firstLine="0"/>
            <w:rPr>
              <w:ins w:id="399" w:author="BHA Regulatory Affairs Unit" w:date="2026-07-29T16:06:00Z"/>
            </w:rPr>
          </w:pPr>
          <w:sdt>
            <w:sdtPr>
              <w:tag w:val="goog_rdk_390"/>
              <w:id w:val="845177316"/>
            </w:sdtPr>
            <w:sdtContent>
              <w:ins w:id="400" w:author="BHA Regulatory Affairs Unit" w:date="2026-07-29T16:06:00Z">
                <w:r>
                  <w:t>“Crisis Professional Curriculum,” or “CPC,” means the crisis professional curriculum training created and approved by BHA specific to crisis assessment, management, de-escalation, safety planning, and relevant laws. The CPC consists of thirty-two (32) training modules that are available at no cost to persons seeking training in crisis-related topics. This includes a module dedicated to the utilization of the standardized Colorado Crisis Assessment. The CPC is available electronically at OwnPath Learning Hub (https://learninghub.ownpath.co).</w:t>
                </w:r>
              </w:ins>
            </w:sdtContent>
          </w:sdt>
        </w:p>
      </w:sdtContent>
    </w:sdt>
    <w:sdt>
      <w:sdtPr>
        <w:tag w:val="goog_rdk_393"/>
        <w:id w:val="-1027203305"/>
      </w:sdtPr>
      <w:sdtContent>
        <w:p w14:paraId="0000018D" w14:textId="77777777" w:rsidR="00CF3663" w:rsidRDefault="00000000">
          <w:pPr>
            <w:spacing w:before="240"/>
            <w:ind w:firstLine="0"/>
            <w:rPr>
              <w:ins w:id="401" w:author="BHA Regulatory Affairs Unit" w:date="2026-07-29T16:06:00Z"/>
            </w:rPr>
          </w:pPr>
          <w:sdt>
            <w:sdtPr>
              <w:tag w:val="goog_rdk_392"/>
              <w:id w:val="-1705520565"/>
            </w:sdtPr>
            <w:sdtContent>
              <w:ins w:id="402" w:author="BHA Regulatory Affairs Unit" w:date="2026-07-29T16:06:00Z">
                <w:r>
                  <w:t>“Crisis Stabilization Services” means a direct service that assists with de-escalating the severity of an individual’s level of distress and/or need for urgent care associated with a mental health or substance use disorder. These services are designed to prevent or improve a behavioral health crisis and/or reduce acute behavioral health symptoms. This includes services provided in a crisis stabilization unit (CSU).</w:t>
                </w:r>
              </w:ins>
            </w:sdtContent>
          </w:sdt>
        </w:p>
      </w:sdtContent>
    </w:sdt>
    <w:sdt>
      <w:sdtPr>
        <w:tag w:val="goog_rdk_395"/>
        <w:id w:val="-495291158"/>
      </w:sdtPr>
      <w:sdtContent>
        <w:p w14:paraId="0000018E" w14:textId="77777777" w:rsidR="00CF3663" w:rsidRDefault="00000000">
          <w:pPr>
            <w:spacing w:before="240"/>
            <w:ind w:firstLine="0"/>
            <w:rPr>
              <w:ins w:id="403" w:author="BHA Regulatory Affairs Unit" w:date="2026-07-29T16:06:00Z"/>
            </w:rPr>
          </w:pPr>
          <w:sdt>
            <w:sdtPr>
              <w:tag w:val="goog_rdk_394"/>
              <w:id w:val="4468106"/>
            </w:sdtPr>
            <w:sdtContent>
              <w:ins w:id="404" w:author="BHA Regulatory Affairs Unit" w:date="2026-07-29T16:06:00Z">
                <w:r>
                  <w:t>“Crisis Stabilization Unit</w:t>
                </w:r>
                <w:r>
                  <w:rPr>
                    <w:smallCaps/>
                  </w:rPr>
                  <w:t>,</w:t>
                </w:r>
                <w:r>
                  <w:t>” or “CSU</w:t>
                </w:r>
                <w:r>
                  <w:rPr>
                    <w:smallCaps/>
                  </w:rPr>
                  <w:t xml:space="preserve"> ”</w:t>
                </w:r>
                <w:r>
                  <w:t xml:space="preserve"> means an agency, endorsed for behavioral health crisis and emergency services pursuant to Chapter 6 of these Rules, that provides short-term, bed-based crisis stabilization services in a twenty-four- </w:t>
                </w:r>
                <w:r>
                  <w:rPr>
                    <w:smallCaps/>
                  </w:rPr>
                  <w:t xml:space="preserve">(24) </w:t>
                </w:r>
                <w:r>
                  <w:t xml:space="preserve">hour </w:t>
                </w:r>
                <w:r>
                  <w:lastRenderedPageBreak/>
                  <w:t>environment for both voluntary and involuntary individuals who cannot be served in a less restrictive environment.</w:t>
                </w:r>
              </w:ins>
            </w:sdtContent>
          </w:sdt>
        </w:p>
      </w:sdtContent>
    </w:sdt>
    <w:sdt>
      <w:sdtPr>
        <w:tag w:val="goog_rdk_397"/>
        <w:id w:val="-796407512"/>
      </w:sdtPr>
      <w:sdtContent>
        <w:p w14:paraId="0000018F" w14:textId="77777777" w:rsidR="00CF3663" w:rsidRDefault="00000000">
          <w:pPr>
            <w:spacing w:before="240"/>
            <w:ind w:firstLine="0"/>
            <w:rPr>
              <w:ins w:id="405" w:author="BHA Regulatory Affairs Unit" w:date="2026-07-29T16:06:00Z"/>
            </w:rPr>
          </w:pPr>
          <w:sdt>
            <w:sdtPr>
              <w:tag w:val="goog_rdk_396"/>
              <w:id w:val="755324782"/>
            </w:sdtPr>
            <w:sdtContent>
              <w:ins w:id="406" w:author="BHA Regulatory Affairs Unit" w:date="2026-07-29T16:06:00Z">
                <w:r>
                  <w:t>“Critical Incident” means a significant event or condition, which may be of public concern, which jeopardizes the health, safety, and/or welfare of personnel and/or individuals.</w:t>
                </w:r>
              </w:ins>
            </w:sdtContent>
          </w:sdt>
        </w:p>
      </w:sdtContent>
    </w:sdt>
    <w:sdt>
      <w:sdtPr>
        <w:tag w:val="goog_rdk_399"/>
        <w:id w:val="1893313924"/>
      </w:sdtPr>
      <w:sdtContent>
        <w:p w14:paraId="00000190" w14:textId="77777777" w:rsidR="00CF3663" w:rsidRDefault="00000000">
          <w:pPr>
            <w:spacing w:before="240"/>
            <w:ind w:firstLine="0"/>
            <w:rPr>
              <w:ins w:id="407" w:author="BHA Regulatory Affairs Unit" w:date="2026-07-29T16:06:00Z"/>
            </w:rPr>
          </w:pPr>
          <w:sdt>
            <w:sdtPr>
              <w:tag w:val="goog_rdk_398"/>
              <w:id w:val="1016645818"/>
            </w:sdtPr>
            <w:sdtContent>
              <w:ins w:id="408" w:author="BHA Regulatory Affairs Unit" w:date="2026-07-29T16:06:00Z">
                <w:r>
                  <w:t>“Culturally and Linguistically Appropriate Services</w:t>
                </w:r>
                <w:r>
                  <w:rPr>
                    <w:smallCaps/>
                  </w:rPr>
                  <w:t xml:space="preserve">,” </w:t>
                </w:r>
                <w:r>
                  <w:t>or</w:t>
                </w:r>
                <w:r>
                  <w:rPr>
                    <w:smallCaps/>
                  </w:rPr>
                  <w:t xml:space="preserve"> “</w:t>
                </w:r>
                <w:r>
                  <w:t>CLAS</w:t>
                </w:r>
                <w:r>
                  <w:rPr>
                    <w:smallCaps/>
                  </w:rPr>
                  <w:t>,</w:t>
                </w:r>
                <w:r>
                  <w:t>” means services that are respectful of and responsive to individual cultural health beliefs, practices, preferred languages, health literacy levels, and communication needs.</w:t>
                </w:r>
              </w:ins>
            </w:sdtContent>
          </w:sdt>
        </w:p>
      </w:sdtContent>
    </w:sdt>
    <w:sdt>
      <w:sdtPr>
        <w:tag w:val="goog_rdk_401"/>
        <w:id w:val="-538468467"/>
      </w:sdtPr>
      <w:sdtContent>
        <w:p w14:paraId="00000191" w14:textId="77777777" w:rsidR="00CF3663" w:rsidRDefault="00000000">
          <w:pPr>
            <w:spacing w:before="240"/>
            <w:ind w:firstLine="0"/>
            <w:rPr>
              <w:ins w:id="409" w:author="BHA Regulatory Affairs Unit" w:date="2026-07-29T16:06:00Z"/>
            </w:rPr>
          </w:pPr>
          <w:sdt>
            <w:sdtPr>
              <w:tag w:val="goog_rdk_400"/>
              <w:id w:val="-1405932126"/>
            </w:sdtPr>
            <w:sdtContent>
              <w:ins w:id="410" w:author="BHA Regulatory Affairs Unit" w:date="2026-07-29T16:06:00Z">
                <w:r>
                  <w:t>“Danger to Others” means a person poses a substantial risk of physical harm to another person or persons, as manifested by evidence of recent homicidal or other violent behavior by the person in question, or by evidence that others are placed in reasonable fear of violent behavior and serious physical harm to them, as evidenced by a recent overt act, attempt, or threat to do serious physical harm by the person in question.</w:t>
                </w:r>
              </w:ins>
            </w:sdtContent>
          </w:sdt>
        </w:p>
      </w:sdtContent>
    </w:sdt>
    <w:sdt>
      <w:sdtPr>
        <w:tag w:val="goog_rdk_403"/>
        <w:id w:val="1384955694"/>
      </w:sdtPr>
      <w:sdtContent>
        <w:p w14:paraId="00000192" w14:textId="77777777" w:rsidR="00CF3663" w:rsidRDefault="00000000">
          <w:pPr>
            <w:spacing w:before="240"/>
            <w:ind w:firstLine="0"/>
            <w:rPr>
              <w:ins w:id="411" w:author="BHA Regulatory Affairs Unit" w:date="2026-07-29T16:06:00Z"/>
            </w:rPr>
          </w:pPr>
          <w:sdt>
            <w:sdtPr>
              <w:tag w:val="goog_rdk_402"/>
              <w:id w:val="-1426336012"/>
            </w:sdtPr>
            <w:sdtContent>
              <w:ins w:id="412" w:author="BHA Regulatory Affairs Unit" w:date="2026-07-29T16:06:00Z">
                <w:r>
                  <w:t>“Danger to the Person’s Self,” or similar terminology, means a person poses a substantial risk of physical harm to the person's self as manifested by evidence of recent threats or attempts at suicide or serious bodily harm to the person's self.</w:t>
                </w:r>
              </w:ins>
            </w:sdtContent>
          </w:sdt>
        </w:p>
      </w:sdtContent>
    </w:sdt>
    <w:sdt>
      <w:sdtPr>
        <w:tag w:val="goog_rdk_405"/>
        <w:id w:val="1016212099"/>
      </w:sdtPr>
      <w:sdtContent>
        <w:p w14:paraId="00000193" w14:textId="77777777" w:rsidR="00CF3663" w:rsidRDefault="00000000">
          <w:pPr>
            <w:spacing w:before="240"/>
            <w:ind w:firstLine="0"/>
            <w:rPr>
              <w:ins w:id="413" w:author="BHA Regulatory Affairs Unit" w:date="2026-07-29T16:06:00Z"/>
            </w:rPr>
          </w:pPr>
          <w:sdt>
            <w:sdtPr>
              <w:tag w:val="goog_rdk_404"/>
              <w:id w:val="1205684452"/>
            </w:sdtPr>
            <w:sdtContent>
              <w:ins w:id="414" w:author="BHA Regulatory Affairs Unit" w:date="2026-07-29T16:06:00Z">
                <w:r>
                  <w:t>“Deficiency” means a failure to fully comply with any statutory and/or regulatory requirements applicable to an agency.</w:t>
                </w:r>
              </w:ins>
            </w:sdtContent>
          </w:sdt>
        </w:p>
      </w:sdtContent>
    </w:sdt>
    <w:sdt>
      <w:sdtPr>
        <w:tag w:val="goog_rdk_407"/>
        <w:id w:val="193723503"/>
      </w:sdtPr>
      <w:sdtContent>
        <w:p w14:paraId="00000194" w14:textId="77777777" w:rsidR="00CF3663" w:rsidRDefault="00000000">
          <w:pPr>
            <w:spacing w:before="240"/>
            <w:ind w:firstLine="0"/>
            <w:rPr>
              <w:ins w:id="415" w:author="BHA Regulatory Affairs Unit" w:date="2026-07-29T16:06:00Z"/>
            </w:rPr>
          </w:pPr>
          <w:sdt>
            <w:sdtPr>
              <w:tag w:val="goog_rdk_406"/>
              <w:id w:val="796174719"/>
            </w:sdtPr>
            <w:sdtContent>
              <w:ins w:id="416" w:author="BHA Regulatory Affairs Unit" w:date="2026-07-29T16:06:00Z">
                <w:r>
                  <w:t>“Delayed Egress” means a specialized door-locking mechanism that delays the opening of a door for a period of time, after an attempt is made, while notifying personnel of the attempt. It deters unauthorized exits while allowing for safe evacuation to occur during emergencies.</w:t>
                </w:r>
              </w:ins>
            </w:sdtContent>
          </w:sdt>
        </w:p>
      </w:sdtContent>
    </w:sdt>
    <w:sdt>
      <w:sdtPr>
        <w:tag w:val="goog_rdk_409"/>
        <w:id w:val="-2025861966"/>
      </w:sdtPr>
      <w:sdtContent>
        <w:p w14:paraId="00000195" w14:textId="77777777" w:rsidR="00CF3663" w:rsidRDefault="00000000">
          <w:pPr>
            <w:spacing w:before="240"/>
            <w:ind w:firstLine="0"/>
            <w:rPr>
              <w:ins w:id="417" w:author="BHA Regulatory Affairs Unit" w:date="2026-07-29T16:06:00Z"/>
            </w:rPr>
          </w:pPr>
          <w:sdt>
            <w:sdtPr>
              <w:tag w:val="goog_rdk_408"/>
              <w:id w:val="1569093576"/>
            </w:sdtPr>
            <w:sdtContent>
              <w:ins w:id="418" w:author="BHA Regulatory Affairs Unit" w:date="2026-07-29T16:06:00Z">
                <w:r>
                  <w:t>“Designated Representative” means a designated representative of an individual or service provider who is a person authorized, in writing or by court order, to act on behalf of an individual or service provider. In the case of a deceased individual, the personal representative, as defined at Section 15-10-201(39), C.R.S., or, if none has been appointed, heirs, shall be deemed to be designated representatives of the deceased individual.</w:t>
                </w:r>
              </w:ins>
            </w:sdtContent>
          </w:sdt>
        </w:p>
      </w:sdtContent>
    </w:sdt>
    <w:sdt>
      <w:sdtPr>
        <w:tag w:val="goog_rdk_411"/>
        <w:id w:val="-1191891465"/>
      </w:sdtPr>
      <w:sdtContent>
        <w:p w14:paraId="00000196" w14:textId="77777777" w:rsidR="00CF3663" w:rsidRDefault="00000000">
          <w:pPr>
            <w:spacing w:before="240"/>
            <w:ind w:firstLine="0"/>
            <w:rPr>
              <w:ins w:id="419" w:author="BHA Regulatory Affairs Unit" w:date="2026-07-29T16:06:00Z"/>
            </w:rPr>
          </w:pPr>
          <w:sdt>
            <w:sdtPr>
              <w:tag w:val="goog_rdk_410"/>
              <w:id w:val="-612342893"/>
            </w:sdtPr>
            <w:sdtContent>
              <w:ins w:id="420" w:author="BHA Regulatory Affairs Unit" w:date="2026-07-29T16:06:00Z">
                <w:r>
                  <w:t>“Diagnostic and Statistical Manual of Mental Disorders, Fifth Edition, Text Revision,” or “DSM-5-TR,” is published by the American Psychiatric Association (March 2022), which is hereby incorporated by reference. No later editions or amendments are incorporated. A copy may be purchased directly from the American Psychiatric Association at https://www.psychiatry.org and/or inspected at the American Psychiatric Association, 1000 Wilson Boulevard, Arlington, VA 22209-3901. A copy may also be inspected at the Behavioral Health Administration, 710 S. Ash Street, Unit C140, Denver, CO 80246, during regular business hours.</w:t>
                </w:r>
              </w:ins>
            </w:sdtContent>
          </w:sdt>
        </w:p>
      </w:sdtContent>
    </w:sdt>
    <w:sdt>
      <w:sdtPr>
        <w:tag w:val="goog_rdk_413"/>
        <w:id w:val="-119027475"/>
      </w:sdtPr>
      <w:sdtContent>
        <w:p w14:paraId="00000197" w14:textId="77777777" w:rsidR="00CF3663" w:rsidRDefault="00000000">
          <w:pPr>
            <w:spacing w:before="240"/>
            <w:ind w:firstLine="0"/>
            <w:rPr>
              <w:ins w:id="421" w:author="BHA Regulatory Affairs Unit" w:date="2026-07-29T16:06:00Z"/>
            </w:rPr>
          </w:pPr>
          <w:sdt>
            <w:sdtPr>
              <w:tag w:val="goog_rdk_412"/>
              <w:id w:val="2113946208"/>
            </w:sdtPr>
            <w:sdtContent>
              <w:ins w:id="422" w:author="BHA Regulatory Affairs Unit" w:date="2026-07-29T16:06:00Z">
                <w:r>
                  <w:t xml:space="preserve">“Dietary Ethics” means the consideration of moral implications behind how food is produced, distributed, or consumed. It involves evaluating food choices based on, but not limited to, their impacts on animal welfare, the environment, global food access, and </w:t>
                </w:r>
                <w:r>
                  <w:lastRenderedPageBreak/>
                  <w:t>adherence to cultural traditions or religious beliefs, such as kosher, halal, or culturally significant dietary practices.</w:t>
                </w:r>
              </w:ins>
            </w:sdtContent>
          </w:sdt>
        </w:p>
      </w:sdtContent>
    </w:sdt>
    <w:sdt>
      <w:sdtPr>
        <w:tag w:val="goog_rdk_415"/>
        <w:id w:val="-1755694718"/>
      </w:sdtPr>
      <w:sdtContent>
        <w:p w14:paraId="00000198" w14:textId="77777777" w:rsidR="00CF3663" w:rsidRDefault="00000000">
          <w:pPr>
            <w:spacing w:before="240"/>
            <w:ind w:firstLine="0"/>
            <w:rPr>
              <w:ins w:id="423" w:author="BHA Regulatory Affairs Unit" w:date="2026-07-29T16:06:00Z"/>
            </w:rPr>
          </w:pPr>
          <w:sdt>
            <w:sdtPr>
              <w:tag w:val="goog_rdk_414"/>
              <w:id w:val="-254754499"/>
            </w:sdtPr>
            <w:sdtContent>
              <w:ins w:id="424" w:author="BHA Regulatory Affairs Unit" w:date="2026-07-29T16:06:00Z">
                <w:r>
                  <w:t>“Dimension” means one (1) of the six (6) biopsychosocial areas of assessment from the ASAM Criteria, which is incorporated by reference in Part 1.2.1 of this Chapter 1, that contribute to decisions about an individual’s service needs, level of care recommendation, and treatment planning. A dimension may also include one (1) or more clinical categories within it, referred to as a “subdimension.”</w:t>
                </w:r>
              </w:ins>
            </w:sdtContent>
          </w:sdt>
        </w:p>
      </w:sdtContent>
    </w:sdt>
    <w:sdt>
      <w:sdtPr>
        <w:tag w:val="goog_rdk_417"/>
        <w:id w:val="414093252"/>
      </w:sdtPr>
      <w:sdtContent>
        <w:p w14:paraId="00000199" w14:textId="77777777" w:rsidR="00CF3663" w:rsidRDefault="00000000">
          <w:pPr>
            <w:spacing w:before="240"/>
            <w:ind w:firstLine="0"/>
            <w:rPr>
              <w:ins w:id="425" w:author="BHA Regulatory Affairs Unit" w:date="2026-07-29T16:06:00Z"/>
            </w:rPr>
          </w:pPr>
          <w:sdt>
            <w:sdtPr>
              <w:tag w:val="goog_rdk_416"/>
              <w:id w:val="1723492332"/>
            </w:sdtPr>
            <w:sdtContent>
              <w:ins w:id="426" w:author="BHA Regulatory Affairs Unit" w:date="2026-07-29T16:06:00Z">
                <w:r>
                  <w:t>“Dimensional Driver” means the dimensional factors that underlie the recommendation for a certain level of care. These are identified in the required ASAM assessments completed by BHEs providing substance use disorder services.</w:t>
                </w:r>
              </w:ins>
            </w:sdtContent>
          </w:sdt>
        </w:p>
      </w:sdtContent>
    </w:sdt>
    <w:sdt>
      <w:sdtPr>
        <w:tag w:val="goog_rdk_419"/>
        <w:id w:val="-307561776"/>
      </w:sdtPr>
      <w:sdtContent>
        <w:p w14:paraId="0000019A" w14:textId="77777777" w:rsidR="00CF3663" w:rsidRDefault="00000000">
          <w:pPr>
            <w:spacing w:before="240"/>
            <w:ind w:firstLine="0"/>
            <w:rPr>
              <w:ins w:id="427" w:author="BHA Regulatory Affairs Unit" w:date="2026-07-29T16:06:00Z"/>
            </w:rPr>
          </w:pPr>
          <w:sdt>
            <w:sdtPr>
              <w:tag w:val="goog_rdk_418"/>
              <w:id w:val="460293416"/>
            </w:sdtPr>
            <w:sdtContent>
              <w:ins w:id="428" w:author="BHA Regulatory Affairs Unit" w:date="2026-07-29T16:06:00Z">
                <w:r>
                  <w:t>“Disaster” means the occurrence or imminent threat of widespread or severe damage, injury, or loss of life, or property resulting from any natural cause or cause of human origin, including but not limited to fire, flood, earthquake, wind, storm, wave action, hazardous substance incident, oil spill or other water contamination requiring emergency action to avert danger or damage, volcanic activity, epidemic, air pollution, blight, drought, infestation, explosion, civil disturbance, hostile military or paramilitary action, or a condition of riot, insurrection, or invasion existing in the state or in any county, city, town, or district in the state, as defined in Section 24-33.5-703(3), C.R.S.</w:t>
                </w:r>
              </w:ins>
            </w:sdtContent>
          </w:sdt>
        </w:p>
      </w:sdtContent>
    </w:sdt>
    <w:sdt>
      <w:sdtPr>
        <w:tag w:val="goog_rdk_421"/>
        <w:id w:val="192919018"/>
      </w:sdtPr>
      <w:sdtContent>
        <w:p w14:paraId="0000019B" w14:textId="77777777" w:rsidR="00CF3663" w:rsidRDefault="00000000">
          <w:pPr>
            <w:spacing w:before="240"/>
            <w:ind w:firstLine="0"/>
            <w:rPr>
              <w:ins w:id="429" w:author="BHA Regulatory Affairs Unit" w:date="2026-07-29T16:06:00Z"/>
            </w:rPr>
          </w:pPr>
          <w:sdt>
            <w:sdtPr>
              <w:tag w:val="goog_rdk_420"/>
              <w:id w:val="1721476559"/>
            </w:sdtPr>
            <w:sdtContent>
              <w:ins w:id="430" w:author="BHA Regulatory Affairs Unit" w:date="2026-07-29T16:06:00Z">
                <w:r>
                  <w:t>“Discharge” means the termination of treatment obligations and/or services between an individual and an agency. For agencies that provide concurrent behavioral health services to an individual, “discharge” is specific to the discontinued treatment obligation or service, and does not impact or apply to an individual’s concurrent, active behavioral health service(s).</w:t>
                </w:r>
              </w:ins>
            </w:sdtContent>
          </w:sdt>
        </w:p>
      </w:sdtContent>
    </w:sdt>
    <w:sdt>
      <w:sdtPr>
        <w:tag w:val="goog_rdk_423"/>
        <w:id w:val="-553167139"/>
      </w:sdtPr>
      <w:sdtContent>
        <w:p w14:paraId="0000019C" w14:textId="77777777" w:rsidR="00CF3663" w:rsidRDefault="00000000">
          <w:pPr>
            <w:spacing w:before="240"/>
            <w:ind w:firstLine="0"/>
            <w:rPr>
              <w:ins w:id="431" w:author="BHA Regulatory Affairs Unit" w:date="2026-07-29T16:06:00Z"/>
            </w:rPr>
          </w:pPr>
          <w:sdt>
            <w:sdtPr>
              <w:tag w:val="goog_rdk_422"/>
              <w:id w:val="-1071979340"/>
            </w:sdtPr>
            <w:sdtContent>
              <w:ins w:id="432" w:author="BHA Regulatory Affairs Unit" w:date="2026-07-29T16:06:00Z">
                <w:r>
                  <w:t>“Discharge Summary” means a document summarizing an individual’s treatment experience, including their progress, reason(s) for discharge, and plans for post-treatment care, including transfer into a different level of care.</w:t>
                </w:r>
              </w:ins>
            </w:sdtContent>
          </w:sdt>
        </w:p>
      </w:sdtContent>
    </w:sdt>
    <w:sdt>
      <w:sdtPr>
        <w:tag w:val="goog_rdk_425"/>
        <w:id w:val="-384284960"/>
      </w:sdtPr>
      <w:sdtContent>
        <w:p w14:paraId="0000019D" w14:textId="77777777" w:rsidR="00CF3663" w:rsidRDefault="00000000">
          <w:pPr>
            <w:spacing w:before="240"/>
            <w:ind w:firstLine="0"/>
            <w:rPr>
              <w:ins w:id="433" w:author="BHA Regulatory Affairs Unit" w:date="2026-07-29T16:06:00Z"/>
            </w:rPr>
          </w:pPr>
          <w:sdt>
            <w:sdtPr>
              <w:tag w:val="goog_rdk_424"/>
              <w:id w:val="578140010"/>
            </w:sdtPr>
            <w:sdtContent>
              <w:ins w:id="434" w:author="BHA Regulatory Affairs Unit" w:date="2026-07-29T16:06:00Z">
                <w:r>
                  <w:t>“Dispense” means to interpret, evaluate, and implement a prescription drug or controlled substances order or chart order, including the preparation of a drug for an individual in a suitable container appropriately labeled for subsequent administration, or use by an individual.</w:t>
                </w:r>
              </w:ins>
            </w:sdtContent>
          </w:sdt>
        </w:p>
      </w:sdtContent>
    </w:sdt>
    <w:sdt>
      <w:sdtPr>
        <w:tag w:val="goog_rdk_427"/>
        <w:id w:val="1308153838"/>
      </w:sdtPr>
      <w:sdtContent>
        <w:p w14:paraId="0000019E" w14:textId="77777777" w:rsidR="00CF3663" w:rsidRDefault="00000000">
          <w:pPr>
            <w:spacing w:before="240"/>
            <w:ind w:firstLine="0"/>
            <w:rPr>
              <w:ins w:id="435" w:author="BHA Regulatory Affairs Unit" w:date="2026-07-29T16:06:00Z"/>
            </w:rPr>
          </w:pPr>
          <w:sdt>
            <w:sdtPr>
              <w:tag w:val="goog_rdk_426"/>
              <w:id w:val="-1052936994"/>
            </w:sdtPr>
            <w:sdtContent>
              <w:ins w:id="436" w:author="BHA Regulatory Affairs Unit" w:date="2026-07-29T16:06:00Z">
                <w:r>
                  <w:t>“Dispute” means a verbal or written expression of dissatisfaction to a BHE about the care or services received or not received by an individual, that cannot be resolved to the satisfaction of the individual expressing the dispute at the time of submission to BHE personnel. Disputes may be submitted by an individual or a personal representative(s) on behalf of an individual.</w:t>
                </w:r>
              </w:ins>
            </w:sdtContent>
          </w:sdt>
        </w:p>
      </w:sdtContent>
    </w:sdt>
    <w:sdt>
      <w:sdtPr>
        <w:tag w:val="goog_rdk_429"/>
        <w:id w:val="585523012"/>
      </w:sdtPr>
      <w:sdtContent>
        <w:p w14:paraId="0000019F" w14:textId="77777777" w:rsidR="00CF3663" w:rsidRDefault="00000000">
          <w:pPr>
            <w:spacing w:before="240"/>
            <w:ind w:firstLine="0"/>
            <w:rPr>
              <w:ins w:id="437" w:author="BHA Regulatory Affairs Unit" w:date="2026-07-29T16:06:00Z"/>
            </w:rPr>
          </w:pPr>
          <w:sdt>
            <w:sdtPr>
              <w:tag w:val="goog_rdk_428"/>
              <w:id w:val="-1606241146"/>
            </w:sdtPr>
            <w:sdtContent>
              <w:ins w:id="438" w:author="BHA Regulatory Affairs Unit" w:date="2026-07-29T16:06:00Z">
                <w:r>
                  <w:t>“Divert Status” means the period of time in which an agency is unable to accommodate new admissions for timely services. This status may be necessary for reasons including but not limited to, the maximum number of individuals the agency is able to serve is exhausted, unexpected personnel concerns, and safety or environmental concerns.</w:t>
                </w:r>
              </w:ins>
            </w:sdtContent>
          </w:sdt>
        </w:p>
      </w:sdtContent>
    </w:sdt>
    <w:sdt>
      <w:sdtPr>
        <w:tag w:val="goog_rdk_431"/>
        <w:id w:val="20012894"/>
      </w:sdtPr>
      <w:sdtContent>
        <w:p w14:paraId="000001A0" w14:textId="77777777" w:rsidR="00CF3663" w:rsidRDefault="00000000">
          <w:pPr>
            <w:spacing w:before="240"/>
            <w:ind w:firstLine="0"/>
            <w:rPr>
              <w:ins w:id="439" w:author="BHA Regulatory Affairs Unit" w:date="2026-07-29T16:06:00Z"/>
            </w:rPr>
          </w:pPr>
          <w:sdt>
            <w:sdtPr>
              <w:tag w:val="goog_rdk_430"/>
              <w:id w:val="1092511741"/>
            </w:sdtPr>
            <w:sdtContent>
              <w:ins w:id="440" w:author="BHA Regulatory Affairs Unit" w:date="2026-07-29T16:06:00Z">
                <w:r>
                  <w:t>“DUI/DWAI” for purposes of Chapter 10 of these Rules, includes the following impaired offenses:</w:t>
                </w:r>
              </w:ins>
            </w:sdtContent>
          </w:sdt>
        </w:p>
      </w:sdtContent>
    </w:sdt>
    <w:sdt>
      <w:sdtPr>
        <w:tag w:val="goog_rdk_433"/>
        <w:id w:val="-70305752"/>
      </w:sdtPr>
      <w:sdtContent>
        <w:p w14:paraId="000001A1" w14:textId="77777777" w:rsidR="00CF3663" w:rsidRDefault="00000000">
          <w:pPr>
            <w:numPr>
              <w:ilvl w:val="0"/>
              <w:numId w:val="54"/>
            </w:numPr>
            <w:tabs>
              <w:tab w:val="left" w:pos="720"/>
              <w:tab w:val="left" w:pos="1440"/>
            </w:tabs>
            <w:spacing w:before="240"/>
            <w:rPr>
              <w:ins w:id="441" w:author="BHA Regulatory Affairs Unit" w:date="2026-07-29T16:06:00Z"/>
            </w:rPr>
          </w:pPr>
          <w:sdt>
            <w:sdtPr>
              <w:tag w:val="goog_rdk_432"/>
              <w:id w:val="-54378233"/>
            </w:sdtPr>
            <w:sdtContent>
              <w:ins w:id="442" w:author="BHA Regulatory Affairs Unit" w:date="2026-07-29T16:06:00Z">
                <w:r>
                  <w:t>“Driving under the influence,” as defined in Section 42-4-1301(1)(f), C.R.S.;</w:t>
                </w:r>
              </w:ins>
            </w:sdtContent>
          </w:sdt>
        </w:p>
      </w:sdtContent>
    </w:sdt>
    <w:sdt>
      <w:sdtPr>
        <w:tag w:val="goog_rdk_435"/>
        <w:id w:val="-516508034"/>
      </w:sdtPr>
      <w:sdtContent>
        <w:p w14:paraId="000001A2" w14:textId="77777777" w:rsidR="00CF3663" w:rsidRDefault="00000000">
          <w:pPr>
            <w:numPr>
              <w:ilvl w:val="0"/>
              <w:numId w:val="54"/>
            </w:numPr>
            <w:tabs>
              <w:tab w:val="left" w:pos="720"/>
              <w:tab w:val="left" w:pos="1440"/>
            </w:tabs>
            <w:spacing w:before="240"/>
            <w:rPr>
              <w:ins w:id="443" w:author="BHA Regulatory Affairs Unit" w:date="2026-07-29T16:06:00Z"/>
            </w:rPr>
          </w:pPr>
          <w:sdt>
            <w:sdtPr>
              <w:tag w:val="goog_rdk_434"/>
              <w:id w:val="722282425"/>
            </w:sdtPr>
            <w:sdtContent>
              <w:ins w:id="444" w:author="BHA Regulatory Affairs Unit" w:date="2026-07-29T16:06:00Z">
                <w:r>
                  <w:t>“Driving while ability impaired,” as defined in Section 42-4-1301(1)(g), C.R.S.;</w:t>
                </w:r>
              </w:ins>
            </w:sdtContent>
          </w:sdt>
        </w:p>
      </w:sdtContent>
    </w:sdt>
    <w:sdt>
      <w:sdtPr>
        <w:tag w:val="goog_rdk_437"/>
        <w:id w:val="1994722870"/>
      </w:sdtPr>
      <w:sdtContent>
        <w:p w14:paraId="000001A3" w14:textId="77777777" w:rsidR="00CF3663" w:rsidRDefault="00000000">
          <w:pPr>
            <w:numPr>
              <w:ilvl w:val="0"/>
              <w:numId w:val="54"/>
            </w:numPr>
            <w:tabs>
              <w:tab w:val="left" w:pos="720"/>
              <w:tab w:val="left" w:pos="1440"/>
            </w:tabs>
            <w:spacing w:before="240"/>
            <w:rPr>
              <w:ins w:id="445" w:author="BHA Regulatory Affairs Unit" w:date="2026-07-29T16:06:00Z"/>
            </w:rPr>
          </w:pPr>
          <w:sdt>
            <w:sdtPr>
              <w:tag w:val="goog_rdk_436"/>
              <w:id w:val="-1291766360"/>
            </w:sdtPr>
            <w:sdtContent>
              <w:ins w:id="446" w:author="BHA Regulatory Affairs Unit" w:date="2026-07-29T16:06:00Z">
                <w:r>
                  <w:t>“DUI per se” as defined in Section 42-4-1301(2)(a), C.R.S.;</w:t>
                </w:r>
              </w:ins>
            </w:sdtContent>
          </w:sdt>
        </w:p>
      </w:sdtContent>
    </w:sdt>
    <w:sdt>
      <w:sdtPr>
        <w:tag w:val="goog_rdk_439"/>
        <w:id w:val="2140736152"/>
      </w:sdtPr>
      <w:sdtContent>
        <w:p w14:paraId="000001A4" w14:textId="77777777" w:rsidR="00CF3663" w:rsidRDefault="00000000">
          <w:pPr>
            <w:numPr>
              <w:ilvl w:val="0"/>
              <w:numId w:val="54"/>
            </w:numPr>
            <w:tabs>
              <w:tab w:val="left" w:pos="720"/>
              <w:tab w:val="left" w:pos="1440"/>
            </w:tabs>
            <w:spacing w:before="240"/>
            <w:rPr>
              <w:ins w:id="447" w:author="BHA Regulatory Affairs Unit" w:date="2026-07-29T16:06:00Z"/>
            </w:rPr>
          </w:pPr>
          <w:sdt>
            <w:sdtPr>
              <w:tag w:val="goog_rdk_438"/>
              <w:id w:val="1000183846"/>
            </w:sdtPr>
            <w:sdtContent>
              <w:ins w:id="448" w:author="BHA Regulatory Affairs Unit" w:date="2026-07-29T16:06:00Z">
                <w:r>
                  <w:t>Operating an aircraft under the influence, as defined in Section 41-2-102, C.R.S.;</w:t>
                </w:r>
              </w:ins>
            </w:sdtContent>
          </w:sdt>
        </w:p>
      </w:sdtContent>
    </w:sdt>
    <w:sdt>
      <w:sdtPr>
        <w:tag w:val="goog_rdk_441"/>
        <w:id w:val="-1936025501"/>
      </w:sdtPr>
      <w:sdtContent>
        <w:p w14:paraId="000001A5" w14:textId="77777777" w:rsidR="00CF3663" w:rsidRDefault="00000000">
          <w:pPr>
            <w:numPr>
              <w:ilvl w:val="0"/>
              <w:numId w:val="54"/>
            </w:numPr>
            <w:tabs>
              <w:tab w:val="left" w:pos="720"/>
              <w:tab w:val="left" w:pos="1440"/>
            </w:tabs>
            <w:spacing w:before="240"/>
            <w:rPr>
              <w:ins w:id="449" w:author="BHA Regulatory Affairs Unit" w:date="2026-07-29T16:06:00Z"/>
            </w:rPr>
          </w:pPr>
          <w:sdt>
            <w:sdtPr>
              <w:tag w:val="goog_rdk_440"/>
              <w:id w:val="320253474"/>
            </w:sdtPr>
            <w:sdtContent>
              <w:ins w:id="450" w:author="BHA Regulatory Affairs Unit" w:date="2026-07-29T16:06:00Z">
                <w:r>
                  <w:t>Operating a vessel while under the influence, as defined in Section 33-13-108.1, C.R.S.; and</w:t>
                </w:r>
              </w:ins>
            </w:sdtContent>
          </w:sdt>
        </w:p>
      </w:sdtContent>
    </w:sdt>
    <w:sdt>
      <w:sdtPr>
        <w:tag w:val="goog_rdk_443"/>
        <w:id w:val="1068802960"/>
      </w:sdtPr>
      <w:sdtContent>
        <w:p w14:paraId="000001A6" w14:textId="77777777" w:rsidR="00CF3663" w:rsidRDefault="00000000">
          <w:pPr>
            <w:numPr>
              <w:ilvl w:val="0"/>
              <w:numId w:val="54"/>
            </w:numPr>
            <w:tabs>
              <w:tab w:val="left" w:pos="720"/>
              <w:tab w:val="left" w:pos="1440"/>
            </w:tabs>
            <w:spacing w:before="240"/>
            <w:rPr>
              <w:ins w:id="451" w:author="BHA Regulatory Affairs Unit" w:date="2026-07-29T16:06:00Z"/>
            </w:rPr>
          </w:pPr>
          <w:sdt>
            <w:sdtPr>
              <w:tag w:val="goog_rdk_442"/>
              <w:id w:val="-1312256490"/>
            </w:sdtPr>
            <w:sdtContent>
              <w:ins w:id="452" w:author="BHA Regulatory Affairs Unit" w:date="2026-07-29T16:06:00Z">
                <w:r>
                  <w:t>Underage Drinking and Driving (UDD), as defined in Sections 42-1-102(109.7) C.R.S. and 42-4-1301, C.R.S.</w:t>
                </w:r>
              </w:ins>
            </w:sdtContent>
          </w:sdt>
        </w:p>
      </w:sdtContent>
    </w:sdt>
    <w:sdt>
      <w:sdtPr>
        <w:tag w:val="goog_rdk_445"/>
        <w:id w:val="475132086"/>
      </w:sdtPr>
      <w:sdtContent>
        <w:p w14:paraId="000001A7" w14:textId="77777777" w:rsidR="00CF3663" w:rsidRDefault="00000000">
          <w:pPr>
            <w:numPr>
              <w:ilvl w:val="1"/>
              <w:numId w:val="54"/>
            </w:numPr>
            <w:tabs>
              <w:tab w:val="left" w:pos="720"/>
              <w:tab w:val="left" w:pos="1440"/>
            </w:tabs>
            <w:spacing w:before="240"/>
            <w:rPr>
              <w:ins w:id="453" w:author="BHA Regulatory Affairs Unit" w:date="2026-07-29T16:06:00Z"/>
            </w:rPr>
          </w:pPr>
          <w:sdt>
            <w:sdtPr>
              <w:tag w:val="goog_rdk_444"/>
              <w:id w:val="-2094159057"/>
            </w:sdtPr>
            <w:sdtContent>
              <w:ins w:id="454" w:author="BHA Regulatory Affairs Unit" w:date="2026-07-29T16:06:00Z">
                <w:r>
                  <w:t>For the purpose of this Section, UDD applies to individuals that are under twenty-one (21) years of age.</w:t>
                </w:r>
              </w:ins>
            </w:sdtContent>
          </w:sdt>
        </w:p>
      </w:sdtContent>
    </w:sdt>
    <w:sdt>
      <w:sdtPr>
        <w:tag w:val="goog_rdk_447"/>
        <w:id w:val="-691184455"/>
      </w:sdtPr>
      <w:sdtContent>
        <w:p w14:paraId="000001A8" w14:textId="77777777" w:rsidR="00CF3663" w:rsidRDefault="00000000">
          <w:pPr>
            <w:numPr>
              <w:ilvl w:val="1"/>
              <w:numId w:val="54"/>
            </w:numPr>
            <w:tabs>
              <w:tab w:val="left" w:pos="720"/>
              <w:tab w:val="left" w:pos="1440"/>
            </w:tabs>
            <w:spacing w:before="240"/>
            <w:rPr>
              <w:ins w:id="455" w:author="BHA Regulatory Affairs Unit" w:date="2026-07-29T16:06:00Z"/>
            </w:rPr>
          </w:pPr>
          <w:sdt>
            <w:sdtPr>
              <w:tag w:val="goog_rdk_446"/>
              <w:id w:val="741229975"/>
            </w:sdtPr>
            <w:sdtContent>
              <w:ins w:id="456" w:author="BHA Regulatory Affairs Unit" w:date="2026-07-29T16:06:00Z">
                <w:r>
                  <w:t>Agencies providing UDD services to individuals under eighteen (18) years of age shall comply with Chapter 8 of these Rules.</w:t>
                </w:r>
              </w:ins>
            </w:sdtContent>
          </w:sdt>
        </w:p>
      </w:sdtContent>
    </w:sdt>
    <w:sdt>
      <w:sdtPr>
        <w:tag w:val="goog_rdk_449"/>
        <w:id w:val="427892912"/>
      </w:sdtPr>
      <w:sdtContent>
        <w:p w14:paraId="000001A9" w14:textId="77777777" w:rsidR="00CF3663" w:rsidRDefault="00000000">
          <w:pPr>
            <w:spacing w:before="240"/>
            <w:ind w:firstLine="0"/>
            <w:rPr>
              <w:ins w:id="457" w:author="BHA Regulatory Affairs Unit" w:date="2026-07-29T16:06:00Z"/>
            </w:rPr>
          </w:pPr>
          <w:sdt>
            <w:sdtPr>
              <w:tag w:val="goog_rdk_448"/>
              <w:id w:val="-1375030633"/>
            </w:sdtPr>
            <w:sdtContent>
              <w:ins w:id="458" w:author="BHA Regulatory Affairs Unit" w:date="2026-07-29T16:06:00Z">
                <w:r>
                  <w:t>“DUI/DWAI Reporting System” or “DRS” is the official document generated from data entered by endorsed DUI/DWAI programs into the Treatment Management System (TMS). This document reflects, at minimum, an individual’s education and treatment enrollment, attendance, compliance, and discharge status.</w:t>
                </w:r>
              </w:ins>
            </w:sdtContent>
          </w:sdt>
        </w:p>
      </w:sdtContent>
    </w:sdt>
    <w:sdt>
      <w:sdtPr>
        <w:tag w:val="goog_rdk_451"/>
        <w:id w:val="1640804169"/>
      </w:sdtPr>
      <w:sdtContent>
        <w:p w14:paraId="000001AA" w14:textId="77777777" w:rsidR="00CF3663" w:rsidRDefault="00000000">
          <w:pPr>
            <w:spacing w:before="240"/>
            <w:ind w:firstLine="0"/>
            <w:rPr>
              <w:ins w:id="459" w:author="BHA Regulatory Affairs Unit" w:date="2026-07-29T16:06:00Z"/>
            </w:rPr>
          </w:pPr>
          <w:sdt>
            <w:sdtPr>
              <w:tag w:val="goog_rdk_450"/>
              <w:id w:val="-1492195732"/>
            </w:sdtPr>
            <w:sdtContent>
              <w:ins w:id="460" w:author="BHA Regulatory Affairs Unit" w:date="2026-07-29T16:06:00Z">
                <w:r>
                  <w:t>“Dyadic Attachment” means the reciprocal, bidirectional bond between an infant/ young child and their primary caregiver, that develops over time as caregivers sensitively respond to a child's needs, creating a "secure base" from which the child can explore, and a "safe haven" to retreat to when frightened or distressed.</w:t>
                </w:r>
              </w:ins>
            </w:sdtContent>
          </w:sdt>
        </w:p>
      </w:sdtContent>
    </w:sdt>
    <w:sdt>
      <w:sdtPr>
        <w:tag w:val="goog_rdk_453"/>
        <w:id w:val="844020573"/>
      </w:sdtPr>
      <w:sdtContent>
        <w:p w14:paraId="000001AB" w14:textId="77777777" w:rsidR="00CF3663" w:rsidRDefault="00000000">
          <w:pPr>
            <w:spacing w:before="240"/>
            <w:ind w:firstLine="0"/>
            <w:rPr>
              <w:ins w:id="461" w:author="BHA Regulatory Affairs Unit" w:date="2026-07-29T16:06:00Z"/>
            </w:rPr>
          </w:pPr>
          <w:sdt>
            <w:sdtPr>
              <w:tag w:val="goog_rdk_452"/>
              <w:id w:val="-2099177512"/>
            </w:sdtPr>
            <w:sdtContent>
              <w:ins w:id="462" w:author="BHA Regulatory Affairs Unit" w:date="2026-07-29T16:06:00Z">
                <w:r>
                  <w:t xml:space="preserve">“Egress” means the action of leaving an area or physical space. </w:t>
                </w:r>
              </w:ins>
            </w:sdtContent>
          </w:sdt>
        </w:p>
      </w:sdtContent>
    </w:sdt>
    <w:sdt>
      <w:sdtPr>
        <w:tag w:val="goog_rdk_455"/>
        <w:id w:val="-1034856277"/>
      </w:sdtPr>
      <w:sdtContent>
        <w:p w14:paraId="000001AC" w14:textId="77777777" w:rsidR="00CF3663" w:rsidRDefault="00000000">
          <w:pPr>
            <w:spacing w:before="240"/>
            <w:ind w:firstLine="0"/>
            <w:rPr>
              <w:ins w:id="463" w:author="BHA Regulatory Affairs Unit" w:date="2026-07-29T16:06:00Z"/>
            </w:rPr>
          </w:pPr>
          <w:sdt>
            <w:sdtPr>
              <w:tag w:val="goog_rdk_454"/>
              <w:id w:val="1427070389"/>
            </w:sdtPr>
            <w:sdtContent>
              <w:ins w:id="464" w:author="BHA Regulatory Affairs Unit" w:date="2026-07-29T16:06:00Z">
                <w:r>
                  <w:t>“Egress Alert Device” means a device that is affixed to a structure or worn by an individual that triggers a visual or auditory alarm when an individual leaves the building or grounds. An egress alert device is considered restrictive when the device is used to prevent the elopement of an individual.</w:t>
                </w:r>
              </w:ins>
            </w:sdtContent>
          </w:sdt>
        </w:p>
      </w:sdtContent>
    </w:sdt>
    <w:sdt>
      <w:sdtPr>
        <w:tag w:val="goog_rdk_457"/>
        <w:id w:val="1606234998"/>
      </w:sdtPr>
      <w:sdtContent>
        <w:p w14:paraId="000001AD" w14:textId="77777777" w:rsidR="00CF3663" w:rsidRDefault="00000000">
          <w:pPr>
            <w:spacing w:before="240"/>
            <w:ind w:firstLine="0"/>
            <w:rPr>
              <w:ins w:id="465" w:author="BHA Regulatory Affairs Unit" w:date="2026-07-29T16:06:00Z"/>
            </w:rPr>
          </w:pPr>
          <w:sdt>
            <w:sdtPr>
              <w:tag w:val="goog_rdk_456"/>
              <w:id w:val="1035722000"/>
            </w:sdtPr>
            <w:sdtContent>
              <w:ins w:id="466" w:author="BHA Regulatory Affairs Unit" w:date="2026-07-29T16:06:00Z">
                <w:r>
                  <w:t>“Emergency” means an unexpected event that places life or property in danger and requires an immediate response. This may include situations that require the use of state and community resources and procedures.</w:t>
                </w:r>
              </w:ins>
            </w:sdtContent>
          </w:sdt>
        </w:p>
      </w:sdtContent>
    </w:sdt>
    <w:sdt>
      <w:sdtPr>
        <w:tag w:val="goog_rdk_459"/>
        <w:id w:val="525461463"/>
      </w:sdtPr>
      <w:sdtContent>
        <w:p w14:paraId="000001AE" w14:textId="77777777" w:rsidR="00CF3663" w:rsidRDefault="00000000">
          <w:pPr>
            <w:spacing w:before="240"/>
            <w:ind w:firstLine="0"/>
            <w:rPr>
              <w:ins w:id="467" w:author="BHA Regulatory Affairs Unit" w:date="2026-07-29T16:06:00Z"/>
            </w:rPr>
          </w:pPr>
          <w:sdt>
            <w:sdtPr>
              <w:tag w:val="goog_rdk_458"/>
              <w:id w:val="-1362158002"/>
            </w:sdtPr>
            <w:sdtContent>
              <w:ins w:id="468" w:author="BHA Regulatory Affairs Unit" w:date="2026-07-29T16:06:00Z">
                <w:r>
                  <w:t>“Emergency Department” means an emergency medical services facility, as defined in Section 25-3.5-103(8.1), C.R.S.</w:t>
                </w:r>
              </w:ins>
            </w:sdtContent>
          </w:sdt>
        </w:p>
      </w:sdtContent>
    </w:sdt>
    <w:sdt>
      <w:sdtPr>
        <w:tag w:val="goog_rdk_461"/>
        <w:id w:val="-545532835"/>
      </w:sdtPr>
      <w:sdtContent>
        <w:p w14:paraId="000001AF" w14:textId="77777777" w:rsidR="00CF3663" w:rsidRDefault="00000000">
          <w:pPr>
            <w:spacing w:before="240"/>
            <w:ind w:firstLine="0"/>
            <w:rPr>
              <w:ins w:id="469" w:author="BHA Regulatory Affairs Unit" w:date="2026-07-29T16:06:00Z"/>
            </w:rPr>
          </w:pPr>
          <w:sdt>
            <w:sdtPr>
              <w:tag w:val="goog_rdk_460"/>
              <w:id w:val="-600157068"/>
            </w:sdtPr>
            <w:sdtContent>
              <w:ins w:id="470" w:author="BHA Regulatory Affairs Unit" w:date="2026-07-29T16:06:00Z">
                <w:r>
                  <w:t>“Emergency Services” means the public organizations that respond to emergencies when they occur. This includes, but is not limited to, police, ambulance, and firefighting services. It may also include emergency behavioral health services accessed during times of crisis, such as Colorado Crisis Services.</w:t>
                </w:r>
              </w:ins>
            </w:sdtContent>
          </w:sdt>
        </w:p>
      </w:sdtContent>
    </w:sdt>
    <w:sdt>
      <w:sdtPr>
        <w:tag w:val="goog_rdk_463"/>
        <w:id w:val="1603387744"/>
      </w:sdtPr>
      <w:sdtContent>
        <w:p w14:paraId="000001B0" w14:textId="77777777" w:rsidR="00CF3663" w:rsidRDefault="00000000">
          <w:pPr>
            <w:spacing w:before="240"/>
            <w:ind w:firstLine="0"/>
            <w:rPr>
              <w:ins w:id="471" w:author="BHA Regulatory Affairs Unit" w:date="2026-07-29T16:06:00Z"/>
            </w:rPr>
          </w:pPr>
          <w:sdt>
            <w:sdtPr>
              <w:tag w:val="goog_rdk_462"/>
              <w:id w:val="-1477602809"/>
            </w:sdtPr>
            <w:sdtContent>
              <w:ins w:id="472" w:author="BHA Regulatory Affairs Unit" w:date="2026-07-29T16:06:00Z">
                <w:r>
                  <w:t>“Endorsement” means the category of service selected by an applicant or agency at the time of BHE or Behavioral Health Safety Net Provider application or renewal.</w:t>
                </w:r>
              </w:ins>
            </w:sdtContent>
          </w:sdt>
        </w:p>
      </w:sdtContent>
    </w:sdt>
    <w:sdt>
      <w:sdtPr>
        <w:tag w:val="goog_rdk_465"/>
        <w:id w:val="1535152611"/>
      </w:sdtPr>
      <w:sdtContent>
        <w:p w14:paraId="000001B1" w14:textId="77777777" w:rsidR="00CF3663" w:rsidRDefault="00000000">
          <w:pPr>
            <w:spacing w:before="240"/>
            <w:ind w:firstLine="0"/>
            <w:rPr>
              <w:ins w:id="473" w:author="BHA Regulatory Affairs Unit" w:date="2026-07-29T16:06:00Z"/>
            </w:rPr>
          </w:pPr>
          <w:sdt>
            <w:sdtPr>
              <w:tag w:val="goog_rdk_464"/>
              <w:id w:val="-634850862"/>
            </w:sdtPr>
            <w:sdtContent>
              <w:ins w:id="474" w:author="BHA Regulatory Affairs Unit" w:date="2026-07-29T16:06:00Z">
                <w:r>
                  <w:t>“Essential Behavioral Health Safety Net Provider” has the same meaning as defined in Section 27-50-101(13), C.R.S.</w:t>
                </w:r>
              </w:ins>
            </w:sdtContent>
          </w:sdt>
        </w:p>
      </w:sdtContent>
    </w:sdt>
    <w:sdt>
      <w:sdtPr>
        <w:tag w:val="goog_rdk_467"/>
        <w:id w:val="-506306130"/>
      </w:sdtPr>
      <w:sdtContent>
        <w:p w14:paraId="000001B2" w14:textId="77777777" w:rsidR="00CF3663" w:rsidRDefault="00000000">
          <w:pPr>
            <w:spacing w:before="240"/>
            <w:ind w:firstLine="0"/>
            <w:rPr>
              <w:ins w:id="475" w:author="BHA Regulatory Affairs Unit" w:date="2026-07-29T16:06:00Z"/>
            </w:rPr>
          </w:pPr>
          <w:sdt>
            <w:sdtPr>
              <w:tag w:val="goog_rdk_466"/>
              <w:id w:val="1537491951"/>
            </w:sdtPr>
            <w:sdtContent>
              <w:ins w:id="476" w:author="BHA Regulatory Affairs Unit" w:date="2026-07-29T16:06:00Z">
                <w:r>
                  <w:t>“Evidence-Based” means practices, principles, and programming that uses interventions, techniques, and treatment methods that have been tested using scientific methodology and proven to be effective in improving outcomes for a specific population.</w:t>
                </w:r>
              </w:ins>
            </w:sdtContent>
          </w:sdt>
        </w:p>
      </w:sdtContent>
    </w:sdt>
    <w:sdt>
      <w:sdtPr>
        <w:tag w:val="goog_rdk_469"/>
        <w:id w:val="-35253800"/>
      </w:sdtPr>
      <w:sdtContent>
        <w:p w14:paraId="000001B3" w14:textId="77777777" w:rsidR="00CF3663" w:rsidRDefault="00000000">
          <w:pPr>
            <w:spacing w:before="240"/>
            <w:ind w:firstLine="0"/>
            <w:rPr>
              <w:ins w:id="477" w:author="BHA Regulatory Affairs Unit" w:date="2026-07-29T16:06:00Z"/>
            </w:rPr>
          </w:pPr>
          <w:sdt>
            <w:sdtPr>
              <w:tag w:val="goog_rdk_468"/>
              <w:id w:val="-1294797682"/>
            </w:sdtPr>
            <w:sdtContent>
              <w:ins w:id="478" w:author="BHA Regulatory Affairs Unit" w:date="2026-07-29T16:06:00Z">
                <w:r>
                  <w:t>“External Services” means personal services and protective oversight services provided to an individual by family members, or health care professionals who are not personnel of an agency. External service providers include, but are not limited to, home health providers, hospice, private pay caregiver(s), friend(s), and family member(s).</w:t>
                </w:r>
              </w:ins>
            </w:sdtContent>
          </w:sdt>
        </w:p>
      </w:sdtContent>
    </w:sdt>
    <w:sdt>
      <w:sdtPr>
        <w:tag w:val="goog_rdk_471"/>
        <w:id w:val="138472436"/>
      </w:sdtPr>
      <w:sdtContent>
        <w:p w14:paraId="000001B4" w14:textId="77777777" w:rsidR="00CF3663" w:rsidRDefault="00000000">
          <w:pPr>
            <w:spacing w:before="240"/>
            <w:ind w:firstLine="0"/>
            <w:rPr>
              <w:ins w:id="479" w:author="BHA Regulatory Affairs Unit" w:date="2026-07-29T16:06:00Z"/>
            </w:rPr>
          </w:pPr>
          <w:sdt>
            <w:sdtPr>
              <w:tag w:val="goog_rdk_470"/>
              <w:id w:val="-1546840758"/>
            </w:sdtPr>
            <w:sdtContent>
              <w:ins w:id="480" w:author="BHA Regulatory Affairs Unit" w:date="2026-07-29T16:06:00Z">
                <w:r>
                  <w:t>“Facility” means a public or private “treatment facility” required to meet the approval standards established under Section 27-81-106, C.R.S.; an entity providing emergency or crisis behavioral health services; an entity providing behavioral health residential services; or an entity providing withdrawal management services.</w:t>
                </w:r>
              </w:ins>
            </w:sdtContent>
          </w:sdt>
        </w:p>
      </w:sdtContent>
    </w:sdt>
    <w:sdt>
      <w:sdtPr>
        <w:tag w:val="goog_rdk_473"/>
        <w:id w:val="-831675715"/>
      </w:sdtPr>
      <w:sdtContent>
        <w:p w14:paraId="000001B5" w14:textId="77777777" w:rsidR="00CF3663" w:rsidRDefault="00000000">
          <w:pPr>
            <w:spacing w:before="240"/>
            <w:ind w:firstLine="0"/>
            <w:rPr>
              <w:ins w:id="481" w:author="BHA Regulatory Affairs Unit" w:date="2026-07-29T16:06:00Z"/>
            </w:rPr>
          </w:pPr>
          <w:sdt>
            <w:sdtPr>
              <w:tag w:val="goog_rdk_472"/>
              <w:id w:val="-116794942"/>
            </w:sdtPr>
            <w:sdtContent>
              <w:ins w:id="482" w:author="BHA Regulatory Affairs Unit" w:date="2026-07-29T16:06:00Z">
                <w:r>
                  <w:t>"Family Member" means a spouse, partner in a civil union, as defined in Section 14-15-103 (5), C.R.S., parent, adult child, or adult sibling of a person with a mental health disorder.</w:t>
                </w:r>
              </w:ins>
            </w:sdtContent>
          </w:sdt>
        </w:p>
      </w:sdtContent>
    </w:sdt>
    <w:sdt>
      <w:sdtPr>
        <w:tag w:val="goog_rdk_475"/>
        <w:id w:val="-563981837"/>
      </w:sdtPr>
      <w:sdtContent>
        <w:p w14:paraId="000001B6" w14:textId="77777777" w:rsidR="00CF3663" w:rsidRDefault="00000000">
          <w:pPr>
            <w:spacing w:before="240"/>
            <w:ind w:firstLine="0"/>
            <w:rPr>
              <w:ins w:id="483" w:author="BHA Regulatory Affairs Unit" w:date="2026-07-29T16:06:00Z"/>
            </w:rPr>
          </w:pPr>
          <w:sdt>
            <w:sdtPr>
              <w:tag w:val="goog_rdk_474"/>
              <w:id w:val="592054070"/>
            </w:sdtPr>
            <w:sdtContent>
              <w:ins w:id="484" w:author="BHA Regulatory Affairs Unit" w:date="2026-07-29T16:06:00Z">
                <w:r>
                  <w:t>“Federally Qualified Health Center” has the same meaning as defined in the federal “Social Security Act</w:t>
                </w:r>
                <w:r>
                  <w:rPr>
                    <w:smallCaps/>
                  </w:rPr>
                  <w:t>,</w:t>
                </w:r>
                <w:r>
                  <w:t>” 42 U.S.C. Sec. 1395x(aa)(4)(2022).</w:t>
                </w:r>
              </w:ins>
            </w:sdtContent>
          </w:sdt>
        </w:p>
      </w:sdtContent>
    </w:sdt>
    <w:sdt>
      <w:sdtPr>
        <w:tag w:val="goog_rdk_477"/>
        <w:id w:val="-1800075490"/>
      </w:sdtPr>
      <w:sdtContent>
        <w:p w14:paraId="000001B7" w14:textId="77777777" w:rsidR="00CF3663" w:rsidRDefault="00000000">
          <w:pPr>
            <w:spacing w:before="240"/>
            <w:ind w:firstLine="0"/>
            <w:rPr>
              <w:ins w:id="485" w:author="BHA Regulatory Affairs Unit" w:date="2026-07-29T16:06:00Z"/>
            </w:rPr>
          </w:pPr>
          <w:sdt>
            <w:sdtPr>
              <w:tag w:val="goog_rdk_476"/>
              <w:id w:val="1460387350"/>
            </w:sdtPr>
            <w:sdtContent>
              <w:ins w:id="486" w:author="BHA Regulatory Affairs Unit" w:date="2026-07-29T16:06:00Z">
                <w:r>
                  <w:t>“Fentanyl Education” means the fentanyl education program developed by BHA, pursuant to Section 27-80-128, C.R.S. This program is accessible publicly and will be required for individuals that have a court order to complete the education program as a condition of probation or parole.</w:t>
                </w:r>
              </w:ins>
            </w:sdtContent>
          </w:sdt>
        </w:p>
      </w:sdtContent>
    </w:sdt>
    <w:sdt>
      <w:sdtPr>
        <w:tag w:val="goog_rdk_479"/>
        <w:id w:val="-85024848"/>
      </w:sdtPr>
      <w:sdtContent>
        <w:p w14:paraId="000001B8" w14:textId="77777777" w:rsidR="00CF3663" w:rsidRDefault="00000000">
          <w:pPr>
            <w:spacing w:before="240"/>
            <w:ind w:firstLine="0"/>
            <w:rPr>
              <w:ins w:id="487" w:author="BHA Regulatory Affairs Unit" w:date="2026-07-29T16:06:00Z"/>
            </w:rPr>
          </w:pPr>
          <w:sdt>
            <w:sdtPr>
              <w:tag w:val="goog_rdk_478"/>
              <w:id w:val="479093373"/>
            </w:sdtPr>
            <w:sdtContent>
              <w:ins w:id="488" w:author="BHA Regulatory Affairs Unit" w:date="2026-07-29T16:06:00Z">
                <w:r>
                  <w:t>“Follow-Up Services” means services that may include interactions after the initial early intervention session, and are intended to reassess an individual’s behavioral health status and progress, promote, or sustain reduction in symptomology and risk factors for a behavioral health disorder, as defined by the DSM-5-TR, which is incorporated by reference in Part 1.2.1 of this Chapter 1, and assess an individual’s need(s) for additional referral(s) to services.</w:t>
                </w:r>
              </w:ins>
            </w:sdtContent>
          </w:sdt>
        </w:p>
      </w:sdtContent>
    </w:sdt>
    <w:sdt>
      <w:sdtPr>
        <w:tag w:val="goog_rdk_481"/>
        <w:id w:val="485246258"/>
      </w:sdtPr>
      <w:sdtContent>
        <w:p w14:paraId="000001B9" w14:textId="77777777" w:rsidR="00CF3663" w:rsidRDefault="00000000">
          <w:pPr>
            <w:spacing w:before="240"/>
            <w:ind w:firstLine="0"/>
            <w:rPr>
              <w:ins w:id="489" w:author="BHA Regulatory Affairs Unit" w:date="2026-07-29T16:06:00Z"/>
            </w:rPr>
          </w:pPr>
          <w:sdt>
            <w:sdtPr>
              <w:tag w:val="goog_rdk_480"/>
              <w:id w:val="317333542"/>
            </w:sdtPr>
            <w:sdtContent>
              <w:ins w:id="490" w:author="BHA Regulatory Affairs Unit" w:date="2026-07-29T16:06:00Z">
                <w:r>
                  <w:t>“Formal Affiliation” is a legal agreement that is structured to allow an affiliated program(s) to effectively coordinate services, with structured sharing of information and coordination of individual care. This may include, but is not limited to, contracts and memorandums of understanding (MOUs).</w:t>
                </w:r>
              </w:ins>
            </w:sdtContent>
          </w:sdt>
        </w:p>
      </w:sdtContent>
    </w:sdt>
    <w:sdt>
      <w:sdtPr>
        <w:tag w:val="goog_rdk_483"/>
        <w:id w:val="367409018"/>
      </w:sdtPr>
      <w:sdtContent>
        <w:p w14:paraId="000001BA" w14:textId="77777777" w:rsidR="00CF3663" w:rsidRDefault="00000000">
          <w:pPr>
            <w:spacing w:before="240"/>
            <w:ind w:firstLine="0"/>
            <w:rPr>
              <w:ins w:id="491" w:author="BHA Regulatory Affairs Unit" w:date="2026-07-29T16:06:00Z"/>
            </w:rPr>
          </w:pPr>
          <w:sdt>
            <w:sdtPr>
              <w:tag w:val="goog_rdk_482"/>
              <w:id w:val="-2034283451"/>
            </w:sdtPr>
            <w:sdtContent>
              <w:ins w:id="492" w:author="BHA Regulatory Affairs Unit" w:date="2026-07-29T16:06:00Z">
                <w:r>
                  <w:t>“Full Time Equivalent” (FTE) means the scheduled working hours for personnel divided by the number of hours in a full-time workweek for an entity. For example, if an entity considers forty (40) hours to be a full-time workweek, then personnel working twenty (20) hours per week would have an FTE of 0.5.</w:t>
                </w:r>
              </w:ins>
            </w:sdtContent>
          </w:sdt>
        </w:p>
      </w:sdtContent>
    </w:sdt>
    <w:sdt>
      <w:sdtPr>
        <w:tag w:val="goog_rdk_485"/>
        <w:id w:val="-689970639"/>
      </w:sdtPr>
      <w:sdtContent>
        <w:p w14:paraId="000001BB" w14:textId="77777777" w:rsidR="00CF3663" w:rsidRDefault="00000000">
          <w:pPr>
            <w:spacing w:before="240"/>
            <w:ind w:firstLine="0"/>
            <w:rPr>
              <w:ins w:id="493" w:author="BHA Regulatory Affairs Unit" w:date="2026-07-29T16:06:00Z"/>
            </w:rPr>
          </w:pPr>
          <w:sdt>
            <w:sdtPr>
              <w:tag w:val="goog_rdk_484"/>
              <w:id w:val="-636048329"/>
            </w:sdtPr>
            <w:sdtContent>
              <w:ins w:id="494" w:author="BHA Regulatory Affairs Unit" w:date="2026-07-29T16:06:00Z">
                <w:r>
                  <w:t>“Gender Identity” means an individual’s innate sense of their own gender, which may or may not correspond with the individual’s sex assigned at birth. Gender identity does not include sexual orientation or gender non-conforming expressions.</w:t>
                </w:r>
              </w:ins>
            </w:sdtContent>
          </w:sdt>
        </w:p>
      </w:sdtContent>
    </w:sdt>
    <w:sdt>
      <w:sdtPr>
        <w:tag w:val="goog_rdk_487"/>
        <w:id w:val="-1091434136"/>
      </w:sdtPr>
      <w:sdtContent>
        <w:p w14:paraId="000001BC" w14:textId="77777777" w:rsidR="00CF3663" w:rsidRDefault="00000000">
          <w:pPr>
            <w:spacing w:before="240"/>
            <w:ind w:firstLine="0"/>
            <w:rPr>
              <w:ins w:id="495" w:author="BHA Regulatory Affairs Unit" w:date="2026-07-29T16:06:00Z"/>
            </w:rPr>
          </w:pPr>
          <w:sdt>
            <w:sdtPr>
              <w:tag w:val="goog_rdk_486"/>
              <w:id w:val="-742124019"/>
            </w:sdtPr>
            <w:sdtContent>
              <w:ins w:id="496" w:author="BHA Regulatory Affairs Unit" w:date="2026-07-29T16:06:00Z">
                <w:r>
                  <w:t>“Good Standing” means a license, endorsement, certification, registration, or enrollment that has not been revoked or suspended, and against which there are no outstanding disciplinary or adverse actions.</w:t>
                </w:r>
              </w:ins>
            </w:sdtContent>
          </w:sdt>
        </w:p>
      </w:sdtContent>
    </w:sdt>
    <w:sdt>
      <w:sdtPr>
        <w:tag w:val="goog_rdk_489"/>
        <w:id w:val="1992309025"/>
      </w:sdtPr>
      <w:sdtContent>
        <w:p w14:paraId="000001BD" w14:textId="77777777" w:rsidR="00CF3663" w:rsidRDefault="00000000">
          <w:pPr>
            <w:spacing w:before="240"/>
            <w:ind w:firstLine="0"/>
            <w:rPr>
              <w:ins w:id="497" w:author="BHA Regulatory Affairs Unit" w:date="2026-07-29T16:06:00Z"/>
            </w:rPr>
          </w:pPr>
          <w:sdt>
            <w:sdtPr>
              <w:tag w:val="goog_rdk_488"/>
              <w:id w:val="1368129101"/>
            </w:sdtPr>
            <w:sdtContent>
              <w:ins w:id="498" w:author="BHA Regulatory Affairs Unit" w:date="2026-07-29T16:06:00Z">
                <w:r>
                  <w:t>“Governing Body” means the board of trustees, directors, or other governing body in whom the ultimate authority and responsibility for the conduct of an agency is vested.</w:t>
                </w:r>
              </w:ins>
            </w:sdtContent>
          </w:sdt>
        </w:p>
      </w:sdtContent>
    </w:sdt>
    <w:sdt>
      <w:sdtPr>
        <w:tag w:val="goog_rdk_491"/>
        <w:id w:val="1561466107"/>
      </w:sdtPr>
      <w:sdtContent>
        <w:p w14:paraId="000001BE" w14:textId="77777777" w:rsidR="00CF3663" w:rsidRDefault="00000000">
          <w:pPr>
            <w:spacing w:before="240"/>
            <w:ind w:firstLine="0"/>
            <w:rPr>
              <w:ins w:id="499" w:author="BHA Regulatory Affairs Unit" w:date="2026-07-29T16:06:00Z"/>
            </w:rPr>
          </w:pPr>
          <w:sdt>
            <w:sdtPr>
              <w:tag w:val="goog_rdk_490"/>
              <w:id w:val="-1477653425"/>
            </w:sdtPr>
            <w:sdtContent>
              <w:ins w:id="500" w:author="BHA Regulatory Affairs Unit" w:date="2026-07-29T16:06:00Z">
                <w:r>
                  <w:t>“Grievance” means an expression of dissatisfaction made to BHA about the care or services received or not received by an individual, that could not be resolved to the satisfaction of the individual expressing the grievance at the time of submission to BHE personnel. Grievances may be submitted by an individual or entity, including but not limited to, recipients of service, family member(s) of recipients of service, authorized representative(s) of recipients of service, licensed facilities, state department(s), and member(s) of the general public.</w:t>
                </w:r>
              </w:ins>
            </w:sdtContent>
          </w:sdt>
        </w:p>
      </w:sdtContent>
    </w:sdt>
    <w:sdt>
      <w:sdtPr>
        <w:tag w:val="goog_rdk_493"/>
        <w:id w:val="1315887380"/>
      </w:sdtPr>
      <w:sdtContent>
        <w:p w14:paraId="000001BF" w14:textId="77777777" w:rsidR="00CF3663" w:rsidRDefault="00000000">
          <w:pPr>
            <w:spacing w:before="240"/>
            <w:ind w:firstLine="0"/>
            <w:rPr>
              <w:ins w:id="501" w:author="BHA Regulatory Affairs Unit" w:date="2026-07-29T16:06:00Z"/>
            </w:rPr>
          </w:pPr>
          <w:sdt>
            <w:sdtPr>
              <w:tag w:val="goog_rdk_492"/>
              <w:id w:val="-572225862"/>
            </w:sdtPr>
            <w:sdtContent>
              <w:ins w:id="502" w:author="BHA Regulatory Affairs Unit" w:date="2026-07-29T16:06:00Z">
                <w:r>
                  <w:t>“Habilitative” means services designed to help individuals learn, acquire, or improve skills necessary for daily living.</w:t>
                </w:r>
              </w:ins>
            </w:sdtContent>
          </w:sdt>
        </w:p>
      </w:sdtContent>
    </w:sdt>
    <w:sdt>
      <w:sdtPr>
        <w:tag w:val="goog_rdk_495"/>
        <w:id w:val="-1627669530"/>
      </w:sdtPr>
      <w:sdtContent>
        <w:p w14:paraId="000001C0" w14:textId="77777777" w:rsidR="00CF3663" w:rsidRDefault="00000000">
          <w:pPr>
            <w:spacing w:before="240"/>
            <w:ind w:firstLine="0"/>
            <w:rPr>
              <w:ins w:id="503" w:author="BHA Regulatory Affairs Unit" w:date="2026-07-29T16:06:00Z"/>
            </w:rPr>
          </w:pPr>
          <w:sdt>
            <w:sdtPr>
              <w:tag w:val="goog_rdk_494"/>
              <w:id w:val="-724575704"/>
            </w:sdtPr>
            <w:sdtContent>
              <w:ins w:id="504" w:author="BHA Regulatory Affairs Unit" w:date="2026-07-29T16:06:00Z">
                <w:r>
                  <w:t>“Harm Reduction” means an approach that emphasizes engaging directly with individuals whose actions or behaviors place them at risk for a variety of adverse mental health, substance use disorder, or physical health outcomes. Harm reduction is a set of practical strategies and ideas aimed at reducing potential negative consequences associated with a variety of actions or behaviors. These strategies and approaches may include, but are not limited to, safer drug use, overdose prevention, safer sex, medication adherence, managed drug use, abstinence, and addressing environmental conditions along with the actions or behaviors themselves.</w:t>
                </w:r>
              </w:ins>
            </w:sdtContent>
          </w:sdt>
        </w:p>
      </w:sdtContent>
    </w:sdt>
    <w:sdt>
      <w:sdtPr>
        <w:tag w:val="goog_rdk_497"/>
        <w:id w:val="998708000"/>
      </w:sdtPr>
      <w:sdtContent>
        <w:p w14:paraId="000001C1" w14:textId="77777777" w:rsidR="00CF3663" w:rsidRDefault="00000000">
          <w:pPr>
            <w:spacing w:before="240"/>
            <w:ind w:firstLine="0"/>
            <w:rPr>
              <w:ins w:id="505" w:author="BHA Regulatory Affairs Unit" w:date="2026-07-29T16:06:00Z"/>
            </w:rPr>
          </w:pPr>
          <w:sdt>
            <w:sdtPr>
              <w:tag w:val="goog_rdk_496"/>
              <w:id w:val="433716044"/>
            </w:sdtPr>
            <w:sdtContent>
              <w:ins w:id="506" w:author="BHA Regulatory Affairs Unit" w:date="2026-07-29T16:06:00Z">
                <w:r>
                  <w:t>“Health-Related Social Needs (HRSN)” means an individual’s unmet, adverse social conditions (e.g., housing instability, homelessness, nutrition insecurity) that contribute to poor health and are a result of underlying social determinants of health.</w:t>
                </w:r>
              </w:ins>
            </w:sdtContent>
          </w:sdt>
        </w:p>
      </w:sdtContent>
    </w:sdt>
    <w:sdt>
      <w:sdtPr>
        <w:tag w:val="goog_rdk_499"/>
        <w:id w:val="-946620066"/>
      </w:sdtPr>
      <w:sdtContent>
        <w:p w14:paraId="000001C2" w14:textId="77777777" w:rsidR="00CF3663" w:rsidRDefault="00000000">
          <w:pPr>
            <w:spacing w:before="240"/>
            <w:ind w:firstLine="0"/>
            <w:rPr>
              <w:ins w:id="507" w:author="BHA Regulatory Affairs Unit" w:date="2026-07-29T16:06:00Z"/>
            </w:rPr>
          </w:pPr>
          <w:sdt>
            <w:sdtPr>
              <w:tag w:val="goog_rdk_498"/>
              <w:id w:val="2095433412"/>
            </w:sdtPr>
            <w:sdtContent>
              <w:ins w:id="508" w:author="BHA Regulatory Affairs Unit" w:date="2026-07-29T16:06:00Z">
                <w:r>
                  <w:t>“High-Intensity Supports” means comprehensive and structured care coordination reserved for individuals at elevated risk or navigating complex health crises.</w:t>
                </w:r>
              </w:ins>
            </w:sdtContent>
          </w:sdt>
        </w:p>
      </w:sdtContent>
    </w:sdt>
    <w:sdt>
      <w:sdtPr>
        <w:tag w:val="goog_rdk_501"/>
        <w:id w:val="604973135"/>
      </w:sdtPr>
      <w:sdtContent>
        <w:p w14:paraId="000001C3" w14:textId="77777777" w:rsidR="00CF3663" w:rsidRDefault="00000000">
          <w:pPr>
            <w:spacing w:before="240"/>
            <w:ind w:firstLine="0"/>
            <w:rPr>
              <w:ins w:id="509" w:author="BHA Regulatory Affairs Unit" w:date="2026-07-29T16:06:00Z"/>
            </w:rPr>
          </w:pPr>
          <w:sdt>
            <w:sdtPr>
              <w:tag w:val="goog_rdk_500"/>
              <w:id w:val="-1067710798"/>
            </w:sdtPr>
            <w:sdtContent>
              <w:ins w:id="510" w:author="BHA Regulatory Affairs Unit" w:date="2026-07-29T16:06:00Z">
                <w:r>
                  <w:t xml:space="preserve">“HIPAA” means the Health Insurance Portability and Accountability Act of 1996, Pub. L. No. 104-191, 110 Stat. 1936 (1996), codified at 45 CFR Part 160 (March 2026), Part 162 (March 2026), Part 164 (April 2024), which are hereby incorporated by reference. No later editions or amendments are incorporated. These regulations are available at no cost from the U.S. Department of Health &amp; Human Services, Office of Civil Rights, 200 </w:t>
                </w:r>
                <w:r>
                  <w:lastRenderedPageBreak/>
                  <w:t>Independence Avenue, SW, Room 509f, HHH building, Washington, D.C. 20201 or at https://www.ecfr.gov/. These regulations are also available for public inspection and copying at the Behavioral Health Administration, 710 S. Ash Street, Unit C140, Denver, CO 80246 during regular business hours.</w:t>
                </w:r>
              </w:ins>
            </w:sdtContent>
          </w:sdt>
        </w:p>
      </w:sdtContent>
    </w:sdt>
    <w:sdt>
      <w:sdtPr>
        <w:tag w:val="goog_rdk_503"/>
        <w:id w:val="-1679441653"/>
      </w:sdtPr>
      <w:sdtContent>
        <w:p w14:paraId="000001C4" w14:textId="77777777" w:rsidR="00CF3663" w:rsidRDefault="00000000">
          <w:pPr>
            <w:spacing w:before="240"/>
            <w:ind w:firstLine="0"/>
            <w:rPr>
              <w:ins w:id="511" w:author="BHA Regulatory Affairs Unit" w:date="2026-07-29T16:06:00Z"/>
            </w:rPr>
          </w:pPr>
          <w:sdt>
            <w:sdtPr>
              <w:tag w:val="goog_rdk_502"/>
              <w:id w:val="-1468244771"/>
            </w:sdtPr>
            <w:sdtContent>
              <w:ins w:id="512" w:author="BHA Regulatory Affairs Unit" w:date="2026-07-29T16:06:00Z">
                <w:r>
                  <w:t>"Hospitalization" means twenty-four (24) hours or more out-of-home placement for treatment in a facility for an individual with a mental health disorder.</w:t>
                </w:r>
              </w:ins>
            </w:sdtContent>
          </w:sdt>
        </w:p>
      </w:sdtContent>
    </w:sdt>
    <w:sdt>
      <w:sdtPr>
        <w:tag w:val="goog_rdk_505"/>
        <w:id w:val="1610859012"/>
      </w:sdtPr>
      <w:sdtContent>
        <w:p w14:paraId="000001C5" w14:textId="77777777" w:rsidR="00CF3663" w:rsidRDefault="00000000">
          <w:pPr>
            <w:spacing w:before="240"/>
            <w:ind w:firstLine="0"/>
            <w:rPr>
              <w:ins w:id="513" w:author="BHA Regulatory Affairs Unit" w:date="2026-07-29T16:06:00Z"/>
            </w:rPr>
          </w:pPr>
          <w:sdt>
            <w:sdtPr>
              <w:tag w:val="goog_rdk_504"/>
              <w:id w:val="1408047180"/>
            </w:sdtPr>
            <w:sdtContent>
              <w:ins w:id="514" w:author="BHA Regulatory Affairs Unit" w:date="2026-07-29T16:06:00Z">
                <w:r>
                  <w:t>“Incapacitated by Alcohol” has the same meaning as defined in Section 27-81-102(9), C.R.S.</w:t>
                </w:r>
              </w:ins>
            </w:sdtContent>
          </w:sdt>
        </w:p>
      </w:sdtContent>
    </w:sdt>
    <w:sdt>
      <w:sdtPr>
        <w:tag w:val="goog_rdk_507"/>
        <w:id w:val="69081721"/>
      </w:sdtPr>
      <w:sdtContent>
        <w:p w14:paraId="000001C6" w14:textId="77777777" w:rsidR="00CF3663" w:rsidRDefault="00000000">
          <w:pPr>
            <w:spacing w:before="240"/>
            <w:ind w:firstLine="0"/>
            <w:rPr>
              <w:ins w:id="515" w:author="BHA Regulatory Affairs Unit" w:date="2026-07-29T16:06:00Z"/>
            </w:rPr>
          </w:pPr>
          <w:sdt>
            <w:sdtPr>
              <w:tag w:val="goog_rdk_506"/>
              <w:id w:val="1595458457"/>
            </w:sdtPr>
            <w:sdtContent>
              <w:ins w:id="516" w:author="BHA Regulatory Affairs Unit" w:date="2026-07-29T16:06:00Z">
                <w:r>
                  <w:t>“Incapacitated by Drugs” has the same meaning as defined in Section 27-81-102(9.2), C.R.S.</w:t>
                </w:r>
              </w:ins>
            </w:sdtContent>
          </w:sdt>
        </w:p>
      </w:sdtContent>
    </w:sdt>
    <w:sdt>
      <w:sdtPr>
        <w:tag w:val="goog_rdk_509"/>
        <w:id w:val="318742309"/>
      </w:sdtPr>
      <w:sdtContent>
        <w:p w14:paraId="000001C7" w14:textId="77777777" w:rsidR="00CF3663" w:rsidRDefault="00000000">
          <w:pPr>
            <w:spacing w:before="240"/>
            <w:ind w:firstLine="0"/>
            <w:rPr>
              <w:ins w:id="517" w:author="BHA Regulatory Affairs Unit" w:date="2026-07-29T16:06:00Z"/>
            </w:rPr>
          </w:pPr>
          <w:sdt>
            <w:sdtPr>
              <w:tag w:val="goog_rdk_508"/>
              <w:id w:val="1568705706"/>
            </w:sdtPr>
            <w:sdtContent>
              <w:ins w:id="518" w:author="BHA Regulatory Affairs Unit" w:date="2026-07-29T16:06:00Z">
                <w:r>
                  <w:t>“Incapacitated by Substances” has the same meaning as defined in Section 27-81-102(9.4), C.R.S.</w:t>
                </w:r>
              </w:ins>
            </w:sdtContent>
          </w:sdt>
        </w:p>
      </w:sdtContent>
    </w:sdt>
    <w:sdt>
      <w:sdtPr>
        <w:tag w:val="goog_rdk_511"/>
        <w:id w:val="-677921629"/>
      </w:sdtPr>
      <w:sdtContent>
        <w:p w14:paraId="000001C8" w14:textId="77777777" w:rsidR="00CF3663" w:rsidRDefault="00000000">
          <w:pPr>
            <w:spacing w:before="240"/>
            <w:ind w:firstLine="0"/>
            <w:rPr>
              <w:ins w:id="519" w:author="BHA Regulatory Affairs Unit" w:date="2026-07-29T16:06:00Z"/>
            </w:rPr>
          </w:pPr>
          <w:sdt>
            <w:sdtPr>
              <w:tag w:val="goog_rdk_510"/>
              <w:id w:val="-1366664260"/>
            </w:sdtPr>
            <w:sdtContent>
              <w:ins w:id="520" w:author="BHA Regulatory Affairs Unit" w:date="2026-07-29T16:06:00Z">
                <w:r>
                  <w:t>“Incompetent to Proceed” has the same meaning as defined in Section 16-8.5-101(12), C.R.S., for adults, and in Section 19-2.5-102(25), C.R.S., for youth.</w:t>
                </w:r>
              </w:ins>
            </w:sdtContent>
          </w:sdt>
        </w:p>
      </w:sdtContent>
    </w:sdt>
    <w:sdt>
      <w:sdtPr>
        <w:tag w:val="goog_rdk_513"/>
        <w:id w:val="1163765034"/>
      </w:sdtPr>
      <w:sdtContent>
        <w:p w14:paraId="000001C9" w14:textId="77777777" w:rsidR="00CF3663" w:rsidRDefault="00000000">
          <w:pPr>
            <w:spacing w:before="240"/>
            <w:ind w:firstLine="0"/>
            <w:rPr>
              <w:ins w:id="521" w:author="BHA Regulatory Affairs Unit" w:date="2026-07-29T16:06:00Z"/>
            </w:rPr>
          </w:pPr>
          <w:sdt>
            <w:sdtPr>
              <w:tag w:val="goog_rdk_512"/>
              <w:id w:val="-1142059507"/>
            </w:sdtPr>
            <w:sdtContent>
              <w:ins w:id="522" w:author="BHA Regulatory Affairs Unit" w:date="2026-07-29T16:06:00Z">
                <w:r>
                  <w:t>“Individual” means a person seeking or receiving behavioral health services, and includes a respondent, as defined by Section 27-65-102(29), C.R.S.</w:t>
                </w:r>
              </w:ins>
            </w:sdtContent>
          </w:sdt>
        </w:p>
      </w:sdtContent>
    </w:sdt>
    <w:sdt>
      <w:sdtPr>
        <w:tag w:val="goog_rdk_515"/>
        <w:id w:val="-2125742607"/>
      </w:sdtPr>
      <w:sdtContent>
        <w:p w14:paraId="000001CA" w14:textId="77777777" w:rsidR="00CF3663" w:rsidRDefault="00000000">
          <w:pPr>
            <w:spacing w:before="240"/>
            <w:ind w:firstLine="0"/>
            <w:rPr>
              <w:ins w:id="523" w:author="BHA Regulatory Affairs Unit" w:date="2026-07-29T16:06:00Z"/>
            </w:rPr>
          </w:pPr>
          <w:sdt>
            <w:sdtPr>
              <w:tag w:val="goog_rdk_514"/>
              <w:id w:val="-620338058"/>
            </w:sdtPr>
            <w:sdtContent>
              <w:ins w:id="524" w:author="BHA Regulatory Affairs Unit" w:date="2026-07-29T16:06:00Z">
                <w:r>
                  <w:t>“Ingress” means the action of entering an area or physical space.</w:t>
                </w:r>
              </w:ins>
            </w:sdtContent>
          </w:sdt>
        </w:p>
      </w:sdtContent>
    </w:sdt>
    <w:sdt>
      <w:sdtPr>
        <w:tag w:val="goog_rdk_517"/>
        <w:id w:val="-1852064273"/>
      </w:sdtPr>
      <w:sdtContent>
        <w:p w14:paraId="000001CB" w14:textId="77777777" w:rsidR="00CF3663" w:rsidRDefault="00000000">
          <w:pPr>
            <w:spacing w:before="240"/>
            <w:ind w:firstLine="0"/>
            <w:rPr>
              <w:ins w:id="525" w:author="BHA Regulatory Affairs Unit" w:date="2026-07-29T16:06:00Z"/>
            </w:rPr>
          </w:pPr>
          <w:sdt>
            <w:sdtPr>
              <w:tag w:val="goog_rdk_516"/>
              <w:id w:val="-1737595603"/>
            </w:sdtPr>
            <w:sdtContent>
              <w:ins w:id="526" w:author="BHA Regulatory Affairs Unit" w:date="2026-07-29T16:06:00Z">
                <w:r>
                  <w:t>“Informed Consent” means an informed assent that is freely given. It is always preceded by the following:</w:t>
                </w:r>
              </w:ins>
            </w:sdtContent>
          </w:sdt>
        </w:p>
      </w:sdtContent>
    </w:sdt>
    <w:sdt>
      <w:sdtPr>
        <w:tag w:val="goog_rdk_519"/>
        <w:id w:val="-1374348118"/>
      </w:sdtPr>
      <w:sdtContent>
        <w:p w14:paraId="000001CC" w14:textId="77777777" w:rsidR="00CF3663" w:rsidRDefault="00000000">
          <w:pPr>
            <w:numPr>
              <w:ilvl w:val="0"/>
              <w:numId w:val="55"/>
            </w:numPr>
            <w:tabs>
              <w:tab w:val="left" w:pos="720"/>
              <w:tab w:val="left" w:pos="1440"/>
            </w:tabs>
            <w:spacing w:before="240"/>
            <w:rPr>
              <w:ins w:id="527" w:author="BHA Regulatory Affairs Unit" w:date="2026-07-29T16:06:00Z"/>
            </w:rPr>
          </w:pPr>
          <w:sdt>
            <w:sdtPr>
              <w:tag w:val="goog_rdk_518"/>
              <w:id w:val="1038531658"/>
            </w:sdtPr>
            <w:sdtContent>
              <w:ins w:id="528" w:author="BHA Regulatory Affairs Unit" w:date="2026-07-29T16:06:00Z">
                <w:r>
                  <w:t>An explanation of the nature and purpose of the recommended treatment or procedure in layman's terms, and in a form of communication understood by an individual or an individual’s designated representative(s);</w:t>
                </w:r>
              </w:ins>
            </w:sdtContent>
          </w:sdt>
        </w:p>
      </w:sdtContent>
    </w:sdt>
    <w:sdt>
      <w:sdtPr>
        <w:tag w:val="goog_rdk_521"/>
        <w:id w:val="-138858290"/>
      </w:sdtPr>
      <w:sdtContent>
        <w:p w14:paraId="000001CD" w14:textId="77777777" w:rsidR="00CF3663" w:rsidRDefault="00000000">
          <w:pPr>
            <w:numPr>
              <w:ilvl w:val="0"/>
              <w:numId w:val="55"/>
            </w:numPr>
            <w:tabs>
              <w:tab w:val="left" w:pos="720"/>
              <w:tab w:val="left" w:pos="1440"/>
            </w:tabs>
            <w:spacing w:before="240"/>
            <w:rPr>
              <w:ins w:id="529" w:author="BHA Regulatory Affairs Unit" w:date="2026-07-29T16:06:00Z"/>
            </w:rPr>
          </w:pPr>
          <w:sdt>
            <w:sdtPr>
              <w:tag w:val="goog_rdk_520"/>
              <w:id w:val="1188305503"/>
            </w:sdtPr>
            <w:sdtContent>
              <w:ins w:id="530" w:author="BHA Regulatory Affairs Unit" w:date="2026-07-29T16:06:00Z">
                <w:r>
                  <w:t>An explanation of the risks and benefits of a treatment or procedure, the probability of success, mortality risks, and serious side effects;</w:t>
                </w:r>
              </w:ins>
            </w:sdtContent>
          </w:sdt>
        </w:p>
      </w:sdtContent>
    </w:sdt>
    <w:sdt>
      <w:sdtPr>
        <w:tag w:val="goog_rdk_523"/>
        <w:id w:val="-1785843017"/>
      </w:sdtPr>
      <w:sdtContent>
        <w:p w14:paraId="000001CE" w14:textId="77777777" w:rsidR="00CF3663" w:rsidRDefault="00000000">
          <w:pPr>
            <w:numPr>
              <w:ilvl w:val="0"/>
              <w:numId w:val="55"/>
            </w:numPr>
            <w:tabs>
              <w:tab w:val="left" w:pos="720"/>
              <w:tab w:val="left" w:pos="1440"/>
            </w:tabs>
            <w:spacing w:before="240"/>
            <w:rPr>
              <w:ins w:id="531" w:author="BHA Regulatory Affairs Unit" w:date="2026-07-29T16:06:00Z"/>
            </w:rPr>
          </w:pPr>
          <w:sdt>
            <w:sdtPr>
              <w:tag w:val="goog_rdk_522"/>
              <w:id w:val="1666467196"/>
            </w:sdtPr>
            <w:sdtContent>
              <w:ins w:id="532" w:author="BHA Regulatory Affairs Unit" w:date="2026-07-29T16:06:00Z">
                <w:r>
                  <w:t>An explanation of the alternatives with the risks and benefits of these alternatives;</w:t>
                </w:r>
              </w:ins>
            </w:sdtContent>
          </w:sdt>
        </w:p>
      </w:sdtContent>
    </w:sdt>
    <w:sdt>
      <w:sdtPr>
        <w:tag w:val="goog_rdk_525"/>
        <w:id w:val="118186630"/>
      </w:sdtPr>
      <w:sdtContent>
        <w:p w14:paraId="000001CF" w14:textId="77777777" w:rsidR="00CF3663" w:rsidRDefault="00000000">
          <w:pPr>
            <w:numPr>
              <w:ilvl w:val="0"/>
              <w:numId w:val="55"/>
            </w:numPr>
            <w:tabs>
              <w:tab w:val="left" w:pos="720"/>
              <w:tab w:val="left" w:pos="1440"/>
            </w:tabs>
            <w:spacing w:before="240"/>
            <w:rPr>
              <w:ins w:id="533" w:author="BHA Regulatory Affairs Unit" w:date="2026-07-29T16:06:00Z"/>
            </w:rPr>
          </w:pPr>
          <w:sdt>
            <w:sdtPr>
              <w:tag w:val="goog_rdk_524"/>
              <w:id w:val="-1487757589"/>
            </w:sdtPr>
            <w:sdtContent>
              <w:ins w:id="534" w:author="BHA Regulatory Affairs Unit" w:date="2026-07-29T16:06:00Z">
                <w:r>
                  <w:t>An explanation of the risks and benefits, if no treatment is pursued;</w:t>
                </w:r>
              </w:ins>
            </w:sdtContent>
          </w:sdt>
        </w:p>
      </w:sdtContent>
    </w:sdt>
    <w:sdt>
      <w:sdtPr>
        <w:tag w:val="goog_rdk_527"/>
        <w:id w:val="-2129962238"/>
      </w:sdtPr>
      <w:sdtContent>
        <w:p w14:paraId="000001D0" w14:textId="77777777" w:rsidR="00CF3663" w:rsidRDefault="00000000">
          <w:pPr>
            <w:numPr>
              <w:ilvl w:val="0"/>
              <w:numId w:val="55"/>
            </w:numPr>
            <w:tabs>
              <w:tab w:val="left" w:pos="720"/>
              <w:tab w:val="left" w:pos="1440"/>
            </w:tabs>
            <w:spacing w:before="240"/>
            <w:rPr>
              <w:ins w:id="535" w:author="BHA Regulatory Affairs Unit" w:date="2026-07-29T16:06:00Z"/>
            </w:rPr>
          </w:pPr>
          <w:sdt>
            <w:sdtPr>
              <w:tag w:val="goog_rdk_526"/>
              <w:id w:val="-1770014916"/>
            </w:sdtPr>
            <w:sdtContent>
              <w:ins w:id="536" w:author="BHA Regulatory Affairs Unit" w:date="2026-07-29T16:06:00Z">
                <w:r>
                  <w:t>An explanation of the recuperative period, which includes a discussion of anticipated problems; and</w:t>
                </w:r>
              </w:ins>
            </w:sdtContent>
          </w:sdt>
        </w:p>
      </w:sdtContent>
    </w:sdt>
    <w:sdt>
      <w:sdtPr>
        <w:tag w:val="goog_rdk_529"/>
        <w:id w:val="634397929"/>
      </w:sdtPr>
      <w:sdtContent>
        <w:p w14:paraId="000001D1" w14:textId="77777777" w:rsidR="00CF3663" w:rsidRDefault="00000000">
          <w:pPr>
            <w:numPr>
              <w:ilvl w:val="0"/>
              <w:numId w:val="55"/>
            </w:numPr>
            <w:tabs>
              <w:tab w:val="left" w:pos="720"/>
              <w:tab w:val="left" w:pos="1440"/>
            </w:tabs>
            <w:spacing w:before="240"/>
            <w:rPr>
              <w:ins w:id="537" w:author="BHA Regulatory Affairs Unit" w:date="2026-07-29T16:06:00Z"/>
            </w:rPr>
          </w:pPr>
          <w:sdt>
            <w:sdtPr>
              <w:tag w:val="goog_rdk_528"/>
              <w:id w:val="-1101930897"/>
            </w:sdtPr>
            <w:sdtContent>
              <w:ins w:id="538" w:author="BHA Regulatory Affairs Unit" w:date="2026-07-29T16:06:00Z">
                <w:r>
                  <w:t>An explanation that an individual, or an individual’s designated representative(s), is free to withdraw consent and to discontinue participation in the treatment regimen, at any time.</w:t>
                </w:r>
              </w:ins>
            </w:sdtContent>
          </w:sdt>
        </w:p>
      </w:sdtContent>
    </w:sdt>
    <w:sdt>
      <w:sdtPr>
        <w:tag w:val="goog_rdk_531"/>
        <w:id w:val="1587583554"/>
      </w:sdtPr>
      <w:sdtContent>
        <w:p w14:paraId="000001D2" w14:textId="77777777" w:rsidR="00CF3663" w:rsidRDefault="00000000">
          <w:pPr>
            <w:spacing w:before="240"/>
            <w:ind w:firstLine="0"/>
            <w:rPr>
              <w:ins w:id="539" w:author="BHA Regulatory Affairs Unit" w:date="2026-07-29T16:06:00Z"/>
            </w:rPr>
          </w:pPr>
          <w:sdt>
            <w:sdtPr>
              <w:tag w:val="goog_rdk_530"/>
              <w:id w:val="-531501023"/>
            </w:sdtPr>
            <w:sdtContent>
              <w:ins w:id="540" w:author="BHA Regulatory Affairs Unit" w:date="2026-07-29T16:06:00Z">
                <w:r>
                  <w:t>“Initial Credential” means the credentialing of a facility or provider organization by BHA that is not currently credentialed by BHA, as well as a credential change from one (1) type to another.</w:t>
                </w:r>
              </w:ins>
            </w:sdtContent>
          </w:sdt>
        </w:p>
      </w:sdtContent>
    </w:sdt>
    <w:sdt>
      <w:sdtPr>
        <w:tag w:val="goog_rdk_533"/>
        <w:id w:val="-1898117202"/>
      </w:sdtPr>
      <w:sdtContent>
        <w:p w14:paraId="000001D3" w14:textId="77777777" w:rsidR="00CF3663" w:rsidRDefault="00000000">
          <w:pPr>
            <w:spacing w:before="240"/>
            <w:ind w:firstLine="0"/>
            <w:rPr>
              <w:ins w:id="541" w:author="BHA Regulatory Affairs Unit" w:date="2026-07-29T16:06:00Z"/>
            </w:rPr>
          </w:pPr>
          <w:sdt>
            <w:sdtPr>
              <w:tag w:val="goog_rdk_532"/>
              <w:id w:val="-1027313615"/>
            </w:sdtPr>
            <w:sdtContent>
              <w:ins w:id="542" w:author="BHA Regulatory Affairs Unit" w:date="2026-07-29T16:06:00Z">
                <w:r>
                  <w:t>“Inpatient” refers to inpatient hospitalization, as well as twenty-four (24) hour residential levels of care.</w:t>
                </w:r>
              </w:ins>
            </w:sdtContent>
          </w:sdt>
        </w:p>
      </w:sdtContent>
    </w:sdt>
    <w:sdt>
      <w:sdtPr>
        <w:tag w:val="goog_rdk_535"/>
        <w:id w:val="-1602858970"/>
      </w:sdtPr>
      <w:sdtContent>
        <w:p w14:paraId="000001D4" w14:textId="77777777" w:rsidR="00CF3663" w:rsidRDefault="00000000">
          <w:pPr>
            <w:spacing w:before="240"/>
            <w:ind w:firstLine="0"/>
            <w:rPr>
              <w:ins w:id="543" w:author="BHA Regulatory Affairs Unit" w:date="2026-07-29T16:06:00Z"/>
            </w:rPr>
          </w:pPr>
          <w:sdt>
            <w:sdtPr>
              <w:tag w:val="goog_rdk_534"/>
              <w:id w:val="837750387"/>
            </w:sdtPr>
            <w:sdtContent>
              <w:ins w:id="544" w:author="BHA Regulatory Affairs Unit" w:date="2026-07-29T16:06:00Z">
                <w:r>
                  <w:t>“In-Person” means services provided in the same physical location as an individual and agency personnel. This may include on-scene crisis responses.</w:t>
                </w:r>
              </w:ins>
            </w:sdtContent>
          </w:sdt>
        </w:p>
      </w:sdtContent>
    </w:sdt>
    <w:sdt>
      <w:sdtPr>
        <w:tag w:val="goog_rdk_537"/>
        <w:id w:val="1466913096"/>
      </w:sdtPr>
      <w:sdtContent>
        <w:p w14:paraId="000001D5" w14:textId="77777777" w:rsidR="00CF3663" w:rsidRDefault="00000000">
          <w:pPr>
            <w:spacing w:before="240"/>
            <w:ind w:firstLine="0"/>
            <w:rPr>
              <w:ins w:id="545" w:author="BHA Regulatory Affairs Unit" w:date="2026-07-29T16:06:00Z"/>
            </w:rPr>
          </w:pPr>
          <w:sdt>
            <w:sdtPr>
              <w:tag w:val="goog_rdk_536"/>
              <w:id w:val="660916968"/>
            </w:sdtPr>
            <w:sdtContent>
              <w:ins w:id="546" w:author="BHA Regulatory Affairs Unit" w:date="2026-07-29T16:06:00Z">
                <w:r>
                  <w:t>“Inspection” means a process of review to ensure credentialed entities are operating in substantial conformity with applicable licensing, approval, and/or designation rules.</w:t>
                </w:r>
              </w:ins>
            </w:sdtContent>
          </w:sdt>
        </w:p>
      </w:sdtContent>
    </w:sdt>
    <w:sdt>
      <w:sdtPr>
        <w:tag w:val="goog_rdk_539"/>
        <w:id w:val="-1624030374"/>
      </w:sdtPr>
      <w:sdtContent>
        <w:p w14:paraId="000001D6" w14:textId="77777777" w:rsidR="00CF3663" w:rsidRDefault="00000000">
          <w:pPr>
            <w:spacing w:before="240"/>
            <w:ind w:firstLine="0"/>
            <w:rPr>
              <w:ins w:id="547" w:author="BHA Regulatory Affairs Unit" w:date="2026-07-29T16:06:00Z"/>
            </w:rPr>
          </w:pPr>
          <w:sdt>
            <w:sdtPr>
              <w:tag w:val="goog_rdk_538"/>
              <w:id w:val="54909913"/>
            </w:sdtPr>
            <w:sdtContent>
              <w:ins w:id="548" w:author="BHA Regulatory Affairs Unit" w:date="2026-07-29T16:06:00Z">
                <w:r>
                  <w:t>“Integrated Care Model” means the systematic coordination of mental health, substance use, and primary care services.</w:t>
                </w:r>
              </w:ins>
            </w:sdtContent>
          </w:sdt>
        </w:p>
      </w:sdtContent>
    </w:sdt>
    <w:sdt>
      <w:sdtPr>
        <w:tag w:val="goog_rdk_541"/>
        <w:id w:val="-879718280"/>
      </w:sdtPr>
      <w:sdtContent>
        <w:p w14:paraId="000001D7" w14:textId="77777777" w:rsidR="00CF3663" w:rsidRDefault="00000000">
          <w:pPr>
            <w:spacing w:before="240"/>
            <w:ind w:firstLine="0"/>
            <w:rPr>
              <w:ins w:id="549" w:author="BHA Regulatory Affairs Unit" w:date="2026-07-29T16:06:00Z"/>
            </w:rPr>
          </w:pPr>
          <w:sdt>
            <w:sdtPr>
              <w:tag w:val="goog_rdk_540"/>
              <w:id w:val="1428565055"/>
            </w:sdtPr>
            <w:sdtContent>
              <w:ins w:id="550" w:author="BHA Regulatory Affairs Unit" w:date="2026-07-29T16:06:00Z">
                <w:r>
                  <w:t>“Intensive Case Management” means community-based services provided to individuals with serious behavioral health disorders who are at risk of needing a more intensive twenty-four (24) hour placement, and is designed to provide extra support for living in the community. These services include assessment, care plan development, multi-system referrals, assistance with wraparound and supportive living services, monitoring, and follow-up.</w:t>
                </w:r>
              </w:ins>
            </w:sdtContent>
          </w:sdt>
        </w:p>
      </w:sdtContent>
    </w:sdt>
    <w:sdt>
      <w:sdtPr>
        <w:tag w:val="goog_rdk_543"/>
        <w:id w:val="-1187999142"/>
      </w:sdtPr>
      <w:sdtContent>
        <w:p w14:paraId="000001D8" w14:textId="77777777" w:rsidR="00CF3663" w:rsidRDefault="00000000">
          <w:pPr>
            <w:spacing w:before="240"/>
            <w:ind w:firstLine="0"/>
            <w:rPr>
              <w:ins w:id="551" w:author="BHA Regulatory Affairs Unit" w:date="2026-07-29T16:06:00Z"/>
            </w:rPr>
          </w:pPr>
          <w:sdt>
            <w:sdtPr>
              <w:tag w:val="goog_rdk_542"/>
              <w:id w:val="-1703978367"/>
            </w:sdtPr>
            <w:sdtContent>
              <w:ins w:id="552" w:author="BHA Regulatory Affairs Unit" w:date="2026-07-29T16:06:00Z">
                <w:r>
                  <w:t>“Intensive Outpatient Program” or “IOP” means a service provided for individuals that require a more structured outpatient treatment experience than can be received in standard outpatient services. Programs may include treatment for mental health, substance use disorders, or co-occurring disorders.</w:t>
                </w:r>
              </w:ins>
            </w:sdtContent>
          </w:sdt>
        </w:p>
      </w:sdtContent>
    </w:sdt>
    <w:sdt>
      <w:sdtPr>
        <w:tag w:val="goog_rdk_545"/>
        <w:id w:val="-184554463"/>
      </w:sdtPr>
      <w:sdtContent>
        <w:p w14:paraId="000001D9" w14:textId="77777777" w:rsidR="00CF3663" w:rsidRDefault="00000000">
          <w:pPr>
            <w:spacing w:before="240"/>
            <w:ind w:firstLine="0"/>
            <w:rPr>
              <w:ins w:id="553" w:author="BHA Regulatory Affairs Unit" w:date="2026-07-29T16:06:00Z"/>
            </w:rPr>
          </w:pPr>
          <w:sdt>
            <w:sdtPr>
              <w:tag w:val="goog_rdk_544"/>
              <w:id w:val="1331601108"/>
            </w:sdtPr>
            <w:sdtContent>
              <w:ins w:id="554" w:author="BHA Regulatory Affairs Unit" w:date="2026-07-29T16:06:00Z">
                <w:r>
                  <w:t>“Interlock Enhancement Counseling</w:t>
                </w:r>
                <w:r>
                  <w:rPr>
                    <w:smallCaps/>
                  </w:rPr>
                  <w:t>,</w:t>
                </w:r>
                <w:r>
                  <w:t>” or “IEC,” means the evidence-based intervention curriculum which combines cognitive behavioral treatment with motivational interviewing/motivational enhancement as a treatment intervention. IEC was developed by Timken, Nandi, and Marques, for DUI/DWAI individuals who have alcohol ignition interlock devices installed in their vehicles (July 2012), which is incorporated by reference. No later editions or amendments are incorporated. This curriculum is available to providers of DUI/DWAI services at no cost through BHA. A copy of the curriculum is available for inspection at the Behavioral Health Administration headquarters, 710 S. Ash Street, Unit C140, Denver, CO 80246, during regular business hours.</w:t>
                </w:r>
              </w:ins>
            </w:sdtContent>
          </w:sdt>
        </w:p>
      </w:sdtContent>
    </w:sdt>
    <w:sdt>
      <w:sdtPr>
        <w:tag w:val="goog_rdk_547"/>
        <w:id w:val="-1949937215"/>
      </w:sdtPr>
      <w:sdtContent>
        <w:p w14:paraId="000001DA" w14:textId="77777777" w:rsidR="00CF3663" w:rsidRDefault="00000000">
          <w:pPr>
            <w:spacing w:before="240"/>
            <w:ind w:firstLine="0"/>
            <w:rPr>
              <w:ins w:id="555" w:author="BHA Regulatory Affairs Unit" w:date="2026-07-29T16:06:00Z"/>
            </w:rPr>
          </w:pPr>
          <w:sdt>
            <w:sdtPr>
              <w:tag w:val="goog_rdk_546"/>
              <w:id w:val="-887586944"/>
            </w:sdtPr>
            <w:sdtContent>
              <w:ins w:id="556" w:author="BHA Regulatory Affairs Unit" w:date="2026-07-29T16:06:00Z">
                <w:r>
                  <w:t>“Intoxication Management” means the procedure(s) undertaken to assess and treat symptoms of intoxication from alcohol and/or other drugs. Treatment for mild to moderate intoxication is largely supportive and focuses on maintenance of an individual’s airway, breathing, and circulation, in addition to monitoring for cardiovascular conditions and other relevant vitals impacted by intoxication of the substance consumed. Individuals who are severely intoxicated and/or are at risk of medical complications due to their intoxication should be admitted to a medical setting commensurate with the degree of medical need.</w:t>
                </w:r>
              </w:ins>
            </w:sdtContent>
          </w:sdt>
        </w:p>
      </w:sdtContent>
    </w:sdt>
    <w:sdt>
      <w:sdtPr>
        <w:tag w:val="goog_rdk_549"/>
        <w:id w:val="-1588025617"/>
      </w:sdtPr>
      <w:sdtContent>
        <w:p w14:paraId="000001DB" w14:textId="77777777" w:rsidR="00CF3663" w:rsidRDefault="00000000">
          <w:pPr>
            <w:spacing w:before="240"/>
            <w:ind w:firstLine="0"/>
            <w:rPr>
              <w:ins w:id="557" w:author="BHA Regulatory Affairs Unit" w:date="2026-07-29T16:06:00Z"/>
            </w:rPr>
          </w:pPr>
          <w:sdt>
            <w:sdtPr>
              <w:tag w:val="goog_rdk_548"/>
              <w:id w:val="452184366"/>
            </w:sdtPr>
            <w:sdtContent>
              <w:ins w:id="558" w:author="BHA Regulatory Affairs Unit" w:date="2026-07-29T16:06:00Z">
                <w:r>
                  <w:t>“Involuntary Commitment (IC) Provider Guide” means the BHA-approved guidance document(s) available to appropriately endorsed providers of IC services. It is available on BHA’s website.</w:t>
                </w:r>
              </w:ins>
            </w:sdtContent>
          </w:sdt>
        </w:p>
      </w:sdtContent>
    </w:sdt>
    <w:sdt>
      <w:sdtPr>
        <w:tag w:val="goog_rdk_551"/>
        <w:id w:val="-930748001"/>
      </w:sdtPr>
      <w:sdtContent>
        <w:p w14:paraId="000001DC" w14:textId="77777777" w:rsidR="00CF3663" w:rsidRDefault="00000000">
          <w:pPr>
            <w:spacing w:before="240"/>
            <w:ind w:firstLine="0"/>
            <w:rPr>
              <w:ins w:id="559" w:author="BHA Regulatory Affairs Unit" w:date="2026-07-29T16:06:00Z"/>
            </w:rPr>
          </w:pPr>
          <w:sdt>
            <w:sdtPr>
              <w:tag w:val="goog_rdk_550"/>
              <w:id w:val="-1580047777"/>
            </w:sdtPr>
            <w:sdtContent>
              <w:ins w:id="560" w:author="BHA Regulatory Affairs Unit" w:date="2026-07-29T16:06:00Z">
                <w:r>
                  <w:t>"Lay Person" means a person identified by another person who is detained on an involuntary emergency mental health hold pursuant to Section 27-65-106, C.R.S., certified for short-term treatment pursuant to Section 27-65-109, C.R.S., or certified for long-term care and treatment pursuant to Section 27-65-110, C.R.S., who is authorized to participate in activities related to the person’s involuntary emergency mental health hold, short-term treatment, or long-term treatment, including court appearances, discharge planning, and grievances. The person may rescind the lay person’s authorization at any time.</w:t>
                </w:r>
              </w:ins>
            </w:sdtContent>
          </w:sdt>
        </w:p>
      </w:sdtContent>
    </w:sdt>
    <w:sdt>
      <w:sdtPr>
        <w:tag w:val="goog_rdk_553"/>
        <w:id w:val="-1769834695"/>
      </w:sdtPr>
      <w:sdtContent>
        <w:p w14:paraId="000001DD" w14:textId="77777777" w:rsidR="00CF3663" w:rsidRDefault="00000000">
          <w:pPr>
            <w:spacing w:before="240"/>
            <w:ind w:firstLine="0"/>
            <w:rPr>
              <w:ins w:id="561" w:author="BHA Regulatory Affairs Unit" w:date="2026-07-29T16:06:00Z"/>
            </w:rPr>
          </w:pPr>
          <w:sdt>
            <w:sdtPr>
              <w:tag w:val="goog_rdk_552"/>
              <w:id w:val="-77302697"/>
            </w:sdtPr>
            <w:sdtContent>
              <w:ins w:id="562" w:author="BHA Regulatory Affairs Unit" w:date="2026-07-29T16:06:00Z">
                <w:r>
                  <w:t>“Legal Guardian” is a person appointed by the court, or by will, to make decisions concerning the care, health, and welfare of an incapacitated individual, child, youth, or minor.</w:t>
                </w:r>
              </w:ins>
            </w:sdtContent>
          </w:sdt>
        </w:p>
      </w:sdtContent>
    </w:sdt>
    <w:sdt>
      <w:sdtPr>
        <w:tag w:val="goog_rdk_555"/>
        <w:id w:val="971602221"/>
      </w:sdtPr>
      <w:sdtContent>
        <w:p w14:paraId="000001DE" w14:textId="77777777" w:rsidR="00CF3663" w:rsidRDefault="00000000">
          <w:pPr>
            <w:spacing w:before="240"/>
            <w:ind w:firstLine="0"/>
            <w:rPr>
              <w:ins w:id="563" w:author="BHA Regulatory Affairs Unit" w:date="2026-07-29T16:06:00Z"/>
            </w:rPr>
          </w:pPr>
          <w:sdt>
            <w:sdtPr>
              <w:tag w:val="goog_rdk_554"/>
              <w:id w:val="-969706585"/>
            </w:sdtPr>
            <w:sdtContent>
              <w:ins w:id="564" w:author="BHA Regulatory Affairs Unit" w:date="2026-07-29T16:06:00Z">
                <w:r>
                  <w:t xml:space="preserve">“Legal Representative” includes a representative payee, a guardian or conservator acting for a respondent in this state or elsewhere, a trustee or custodian of a trust or custodianship of which the respondent is a beneficiary, or an agent designated under a power of attorney, whether for health care or property, in which the respondent is identified as the principal. </w:t>
                </w:r>
              </w:ins>
            </w:sdtContent>
          </w:sdt>
        </w:p>
      </w:sdtContent>
    </w:sdt>
    <w:sdt>
      <w:sdtPr>
        <w:tag w:val="goog_rdk_557"/>
        <w:id w:val="1654172111"/>
      </w:sdtPr>
      <w:sdtContent>
        <w:p w14:paraId="000001DF" w14:textId="77777777" w:rsidR="00CF3663" w:rsidRDefault="00000000">
          <w:pPr>
            <w:spacing w:before="240"/>
            <w:ind w:firstLine="0"/>
            <w:rPr>
              <w:ins w:id="565" w:author="BHA Regulatory Affairs Unit" w:date="2026-07-29T16:06:00Z"/>
            </w:rPr>
          </w:pPr>
          <w:sdt>
            <w:sdtPr>
              <w:tag w:val="goog_rdk_556"/>
              <w:id w:val="-786107217"/>
            </w:sdtPr>
            <w:sdtContent>
              <w:ins w:id="566" w:author="BHA Regulatory Affairs Unit" w:date="2026-07-29T16:06:00Z">
                <w:r>
                  <w:t>“Lethal Means Restriction” means an approach to suicide prevention that reduces access to a fatal method of suicide (e.g., firearms, medications, sharps), thus preventing or reducing the lethality of an attempt.</w:t>
                </w:r>
              </w:ins>
            </w:sdtContent>
          </w:sdt>
        </w:p>
      </w:sdtContent>
    </w:sdt>
    <w:sdt>
      <w:sdtPr>
        <w:tag w:val="goog_rdk_559"/>
        <w:id w:val="-1038233688"/>
      </w:sdtPr>
      <w:sdtContent>
        <w:p w14:paraId="000001E0" w14:textId="77777777" w:rsidR="00CF3663" w:rsidRDefault="00000000">
          <w:pPr>
            <w:spacing w:before="240"/>
            <w:ind w:firstLine="0"/>
            <w:rPr>
              <w:ins w:id="567" w:author="BHA Regulatory Affairs Unit" w:date="2026-07-29T16:06:00Z"/>
            </w:rPr>
          </w:pPr>
          <w:sdt>
            <w:sdtPr>
              <w:tag w:val="goog_rdk_558"/>
              <w:id w:val="-1670478998"/>
            </w:sdtPr>
            <w:sdtContent>
              <w:ins w:id="568" w:author="BHA Regulatory Affairs Unit" w:date="2026-07-29T16:06:00Z">
                <w:r>
                  <w:t>“Level of Care Assessment” means the assessment required of BHEs providing substance use disorder services that, from ASAM Criteria, as incorporated by reference in Part 1.2.1 of this Chapter 1, is a concise initial assessment to determine which level of care would best serve an individual’s needs.</w:t>
                </w:r>
              </w:ins>
            </w:sdtContent>
          </w:sdt>
        </w:p>
      </w:sdtContent>
    </w:sdt>
    <w:sdt>
      <w:sdtPr>
        <w:tag w:val="goog_rdk_561"/>
        <w:id w:val="-861850360"/>
      </w:sdtPr>
      <w:sdtContent>
        <w:p w14:paraId="000001E1" w14:textId="77777777" w:rsidR="00CF3663" w:rsidRDefault="00000000">
          <w:pPr>
            <w:spacing w:before="240"/>
            <w:ind w:firstLine="0"/>
            <w:rPr>
              <w:ins w:id="569" w:author="BHA Regulatory Affairs Unit" w:date="2026-07-29T16:06:00Z"/>
            </w:rPr>
          </w:pPr>
          <w:sdt>
            <w:sdtPr>
              <w:tag w:val="goog_rdk_560"/>
              <w:id w:val="-1364402547"/>
            </w:sdtPr>
            <w:sdtContent>
              <w:ins w:id="570" w:author="BHA Regulatory Affairs Unit" w:date="2026-07-29T16:06:00Z">
                <w:r>
                  <w:t>“Letter of Intent” means the notification provided to BHA related to an application for an initial BHE license or safety net approval.</w:t>
                </w:r>
              </w:ins>
            </w:sdtContent>
          </w:sdt>
        </w:p>
      </w:sdtContent>
    </w:sdt>
    <w:sdt>
      <w:sdtPr>
        <w:tag w:val="goog_rdk_563"/>
        <w:id w:val="1062651306"/>
      </w:sdtPr>
      <w:sdtContent>
        <w:p w14:paraId="000001E2" w14:textId="77777777" w:rsidR="00CF3663" w:rsidRDefault="00000000">
          <w:pPr>
            <w:spacing w:before="240"/>
            <w:ind w:firstLine="0"/>
            <w:rPr>
              <w:ins w:id="571" w:author="BHA Regulatory Affairs Unit" w:date="2026-07-29T16:06:00Z"/>
            </w:rPr>
          </w:pPr>
          <w:sdt>
            <w:sdtPr>
              <w:tag w:val="goog_rdk_562"/>
              <w:id w:val="1403691695"/>
            </w:sdtPr>
            <w:sdtContent>
              <w:ins w:id="572" w:author="BHA Regulatory Affairs Unit" w:date="2026-07-29T16:06:00Z">
                <w:r>
                  <w:t>“Level I and Level II Alcohol and Drug Education or Treatment” means a BHA-endorsed ADDS education or treatment program, as defined in Section 42-4-1301.3(3)(c)(IV) C.R.S.</w:t>
                </w:r>
              </w:ins>
            </w:sdtContent>
          </w:sdt>
        </w:p>
      </w:sdtContent>
    </w:sdt>
    <w:sdt>
      <w:sdtPr>
        <w:tag w:val="goog_rdk_565"/>
        <w:id w:val="-1758796"/>
      </w:sdtPr>
      <w:sdtContent>
        <w:p w14:paraId="000001E3" w14:textId="77777777" w:rsidR="00CF3663" w:rsidRDefault="00000000">
          <w:pPr>
            <w:spacing w:before="240"/>
            <w:ind w:firstLine="0"/>
            <w:rPr>
              <w:ins w:id="573" w:author="BHA Regulatory Affairs Unit" w:date="2026-07-29T16:06:00Z"/>
            </w:rPr>
          </w:pPr>
          <w:sdt>
            <w:sdtPr>
              <w:tag w:val="goog_rdk_564"/>
              <w:id w:val="319338920"/>
            </w:sdtPr>
            <w:sdtContent>
              <w:ins w:id="574" w:author="BHA Regulatory Affairs Unit" w:date="2026-07-29T16:06:00Z">
                <w:r>
                  <w:t>“Level II Four Plus</w:t>
                </w:r>
                <w:r>
                  <w:rPr>
                    <w:smallCaps/>
                  </w:rPr>
                  <w:t>,</w:t>
                </w:r>
                <w:r>
                  <w:t>” also referred to as “Track F” treatment, is a program, intended for an individual who has four (4) or more alcohol and/or drug impaired driving offenses, as noted in Section 42-4-1301.3(3)(c)(IV), C.R.S. This includes vehicular homicide and vehicular assault where alcohol or other drugs were involved. Only programs endorsed to provide Level II Four Plus treatment may accept referrals for this level of service.</w:t>
                </w:r>
              </w:ins>
            </w:sdtContent>
          </w:sdt>
        </w:p>
      </w:sdtContent>
    </w:sdt>
    <w:sdt>
      <w:sdtPr>
        <w:tag w:val="goog_rdk_567"/>
        <w:id w:val="-606862894"/>
      </w:sdtPr>
      <w:sdtContent>
        <w:p w14:paraId="000001E4" w14:textId="77777777" w:rsidR="00CF3663" w:rsidRDefault="00000000">
          <w:pPr>
            <w:spacing w:before="240"/>
            <w:ind w:firstLine="0"/>
            <w:rPr>
              <w:ins w:id="575" w:author="BHA Regulatory Affairs Unit" w:date="2026-07-29T16:06:00Z"/>
            </w:rPr>
          </w:pPr>
          <w:sdt>
            <w:sdtPr>
              <w:tag w:val="goog_rdk_566"/>
              <w:id w:val="641281476"/>
            </w:sdtPr>
            <w:sdtContent>
              <w:ins w:id="576" w:author="BHA Regulatory Affairs Unit" w:date="2026-07-29T16:06:00Z">
                <w:r>
                  <w:t>“Level II Four Plus: Competencies and Phases” means the BHA-approved document available to Level II Four Plus programs, providing additional guidance regarding competency and phase completion. It is available on BHA</w:t>
                </w:r>
                <w:r>
                  <w:rPr>
                    <w:smallCaps/>
                  </w:rPr>
                  <w:t>’S</w:t>
                </w:r>
                <w:r>
                  <w:t xml:space="preserve"> website.</w:t>
                </w:r>
              </w:ins>
            </w:sdtContent>
          </w:sdt>
        </w:p>
      </w:sdtContent>
    </w:sdt>
    <w:sdt>
      <w:sdtPr>
        <w:tag w:val="goog_rdk_569"/>
        <w:id w:val="717237996"/>
      </w:sdtPr>
      <w:sdtContent>
        <w:p w14:paraId="000001E5" w14:textId="77777777" w:rsidR="00CF3663" w:rsidRDefault="00000000">
          <w:pPr>
            <w:spacing w:before="240"/>
            <w:ind w:firstLine="0"/>
            <w:rPr>
              <w:ins w:id="577" w:author="BHA Regulatory Affairs Unit" w:date="2026-07-29T16:06:00Z"/>
            </w:rPr>
          </w:pPr>
          <w:sdt>
            <w:sdtPr>
              <w:tag w:val="goog_rdk_568"/>
              <w:id w:val="-872245702"/>
            </w:sdtPr>
            <w:sdtContent>
              <w:ins w:id="578" w:author="BHA Regulatory Affairs Unit" w:date="2026-07-29T16:06:00Z">
                <w:r>
                  <w:t>“Licensing and Designation Database and Electronic Records System” or “LADDERS” means the digital system that BHA uses to manage behavioral health services for the State of Colorado.</w:t>
                </w:r>
              </w:ins>
            </w:sdtContent>
          </w:sdt>
        </w:p>
      </w:sdtContent>
    </w:sdt>
    <w:sdt>
      <w:sdtPr>
        <w:tag w:val="goog_rdk_571"/>
        <w:id w:val="10385000"/>
      </w:sdtPr>
      <w:sdtContent>
        <w:p w14:paraId="000001E6" w14:textId="77777777" w:rsidR="00CF3663" w:rsidRDefault="00000000">
          <w:pPr>
            <w:spacing w:before="240"/>
            <w:ind w:firstLine="0"/>
            <w:rPr>
              <w:ins w:id="579" w:author="BHA Regulatory Affairs Unit" w:date="2026-07-29T16:06:00Z"/>
            </w:rPr>
          </w:pPr>
          <w:sdt>
            <w:sdtPr>
              <w:tag w:val="goog_rdk_570"/>
              <w:id w:val="1946520534"/>
            </w:sdtPr>
            <w:sdtContent>
              <w:ins w:id="580" w:author="BHA Regulatory Affairs Unit" w:date="2026-07-29T16:06:00Z">
                <w:r>
                  <w:t>“Living Space Assignment” means the assigned bathroom and sleeping quarters of individuals served by an agency.</w:t>
                </w:r>
              </w:ins>
            </w:sdtContent>
          </w:sdt>
        </w:p>
      </w:sdtContent>
    </w:sdt>
    <w:sdt>
      <w:sdtPr>
        <w:tag w:val="goog_rdk_573"/>
        <w:id w:val="764212590"/>
      </w:sdtPr>
      <w:sdtContent>
        <w:p w14:paraId="000001E7" w14:textId="77777777" w:rsidR="00CF3663" w:rsidRDefault="00000000">
          <w:pPr>
            <w:spacing w:before="240"/>
            <w:ind w:firstLine="0"/>
            <w:rPr>
              <w:ins w:id="581" w:author="BHA Regulatory Affairs Unit" w:date="2026-07-29T16:06:00Z"/>
            </w:rPr>
          </w:pPr>
          <w:sdt>
            <w:sdtPr>
              <w:tag w:val="goog_rdk_572"/>
              <w:id w:val="-448743736"/>
            </w:sdtPr>
            <w:sdtContent>
              <w:ins w:id="582" w:author="BHA Regulatory Affairs Unit" w:date="2026-07-29T16:06:00Z">
                <w:r>
                  <w:t>“Managed Care Entity” has the same meaning provided in Section 25.5-5-403(4), C.R.S.</w:t>
                </w:r>
              </w:ins>
            </w:sdtContent>
          </w:sdt>
        </w:p>
      </w:sdtContent>
    </w:sdt>
    <w:sdt>
      <w:sdtPr>
        <w:tag w:val="goog_rdk_575"/>
        <w:id w:val="-782949756"/>
      </w:sdtPr>
      <w:sdtContent>
        <w:p w14:paraId="000001E8" w14:textId="77777777" w:rsidR="00CF3663" w:rsidRDefault="00000000">
          <w:pPr>
            <w:spacing w:before="240"/>
            <w:ind w:firstLine="0"/>
            <w:rPr>
              <w:ins w:id="583" w:author="BHA Regulatory Affairs Unit" w:date="2026-07-29T16:06:00Z"/>
            </w:rPr>
          </w:pPr>
          <w:sdt>
            <w:sdtPr>
              <w:tag w:val="goog_rdk_574"/>
              <w:id w:val="-226202560"/>
            </w:sdtPr>
            <w:sdtContent>
              <w:ins w:id="584" w:author="BHA Regulatory Affairs Unit" w:date="2026-07-29T16:06:00Z">
                <w:r>
                  <w:t>“Maternal and Perinatal Behavioral Health Treatment” means creating an environment and service continuum that reflects an understanding of, and is grounded in, the unique biological, developmental, historical, relational, economic, and social experiences that shape women's lives, and thus responds through factors which include, but are not limited to, site selection, personnel selection and training, program development, content, and wrap-around supports that address gender-specific issues in the course of behavioral health prevention, intervention, treatment, and recovery services. This was previously known as “gender-responsive treatment.”</w:t>
                </w:r>
              </w:ins>
            </w:sdtContent>
          </w:sdt>
        </w:p>
      </w:sdtContent>
    </w:sdt>
    <w:sdt>
      <w:sdtPr>
        <w:tag w:val="goog_rdk_577"/>
        <w:id w:val="-986658335"/>
      </w:sdtPr>
      <w:sdtContent>
        <w:p w14:paraId="000001E9" w14:textId="77777777" w:rsidR="00CF3663" w:rsidRDefault="00000000">
          <w:pPr>
            <w:spacing w:before="240"/>
            <w:ind w:firstLine="0"/>
            <w:rPr>
              <w:ins w:id="585" w:author="BHA Regulatory Affairs Unit" w:date="2026-07-29T16:06:00Z"/>
            </w:rPr>
          </w:pPr>
          <w:sdt>
            <w:sdtPr>
              <w:tag w:val="goog_rdk_576"/>
              <w:id w:val="-11421594"/>
            </w:sdtPr>
            <w:sdtContent>
              <w:ins w:id="586" w:author="BHA Regulatory Affairs Unit" w:date="2026-07-29T16:06:00Z">
                <w:r>
                  <w:t>“Mechanical Restraint” means a physical device used to involuntarily restrict the movement of an individual, or the movement or normal function of a portion of an individual’s body.</w:t>
                </w:r>
              </w:ins>
            </w:sdtContent>
          </w:sdt>
        </w:p>
      </w:sdtContent>
    </w:sdt>
    <w:sdt>
      <w:sdtPr>
        <w:tag w:val="goog_rdk_579"/>
        <w:id w:val="962192837"/>
      </w:sdtPr>
      <w:sdtContent>
        <w:p w14:paraId="000001EA" w14:textId="77777777" w:rsidR="00CF3663" w:rsidRDefault="00000000">
          <w:pPr>
            <w:spacing w:before="240"/>
            <w:ind w:firstLine="0"/>
            <w:rPr>
              <w:ins w:id="587" w:author="BHA Regulatory Affairs Unit" w:date="2026-07-29T16:06:00Z"/>
            </w:rPr>
          </w:pPr>
          <w:sdt>
            <w:sdtPr>
              <w:tag w:val="goog_rdk_578"/>
              <w:id w:val="-1606511692"/>
            </w:sdtPr>
            <w:sdtContent>
              <w:ins w:id="588" w:author="BHA Regulatory Affairs Unit" w:date="2026-07-29T16:06:00Z">
                <w:r>
                  <w:t>“Medical Clearance” means a comprehensive assessment process to determine if an individual experiencing a behavioral health crisis is medically stable and appropriate for evaluation or treatment in a behavioral health treatment facility that has limited medical resources.</w:t>
                </w:r>
              </w:ins>
            </w:sdtContent>
          </w:sdt>
        </w:p>
      </w:sdtContent>
    </w:sdt>
    <w:sdt>
      <w:sdtPr>
        <w:tag w:val="goog_rdk_581"/>
        <w:id w:val="686864719"/>
      </w:sdtPr>
      <w:sdtContent>
        <w:p w14:paraId="000001EB" w14:textId="77777777" w:rsidR="00CF3663" w:rsidRDefault="00000000">
          <w:pPr>
            <w:spacing w:before="240"/>
            <w:ind w:firstLine="0"/>
            <w:rPr>
              <w:ins w:id="589" w:author="BHA Regulatory Affairs Unit" w:date="2026-07-29T16:06:00Z"/>
            </w:rPr>
          </w:pPr>
          <w:sdt>
            <w:sdtPr>
              <w:tag w:val="goog_rdk_580"/>
              <w:id w:val="532800305"/>
            </w:sdtPr>
            <w:sdtContent>
              <w:ins w:id="590" w:author="BHA Regulatory Affairs Unit" w:date="2026-07-29T16:06:00Z">
                <w:r>
                  <w:t>“Medical Emergency” means an acute injury or illness that poses an immediate risk to an individual's life or long-term health. This includes an illness, injury, symptom, or condition so serious that a reasonable person would seek medical care right away to avoid severe harm.</w:t>
                </w:r>
              </w:ins>
            </w:sdtContent>
          </w:sdt>
        </w:p>
      </w:sdtContent>
    </w:sdt>
    <w:sdt>
      <w:sdtPr>
        <w:tag w:val="goog_rdk_583"/>
        <w:id w:val="1737845689"/>
      </w:sdtPr>
      <w:sdtContent>
        <w:p w14:paraId="000001EC" w14:textId="77777777" w:rsidR="00CF3663" w:rsidRDefault="00000000">
          <w:pPr>
            <w:spacing w:before="240"/>
            <w:ind w:firstLine="0"/>
            <w:rPr>
              <w:ins w:id="591" w:author="BHA Regulatory Affairs Unit" w:date="2026-07-29T16:06:00Z"/>
            </w:rPr>
          </w:pPr>
          <w:sdt>
            <w:sdtPr>
              <w:tag w:val="goog_rdk_582"/>
              <w:id w:val="957709667"/>
            </w:sdtPr>
            <w:sdtContent>
              <w:ins w:id="592" w:author="BHA Regulatory Affairs Unit" w:date="2026-07-29T16:06:00Z">
                <w:r>
                  <w:t>“Medically Managed Intensive Outpatient Treatment (MMIOP),” or ASAM Level 2.7 services, provide organized outpatient service delivered by medical professionals who provide evaluation and management of moderately severe intoxication and withdrawal, biomedical concerns, and common low complexity psychiatric concerns.</w:t>
                </w:r>
              </w:ins>
            </w:sdtContent>
          </w:sdt>
        </w:p>
      </w:sdtContent>
    </w:sdt>
    <w:sdt>
      <w:sdtPr>
        <w:tag w:val="goog_rdk_585"/>
        <w:id w:val="-1695617894"/>
      </w:sdtPr>
      <w:sdtContent>
        <w:p w14:paraId="000001ED" w14:textId="77777777" w:rsidR="00CF3663" w:rsidRDefault="00000000">
          <w:pPr>
            <w:spacing w:before="240"/>
            <w:ind w:firstLine="0"/>
            <w:rPr>
              <w:ins w:id="593" w:author="BHA Regulatory Affairs Unit" w:date="2026-07-29T16:06:00Z"/>
            </w:rPr>
          </w:pPr>
          <w:sdt>
            <w:sdtPr>
              <w:tag w:val="goog_rdk_584"/>
              <w:id w:val="1548063595"/>
            </w:sdtPr>
            <w:sdtContent>
              <w:ins w:id="594" w:author="BHA Regulatory Affairs Unit" w:date="2026-07-29T16:06:00Z">
                <w:r>
                  <w:t>“Medically Managed Outpatient Treatment (MMOP),” or ASAM Level 1.7 services, provide organized outpatient services delivered by medical professionals who provide evaluation and management of intoxication, withdrawal, biomedical concerns, and common low complexity psychiatric concerns.</w:t>
                </w:r>
              </w:ins>
            </w:sdtContent>
          </w:sdt>
        </w:p>
      </w:sdtContent>
    </w:sdt>
    <w:sdt>
      <w:sdtPr>
        <w:tag w:val="goog_rdk_587"/>
        <w:id w:val="1780188198"/>
      </w:sdtPr>
      <w:sdtContent>
        <w:p w14:paraId="000001EE" w14:textId="77777777" w:rsidR="00CF3663" w:rsidRDefault="00000000">
          <w:pPr>
            <w:spacing w:before="240"/>
            <w:ind w:firstLine="0"/>
            <w:rPr>
              <w:ins w:id="595" w:author="BHA Regulatory Affairs Unit" w:date="2026-07-29T16:06:00Z"/>
            </w:rPr>
          </w:pPr>
          <w:sdt>
            <w:sdtPr>
              <w:tag w:val="goog_rdk_586"/>
              <w:id w:val="-1680972391"/>
            </w:sdtPr>
            <w:sdtContent>
              <w:ins w:id="596" w:author="BHA Regulatory Affairs Unit" w:date="2026-07-29T16:06:00Z">
                <w:r>
                  <w:t>“Medically Managed Residential Treatment (MMRT),” or ASAM Level 3.7-type services, provide organized services delivered by medical professionals who provide twenty-four (24) -hour coverage by a physician, and quality assurance programs evaluation and management of severe intoxication, withdrawal, biomedical concerns, and common low complexity psychiatric concerns in a permanent residential facility.</w:t>
                </w:r>
              </w:ins>
            </w:sdtContent>
          </w:sdt>
        </w:p>
      </w:sdtContent>
    </w:sdt>
    <w:sdt>
      <w:sdtPr>
        <w:tag w:val="goog_rdk_589"/>
        <w:id w:val="-667997082"/>
      </w:sdtPr>
      <w:sdtContent>
        <w:p w14:paraId="000001EF" w14:textId="77777777" w:rsidR="00CF3663" w:rsidRDefault="00000000">
          <w:pPr>
            <w:spacing w:before="240"/>
            <w:ind w:firstLine="0"/>
            <w:rPr>
              <w:ins w:id="597" w:author="BHA Regulatory Affairs Unit" w:date="2026-07-29T16:06:00Z"/>
            </w:rPr>
          </w:pPr>
          <w:sdt>
            <w:sdtPr>
              <w:tag w:val="goog_rdk_588"/>
              <w:id w:val="1962992499"/>
            </w:sdtPr>
            <w:sdtContent>
              <w:ins w:id="598" w:author="BHA Regulatory Affairs Unit" w:date="2026-07-29T16:06:00Z">
                <w:r>
                  <w:t>“Medically Managed Treatment” has the same meaning as provided in Section 27-80-203(16.3), C.R.S.</w:t>
                </w:r>
              </w:ins>
            </w:sdtContent>
          </w:sdt>
        </w:p>
      </w:sdtContent>
    </w:sdt>
    <w:sdt>
      <w:sdtPr>
        <w:tag w:val="goog_rdk_591"/>
        <w:id w:val="108490162"/>
      </w:sdtPr>
      <w:sdtContent>
        <w:p w14:paraId="000001F0" w14:textId="77777777" w:rsidR="00CF3663" w:rsidRDefault="00000000">
          <w:pPr>
            <w:spacing w:before="240"/>
            <w:ind w:firstLine="0"/>
            <w:rPr>
              <w:ins w:id="599" w:author="BHA Regulatory Affairs Unit" w:date="2026-07-29T16:06:00Z"/>
            </w:rPr>
          </w:pPr>
          <w:sdt>
            <w:sdtPr>
              <w:tag w:val="goog_rdk_590"/>
              <w:id w:val="2106228307"/>
            </w:sdtPr>
            <w:sdtContent>
              <w:ins w:id="600" w:author="BHA Regulatory Affairs Unit" w:date="2026-07-29T16:06:00Z">
                <w:r>
                  <w:t>“Medication/Psychiatric - Only Services” means services dedicated solely to the management of medications prescribed to an individual for the management of mental health, substance use, and/or co-occurring behavioral health disorders.</w:t>
                </w:r>
              </w:ins>
            </w:sdtContent>
          </w:sdt>
        </w:p>
      </w:sdtContent>
    </w:sdt>
    <w:sdt>
      <w:sdtPr>
        <w:tag w:val="goog_rdk_593"/>
        <w:id w:val="2123216150"/>
      </w:sdtPr>
      <w:sdtContent>
        <w:p w14:paraId="000001F1" w14:textId="77777777" w:rsidR="00CF3663" w:rsidRDefault="00000000">
          <w:pPr>
            <w:spacing w:before="240"/>
            <w:ind w:firstLine="0"/>
            <w:rPr>
              <w:ins w:id="601" w:author="BHA Regulatory Affairs Unit" w:date="2026-07-29T16:06:00Z"/>
              <w:smallCaps/>
            </w:rPr>
          </w:pPr>
          <w:sdt>
            <w:sdtPr>
              <w:tag w:val="goog_rdk_592"/>
              <w:id w:val="2000487446"/>
            </w:sdtPr>
            <w:sdtContent>
              <w:ins w:id="602" w:author="BHA Regulatory Affairs Unit" w:date="2026-07-29T16:06:00Z">
                <w:r>
                  <w:t>“Medication-Assisted Treatment,” or “MAT” services, means the use of medications, in combination with counseling and behavioral therapies, to provide a whole-person approach to the treatment of substance use disorders. Medications used in MAT are approved by the United States Food and Drug Administration (FDA), and MAT programs are clinically driven and tailored to meet each individual’s needs. MAT services may include, but are not limited to:</w:t>
                </w:r>
              </w:ins>
            </w:sdtContent>
          </w:sdt>
        </w:p>
      </w:sdtContent>
    </w:sdt>
    <w:sdt>
      <w:sdtPr>
        <w:tag w:val="goog_rdk_595"/>
        <w:id w:val="311550005"/>
      </w:sdtPr>
      <w:sdtContent>
        <w:p w14:paraId="000001F2" w14:textId="77777777" w:rsidR="00CF3663" w:rsidRDefault="00000000">
          <w:pPr>
            <w:numPr>
              <w:ilvl w:val="0"/>
              <w:numId w:val="57"/>
            </w:numPr>
            <w:tabs>
              <w:tab w:val="left" w:pos="720"/>
              <w:tab w:val="left" w:pos="1440"/>
            </w:tabs>
            <w:spacing w:before="240"/>
            <w:rPr>
              <w:ins w:id="603" w:author="BHA Regulatory Affairs Unit" w:date="2026-07-29T16:06:00Z"/>
            </w:rPr>
          </w:pPr>
          <w:sdt>
            <w:sdtPr>
              <w:tag w:val="goog_rdk_594"/>
              <w:id w:val="1289315960"/>
            </w:sdtPr>
            <w:sdtContent>
              <w:ins w:id="604" w:author="BHA Regulatory Affairs Unit" w:date="2026-07-29T16:06:00Z">
                <w:r>
                  <w:t>Medications for Opioid Use Disorder (MOUD) services for the specialized treatment of Opioid Use Disorder (OUD). These medications include, but may not be limited to, buprenorphine, methadone, and naltrexone, and their brand-name or generic equivalents; and</w:t>
                </w:r>
              </w:ins>
            </w:sdtContent>
          </w:sdt>
        </w:p>
      </w:sdtContent>
    </w:sdt>
    <w:sdt>
      <w:sdtPr>
        <w:tag w:val="goog_rdk_597"/>
        <w:id w:val="1726729280"/>
      </w:sdtPr>
      <w:sdtContent>
        <w:p w14:paraId="000001F3" w14:textId="77777777" w:rsidR="00CF3663" w:rsidRDefault="00000000">
          <w:pPr>
            <w:numPr>
              <w:ilvl w:val="0"/>
              <w:numId w:val="57"/>
            </w:numPr>
            <w:tabs>
              <w:tab w:val="left" w:pos="720"/>
              <w:tab w:val="left" w:pos="1440"/>
            </w:tabs>
            <w:spacing w:before="240"/>
            <w:rPr>
              <w:ins w:id="605" w:author="BHA Regulatory Affairs Unit" w:date="2026-07-29T16:06:00Z"/>
            </w:rPr>
          </w:pPr>
          <w:sdt>
            <w:sdtPr>
              <w:tag w:val="goog_rdk_596"/>
              <w:id w:val="951054329"/>
            </w:sdtPr>
            <w:sdtContent>
              <w:ins w:id="606" w:author="BHA Regulatory Affairs Unit" w:date="2026-07-29T16:06:00Z">
                <w:r>
                  <w:t>Medications for Alcohol Use Disorder (MAUD) services for the specialized treatment of Alcohol Use Disorder (AUD). These medications include, but may not be limited to, acamprosate, disulfiram, and naltrexone, and their brand-name or generic equivalents.</w:t>
                </w:r>
              </w:ins>
            </w:sdtContent>
          </w:sdt>
        </w:p>
      </w:sdtContent>
    </w:sdt>
    <w:sdt>
      <w:sdtPr>
        <w:tag w:val="goog_rdk_599"/>
        <w:id w:val="1698227193"/>
      </w:sdtPr>
      <w:sdtContent>
        <w:p w14:paraId="000001F4" w14:textId="77777777" w:rsidR="00CF3663" w:rsidRDefault="00000000">
          <w:pPr>
            <w:spacing w:before="240"/>
            <w:ind w:firstLine="0"/>
            <w:rPr>
              <w:ins w:id="607" w:author="BHA Regulatory Affairs Unit" w:date="2026-07-29T16:06:00Z"/>
            </w:rPr>
          </w:pPr>
          <w:sdt>
            <w:sdtPr>
              <w:tag w:val="goog_rdk_598"/>
              <w:id w:val="-1337646263"/>
            </w:sdtPr>
            <w:sdtContent>
              <w:ins w:id="608" w:author="BHA Regulatory Affairs Unit" w:date="2026-07-29T16:06:00Z">
                <w:r>
                  <w:t>“Medication Diversion” means the transfer of any controlled substance from a licit to an illicit channel of distribution or use.</w:t>
                </w:r>
              </w:ins>
            </w:sdtContent>
          </w:sdt>
        </w:p>
      </w:sdtContent>
    </w:sdt>
    <w:sdt>
      <w:sdtPr>
        <w:tag w:val="goog_rdk_601"/>
        <w:id w:val="104447348"/>
      </w:sdtPr>
      <w:sdtContent>
        <w:p w14:paraId="000001F5" w14:textId="77777777" w:rsidR="00CF3663" w:rsidRDefault="00000000">
          <w:pPr>
            <w:spacing w:before="240"/>
            <w:ind w:firstLine="0"/>
            <w:rPr>
              <w:ins w:id="609" w:author="BHA Regulatory Affairs Unit" w:date="2026-07-29T16:06:00Z"/>
            </w:rPr>
          </w:pPr>
          <w:sdt>
            <w:sdtPr>
              <w:tag w:val="goog_rdk_600"/>
              <w:id w:val="-300194921"/>
            </w:sdtPr>
            <w:sdtContent>
              <w:ins w:id="610" w:author="BHA Regulatory Affairs Unit" w:date="2026-07-29T16:06:00Z">
                <w:r>
                  <w:t>“Medication Formulary” means the Required Formulary Psychotropic Medications: 2018, which is available at no cost from the Colorado Department of Human Services at https://bha.colorado.gov/behavioral-health/medication-consistency. The medication formulary is a list of minimum medications, established pursuant to Section 27-70-103, C.R.S., that may be used by service providers to increase the likelihood that a broad spectrum of effective medications is available to individuals to treat behavioral health disorders, regardless of the setting or service provider. The medication formulary is not a complete list of medications, and providers may prescribe and/or carry any additional medications they deem necessary.</w:t>
                </w:r>
              </w:ins>
            </w:sdtContent>
          </w:sdt>
        </w:p>
      </w:sdtContent>
    </w:sdt>
    <w:sdt>
      <w:sdtPr>
        <w:tag w:val="goog_rdk_603"/>
        <w:id w:val="-258752210"/>
      </w:sdtPr>
      <w:sdtContent>
        <w:p w14:paraId="000001F6" w14:textId="77777777" w:rsidR="00CF3663" w:rsidRDefault="00000000">
          <w:pPr>
            <w:spacing w:before="240"/>
            <w:ind w:firstLine="0"/>
            <w:rPr>
              <w:ins w:id="611" w:author="BHA Regulatory Affairs Unit" w:date="2026-07-29T16:06:00Z"/>
            </w:rPr>
          </w:pPr>
          <w:sdt>
            <w:sdtPr>
              <w:tag w:val="goog_rdk_602"/>
              <w:id w:val="1406481425"/>
            </w:sdtPr>
            <w:sdtContent>
              <w:ins w:id="612" w:author="BHA Regulatory Affairs Unit" w:date="2026-07-29T16:06:00Z">
                <w:r>
                  <w:t>“Member” means a person or entity with an ownership interest in the limited liability company.</w:t>
                </w:r>
              </w:ins>
            </w:sdtContent>
          </w:sdt>
        </w:p>
      </w:sdtContent>
    </w:sdt>
    <w:sdt>
      <w:sdtPr>
        <w:tag w:val="goog_rdk_605"/>
        <w:id w:val="1127624049"/>
      </w:sdtPr>
      <w:sdtContent>
        <w:p w14:paraId="000001F7" w14:textId="77777777" w:rsidR="00CF3663" w:rsidRDefault="00000000">
          <w:pPr>
            <w:spacing w:before="240"/>
            <w:ind w:firstLine="0"/>
            <w:rPr>
              <w:ins w:id="613" w:author="BHA Regulatory Affairs Unit" w:date="2026-07-29T16:06:00Z"/>
            </w:rPr>
          </w:pPr>
          <w:sdt>
            <w:sdtPr>
              <w:tag w:val="goog_rdk_604"/>
              <w:id w:val="1152666142"/>
            </w:sdtPr>
            <w:sdtContent>
              <w:ins w:id="614" w:author="BHA Regulatory Affairs Unit" w:date="2026-07-29T16:06:00Z">
                <w:r>
                  <w:t>"Mental Health Disorder" has the same meaning provided in Section 27-50-101(15), C.R.S.</w:t>
                </w:r>
              </w:ins>
            </w:sdtContent>
          </w:sdt>
        </w:p>
      </w:sdtContent>
    </w:sdt>
    <w:sdt>
      <w:sdtPr>
        <w:tag w:val="goog_rdk_607"/>
        <w:id w:val="75207784"/>
      </w:sdtPr>
      <w:sdtContent>
        <w:p w14:paraId="000001F8" w14:textId="77777777" w:rsidR="00CF3663" w:rsidRDefault="00000000">
          <w:pPr>
            <w:spacing w:before="240"/>
            <w:ind w:firstLine="0"/>
            <w:rPr>
              <w:ins w:id="615" w:author="BHA Regulatory Affairs Unit" w:date="2026-07-29T16:06:00Z"/>
            </w:rPr>
          </w:pPr>
          <w:sdt>
            <w:sdtPr>
              <w:tag w:val="goog_rdk_606"/>
              <w:id w:val="38830375"/>
            </w:sdtPr>
            <w:sdtContent>
              <w:ins w:id="616" w:author="BHA Regulatory Affairs Unit" w:date="2026-07-29T16:06:00Z">
                <w:r>
                  <w:t>“Mental Health Transitional Living Home” means a community-based residential agency providing residential support to individuals who require ongoing support with daily living due to their behavioral health diagnosis, but whose needs do not rise to the level of hospitalization. There are two (2) levels of mental health transition living homes:</w:t>
                </w:r>
              </w:ins>
            </w:sdtContent>
          </w:sdt>
        </w:p>
      </w:sdtContent>
    </w:sdt>
    <w:sdt>
      <w:sdtPr>
        <w:tag w:val="goog_rdk_609"/>
        <w:id w:val="-688459386"/>
      </w:sdtPr>
      <w:sdtContent>
        <w:p w14:paraId="000001F9" w14:textId="77777777" w:rsidR="00CF3663" w:rsidRDefault="00000000">
          <w:pPr>
            <w:numPr>
              <w:ilvl w:val="0"/>
              <w:numId w:val="58"/>
            </w:numPr>
            <w:tabs>
              <w:tab w:val="left" w:pos="720"/>
              <w:tab w:val="left" w:pos="1440"/>
            </w:tabs>
            <w:spacing w:before="240"/>
            <w:rPr>
              <w:ins w:id="617" w:author="BHA Regulatory Affairs Unit" w:date="2026-07-29T16:06:00Z"/>
            </w:rPr>
          </w:pPr>
          <w:sdt>
            <w:sdtPr>
              <w:tag w:val="goog_rdk_608"/>
              <w:id w:val="1589380378"/>
            </w:sdtPr>
            <w:sdtContent>
              <w:ins w:id="618" w:author="BHA Regulatory Affairs Unit" w:date="2026-07-29T16:06:00Z">
                <w:r>
                  <w:t>“Level One Mental Health Transitional Living Homes” provide clinically monitored services, as defined in Part 1.2</w:t>
                </w:r>
                <w:r>
                  <w:rPr>
                    <w:smallCaps/>
                  </w:rPr>
                  <w:t>.1</w:t>
                </w:r>
                <w:r>
                  <w:t xml:space="preserve"> of these Rules; and</w:t>
                </w:r>
              </w:ins>
            </w:sdtContent>
          </w:sdt>
        </w:p>
      </w:sdtContent>
    </w:sdt>
    <w:sdt>
      <w:sdtPr>
        <w:tag w:val="goog_rdk_611"/>
        <w:id w:val="-418688809"/>
      </w:sdtPr>
      <w:sdtContent>
        <w:p w14:paraId="000001FA" w14:textId="77777777" w:rsidR="00CF3663" w:rsidRDefault="00000000">
          <w:pPr>
            <w:numPr>
              <w:ilvl w:val="0"/>
              <w:numId w:val="58"/>
            </w:numPr>
            <w:tabs>
              <w:tab w:val="left" w:pos="720"/>
              <w:tab w:val="left" w:pos="1440"/>
            </w:tabs>
            <w:spacing w:before="240"/>
            <w:rPr>
              <w:ins w:id="619" w:author="BHA Regulatory Affairs Unit" w:date="2026-07-29T16:06:00Z"/>
            </w:rPr>
          </w:pPr>
          <w:sdt>
            <w:sdtPr>
              <w:tag w:val="goog_rdk_610"/>
              <w:id w:val="1648114044"/>
            </w:sdtPr>
            <w:sdtContent>
              <w:ins w:id="620" w:author="BHA Regulatory Affairs Unit" w:date="2026-07-29T16:06:00Z">
                <w:r>
                  <w:t>“Level Two Mental Health Transitional Living Homes” provide clinically managed services, as defined in Part 1.2</w:t>
                </w:r>
                <w:r>
                  <w:rPr>
                    <w:smallCaps/>
                  </w:rPr>
                  <w:t>.1</w:t>
                </w:r>
                <w:r>
                  <w:t xml:space="preserve"> of these Rules.</w:t>
                </w:r>
              </w:ins>
            </w:sdtContent>
          </w:sdt>
        </w:p>
      </w:sdtContent>
    </w:sdt>
    <w:sdt>
      <w:sdtPr>
        <w:tag w:val="goog_rdk_613"/>
        <w:id w:val="1977079089"/>
      </w:sdtPr>
      <w:sdtContent>
        <w:p w14:paraId="000001FB" w14:textId="77777777" w:rsidR="00CF3663" w:rsidRDefault="00000000">
          <w:pPr>
            <w:spacing w:before="240"/>
            <w:ind w:firstLine="0"/>
            <w:rPr>
              <w:ins w:id="621" w:author="BHA Regulatory Affairs Unit" w:date="2026-07-29T16:06:00Z"/>
            </w:rPr>
          </w:pPr>
          <w:sdt>
            <w:sdtPr>
              <w:tag w:val="goog_rdk_612"/>
              <w:id w:val="1866023370"/>
            </w:sdtPr>
            <w:sdtContent>
              <w:ins w:id="622" w:author="BHA Regulatory Affairs Unit" w:date="2026-07-29T16:06:00Z">
                <w:r>
                  <w:t>“Mental Status Examination '' means a structured assessment of an individual’s behavioral and cognitive functioning. The specific cognitive functions of alertness, language, memory, constructional ability, and abstract reasoning are the most clinically relevant. The mental status examination can include, but is not limited to:</w:t>
                </w:r>
              </w:ins>
            </w:sdtContent>
          </w:sdt>
        </w:p>
      </w:sdtContent>
    </w:sdt>
    <w:sdt>
      <w:sdtPr>
        <w:tag w:val="goog_rdk_615"/>
        <w:id w:val="-2030026251"/>
      </w:sdtPr>
      <w:sdtContent>
        <w:p w14:paraId="000001FC" w14:textId="77777777" w:rsidR="00CF3663" w:rsidRDefault="00000000">
          <w:pPr>
            <w:numPr>
              <w:ilvl w:val="0"/>
              <w:numId w:val="59"/>
            </w:numPr>
            <w:tabs>
              <w:tab w:val="left" w:pos="720"/>
              <w:tab w:val="left" w:pos="1440"/>
            </w:tabs>
            <w:spacing w:before="240"/>
            <w:rPr>
              <w:ins w:id="623" w:author="BHA Regulatory Affairs Unit" w:date="2026-07-29T16:06:00Z"/>
            </w:rPr>
          </w:pPr>
          <w:sdt>
            <w:sdtPr>
              <w:tag w:val="goog_rdk_614"/>
              <w:id w:val="938993623"/>
            </w:sdtPr>
            <w:sdtContent>
              <w:ins w:id="624" w:author="BHA Regulatory Affairs Unit" w:date="2026-07-29T16:06:00Z">
                <w:r>
                  <w:t>An individual’s appearance and general behavior;</w:t>
                </w:r>
              </w:ins>
            </w:sdtContent>
          </w:sdt>
        </w:p>
      </w:sdtContent>
    </w:sdt>
    <w:sdt>
      <w:sdtPr>
        <w:tag w:val="goog_rdk_617"/>
        <w:id w:val="1132459467"/>
      </w:sdtPr>
      <w:sdtContent>
        <w:p w14:paraId="000001FD" w14:textId="77777777" w:rsidR="00CF3663" w:rsidRDefault="00000000">
          <w:pPr>
            <w:numPr>
              <w:ilvl w:val="0"/>
              <w:numId w:val="59"/>
            </w:numPr>
            <w:tabs>
              <w:tab w:val="left" w:pos="720"/>
              <w:tab w:val="left" w:pos="1440"/>
            </w:tabs>
            <w:spacing w:before="240"/>
            <w:rPr>
              <w:ins w:id="625" w:author="BHA Regulatory Affairs Unit" w:date="2026-07-29T16:06:00Z"/>
            </w:rPr>
          </w:pPr>
          <w:sdt>
            <w:sdtPr>
              <w:tag w:val="goog_rdk_616"/>
              <w:id w:val="-1458683256"/>
            </w:sdtPr>
            <w:sdtContent>
              <w:ins w:id="626" w:author="BHA Regulatory Affairs Unit" w:date="2026-07-29T16:06:00Z">
                <w:r>
                  <w:t>Level of consciousness and attentiveness;</w:t>
                </w:r>
              </w:ins>
            </w:sdtContent>
          </w:sdt>
        </w:p>
      </w:sdtContent>
    </w:sdt>
    <w:sdt>
      <w:sdtPr>
        <w:tag w:val="goog_rdk_619"/>
        <w:id w:val="-1309256839"/>
      </w:sdtPr>
      <w:sdtContent>
        <w:p w14:paraId="000001FE" w14:textId="77777777" w:rsidR="00CF3663" w:rsidRDefault="00000000">
          <w:pPr>
            <w:numPr>
              <w:ilvl w:val="0"/>
              <w:numId w:val="59"/>
            </w:numPr>
            <w:tabs>
              <w:tab w:val="left" w:pos="720"/>
              <w:tab w:val="left" w:pos="1440"/>
            </w:tabs>
            <w:spacing w:before="240"/>
            <w:rPr>
              <w:ins w:id="627" w:author="BHA Regulatory Affairs Unit" w:date="2026-07-29T16:06:00Z"/>
            </w:rPr>
          </w:pPr>
          <w:sdt>
            <w:sdtPr>
              <w:tag w:val="goog_rdk_618"/>
              <w:id w:val="774196588"/>
            </w:sdtPr>
            <w:sdtContent>
              <w:ins w:id="628" w:author="BHA Regulatory Affairs Unit" w:date="2026-07-29T16:06:00Z">
                <w:r>
                  <w:t>Motor and speech activity;</w:t>
                </w:r>
              </w:ins>
            </w:sdtContent>
          </w:sdt>
        </w:p>
      </w:sdtContent>
    </w:sdt>
    <w:sdt>
      <w:sdtPr>
        <w:tag w:val="goog_rdk_621"/>
        <w:id w:val="-1047614755"/>
      </w:sdtPr>
      <w:sdtContent>
        <w:p w14:paraId="000001FF" w14:textId="77777777" w:rsidR="00CF3663" w:rsidRDefault="00000000">
          <w:pPr>
            <w:numPr>
              <w:ilvl w:val="0"/>
              <w:numId w:val="59"/>
            </w:numPr>
            <w:tabs>
              <w:tab w:val="left" w:pos="720"/>
              <w:tab w:val="left" w:pos="1440"/>
            </w:tabs>
            <w:spacing w:before="240"/>
            <w:rPr>
              <w:ins w:id="629" w:author="BHA Regulatory Affairs Unit" w:date="2026-07-29T16:06:00Z"/>
            </w:rPr>
          </w:pPr>
          <w:sdt>
            <w:sdtPr>
              <w:tag w:val="goog_rdk_620"/>
              <w:id w:val="-251213054"/>
            </w:sdtPr>
            <w:sdtContent>
              <w:ins w:id="630" w:author="BHA Regulatory Affairs Unit" w:date="2026-07-29T16:06:00Z">
                <w:r>
                  <w:t>Mood and affect;</w:t>
                </w:r>
              </w:ins>
            </w:sdtContent>
          </w:sdt>
        </w:p>
      </w:sdtContent>
    </w:sdt>
    <w:sdt>
      <w:sdtPr>
        <w:tag w:val="goog_rdk_623"/>
        <w:id w:val="-395727508"/>
      </w:sdtPr>
      <w:sdtContent>
        <w:p w14:paraId="00000200" w14:textId="77777777" w:rsidR="00CF3663" w:rsidRDefault="00000000">
          <w:pPr>
            <w:numPr>
              <w:ilvl w:val="0"/>
              <w:numId w:val="59"/>
            </w:numPr>
            <w:tabs>
              <w:tab w:val="left" w:pos="720"/>
              <w:tab w:val="left" w:pos="1440"/>
            </w:tabs>
            <w:spacing w:before="240"/>
            <w:rPr>
              <w:ins w:id="631" w:author="BHA Regulatory Affairs Unit" w:date="2026-07-29T16:06:00Z"/>
            </w:rPr>
          </w:pPr>
          <w:sdt>
            <w:sdtPr>
              <w:tag w:val="goog_rdk_622"/>
              <w:id w:val="-804992354"/>
            </w:sdtPr>
            <w:sdtContent>
              <w:ins w:id="632" w:author="BHA Regulatory Affairs Unit" w:date="2026-07-29T16:06:00Z">
                <w:r>
                  <w:t>Thought and perception;</w:t>
                </w:r>
              </w:ins>
            </w:sdtContent>
          </w:sdt>
        </w:p>
      </w:sdtContent>
    </w:sdt>
    <w:sdt>
      <w:sdtPr>
        <w:tag w:val="goog_rdk_625"/>
        <w:id w:val="-1284695411"/>
      </w:sdtPr>
      <w:sdtContent>
        <w:p w14:paraId="00000201" w14:textId="77777777" w:rsidR="00CF3663" w:rsidRDefault="00000000">
          <w:pPr>
            <w:numPr>
              <w:ilvl w:val="0"/>
              <w:numId w:val="59"/>
            </w:numPr>
            <w:tabs>
              <w:tab w:val="left" w:pos="720"/>
              <w:tab w:val="left" w:pos="1440"/>
            </w:tabs>
            <w:spacing w:before="240"/>
            <w:rPr>
              <w:ins w:id="633" w:author="BHA Regulatory Affairs Unit" w:date="2026-07-29T16:06:00Z"/>
            </w:rPr>
          </w:pPr>
          <w:sdt>
            <w:sdtPr>
              <w:tag w:val="goog_rdk_624"/>
              <w:id w:val="-1826612456"/>
            </w:sdtPr>
            <w:sdtContent>
              <w:ins w:id="634" w:author="BHA Regulatory Affairs Unit" w:date="2026-07-29T16:06:00Z">
                <w:r>
                  <w:t>Attitude and insight; and</w:t>
                </w:r>
              </w:ins>
            </w:sdtContent>
          </w:sdt>
        </w:p>
      </w:sdtContent>
    </w:sdt>
    <w:sdt>
      <w:sdtPr>
        <w:tag w:val="goog_rdk_627"/>
        <w:id w:val="653357683"/>
      </w:sdtPr>
      <w:sdtContent>
        <w:p w14:paraId="00000202" w14:textId="77777777" w:rsidR="00CF3663" w:rsidRDefault="00000000">
          <w:pPr>
            <w:numPr>
              <w:ilvl w:val="0"/>
              <w:numId w:val="59"/>
            </w:numPr>
            <w:tabs>
              <w:tab w:val="left" w:pos="720"/>
              <w:tab w:val="left" w:pos="1440"/>
            </w:tabs>
            <w:spacing w:before="240"/>
            <w:rPr>
              <w:ins w:id="635" w:author="BHA Regulatory Affairs Unit" w:date="2026-07-29T16:06:00Z"/>
            </w:rPr>
          </w:pPr>
          <w:sdt>
            <w:sdtPr>
              <w:tag w:val="goog_rdk_626"/>
              <w:id w:val="1456825820"/>
            </w:sdtPr>
            <w:sdtContent>
              <w:ins w:id="636" w:author="BHA Regulatory Affairs Unit" w:date="2026-07-29T16:06:00Z">
                <w:r>
                  <w:t>Higher cognitive abilities.</w:t>
                </w:r>
              </w:ins>
            </w:sdtContent>
          </w:sdt>
        </w:p>
      </w:sdtContent>
    </w:sdt>
    <w:sdt>
      <w:sdtPr>
        <w:tag w:val="goog_rdk_629"/>
        <w:id w:val="-1124470194"/>
      </w:sdtPr>
      <w:sdtContent>
        <w:p w14:paraId="00000203" w14:textId="77777777" w:rsidR="00CF3663" w:rsidRDefault="00000000">
          <w:pPr>
            <w:spacing w:before="240"/>
            <w:ind w:firstLine="0"/>
            <w:rPr>
              <w:ins w:id="637" w:author="BHA Regulatory Affairs Unit" w:date="2026-07-29T16:06:00Z"/>
            </w:rPr>
          </w:pPr>
          <w:sdt>
            <w:sdtPr>
              <w:tag w:val="goog_rdk_628"/>
              <w:id w:val="-545152186"/>
            </w:sdtPr>
            <w:sdtContent>
              <w:ins w:id="638" w:author="BHA Regulatory Affairs Unit" w:date="2026-07-29T16:06:00Z">
                <w:r>
                  <w:t>“Milieu” means the structuring of the environment within a behavioral health setting to support and improve an individual’s psychological health and functioning. In residential and overnight crisis settings, it includes shared living or activity spaces as well as the living space assignments for individuals served.</w:t>
                </w:r>
              </w:ins>
            </w:sdtContent>
          </w:sdt>
        </w:p>
      </w:sdtContent>
    </w:sdt>
    <w:sdt>
      <w:sdtPr>
        <w:tag w:val="goog_rdk_631"/>
        <w:id w:val="396207995"/>
      </w:sdtPr>
      <w:sdtContent>
        <w:p w14:paraId="00000204" w14:textId="77777777" w:rsidR="00CF3663" w:rsidRDefault="00000000">
          <w:pPr>
            <w:spacing w:before="240"/>
            <w:ind w:firstLine="0"/>
            <w:rPr>
              <w:ins w:id="639" w:author="BHA Regulatory Affairs Unit" w:date="2026-07-29T16:06:00Z"/>
            </w:rPr>
          </w:pPr>
          <w:sdt>
            <w:sdtPr>
              <w:tag w:val="goog_rdk_630"/>
              <w:id w:val="-136725968"/>
            </w:sdtPr>
            <w:sdtContent>
              <w:ins w:id="640" w:author="BHA Regulatory Affairs Unit" w:date="2026-07-29T16:06:00Z">
                <w:r>
                  <w:t>"Minor" means a person under eighteen (18) years of age; except that the term does not include a person who is fifteen (15) years of age or older who is living separately and apart from the person’s parent(s) or legal guardian(s) and is managing the person’s own financial affairs, regardless of the person’s source of income, or who is married and living separately and apart from the person’s parent(s) or legal guardian(s).</w:t>
                </w:r>
              </w:ins>
            </w:sdtContent>
          </w:sdt>
        </w:p>
      </w:sdtContent>
    </w:sdt>
    <w:sdt>
      <w:sdtPr>
        <w:tag w:val="goog_rdk_633"/>
        <w:id w:val="-1685527685"/>
      </w:sdtPr>
      <w:sdtContent>
        <w:p w14:paraId="00000205" w14:textId="77777777" w:rsidR="00CF3663" w:rsidRDefault="00000000">
          <w:pPr>
            <w:spacing w:before="240"/>
            <w:ind w:firstLine="0"/>
            <w:rPr>
              <w:ins w:id="641" w:author="BHA Regulatory Affairs Unit" w:date="2026-07-29T16:06:00Z"/>
            </w:rPr>
          </w:pPr>
          <w:sdt>
            <w:sdtPr>
              <w:tag w:val="goog_rdk_632"/>
              <w:id w:val="1973248005"/>
            </w:sdtPr>
            <w:sdtContent>
              <w:ins w:id="642" w:author="BHA Regulatory Affairs Unit" w:date="2026-07-29T16:06:00Z">
                <w:r>
                  <w:t>“Minor in Possession” (MIP) is an offense committed by an individual aged twenty-one (21) and younger for possession or consumption of ethyl alcohol, possession of two (2) ounces or less or consumption of marijuana, or possession of marijuana paraphernalia. MIP may result in fines, court-ordered public service, a substance use disorder assessment, and/or substance abuse education program, per Section 18-13-122, C.R.S.</w:t>
                </w:r>
              </w:ins>
            </w:sdtContent>
          </w:sdt>
        </w:p>
      </w:sdtContent>
    </w:sdt>
    <w:sdt>
      <w:sdtPr>
        <w:tag w:val="goog_rdk_635"/>
        <w:id w:val="1946457593"/>
      </w:sdtPr>
      <w:sdtContent>
        <w:p w14:paraId="00000206" w14:textId="77777777" w:rsidR="00CF3663" w:rsidRDefault="00000000">
          <w:pPr>
            <w:spacing w:before="240"/>
            <w:ind w:firstLine="0"/>
            <w:rPr>
              <w:ins w:id="643" w:author="BHA Regulatory Affairs Unit" w:date="2026-07-29T16:06:00Z"/>
            </w:rPr>
          </w:pPr>
          <w:sdt>
            <w:sdtPr>
              <w:tag w:val="goog_rdk_634"/>
              <w:id w:val="-1667147497"/>
            </w:sdtPr>
            <w:sdtContent>
              <w:ins w:id="644" w:author="BHA Regulatory Affairs Unit" w:date="2026-07-29T16:06:00Z">
                <w:r>
                  <w:t>“Monitoring” means the observation, review, and documentation of results when tracking an individual’s progress over a period of time, related to an event. This may include, but is not limited to, monitoring of medication compliance and administration, and monitoring of vital signs while actively withdrawing from substances.</w:t>
                </w:r>
              </w:ins>
            </w:sdtContent>
          </w:sdt>
        </w:p>
      </w:sdtContent>
    </w:sdt>
    <w:sdt>
      <w:sdtPr>
        <w:tag w:val="goog_rdk_637"/>
        <w:id w:val="994040667"/>
      </w:sdtPr>
      <w:sdtContent>
        <w:p w14:paraId="00000207" w14:textId="77777777" w:rsidR="00CF3663" w:rsidRDefault="00000000">
          <w:pPr>
            <w:spacing w:before="240"/>
            <w:ind w:firstLine="0"/>
            <w:rPr>
              <w:ins w:id="645" w:author="BHA Regulatory Affairs Unit" w:date="2026-07-29T16:06:00Z"/>
            </w:rPr>
          </w:pPr>
          <w:sdt>
            <w:sdtPr>
              <w:tag w:val="goog_rdk_636"/>
              <w:id w:val="2046494483"/>
            </w:sdtPr>
            <w:sdtContent>
              <w:ins w:id="646" w:author="BHA Regulatory Affairs Unit" w:date="2026-07-29T16:06:00Z">
                <w:r>
                  <w:t>“Motivational Enhancement” means the counseling approach to initiate behavior change by helping an individual resolve ambivalence about engaging in treatment services and reducing engagement in harmful behavior and activities. This approach employs strategies to evoke rapid and internally motivated change in an individual rather than guiding an individual stepwise through the recovery process.</w:t>
                </w:r>
              </w:ins>
            </w:sdtContent>
          </w:sdt>
        </w:p>
      </w:sdtContent>
    </w:sdt>
    <w:sdt>
      <w:sdtPr>
        <w:tag w:val="goog_rdk_639"/>
        <w:id w:val="-1734725310"/>
      </w:sdtPr>
      <w:sdtContent>
        <w:p w14:paraId="00000208" w14:textId="77777777" w:rsidR="00CF3663" w:rsidRDefault="00000000">
          <w:pPr>
            <w:spacing w:before="240"/>
            <w:ind w:firstLine="0"/>
            <w:rPr>
              <w:ins w:id="647" w:author="BHA Regulatory Affairs Unit" w:date="2026-07-29T16:06:00Z"/>
            </w:rPr>
          </w:pPr>
          <w:sdt>
            <w:sdtPr>
              <w:tag w:val="goog_rdk_638"/>
              <w:id w:val="-18846110"/>
            </w:sdtPr>
            <w:sdtContent>
              <w:ins w:id="648" w:author="BHA Regulatory Affairs Unit" w:date="2026-07-29T16:06:00Z">
                <w:r>
                  <w:t>“Multidisciplinary Team” or “MDT” means a group of personnel, acting within their professional role(s) and respective scope(s) of practice, who are members of different professions, working together to provide services to individuals.</w:t>
                </w:r>
              </w:ins>
            </w:sdtContent>
          </w:sdt>
        </w:p>
      </w:sdtContent>
    </w:sdt>
    <w:sdt>
      <w:sdtPr>
        <w:tag w:val="goog_rdk_641"/>
        <w:id w:val="-59237523"/>
      </w:sdtPr>
      <w:sdtContent>
        <w:p w14:paraId="00000209" w14:textId="77777777" w:rsidR="00CF3663" w:rsidRDefault="00000000">
          <w:pPr>
            <w:spacing w:before="240"/>
            <w:ind w:firstLine="0"/>
            <w:rPr>
              <w:ins w:id="649" w:author="BHA Regulatory Affairs Unit" w:date="2026-07-29T16:06:00Z"/>
            </w:rPr>
          </w:pPr>
          <w:sdt>
            <w:sdtPr>
              <w:tag w:val="goog_rdk_640"/>
              <w:id w:val="2139714221"/>
            </w:sdtPr>
            <w:sdtContent>
              <w:ins w:id="650" w:author="BHA Regulatory Affairs Unit" w:date="2026-07-29T16:06:00Z">
                <w:r>
                  <w:t xml:space="preserve">“NARR Standard” means the National Standard for Recovery Residences Version 3.0 (November 2018) established by the National Alliance of Recovery Residences, which is hereby incorporated by reference. No later additions or amendments are incorporated. This standard is available at no cost from the National Alliance for Recovery Residences, 569 Selby Avenue, Saint Paul, Minnesota, 55102 or at </w:t>
                </w:r>
                <w:r>
                  <w:fldChar w:fldCharType="begin"/>
                </w:r>
                <w:r>
                  <w:instrText>HYPERLINK "https://narronline.org/standards/"</w:instrText>
                </w:r>
                <w:r>
                  <w:fldChar w:fldCharType="separate"/>
                </w:r>
                <w:r>
                  <w:rPr>
                    <w:color w:val="467886"/>
                    <w:u w:val="single"/>
                  </w:rPr>
                  <w:t>https://narronline.org/standards/</w:t>
                </w:r>
                <w:r>
                  <w:fldChar w:fldCharType="end"/>
                </w:r>
                <w:r>
                  <w:t>. This standard is also available for public inspection at BHA’s office, 710 S. Ash Street, Unit C140, Denver, CO 80246, during regular business hours.</w:t>
                </w:r>
              </w:ins>
            </w:sdtContent>
          </w:sdt>
        </w:p>
      </w:sdtContent>
    </w:sdt>
    <w:sdt>
      <w:sdtPr>
        <w:tag w:val="goog_rdk_643"/>
        <w:id w:val="-1733931584"/>
      </w:sdtPr>
      <w:sdtContent>
        <w:p w14:paraId="0000020A" w14:textId="77777777" w:rsidR="00CF3663" w:rsidRDefault="00000000">
          <w:pPr>
            <w:spacing w:before="240"/>
            <w:ind w:firstLine="0"/>
            <w:rPr>
              <w:ins w:id="651" w:author="BHA Regulatory Affairs Unit" w:date="2026-07-29T16:06:00Z"/>
            </w:rPr>
          </w:pPr>
          <w:sdt>
            <w:sdtPr>
              <w:tag w:val="goog_rdk_642"/>
              <w:id w:val="1958063763"/>
            </w:sdtPr>
            <w:sdtContent>
              <w:ins w:id="652" w:author="BHA Regulatory Affairs Unit" w:date="2026-07-29T16:06:00Z">
                <w:r>
                  <w:t>“Natural Supports” means the relationships that occur in everyday life. Natural supports typically involve family members, friends, co-workers, neighbors, and acquaintances, and are self-defined by an individual in crisis.</w:t>
                </w:r>
              </w:ins>
            </w:sdtContent>
          </w:sdt>
        </w:p>
      </w:sdtContent>
    </w:sdt>
    <w:sdt>
      <w:sdtPr>
        <w:tag w:val="goog_rdk_645"/>
        <w:id w:val="-810443074"/>
      </w:sdtPr>
      <w:sdtContent>
        <w:p w14:paraId="0000020B" w14:textId="77777777" w:rsidR="00CF3663" w:rsidRDefault="00000000">
          <w:pPr>
            <w:spacing w:before="240"/>
            <w:ind w:firstLine="0"/>
            <w:rPr>
              <w:ins w:id="653" w:author="BHA Regulatory Affairs Unit" w:date="2026-07-29T16:06:00Z"/>
            </w:rPr>
          </w:pPr>
          <w:sdt>
            <w:sdtPr>
              <w:tag w:val="goog_rdk_644"/>
              <w:id w:val="2117465942"/>
            </w:sdtPr>
            <w:sdtContent>
              <w:ins w:id="654" w:author="BHA Regulatory Affairs Unit" w:date="2026-07-29T16:06:00Z">
                <w:r>
                  <w:t>“No Refusal Requirements” means the requirements found in Section 27-50-301(4), C.R.S., that establish the conditions under which a behavioral health safety net provider cannot refuse to treat an individual.</w:t>
                </w:r>
              </w:ins>
            </w:sdtContent>
          </w:sdt>
        </w:p>
      </w:sdtContent>
    </w:sdt>
    <w:sdt>
      <w:sdtPr>
        <w:tag w:val="goog_rdk_647"/>
        <w:id w:val="-2016104403"/>
      </w:sdtPr>
      <w:sdtContent>
        <w:p w14:paraId="0000020C" w14:textId="77777777" w:rsidR="00CF3663" w:rsidRDefault="00000000">
          <w:pPr>
            <w:spacing w:before="240"/>
            <w:ind w:firstLine="0"/>
            <w:rPr>
              <w:ins w:id="655" w:author="BHA Regulatory Affairs Unit" w:date="2026-07-29T16:06:00Z"/>
            </w:rPr>
          </w:pPr>
          <w:sdt>
            <w:sdtPr>
              <w:tag w:val="goog_rdk_646"/>
              <w:id w:val="-838803586"/>
            </w:sdtPr>
            <w:sdtContent>
              <w:ins w:id="656" w:author="BHA Regulatory Affairs Unit" w:date="2026-07-29T16:06:00Z">
                <w:r>
                  <w:t>“On-Site” means at the location that is credentialed by BHA for the provision of behavioral health services.</w:t>
                </w:r>
              </w:ins>
            </w:sdtContent>
          </w:sdt>
        </w:p>
      </w:sdtContent>
    </w:sdt>
    <w:sdt>
      <w:sdtPr>
        <w:tag w:val="goog_rdk_649"/>
        <w:id w:val="1629190975"/>
      </w:sdtPr>
      <w:sdtContent>
        <w:p w14:paraId="0000020D" w14:textId="77777777" w:rsidR="00CF3663" w:rsidRDefault="00000000">
          <w:pPr>
            <w:spacing w:before="240"/>
            <w:ind w:firstLine="0"/>
            <w:rPr>
              <w:ins w:id="657" w:author="BHA Regulatory Affairs Unit" w:date="2026-07-29T16:06:00Z"/>
            </w:rPr>
          </w:pPr>
          <w:sdt>
            <w:sdtPr>
              <w:tag w:val="goog_rdk_648"/>
              <w:id w:val="1614385392"/>
            </w:sdtPr>
            <w:sdtContent>
              <w:ins w:id="658" w:author="BHA Regulatory Affairs Unit" w:date="2026-07-29T16:06:00Z">
                <w:r>
                  <w:t>“Opioid Overdose Reversal Medication” means any Federal Drug Administration (FDA)-approved medication, such as naloxone, nalmefene, and their brand-name or generic equivalents, that prevents overdose deaths.</w:t>
                </w:r>
              </w:ins>
            </w:sdtContent>
          </w:sdt>
        </w:p>
      </w:sdtContent>
    </w:sdt>
    <w:sdt>
      <w:sdtPr>
        <w:tag w:val="goog_rdk_651"/>
        <w:id w:val="925649613"/>
      </w:sdtPr>
      <w:sdtContent>
        <w:p w14:paraId="0000020E" w14:textId="77777777" w:rsidR="00CF3663" w:rsidRDefault="00000000">
          <w:pPr>
            <w:spacing w:before="240"/>
            <w:ind w:firstLine="0"/>
            <w:rPr>
              <w:ins w:id="659" w:author="BHA Regulatory Affairs Unit" w:date="2026-07-29T16:06:00Z"/>
            </w:rPr>
          </w:pPr>
          <w:sdt>
            <w:sdtPr>
              <w:tag w:val="goog_rdk_650"/>
              <w:id w:val="1067090340"/>
            </w:sdtPr>
            <w:sdtContent>
              <w:ins w:id="660" w:author="BHA Regulatory Affairs Unit" w:date="2026-07-29T16:06:00Z">
                <w:r>
                  <w:t>“Opioid Treatment Program” or “OTP” means a treatment program licensed pursuant to Part 2 of Article 80 of Title 27, C.R.S., and certified as an OTP by the federal Substance Abuse and Mental Health Services Administration (SAMHSA) pursuant to the rules of the federal Department of Health and Human Services (HHS) and the federal Drug Enforcement Administration (DEA), to provide medication-assisted treatment (MAT) for people diagnosed with an opioid-use disorder.</w:t>
                </w:r>
              </w:ins>
            </w:sdtContent>
          </w:sdt>
        </w:p>
      </w:sdtContent>
    </w:sdt>
    <w:sdt>
      <w:sdtPr>
        <w:tag w:val="goog_rdk_653"/>
        <w:id w:val="150219383"/>
      </w:sdtPr>
      <w:sdtContent>
        <w:p w14:paraId="0000020F" w14:textId="77777777" w:rsidR="00CF3663" w:rsidRDefault="00000000">
          <w:pPr>
            <w:spacing w:before="240"/>
            <w:ind w:firstLine="0"/>
            <w:rPr>
              <w:ins w:id="661" w:author="BHA Regulatory Affairs Unit" w:date="2026-07-29T16:06:00Z"/>
            </w:rPr>
          </w:pPr>
          <w:sdt>
            <w:sdtPr>
              <w:tag w:val="goog_rdk_652"/>
              <w:id w:val="71831357"/>
            </w:sdtPr>
            <w:sdtContent>
              <w:ins w:id="662" w:author="BHA Regulatory Affairs Unit" w:date="2026-07-29T16:06:00Z">
                <w:r>
                  <w:t>“Outreach, Education, and Engagement Services” means services by an agency that have identified priority target populations and service needs in the area the agency serves that require higher levels of active engagement by the agency to produce positive behavioral health outcomes.</w:t>
                </w:r>
              </w:ins>
            </w:sdtContent>
          </w:sdt>
        </w:p>
      </w:sdtContent>
    </w:sdt>
    <w:sdt>
      <w:sdtPr>
        <w:tag w:val="goog_rdk_655"/>
        <w:id w:val="-1485231236"/>
      </w:sdtPr>
      <w:sdtContent>
        <w:p w14:paraId="00000210" w14:textId="77777777" w:rsidR="00CF3663" w:rsidRDefault="00000000">
          <w:pPr>
            <w:spacing w:before="240"/>
            <w:ind w:firstLine="0"/>
            <w:rPr>
              <w:ins w:id="663" w:author="BHA Regulatory Affairs Unit" w:date="2026-07-29T16:06:00Z"/>
            </w:rPr>
          </w:pPr>
          <w:sdt>
            <w:sdtPr>
              <w:tag w:val="goog_rdk_654"/>
              <w:id w:val="-770216233"/>
            </w:sdtPr>
            <w:sdtContent>
              <w:ins w:id="664" w:author="BHA Regulatory Affairs Unit" w:date="2026-07-29T16:06:00Z">
                <w:r>
                  <w:t xml:space="preserve">“Outpatient Competency Restoration” means a community-based program that allows adults and juveniles in the criminal justice or juvenile justice system, who are found </w:t>
                </w:r>
                <w:r>
                  <w:lastRenderedPageBreak/>
                  <w:t>incompetent to proceed by the court, to receive psychoeducation services, case management, and referrals to community-based services and supports throughout Colorado with the goal of restoring competency.</w:t>
                </w:r>
              </w:ins>
            </w:sdtContent>
          </w:sdt>
        </w:p>
      </w:sdtContent>
    </w:sdt>
    <w:sdt>
      <w:sdtPr>
        <w:tag w:val="goog_rdk_657"/>
        <w:id w:val="844160894"/>
      </w:sdtPr>
      <w:sdtContent>
        <w:p w14:paraId="00000211" w14:textId="77777777" w:rsidR="00CF3663" w:rsidRDefault="00000000">
          <w:pPr>
            <w:spacing w:before="240"/>
            <w:ind w:firstLine="0"/>
            <w:rPr>
              <w:ins w:id="665" w:author="BHA Regulatory Affairs Unit" w:date="2026-07-29T16:06:00Z"/>
            </w:rPr>
          </w:pPr>
          <w:sdt>
            <w:sdtPr>
              <w:tag w:val="goog_rdk_656"/>
              <w:id w:val="-1093291026"/>
            </w:sdtPr>
            <w:sdtContent>
              <w:ins w:id="666" w:author="BHA Regulatory Affairs Unit" w:date="2026-07-29T16:06:00Z">
                <w:r>
                  <w:t>“Outpatient Treatment” means behavioral health services provided to an individual in accordance with their service plan on a regular basis in a non-overnight setting, which may include, but not be limited to, individual, group, or family counseling, support professional services, case management, or medication management.</w:t>
                </w:r>
              </w:ins>
            </w:sdtContent>
          </w:sdt>
        </w:p>
      </w:sdtContent>
    </w:sdt>
    <w:sdt>
      <w:sdtPr>
        <w:tag w:val="goog_rdk_659"/>
        <w:id w:val="-685840057"/>
      </w:sdtPr>
      <w:sdtContent>
        <w:p w14:paraId="00000212" w14:textId="77777777" w:rsidR="00CF3663" w:rsidRDefault="00000000">
          <w:pPr>
            <w:spacing w:before="240"/>
            <w:ind w:firstLine="0"/>
            <w:rPr>
              <w:ins w:id="667" w:author="BHA Regulatory Affairs Unit" w:date="2026-07-29T16:06:00Z"/>
            </w:rPr>
          </w:pPr>
          <w:sdt>
            <w:sdtPr>
              <w:tag w:val="goog_rdk_658"/>
              <w:id w:val="1065971999"/>
            </w:sdtPr>
            <w:sdtContent>
              <w:ins w:id="668" w:author="BHA Regulatory Affairs Unit" w:date="2026-07-29T16:06:00Z">
                <w:r>
                  <w:t>“Outreach-Focused Supports” means active engagement that extends beyond traditional office walls and proactively connects with the individual in their environment.</w:t>
                </w:r>
              </w:ins>
            </w:sdtContent>
          </w:sdt>
        </w:p>
      </w:sdtContent>
    </w:sdt>
    <w:sdt>
      <w:sdtPr>
        <w:tag w:val="goog_rdk_661"/>
        <w:id w:val="678650226"/>
      </w:sdtPr>
      <w:sdtContent>
        <w:p w14:paraId="00000213" w14:textId="77777777" w:rsidR="00CF3663" w:rsidRDefault="00000000">
          <w:pPr>
            <w:spacing w:before="240"/>
            <w:ind w:firstLine="0"/>
            <w:rPr>
              <w:ins w:id="669" w:author="BHA Regulatory Affairs Unit" w:date="2026-07-29T16:06:00Z"/>
            </w:rPr>
          </w:pPr>
          <w:sdt>
            <w:sdtPr>
              <w:tag w:val="goog_rdk_660"/>
              <w:id w:val="-2042894161"/>
            </w:sdtPr>
            <w:sdtContent>
              <w:ins w:id="670" w:author="BHA Regulatory Affairs Unit" w:date="2026-07-29T16:06:00Z">
                <w:r>
                  <w:t xml:space="preserve">“OwnPath” is an online directory operated by </w:t>
                </w:r>
                <w:r>
                  <w:rPr>
                    <w:smallCaps/>
                  </w:rPr>
                  <w:t>BHA</w:t>
                </w:r>
                <w:r>
                  <w:t xml:space="preserve"> that allows individuals to find behavioral health providers licensed, designated, or approved by BHA in order to access specific services or resources that best meet an individual’s behavioral health needs.</w:t>
                </w:r>
              </w:ins>
            </w:sdtContent>
          </w:sdt>
        </w:p>
      </w:sdtContent>
    </w:sdt>
    <w:sdt>
      <w:sdtPr>
        <w:tag w:val="goog_rdk_663"/>
        <w:id w:val="85959130"/>
      </w:sdtPr>
      <w:sdtContent>
        <w:p w14:paraId="00000214" w14:textId="77777777" w:rsidR="00CF3663" w:rsidRDefault="00000000">
          <w:pPr>
            <w:spacing w:before="240"/>
            <w:ind w:firstLine="0"/>
            <w:rPr>
              <w:ins w:id="671" w:author="BHA Regulatory Affairs Unit" w:date="2026-07-29T16:06:00Z"/>
            </w:rPr>
          </w:pPr>
          <w:sdt>
            <w:sdtPr>
              <w:tag w:val="goog_rdk_662"/>
              <w:id w:val="-895475012"/>
            </w:sdtPr>
            <w:sdtContent>
              <w:ins w:id="672" w:author="BHA Regulatory Affairs Unit" w:date="2026-07-29T16:06:00Z">
                <w:r>
                  <w:t>“OwnPath Learning Hub” means the primary source for online training developed, approved, and offered by BHA. OwnPath Learning Hub training modules are available at no cost to interested persons and can be found at https://learninghub.ownpath.co/.</w:t>
                </w:r>
              </w:ins>
            </w:sdtContent>
          </w:sdt>
        </w:p>
      </w:sdtContent>
    </w:sdt>
    <w:sdt>
      <w:sdtPr>
        <w:tag w:val="goog_rdk_665"/>
        <w:id w:val="-369488999"/>
      </w:sdtPr>
      <w:sdtContent>
        <w:p w14:paraId="00000215" w14:textId="77777777" w:rsidR="00CF3663" w:rsidRDefault="00000000">
          <w:pPr>
            <w:spacing w:before="240"/>
            <w:ind w:firstLine="0"/>
            <w:rPr>
              <w:ins w:id="673" w:author="BHA Regulatory Affairs Unit" w:date="2026-07-29T16:06:00Z"/>
            </w:rPr>
          </w:pPr>
          <w:sdt>
            <w:sdtPr>
              <w:tag w:val="goog_rdk_664"/>
              <w:id w:val="-689570577"/>
            </w:sdtPr>
            <w:sdtContent>
              <w:ins w:id="674" w:author="BHA Regulatory Affairs Unit" w:date="2026-07-29T16:06:00Z">
                <w:r>
                  <w:t xml:space="preserve">“Paired Mobile Response” means a mobile crisis response in which two </w:t>
                </w:r>
                <w:r>
                  <w:rPr>
                    <w:smallCaps/>
                  </w:rPr>
                  <w:t xml:space="preserve">(2) </w:t>
                </w:r>
                <w:r>
                  <w:t xml:space="preserve">personnel respond, with at least one </w:t>
                </w:r>
                <w:r>
                  <w:rPr>
                    <w:smallCaps/>
                  </w:rPr>
                  <w:t xml:space="preserve">(1) </w:t>
                </w:r>
                <w:r>
                  <w:t>person present on scene. The second person may be present on scene or via telehealth, as appropriate. Ideally both, but at least one (1) of these responders must be a crisis professional or a crisis professional licensee, as defined in Part 1.2.2 of this Chapter 1.</w:t>
                </w:r>
              </w:ins>
            </w:sdtContent>
          </w:sdt>
        </w:p>
      </w:sdtContent>
    </w:sdt>
    <w:sdt>
      <w:sdtPr>
        <w:tag w:val="goog_rdk_667"/>
        <w:id w:val="-1020933626"/>
      </w:sdtPr>
      <w:sdtContent>
        <w:p w14:paraId="00000216" w14:textId="77777777" w:rsidR="00CF3663" w:rsidRDefault="00000000">
          <w:pPr>
            <w:spacing w:before="240"/>
            <w:ind w:firstLine="0"/>
            <w:rPr>
              <w:ins w:id="675" w:author="BHA Regulatory Affairs Unit" w:date="2026-07-29T16:06:00Z"/>
            </w:rPr>
          </w:pPr>
          <w:sdt>
            <w:sdtPr>
              <w:tag w:val="goog_rdk_666"/>
              <w:id w:val="-638868673"/>
            </w:sdtPr>
            <w:sdtContent>
              <w:ins w:id="676" w:author="BHA Regulatory Affairs Unit" w:date="2026-07-29T16:06:00Z">
                <w:r>
                  <w:t>“Partial Hospitalization Program” or “PHP” means a service provided for individuals that require regularly scheduled monitoring or management while providing clinical structure in an outpatient setting to treat mental health, substance use, or co-occurring needs in addition to providing direct access to medical, psychiatric, and laboratory services.</w:t>
                </w:r>
              </w:ins>
            </w:sdtContent>
          </w:sdt>
        </w:p>
      </w:sdtContent>
    </w:sdt>
    <w:sdt>
      <w:sdtPr>
        <w:tag w:val="goog_rdk_669"/>
        <w:id w:val="-1692014866"/>
      </w:sdtPr>
      <w:sdtContent>
        <w:p w14:paraId="00000217" w14:textId="77777777" w:rsidR="00CF3663" w:rsidRDefault="00000000">
          <w:pPr>
            <w:spacing w:before="240"/>
            <w:ind w:firstLine="0"/>
            <w:rPr>
              <w:ins w:id="677" w:author="BHA Regulatory Affairs Unit" w:date="2026-07-29T16:06:00Z"/>
            </w:rPr>
          </w:pPr>
          <w:sdt>
            <w:sdtPr>
              <w:tag w:val="goog_rdk_668"/>
              <w:id w:val="-1273293845"/>
            </w:sdtPr>
            <w:sdtContent>
              <w:ins w:id="678" w:author="BHA Regulatory Affairs Unit" w:date="2026-07-29T16:06:00Z">
                <w:r>
                  <w:t>“Pass” means written permission by an agency for an individual to leave campus grounds.</w:t>
                </w:r>
              </w:ins>
            </w:sdtContent>
          </w:sdt>
        </w:p>
      </w:sdtContent>
    </w:sdt>
    <w:sdt>
      <w:sdtPr>
        <w:tag w:val="goog_rdk_671"/>
        <w:id w:val="1154312304"/>
      </w:sdtPr>
      <w:sdtContent>
        <w:p w14:paraId="00000218" w14:textId="77777777" w:rsidR="00CF3663" w:rsidRDefault="00000000">
          <w:pPr>
            <w:spacing w:before="240"/>
            <w:ind w:firstLine="0"/>
            <w:rPr>
              <w:ins w:id="679" w:author="BHA Regulatory Affairs Unit" w:date="2026-07-29T16:06:00Z"/>
            </w:rPr>
          </w:pPr>
          <w:sdt>
            <w:sdtPr>
              <w:tag w:val="goog_rdk_670"/>
              <w:id w:val="135064748"/>
            </w:sdtPr>
            <w:sdtContent>
              <w:ins w:id="680" w:author="BHA Regulatory Affairs Unit" w:date="2026-07-29T16:06:00Z">
                <w:r>
                  <w:t>“Peer Respite Home” means an agency staffed by peer support professionals that provides temporary accommodations to prevent behavioral health-related hospitalizations.</w:t>
                </w:r>
              </w:ins>
            </w:sdtContent>
          </w:sdt>
        </w:p>
      </w:sdtContent>
    </w:sdt>
    <w:sdt>
      <w:sdtPr>
        <w:tag w:val="goog_rdk_673"/>
        <w:id w:val="997130897"/>
      </w:sdtPr>
      <w:sdtContent>
        <w:p w14:paraId="00000219" w14:textId="77777777" w:rsidR="00CF3663" w:rsidRDefault="00000000">
          <w:pPr>
            <w:spacing w:before="240"/>
            <w:ind w:firstLine="0"/>
            <w:rPr>
              <w:ins w:id="681" w:author="BHA Regulatory Affairs Unit" w:date="2026-07-29T16:06:00Z"/>
            </w:rPr>
          </w:pPr>
          <w:sdt>
            <w:sdtPr>
              <w:tag w:val="goog_rdk_672"/>
              <w:id w:val="-642600125"/>
            </w:sdtPr>
            <w:sdtContent>
              <w:ins w:id="682" w:author="BHA Regulatory Affairs Unit" w:date="2026-07-29T16:06:00Z">
                <w:r>
                  <w:t>“Peer Support” means recovery-oriented services provided by peer support professionals that promote self-management of psychiatric symptoms, relapse prevention, treatment choices, mutual support, enrichment, and rights protection. Peer support also provides social support(s) and a lifeline for individuals who have difficulties developing and maintaining relationships.</w:t>
                </w:r>
              </w:ins>
            </w:sdtContent>
          </w:sdt>
        </w:p>
      </w:sdtContent>
    </w:sdt>
    <w:sdt>
      <w:sdtPr>
        <w:tag w:val="goog_rdk_675"/>
        <w:id w:val="-679249096"/>
      </w:sdtPr>
      <w:sdtContent>
        <w:p w14:paraId="0000021A" w14:textId="77777777" w:rsidR="00CF3663" w:rsidRDefault="00000000">
          <w:pPr>
            <w:spacing w:before="240"/>
            <w:ind w:firstLine="0"/>
            <w:rPr>
              <w:ins w:id="683" w:author="BHA Regulatory Affairs Unit" w:date="2026-07-29T16:06:00Z"/>
            </w:rPr>
          </w:pPr>
          <w:sdt>
            <w:sdtPr>
              <w:tag w:val="goog_rdk_674"/>
              <w:id w:val="-1248471908"/>
            </w:sdtPr>
            <w:sdtContent>
              <w:ins w:id="684" w:author="BHA Regulatory Affairs Unit" w:date="2026-07-29T16:06:00Z">
                <w:r>
                  <w:t xml:space="preserve">“Peer Support Professional Certification” means a professional peer support certification that covers all content areas outlined in “National Model Standards for Peer Support Certification” (June 2023), established by United States Department of Health and </w:t>
                </w:r>
                <w:r>
                  <w:lastRenderedPageBreak/>
                  <w:t>Human Services, Substance Abuse and Mental Health Services Administration (SAMHSA), which is incorporated herein by reference and does not include any later amendments or editions. These standards are available at no cost at https://library.samhsa.gov/product/samhsas-national-model-standards-peer-support-certification/pep23-10-01-001 and are also available for public inspection and copying at BHA, 710 S. Ash Street, Unit C140, Denver, CO 80246, during regular business hours.</w:t>
                </w:r>
              </w:ins>
            </w:sdtContent>
          </w:sdt>
        </w:p>
      </w:sdtContent>
    </w:sdt>
    <w:sdt>
      <w:sdtPr>
        <w:tag w:val="goog_rdk_677"/>
        <w:id w:val="1357348254"/>
      </w:sdtPr>
      <w:sdtContent>
        <w:p w14:paraId="0000021B" w14:textId="77777777" w:rsidR="00CF3663" w:rsidRDefault="00000000">
          <w:pPr>
            <w:spacing w:before="240"/>
            <w:ind w:firstLine="0"/>
            <w:rPr>
              <w:ins w:id="685" w:author="BHA Regulatory Affairs Unit" w:date="2026-07-29T16:06:00Z"/>
            </w:rPr>
          </w:pPr>
          <w:sdt>
            <w:sdtPr>
              <w:tag w:val="goog_rdk_676"/>
              <w:id w:val="-1991927106"/>
            </w:sdtPr>
            <w:sdtContent>
              <w:ins w:id="686" w:author="BHA Regulatory Affairs Unit" w:date="2026-07-29T16:06:00Z">
                <w:r>
                  <w:t>“Perinatal” means the period of time from conception until up to one (1) year after childbirth or the end of a pregnancy.</w:t>
                </w:r>
              </w:ins>
            </w:sdtContent>
          </w:sdt>
        </w:p>
      </w:sdtContent>
    </w:sdt>
    <w:sdt>
      <w:sdtPr>
        <w:tag w:val="goog_rdk_679"/>
        <w:id w:val="-1269261018"/>
      </w:sdtPr>
      <w:sdtContent>
        <w:p w14:paraId="0000021C" w14:textId="77777777" w:rsidR="00CF3663" w:rsidRDefault="00000000">
          <w:pPr>
            <w:spacing w:before="240"/>
            <w:ind w:firstLine="0"/>
            <w:rPr>
              <w:ins w:id="687" w:author="BHA Regulatory Affairs Unit" w:date="2026-07-29T16:06:00Z"/>
            </w:rPr>
          </w:pPr>
          <w:sdt>
            <w:sdtPr>
              <w:tag w:val="goog_rdk_678"/>
              <w:id w:val="-679672414"/>
            </w:sdtPr>
            <w:sdtContent>
              <w:ins w:id="688" w:author="BHA Regulatory Affairs Unit" w:date="2026-07-29T16:06:00Z">
                <w:r>
                  <w:t>“Persistent Drunk Driver Level</w:t>
                </w:r>
                <w:r>
                  <w:rPr>
                    <w:smallCaps/>
                  </w:rPr>
                  <w:t>,</w:t>
                </w:r>
                <w:r>
                  <w:t>” or “PDD Level,” means the amount of alcohol in an individual’s blood or breath, as described in Section 42-1-102(68.5)(a)(lll), C.R.S.</w:t>
                </w:r>
              </w:ins>
            </w:sdtContent>
          </w:sdt>
        </w:p>
      </w:sdtContent>
    </w:sdt>
    <w:sdt>
      <w:sdtPr>
        <w:tag w:val="goog_rdk_681"/>
        <w:id w:val="-1413355041"/>
      </w:sdtPr>
      <w:sdtContent>
        <w:p w14:paraId="0000021D" w14:textId="77777777" w:rsidR="00CF3663" w:rsidRDefault="00000000">
          <w:pPr>
            <w:spacing w:before="240"/>
            <w:ind w:firstLine="0"/>
            <w:rPr>
              <w:ins w:id="689" w:author="BHA Regulatory Affairs Unit" w:date="2026-07-29T16:06:00Z"/>
            </w:rPr>
          </w:pPr>
          <w:sdt>
            <w:sdtPr>
              <w:tag w:val="goog_rdk_680"/>
              <w:id w:val="1417466218"/>
            </w:sdtPr>
            <w:sdtContent>
              <w:ins w:id="690" w:author="BHA Regulatory Affairs Unit" w:date="2026-07-29T16:06:00Z">
                <w:r>
                  <w:t>“Personal Services” means those services that an agency and its personnel provide for individuals including, but not limited to:</w:t>
                </w:r>
              </w:ins>
            </w:sdtContent>
          </w:sdt>
        </w:p>
      </w:sdtContent>
    </w:sdt>
    <w:sdt>
      <w:sdtPr>
        <w:tag w:val="goog_rdk_683"/>
        <w:id w:val="-665439667"/>
      </w:sdtPr>
      <w:sdtContent>
        <w:p w14:paraId="0000021E" w14:textId="77777777" w:rsidR="00CF3663" w:rsidRDefault="00000000">
          <w:pPr>
            <w:numPr>
              <w:ilvl w:val="0"/>
              <w:numId w:val="60"/>
            </w:numPr>
            <w:tabs>
              <w:tab w:val="left" w:pos="720"/>
              <w:tab w:val="left" w:pos="1440"/>
            </w:tabs>
            <w:spacing w:before="240"/>
            <w:rPr>
              <w:ins w:id="691" w:author="BHA Regulatory Affairs Unit" w:date="2026-07-29T16:06:00Z"/>
            </w:rPr>
          </w:pPr>
          <w:sdt>
            <w:sdtPr>
              <w:tag w:val="goog_rdk_682"/>
              <w:id w:val="-442991493"/>
            </w:sdtPr>
            <w:sdtContent>
              <w:ins w:id="692" w:author="BHA Regulatory Affairs Unit" w:date="2026-07-29T16:06:00Z">
                <w:r>
                  <w:t>An environment that is sanitary and safe from physical harm;</w:t>
                </w:r>
              </w:ins>
            </w:sdtContent>
          </w:sdt>
        </w:p>
      </w:sdtContent>
    </w:sdt>
    <w:sdt>
      <w:sdtPr>
        <w:tag w:val="goog_rdk_685"/>
        <w:id w:val="1072690283"/>
      </w:sdtPr>
      <w:sdtContent>
        <w:p w14:paraId="0000021F" w14:textId="77777777" w:rsidR="00CF3663" w:rsidRDefault="00000000">
          <w:pPr>
            <w:numPr>
              <w:ilvl w:val="0"/>
              <w:numId w:val="60"/>
            </w:numPr>
            <w:tabs>
              <w:tab w:val="left" w:pos="720"/>
              <w:tab w:val="left" w:pos="1440"/>
            </w:tabs>
            <w:spacing w:before="240"/>
            <w:rPr>
              <w:ins w:id="693" w:author="BHA Regulatory Affairs Unit" w:date="2026-07-29T16:06:00Z"/>
            </w:rPr>
          </w:pPr>
          <w:sdt>
            <w:sdtPr>
              <w:tag w:val="goog_rdk_684"/>
              <w:id w:val="-1002629423"/>
            </w:sdtPr>
            <w:sdtContent>
              <w:ins w:id="694" w:author="BHA Regulatory Affairs Unit" w:date="2026-07-29T16:06:00Z">
                <w:r>
                  <w:t>Individualized social supervision;</w:t>
                </w:r>
              </w:ins>
            </w:sdtContent>
          </w:sdt>
        </w:p>
      </w:sdtContent>
    </w:sdt>
    <w:sdt>
      <w:sdtPr>
        <w:tag w:val="goog_rdk_687"/>
        <w:id w:val="-125589479"/>
      </w:sdtPr>
      <w:sdtContent>
        <w:p w14:paraId="00000220" w14:textId="77777777" w:rsidR="00CF3663" w:rsidRDefault="00000000">
          <w:pPr>
            <w:numPr>
              <w:ilvl w:val="0"/>
              <w:numId w:val="60"/>
            </w:numPr>
            <w:tabs>
              <w:tab w:val="left" w:pos="720"/>
              <w:tab w:val="left" w:pos="1440"/>
            </w:tabs>
            <w:spacing w:before="240"/>
            <w:rPr>
              <w:ins w:id="695" w:author="BHA Regulatory Affairs Unit" w:date="2026-07-29T16:06:00Z"/>
            </w:rPr>
          </w:pPr>
          <w:sdt>
            <w:sdtPr>
              <w:tag w:val="goog_rdk_686"/>
              <w:id w:val="600528444"/>
            </w:sdtPr>
            <w:sdtContent>
              <w:ins w:id="696" w:author="BHA Regulatory Affairs Unit" w:date="2026-07-29T16:06:00Z">
                <w:r>
                  <w:t>Assistance with transportation; and</w:t>
                </w:r>
              </w:ins>
            </w:sdtContent>
          </w:sdt>
        </w:p>
      </w:sdtContent>
    </w:sdt>
    <w:sdt>
      <w:sdtPr>
        <w:tag w:val="goog_rdk_689"/>
        <w:id w:val="1350205662"/>
      </w:sdtPr>
      <w:sdtContent>
        <w:p w14:paraId="00000221" w14:textId="77777777" w:rsidR="00CF3663" w:rsidRDefault="00000000">
          <w:pPr>
            <w:numPr>
              <w:ilvl w:val="0"/>
              <w:numId w:val="60"/>
            </w:numPr>
            <w:tabs>
              <w:tab w:val="left" w:pos="720"/>
              <w:tab w:val="left" w:pos="1440"/>
            </w:tabs>
            <w:spacing w:before="240"/>
            <w:rPr>
              <w:ins w:id="697" w:author="BHA Regulatory Affairs Unit" w:date="2026-07-29T16:06:00Z"/>
            </w:rPr>
          </w:pPr>
          <w:sdt>
            <w:sdtPr>
              <w:tag w:val="goog_rdk_688"/>
              <w:id w:val="-741006813"/>
            </w:sdtPr>
            <w:sdtContent>
              <w:ins w:id="698" w:author="BHA Regulatory Affairs Unit" w:date="2026-07-29T16:06:00Z">
                <w:r>
                  <w:t>Assistance with activities of daily living.</w:t>
                </w:r>
              </w:ins>
            </w:sdtContent>
          </w:sdt>
        </w:p>
      </w:sdtContent>
    </w:sdt>
    <w:sdt>
      <w:sdtPr>
        <w:tag w:val="goog_rdk_691"/>
        <w:id w:val="1091802640"/>
      </w:sdtPr>
      <w:sdtContent>
        <w:p w14:paraId="00000222" w14:textId="77777777" w:rsidR="00CF3663" w:rsidRDefault="00000000">
          <w:pPr>
            <w:spacing w:before="240"/>
            <w:ind w:firstLine="0"/>
            <w:rPr>
              <w:ins w:id="699" w:author="BHA Regulatory Affairs Unit" w:date="2026-07-29T16:06:00Z"/>
            </w:rPr>
          </w:pPr>
          <w:sdt>
            <w:sdtPr>
              <w:tag w:val="goog_rdk_690"/>
              <w:id w:val="-2034631896"/>
            </w:sdtPr>
            <w:sdtContent>
              <w:ins w:id="700" w:author="BHA Regulatory Affairs Unit" w:date="2026-07-29T16:06:00Z">
                <w:r>
                  <w:t>“Person-Centered Care” means individuals participate in the development of treatment goals and services provided to the greatest extent possible. Person-centered service planning is strength-based and focuses on individual capacities, preferences, and goals. Individuals are core participants in the development of the plans and goals of treatment.</w:t>
                </w:r>
              </w:ins>
            </w:sdtContent>
          </w:sdt>
        </w:p>
      </w:sdtContent>
    </w:sdt>
    <w:sdt>
      <w:sdtPr>
        <w:tag w:val="goog_rdk_693"/>
        <w:id w:val="-366173347"/>
      </w:sdtPr>
      <w:sdtContent>
        <w:p w14:paraId="00000223" w14:textId="77777777" w:rsidR="00CF3663" w:rsidRDefault="00000000">
          <w:pPr>
            <w:spacing w:before="240"/>
            <w:ind w:firstLine="0"/>
            <w:rPr>
              <w:ins w:id="701" w:author="BHA Regulatory Affairs Unit" w:date="2026-07-29T16:06:00Z"/>
            </w:rPr>
          </w:pPr>
          <w:sdt>
            <w:sdtPr>
              <w:tag w:val="goog_rdk_692"/>
              <w:id w:val="1716082785"/>
            </w:sdtPr>
            <w:sdtContent>
              <w:ins w:id="702" w:author="BHA Regulatory Affairs Unit" w:date="2026-07-29T16:06:00Z">
                <w:r>
                  <w:t>“Personnel-Controlled Egress” means a setting in which entrances and exits are left unlocked but continuously monitored and controlled by trained behavioral health personnel. Individuals are not permitted to leave the premises of their own volition.</w:t>
                </w:r>
              </w:ins>
            </w:sdtContent>
          </w:sdt>
        </w:p>
      </w:sdtContent>
    </w:sdt>
    <w:sdt>
      <w:sdtPr>
        <w:tag w:val="goog_rdk_695"/>
        <w:id w:val="1801899181"/>
      </w:sdtPr>
      <w:sdtContent>
        <w:p w14:paraId="00000224" w14:textId="77777777" w:rsidR="00CF3663" w:rsidRDefault="00000000">
          <w:pPr>
            <w:spacing w:before="240"/>
            <w:ind w:firstLine="0"/>
            <w:rPr>
              <w:ins w:id="703" w:author="BHA Regulatory Affairs Unit" w:date="2026-07-29T16:06:00Z"/>
            </w:rPr>
          </w:pPr>
          <w:sdt>
            <w:sdtPr>
              <w:tag w:val="goog_rdk_694"/>
              <w:id w:val="-1238765481"/>
            </w:sdtPr>
            <w:sdtContent>
              <w:ins w:id="704" w:author="BHA Regulatory Affairs Unit" w:date="2026-07-29T16:06:00Z">
                <w:r>
                  <w:t>“Pharmacotherapy” means the treatment by an authorized practitioner of an individual’s behavioral health condition(s) through medicinal use of pharmaceutical products.</w:t>
                </w:r>
              </w:ins>
            </w:sdtContent>
          </w:sdt>
        </w:p>
      </w:sdtContent>
    </w:sdt>
    <w:sdt>
      <w:sdtPr>
        <w:tag w:val="goog_rdk_697"/>
        <w:id w:val="2142184576"/>
      </w:sdtPr>
      <w:sdtContent>
        <w:p w14:paraId="00000225" w14:textId="77777777" w:rsidR="00CF3663" w:rsidRDefault="00000000">
          <w:pPr>
            <w:spacing w:before="240"/>
            <w:ind w:firstLine="0"/>
            <w:rPr>
              <w:ins w:id="705" w:author="BHA Regulatory Affairs Unit" w:date="2026-07-29T16:06:00Z"/>
            </w:rPr>
          </w:pPr>
          <w:sdt>
            <w:sdtPr>
              <w:tag w:val="goog_rdk_696"/>
              <w:id w:val="1285025479"/>
            </w:sdtPr>
            <w:sdtContent>
              <w:ins w:id="706" w:author="BHA Regulatory Affairs Unit" w:date="2026-07-29T16:06:00Z">
                <w:r>
                  <w:t>“Psychosocial Services” means interventions that seek to enhance an individual’s social and mental functioning, including psychotherapy, counseling, contingency management, psychoeducation, and mental health services.</w:t>
                </w:r>
              </w:ins>
            </w:sdtContent>
          </w:sdt>
        </w:p>
      </w:sdtContent>
    </w:sdt>
    <w:sdt>
      <w:sdtPr>
        <w:tag w:val="goog_rdk_699"/>
        <w:id w:val="-252340264"/>
      </w:sdtPr>
      <w:sdtContent>
        <w:p w14:paraId="00000226" w14:textId="77777777" w:rsidR="00CF3663" w:rsidRDefault="00000000">
          <w:pPr>
            <w:spacing w:before="240"/>
            <w:ind w:firstLine="0"/>
            <w:rPr>
              <w:ins w:id="707" w:author="BHA Regulatory Affairs Unit" w:date="2026-07-29T16:06:00Z"/>
            </w:rPr>
          </w:pPr>
          <w:sdt>
            <w:sdtPr>
              <w:tag w:val="goog_rdk_698"/>
              <w:id w:val="66117194"/>
            </w:sdtPr>
            <w:sdtContent>
              <w:ins w:id="708" w:author="BHA Regulatory Affairs Unit" w:date="2026-07-29T16:06:00Z">
                <w:r>
                  <w:t>“Physical Management” means the physical action of placing one’s hands on an individual to gain physical control to protect the individual or others from physical harm after all attempts to verbally direct or de-escalate an individual have failed. Any attempts at physical management of a child are considered restraint.</w:t>
                </w:r>
              </w:ins>
            </w:sdtContent>
          </w:sdt>
        </w:p>
      </w:sdtContent>
    </w:sdt>
    <w:sdt>
      <w:sdtPr>
        <w:tag w:val="goog_rdk_701"/>
        <w:id w:val="-1702724971"/>
      </w:sdtPr>
      <w:sdtContent>
        <w:p w14:paraId="00000227" w14:textId="77777777" w:rsidR="00CF3663" w:rsidRDefault="00000000">
          <w:pPr>
            <w:spacing w:before="240"/>
            <w:ind w:firstLine="0"/>
            <w:rPr>
              <w:ins w:id="709" w:author="BHA Regulatory Affairs Unit" w:date="2026-07-29T16:06:00Z"/>
            </w:rPr>
          </w:pPr>
          <w:sdt>
            <w:sdtPr>
              <w:tag w:val="goog_rdk_700"/>
              <w:id w:val="1016895955"/>
            </w:sdtPr>
            <w:sdtContent>
              <w:ins w:id="710" w:author="BHA Regulatory Affairs Unit" w:date="2026-07-29T16:06:00Z">
                <w:r>
                  <w:t xml:space="preserve">“Physical Restraint” means the use of bodily, physical force to involuntarily limit an individual's freedom of movement, except that “physical restraint” does not include the </w:t>
                </w:r>
                <w:r>
                  <w:lastRenderedPageBreak/>
                  <w:t>holding of a child or youth by one (1) adult for the purpose of calming or comforting the child or youth.</w:t>
                </w:r>
              </w:ins>
            </w:sdtContent>
          </w:sdt>
        </w:p>
      </w:sdtContent>
    </w:sdt>
    <w:sdt>
      <w:sdtPr>
        <w:tag w:val="goog_rdk_703"/>
        <w:id w:val="570280873"/>
      </w:sdtPr>
      <w:sdtContent>
        <w:p w14:paraId="00000228" w14:textId="77777777" w:rsidR="00CF3663" w:rsidRDefault="00000000">
          <w:pPr>
            <w:spacing w:before="240"/>
            <w:ind w:firstLine="0"/>
            <w:rPr>
              <w:ins w:id="711" w:author="BHA Regulatory Affairs Unit" w:date="2026-07-29T16:06:00Z"/>
            </w:rPr>
          </w:pPr>
          <w:sdt>
            <w:sdtPr>
              <w:tag w:val="goog_rdk_702"/>
              <w:id w:val="-88041288"/>
            </w:sdtPr>
            <w:sdtContent>
              <w:ins w:id="712" w:author="BHA Regulatory Affairs Unit" w:date="2026-07-29T16:06:00Z">
                <w:r>
                  <w:t>“Physician Certificate” means the BHA-approved form that must be utilized by agencies endorsed to provide Involuntary Commitment (IC) services, per 27-81-112(1), C.R.S. It is available on BHA’s website.</w:t>
                </w:r>
              </w:ins>
            </w:sdtContent>
          </w:sdt>
        </w:p>
      </w:sdtContent>
    </w:sdt>
    <w:sdt>
      <w:sdtPr>
        <w:tag w:val="goog_rdk_705"/>
        <w:id w:val="681666194"/>
      </w:sdtPr>
      <w:sdtContent>
        <w:p w14:paraId="00000229" w14:textId="77777777" w:rsidR="00CF3663" w:rsidRDefault="00000000">
          <w:pPr>
            <w:spacing w:before="240"/>
            <w:ind w:firstLine="0"/>
            <w:rPr>
              <w:ins w:id="713" w:author="BHA Regulatory Affairs Unit" w:date="2026-07-29T16:06:00Z"/>
            </w:rPr>
          </w:pPr>
          <w:sdt>
            <w:sdtPr>
              <w:tag w:val="goog_rdk_704"/>
              <w:id w:val="2069052715"/>
            </w:sdtPr>
            <w:sdtContent>
              <w:ins w:id="714" w:author="BHA Regulatory Affairs Unit" w:date="2026-07-29T16:06:00Z">
                <w:r>
                  <w:t>“Plan of Action” means a description of how an agency plans to bring into compliance any standards identified as, “out of compliance” within a specified time period.</w:t>
                </w:r>
              </w:ins>
            </w:sdtContent>
          </w:sdt>
        </w:p>
      </w:sdtContent>
    </w:sdt>
    <w:sdt>
      <w:sdtPr>
        <w:tag w:val="goog_rdk_707"/>
        <w:id w:val="-1571922852"/>
      </w:sdtPr>
      <w:sdtContent>
        <w:p w14:paraId="0000022A" w14:textId="77777777" w:rsidR="00CF3663" w:rsidRDefault="00000000">
          <w:pPr>
            <w:spacing w:before="240"/>
            <w:ind w:firstLine="0"/>
            <w:rPr>
              <w:ins w:id="715" w:author="BHA Regulatory Affairs Unit" w:date="2026-07-29T16:06:00Z"/>
            </w:rPr>
          </w:pPr>
          <w:sdt>
            <w:sdtPr>
              <w:tag w:val="goog_rdk_706"/>
              <w:id w:val="-1670106969"/>
            </w:sdtPr>
            <w:sdtContent>
              <w:ins w:id="716" w:author="BHA Regulatory Affairs Unit" w:date="2026-07-29T16:06:00Z">
                <w:r>
                  <w:t>“Postpartum” means the period of time following the end of a pregnancy or birth of a child up to one (1) year.</w:t>
                </w:r>
              </w:ins>
            </w:sdtContent>
          </w:sdt>
        </w:p>
      </w:sdtContent>
    </w:sdt>
    <w:sdt>
      <w:sdtPr>
        <w:tag w:val="goog_rdk_709"/>
        <w:id w:val="1212063327"/>
      </w:sdtPr>
      <w:sdtContent>
        <w:p w14:paraId="0000022B" w14:textId="77777777" w:rsidR="00CF3663" w:rsidRDefault="00000000">
          <w:pPr>
            <w:spacing w:before="240"/>
            <w:ind w:firstLine="0"/>
            <w:rPr>
              <w:ins w:id="717" w:author="BHA Regulatory Affairs Unit" w:date="2026-07-29T16:06:00Z"/>
            </w:rPr>
          </w:pPr>
          <w:sdt>
            <w:sdtPr>
              <w:tag w:val="goog_rdk_708"/>
              <w:id w:val="-1461893573"/>
            </w:sdtPr>
            <w:sdtContent>
              <w:ins w:id="718" w:author="BHA Regulatory Affairs Unit" w:date="2026-07-29T16:06:00Z">
                <w:r>
                  <w:t>“Primary Complaint” or “Presenting Problem” means the reason, concern, or motivation which prompts an individual to seek services, or that which an individual’s referral source identifies as the issue which requires intervention, usually in an individual’s own words.</w:t>
                </w:r>
              </w:ins>
            </w:sdtContent>
          </w:sdt>
        </w:p>
      </w:sdtContent>
    </w:sdt>
    <w:sdt>
      <w:sdtPr>
        <w:tag w:val="goog_rdk_711"/>
        <w:id w:val="82810076"/>
      </w:sdtPr>
      <w:sdtContent>
        <w:p w14:paraId="0000022C" w14:textId="77777777" w:rsidR="00CF3663" w:rsidRDefault="00000000">
          <w:pPr>
            <w:spacing w:before="240"/>
            <w:ind w:firstLine="0"/>
            <w:rPr>
              <w:ins w:id="719" w:author="BHA Regulatory Affairs Unit" w:date="2026-07-29T16:06:00Z"/>
            </w:rPr>
          </w:pPr>
          <w:sdt>
            <w:sdtPr>
              <w:tag w:val="goog_rdk_710"/>
              <w:id w:val="-1073454968"/>
            </w:sdtPr>
            <w:sdtContent>
              <w:ins w:id="720" w:author="BHA Regulatory Affairs Unit" w:date="2026-07-29T16:06:00Z">
                <w:r>
                  <w:t>“Priority Populations” has the same meaning provided in Section 27-50-101(17), C.R.S.</w:t>
                </w:r>
              </w:ins>
            </w:sdtContent>
          </w:sdt>
        </w:p>
      </w:sdtContent>
    </w:sdt>
    <w:sdt>
      <w:sdtPr>
        <w:tag w:val="goog_rdk_713"/>
        <w:id w:val="1346646465"/>
      </w:sdtPr>
      <w:sdtContent>
        <w:p w14:paraId="0000022D" w14:textId="77777777" w:rsidR="00CF3663" w:rsidRDefault="00000000">
          <w:pPr>
            <w:spacing w:before="240"/>
            <w:ind w:firstLine="0"/>
            <w:rPr>
              <w:ins w:id="721" w:author="BHA Regulatory Affairs Unit" w:date="2026-07-29T16:06:00Z"/>
            </w:rPr>
          </w:pPr>
          <w:sdt>
            <w:sdtPr>
              <w:tag w:val="goog_rdk_712"/>
              <w:id w:val="1797102342"/>
            </w:sdtPr>
            <w:sdtContent>
              <w:ins w:id="722" w:author="BHA Regulatory Affairs Unit" w:date="2026-07-29T16:06:00Z">
                <w:r>
                  <w:t>“Protective Oversight” means guidance of an individual as required by the needs of the individual or legal representative, or as reasonably requested by an individual including the following:</w:t>
                </w:r>
              </w:ins>
            </w:sdtContent>
          </w:sdt>
        </w:p>
      </w:sdtContent>
    </w:sdt>
    <w:sdt>
      <w:sdtPr>
        <w:tag w:val="goog_rdk_715"/>
        <w:id w:val="-1124518526"/>
      </w:sdtPr>
      <w:sdtContent>
        <w:p w14:paraId="0000022E" w14:textId="77777777" w:rsidR="00CF3663" w:rsidRDefault="00000000">
          <w:pPr>
            <w:numPr>
              <w:ilvl w:val="0"/>
              <w:numId w:val="61"/>
            </w:numPr>
            <w:tabs>
              <w:tab w:val="left" w:pos="720"/>
              <w:tab w:val="left" w:pos="1440"/>
            </w:tabs>
            <w:spacing w:before="240"/>
            <w:rPr>
              <w:ins w:id="723" w:author="BHA Regulatory Affairs Unit" w:date="2026-07-29T16:06:00Z"/>
            </w:rPr>
          </w:pPr>
          <w:sdt>
            <w:sdtPr>
              <w:tag w:val="goog_rdk_714"/>
              <w:id w:val="-1002972097"/>
            </w:sdtPr>
            <w:sdtContent>
              <w:ins w:id="724" w:author="BHA Regulatory Affairs Unit" w:date="2026-07-29T16:06:00Z">
                <w:r>
                  <w:t>Being aware of an individual’s general whereabouts, although an individual may travel independently in a facility; and</w:t>
                </w:r>
              </w:ins>
            </w:sdtContent>
          </w:sdt>
        </w:p>
      </w:sdtContent>
    </w:sdt>
    <w:sdt>
      <w:sdtPr>
        <w:tag w:val="goog_rdk_717"/>
        <w:id w:val="-1623485015"/>
      </w:sdtPr>
      <w:sdtContent>
        <w:p w14:paraId="0000022F" w14:textId="77777777" w:rsidR="00CF3663" w:rsidRDefault="00000000">
          <w:pPr>
            <w:numPr>
              <w:ilvl w:val="0"/>
              <w:numId w:val="61"/>
            </w:numPr>
            <w:tabs>
              <w:tab w:val="left" w:pos="720"/>
              <w:tab w:val="left" w:pos="1440"/>
            </w:tabs>
            <w:spacing w:before="240"/>
            <w:rPr>
              <w:ins w:id="725" w:author="BHA Regulatory Affairs Unit" w:date="2026-07-29T16:06:00Z"/>
            </w:rPr>
          </w:pPr>
          <w:sdt>
            <w:sdtPr>
              <w:tag w:val="goog_rdk_716"/>
              <w:id w:val="-348434817"/>
            </w:sdtPr>
            <w:sdtContent>
              <w:ins w:id="726" w:author="BHA Regulatory Affairs Unit" w:date="2026-07-29T16:06:00Z">
                <w:r>
                  <w:t>Monitoring the activities of an individual on the premises to ensure the individual’s health, safety, and well-being, including monitoring an individual’s needs and ensuring that they receive the services and care necessary to protect their health, safety, and well-being.</w:t>
                </w:r>
              </w:ins>
            </w:sdtContent>
          </w:sdt>
        </w:p>
      </w:sdtContent>
    </w:sdt>
    <w:sdt>
      <w:sdtPr>
        <w:tag w:val="goog_rdk_719"/>
        <w:id w:val="1994786655"/>
      </w:sdtPr>
      <w:sdtContent>
        <w:p w14:paraId="00000230" w14:textId="77777777" w:rsidR="00CF3663" w:rsidRDefault="00000000">
          <w:pPr>
            <w:spacing w:before="240"/>
            <w:ind w:firstLine="0"/>
            <w:rPr>
              <w:ins w:id="727" w:author="BHA Regulatory Affairs Unit" w:date="2026-07-29T16:06:00Z"/>
            </w:rPr>
          </w:pPr>
          <w:sdt>
            <w:sdtPr>
              <w:tag w:val="goog_rdk_718"/>
              <w:id w:val="297684839"/>
            </w:sdtPr>
            <w:sdtContent>
              <w:ins w:id="728" w:author="BHA Regulatory Affairs Unit" w:date="2026-07-29T16:06:00Z">
                <w:r>
                  <w:t xml:space="preserve">“Prosocial” means relating to or denoting behavior which is positive (e.g., friendly, expresses empathy to or about others, and respects rules as well as the boundaries of others), helpful, and intended to promote social acceptance and friendship which is positive, helpful, and intended to promote social acceptance and friendship. </w:t>
                </w:r>
              </w:ins>
            </w:sdtContent>
          </w:sdt>
        </w:p>
      </w:sdtContent>
    </w:sdt>
    <w:sdt>
      <w:sdtPr>
        <w:tag w:val="goog_rdk_721"/>
        <w:id w:val="-917405584"/>
      </w:sdtPr>
      <w:sdtContent>
        <w:p w14:paraId="00000231" w14:textId="77777777" w:rsidR="00CF3663" w:rsidRDefault="00000000">
          <w:pPr>
            <w:spacing w:before="240"/>
            <w:ind w:firstLine="0"/>
            <w:rPr>
              <w:ins w:id="729" w:author="BHA Regulatory Affairs Unit" w:date="2026-07-29T16:06:00Z"/>
            </w:rPr>
          </w:pPr>
          <w:sdt>
            <w:sdtPr>
              <w:tag w:val="goog_rdk_720"/>
              <w:id w:val="-1390182864"/>
            </w:sdtPr>
            <w:sdtContent>
              <w:ins w:id="730" w:author="BHA Regulatory Affairs Unit" w:date="2026-07-29T16:06:00Z">
                <w:r>
                  <w:t>“Protective Factor” means the characteristics associated with a lower likelihood of negative outcomes or that reduce a risk factor’s impact. Protective factors are seen as positive countering events. Protective factors may include factors such as positive self-image, self-control, or social competence.</w:t>
                </w:r>
              </w:ins>
            </w:sdtContent>
          </w:sdt>
        </w:p>
      </w:sdtContent>
    </w:sdt>
    <w:sdt>
      <w:sdtPr>
        <w:tag w:val="goog_rdk_723"/>
        <w:id w:val="-832656003"/>
      </w:sdtPr>
      <w:sdtContent>
        <w:p w14:paraId="00000232" w14:textId="77777777" w:rsidR="00CF3663" w:rsidRDefault="00000000">
          <w:pPr>
            <w:spacing w:before="240"/>
            <w:ind w:firstLine="0"/>
            <w:rPr>
              <w:ins w:id="731" w:author="BHA Regulatory Affairs Unit" w:date="2026-07-29T16:06:00Z"/>
            </w:rPr>
          </w:pPr>
          <w:sdt>
            <w:sdtPr>
              <w:tag w:val="goog_rdk_722"/>
              <w:id w:val="-1913971852"/>
            </w:sdtPr>
            <w:sdtContent>
              <w:ins w:id="732" w:author="BHA Regulatory Affairs Unit" w:date="2026-07-29T16:06:00Z">
                <w:r>
                  <w:t>“Provider Organization,” as used in the aforementioned definition of BHE, means a corporation, partnership, limited liability company, business trust, association, or organized group of persons, which is in the business of behavioral health care delivery or management, and that includes ten (10) or more full time equivalent (FTE) fully licensed or certified professionals providing diagnostic, therapeutic, or psychological services for behavioral health conditions under the providers’ Professional Practice Act.</w:t>
                </w:r>
              </w:ins>
            </w:sdtContent>
          </w:sdt>
        </w:p>
      </w:sdtContent>
    </w:sdt>
    <w:sdt>
      <w:sdtPr>
        <w:tag w:val="goog_rdk_725"/>
        <w:id w:val="-1820260613"/>
      </w:sdtPr>
      <w:sdtContent>
        <w:p w14:paraId="00000233" w14:textId="77777777" w:rsidR="00CF3663" w:rsidRDefault="00000000">
          <w:pPr>
            <w:spacing w:before="240"/>
            <w:ind w:firstLine="0"/>
            <w:rPr>
              <w:ins w:id="733" w:author="BHA Regulatory Affairs Unit" w:date="2026-07-29T16:06:00Z"/>
            </w:rPr>
          </w:pPr>
          <w:sdt>
            <w:sdtPr>
              <w:tag w:val="goog_rdk_724"/>
              <w:id w:val="343347026"/>
            </w:sdtPr>
            <w:sdtContent>
              <w:ins w:id="734" w:author="BHA Regulatory Affairs Unit" w:date="2026-07-29T16:06:00Z">
                <w:r>
                  <w:t>“Psychiatric Advance Directive</w:t>
                </w:r>
                <w:r>
                  <w:rPr>
                    <w:smallCaps/>
                  </w:rPr>
                  <w:t xml:space="preserve">” </w:t>
                </w:r>
                <w:r>
                  <w:t>or “PAD” means a written instruction, created pursuant to Section 15-18.7-202, C.R.S., concerning behavioral health treatment, medication, and alternative treatment decisions, preferences, and history to be made on behalf of the person who provided the instruction.</w:t>
                </w:r>
              </w:ins>
            </w:sdtContent>
          </w:sdt>
        </w:p>
      </w:sdtContent>
    </w:sdt>
    <w:sdt>
      <w:sdtPr>
        <w:tag w:val="goog_rdk_727"/>
        <w:id w:val="-1458846491"/>
      </w:sdtPr>
      <w:sdtContent>
        <w:p w14:paraId="00000234" w14:textId="77777777" w:rsidR="00CF3663" w:rsidRDefault="00000000">
          <w:pPr>
            <w:spacing w:before="240"/>
            <w:ind w:firstLine="0"/>
            <w:rPr>
              <w:ins w:id="735" w:author="BHA Regulatory Affairs Unit" w:date="2026-07-29T16:06:00Z"/>
            </w:rPr>
          </w:pPr>
          <w:sdt>
            <w:sdtPr>
              <w:tag w:val="goog_rdk_726"/>
              <w:id w:val="318184220"/>
            </w:sdtPr>
            <w:sdtContent>
              <w:ins w:id="736" w:author="BHA Regulatory Affairs Unit" w:date="2026-07-29T16:06:00Z">
                <w:r>
                  <w:t>“Psychotherapy” or “psychotherapy services” has the same meaning as defined in Section 12-245-202(14), C.R.S.</w:t>
                </w:r>
              </w:ins>
            </w:sdtContent>
          </w:sdt>
        </w:p>
      </w:sdtContent>
    </w:sdt>
    <w:sdt>
      <w:sdtPr>
        <w:tag w:val="goog_rdk_729"/>
        <w:id w:val="-1277845297"/>
      </w:sdtPr>
      <w:sdtContent>
        <w:p w14:paraId="00000235" w14:textId="77777777" w:rsidR="00CF3663" w:rsidRDefault="00000000">
          <w:pPr>
            <w:spacing w:before="240"/>
            <w:ind w:firstLine="0"/>
            <w:rPr>
              <w:ins w:id="737" w:author="BHA Regulatory Affairs Unit" w:date="2026-07-29T16:06:00Z"/>
            </w:rPr>
          </w:pPr>
          <w:sdt>
            <w:sdtPr>
              <w:tag w:val="goog_rdk_728"/>
              <w:id w:val="2054238025"/>
            </w:sdtPr>
            <w:sdtContent>
              <w:ins w:id="738" w:author="BHA Regulatory Affairs Unit" w:date="2026-07-29T16:06:00Z">
                <w:r>
                  <w:t>“Readiness to Change” means an individual’s emotional and cognitive awareness of and interest in the need to change, coupled with a commitment to change.</w:t>
                </w:r>
              </w:ins>
            </w:sdtContent>
          </w:sdt>
        </w:p>
      </w:sdtContent>
    </w:sdt>
    <w:sdt>
      <w:sdtPr>
        <w:tag w:val="goog_rdk_731"/>
        <w:id w:val="-1010721551"/>
      </w:sdtPr>
      <w:sdtContent>
        <w:p w14:paraId="00000236" w14:textId="77777777" w:rsidR="00CF3663" w:rsidRDefault="00000000">
          <w:pPr>
            <w:spacing w:before="240"/>
            <w:ind w:firstLine="0"/>
            <w:rPr>
              <w:ins w:id="739" w:author="BHA Regulatory Affairs Unit" w:date="2026-07-29T16:06:00Z"/>
            </w:rPr>
          </w:pPr>
          <w:sdt>
            <w:sdtPr>
              <w:tag w:val="goog_rdk_730"/>
              <w:id w:val="2077162307"/>
            </w:sdtPr>
            <w:sdtContent>
              <w:ins w:id="740" w:author="BHA Regulatory Affairs Unit" w:date="2026-07-29T16:06:00Z">
                <w:r>
                  <w:t>“Real-Time Documentation” means that the personnel providing a monitoring activity enters the result(s) in an individual’s record at the time of the monitoring activity, allowing necessary information to transition seamlessly between shift change. If this process involves delayed entry of results into an electronic health record or other tracking system, the documentation reflecting real-time communication must be included in an individual’s record.</w:t>
                </w:r>
              </w:ins>
            </w:sdtContent>
          </w:sdt>
        </w:p>
      </w:sdtContent>
    </w:sdt>
    <w:sdt>
      <w:sdtPr>
        <w:tag w:val="goog_rdk_733"/>
        <w:id w:val="660866549"/>
      </w:sdtPr>
      <w:sdtContent>
        <w:p w14:paraId="00000237" w14:textId="77777777" w:rsidR="00CF3663" w:rsidRDefault="00000000">
          <w:pPr>
            <w:spacing w:before="240"/>
            <w:ind w:firstLine="0"/>
            <w:rPr>
              <w:ins w:id="741" w:author="BHA Regulatory Affairs Unit" w:date="2026-07-29T16:06:00Z"/>
            </w:rPr>
          </w:pPr>
          <w:sdt>
            <w:sdtPr>
              <w:tag w:val="goog_rdk_732"/>
              <w:id w:val="-2105555294"/>
            </w:sdtPr>
            <w:sdtContent>
              <w:ins w:id="742" w:author="BHA Regulatory Affairs Unit" w:date="2026-07-29T16:06:00Z">
                <w:r>
                  <w:t>“Recovery” means a process of change through which individuals improve their health and wellness and ability to live a self-directed life and strive to reach their full potential.</w:t>
                </w:r>
              </w:ins>
            </w:sdtContent>
          </w:sdt>
        </w:p>
      </w:sdtContent>
    </w:sdt>
    <w:sdt>
      <w:sdtPr>
        <w:tag w:val="goog_rdk_735"/>
        <w:id w:val="-58322584"/>
      </w:sdtPr>
      <w:sdtContent>
        <w:p w14:paraId="00000238" w14:textId="77777777" w:rsidR="00CF3663" w:rsidRDefault="00000000">
          <w:pPr>
            <w:spacing w:before="240"/>
            <w:ind w:firstLine="0"/>
            <w:rPr>
              <w:ins w:id="743" w:author="BHA Regulatory Affairs Unit" w:date="2026-07-29T16:06:00Z"/>
            </w:rPr>
          </w:pPr>
          <w:sdt>
            <w:sdtPr>
              <w:tag w:val="goog_rdk_734"/>
              <w:id w:val="-1807879264"/>
            </w:sdtPr>
            <w:sdtContent>
              <w:ins w:id="744" w:author="BHA Regulatory Affairs Unit" w:date="2026-07-29T16:06:00Z">
                <w:r>
                  <w:t>“Recovery Capital” means the internal and external resources an individual possesses to initiate and sustain their recovery from substance use disorder. These resources are categorized into five (5) main domains: human, social, cultural, financial, and community.</w:t>
                </w:r>
              </w:ins>
            </w:sdtContent>
          </w:sdt>
        </w:p>
      </w:sdtContent>
    </w:sdt>
    <w:sdt>
      <w:sdtPr>
        <w:tag w:val="goog_rdk_737"/>
        <w:id w:val="-1672082590"/>
      </w:sdtPr>
      <w:sdtContent>
        <w:p w14:paraId="00000239" w14:textId="77777777" w:rsidR="00CF3663" w:rsidRDefault="00000000">
          <w:pPr>
            <w:spacing w:before="240"/>
            <w:ind w:firstLine="0"/>
            <w:rPr>
              <w:ins w:id="745" w:author="BHA Regulatory Affairs Unit" w:date="2026-07-29T16:06:00Z"/>
            </w:rPr>
          </w:pPr>
          <w:sdt>
            <w:sdtPr>
              <w:tag w:val="goog_rdk_736"/>
              <w:id w:val="29313645"/>
            </w:sdtPr>
            <w:sdtContent>
              <w:ins w:id="746" w:author="BHA Regulatory Affairs Unit" w:date="2026-07-29T16:06:00Z">
                <w:r>
                  <w:t>“Recovery Capital Assessment” means an evaluation of an individual's total resources (both internal and external) to identify and understand an individual’s strengths, assets, and support systems to help manage substance use disorders and achieve long-term remission.</w:t>
                </w:r>
              </w:ins>
            </w:sdtContent>
          </w:sdt>
        </w:p>
      </w:sdtContent>
    </w:sdt>
    <w:sdt>
      <w:sdtPr>
        <w:tag w:val="goog_rdk_739"/>
        <w:id w:val="-305440801"/>
      </w:sdtPr>
      <w:sdtContent>
        <w:p w14:paraId="0000023A" w14:textId="77777777" w:rsidR="00CF3663" w:rsidRDefault="00000000">
          <w:pPr>
            <w:spacing w:before="240"/>
            <w:ind w:firstLine="0"/>
            <w:rPr>
              <w:ins w:id="747" w:author="BHA Regulatory Affairs Unit" w:date="2026-07-29T16:06:00Z"/>
            </w:rPr>
          </w:pPr>
          <w:sdt>
            <w:sdtPr>
              <w:tag w:val="goog_rdk_738"/>
              <w:id w:val="-621089742"/>
            </w:sdtPr>
            <w:sdtContent>
              <w:ins w:id="748" w:author="BHA Regulatory Affairs Unit" w:date="2026-07-29T16:06:00Z">
                <w:r>
                  <w:t>“Recovery Management Check-Up” or “RMC” means structured, proactive interventions designed to monitor and support individuals in sustained remission from substance use disorders. These check-ups, which can include regular appointments, phone calls, or other forms of contact, aimed to identify potential relapse risks, barriers to continued treatment, and opportunities to re-engage individuals who may have disengaged from care.</w:t>
                </w:r>
              </w:ins>
            </w:sdtContent>
          </w:sdt>
        </w:p>
      </w:sdtContent>
    </w:sdt>
    <w:sdt>
      <w:sdtPr>
        <w:tag w:val="goog_rdk_741"/>
        <w:id w:val="-1553075920"/>
      </w:sdtPr>
      <w:sdtContent>
        <w:p w14:paraId="0000023B" w14:textId="77777777" w:rsidR="00CF3663" w:rsidRDefault="00000000">
          <w:pPr>
            <w:spacing w:before="240"/>
            <w:ind w:firstLine="0"/>
            <w:rPr>
              <w:ins w:id="749" w:author="BHA Regulatory Affairs Unit" w:date="2026-07-29T16:06:00Z"/>
            </w:rPr>
          </w:pPr>
          <w:sdt>
            <w:sdtPr>
              <w:tag w:val="goog_rdk_740"/>
              <w:id w:val="1586468937"/>
            </w:sdtPr>
            <w:sdtContent>
              <w:ins w:id="750" w:author="BHA Regulatory Affairs Unit" w:date="2026-07-29T16:06:00Z">
                <w:r>
                  <w:t>“Recovery Support Services” or “RSS” means formalized services rendered by paid personnel, many of whom may be peer support professionals, and include a variety of recovery-focused services and supports for individuals with a behavioral health disorder and/or who are in recovery from a behavioral health disorder. To help achieve recovery, wellness, and life goals, recovery support services must include engaging individuals in peer-to-peer relationships that support healing, personal growth, life skills development, self-care, and crisis strategy development. These services include:</w:t>
                </w:r>
              </w:ins>
            </w:sdtContent>
          </w:sdt>
        </w:p>
      </w:sdtContent>
    </w:sdt>
    <w:sdt>
      <w:sdtPr>
        <w:tag w:val="goog_rdk_743"/>
        <w:id w:val="-1509898697"/>
      </w:sdtPr>
      <w:sdtContent>
        <w:p w14:paraId="0000023C" w14:textId="77777777" w:rsidR="00CF3663" w:rsidRDefault="00000000">
          <w:pPr>
            <w:numPr>
              <w:ilvl w:val="0"/>
              <w:numId w:val="62"/>
            </w:numPr>
            <w:tabs>
              <w:tab w:val="left" w:pos="720"/>
              <w:tab w:val="left" w:pos="1440"/>
            </w:tabs>
            <w:spacing w:before="240"/>
            <w:rPr>
              <w:ins w:id="751" w:author="BHA Regulatory Affairs Unit" w:date="2026-07-29T16:06:00Z"/>
            </w:rPr>
          </w:pPr>
          <w:sdt>
            <w:sdtPr>
              <w:tag w:val="goog_rdk_742"/>
              <w:id w:val="369121856"/>
            </w:sdtPr>
            <w:sdtContent>
              <w:ins w:id="752" w:author="BHA Regulatory Affairs Unit" w:date="2026-07-29T16:06:00Z">
                <w:r>
                  <w:t>Peer support professional-run drop in centers;</w:t>
                </w:r>
              </w:ins>
            </w:sdtContent>
          </w:sdt>
        </w:p>
      </w:sdtContent>
    </w:sdt>
    <w:sdt>
      <w:sdtPr>
        <w:tag w:val="goog_rdk_745"/>
        <w:id w:val="922339356"/>
      </w:sdtPr>
      <w:sdtContent>
        <w:p w14:paraId="0000023D" w14:textId="77777777" w:rsidR="00CF3663" w:rsidRDefault="00000000">
          <w:pPr>
            <w:numPr>
              <w:ilvl w:val="0"/>
              <w:numId w:val="62"/>
            </w:numPr>
            <w:tabs>
              <w:tab w:val="left" w:pos="720"/>
              <w:tab w:val="left" w:pos="1440"/>
            </w:tabs>
            <w:spacing w:before="240"/>
            <w:rPr>
              <w:ins w:id="753" w:author="BHA Regulatory Affairs Unit" w:date="2026-07-29T16:06:00Z"/>
            </w:rPr>
          </w:pPr>
          <w:sdt>
            <w:sdtPr>
              <w:tag w:val="goog_rdk_744"/>
              <w:id w:val="-2092447407"/>
            </w:sdtPr>
            <w:sdtContent>
              <w:ins w:id="754" w:author="BHA Regulatory Affairs Unit" w:date="2026-07-29T16:06:00Z">
                <w:r>
                  <w:t>Recovery and wellness centers;</w:t>
                </w:r>
              </w:ins>
            </w:sdtContent>
          </w:sdt>
        </w:p>
      </w:sdtContent>
    </w:sdt>
    <w:sdt>
      <w:sdtPr>
        <w:tag w:val="goog_rdk_747"/>
        <w:id w:val="-695409416"/>
      </w:sdtPr>
      <w:sdtContent>
        <w:p w14:paraId="0000023E" w14:textId="77777777" w:rsidR="00CF3663" w:rsidRDefault="00000000">
          <w:pPr>
            <w:numPr>
              <w:ilvl w:val="0"/>
              <w:numId w:val="62"/>
            </w:numPr>
            <w:tabs>
              <w:tab w:val="left" w:pos="720"/>
              <w:tab w:val="left" w:pos="1440"/>
            </w:tabs>
            <w:spacing w:before="240"/>
            <w:rPr>
              <w:ins w:id="755" w:author="BHA Regulatory Affairs Unit" w:date="2026-07-29T16:06:00Z"/>
            </w:rPr>
          </w:pPr>
          <w:sdt>
            <w:sdtPr>
              <w:tag w:val="goog_rdk_746"/>
              <w:id w:val="719676271"/>
            </w:sdtPr>
            <w:sdtContent>
              <w:ins w:id="756" w:author="BHA Regulatory Affairs Unit" w:date="2026-07-29T16:06:00Z">
                <w:r>
                  <w:t>Employment services;</w:t>
                </w:r>
              </w:ins>
            </w:sdtContent>
          </w:sdt>
        </w:p>
      </w:sdtContent>
    </w:sdt>
    <w:sdt>
      <w:sdtPr>
        <w:tag w:val="goog_rdk_749"/>
        <w:id w:val="1871699793"/>
      </w:sdtPr>
      <w:sdtContent>
        <w:p w14:paraId="0000023F" w14:textId="77777777" w:rsidR="00CF3663" w:rsidRDefault="00000000">
          <w:pPr>
            <w:numPr>
              <w:ilvl w:val="0"/>
              <w:numId w:val="62"/>
            </w:numPr>
            <w:tabs>
              <w:tab w:val="left" w:pos="720"/>
              <w:tab w:val="left" w:pos="1440"/>
            </w:tabs>
            <w:spacing w:before="240"/>
            <w:rPr>
              <w:ins w:id="757" w:author="BHA Regulatory Affairs Unit" w:date="2026-07-29T16:06:00Z"/>
            </w:rPr>
          </w:pPr>
          <w:sdt>
            <w:sdtPr>
              <w:tag w:val="goog_rdk_748"/>
              <w:id w:val="-1366815"/>
            </w:sdtPr>
            <w:sdtContent>
              <w:ins w:id="758" w:author="BHA Regulatory Affairs Unit" w:date="2026-07-29T16:06:00Z">
                <w:r>
                  <w:t>Prevention and early intervention activities;</w:t>
                </w:r>
              </w:ins>
            </w:sdtContent>
          </w:sdt>
        </w:p>
      </w:sdtContent>
    </w:sdt>
    <w:sdt>
      <w:sdtPr>
        <w:tag w:val="goog_rdk_751"/>
        <w:id w:val="916607526"/>
      </w:sdtPr>
      <w:sdtContent>
        <w:p w14:paraId="00000240" w14:textId="77777777" w:rsidR="00CF3663" w:rsidRDefault="00000000">
          <w:pPr>
            <w:numPr>
              <w:ilvl w:val="0"/>
              <w:numId w:val="62"/>
            </w:numPr>
            <w:tabs>
              <w:tab w:val="left" w:pos="720"/>
              <w:tab w:val="left" w:pos="1440"/>
            </w:tabs>
            <w:spacing w:before="240"/>
            <w:rPr>
              <w:ins w:id="759" w:author="BHA Regulatory Affairs Unit" w:date="2026-07-29T16:06:00Z"/>
            </w:rPr>
          </w:pPr>
          <w:sdt>
            <w:sdtPr>
              <w:tag w:val="goog_rdk_750"/>
              <w:id w:val="-253162226"/>
            </w:sdtPr>
            <w:sdtContent>
              <w:ins w:id="760" w:author="BHA Regulatory Affairs Unit" w:date="2026-07-29T16:06:00Z">
                <w:r>
                  <w:t>Peer support professional mentoring for children and youth;</w:t>
                </w:r>
              </w:ins>
            </w:sdtContent>
          </w:sdt>
        </w:p>
      </w:sdtContent>
    </w:sdt>
    <w:sdt>
      <w:sdtPr>
        <w:tag w:val="goog_rdk_753"/>
        <w:id w:val="-1353096141"/>
      </w:sdtPr>
      <w:sdtContent>
        <w:p w14:paraId="00000241" w14:textId="77777777" w:rsidR="00CF3663" w:rsidRDefault="00000000">
          <w:pPr>
            <w:numPr>
              <w:ilvl w:val="0"/>
              <w:numId w:val="62"/>
            </w:numPr>
            <w:tabs>
              <w:tab w:val="left" w:pos="720"/>
              <w:tab w:val="left" w:pos="1440"/>
            </w:tabs>
            <w:spacing w:before="240"/>
            <w:rPr>
              <w:ins w:id="761" w:author="BHA Regulatory Affairs Unit" w:date="2026-07-29T16:06:00Z"/>
            </w:rPr>
          </w:pPr>
          <w:sdt>
            <w:sdtPr>
              <w:tag w:val="goog_rdk_752"/>
              <w:id w:val="-1796627502"/>
            </w:sdtPr>
            <w:sdtContent>
              <w:ins w:id="762" w:author="BHA Regulatory Affairs Unit" w:date="2026-07-29T16:06:00Z">
                <w:r>
                  <w:t>Warm lines, as defined in Part 1.2.1 of these Rules;</w:t>
                </w:r>
              </w:ins>
            </w:sdtContent>
          </w:sdt>
        </w:p>
      </w:sdtContent>
    </w:sdt>
    <w:sdt>
      <w:sdtPr>
        <w:tag w:val="goog_rdk_755"/>
        <w:id w:val="225134543"/>
      </w:sdtPr>
      <w:sdtContent>
        <w:p w14:paraId="00000242" w14:textId="77777777" w:rsidR="00CF3663" w:rsidRDefault="00000000">
          <w:pPr>
            <w:numPr>
              <w:ilvl w:val="0"/>
              <w:numId w:val="62"/>
            </w:numPr>
            <w:tabs>
              <w:tab w:val="left" w:pos="720"/>
              <w:tab w:val="left" w:pos="1440"/>
            </w:tabs>
            <w:spacing w:before="240"/>
            <w:rPr>
              <w:ins w:id="763" w:author="BHA Regulatory Affairs Unit" w:date="2026-07-29T16:06:00Z"/>
            </w:rPr>
          </w:pPr>
          <w:sdt>
            <w:sdtPr>
              <w:tag w:val="goog_rdk_754"/>
              <w:id w:val="155618642"/>
            </w:sdtPr>
            <w:sdtContent>
              <w:ins w:id="764" w:author="BHA Regulatory Affairs Unit" w:date="2026-07-29T16:06:00Z">
                <w:r>
                  <w:t>Advocacy services;</w:t>
                </w:r>
              </w:ins>
            </w:sdtContent>
          </w:sdt>
        </w:p>
      </w:sdtContent>
    </w:sdt>
    <w:sdt>
      <w:sdtPr>
        <w:tag w:val="goog_rdk_757"/>
        <w:id w:val="90742163"/>
      </w:sdtPr>
      <w:sdtContent>
        <w:p w14:paraId="00000243" w14:textId="77777777" w:rsidR="00CF3663" w:rsidRDefault="00000000">
          <w:pPr>
            <w:numPr>
              <w:ilvl w:val="0"/>
              <w:numId w:val="62"/>
            </w:numPr>
            <w:tabs>
              <w:tab w:val="left" w:pos="720"/>
              <w:tab w:val="left" w:pos="1440"/>
            </w:tabs>
            <w:spacing w:before="240"/>
            <w:rPr>
              <w:ins w:id="765" w:author="BHA Regulatory Affairs Unit" w:date="2026-07-29T16:06:00Z"/>
            </w:rPr>
          </w:pPr>
          <w:sdt>
            <w:sdtPr>
              <w:tag w:val="goog_rdk_756"/>
              <w:id w:val="1521135049"/>
            </w:sdtPr>
            <w:sdtContent>
              <w:ins w:id="766" w:author="BHA Regulatory Affairs Unit" w:date="2026-07-29T16:06:00Z">
                <w:r>
                  <w:t>Recovery coaching;</w:t>
                </w:r>
              </w:ins>
            </w:sdtContent>
          </w:sdt>
        </w:p>
      </w:sdtContent>
    </w:sdt>
    <w:sdt>
      <w:sdtPr>
        <w:tag w:val="goog_rdk_759"/>
        <w:id w:val="-1275212787"/>
      </w:sdtPr>
      <w:sdtContent>
        <w:p w14:paraId="00000244" w14:textId="77777777" w:rsidR="00CF3663" w:rsidRDefault="00000000">
          <w:pPr>
            <w:numPr>
              <w:ilvl w:val="0"/>
              <w:numId w:val="62"/>
            </w:numPr>
            <w:tabs>
              <w:tab w:val="left" w:pos="720"/>
              <w:tab w:val="left" w:pos="1440"/>
            </w:tabs>
            <w:spacing w:before="240"/>
            <w:rPr>
              <w:ins w:id="767" w:author="BHA Regulatory Affairs Unit" w:date="2026-07-29T16:06:00Z"/>
            </w:rPr>
          </w:pPr>
          <w:sdt>
            <w:sdtPr>
              <w:tag w:val="goog_rdk_758"/>
              <w:id w:val="-2139357399"/>
            </w:sdtPr>
            <w:sdtContent>
              <w:ins w:id="768" w:author="BHA Regulatory Affairs Unit" w:date="2026-07-29T16:06:00Z">
                <w:r>
                  <w:t>Peer support professional-led support groups;</w:t>
                </w:r>
              </w:ins>
            </w:sdtContent>
          </w:sdt>
        </w:p>
      </w:sdtContent>
    </w:sdt>
    <w:sdt>
      <w:sdtPr>
        <w:tag w:val="goog_rdk_761"/>
        <w:id w:val="1507620598"/>
      </w:sdtPr>
      <w:sdtContent>
        <w:p w14:paraId="00000245" w14:textId="77777777" w:rsidR="00CF3663" w:rsidRDefault="00000000">
          <w:pPr>
            <w:numPr>
              <w:ilvl w:val="0"/>
              <w:numId w:val="62"/>
            </w:numPr>
            <w:tabs>
              <w:tab w:val="left" w:pos="720"/>
              <w:tab w:val="left" w:pos="1440"/>
            </w:tabs>
            <w:spacing w:before="240"/>
            <w:rPr>
              <w:ins w:id="769" w:author="BHA Regulatory Affairs Unit" w:date="2026-07-29T16:06:00Z"/>
            </w:rPr>
          </w:pPr>
          <w:sdt>
            <w:sdtPr>
              <w:tag w:val="goog_rdk_760"/>
              <w:id w:val="-115279015"/>
            </w:sdtPr>
            <w:sdtContent>
              <w:ins w:id="770" w:author="BHA Regulatory Affairs Unit" w:date="2026-07-29T16:06:00Z">
                <w:r>
                  <w:t>Navigating services (resources);</w:t>
                </w:r>
              </w:ins>
            </w:sdtContent>
          </w:sdt>
        </w:p>
      </w:sdtContent>
    </w:sdt>
    <w:sdt>
      <w:sdtPr>
        <w:tag w:val="goog_rdk_763"/>
        <w:id w:val="1051515649"/>
      </w:sdtPr>
      <w:sdtContent>
        <w:p w14:paraId="00000246" w14:textId="77777777" w:rsidR="00CF3663" w:rsidRDefault="00000000">
          <w:pPr>
            <w:numPr>
              <w:ilvl w:val="0"/>
              <w:numId w:val="62"/>
            </w:numPr>
            <w:tabs>
              <w:tab w:val="left" w:pos="720"/>
              <w:tab w:val="left" w:pos="1440"/>
            </w:tabs>
            <w:spacing w:before="240"/>
            <w:rPr>
              <w:ins w:id="771" w:author="BHA Regulatory Affairs Unit" w:date="2026-07-29T16:06:00Z"/>
            </w:rPr>
          </w:pPr>
          <w:sdt>
            <w:sdtPr>
              <w:tag w:val="goog_rdk_762"/>
              <w:id w:val="-1465184643"/>
            </w:sdtPr>
            <w:sdtContent>
              <w:ins w:id="772" w:author="BHA Regulatory Affairs Unit" w:date="2026-07-29T16:06:00Z">
                <w:r>
                  <w:t>Recovery planning services; and</w:t>
                </w:r>
              </w:ins>
            </w:sdtContent>
          </w:sdt>
        </w:p>
      </w:sdtContent>
    </w:sdt>
    <w:sdt>
      <w:sdtPr>
        <w:tag w:val="goog_rdk_765"/>
        <w:id w:val="329464652"/>
      </w:sdtPr>
      <w:sdtContent>
        <w:p w14:paraId="00000247" w14:textId="77777777" w:rsidR="00CF3663" w:rsidRDefault="00000000">
          <w:pPr>
            <w:numPr>
              <w:ilvl w:val="0"/>
              <w:numId w:val="62"/>
            </w:numPr>
            <w:tabs>
              <w:tab w:val="left" w:pos="720"/>
              <w:tab w:val="left" w:pos="1440"/>
            </w:tabs>
            <w:spacing w:before="240"/>
            <w:rPr>
              <w:ins w:id="773" w:author="BHA Regulatory Affairs Unit" w:date="2026-07-29T16:06:00Z"/>
            </w:rPr>
          </w:pPr>
          <w:sdt>
            <w:sdtPr>
              <w:tag w:val="goog_rdk_764"/>
              <w:id w:val="-1103967240"/>
            </w:sdtPr>
            <w:sdtContent>
              <w:ins w:id="774" w:author="BHA Regulatory Affairs Unit" w:date="2026-07-29T16:06:00Z">
                <w:r>
                  <w:t>Other activities supporting the recovery experience of an individual.</w:t>
                </w:r>
              </w:ins>
            </w:sdtContent>
          </w:sdt>
        </w:p>
      </w:sdtContent>
    </w:sdt>
    <w:sdt>
      <w:sdtPr>
        <w:tag w:val="goog_rdk_767"/>
        <w:id w:val="-2032593894"/>
      </w:sdtPr>
      <w:sdtContent>
        <w:p w14:paraId="00000248" w14:textId="77777777" w:rsidR="00CF3663" w:rsidRDefault="00000000">
          <w:pPr>
            <w:spacing w:before="240"/>
            <w:ind w:firstLine="0"/>
            <w:rPr>
              <w:ins w:id="775" w:author="BHA Regulatory Affairs Unit" w:date="2026-07-29T16:06:00Z"/>
            </w:rPr>
          </w:pPr>
          <w:sdt>
            <w:sdtPr>
              <w:tag w:val="goog_rdk_766"/>
              <w:id w:val="1717920290"/>
            </w:sdtPr>
            <w:sdtContent>
              <w:ins w:id="776" w:author="BHA Regulatory Affairs Unit" w:date="2026-07-29T16:06:00Z">
                <w:r>
                  <w:t>“Recovery Support Services Organization” (RSSO) has the same meaning as defined in Section 27-60-108(2)(c), C.R.S.</w:t>
                </w:r>
              </w:ins>
            </w:sdtContent>
          </w:sdt>
        </w:p>
      </w:sdtContent>
    </w:sdt>
    <w:sdt>
      <w:sdtPr>
        <w:tag w:val="goog_rdk_769"/>
        <w:id w:val="1070250005"/>
      </w:sdtPr>
      <w:sdtContent>
        <w:p w14:paraId="00000249" w14:textId="77777777" w:rsidR="00CF3663" w:rsidRDefault="00000000">
          <w:pPr>
            <w:spacing w:before="240"/>
            <w:ind w:firstLine="0"/>
            <w:rPr>
              <w:ins w:id="777" w:author="BHA Regulatory Affairs Unit" w:date="2026-07-29T16:06:00Z"/>
            </w:rPr>
          </w:pPr>
          <w:sdt>
            <w:sdtPr>
              <w:tag w:val="goog_rdk_768"/>
              <w:id w:val="-610674449"/>
            </w:sdtPr>
            <w:sdtContent>
              <w:ins w:id="778" w:author="BHA Regulatory Affairs Unit" w:date="2026-07-29T16:06:00Z">
                <w:r>
                  <w:t>“Residential Child Care Facility (RCCF)” has the same meaning described in Section 26-6-903(29), C.R.S.</w:t>
                </w:r>
              </w:ins>
            </w:sdtContent>
          </w:sdt>
        </w:p>
      </w:sdtContent>
    </w:sdt>
    <w:sdt>
      <w:sdtPr>
        <w:tag w:val="goog_rdk_771"/>
        <w:id w:val="916305989"/>
      </w:sdtPr>
      <w:sdtContent>
        <w:p w14:paraId="0000024A" w14:textId="77777777" w:rsidR="00CF3663" w:rsidRDefault="00000000">
          <w:pPr>
            <w:spacing w:before="240"/>
            <w:ind w:firstLine="0"/>
            <w:rPr>
              <w:ins w:id="779" w:author="BHA Regulatory Affairs Unit" w:date="2026-07-29T16:06:00Z"/>
            </w:rPr>
          </w:pPr>
          <w:sdt>
            <w:sdtPr>
              <w:tag w:val="goog_rdk_770"/>
              <w:id w:val="-28519364"/>
            </w:sdtPr>
            <w:sdtContent>
              <w:ins w:id="780" w:author="BHA Regulatory Affairs Unit" w:date="2026-07-29T16:06:00Z">
                <w:r>
                  <w:t>“Residential Services” means the on-site service for individuals whose mental health and/or substance use disorder(s) and symptoms are severe enough to require a twenty-four (24) hour per day structured program and oversight, but do not require hospitalization. Residential services includes mental health transitional living homes, but do not include residential childcare facilities.</w:t>
                </w:r>
              </w:ins>
            </w:sdtContent>
          </w:sdt>
        </w:p>
      </w:sdtContent>
    </w:sdt>
    <w:sdt>
      <w:sdtPr>
        <w:tag w:val="goog_rdk_773"/>
        <w:id w:val="-491509314"/>
      </w:sdtPr>
      <w:sdtContent>
        <w:p w14:paraId="0000024B" w14:textId="77777777" w:rsidR="00CF3663" w:rsidRDefault="00000000">
          <w:pPr>
            <w:spacing w:before="240"/>
            <w:ind w:firstLine="0"/>
            <w:rPr>
              <w:ins w:id="781" w:author="BHA Regulatory Affairs Unit" w:date="2026-07-29T16:06:00Z"/>
            </w:rPr>
          </w:pPr>
          <w:sdt>
            <w:sdtPr>
              <w:tag w:val="goog_rdk_772"/>
              <w:id w:val="457356301"/>
            </w:sdtPr>
            <w:sdtContent>
              <w:ins w:id="782" w:author="BHA Regulatory Affairs Unit" w:date="2026-07-29T16:06:00Z">
                <w:r>
                  <w:t>“Restraint” has the same meaning described in Section 26-20-102(6), C.R.S.</w:t>
                </w:r>
              </w:ins>
            </w:sdtContent>
          </w:sdt>
        </w:p>
      </w:sdtContent>
    </w:sdt>
    <w:sdt>
      <w:sdtPr>
        <w:tag w:val="goog_rdk_775"/>
        <w:id w:val="-1092811629"/>
      </w:sdtPr>
      <w:sdtContent>
        <w:p w14:paraId="0000024C" w14:textId="77777777" w:rsidR="00CF3663" w:rsidRDefault="00000000">
          <w:pPr>
            <w:spacing w:before="240"/>
            <w:ind w:firstLine="0"/>
            <w:rPr>
              <w:ins w:id="783" w:author="BHA Regulatory Affairs Unit" w:date="2026-07-29T16:06:00Z"/>
            </w:rPr>
          </w:pPr>
          <w:sdt>
            <w:sdtPr>
              <w:tag w:val="goog_rdk_774"/>
              <w:id w:val="1328660581"/>
            </w:sdtPr>
            <w:sdtContent>
              <w:ins w:id="784" w:author="BHA Regulatory Affairs Unit" w:date="2026-07-29T16:06:00Z">
                <w:r>
                  <w:t>“Risk Assessment” means a systematic process of identifying, analyzing, and evaluating potential hazards and risks that could negatively impact an individual's safety, well-being, or recovery during a crisis situation. The risk assessment must account for an individual’s unique circumstances and context, identify specific risks and protective factors relevant to an individual, assess likelihood and potential impact of identified risks, determine appropriate interventions, and result in the development of a personalized risk management plan.</w:t>
                </w:r>
              </w:ins>
            </w:sdtContent>
          </w:sdt>
        </w:p>
      </w:sdtContent>
    </w:sdt>
    <w:sdt>
      <w:sdtPr>
        <w:tag w:val="goog_rdk_777"/>
        <w:id w:val="-2089376523"/>
      </w:sdtPr>
      <w:sdtContent>
        <w:p w14:paraId="0000024D" w14:textId="77777777" w:rsidR="00CF3663" w:rsidRDefault="00000000">
          <w:pPr>
            <w:spacing w:before="240"/>
            <w:ind w:firstLine="0"/>
            <w:rPr>
              <w:ins w:id="785" w:author="BHA Regulatory Affairs Unit" w:date="2026-07-29T16:06:00Z"/>
            </w:rPr>
          </w:pPr>
          <w:sdt>
            <w:sdtPr>
              <w:tag w:val="goog_rdk_776"/>
              <w:id w:val="107182913"/>
            </w:sdtPr>
            <w:sdtContent>
              <w:ins w:id="786" w:author="BHA Regulatory Affairs Unit" w:date="2026-07-29T16:06:00Z">
                <w:r>
                  <w:t>“Risk Factors” mean the characteristics at the biological, psychological, family, community, or cultural level that precede, and are associated with, a higher likelihood of negative outcomes. Risk factors on an individual level may include an individual’s genetic predisposition to addiction, exposure to alcohol, or other potentially harmful substance(s) prenatally.</w:t>
                </w:r>
              </w:ins>
            </w:sdtContent>
          </w:sdt>
        </w:p>
      </w:sdtContent>
    </w:sdt>
    <w:sdt>
      <w:sdtPr>
        <w:tag w:val="goog_rdk_779"/>
        <w:id w:val="-763284592"/>
      </w:sdtPr>
      <w:sdtContent>
        <w:p w14:paraId="0000024E" w14:textId="77777777" w:rsidR="00CF3663" w:rsidRDefault="00000000">
          <w:pPr>
            <w:spacing w:before="240"/>
            <w:ind w:firstLine="0"/>
            <w:rPr>
              <w:ins w:id="787" w:author="BHA Regulatory Affairs Unit" w:date="2026-07-29T16:06:00Z"/>
            </w:rPr>
          </w:pPr>
          <w:sdt>
            <w:sdtPr>
              <w:tag w:val="goog_rdk_778"/>
              <w:id w:val="-1844971479"/>
            </w:sdtPr>
            <w:sdtContent>
              <w:ins w:id="788" w:author="BHA Regulatory Affairs Unit" w:date="2026-07-29T16:06:00Z">
                <w:r>
                  <w:t>“Risk, Need, Responsivity,” or “RNR,” means the model of evaluating how to best engage an individual involved in the criminal justice system. It incorporates the following principles:</w:t>
                </w:r>
              </w:ins>
            </w:sdtContent>
          </w:sdt>
        </w:p>
      </w:sdtContent>
    </w:sdt>
    <w:sdt>
      <w:sdtPr>
        <w:tag w:val="goog_rdk_781"/>
        <w:id w:val="1534781130"/>
      </w:sdtPr>
      <w:sdtContent>
        <w:p w14:paraId="0000024F" w14:textId="77777777" w:rsidR="00CF3663" w:rsidRDefault="00000000">
          <w:pPr>
            <w:numPr>
              <w:ilvl w:val="0"/>
              <w:numId w:val="63"/>
            </w:numPr>
            <w:tabs>
              <w:tab w:val="left" w:pos="720"/>
              <w:tab w:val="left" w:pos="1440"/>
            </w:tabs>
            <w:spacing w:before="240"/>
            <w:rPr>
              <w:ins w:id="789" w:author="BHA Regulatory Affairs Unit" w:date="2026-07-29T16:06:00Z"/>
            </w:rPr>
          </w:pPr>
          <w:sdt>
            <w:sdtPr>
              <w:tag w:val="goog_rdk_780"/>
              <w:id w:val="-708964854"/>
            </w:sdtPr>
            <w:sdtContent>
              <w:ins w:id="790" w:author="BHA Regulatory Affairs Unit" w:date="2026-07-29T16:06:00Z">
                <w:r>
                  <w:t>Criminogenic risk: the likelihood that an individual will engage in future illegal behavior in the form of a new crime or failure to comply with conditions of probation or parole;</w:t>
                </w:r>
              </w:ins>
            </w:sdtContent>
          </w:sdt>
        </w:p>
      </w:sdtContent>
    </w:sdt>
    <w:sdt>
      <w:sdtPr>
        <w:tag w:val="goog_rdk_783"/>
        <w:id w:val="-142232454"/>
      </w:sdtPr>
      <w:sdtContent>
        <w:p w14:paraId="00000250" w14:textId="77777777" w:rsidR="00CF3663" w:rsidRDefault="00000000">
          <w:pPr>
            <w:numPr>
              <w:ilvl w:val="0"/>
              <w:numId w:val="63"/>
            </w:numPr>
            <w:tabs>
              <w:tab w:val="left" w:pos="720"/>
              <w:tab w:val="left" w:pos="1440"/>
            </w:tabs>
            <w:spacing w:before="240"/>
            <w:rPr>
              <w:ins w:id="791" w:author="BHA Regulatory Affairs Unit" w:date="2026-07-29T16:06:00Z"/>
            </w:rPr>
          </w:pPr>
          <w:sdt>
            <w:sdtPr>
              <w:tag w:val="goog_rdk_782"/>
              <w:id w:val="191178342"/>
            </w:sdtPr>
            <w:sdtContent>
              <w:ins w:id="792" w:author="BHA Regulatory Affairs Unit" w:date="2026-07-29T16:06:00Z">
                <w:r>
                  <w:t>Criminogenic need: dynamic risk factors that increase an individual’s likelihood to engage in future illegal behavior in the form of a new crime or failure to comply with conditions of probation or parole. This includes, but is not limited to, factors such as lack of employment or livable wages, or the presence of a substance use disorder. These factors are malleable and responsive to intervention; and</w:t>
                </w:r>
              </w:ins>
            </w:sdtContent>
          </w:sdt>
        </w:p>
      </w:sdtContent>
    </w:sdt>
    <w:sdt>
      <w:sdtPr>
        <w:tag w:val="goog_rdk_785"/>
        <w:id w:val="-165169899"/>
      </w:sdtPr>
      <w:sdtContent>
        <w:p w14:paraId="00000251" w14:textId="77777777" w:rsidR="00CF3663" w:rsidRDefault="00000000">
          <w:pPr>
            <w:numPr>
              <w:ilvl w:val="0"/>
              <w:numId w:val="63"/>
            </w:numPr>
            <w:tabs>
              <w:tab w:val="left" w:pos="720"/>
              <w:tab w:val="left" w:pos="1440"/>
            </w:tabs>
            <w:spacing w:before="240"/>
            <w:rPr>
              <w:ins w:id="793" w:author="BHA Regulatory Affairs Unit" w:date="2026-07-29T16:06:00Z"/>
            </w:rPr>
          </w:pPr>
          <w:sdt>
            <w:sdtPr>
              <w:tag w:val="goog_rdk_784"/>
              <w:id w:val="-1156959261"/>
            </w:sdtPr>
            <w:sdtContent>
              <w:ins w:id="794" w:author="BHA Regulatory Affairs Unit" w:date="2026-07-29T16:06:00Z">
                <w:r>
                  <w:t>Responsivity: maximizing the potential success of treatment intervention by tailoring the intervention to the learning style, secondary needs, motivation, and strengths of an individual.</w:t>
                </w:r>
              </w:ins>
            </w:sdtContent>
          </w:sdt>
        </w:p>
      </w:sdtContent>
    </w:sdt>
    <w:sdt>
      <w:sdtPr>
        <w:tag w:val="goog_rdk_787"/>
        <w:id w:val="1539728001"/>
      </w:sdtPr>
      <w:sdtContent>
        <w:p w14:paraId="00000252" w14:textId="77777777" w:rsidR="00CF3663" w:rsidRDefault="00000000">
          <w:pPr>
            <w:spacing w:before="240"/>
            <w:ind w:firstLine="0"/>
            <w:rPr>
              <w:ins w:id="795" w:author="BHA Regulatory Affairs Unit" w:date="2026-07-29T16:06:00Z"/>
            </w:rPr>
          </w:pPr>
          <w:sdt>
            <w:sdtPr>
              <w:tag w:val="goog_rdk_786"/>
              <w:id w:val="830582808"/>
            </w:sdtPr>
            <w:sdtContent>
              <w:ins w:id="796" w:author="BHA Regulatory Affairs Unit" w:date="2026-07-29T16:06:00Z">
                <w:r>
                  <w:t>“Safety” means a state of low-risk to the life, well-being, and physical integrity of an individual or others.</w:t>
                </w:r>
              </w:ins>
            </w:sdtContent>
          </w:sdt>
        </w:p>
      </w:sdtContent>
    </w:sdt>
    <w:sdt>
      <w:sdtPr>
        <w:tag w:val="goog_rdk_789"/>
        <w:id w:val="-1198637586"/>
      </w:sdtPr>
      <w:sdtContent>
        <w:p w14:paraId="00000253" w14:textId="77777777" w:rsidR="00CF3663" w:rsidRDefault="00000000">
          <w:pPr>
            <w:spacing w:before="240"/>
            <w:ind w:firstLine="0"/>
            <w:rPr>
              <w:ins w:id="797" w:author="BHA Regulatory Affairs Unit" w:date="2026-07-29T16:06:00Z"/>
            </w:rPr>
          </w:pPr>
          <w:sdt>
            <w:sdtPr>
              <w:tag w:val="goog_rdk_788"/>
              <w:id w:val="-895985499"/>
            </w:sdtPr>
            <w:sdtContent>
              <w:ins w:id="798" w:author="BHA Regulatory Affairs Unit" w:date="2026-07-29T16:06:00Z">
                <w:r>
                  <w:t>“Safety Plan” means a collaboratively created, written document aimed to mitigate an individual’s risk of harm to self or others.</w:t>
                </w:r>
              </w:ins>
            </w:sdtContent>
          </w:sdt>
        </w:p>
      </w:sdtContent>
    </w:sdt>
    <w:sdt>
      <w:sdtPr>
        <w:tag w:val="goog_rdk_791"/>
        <w:id w:val="-1863792719"/>
      </w:sdtPr>
      <w:sdtContent>
        <w:p w14:paraId="00000254" w14:textId="77777777" w:rsidR="00CF3663" w:rsidRDefault="00000000">
          <w:pPr>
            <w:spacing w:before="240"/>
            <w:ind w:firstLine="0"/>
            <w:rPr>
              <w:ins w:id="799" w:author="BHA Regulatory Affairs Unit" w:date="2026-07-29T16:06:00Z"/>
            </w:rPr>
          </w:pPr>
          <w:sdt>
            <w:sdtPr>
              <w:tag w:val="goog_rdk_790"/>
              <w:id w:val="1378311110"/>
            </w:sdtPr>
            <w:sdtContent>
              <w:ins w:id="800" w:author="BHA Regulatory Affairs Unit" w:date="2026-07-29T16:06:00Z">
                <w:r>
                  <w:t>“Safety Planning” means a brief, collaborative intervention between personnel and an individual, who is at risk of harm, that aims to mitigate acute risk through the identification of ways to mitigate such risk, such as coping strategies and engagement with other resources, treatment, and/or engagement with harm reduction services.</w:t>
                </w:r>
              </w:ins>
            </w:sdtContent>
          </w:sdt>
        </w:p>
      </w:sdtContent>
    </w:sdt>
    <w:sdt>
      <w:sdtPr>
        <w:tag w:val="goog_rdk_793"/>
        <w:id w:val="1839866243"/>
      </w:sdtPr>
      <w:sdtContent>
        <w:p w14:paraId="00000255" w14:textId="77777777" w:rsidR="00CF3663" w:rsidRDefault="00000000">
          <w:pPr>
            <w:spacing w:before="240"/>
            <w:ind w:firstLine="0"/>
            <w:rPr>
              <w:ins w:id="801" w:author="BHA Regulatory Affairs Unit" w:date="2026-07-29T16:06:00Z"/>
            </w:rPr>
          </w:pPr>
          <w:sdt>
            <w:sdtPr>
              <w:tag w:val="goog_rdk_792"/>
              <w:id w:val="1260245994"/>
            </w:sdtPr>
            <w:sdtContent>
              <w:ins w:id="802" w:author="BHA Regulatory Affairs Unit" w:date="2026-07-29T16:06:00Z">
                <w:r>
                  <w:t>“SAMHSA” means the Substance Abuse and Mental Health Services Administration overseen by the United States Department of Health and Human Services.</w:t>
                </w:r>
              </w:ins>
            </w:sdtContent>
          </w:sdt>
        </w:p>
      </w:sdtContent>
    </w:sdt>
    <w:sdt>
      <w:sdtPr>
        <w:tag w:val="goog_rdk_795"/>
        <w:id w:val="1547024423"/>
      </w:sdtPr>
      <w:sdtContent>
        <w:p w14:paraId="00000256" w14:textId="77777777" w:rsidR="00CF3663" w:rsidRDefault="00000000">
          <w:pPr>
            <w:spacing w:before="240"/>
            <w:ind w:firstLine="0"/>
            <w:rPr>
              <w:ins w:id="803" w:author="BHA Regulatory Affairs Unit" w:date="2026-07-29T16:06:00Z"/>
            </w:rPr>
          </w:pPr>
          <w:sdt>
            <w:sdtPr>
              <w:tag w:val="goog_rdk_794"/>
              <w:id w:val="-1244180583"/>
            </w:sdtPr>
            <w:sdtContent>
              <w:ins w:id="804" w:author="BHA Regulatory Affairs Unit" w:date="2026-07-29T16:06:00Z">
                <w:r>
                  <w:t>“Screening” means a brief process used to identify current behavioral health or health needs and is typically documented through the use of a standardized instrument. Screening is used to determine the need for further assessment, referral, or immediate intervention services.</w:t>
                </w:r>
              </w:ins>
            </w:sdtContent>
          </w:sdt>
        </w:p>
      </w:sdtContent>
    </w:sdt>
    <w:sdt>
      <w:sdtPr>
        <w:tag w:val="goog_rdk_797"/>
        <w:id w:val="-348581228"/>
      </w:sdtPr>
      <w:sdtContent>
        <w:p w14:paraId="00000257" w14:textId="77777777" w:rsidR="00CF3663" w:rsidRDefault="00000000">
          <w:pPr>
            <w:spacing w:before="240"/>
            <w:ind w:firstLine="0"/>
            <w:rPr>
              <w:ins w:id="805" w:author="BHA Regulatory Affairs Unit" w:date="2026-07-29T16:06:00Z"/>
            </w:rPr>
          </w:pPr>
          <w:sdt>
            <w:sdtPr>
              <w:tag w:val="goog_rdk_796"/>
              <w:id w:val="-1366827221"/>
            </w:sdtPr>
            <w:sdtContent>
              <w:ins w:id="806" w:author="BHA Regulatory Affairs Unit" w:date="2026-07-29T16:06:00Z">
                <w:r>
                  <w:t>“Seclusion” has the same meaning described in Section 26-20-102(7), C.R.S.</w:t>
                </w:r>
              </w:ins>
            </w:sdtContent>
          </w:sdt>
        </w:p>
      </w:sdtContent>
    </w:sdt>
    <w:sdt>
      <w:sdtPr>
        <w:tag w:val="goog_rdk_799"/>
        <w:id w:val="-316157400"/>
      </w:sdtPr>
      <w:sdtContent>
        <w:p w14:paraId="00000258" w14:textId="77777777" w:rsidR="00CF3663" w:rsidRDefault="00000000">
          <w:pPr>
            <w:spacing w:before="240"/>
            <w:ind w:firstLine="0"/>
            <w:rPr>
              <w:ins w:id="807" w:author="BHA Regulatory Affairs Unit" w:date="2026-07-29T16:06:00Z"/>
            </w:rPr>
          </w:pPr>
          <w:sdt>
            <w:sdtPr>
              <w:tag w:val="goog_rdk_798"/>
              <w:id w:val="486223102"/>
            </w:sdtPr>
            <w:sdtContent>
              <w:ins w:id="808" w:author="BHA Regulatory Affairs Unit" w:date="2026-07-29T16:06:00Z">
                <w:r>
                  <w:t>“Secure Setting” means a treatment facility serving individuals who are in need of continuous, close supervision and support provided by trained behavioral health personnel, where entrances, exits, and windows are controlled and/or monitored and/or with locking mechanisms. An egress is inaccessible to individuals who are receiving the service at this facility to prevent individuals from leaving the premises without the authorized support of personnel.</w:t>
                </w:r>
              </w:ins>
            </w:sdtContent>
          </w:sdt>
        </w:p>
      </w:sdtContent>
    </w:sdt>
    <w:sdt>
      <w:sdtPr>
        <w:tag w:val="goog_rdk_801"/>
        <w:id w:val="1940535478"/>
      </w:sdtPr>
      <w:sdtContent>
        <w:p w14:paraId="00000259" w14:textId="77777777" w:rsidR="00CF3663" w:rsidRDefault="00000000">
          <w:pPr>
            <w:spacing w:before="240"/>
            <w:ind w:firstLine="0"/>
            <w:rPr>
              <w:ins w:id="809" w:author="BHA Regulatory Affairs Unit" w:date="2026-07-29T16:06:00Z"/>
            </w:rPr>
          </w:pPr>
          <w:sdt>
            <w:sdtPr>
              <w:tag w:val="goog_rdk_800"/>
              <w:id w:val="1407888152"/>
            </w:sdtPr>
            <w:sdtContent>
              <w:ins w:id="810" w:author="BHA Regulatory Affairs Unit" w:date="2026-07-29T16:06:00Z">
                <w:r>
                  <w:t>“Self-Administration” means the ability of a person to take medication independently without assistance in administration from another person.</w:t>
                </w:r>
              </w:ins>
            </w:sdtContent>
          </w:sdt>
        </w:p>
      </w:sdtContent>
    </w:sdt>
    <w:sdt>
      <w:sdtPr>
        <w:tag w:val="goog_rdk_803"/>
        <w:id w:val="-1542607593"/>
      </w:sdtPr>
      <w:sdtContent>
        <w:p w14:paraId="0000025A" w14:textId="77777777" w:rsidR="00CF3663" w:rsidRDefault="00000000">
          <w:pPr>
            <w:spacing w:before="240"/>
            <w:ind w:firstLine="0"/>
            <w:rPr>
              <w:ins w:id="811" w:author="BHA Regulatory Affairs Unit" w:date="2026-07-29T16:06:00Z"/>
            </w:rPr>
          </w:pPr>
          <w:sdt>
            <w:sdtPr>
              <w:tag w:val="goog_rdk_802"/>
              <w:id w:val="-1855235496"/>
            </w:sdtPr>
            <w:sdtContent>
              <w:ins w:id="812" w:author="BHA Regulatory Affairs Unit" w:date="2026-07-29T16:06:00Z">
                <w:r>
                  <w:t>“Sequential Intercept Model (SIM)” means the model of how individuals with behavioral health disorders encounter, and move through, the criminal justice system.</w:t>
                </w:r>
              </w:ins>
            </w:sdtContent>
          </w:sdt>
        </w:p>
      </w:sdtContent>
    </w:sdt>
    <w:sdt>
      <w:sdtPr>
        <w:tag w:val="goog_rdk_805"/>
        <w:id w:val="359514133"/>
      </w:sdtPr>
      <w:sdtContent>
        <w:p w14:paraId="0000025B" w14:textId="77777777" w:rsidR="00CF3663" w:rsidRDefault="00000000">
          <w:pPr>
            <w:spacing w:before="240"/>
            <w:ind w:firstLine="0"/>
            <w:rPr>
              <w:ins w:id="813" w:author="BHA Regulatory Affairs Unit" w:date="2026-07-29T16:06:00Z"/>
            </w:rPr>
          </w:pPr>
          <w:sdt>
            <w:sdtPr>
              <w:tag w:val="goog_rdk_804"/>
              <w:id w:val="1046888474"/>
            </w:sdtPr>
            <w:sdtContent>
              <w:ins w:id="814" w:author="BHA Regulatory Affairs Unit" w:date="2026-07-29T16:06:00Z">
                <w:r>
                  <w:t>“Service Plan” means a written description of the services to be provided by an agency to meet an individual's treatment needs.</w:t>
                </w:r>
              </w:ins>
            </w:sdtContent>
          </w:sdt>
        </w:p>
      </w:sdtContent>
    </w:sdt>
    <w:sdt>
      <w:sdtPr>
        <w:tag w:val="goog_rdk_807"/>
        <w:id w:val="-106641491"/>
      </w:sdtPr>
      <w:sdtContent>
        <w:p w14:paraId="0000025C" w14:textId="77777777" w:rsidR="00CF3663" w:rsidRDefault="00000000">
          <w:pPr>
            <w:spacing w:before="240"/>
            <w:ind w:firstLine="0"/>
            <w:rPr>
              <w:ins w:id="815" w:author="BHA Regulatory Affairs Unit" w:date="2026-07-29T16:06:00Z"/>
            </w:rPr>
          </w:pPr>
          <w:sdt>
            <w:sdtPr>
              <w:tag w:val="goog_rdk_806"/>
              <w:id w:val="1043776766"/>
            </w:sdtPr>
            <w:sdtContent>
              <w:ins w:id="816" w:author="BHA Regulatory Affairs Unit" w:date="2026-07-29T16:06:00Z">
                <w:r>
                  <w:t>“Session” means a face-to-face, telehealth, or audio-only interaction of the individual and personnel. Session may include but is not limited to individual therapy, group therapy, medication-assisted treatment education and/or monitoring, family therapy, peer professional services, educational/occupational groups, recreational therapy, intake, discharge, service planning, and other therapies.</w:t>
                </w:r>
              </w:ins>
            </w:sdtContent>
          </w:sdt>
        </w:p>
      </w:sdtContent>
    </w:sdt>
    <w:sdt>
      <w:sdtPr>
        <w:tag w:val="goog_rdk_809"/>
        <w:id w:val="-851360566"/>
      </w:sdtPr>
      <w:sdtContent>
        <w:p w14:paraId="0000025D" w14:textId="77777777" w:rsidR="00CF3663" w:rsidRDefault="00000000">
          <w:pPr>
            <w:spacing w:before="240"/>
            <w:ind w:firstLine="0"/>
            <w:rPr>
              <w:ins w:id="817" w:author="BHA Regulatory Affairs Unit" w:date="2026-07-29T16:06:00Z"/>
            </w:rPr>
          </w:pPr>
          <w:sdt>
            <w:sdtPr>
              <w:tag w:val="goog_rdk_808"/>
              <w:id w:val="-1586818098"/>
            </w:sdtPr>
            <w:sdtContent>
              <w:ins w:id="818" w:author="BHA Regulatory Affairs Unit" w:date="2026-07-29T16:06:00Z">
                <w:r>
                  <w:t>“Social Determinants of Health” refers to the conditions in which individuals are born, grow, live, work, and age. They include factors such as socioeconomic status, education, neighborhood and physical environment, employment, and social support networks, as well as access to health care.</w:t>
                </w:r>
              </w:ins>
            </w:sdtContent>
          </w:sdt>
        </w:p>
      </w:sdtContent>
    </w:sdt>
    <w:sdt>
      <w:sdtPr>
        <w:tag w:val="goog_rdk_811"/>
        <w:id w:val="-45844088"/>
      </w:sdtPr>
      <w:sdtContent>
        <w:p w14:paraId="0000025E" w14:textId="77777777" w:rsidR="00CF3663" w:rsidRDefault="00000000">
          <w:pPr>
            <w:spacing w:before="240"/>
            <w:ind w:firstLine="0"/>
            <w:rPr>
              <w:ins w:id="819" w:author="BHA Regulatory Affairs Unit" w:date="2026-07-29T16:06:00Z"/>
            </w:rPr>
          </w:pPr>
          <w:sdt>
            <w:sdtPr>
              <w:tag w:val="goog_rdk_810"/>
              <w:id w:val="-106519245"/>
            </w:sdtPr>
            <w:sdtContent>
              <w:ins w:id="820" w:author="BHA Regulatory Affairs Unit" w:date="2026-07-29T16:06:00Z">
                <w:r>
                  <w:t>“Step-Down Services” means the structured transition of an individual from a higher, more intense level of care to a lower, less intensive level of care as they stabilize and progress their behavioral health recovery.</w:t>
                </w:r>
              </w:ins>
            </w:sdtContent>
          </w:sdt>
        </w:p>
      </w:sdtContent>
    </w:sdt>
    <w:sdt>
      <w:sdtPr>
        <w:tag w:val="goog_rdk_813"/>
        <w:id w:val="708183269"/>
      </w:sdtPr>
      <w:sdtContent>
        <w:p w14:paraId="0000025F" w14:textId="77777777" w:rsidR="00CF3663" w:rsidRDefault="00000000">
          <w:pPr>
            <w:spacing w:before="240"/>
            <w:ind w:firstLine="0"/>
            <w:rPr>
              <w:ins w:id="821" w:author="BHA Regulatory Affairs Unit" w:date="2026-07-29T16:06:00Z"/>
            </w:rPr>
          </w:pPr>
          <w:sdt>
            <w:sdtPr>
              <w:tag w:val="goog_rdk_812"/>
              <w:id w:val="-429620777"/>
            </w:sdtPr>
            <w:sdtContent>
              <w:ins w:id="822" w:author="BHA Regulatory Affairs Unit" w:date="2026-07-29T16:06:00Z">
                <w:r>
                  <w:t>“Stock Medication” means medication that is not labeled for, or intended for, use by a specific individual when it leaves the pharmacy but is intended to be stored and ultimately administered by a licensed health care professional in accordance with applicable laws and regulations.</w:t>
                </w:r>
              </w:ins>
            </w:sdtContent>
          </w:sdt>
        </w:p>
      </w:sdtContent>
    </w:sdt>
    <w:sdt>
      <w:sdtPr>
        <w:tag w:val="goog_rdk_815"/>
        <w:id w:val="2035187352"/>
      </w:sdtPr>
      <w:sdtContent>
        <w:p w14:paraId="00000260" w14:textId="77777777" w:rsidR="00CF3663" w:rsidRDefault="00000000">
          <w:pPr>
            <w:spacing w:before="240"/>
            <w:ind w:firstLine="0"/>
            <w:rPr>
              <w:ins w:id="823" w:author="BHA Regulatory Affairs Unit" w:date="2026-07-29T16:06:00Z"/>
            </w:rPr>
          </w:pPr>
          <w:sdt>
            <w:sdtPr>
              <w:tag w:val="goog_rdk_814"/>
              <w:id w:val="-1640819150"/>
            </w:sdtPr>
            <w:sdtContent>
              <w:ins w:id="824" w:author="BHA Regulatory Affairs Unit" w:date="2026-07-29T16:06:00Z">
                <w:r>
                  <w:t>“Street Medicine” means a behavioral healthcare delivery approach that aims to meet the needs of individuals experiencing homelessness or housing insecurities by delivering medical, behavioral health, and social support in their lived environment.</w:t>
                </w:r>
              </w:ins>
            </w:sdtContent>
          </w:sdt>
        </w:p>
      </w:sdtContent>
    </w:sdt>
    <w:sdt>
      <w:sdtPr>
        <w:tag w:val="goog_rdk_817"/>
        <w:id w:val="358220044"/>
      </w:sdtPr>
      <w:sdtContent>
        <w:p w14:paraId="00000261" w14:textId="77777777" w:rsidR="00CF3663" w:rsidRDefault="00000000">
          <w:pPr>
            <w:spacing w:before="240"/>
            <w:ind w:firstLine="0"/>
            <w:rPr>
              <w:ins w:id="825" w:author="BHA Regulatory Affairs Unit" w:date="2026-07-29T16:06:00Z"/>
            </w:rPr>
          </w:pPr>
          <w:sdt>
            <w:sdtPr>
              <w:tag w:val="goog_rdk_816"/>
              <w:id w:val="884445626"/>
            </w:sdtPr>
            <w:sdtContent>
              <w:ins w:id="826" w:author="BHA Regulatory Affairs Unit" w:date="2026-07-29T16:06:00Z">
                <w:r>
                  <w:t>“Sub-Endorsement” means a secondary endorsement for a specific type of service within the broader category of an endorsement.</w:t>
                </w:r>
              </w:ins>
            </w:sdtContent>
          </w:sdt>
        </w:p>
      </w:sdtContent>
    </w:sdt>
    <w:sdt>
      <w:sdtPr>
        <w:tag w:val="goog_rdk_819"/>
        <w:id w:val="-513483204"/>
      </w:sdtPr>
      <w:sdtContent>
        <w:p w14:paraId="00000262" w14:textId="77777777" w:rsidR="00CF3663" w:rsidRDefault="00000000">
          <w:pPr>
            <w:spacing w:before="240"/>
            <w:ind w:firstLine="0"/>
            <w:rPr>
              <w:ins w:id="827" w:author="BHA Regulatory Affairs Unit" w:date="2026-07-29T16:06:00Z"/>
            </w:rPr>
          </w:pPr>
          <w:sdt>
            <w:sdtPr>
              <w:tag w:val="goog_rdk_818"/>
              <w:id w:val="918783681"/>
            </w:sdtPr>
            <w:sdtContent>
              <w:ins w:id="828" w:author="BHA Regulatory Affairs Unit" w:date="2026-07-29T16:06:00Z">
                <w:r>
                  <w:t>"Substance Use Disorder" has the same meaning provided in Section 27-50-101(20), C.R.S.</w:t>
                </w:r>
              </w:ins>
            </w:sdtContent>
          </w:sdt>
        </w:p>
      </w:sdtContent>
    </w:sdt>
    <w:sdt>
      <w:sdtPr>
        <w:tag w:val="goog_rdk_821"/>
        <w:id w:val="-832208506"/>
      </w:sdtPr>
      <w:sdtContent>
        <w:p w14:paraId="00000263" w14:textId="77777777" w:rsidR="00CF3663" w:rsidRDefault="00000000">
          <w:pPr>
            <w:spacing w:before="240"/>
            <w:ind w:firstLine="0"/>
            <w:rPr>
              <w:ins w:id="829" w:author="BHA Regulatory Affairs Unit" w:date="2026-07-29T16:06:00Z"/>
            </w:rPr>
          </w:pPr>
          <w:sdt>
            <w:sdtPr>
              <w:tag w:val="goog_rdk_820"/>
              <w:id w:val="-1988577248"/>
            </w:sdtPr>
            <w:sdtContent>
              <w:ins w:id="830" w:author="BHA Regulatory Affairs Unit" w:date="2026-07-29T16:06:00Z">
                <w:r>
                  <w:t>“Supervising Entity” means the official employed by probation, parole, or other representative of the criminal justice system who is responsible for oversight and supervision of an individual. Other representatives may include, but are not limited to, direct employees or contractors of the Department of Corrections, the Division of Criminal Justice, the Judicial Department, or the Department of Human Services. The supervising entity is often responsible for referring individuals into specific education and/or treatment services and reporting compliance with terms of supervision to the courts.</w:t>
                </w:r>
              </w:ins>
            </w:sdtContent>
          </w:sdt>
        </w:p>
      </w:sdtContent>
    </w:sdt>
    <w:sdt>
      <w:sdtPr>
        <w:tag w:val="goog_rdk_823"/>
        <w:id w:val="1268465906"/>
      </w:sdtPr>
      <w:sdtContent>
        <w:p w14:paraId="00000264" w14:textId="77777777" w:rsidR="00CF3663" w:rsidRDefault="00000000">
          <w:pPr>
            <w:spacing w:before="240"/>
            <w:ind w:firstLine="0"/>
            <w:rPr>
              <w:ins w:id="831" w:author="BHA Regulatory Affairs Unit" w:date="2026-07-29T16:06:00Z"/>
            </w:rPr>
          </w:pPr>
          <w:sdt>
            <w:sdtPr>
              <w:tag w:val="goog_rdk_822"/>
              <w:id w:val="1835554097"/>
            </w:sdtPr>
            <w:sdtContent>
              <w:ins w:id="832" w:author="BHA Regulatory Affairs Unit" w:date="2026-07-29T16:06:00Z">
                <w:r>
                  <w:t xml:space="preserve">“Telehealth” means delivery of services through telecommunications systems that are compliant with all federal and state protections of individual privacy, to facilitate individual assessment, diagnosis, consultation, treatment, and/or service planning/case </w:t>
                </w:r>
                <w:r>
                  <w:lastRenderedPageBreak/>
                  <w:t>management when an individual and the person providing services are not in the same physical location. Telecommunications systems used to provide telehealth include information, electronic, and communication technologies. Telehealth may include audio-only methods in accordance with state and federal regulation, unless noted otherwise.</w:t>
                </w:r>
              </w:ins>
            </w:sdtContent>
          </w:sdt>
        </w:p>
      </w:sdtContent>
    </w:sdt>
    <w:sdt>
      <w:sdtPr>
        <w:tag w:val="goog_rdk_825"/>
        <w:id w:val="953327401"/>
      </w:sdtPr>
      <w:sdtContent>
        <w:p w14:paraId="00000265" w14:textId="77777777" w:rsidR="00CF3663" w:rsidRDefault="00000000">
          <w:pPr>
            <w:spacing w:before="240"/>
            <w:ind w:firstLine="0"/>
            <w:rPr>
              <w:ins w:id="833" w:author="BHA Regulatory Affairs Unit" w:date="2026-07-29T16:06:00Z"/>
            </w:rPr>
          </w:pPr>
          <w:sdt>
            <w:sdtPr>
              <w:tag w:val="goog_rdk_824"/>
              <w:id w:val="-1166311884"/>
            </w:sdtPr>
            <w:sdtContent>
              <w:ins w:id="834" w:author="BHA Regulatory Affairs Unit" w:date="2026-07-29T16:06:00Z">
                <w:r>
                  <w:t>“Telemedicine” means the delivery of medical services through technologies that are used in a manner that is compliant with the federal ‘health insurance portability and accountability act of 1996’ as amended, including information, electronic, and communication technologies, remote monitoring technologies, and store-and-forward transfers to facilitate the assessment, diagnosis, consultation, or treatment of a patient while an individual is located at an originating site, and the person who provides the services is located at a different site, as defined in Section 12-240-104(10), C.R.S.</w:t>
                </w:r>
              </w:ins>
            </w:sdtContent>
          </w:sdt>
        </w:p>
      </w:sdtContent>
    </w:sdt>
    <w:sdt>
      <w:sdtPr>
        <w:tag w:val="goog_rdk_827"/>
        <w:id w:val="2042363438"/>
      </w:sdtPr>
      <w:sdtContent>
        <w:p w14:paraId="00000266" w14:textId="77777777" w:rsidR="00CF3663" w:rsidRDefault="00000000">
          <w:pPr>
            <w:spacing w:before="240"/>
            <w:ind w:firstLine="0"/>
            <w:rPr>
              <w:ins w:id="835" w:author="BHA Regulatory Affairs Unit" w:date="2026-07-29T16:06:00Z"/>
            </w:rPr>
          </w:pPr>
          <w:sdt>
            <w:sdtPr>
              <w:tag w:val="goog_rdk_826"/>
              <w:id w:val="-235332679"/>
            </w:sdtPr>
            <w:sdtContent>
              <w:ins w:id="836" w:author="BHA Regulatory Affairs Unit" w:date="2026-07-29T16:06:00Z">
                <w:r>
                  <w:t>“Tiered Inspection” means an on-site re-licensure survey that has a reduced scope and reviews fewer items for compliance with applicable state regulations than a full re-licensure survey.</w:t>
                </w:r>
              </w:ins>
            </w:sdtContent>
          </w:sdt>
        </w:p>
      </w:sdtContent>
    </w:sdt>
    <w:sdt>
      <w:sdtPr>
        <w:tag w:val="goog_rdk_829"/>
        <w:id w:val="-208353604"/>
      </w:sdtPr>
      <w:sdtContent>
        <w:p w14:paraId="00000267" w14:textId="77777777" w:rsidR="00CF3663" w:rsidRDefault="00000000">
          <w:pPr>
            <w:spacing w:before="240"/>
            <w:ind w:firstLine="0"/>
            <w:rPr>
              <w:ins w:id="837" w:author="BHA Regulatory Affairs Unit" w:date="2026-07-29T16:06:00Z"/>
            </w:rPr>
          </w:pPr>
          <w:sdt>
            <w:sdtPr>
              <w:tag w:val="goog_rdk_828"/>
              <w:id w:val="-290768407"/>
            </w:sdtPr>
            <w:sdtContent>
              <w:ins w:id="838" w:author="BHA Regulatory Affairs Unit" w:date="2026-07-29T16:06:00Z">
                <w:r>
                  <w:t>“Timely” means clinical and/or medical services that are administered or referred within a timeframe determined by the provider's professional judgment, operating within their training and scope of practice. This definition applies, unless a different timeframe is explicitly stated in the relevant Chapter(s), endorsement, or credential.</w:t>
                </w:r>
              </w:ins>
            </w:sdtContent>
          </w:sdt>
        </w:p>
      </w:sdtContent>
    </w:sdt>
    <w:sdt>
      <w:sdtPr>
        <w:tag w:val="goog_rdk_831"/>
        <w:id w:val="1242000804"/>
      </w:sdtPr>
      <w:sdtContent>
        <w:p w14:paraId="00000268" w14:textId="77777777" w:rsidR="00CF3663" w:rsidRDefault="00000000">
          <w:pPr>
            <w:numPr>
              <w:ilvl w:val="0"/>
              <w:numId w:val="139"/>
            </w:numPr>
            <w:tabs>
              <w:tab w:val="left" w:pos="720"/>
              <w:tab w:val="left" w:pos="1440"/>
            </w:tabs>
            <w:spacing w:before="240"/>
            <w:rPr>
              <w:ins w:id="839" w:author="BHA Regulatory Affairs Unit" w:date="2026-07-29T16:06:00Z"/>
            </w:rPr>
          </w:pPr>
          <w:sdt>
            <w:sdtPr>
              <w:tag w:val="goog_rdk_830"/>
              <w:id w:val="-1813151483"/>
            </w:sdtPr>
            <w:sdtContent>
              <w:ins w:id="840" w:author="BHA Regulatory Affairs Unit" w:date="2026-07-29T16:06:00Z">
                <w:r>
                  <w:t>For the purposes of Chapter 1 and Chapter 11 of these Rules, “timely” means the submission of required paperwork for the purposes of regulatory oversight and/or court processes.</w:t>
                </w:r>
              </w:ins>
            </w:sdtContent>
          </w:sdt>
        </w:p>
      </w:sdtContent>
    </w:sdt>
    <w:sdt>
      <w:sdtPr>
        <w:tag w:val="goog_rdk_833"/>
        <w:id w:val="260201629"/>
      </w:sdtPr>
      <w:sdtContent>
        <w:p w14:paraId="00000269" w14:textId="77777777" w:rsidR="00CF3663" w:rsidRDefault="00000000">
          <w:pPr>
            <w:spacing w:before="240"/>
            <w:ind w:firstLine="0"/>
            <w:rPr>
              <w:ins w:id="841" w:author="BHA Regulatory Affairs Unit" w:date="2026-07-29T16:06:00Z"/>
            </w:rPr>
          </w:pPr>
          <w:sdt>
            <w:sdtPr>
              <w:tag w:val="goog_rdk_832"/>
              <w:id w:val="-432781634"/>
            </w:sdtPr>
            <w:sdtContent>
              <w:ins w:id="842" w:author="BHA Regulatory Affairs Unit" w:date="2026-07-29T16:06:00Z">
                <w:r>
                  <w:t>“Transfer” means being able to move from one (1) body position to another. This includes, but is not limited to, moving from a bed to a chair or standing up from a chair to grasp adaptive equipment.</w:t>
                </w:r>
              </w:ins>
            </w:sdtContent>
          </w:sdt>
        </w:p>
      </w:sdtContent>
    </w:sdt>
    <w:sdt>
      <w:sdtPr>
        <w:tag w:val="goog_rdk_835"/>
        <w:id w:val="1003374799"/>
      </w:sdtPr>
      <w:sdtContent>
        <w:p w14:paraId="0000026A" w14:textId="77777777" w:rsidR="00CF3663" w:rsidRDefault="00000000">
          <w:pPr>
            <w:spacing w:before="240"/>
            <w:ind w:firstLine="0"/>
            <w:rPr>
              <w:ins w:id="843" w:author="BHA Regulatory Affairs Unit" w:date="2026-07-29T16:06:00Z"/>
            </w:rPr>
          </w:pPr>
          <w:sdt>
            <w:sdtPr>
              <w:tag w:val="goog_rdk_834"/>
              <w:id w:val="1084003286"/>
            </w:sdtPr>
            <w:sdtContent>
              <w:ins w:id="844" w:author="BHA Regulatory Affairs Unit" w:date="2026-07-29T16:06:00Z">
                <w:r>
                  <w:t>A.</w:t>
                </w:r>
                <w:r>
                  <w:tab/>
                  <w:t>For the purpose of Chapter 13 of these Rules, “transfer” has an alternate meaning as defined in Part 13.5.1 of these Rules.</w:t>
                </w:r>
              </w:ins>
            </w:sdtContent>
          </w:sdt>
        </w:p>
      </w:sdtContent>
    </w:sdt>
    <w:sdt>
      <w:sdtPr>
        <w:tag w:val="goog_rdk_837"/>
        <w:id w:val="1605038270"/>
      </w:sdtPr>
      <w:sdtContent>
        <w:p w14:paraId="0000026B" w14:textId="77777777" w:rsidR="00CF3663" w:rsidRDefault="00000000">
          <w:pPr>
            <w:spacing w:before="240"/>
            <w:ind w:firstLine="0"/>
            <w:rPr>
              <w:ins w:id="845" w:author="BHA Regulatory Affairs Unit" w:date="2026-07-29T16:06:00Z"/>
            </w:rPr>
          </w:pPr>
          <w:sdt>
            <w:sdtPr>
              <w:tag w:val="goog_rdk_836"/>
              <w:id w:val="237594183"/>
            </w:sdtPr>
            <w:sdtContent>
              <w:ins w:id="846" w:author="BHA Regulatory Affairs Unit" w:date="2026-07-29T16:06:00Z">
                <w:r>
                  <w:t>“Transitional Measures” means physical guidance, prompting techniques of short duration, or an initial temporary approved physical positioning of an individual at the onset or in response to a re-escalation during a physical management, for the purpose of quickly and effectively gaining physical control of that individual to prevent harm to self or others.</w:t>
                </w:r>
              </w:ins>
            </w:sdtContent>
          </w:sdt>
        </w:p>
      </w:sdtContent>
    </w:sdt>
    <w:sdt>
      <w:sdtPr>
        <w:tag w:val="goog_rdk_839"/>
        <w:id w:val="1278093928"/>
      </w:sdtPr>
      <w:sdtContent>
        <w:p w14:paraId="0000026C" w14:textId="77777777" w:rsidR="00CF3663" w:rsidRDefault="00000000">
          <w:pPr>
            <w:spacing w:before="240"/>
            <w:ind w:firstLine="0"/>
            <w:rPr>
              <w:ins w:id="847" w:author="BHA Regulatory Affairs Unit" w:date="2026-07-29T16:06:00Z"/>
            </w:rPr>
          </w:pPr>
          <w:sdt>
            <w:sdtPr>
              <w:tag w:val="goog_rdk_838"/>
              <w:id w:val="-1190068983"/>
            </w:sdtPr>
            <w:sdtContent>
              <w:ins w:id="848" w:author="BHA Regulatory Affairs Unit" w:date="2026-07-29T16:06:00Z">
                <w:r>
                  <w:t>“Trauma-Informed” means an approach to care that realizes the widespread impact of trauma, understands potential paths for recovery, recognizes the signs and symptoms of trauma in individuals, families, personnel, and others involved in the system, and responds by fully integrating knowledge about trauma into policies, procedures, and practices, seeking to actively resist re-traumatization. The six (6) key principles of a trauma-informed approach include:</w:t>
                </w:r>
              </w:ins>
            </w:sdtContent>
          </w:sdt>
        </w:p>
      </w:sdtContent>
    </w:sdt>
    <w:sdt>
      <w:sdtPr>
        <w:tag w:val="goog_rdk_841"/>
        <w:id w:val="-1853314857"/>
      </w:sdtPr>
      <w:sdtContent>
        <w:p w14:paraId="0000026D" w14:textId="77777777" w:rsidR="00CF3663" w:rsidRDefault="00000000">
          <w:pPr>
            <w:numPr>
              <w:ilvl w:val="0"/>
              <w:numId w:val="64"/>
            </w:numPr>
            <w:tabs>
              <w:tab w:val="left" w:pos="720"/>
              <w:tab w:val="left" w:pos="1440"/>
            </w:tabs>
            <w:spacing w:before="240"/>
            <w:rPr>
              <w:ins w:id="849" w:author="BHA Regulatory Affairs Unit" w:date="2026-07-29T16:06:00Z"/>
            </w:rPr>
          </w:pPr>
          <w:sdt>
            <w:sdtPr>
              <w:tag w:val="goog_rdk_840"/>
              <w:id w:val="-1488897500"/>
            </w:sdtPr>
            <w:sdtContent>
              <w:ins w:id="850" w:author="BHA Regulatory Affairs Unit" w:date="2026-07-29T16:06:00Z">
                <w:r>
                  <w:t>Safety;</w:t>
                </w:r>
              </w:ins>
            </w:sdtContent>
          </w:sdt>
        </w:p>
      </w:sdtContent>
    </w:sdt>
    <w:sdt>
      <w:sdtPr>
        <w:tag w:val="goog_rdk_843"/>
        <w:id w:val="-1773571386"/>
      </w:sdtPr>
      <w:sdtContent>
        <w:p w14:paraId="0000026E" w14:textId="77777777" w:rsidR="00CF3663" w:rsidRDefault="00000000">
          <w:pPr>
            <w:numPr>
              <w:ilvl w:val="0"/>
              <w:numId w:val="64"/>
            </w:numPr>
            <w:tabs>
              <w:tab w:val="left" w:pos="720"/>
              <w:tab w:val="left" w:pos="1440"/>
            </w:tabs>
            <w:spacing w:before="240"/>
            <w:rPr>
              <w:ins w:id="851" w:author="BHA Regulatory Affairs Unit" w:date="2026-07-29T16:06:00Z"/>
            </w:rPr>
          </w:pPr>
          <w:sdt>
            <w:sdtPr>
              <w:tag w:val="goog_rdk_842"/>
              <w:id w:val="-1458661249"/>
            </w:sdtPr>
            <w:sdtContent>
              <w:ins w:id="852" w:author="BHA Regulatory Affairs Unit" w:date="2026-07-29T16:06:00Z">
                <w:r>
                  <w:t>Trustworthiness and transparency;</w:t>
                </w:r>
              </w:ins>
            </w:sdtContent>
          </w:sdt>
        </w:p>
      </w:sdtContent>
    </w:sdt>
    <w:sdt>
      <w:sdtPr>
        <w:tag w:val="goog_rdk_845"/>
        <w:id w:val="1669060200"/>
      </w:sdtPr>
      <w:sdtContent>
        <w:p w14:paraId="0000026F" w14:textId="77777777" w:rsidR="00CF3663" w:rsidRDefault="00000000">
          <w:pPr>
            <w:numPr>
              <w:ilvl w:val="0"/>
              <w:numId w:val="64"/>
            </w:numPr>
            <w:tabs>
              <w:tab w:val="left" w:pos="720"/>
              <w:tab w:val="left" w:pos="1440"/>
            </w:tabs>
            <w:spacing w:before="240"/>
            <w:rPr>
              <w:ins w:id="853" w:author="BHA Regulatory Affairs Unit" w:date="2026-07-29T16:06:00Z"/>
            </w:rPr>
          </w:pPr>
          <w:sdt>
            <w:sdtPr>
              <w:tag w:val="goog_rdk_844"/>
              <w:id w:val="71564069"/>
            </w:sdtPr>
            <w:sdtContent>
              <w:ins w:id="854" w:author="BHA Regulatory Affairs Unit" w:date="2026-07-29T16:06:00Z">
                <w:r>
                  <w:t>Peer support;</w:t>
                </w:r>
              </w:ins>
            </w:sdtContent>
          </w:sdt>
        </w:p>
      </w:sdtContent>
    </w:sdt>
    <w:sdt>
      <w:sdtPr>
        <w:tag w:val="goog_rdk_847"/>
        <w:id w:val="1892820250"/>
      </w:sdtPr>
      <w:sdtContent>
        <w:p w14:paraId="00000270" w14:textId="77777777" w:rsidR="00CF3663" w:rsidRDefault="00000000">
          <w:pPr>
            <w:numPr>
              <w:ilvl w:val="0"/>
              <w:numId w:val="64"/>
            </w:numPr>
            <w:tabs>
              <w:tab w:val="left" w:pos="720"/>
              <w:tab w:val="left" w:pos="1440"/>
            </w:tabs>
            <w:spacing w:before="240"/>
            <w:rPr>
              <w:ins w:id="855" w:author="BHA Regulatory Affairs Unit" w:date="2026-07-29T16:06:00Z"/>
              <w:smallCaps/>
            </w:rPr>
          </w:pPr>
          <w:sdt>
            <w:sdtPr>
              <w:tag w:val="goog_rdk_846"/>
              <w:id w:val="1744845529"/>
            </w:sdtPr>
            <w:sdtContent>
              <w:ins w:id="856" w:author="BHA Regulatory Affairs Unit" w:date="2026-07-29T16:06:00Z">
                <w:r>
                  <w:t>Collaboration and mutuality;</w:t>
                </w:r>
              </w:ins>
            </w:sdtContent>
          </w:sdt>
        </w:p>
      </w:sdtContent>
    </w:sdt>
    <w:sdt>
      <w:sdtPr>
        <w:tag w:val="goog_rdk_849"/>
        <w:id w:val="1150015992"/>
      </w:sdtPr>
      <w:sdtContent>
        <w:p w14:paraId="00000271" w14:textId="77777777" w:rsidR="00CF3663" w:rsidRDefault="00000000">
          <w:pPr>
            <w:numPr>
              <w:ilvl w:val="0"/>
              <w:numId w:val="64"/>
            </w:numPr>
            <w:tabs>
              <w:tab w:val="left" w:pos="720"/>
              <w:tab w:val="left" w:pos="1440"/>
            </w:tabs>
            <w:spacing w:before="240"/>
            <w:rPr>
              <w:ins w:id="857" w:author="BHA Regulatory Affairs Unit" w:date="2026-07-29T16:06:00Z"/>
            </w:rPr>
          </w:pPr>
          <w:sdt>
            <w:sdtPr>
              <w:tag w:val="goog_rdk_848"/>
              <w:id w:val="84534670"/>
            </w:sdtPr>
            <w:sdtContent>
              <w:ins w:id="858" w:author="BHA Regulatory Affairs Unit" w:date="2026-07-29T16:06:00Z">
                <w:r>
                  <w:t>Empowerment, voice, and choice; and</w:t>
                </w:r>
              </w:ins>
            </w:sdtContent>
          </w:sdt>
        </w:p>
      </w:sdtContent>
    </w:sdt>
    <w:sdt>
      <w:sdtPr>
        <w:tag w:val="goog_rdk_851"/>
        <w:id w:val="1558806408"/>
      </w:sdtPr>
      <w:sdtContent>
        <w:p w14:paraId="00000272" w14:textId="77777777" w:rsidR="00CF3663" w:rsidRDefault="00000000">
          <w:pPr>
            <w:numPr>
              <w:ilvl w:val="0"/>
              <w:numId w:val="64"/>
            </w:numPr>
            <w:tabs>
              <w:tab w:val="left" w:pos="720"/>
              <w:tab w:val="left" w:pos="1440"/>
            </w:tabs>
            <w:spacing w:before="240"/>
            <w:rPr>
              <w:ins w:id="859" w:author="BHA Regulatory Affairs Unit" w:date="2026-07-29T16:06:00Z"/>
              <w:smallCaps/>
            </w:rPr>
          </w:pPr>
          <w:sdt>
            <w:sdtPr>
              <w:tag w:val="goog_rdk_850"/>
              <w:id w:val="1955248547"/>
            </w:sdtPr>
            <w:sdtContent>
              <w:ins w:id="860" w:author="BHA Regulatory Affairs Unit" w:date="2026-07-29T16:06:00Z">
                <w:r>
                  <w:t>Ensuring that cultural, historical, and sexual considerations inform the care provided.</w:t>
                </w:r>
              </w:ins>
            </w:sdtContent>
          </w:sdt>
        </w:p>
      </w:sdtContent>
    </w:sdt>
    <w:sdt>
      <w:sdtPr>
        <w:tag w:val="goog_rdk_853"/>
        <w:id w:val="1799407387"/>
      </w:sdtPr>
      <w:sdtContent>
        <w:p w14:paraId="00000273" w14:textId="77777777" w:rsidR="00CF3663" w:rsidRDefault="00000000">
          <w:pPr>
            <w:spacing w:before="240"/>
            <w:ind w:firstLine="0"/>
            <w:rPr>
              <w:ins w:id="861" w:author="BHA Regulatory Affairs Unit" w:date="2026-07-29T16:06:00Z"/>
            </w:rPr>
          </w:pPr>
          <w:sdt>
            <w:sdtPr>
              <w:tag w:val="goog_rdk_852"/>
              <w:id w:val="-725681889"/>
            </w:sdtPr>
            <w:sdtContent>
              <w:ins w:id="862" w:author="BHA Regulatory Affairs Unit" w:date="2026-07-29T16:06:00Z">
                <w:r>
                  <w:t>“Treatment Management System,” or “TMS” means the database utilized by endorsed DUI/DWAI programs to electronically track and report an individual’s enrollment and status in required DUI/DWAI services through the completion of the “DUI/DWAI reporting system,” or “DRS” record.</w:t>
                </w:r>
              </w:ins>
            </w:sdtContent>
          </w:sdt>
        </w:p>
      </w:sdtContent>
    </w:sdt>
    <w:sdt>
      <w:sdtPr>
        <w:tag w:val="goog_rdk_855"/>
        <w:id w:val="-261331650"/>
      </w:sdtPr>
      <w:sdtContent>
        <w:p w14:paraId="00000274" w14:textId="77777777" w:rsidR="00CF3663" w:rsidRDefault="00000000">
          <w:pPr>
            <w:spacing w:before="240"/>
            <w:ind w:firstLine="0"/>
            <w:rPr>
              <w:ins w:id="863" w:author="BHA Regulatory Affairs Unit" w:date="2026-07-29T16:06:00Z"/>
            </w:rPr>
          </w:pPr>
          <w:sdt>
            <w:sdtPr>
              <w:tag w:val="goog_rdk_854"/>
              <w:id w:val="414479152"/>
            </w:sdtPr>
            <w:sdtContent>
              <w:ins w:id="864" w:author="BHA Regulatory Affairs Unit" w:date="2026-07-29T16:06:00Z">
                <w:r>
                  <w:t xml:space="preserve">“Treatment Type” means the focus of behavioral health services that an agency provides. It may include services focused on mental health disorders </w:t>
                </w:r>
                <w:r>
                  <w:rPr>
                    <w:smallCaps/>
                  </w:rPr>
                  <w:t>(MH)</w:t>
                </w:r>
                <w:r>
                  <w:t xml:space="preserve">, substance use disorders </w:t>
                </w:r>
                <w:r>
                  <w:rPr>
                    <w:smallCaps/>
                  </w:rPr>
                  <w:t>(SUD)</w:t>
                </w:r>
                <w:r>
                  <w:t>, or both, also referred to as “co-occurring” disorders.</w:t>
                </w:r>
              </w:ins>
            </w:sdtContent>
          </w:sdt>
        </w:p>
      </w:sdtContent>
    </w:sdt>
    <w:sdt>
      <w:sdtPr>
        <w:tag w:val="goog_rdk_857"/>
        <w:id w:val="1892512413"/>
      </w:sdtPr>
      <w:sdtContent>
        <w:p w14:paraId="00000275" w14:textId="77777777" w:rsidR="00CF3663" w:rsidRDefault="00000000">
          <w:pPr>
            <w:spacing w:before="240"/>
            <w:ind w:firstLine="0"/>
            <w:rPr>
              <w:ins w:id="865" w:author="BHA Regulatory Affairs Unit" w:date="2026-07-29T16:06:00Z"/>
            </w:rPr>
          </w:pPr>
          <w:sdt>
            <w:sdtPr>
              <w:tag w:val="goog_rdk_856"/>
              <w:id w:val="-1614740734"/>
            </w:sdtPr>
            <w:sdtContent>
              <w:ins w:id="866" w:author="BHA Regulatory Affairs Unit" w:date="2026-07-29T16:06:00Z">
                <w:r>
                  <w:t>“Triage” means a dynamic process of evaluating and prioritizing urgent needs and intervention options based on the nature and severity of an individuals’ presenting situation.</w:t>
                </w:r>
              </w:ins>
            </w:sdtContent>
          </w:sdt>
        </w:p>
      </w:sdtContent>
    </w:sdt>
    <w:sdt>
      <w:sdtPr>
        <w:tag w:val="goog_rdk_859"/>
        <w:id w:val="-200877351"/>
      </w:sdtPr>
      <w:sdtContent>
        <w:p w14:paraId="00000276" w14:textId="77777777" w:rsidR="00CF3663" w:rsidRDefault="00000000">
          <w:pPr>
            <w:spacing w:before="240"/>
            <w:ind w:firstLine="0"/>
            <w:rPr>
              <w:ins w:id="867" w:author="BHA Regulatory Affairs Unit" w:date="2026-07-29T16:06:00Z"/>
            </w:rPr>
          </w:pPr>
          <w:sdt>
            <w:sdtPr>
              <w:tag w:val="goog_rdk_858"/>
              <w:id w:val="1328476834"/>
            </w:sdtPr>
            <w:sdtContent>
              <w:ins w:id="868" w:author="BHA Regulatory Affairs Unit" w:date="2026-07-29T16:06:00Z">
                <w:r>
                  <w:t>“Treatment Plan Review” means the periodic reassessment to track an individual’s progress and inform clinical decision-making, as described in the ASAM Criteria, which is incorporated by reference in Part 1.2.1 of this Chapter 1.</w:t>
                </w:r>
              </w:ins>
            </w:sdtContent>
          </w:sdt>
        </w:p>
      </w:sdtContent>
    </w:sdt>
    <w:sdt>
      <w:sdtPr>
        <w:tag w:val="goog_rdk_861"/>
        <w:id w:val="-739125651"/>
      </w:sdtPr>
      <w:sdtContent>
        <w:p w14:paraId="00000277" w14:textId="77777777" w:rsidR="00CF3663" w:rsidRDefault="00000000">
          <w:pPr>
            <w:spacing w:before="240"/>
            <w:ind w:firstLine="0"/>
            <w:rPr>
              <w:ins w:id="869" w:author="BHA Regulatory Affairs Unit" w:date="2026-07-29T16:06:00Z"/>
            </w:rPr>
          </w:pPr>
          <w:sdt>
            <w:sdtPr>
              <w:tag w:val="goog_rdk_860"/>
              <w:id w:val="1696143814"/>
            </w:sdtPr>
            <w:sdtContent>
              <w:ins w:id="870" w:author="BHA Regulatory Affairs Unit" w:date="2026-07-29T16:06:00Z">
                <w:r>
                  <w:t>“Treatment Planning Assessment” means a comprehensive biopsychosocial assessment that includes a full individual’s history, as described in the ASAM Criteria, which is incorporated by reference in Part 1.2.1 of this Chapter 1.</w:t>
                </w:r>
              </w:ins>
            </w:sdtContent>
          </w:sdt>
        </w:p>
      </w:sdtContent>
    </w:sdt>
    <w:sdt>
      <w:sdtPr>
        <w:tag w:val="goog_rdk_863"/>
        <w:id w:val="2081893650"/>
      </w:sdtPr>
      <w:sdtContent>
        <w:p w14:paraId="00000278" w14:textId="77777777" w:rsidR="00CF3663" w:rsidRDefault="00000000">
          <w:pPr>
            <w:spacing w:before="240"/>
            <w:ind w:firstLine="0"/>
            <w:rPr>
              <w:ins w:id="871" w:author="BHA Regulatory Affairs Unit" w:date="2026-07-29T16:06:00Z"/>
            </w:rPr>
          </w:pPr>
          <w:sdt>
            <w:sdtPr>
              <w:tag w:val="goog_rdk_862"/>
              <w:id w:val="1050308434"/>
            </w:sdtPr>
            <w:sdtContent>
              <w:ins w:id="872" w:author="BHA Regulatory Affairs Unit" w:date="2026-07-29T16:06:00Z">
                <w:r>
                  <w:t>“Two (2) Generational Approach'' means focusing on both children and parents’ and/or legal guardians’ needs at the same time. This approach focuses on breaking down barriers by strengthening education, economic supports, social capital, and health and well-being. The core principles of the Two (2) Generational Approach are:</w:t>
                </w:r>
              </w:ins>
            </w:sdtContent>
          </w:sdt>
        </w:p>
      </w:sdtContent>
    </w:sdt>
    <w:sdt>
      <w:sdtPr>
        <w:tag w:val="goog_rdk_865"/>
        <w:id w:val="2050619276"/>
      </w:sdtPr>
      <w:sdtContent>
        <w:p w14:paraId="00000279" w14:textId="77777777" w:rsidR="00CF3663" w:rsidRDefault="00000000">
          <w:pPr>
            <w:numPr>
              <w:ilvl w:val="0"/>
              <w:numId w:val="65"/>
            </w:numPr>
            <w:tabs>
              <w:tab w:val="left" w:pos="720"/>
              <w:tab w:val="left" w:pos="1440"/>
            </w:tabs>
            <w:spacing w:before="240"/>
            <w:rPr>
              <w:ins w:id="873" w:author="BHA Regulatory Affairs Unit" w:date="2026-07-29T16:06:00Z"/>
            </w:rPr>
          </w:pPr>
          <w:sdt>
            <w:sdtPr>
              <w:tag w:val="goog_rdk_864"/>
              <w:id w:val="1535768097"/>
            </w:sdtPr>
            <w:sdtContent>
              <w:ins w:id="874" w:author="BHA Regulatory Affairs Unit" w:date="2026-07-29T16:06:00Z">
                <w:r>
                  <w:t>Measure and account for outcomes for both children and their parent(s) and/or legal guardian(s);</w:t>
                </w:r>
              </w:ins>
            </w:sdtContent>
          </w:sdt>
        </w:p>
      </w:sdtContent>
    </w:sdt>
    <w:sdt>
      <w:sdtPr>
        <w:tag w:val="goog_rdk_867"/>
        <w:id w:val="-1497136551"/>
      </w:sdtPr>
      <w:sdtContent>
        <w:p w14:paraId="0000027A" w14:textId="77777777" w:rsidR="00CF3663" w:rsidRDefault="00000000">
          <w:pPr>
            <w:numPr>
              <w:ilvl w:val="0"/>
              <w:numId w:val="65"/>
            </w:numPr>
            <w:tabs>
              <w:tab w:val="left" w:pos="720"/>
              <w:tab w:val="left" w:pos="1440"/>
            </w:tabs>
            <w:spacing w:before="240"/>
            <w:rPr>
              <w:ins w:id="875" w:author="BHA Regulatory Affairs Unit" w:date="2026-07-29T16:06:00Z"/>
            </w:rPr>
          </w:pPr>
          <w:sdt>
            <w:sdtPr>
              <w:tag w:val="goog_rdk_866"/>
              <w:id w:val="2110863991"/>
            </w:sdtPr>
            <w:sdtContent>
              <w:ins w:id="876" w:author="BHA Regulatory Affairs Unit" w:date="2026-07-29T16:06:00Z">
                <w:r>
                  <w:t>Engage and listen to the voices of families;</w:t>
                </w:r>
              </w:ins>
            </w:sdtContent>
          </w:sdt>
        </w:p>
      </w:sdtContent>
    </w:sdt>
    <w:sdt>
      <w:sdtPr>
        <w:tag w:val="goog_rdk_869"/>
        <w:id w:val="-2000307355"/>
      </w:sdtPr>
      <w:sdtContent>
        <w:p w14:paraId="0000027B" w14:textId="77777777" w:rsidR="00CF3663" w:rsidRDefault="00000000">
          <w:pPr>
            <w:numPr>
              <w:ilvl w:val="0"/>
              <w:numId w:val="65"/>
            </w:numPr>
            <w:tabs>
              <w:tab w:val="left" w:pos="720"/>
              <w:tab w:val="left" w:pos="1440"/>
            </w:tabs>
            <w:spacing w:before="240"/>
            <w:rPr>
              <w:ins w:id="877" w:author="BHA Regulatory Affairs Unit" w:date="2026-07-29T16:06:00Z"/>
            </w:rPr>
          </w:pPr>
          <w:sdt>
            <w:sdtPr>
              <w:tag w:val="goog_rdk_868"/>
              <w:id w:val="682677783"/>
            </w:sdtPr>
            <w:sdtContent>
              <w:ins w:id="878" w:author="BHA Regulatory Affairs Unit" w:date="2026-07-29T16:06:00Z">
                <w:r>
                  <w:t>Foster innovation and evidence together;</w:t>
                </w:r>
              </w:ins>
            </w:sdtContent>
          </w:sdt>
        </w:p>
      </w:sdtContent>
    </w:sdt>
    <w:sdt>
      <w:sdtPr>
        <w:tag w:val="goog_rdk_871"/>
        <w:id w:val="-2115310486"/>
      </w:sdtPr>
      <w:sdtContent>
        <w:p w14:paraId="0000027C" w14:textId="77777777" w:rsidR="00CF3663" w:rsidRDefault="00000000">
          <w:pPr>
            <w:numPr>
              <w:ilvl w:val="0"/>
              <w:numId w:val="65"/>
            </w:numPr>
            <w:tabs>
              <w:tab w:val="left" w:pos="720"/>
              <w:tab w:val="left" w:pos="1440"/>
            </w:tabs>
            <w:spacing w:before="240"/>
            <w:rPr>
              <w:ins w:id="879" w:author="BHA Regulatory Affairs Unit" w:date="2026-07-29T16:06:00Z"/>
            </w:rPr>
          </w:pPr>
          <w:sdt>
            <w:sdtPr>
              <w:tag w:val="goog_rdk_870"/>
              <w:id w:val="-257203287"/>
            </w:sdtPr>
            <w:sdtContent>
              <w:ins w:id="880" w:author="BHA Regulatory Affairs Unit" w:date="2026-07-29T16:06:00Z">
                <w:r>
                  <w:t>Align and link systems and funding streams; and</w:t>
                </w:r>
              </w:ins>
            </w:sdtContent>
          </w:sdt>
        </w:p>
      </w:sdtContent>
    </w:sdt>
    <w:sdt>
      <w:sdtPr>
        <w:tag w:val="goog_rdk_873"/>
        <w:id w:val="1574589813"/>
      </w:sdtPr>
      <w:sdtContent>
        <w:p w14:paraId="0000027D" w14:textId="77777777" w:rsidR="00CF3663" w:rsidRDefault="00000000">
          <w:pPr>
            <w:numPr>
              <w:ilvl w:val="0"/>
              <w:numId w:val="65"/>
            </w:numPr>
            <w:tabs>
              <w:tab w:val="left" w:pos="720"/>
              <w:tab w:val="left" w:pos="1440"/>
            </w:tabs>
            <w:spacing w:before="240"/>
            <w:rPr>
              <w:ins w:id="881" w:author="BHA Regulatory Affairs Unit" w:date="2026-07-29T16:06:00Z"/>
            </w:rPr>
          </w:pPr>
          <w:sdt>
            <w:sdtPr>
              <w:tag w:val="goog_rdk_872"/>
              <w:id w:val="-1677272802"/>
            </w:sdtPr>
            <w:sdtContent>
              <w:ins w:id="882" w:author="BHA Regulatory Affairs Unit" w:date="2026-07-29T16:06:00Z">
                <w:r>
                  <w:t>Ensure access.</w:t>
                </w:r>
              </w:ins>
            </w:sdtContent>
          </w:sdt>
        </w:p>
      </w:sdtContent>
    </w:sdt>
    <w:sdt>
      <w:sdtPr>
        <w:tag w:val="goog_rdk_875"/>
        <w:id w:val="353189701"/>
      </w:sdtPr>
      <w:sdtContent>
        <w:p w14:paraId="0000027E" w14:textId="77777777" w:rsidR="00CF3663" w:rsidRDefault="00000000">
          <w:pPr>
            <w:spacing w:before="240"/>
            <w:ind w:firstLine="0"/>
            <w:rPr>
              <w:ins w:id="883" w:author="BHA Regulatory Affairs Unit" w:date="2026-07-29T16:06:00Z"/>
            </w:rPr>
          </w:pPr>
          <w:sdt>
            <w:sdtPr>
              <w:tag w:val="goog_rdk_874"/>
              <w:id w:val="-814144511"/>
            </w:sdtPr>
            <w:sdtContent>
              <w:ins w:id="884" w:author="BHA Regulatory Affairs Unit" w:date="2026-07-29T16:06:00Z">
                <w:r>
                  <w:t>“Unauthorized Departure” means the same as elopement, as defined in Part 1.2.1 of these Rules.</w:t>
                </w:r>
              </w:ins>
            </w:sdtContent>
          </w:sdt>
        </w:p>
      </w:sdtContent>
    </w:sdt>
    <w:sdt>
      <w:sdtPr>
        <w:tag w:val="goog_rdk_877"/>
        <w:id w:val="1549679928"/>
      </w:sdtPr>
      <w:sdtContent>
        <w:p w14:paraId="0000027F" w14:textId="77777777" w:rsidR="00CF3663" w:rsidRDefault="00000000">
          <w:pPr>
            <w:spacing w:before="240"/>
            <w:ind w:firstLine="0"/>
            <w:rPr>
              <w:ins w:id="885" w:author="BHA Regulatory Affairs Unit" w:date="2026-07-29T16:06:00Z"/>
            </w:rPr>
          </w:pPr>
          <w:sdt>
            <w:sdtPr>
              <w:tag w:val="goog_rdk_876"/>
              <w:id w:val="-437454278"/>
            </w:sdtPr>
            <w:sdtContent>
              <w:ins w:id="886" w:author="BHA Regulatory Affairs Unit" w:date="2026-07-29T16:06:00Z">
                <w:r>
                  <w:t>“Underinsured” means an individual’s insurance plan does not cover the cost of necessary care, either medical or behavioral, leaving an individual with out-of-pocket costs they are unable to pay.</w:t>
                </w:r>
              </w:ins>
            </w:sdtContent>
          </w:sdt>
        </w:p>
      </w:sdtContent>
    </w:sdt>
    <w:sdt>
      <w:sdtPr>
        <w:tag w:val="goog_rdk_879"/>
        <w:id w:val="-1641857009"/>
      </w:sdtPr>
      <w:sdtContent>
        <w:p w14:paraId="00000280" w14:textId="77777777" w:rsidR="00CF3663" w:rsidRDefault="00000000">
          <w:pPr>
            <w:spacing w:before="240"/>
            <w:ind w:firstLine="0"/>
            <w:rPr>
              <w:ins w:id="887" w:author="BHA Regulatory Affairs Unit" w:date="2026-07-29T16:06:00Z"/>
            </w:rPr>
          </w:pPr>
          <w:sdt>
            <w:sdtPr>
              <w:tag w:val="goog_rdk_878"/>
              <w:id w:val="1223481334"/>
            </w:sdtPr>
            <w:sdtContent>
              <w:ins w:id="888" w:author="BHA Regulatory Affairs Unit" w:date="2026-07-29T16:06:00Z">
                <w:r>
                  <w:t>“Undue Hardship” means a situation where compliance with a Rule creates a substantial, unnecessary burden on an applicant or agency’s business operation or the families or community it serves, and which reasonable means cannot remedy. An undue hardship does not include the normal cost of operating the business.</w:t>
                </w:r>
              </w:ins>
            </w:sdtContent>
          </w:sdt>
        </w:p>
      </w:sdtContent>
    </w:sdt>
    <w:sdt>
      <w:sdtPr>
        <w:tag w:val="goog_rdk_881"/>
        <w:id w:val="-800271123"/>
      </w:sdtPr>
      <w:sdtContent>
        <w:p w14:paraId="00000281" w14:textId="77777777" w:rsidR="00CF3663" w:rsidRDefault="00000000">
          <w:pPr>
            <w:spacing w:before="240"/>
            <w:ind w:firstLine="0"/>
            <w:rPr>
              <w:ins w:id="889" w:author="BHA Regulatory Affairs Unit" w:date="2026-07-29T16:06:00Z"/>
            </w:rPr>
          </w:pPr>
          <w:sdt>
            <w:sdtPr>
              <w:tag w:val="goog_rdk_880"/>
              <w:id w:val="-1365959716"/>
            </w:sdtPr>
            <w:sdtContent>
              <w:ins w:id="890" w:author="BHA Regulatory Affairs Unit" w:date="2026-07-29T16:06:00Z">
                <w:r>
                  <w:t>"Walk-In-Crisis” or “WIC” services means immediate and confidential, in-person crisis support, information, and referrals to any individual in need including to anyone experiencing a self-defined behavioral health crisis.</w:t>
                </w:r>
              </w:ins>
            </w:sdtContent>
          </w:sdt>
        </w:p>
      </w:sdtContent>
    </w:sdt>
    <w:sdt>
      <w:sdtPr>
        <w:tag w:val="goog_rdk_883"/>
        <w:id w:val="1089138671"/>
      </w:sdtPr>
      <w:sdtContent>
        <w:p w14:paraId="00000282" w14:textId="77777777" w:rsidR="00CF3663" w:rsidRDefault="00000000">
          <w:pPr>
            <w:spacing w:before="240"/>
            <w:ind w:firstLine="0"/>
            <w:rPr>
              <w:ins w:id="891" w:author="BHA Regulatory Affairs Unit" w:date="2026-07-29T16:06:00Z"/>
            </w:rPr>
          </w:pPr>
          <w:sdt>
            <w:sdtPr>
              <w:tag w:val="goog_rdk_882"/>
              <w:id w:val="-426536249"/>
            </w:sdtPr>
            <w:sdtContent>
              <w:ins w:id="892" w:author="BHA Regulatory Affairs Unit" w:date="2026-07-29T16:06:00Z">
                <w:r>
                  <w:t>“Warm Handoff” means an approach to care transitions in which a behavioral health care provider uses face-to-face or telehealth contact to directly link individuals being treated to other providers or services.</w:t>
                </w:r>
              </w:ins>
            </w:sdtContent>
          </w:sdt>
        </w:p>
      </w:sdtContent>
    </w:sdt>
    <w:sdt>
      <w:sdtPr>
        <w:tag w:val="goog_rdk_885"/>
        <w:id w:val="-647548827"/>
      </w:sdtPr>
      <w:sdtContent>
        <w:p w14:paraId="00000283" w14:textId="77777777" w:rsidR="00CF3663" w:rsidRDefault="00000000">
          <w:pPr>
            <w:spacing w:before="240"/>
            <w:ind w:firstLine="0"/>
            <w:rPr>
              <w:ins w:id="893" w:author="BHA Regulatory Affairs Unit" w:date="2026-07-29T16:06:00Z"/>
            </w:rPr>
          </w:pPr>
          <w:sdt>
            <w:sdtPr>
              <w:tag w:val="goog_rdk_884"/>
              <w:id w:val="-1076966336"/>
            </w:sdtPr>
            <w:sdtContent>
              <w:ins w:id="894" w:author="BHA Regulatory Affairs Unit" w:date="2026-07-29T16:06:00Z">
                <w:r>
                  <w:t>“Warm Line/Support Line” means a telephonic service where individuals can “opt in” from the statewide crisis line to receive individualized screening and resources by peer support professionals.</w:t>
                </w:r>
              </w:ins>
            </w:sdtContent>
          </w:sdt>
        </w:p>
      </w:sdtContent>
    </w:sdt>
    <w:sdt>
      <w:sdtPr>
        <w:tag w:val="goog_rdk_887"/>
        <w:id w:val="111281594"/>
      </w:sdtPr>
      <w:sdtContent>
        <w:p w14:paraId="00000284" w14:textId="77777777" w:rsidR="00CF3663" w:rsidRDefault="00000000">
          <w:pPr>
            <w:spacing w:before="240"/>
            <w:ind w:firstLine="0"/>
            <w:rPr>
              <w:ins w:id="895" w:author="BHA Regulatory Affairs Unit" w:date="2026-07-29T16:06:00Z"/>
            </w:rPr>
          </w:pPr>
          <w:sdt>
            <w:sdtPr>
              <w:tag w:val="goog_rdk_886"/>
              <w:id w:val="999137606"/>
            </w:sdtPr>
            <w:sdtContent>
              <w:ins w:id="896" w:author="BHA Regulatory Affairs Unit" w:date="2026-07-29T16:06:00Z">
                <w:r>
                  <w:t>“Whole Person Health” means physical, mental, and social wellness which is achieved through integrated care and adequately addressing social determinants of health.</w:t>
                </w:r>
              </w:ins>
            </w:sdtContent>
          </w:sdt>
        </w:p>
      </w:sdtContent>
    </w:sdt>
    <w:sdt>
      <w:sdtPr>
        <w:tag w:val="goog_rdk_889"/>
        <w:id w:val="-836001197"/>
      </w:sdtPr>
      <w:sdtContent>
        <w:p w14:paraId="00000285" w14:textId="77777777" w:rsidR="00CF3663" w:rsidRDefault="00000000">
          <w:pPr>
            <w:spacing w:before="240"/>
            <w:ind w:firstLine="0"/>
            <w:rPr>
              <w:ins w:id="897" w:author="BHA Regulatory Affairs Unit" w:date="2026-07-29T16:06:00Z"/>
              <w:smallCaps/>
            </w:rPr>
          </w:pPr>
          <w:sdt>
            <w:sdtPr>
              <w:tag w:val="goog_rdk_888"/>
              <w:id w:val="-1849774109"/>
            </w:sdtPr>
            <w:sdtContent>
              <w:ins w:id="898" w:author="BHA Regulatory Affairs Unit" w:date="2026-07-29T16:06:00Z">
                <w:r>
                  <w:t>“Withdrawal Management” means the medical and psychological care services provided to individuals experiencing withdrawal symptoms after ceasing or reducing substance use. Services may include the use of medications through medication-assisted treatment (MAT) to address withdrawal symptoms. Services target the physiological and psychological features of withdrawal in addition to habitual, compulsive use in individuals with a substance use disorder.</w:t>
                </w:r>
              </w:ins>
            </w:sdtContent>
          </w:sdt>
        </w:p>
      </w:sdtContent>
    </w:sdt>
    <w:sdt>
      <w:sdtPr>
        <w:tag w:val="goog_rdk_891"/>
        <w:id w:val="1959452725"/>
      </w:sdtPr>
      <w:sdtContent>
        <w:p w14:paraId="00000286" w14:textId="77777777" w:rsidR="00CF3663" w:rsidRDefault="00000000">
          <w:pPr>
            <w:spacing w:before="240"/>
            <w:ind w:firstLine="0"/>
            <w:rPr>
              <w:ins w:id="899" w:author="BHA Regulatory Affairs Unit" w:date="2026-07-29T16:06:00Z"/>
            </w:rPr>
          </w:pPr>
          <w:sdt>
            <w:sdtPr>
              <w:tag w:val="goog_rdk_890"/>
              <w:id w:val="-2076804837"/>
            </w:sdtPr>
            <w:sdtContent>
              <w:ins w:id="900" w:author="BHA Regulatory Affairs Unit" w:date="2026-07-29T16:06:00Z">
                <w:r>
                  <w:t>“Youth” means an individual who is under twenty-one (21) years of age.</w:t>
                </w:r>
              </w:ins>
            </w:sdtContent>
          </w:sdt>
        </w:p>
      </w:sdtContent>
    </w:sdt>
    <w:sdt>
      <w:sdtPr>
        <w:tag w:val="goog_rdk_893"/>
        <w:id w:val="1722680608"/>
      </w:sdtPr>
      <w:sdtContent>
        <w:p w14:paraId="00000287" w14:textId="77777777" w:rsidR="00CF3663" w:rsidRDefault="00000000">
          <w:pPr>
            <w:keepNext/>
            <w:spacing w:before="240" w:after="60"/>
            <w:ind w:firstLine="0"/>
            <w:rPr>
              <w:ins w:id="901" w:author="BHA Regulatory Affairs Unit" w:date="2026-07-29T16:06:00Z"/>
              <w:b/>
              <w:bCs/>
            </w:rPr>
          </w:pPr>
          <w:sdt>
            <w:sdtPr>
              <w:tag w:val="goog_rdk_892"/>
              <w:id w:val="1267974304"/>
            </w:sdtPr>
            <w:sdtContent>
              <w:ins w:id="902" w:author="BHA Regulatory Affairs Unit" w:date="2026-07-29T16:06:00Z">
                <w:r>
                  <w:rPr>
                    <w:b/>
                    <w:bCs/>
                  </w:rPr>
                  <w:t>1.2.2</w:t>
                </w:r>
                <w:r>
                  <w:rPr>
                    <w:b/>
                    <w:bCs/>
                  </w:rPr>
                  <w:tab/>
                  <w:t>Personnel Definitions</w:t>
                </w:r>
              </w:ins>
            </w:sdtContent>
          </w:sdt>
        </w:p>
      </w:sdtContent>
    </w:sdt>
    <w:sdt>
      <w:sdtPr>
        <w:tag w:val="goog_rdk_895"/>
        <w:id w:val="-593069342"/>
      </w:sdtPr>
      <w:sdtContent>
        <w:p w14:paraId="00000288" w14:textId="77777777" w:rsidR="00CF3663" w:rsidRDefault="00000000">
          <w:pPr>
            <w:spacing w:before="240"/>
            <w:ind w:firstLine="0"/>
            <w:rPr>
              <w:ins w:id="903" w:author="BHA Regulatory Affairs Unit" w:date="2026-07-29T16:06:00Z"/>
            </w:rPr>
          </w:pPr>
          <w:sdt>
            <w:sdtPr>
              <w:tag w:val="goog_rdk_894"/>
              <w:id w:val="1612049546"/>
            </w:sdtPr>
            <w:sdtContent>
              <w:ins w:id="904" w:author="BHA Regulatory Affairs Unit" w:date="2026-07-29T16:06:00Z">
                <w:r>
                  <w:t>“Addiction Specialist Physician” means a licensed physician who has specialty board certification in addiction medicine or addiction psychiatry.</w:t>
                </w:r>
              </w:ins>
            </w:sdtContent>
          </w:sdt>
        </w:p>
      </w:sdtContent>
    </w:sdt>
    <w:sdt>
      <w:sdtPr>
        <w:tag w:val="goog_rdk_897"/>
        <w:id w:val="-1685659346"/>
      </w:sdtPr>
      <w:sdtContent>
        <w:p w14:paraId="00000289" w14:textId="77777777" w:rsidR="00CF3663" w:rsidRDefault="00000000">
          <w:pPr>
            <w:spacing w:before="240"/>
            <w:ind w:firstLine="0"/>
            <w:rPr>
              <w:ins w:id="905" w:author="BHA Regulatory Affairs Unit" w:date="2026-07-29T16:06:00Z"/>
            </w:rPr>
          </w:pPr>
          <w:sdt>
            <w:sdtPr>
              <w:tag w:val="goog_rdk_896"/>
              <w:id w:val="816170761"/>
            </w:sdtPr>
            <w:sdtContent>
              <w:ins w:id="906" w:author="BHA Regulatory Affairs Unit" w:date="2026-07-29T16:06:00Z">
                <w:r>
                  <w:t>“Addiction Psychiatrist” means a licensed psychiatrist who has specialty board certification in addiction psychiatry.</w:t>
                </w:r>
              </w:ins>
            </w:sdtContent>
          </w:sdt>
        </w:p>
      </w:sdtContent>
    </w:sdt>
    <w:sdt>
      <w:sdtPr>
        <w:tag w:val="goog_rdk_899"/>
        <w:id w:val="113783926"/>
      </w:sdtPr>
      <w:sdtContent>
        <w:p w14:paraId="0000028A" w14:textId="77777777" w:rsidR="00CF3663" w:rsidRDefault="00000000">
          <w:pPr>
            <w:spacing w:before="240"/>
            <w:ind w:firstLine="0"/>
            <w:rPr>
              <w:ins w:id="907" w:author="BHA Regulatory Affairs Unit" w:date="2026-07-29T16:06:00Z"/>
            </w:rPr>
          </w:pPr>
          <w:sdt>
            <w:sdtPr>
              <w:tag w:val="goog_rdk_898"/>
              <w:id w:val="638233256"/>
            </w:sdtPr>
            <w:sdtContent>
              <w:ins w:id="908" w:author="BHA Regulatory Affairs Unit" w:date="2026-07-29T16:06:00Z">
                <w:r>
                  <w:t>“Administrator” means a person implementing policies and procedures on an agency-wide, endorsement, service, or physical location-specific basis, who is responsible for the day-to-day operation of such endorsement, service, or location.</w:t>
                </w:r>
              </w:ins>
            </w:sdtContent>
          </w:sdt>
        </w:p>
      </w:sdtContent>
    </w:sdt>
    <w:sdt>
      <w:sdtPr>
        <w:tag w:val="goog_rdk_901"/>
        <w:id w:val="318235712"/>
      </w:sdtPr>
      <w:sdtContent>
        <w:p w14:paraId="0000028B" w14:textId="77777777" w:rsidR="00CF3663" w:rsidRDefault="00000000">
          <w:pPr>
            <w:numPr>
              <w:ilvl w:val="0"/>
              <w:numId w:val="66"/>
            </w:numPr>
            <w:tabs>
              <w:tab w:val="left" w:pos="720"/>
              <w:tab w:val="left" w:pos="1440"/>
            </w:tabs>
            <w:spacing w:before="240"/>
            <w:rPr>
              <w:ins w:id="909" w:author="BHA Regulatory Affairs Unit" w:date="2026-07-29T16:06:00Z"/>
            </w:rPr>
          </w:pPr>
          <w:sdt>
            <w:sdtPr>
              <w:tag w:val="goog_rdk_900"/>
              <w:id w:val="-296959571"/>
            </w:sdtPr>
            <w:sdtContent>
              <w:ins w:id="910" w:author="BHA Regulatory Affairs Unit" w:date="2026-07-29T16:06:00Z">
                <w:r>
                  <w:t>For the purpose of Part 5.3 of these Rules, “Administrator” means the personnel responsible for the overall day-to-day operation of the mental health transitional living home.</w:t>
                </w:r>
              </w:ins>
            </w:sdtContent>
          </w:sdt>
        </w:p>
      </w:sdtContent>
    </w:sdt>
    <w:sdt>
      <w:sdtPr>
        <w:tag w:val="goog_rdk_903"/>
        <w:id w:val="114192526"/>
      </w:sdtPr>
      <w:sdtContent>
        <w:p w14:paraId="0000028C" w14:textId="77777777" w:rsidR="00CF3663" w:rsidRDefault="00000000">
          <w:pPr>
            <w:numPr>
              <w:ilvl w:val="0"/>
              <w:numId w:val="66"/>
            </w:numPr>
            <w:tabs>
              <w:tab w:val="left" w:pos="720"/>
              <w:tab w:val="left" w:pos="1440"/>
            </w:tabs>
            <w:spacing w:before="240"/>
            <w:rPr>
              <w:ins w:id="911" w:author="BHA Regulatory Affairs Unit" w:date="2026-07-29T16:06:00Z"/>
            </w:rPr>
          </w:pPr>
          <w:sdt>
            <w:sdtPr>
              <w:tag w:val="goog_rdk_902"/>
              <w:id w:val="-111127093"/>
            </w:sdtPr>
            <w:sdtContent>
              <w:ins w:id="912" w:author="BHA Regulatory Affairs Unit" w:date="2026-07-29T16:06:00Z">
                <w:r>
                  <w:t>For the purpose of Chapter 7 of these Rules, “Administrator” means the administrator of an approved treatment facility or a personnel authorized in writing to act as the administrator’s designee, as defined in Section 27-81-102(1), C.R.S.</w:t>
                </w:r>
              </w:ins>
            </w:sdtContent>
          </w:sdt>
        </w:p>
      </w:sdtContent>
    </w:sdt>
    <w:sdt>
      <w:sdtPr>
        <w:tag w:val="goog_rdk_905"/>
        <w:id w:val="869815019"/>
      </w:sdtPr>
      <w:sdtContent>
        <w:p w14:paraId="0000028D" w14:textId="77777777" w:rsidR="00CF3663" w:rsidRDefault="00000000">
          <w:pPr>
            <w:spacing w:before="240"/>
            <w:ind w:firstLine="0"/>
            <w:rPr>
              <w:ins w:id="913" w:author="BHA Regulatory Affairs Unit" w:date="2026-07-29T16:06:00Z"/>
            </w:rPr>
          </w:pPr>
          <w:sdt>
            <w:sdtPr>
              <w:tag w:val="goog_rdk_904"/>
              <w:id w:val="1769021466"/>
            </w:sdtPr>
            <w:sdtContent>
              <w:ins w:id="914" w:author="BHA Regulatory Affairs Unit" w:date="2026-07-29T16:06:00Z">
                <w:r>
                  <w:t>“Advanced Practice Provider” means a nonphysician healthcare provider with the scope of practice to provide medical diagnoses and treatments, including but not limited to physician assistants (PAs), nurse practitioners (NPs), and certified psychiatric-mental health clinical nurse specialists (PMH-CNS).</w:t>
                </w:r>
              </w:ins>
            </w:sdtContent>
          </w:sdt>
        </w:p>
      </w:sdtContent>
    </w:sdt>
    <w:sdt>
      <w:sdtPr>
        <w:tag w:val="goog_rdk_907"/>
        <w:id w:val="-551722343"/>
      </w:sdtPr>
      <w:sdtContent>
        <w:p w14:paraId="0000028E" w14:textId="77777777" w:rsidR="00CF3663" w:rsidRDefault="00000000">
          <w:pPr>
            <w:spacing w:before="240"/>
            <w:ind w:firstLine="0"/>
            <w:rPr>
              <w:ins w:id="915" w:author="BHA Regulatory Affairs Unit" w:date="2026-07-29T16:06:00Z"/>
            </w:rPr>
          </w:pPr>
          <w:sdt>
            <w:sdtPr>
              <w:tag w:val="goog_rdk_906"/>
              <w:id w:val="-2051948757"/>
            </w:sdtPr>
            <w:sdtContent>
              <w:ins w:id="916" w:author="BHA Regulatory Affairs Unit" w:date="2026-07-29T16:06:00Z">
                <w:r>
                  <w:t>“Advanced Practice Registered Nurse” or “APRN” has the same meaning provided in Section 12-255-104(1), C.R.S.</w:t>
                </w:r>
              </w:ins>
            </w:sdtContent>
          </w:sdt>
        </w:p>
      </w:sdtContent>
    </w:sdt>
    <w:sdt>
      <w:sdtPr>
        <w:tag w:val="goog_rdk_909"/>
        <w:id w:val="756833692"/>
      </w:sdtPr>
      <w:sdtContent>
        <w:p w14:paraId="0000028F" w14:textId="77777777" w:rsidR="00CF3663" w:rsidRDefault="00000000">
          <w:pPr>
            <w:spacing w:before="240"/>
            <w:ind w:firstLine="0"/>
            <w:rPr>
              <w:ins w:id="917" w:author="BHA Regulatory Affairs Unit" w:date="2026-07-29T16:06:00Z"/>
            </w:rPr>
          </w:pPr>
          <w:sdt>
            <w:sdtPr>
              <w:tag w:val="goog_rdk_908"/>
              <w:id w:val="177275456"/>
            </w:sdtPr>
            <w:sdtContent>
              <w:ins w:id="918" w:author="BHA Regulatory Affairs Unit" w:date="2026-07-29T16:06:00Z">
                <w:r>
                  <w:t>“Allied Health Personnel” means nonclinical personnel who provides recovery support services, including certified peer support specialists, patient navigators, health educators, counselor aides, and group living workers. Allied health professionals support ongoing engagement in addiction treatment, deliver recovery support services, and provide warm handoffs to other levels of care, and should have competencies in:</w:t>
                </w:r>
              </w:ins>
            </w:sdtContent>
          </w:sdt>
        </w:p>
      </w:sdtContent>
    </w:sdt>
    <w:sdt>
      <w:sdtPr>
        <w:tag w:val="goog_rdk_911"/>
        <w:id w:val="-2085123068"/>
      </w:sdtPr>
      <w:sdtContent>
        <w:p w14:paraId="00000290" w14:textId="77777777" w:rsidR="00CF3663" w:rsidRDefault="00000000">
          <w:pPr>
            <w:numPr>
              <w:ilvl w:val="0"/>
              <w:numId w:val="68"/>
            </w:numPr>
            <w:tabs>
              <w:tab w:val="left" w:pos="720"/>
              <w:tab w:val="left" w:pos="1440"/>
            </w:tabs>
            <w:spacing w:before="240"/>
            <w:rPr>
              <w:ins w:id="919" w:author="BHA Regulatory Affairs Unit" w:date="2026-07-29T16:06:00Z"/>
            </w:rPr>
          </w:pPr>
          <w:sdt>
            <w:sdtPr>
              <w:tag w:val="goog_rdk_910"/>
              <w:id w:val="1934758833"/>
            </w:sdtPr>
            <w:sdtContent>
              <w:ins w:id="920" w:author="BHA Regulatory Affairs Unit" w:date="2026-07-29T16:06:00Z">
                <w:r>
                  <w:t>Building caring and collaborative relationships with individuals;</w:t>
                </w:r>
              </w:ins>
            </w:sdtContent>
          </w:sdt>
        </w:p>
      </w:sdtContent>
    </w:sdt>
    <w:sdt>
      <w:sdtPr>
        <w:tag w:val="goog_rdk_913"/>
        <w:id w:val="135695303"/>
      </w:sdtPr>
      <w:sdtContent>
        <w:p w14:paraId="00000291" w14:textId="77777777" w:rsidR="00CF3663" w:rsidRDefault="00000000">
          <w:pPr>
            <w:numPr>
              <w:ilvl w:val="0"/>
              <w:numId w:val="68"/>
            </w:numPr>
            <w:tabs>
              <w:tab w:val="left" w:pos="720"/>
              <w:tab w:val="left" w:pos="1440"/>
            </w:tabs>
            <w:spacing w:before="240"/>
            <w:rPr>
              <w:ins w:id="921" w:author="BHA Regulatory Affairs Unit" w:date="2026-07-29T16:06:00Z"/>
            </w:rPr>
          </w:pPr>
          <w:sdt>
            <w:sdtPr>
              <w:tag w:val="goog_rdk_912"/>
              <w:id w:val="-838933427"/>
            </w:sdtPr>
            <w:sdtContent>
              <w:ins w:id="922" w:author="BHA Regulatory Affairs Unit" w:date="2026-07-29T16:06:00Z">
                <w:r>
                  <w:t>Understanding appropriate roles and responsibilities;</w:t>
                </w:r>
              </w:ins>
            </w:sdtContent>
          </w:sdt>
        </w:p>
      </w:sdtContent>
    </w:sdt>
    <w:sdt>
      <w:sdtPr>
        <w:tag w:val="goog_rdk_915"/>
        <w:id w:val="-1573274805"/>
      </w:sdtPr>
      <w:sdtContent>
        <w:p w14:paraId="00000292" w14:textId="77777777" w:rsidR="00CF3663" w:rsidRDefault="00000000">
          <w:pPr>
            <w:numPr>
              <w:ilvl w:val="0"/>
              <w:numId w:val="68"/>
            </w:numPr>
            <w:tabs>
              <w:tab w:val="left" w:pos="720"/>
              <w:tab w:val="left" w:pos="1440"/>
            </w:tabs>
            <w:spacing w:before="240"/>
            <w:rPr>
              <w:ins w:id="923" w:author="BHA Regulatory Affairs Unit" w:date="2026-07-29T16:06:00Z"/>
            </w:rPr>
          </w:pPr>
          <w:sdt>
            <w:sdtPr>
              <w:tag w:val="goog_rdk_914"/>
              <w:id w:val="1589510793"/>
            </w:sdtPr>
            <w:sdtContent>
              <w:ins w:id="924" w:author="BHA Regulatory Affairs Unit" w:date="2026-07-29T16:06:00Z">
                <w:r>
                  <w:t>Setting safe boundaries with individuals;</w:t>
                </w:r>
              </w:ins>
            </w:sdtContent>
          </w:sdt>
        </w:p>
      </w:sdtContent>
    </w:sdt>
    <w:sdt>
      <w:sdtPr>
        <w:tag w:val="goog_rdk_917"/>
        <w:id w:val="-181755021"/>
      </w:sdtPr>
      <w:sdtContent>
        <w:p w14:paraId="00000293" w14:textId="77777777" w:rsidR="00CF3663" w:rsidRDefault="00000000">
          <w:pPr>
            <w:numPr>
              <w:ilvl w:val="0"/>
              <w:numId w:val="68"/>
            </w:numPr>
            <w:tabs>
              <w:tab w:val="left" w:pos="720"/>
              <w:tab w:val="left" w:pos="1440"/>
            </w:tabs>
            <w:spacing w:before="240"/>
            <w:rPr>
              <w:ins w:id="925" w:author="BHA Regulatory Affairs Unit" w:date="2026-07-29T16:06:00Z"/>
            </w:rPr>
          </w:pPr>
          <w:sdt>
            <w:sdtPr>
              <w:tag w:val="goog_rdk_916"/>
              <w:id w:val="-1431149160"/>
            </w:sdtPr>
            <w:sdtContent>
              <w:ins w:id="926" w:author="BHA Regulatory Affairs Unit" w:date="2026-07-29T16:06:00Z">
                <w:r>
                  <w:t>Communicating with individuals, their families, and support persons (with appropriate consent);</w:t>
                </w:r>
              </w:ins>
            </w:sdtContent>
          </w:sdt>
        </w:p>
      </w:sdtContent>
    </w:sdt>
    <w:sdt>
      <w:sdtPr>
        <w:tag w:val="goog_rdk_919"/>
        <w:id w:val="198612888"/>
      </w:sdtPr>
      <w:sdtContent>
        <w:p w14:paraId="00000294" w14:textId="77777777" w:rsidR="00CF3663" w:rsidRDefault="00000000">
          <w:pPr>
            <w:numPr>
              <w:ilvl w:val="0"/>
              <w:numId w:val="68"/>
            </w:numPr>
            <w:tabs>
              <w:tab w:val="left" w:pos="720"/>
              <w:tab w:val="left" w:pos="1440"/>
            </w:tabs>
            <w:spacing w:before="240"/>
            <w:rPr>
              <w:ins w:id="927" w:author="BHA Regulatory Affairs Unit" w:date="2026-07-29T16:06:00Z"/>
            </w:rPr>
          </w:pPr>
          <w:sdt>
            <w:sdtPr>
              <w:tag w:val="goog_rdk_918"/>
              <w:id w:val="-1886900224"/>
            </w:sdtPr>
            <w:sdtContent>
              <w:ins w:id="928" w:author="BHA Regulatory Affairs Unit" w:date="2026-07-29T16:06:00Z">
                <w:r>
                  <w:t>Advocating for the needs, desires, and legal and human rights of individuals with substance use disorders;</w:t>
                </w:r>
              </w:ins>
            </w:sdtContent>
          </w:sdt>
        </w:p>
      </w:sdtContent>
    </w:sdt>
    <w:sdt>
      <w:sdtPr>
        <w:tag w:val="goog_rdk_921"/>
        <w:id w:val="-1664239377"/>
      </w:sdtPr>
      <w:sdtContent>
        <w:p w14:paraId="00000295" w14:textId="77777777" w:rsidR="00CF3663" w:rsidRDefault="00000000">
          <w:pPr>
            <w:numPr>
              <w:ilvl w:val="0"/>
              <w:numId w:val="68"/>
            </w:numPr>
            <w:tabs>
              <w:tab w:val="left" w:pos="720"/>
              <w:tab w:val="left" w:pos="1440"/>
            </w:tabs>
            <w:spacing w:before="240"/>
            <w:rPr>
              <w:ins w:id="929" w:author="BHA Regulatory Affairs Unit" w:date="2026-07-29T16:06:00Z"/>
            </w:rPr>
          </w:pPr>
          <w:sdt>
            <w:sdtPr>
              <w:tag w:val="goog_rdk_920"/>
              <w:id w:val="-26995202"/>
            </w:sdtPr>
            <w:sdtContent>
              <w:ins w:id="930" w:author="BHA Regulatory Affairs Unit" w:date="2026-07-29T16:06:00Z">
                <w:r>
                  <w:t>Providing information on community and other resources related to health, wellness, and recovery services and supports; and</w:t>
                </w:r>
              </w:ins>
            </w:sdtContent>
          </w:sdt>
        </w:p>
      </w:sdtContent>
    </w:sdt>
    <w:sdt>
      <w:sdtPr>
        <w:tag w:val="goog_rdk_923"/>
        <w:id w:val="1898972083"/>
      </w:sdtPr>
      <w:sdtContent>
        <w:p w14:paraId="00000296" w14:textId="77777777" w:rsidR="00CF3663" w:rsidRDefault="00000000">
          <w:pPr>
            <w:numPr>
              <w:ilvl w:val="0"/>
              <w:numId w:val="68"/>
            </w:numPr>
            <w:tabs>
              <w:tab w:val="left" w:pos="720"/>
              <w:tab w:val="left" w:pos="1440"/>
            </w:tabs>
            <w:spacing w:before="240"/>
            <w:rPr>
              <w:ins w:id="931" w:author="BHA Regulatory Affairs Unit" w:date="2026-07-29T16:06:00Z"/>
            </w:rPr>
          </w:pPr>
          <w:sdt>
            <w:sdtPr>
              <w:tag w:val="goog_rdk_922"/>
              <w:id w:val="1318221608"/>
            </w:sdtPr>
            <w:sdtContent>
              <w:ins w:id="932" w:author="BHA Regulatory Affairs Unit" w:date="2026-07-29T16:06:00Z">
                <w:r>
                  <w:t>Respecting diverse pathways to recovery.</w:t>
                </w:r>
              </w:ins>
            </w:sdtContent>
          </w:sdt>
        </w:p>
      </w:sdtContent>
    </w:sdt>
    <w:sdt>
      <w:sdtPr>
        <w:tag w:val="goog_rdk_925"/>
        <w:id w:val="866081204"/>
      </w:sdtPr>
      <w:sdtContent>
        <w:p w14:paraId="00000297" w14:textId="77777777" w:rsidR="00CF3663" w:rsidRDefault="00000000">
          <w:pPr>
            <w:spacing w:before="240"/>
            <w:ind w:firstLine="0"/>
            <w:rPr>
              <w:ins w:id="933" w:author="BHA Regulatory Affairs Unit" w:date="2026-07-29T16:06:00Z"/>
            </w:rPr>
          </w:pPr>
          <w:sdt>
            <w:sdtPr>
              <w:tag w:val="goog_rdk_924"/>
              <w:id w:val="1343845333"/>
            </w:sdtPr>
            <w:sdtContent>
              <w:ins w:id="934" w:author="BHA Regulatory Affairs Unit" w:date="2026-07-29T16:06:00Z">
                <w:r>
                  <w:t>“Approved Restoration Provider” means a comprehensive community behavioral health provider who appears on the approved provider list as passing all contract application requirements with the outpatient competency restoration services program department within the Office of Civil and Forensic Mental Health (OCFMH).</w:t>
                </w:r>
              </w:ins>
            </w:sdtContent>
          </w:sdt>
        </w:p>
      </w:sdtContent>
    </w:sdt>
    <w:sdt>
      <w:sdtPr>
        <w:tag w:val="goog_rdk_927"/>
        <w:id w:val="1465574710"/>
      </w:sdtPr>
      <w:sdtContent>
        <w:p w14:paraId="00000298" w14:textId="77777777" w:rsidR="00CF3663" w:rsidRDefault="00000000">
          <w:pPr>
            <w:spacing w:before="240"/>
            <w:ind w:firstLine="0"/>
            <w:rPr>
              <w:ins w:id="935" w:author="BHA Regulatory Affairs Unit" w:date="2026-07-29T16:06:00Z"/>
            </w:rPr>
          </w:pPr>
          <w:sdt>
            <w:sdtPr>
              <w:tag w:val="goog_rdk_926"/>
              <w:id w:val="-1804611160"/>
            </w:sdtPr>
            <w:sdtContent>
              <w:ins w:id="936" w:author="BHA Regulatory Affairs Unit" w:date="2026-07-29T16:06:00Z">
                <w:r>
                  <w:t xml:space="preserve">“Authorized Practitioner” means a person: (a) authorized by law to prescribe treatment, medication, or medical devices; (b) who holds a current unrestricted license to practice; and (c) is acting within the scope of such authority. This includes persons registered </w:t>
                </w:r>
                <w:r>
                  <w:lastRenderedPageBreak/>
                  <w:t>with the Drug Enforcement Administration (DEA) to prescribe controlled substances. This includes, but is not limited to:</w:t>
                </w:r>
              </w:ins>
            </w:sdtContent>
          </w:sdt>
        </w:p>
      </w:sdtContent>
    </w:sdt>
    <w:sdt>
      <w:sdtPr>
        <w:tag w:val="goog_rdk_929"/>
        <w:id w:val="644084977"/>
      </w:sdtPr>
      <w:sdtContent>
        <w:p w14:paraId="00000299" w14:textId="77777777" w:rsidR="00CF3663" w:rsidRDefault="00000000">
          <w:pPr>
            <w:numPr>
              <w:ilvl w:val="0"/>
              <w:numId w:val="69"/>
            </w:numPr>
            <w:tabs>
              <w:tab w:val="left" w:pos="720"/>
              <w:tab w:val="left" w:pos="1440"/>
            </w:tabs>
            <w:spacing w:before="240"/>
            <w:rPr>
              <w:ins w:id="937" w:author="BHA Regulatory Affairs Unit" w:date="2026-07-29T16:06:00Z"/>
            </w:rPr>
          </w:pPr>
          <w:sdt>
            <w:sdtPr>
              <w:tag w:val="goog_rdk_928"/>
              <w:id w:val="-989950929"/>
            </w:sdtPr>
            <w:sdtContent>
              <w:ins w:id="938" w:author="BHA Regulatory Affairs Unit" w:date="2026-07-29T16:06:00Z">
                <w:r>
                  <w:t>A physician, psychiatrist, medical doctor, or doctor of osteopathy licensed pursuant to Article 240 of Title 12, C.R.S.;</w:t>
                </w:r>
              </w:ins>
            </w:sdtContent>
          </w:sdt>
        </w:p>
      </w:sdtContent>
    </w:sdt>
    <w:sdt>
      <w:sdtPr>
        <w:tag w:val="goog_rdk_931"/>
        <w:id w:val="1567890938"/>
      </w:sdtPr>
      <w:sdtContent>
        <w:p w14:paraId="0000029A" w14:textId="77777777" w:rsidR="00CF3663" w:rsidRDefault="00000000">
          <w:pPr>
            <w:numPr>
              <w:ilvl w:val="0"/>
              <w:numId w:val="69"/>
            </w:numPr>
            <w:tabs>
              <w:tab w:val="left" w:pos="720"/>
              <w:tab w:val="left" w:pos="1440"/>
            </w:tabs>
            <w:spacing w:before="240"/>
            <w:rPr>
              <w:ins w:id="939" w:author="BHA Regulatory Affairs Unit" w:date="2026-07-29T16:06:00Z"/>
            </w:rPr>
          </w:pPr>
          <w:sdt>
            <w:sdtPr>
              <w:tag w:val="goog_rdk_930"/>
              <w:id w:val="-1480530302"/>
            </w:sdtPr>
            <w:sdtContent>
              <w:ins w:id="940" w:author="BHA Regulatory Affairs Unit" w:date="2026-07-29T16:06:00Z">
                <w:r>
                  <w:t>A physician assistant licensed pursuant to Part 113 of Article 240 of Title 12, C.R.S.; and</w:t>
                </w:r>
              </w:ins>
            </w:sdtContent>
          </w:sdt>
        </w:p>
      </w:sdtContent>
    </w:sdt>
    <w:sdt>
      <w:sdtPr>
        <w:tag w:val="goog_rdk_933"/>
        <w:id w:val="1542517707"/>
      </w:sdtPr>
      <w:sdtContent>
        <w:p w14:paraId="0000029B" w14:textId="77777777" w:rsidR="00CF3663" w:rsidRDefault="00000000">
          <w:pPr>
            <w:numPr>
              <w:ilvl w:val="0"/>
              <w:numId w:val="69"/>
            </w:numPr>
            <w:tabs>
              <w:tab w:val="left" w:pos="720"/>
              <w:tab w:val="left" w:pos="1440"/>
            </w:tabs>
            <w:spacing w:before="240"/>
            <w:rPr>
              <w:ins w:id="941" w:author="BHA Regulatory Affairs Unit" w:date="2026-07-29T16:06:00Z"/>
            </w:rPr>
          </w:pPr>
          <w:sdt>
            <w:sdtPr>
              <w:tag w:val="goog_rdk_932"/>
              <w:id w:val="1689182034"/>
            </w:sdtPr>
            <w:sdtContent>
              <w:ins w:id="942" w:author="BHA Regulatory Affairs Unit" w:date="2026-07-29T16:06:00Z">
                <w:r>
                  <w:t>An advanced practice registered nurse (APRN), licensed pursuant to Part 255 of Title 12, C.R.S.</w:t>
                </w:r>
              </w:ins>
            </w:sdtContent>
          </w:sdt>
        </w:p>
      </w:sdtContent>
    </w:sdt>
    <w:sdt>
      <w:sdtPr>
        <w:tag w:val="goog_rdk_935"/>
        <w:id w:val="1932771015"/>
      </w:sdtPr>
      <w:sdtContent>
        <w:p w14:paraId="0000029C" w14:textId="77777777" w:rsidR="00CF3663" w:rsidRDefault="00000000">
          <w:pPr>
            <w:spacing w:before="240"/>
            <w:ind w:firstLine="0"/>
            <w:rPr>
              <w:ins w:id="943" w:author="BHA Regulatory Affairs Unit" w:date="2026-07-29T16:06:00Z"/>
            </w:rPr>
          </w:pPr>
          <w:sdt>
            <w:sdtPr>
              <w:tag w:val="goog_rdk_934"/>
              <w:id w:val="75470232"/>
            </w:sdtPr>
            <w:sdtContent>
              <w:ins w:id="944" w:author="BHA Regulatory Affairs Unit" w:date="2026-07-29T16:06:00Z">
                <w:r>
                  <w:t>“Candidate” means a person receiving clinical supervision, acting within their scope of practice, and seeking licensure through DORA. It includes the following:</w:t>
                </w:r>
              </w:ins>
            </w:sdtContent>
          </w:sdt>
        </w:p>
      </w:sdtContent>
    </w:sdt>
    <w:sdt>
      <w:sdtPr>
        <w:tag w:val="goog_rdk_937"/>
        <w:id w:val="-1511051767"/>
      </w:sdtPr>
      <w:sdtContent>
        <w:p w14:paraId="0000029D" w14:textId="77777777" w:rsidR="00CF3663" w:rsidRDefault="00000000">
          <w:pPr>
            <w:numPr>
              <w:ilvl w:val="0"/>
              <w:numId w:val="70"/>
            </w:numPr>
            <w:tabs>
              <w:tab w:val="left" w:pos="720"/>
              <w:tab w:val="left" w:pos="1440"/>
            </w:tabs>
            <w:spacing w:before="240"/>
            <w:rPr>
              <w:ins w:id="945" w:author="BHA Regulatory Affairs Unit" w:date="2026-07-29T16:06:00Z"/>
            </w:rPr>
          </w:pPr>
          <w:sdt>
            <w:sdtPr>
              <w:tag w:val="goog_rdk_936"/>
              <w:id w:val="-1138785783"/>
            </w:sdtPr>
            <w:sdtContent>
              <w:ins w:id="946" w:author="BHA Regulatory Affairs Unit" w:date="2026-07-29T16:06:00Z">
                <w:r>
                  <w:t>Psychologist candidates, pursuant to Section 12-245-304(3), C.R.S.;</w:t>
                </w:r>
              </w:ins>
            </w:sdtContent>
          </w:sdt>
        </w:p>
      </w:sdtContent>
    </w:sdt>
    <w:sdt>
      <w:sdtPr>
        <w:tag w:val="goog_rdk_939"/>
        <w:id w:val="-283261696"/>
      </w:sdtPr>
      <w:sdtContent>
        <w:p w14:paraId="0000029E" w14:textId="77777777" w:rsidR="00CF3663" w:rsidRDefault="00000000">
          <w:pPr>
            <w:numPr>
              <w:ilvl w:val="0"/>
              <w:numId w:val="70"/>
            </w:numPr>
            <w:tabs>
              <w:tab w:val="left" w:pos="720"/>
              <w:tab w:val="left" w:pos="1440"/>
            </w:tabs>
            <w:spacing w:before="240"/>
            <w:rPr>
              <w:ins w:id="947" w:author="BHA Regulatory Affairs Unit" w:date="2026-07-29T16:06:00Z"/>
            </w:rPr>
          </w:pPr>
          <w:sdt>
            <w:sdtPr>
              <w:tag w:val="goog_rdk_938"/>
              <w:id w:val="-1329855598"/>
            </w:sdtPr>
            <w:sdtContent>
              <w:ins w:id="948" w:author="BHA Regulatory Affairs Unit" w:date="2026-07-29T16:06:00Z">
                <w:r>
                  <w:t>Clinical social work candidates, pursuant to Section 12-245-404(4), C.R.S.;</w:t>
                </w:r>
              </w:ins>
            </w:sdtContent>
          </w:sdt>
        </w:p>
      </w:sdtContent>
    </w:sdt>
    <w:sdt>
      <w:sdtPr>
        <w:tag w:val="goog_rdk_941"/>
        <w:id w:val="267952412"/>
      </w:sdtPr>
      <w:sdtContent>
        <w:p w14:paraId="0000029F" w14:textId="77777777" w:rsidR="00CF3663" w:rsidRDefault="00000000">
          <w:pPr>
            <w:numPr>
              <w:ilvl w:val="0"/>
              <w:numId w:val="70"/>
            </w:numPr>
            <w:tabs>
              <w:tab w:val="left" w:pos="720"/>
              <w:tab w:val="left" w:pos="1440"/>
            </w:tabs>
            <w:spacing w:before="240"/>
            <w:rPr>
              <w:ins w:id="949" w:author="BHA Regulatory Affairs Unit" w:date="2026-07-29T16:06:00Z"/>
            </w:rPr>
          </w:pPr>
          <w:sdt>
            <w:sdtPr>
              <w:tag w:val="goog_rdk_940"/>
              <w:id w:val="2004392649"/>
            </w:sdtPr>
            <w:sdtContent>
              <w:ins w:id="950" w:author="BHA Regulatory Affairs Unit" w:date="2026-07-29T16:06:00Z">
                <w:r>
                  <w:t>Marriage and family therapist candidates, pursuant to Section 12-245-504(4), C.R.S.;</w:t>
                </w:r>
              </w:ins>
            </w:sdtContent>
          </w:sdt>
        </w:p>
      </w:sdtContent>
    </w:sdt>
    <w:sdt>
      <w:sdtPr>
        <w:tag w:val="goog_rdk_943"/>
        <w:id w:val="1049487705"/>
      </w:sdtPr>
      <w:sdtContent>
        <w:p w14:paraId="000002A0" w14:textId="77777777" w:rsidR="00CF3663" w:rsidRDefault="00000000">
          <w:pPr>
            <w:numPr>
              <w:ilvl w:val="0"/>
              <w:numId w:val="70"/>
            </w:numPr>
            <w:tabs>
              <w:tab w:val="left" w:pos="720"/>
              <w:tab w:val="left" w:pos="1440"/>
            </w:tabs>
            <w:spacing w:before="240"/>
            <w:rPr>
              <w:ins w:id="951" w:author="BHA Regulatory Affairs Unit" w:date="2026-07-29T16:06:00Z"/>
            </w:rPr>
          </w:pPr>
          <w:sdt>
            <w:sdtPr>
              <w:tag w:val="goog_rdk_942"/>
              <w:id w:val="-1383597820"/>
            </w:sdtPr>
            <w:sdtContent>
              <w:ins w:id="952" w:author="BHA Regulatory Affairs Unit" w:date="2026-07-29T16:06:00Z">
                <w:r>
                  <w:t>Licensed professional counselor candidates, pursuant to Section 12-245-604(4), C.R.S.; and</w:t>
                </w:r>
              </w:ins>
            </w:sdtContent>
          </w:sdt>
        </w:p>
      </w:sdtContent>
    </w:sdt>
    <w:sdt>
      <w:sdtPr>
        <w:tag w:val="goog_rdk_945"/>
        <w:id w:val="1161993267"/>
      </w:sdtPr>
      <w:sdtContent>
        <w:p w14:paraId="000002A1" w14:textId="77777777" w:rsidR="00CF3663" w:rsidRDefault="00000000">
          <w:pPr>
            <w:numPr>
              <w:ilvl w:val="0"/>
              <w:numId w:val="70"/>
            </w:numPr>
            <w:tabs>
              <w:tab w:val="left" w:pos="720"/>
              <w:tab w:val="left" w:pos="1440"/>
            </w:tabs>
            <w:spacing w:before="240"/>
            <w:rPr>
              <w:ins w:id="953" w:author="BHA Regulatory Affairs Unit" w:date="2026-07-29T16:06:00Z"/>
            </w:rPr>
          </w:pPr>
          <w:sdt>
            <w:sdtPr>
              <w:tag w:val="goog_rdk_944"/>
              <w:id w:val="1033155450"/>
            </w:sdtPr>
            <w:sdtContent>
              <w:ins w:id="954" w:author="BHA Regulatory Affairs Unit" w:date="2026-07-29T16:06:00Z">
                <w:r>
                  <w:t>Licensed addiction counselor candidates, pursuant to Section 12-245-804(3.7), C.R.S.</w:t>
                </w:r>
              </w:ins>
            </w:sdtContent>
          </w:sdt>
        </w:p>
      </w:sdtContent>
    </w:sdt>
    <w:sdt>
      <w:sdtPr>
        <w:tag w:val="goog_rdk_947"/>
        <w:id w:val="1999000437"/>
      </w:sdtPr>
      <w:sdtContent>
        <w:p w14:paraId="000002A2" w14:textId="77777777" w:rsidR="00CF3663" w:rsidRDefault="00000000">
          <w:pPr>
            <w:spacing w:before="240"/>
            <w:ind w:firstLine="0"/>
            <w:rPr>
              <w:ins w:id="955" w:author="BHA Regulatory Affairs Unit" w:date="2026-07-29T16:06:00Z"/>
            </w:rPr>
          </w:pPr>
          <w:sdt>
            <w:sdtPr>
              <w:tag w:val="goog_rdk_946"/>
              <w:id w:val="-67920838"/>
            </w:sdtPr>
            <w:sdtContent>
              <w:ins w:id="956" w:author="BHA Regulatory Affairs Unit" w:date="2026-07-29T16:06:00Z">
                <w:r>
                  <w:t>“Certified Addiction Specialist” or “CAS,” means a person who possesses a valid, unsuspended, and unrevoked addiction counseling certificate issued by DORA, authorizing them to practice addiction counseling commensurate with their certification level and scope of practice, per Section 12-245-8, C.R.S.</w:t>
                </w:r>
              </w:ins>
            </w:sdtContent>
          </w:sdt>
        </w:p>
      </w:sdtContent>
    </w:sdt>
    <w:sdt>
      <w:sdtPr>
        <w:tag w:val="goog_rdk_949"/>
        <w:id w:val="1644022291"/>
      </w:sdtPr>
      <w:sdtContent>
        <w:p w14:paraId="000002A3" w14:textId="77777777" w:rsidR="00CF3663" w:rsidRDefault="00000000">
          <w:pPr>
            <w:spacing w:before="240"/>
            <w:ind w:firstLine="0"/>
            <w:rPr>
              <w:ins w:id="957" w:author="BHA Regulatory Affairs Unit" w:date="2026-07-29T16:06:00Z"/>
            </w:rPr>
          </w:pPr>
          <w:sdt>
            <w:sdtPr>
              <w:tag w:val="goog_rdk_948"/>
              <w:id w:val="-237994416"/>
            </w:sdtPr>
            <w:sdtContent>
              <w:ins w:id="958" w:author="BHA Regulatory Affairs Unit" w:date="2026-07-29T16:06:00Z">
                <w:r>
                  <w:t>“Certified Addiction Technician” or “CAT” means a person who possesses a valid, unsuspended, and unrevoked addiction counseling certificate issued by DORA, authorizing them to practice addiction counseling commensurate with their certification level and scope of practice, per Section 12-245-8, C.R.S.</w:t>
                </w:r>
              </w:ins>
            </w:sdtContent>
          </w:sdt>
        </w:p>
      </w:sdtContent>
    </w:sdt>
    <w:sdt>
      <w:sdtPr>
        <w:tag w:val="goog_rdk_951"/>
        <w:id w:val="1885287636"/>
      </w:sdtPr>
      <w:sdtContent>
        <w:p w14:paraId="000002A4" w14:textId="77777777" w:rsidR="00CF3663" w:rsidRDefault="00000000">
          <w:pPr>
            <w:spacing w:before="240"/>
            <w:ind w:firstLine="0"/>
            <w:rPr>
              <w:ins w:id="959" w:author="BHA Regulatory Affairs Unit" w:date="2026-07-29T16:06:00Z"/>
            </w:rPr>
          </w:pPr>
          <w:sdt>
            <w:sdtPr>
              <w:tag w:val="goog_rdk_950"/>
              <w:id w:val="1112593031"/>
            </w:sdtPr>
            <w:sdtContent>
              <w:ins w:id="960" w:author="BHA Regulatory Affairs Unit" w:date="2026-07-29T16:06:00Z">
                <w:r>
                  <w:t>“Clinical Director” means a person responsible for overseeing individual treatment services, including, but not limited to ensuring appropriate training and supervision for clinical personnel. Depending upon an agency’s credentials and endorsements, the same person may also serve as the Program Director.</w:t>
                </w:r>
              </w:ins>
            </w:sdtContent>
          </w:sdt>
        </w:p>
      </w:sdtContent>
    </w:sdt>
    <w:sdt>
      <w:sdtPr>
        <w:tag w:val="goog_rdk_953"/>
        <w:id w:val="-988166931"/>
      </w:sdtPr>
      <w:sdtContent>
        <w:p w14:paraId="000002A5" w14:textId="77777777" w:rsidR="00CF3663" w:rsidRDefault="00000000">
          <w:pPr>
            <w:spacing w:before="240"/>
            <w:ind w:firstLine="0"/>
            <w:rPr>
              <w:ins w:id="961" w:author="BHA Regulatory Affairs Unit" w:date="2026-07-29T16:06:00Z"/>
            </w:rPr>
          </w:pPr>
          <w:sdt>
            <w:sdtPr>
              <w:tag w:val="goog_rdk_952"/>
              <w:id w:val="-1399453256"/>
            </w:sdtPr>
            <w:sdtContent>
              <w:ins w:id="962" w:author="BHA Regulatory Affairs Unit" w:date="2026-07-29T16:06:00Z">
                <w:r>
                  <w:t>“Clinical Supervision” means the following:</w:t>
                </w:r>
              </w:ins>
            </w:sdtContent>
          </w:sdt>
        </w:p>
      </w:sdtContent>
    </w:sdt>
    <w:sdt>
      <w:sdtPr>
        <w:tag w:val="goog_rdk_955"/>
        <w:id w:val="1498914634"/>
      </w:sdtPr>
      <w:sdtContent>
        <w:p w14:paraId="000002A6" w14:textId="77777777" w:rsidR="00CF3663" w:rsidRDefault="00000000">
          <w:pPr>
            <w:numPr>
              <w:ilvl w:val="0"/>
              <w:numId w:val="71"/>
            </w:numPr>
            <w:tabs>
              <w:tab w:val="left" w:pos="720"/>
              <w:tab w:val="left" w:pos="1440"/>
            </w:tabs>
            <w:spacing w:before="240"/>
            <w:rPr>
              <w:ins w:id="963" w:author="BHA Regulatory Affairs Unit" w:date="2026-07-29T16:06:00Z"/>
            </w:rPr>
          </w:pPr>
          <w:sdt>
            <w:sdtPr>
              <w:tag w:val="goog_rdk_954"/>
              <w:id w:val="1437653343"/>
            </w:sdtPr>
            <w:sdtContent>
              <w:ins w:id="964" w:author="BHA Regulatory Affairs Unit" w:date="2026-07-29T16:06:00Z">
                <w:r>
                  <w:t xml:space="preserve">Supervision that is received to meet the standard qualifications for clinical supervision as defined by a professional practice board and standards in the Colorado Mental Health Practice Act, pursuant to Article 245 of Title 12, C.R.S. </w:t>
                </w:r>
                <w:r>
                  <w:lastRenderedPageBreak/>
                  <w:t>The delivery, frequency, and specific requirements may vary depending upon the credential and the respective skills of the two (2) professionals involved, and the population and/or a specific individual being served; and/or</w:t>
                </w:r>
              </w:ins>
            </w:sdtContent>
          </w:sdt>
        </w:p>
      </w:sdtContent>
    </w:sdt>
    <w:sdt>
      <w:sdtPr>
        <w:tag w:val="goog_rdk_957"/>
        <w:id w:val="325721955"/>
      </w:sdtPr>
      <w:sdtContent>
        <w:p w14:paraId="000002A7" w14:textId="77777777" w:rsidR="00CF3663" w:rsidRDefault="00000000">
          <w:pPr>
            <w:numPr>
              <w:ilvl w:val="0"/>
              <w:numId w:val="71"/>
            </w:numPr>
            <w:tabs>
              <w:tab w:val="left" w:pos="720"/>
              <w:tab w:val="left" w:pos="1440"/>
            </w:tabs>
            <w:spacing w:before="240"/>
            <w:rPr>
              <w:ins w:id="965" w:author="BHA Regulatory Affairs Unit" w:date="2026-07-29T16:06:00Z"/>
            </w:rPr>
          </w:pPr>
          <w:sdt>
            <w:sdtPr>
              <w:tag w:val="goog_rdk_956"/>
              <w:id w:val="1322941720"/>
            </w:sdtPr>
            <w:sdtContent>
              <w:ins w:id="966" w:author="BHA Regulatory Affairs Unit" w:date="2026-07-29T16:06:00Z">
                <w:r>
                  <w:t>Supervision provided to personnel who are not seeking or not eligible for professional licensure but are otherwise qualified to provide services to individuals based on education, training, or other credentials implies that the supervisor accepts oversight and responsibility for the services provided by this personnel. The supervisor must follow standards in the Colorado Mental Health Practice Act, pursuant to Article 245 of Title 12, C.R.S. The nature of the supervisory relationship depends on the respective skills of the two (2) professionals involved, an individual population and/or a specific individual being served. It is usually ongoing, required, and hierarchical in nature.</w:t>
                </w:r>
              </w:ins>
            </w:sdtContent>
          </w:sdt>
        </w:p>
      </w:sdtContent>
    </w:sdt>
    <w:sdt>
      <w:sdtPr>
        <w:tag w:val="goog_rdk_959"/>
        <w:id w:val="1658199667"/>
      </w:sdtPr>
      <w:sdtContent>
        <w:p w14:paraId="000002A8" w14:textId="77777777" w:rsidR="00CF3663" w:rsidRDefault="00000000">
          <w:pPr>
            <w:spacing w:before="240"/>
            <w:ind w:firstLine="0"/>
            <w:rPr>
              <w:ins w:id="967" w:author="BHA Regulatory Affairs Unit" w:date="2026-07-29T16:06:00Z"/>
            </w:rPr>
          </w:pPr>
          <w:sdt>
            <w:sdtPr>
              <w:tag w:val="goog_rdk_958"/>
              <w:id w:val="721017676"/>
            </w:sdtPr>
            <w:sdtContent>
              <w:ins w:id="968" w:author="BHA Regulatory Affairs Unit" w:date="2026-07-29T16:06:00Z">
                <w:r>
                  <w:t>“Counselor Aid” means a person assisting in the treatment plans and coordination of individuals living with substance use disorders under the supervision of a licensed addiction counselor.</w:t>
                </w:r>
              </w:ins>
            </w:sdtContent>
          </w:sdt>
        </w:p>
      </w:sdtContent>
    </w:sdt>
    <w:sdt>
      <w:sdtPr>
        <w:tag w:val="goog_rdk_961"/>
        <w:id w:val="-1131998616"/>
      </w:sdtPr>
      <w:sdtContent>
        <w:p w14:paraId="000002A9" w14:textId="77777777" w:rsidR="00CF3663" w:rsidRDefault="00000000">
          <w:pPr>
            <w:spacing w:before="240"/>
            <w:ind w:firstLine="0"/>
            <w:rPr>
              <w:ins w:id="969" w:author="BHA Regulatory Affairs Unit" w:date="2026-07-29T16:06:00Z"/>
            </w:rPr>
          </w:pPr>
          <w:sdt>
            <w:sdtPr>
              <w:tag w:val="goog_rdk_960"/>
              <w:id w:val="-757212361"/>
            </w:sdtPr>
            <w:sdtContent>
              <w:ins w:id="970" w:author="BHA Regulatory Affairs Unit" w:date="2026-07-29T16:06:00Z">
                <w:r>
                  <w:t>"Counselor-In-Training" means a person currently in the process of obtaining a professional credential pursuant to Article 245 of Title 12, C.R.S. "Counselor-In-Training" does not include candidates defined in this Part 1.3 of this Chapter 1.</w:t>
                </w:r>
              </w:ins>
            </w:sdtContent>
          </w:sdt>
        </w:p>
      </w:sdtContent>
    </w:sdt>
    <w:sdt>
      <w:sdtPr>
        <w:tag w:val="goog_rdk_963"/>
        <w:id w:val="65135032"/>
      </w:sdtPr>
      <w:sdtContent>
        <w:p w14:paraId="000002AA" w14:textId="77777777" w:rsidR="00CF3663" w:rsidRDefault="00000000">
          <w:pPr>
            <w:spacing w:before="240"/>
            <w:ind w:firstLine="0"/>
            <w:rPr>
              <w:ins w:id="971" w:author="BHA Regulatory Affairs Unit" w:date="2026-07-29T16:06:00Z"/>
            </w:rPr>
          </w:pPr>
          <w:sdt>
            <w:sdtPr>
              <w:tag w:val="goog_rdk_962"/>
              <w:id w:val="709399332"/>
            </w:sdtPr>
            <w:sdtContent>
              <w:ins w:id="972" w:author="BHA Regulatory Affairs Unit" w:date="2026-07-29T16:06:00Z">
                <w:r>
                  <w:t>“Colorado Department of Regulatory Agencies,” or “DORA” means the division of professions and occupations within this state department, as created in Section 24-1-122, C.R.S.</w:t>
                </w:r>
              </w:ins>
            </w:sdtContent>
          </w:sdt>
        </w:p>
      </w:sdtContent>
    </w:sdt>
    <w:sdt>
      <w:sdtPr>
        <w:tag w:val="goog_rdk_965"/>
        <w:id w:val="1181496822"/>
      </w:sdtPr>
      <w:sdtContent>
        <w:p w14:paraId="000002AB" w14:textId="77777777" w:rsidR="00CF3663" w:rsidRDefault="00000000">
          <w:pPr>
            <w:spacing w:before="240"/>
            <w:ind w:firstLine="0"/>
            <w:rPr>
              <w:ins w:id="973" w:author="BHA Regulatory Affairs Unit" w:date="2026-07-29T16:06:00Z"/>
            </w:rPr>
          </w:pPr>
          <w:sdt>
            <w:sdtPr>
              <w:tag w:val="goog_rdk_964"/>
              <w:id w:val="320891482"/>
            </w:sdtPr>
            <w:sdtContent>
              <w:ins w:id="974" w:author="BHA Regulatory Affairs Unit" w:date="2026-07-29T16:06:00Z">
                <w:r>
                  <w:t>“Crisis Professional” means a person who is eighteen (18) years of age or older, who has completed the crisis professional curriculum (CPC). A crisis professional may lead a crisis response after documented successful completion of all CPC training modules, as well as the comprehensive final examination.</w:t>
                </w:r>
              </w:ins>
            </w:sdtContent>
          </w:sdt>
        </w:p>
      </w:sdtContent>
    </w:sdt>
    <w:sdt>
      <w:sdtPr>
        <w:tag w:val="goog_rdk_967"/>
        <w:id w:val="1489207883"/>
      </w:sdtPr>
      <w:sdtContent>
        <w:p w14:paraId="000002AC" w14:textId="77777777" w:rsidR="00CF3663" w:rsidRDefault="00000000">
          <w:pPr>
            <w:spacing w:before="240"/>
            <w:ind w:firstLine="0"/>
            <w:rPr>
              <w:ins w:id="975" w:author="BHA Regulatory Affairs Unit" w:date="2026-07-29T16:06:00Z"/>
            </w:rPr>
          </w:pPr>
          <w:sdt>
            <w:sdtPr>
              <w:tag w:val="goog_rdk_966"/>
              <w:id w:val="-892057362"/>
            </w:sdtPr>
            <w:sdtContent>
              <w:ins w:id="976" w:author="BHA Regulatory Affairs Unit" w:date="2026-07-29T16:06:00Z">
                <w:r>
                  <w:t>“Crisis Professional Licensee” means a licensee or an authorized practitioner as defined in Part 1.2.2 of these Rules, who has successfully completed at least the “Colorado Crisis Assessment” module of the crisis professional curriculum (CPC). Although completion of the entire CPC is highly recommended, a crisis professional licensee may lead a crisis response after documented, successful completion of the “Colorado Crisis Assessment” module of the CPC, including the related online examination.</w:t>
                </w:r>
              </w:ins>
            </w:sdtContent>
          </w:sdt>
        </w:p>
      </w:sdtContent>
    </w:sdt>
    <w:sdt>
      <w:sdtPr>
        <w:tag w:val="goog_rdk_969"/>
        <w:id w:val="755759025"/>
      </w:sdtPr>
      <w:sdtContent>
        <w:p w14:paraId="000002AD" w14:textId="77777777" w:rsidR="00CF3663" w:rsidRDefault="00000000">
          <w:pPr>
            <w:spacing w:before="240"/>
            <w:ind w:firstLine="0"/>
            <w:rPr>
              <w:ins w:id="977" w:author="BHA Regulatory Affairs Unit" w:date="2026-07-29T16:06:00Z"/>
            </w:rPr>
          </w:pPr>
          <w:sdt>
            <w:sdtPr>
              <w:tag w:val="goog_rdk_968"/>
              <w:id w:val="166835734"/>
            </w:sdtPr>
            <w:sdtContent>
              <w:ins w:id="978" w:author="BHA Regulatory Affairs Unit" w:date="2026-07-29T16:06:00Z">
                <w:r>
                  <w:t>“Group Living Worker” means a person without a behavioral health credential or license that is adequately trained and supervised to recognize and respond to behavioral health concerns. This person may assist in twenty-four (24) hour management and oversight of the milieu and, in certain facilities, may also serve a correctional or supervision-focused role. This does not include peer support professionals.</w:t>
                </w:r>
              </w:ins>
            </w:sdtContent>
          </w:sdt>
        </w:p>
      </w:sdtContent>
    </w:sdt>
    <w:sdt>
      <w:sdtPr>
        <w:tag w:val="goog_rdk_971"/>
        <w:id w:val="-321998444"/>
      </w:sdtPr>
      <w:sdtContent>
        <w:p w14:paraId="000002AE" w14:textId="77777777" w:rsidR="00CF3663" w:rsidRDefault="00000000">
          <w:pPr>
            <w:spacing w:before="240"/>
            <w:ind w:firstLine="0"/>
            <w:rPr>
              <w:ins w:id="979" w:author="BHA Regulatory Affairs Unit" w:date="2026-07-29T16:06:00Z"/>
            </w:rPr>
          </w:pPr>
          <w:sdt>
            <w:sdtPr>
              <w:tag w:val="goog_rdk_970"/>
              <w:id w:val="1165602797"/>
            </w:sdtPr>
            <w:sdtContent>
              <w:ins w:id="980" w:author="BHA Regulatory Affairs Unit" w:date="2026-07-29T16:06:00Z">
                <w:r>
                  <w:t>“Health Educator” means a person with knowledge of substance use disorders that uses educational methods to help individuals and their families understand addiction, prevention, and treatment, consistent with the ASAM criteria.</w:t>
                </w:r>
              </w:ins>
            </w:sdtContent>
          </w:sdt>
        </w:p>
      </w:sdtContent>
    </w:sdt>
    <w:sdt>
      <w:sdtPr>
        <w:tag w:val="goog_rdk_973"/>
        <w:id w:val="-1458654014"/>
      </w:sdtPr>
      <w:sdtContent>
        <w:p w14:paraId="000002AF" w14:textId="77777777" w:rsidR="00CF3663" w:rsidRDefault="00000000">
          <w:pPr>
            <w:spacing w:before="240"/>
            <w:ind w:firstLine="0"/>
            <w:rPr>
              <w:ins w:id="981" w:author="BHA Regulatory Affairs Unit" w:date="2026-07-29T16:06:00Z"/>
            </w:rPr>
          </w:pPr>
          <w:sdt>
            <w:sdtPr>
              <w:tag w:val="goog_rdk_972"/>
              <w:id w:val="-830910424"/>
            </w:sdtPr>
            <w:sdtContent>
              <w:ins w:id="982" w:author="BHA Regulatory Affairs Unit" w:date="2026-07-29T16:06:00Z">
                <w:r>
                  <w:t>“Intern'' means personnel completing a clinical degree program of study performing duties under the direct clinical supervision of degree-corresponding licensed personnel.</w:t>
                </w:r>
              </w:ins>
            </w:sdtContent>
          </w:sdt>
        </w:p>
      </w:sdtContent>
    </w:sdt>
    <w:sdt>
      <w:sdtPr>
        <w:tag w:val="goog_rdk_975"/>
        <w:id w:val="-11248535"/>
      </w:sdtPr>
      <w:sdtContent>
        <w:p w14:paraId="000002B0" w14:textId="77777777" w:rsidR="00CF3663" w:rsidRDefault="00000000">
          <w:pPr>
            <w:spacing w:before="240"/>
            <w:ind w:firstLine="0"/>
            <w:rPr>
              <w:ins w:id="983" w:author="BHA Regulatory Affairs Unit" w:date="2026-07-29T16:06:00Z"/>
            </w:rPr>
          </w:pPr>
          <w:sdt>
            <w:sdtPr>
              <w:tag w:val="goog_rdk_974"/>
              <w:id w:val="615216917"/>
            </w:sdtPr>
            <w:sdtContent>
              <w:ins w:id="984" w:author="BHA Regulatory Affairs Unit" w:date="2026-07-29T16:06:00Z">
                <w:r>
                  <w:t>“Licensed Addiction Counselor” or “LAC” means a person who possesses a valid, unsuspended, and unrevoked addiction counseling license issued by DORA, authorizing them to practice addiction counseling commensurate with their licensure level and scope of practice, per Sections 12-245-801 through -806, C.R.S.</w:t>
                </w:r>
              </w:ins>
            </w:sdtContent>
          </w:sdt>
        </w:p>
      </w:sdtContent>
    </w:sdt>
    <w:sdt>
      <w:sdtPr>
        <w:tag w:val="goog_rdk_977"/>
        <w:id w:val="-1962891345"/>
      </w:sdtPr>
      <w:sdtContent>
        <w:p w14:paraId="000002B1" w14:textId="77777777" w:rsidR="00CF3663" w:rsidRDefault="00000000">
          <w:pPr>
            <w:spacing w:before="240"/>
            <w:ind w:firstLine="0"/>
            <w:rPr>
              <w:ins w:id="985" w:author="BHA Regulatory Affairs Unit" w:date="2026-07-29T16:06:00Z"/>
            </w:rPr>
          </w:pPr>
          <w:sdt>
            <w:sdtPr>
              <w:tag w:val="goog_rdk_976"/>
              <w:id w:val="1105313944"/>
            </w:sdtPr>
            <w:sdtContent>
              <w:ins w:id="986" w:author="BHA Regulatory Affairs Unit" w:date="2026-07-29T16:06:00Z">
                <w:r>
                  <w:t>“Licensed Social Worker” means a person who:</w:t>
                </w:r>
              </w:ins>
            </w:sdtContent>
          </w:sdt>
        </w:p>
      </w:sdtContent>
    </w:sdt>
    <w:sdt>
      <w:sdtPr>
        <w:tag w:val="goog_rdk_979"/>
        <w:id w:val="-1480127345"/>
      </w:sdtPr>
      <w:sdtContent>
        <w:p w14:paraId="000002B2" w14:textId="77777777" w:rsidR="00CF3663" w:rsidRDefault="00000000">
          <w:pPr>
            <w:numPr>
              <w:ilvl w:val="0"/>
              <w:numId w:val="72"/>
            </w:numPr>
            <w:tabs>
              <w:tab w:val="left" w:pos="720"/>
              <w:tab w:val="left" w:pos="1440"/>
            </w:tabs>
            <w:spacing w:before="240"/>
            <w:rPr>
              <w:ins w:id="987" w:author="BHA Regulatory Affairs Unit" w:date="2026-07-29T16:06:00Z"/>
            </w:rPr>
          </w:pPr>
          <w:sdt>
            <w:sdtPr>
              <w:tag w:val="goog_rdk_978"/>
              <w:id w:val="1645057636"/>
            </w:sdtPr>
            <w:sdtContent>
              <w:ins w:id="988" w:author="BHA Regulatory Affairs Unit" w:date="2026-07-29T16:06:00Z">
                <w:r>
                  <w:t>Is a licensed social worker (</w:t>
                </w:r>
                <w:r>
                  <w:rPr>
                    <w:smallCaps/>
                  </w:rPr>
                  <w:t xml:space="preserve">LSW) </w:t>
                </w:r>
                <w:r>
                  <w:t>or</w:t>
                </w:r>
                <w:r>
                  <w:rPr>
                    <w:smallCaps/>
                  </w:rPr>
                  <w:t xml:space="preserve"> </w:t>
                </w:r>
                <w:r>
                  <w:t>licensed clinical social worker (LCSW); and</w:t>
                </w:r>
              </w:ins>
            </w:sdtContent>
          </w:sdt>
        </w:p>
      </w:sdtContent>
    </w:sdt>
    <w:sdt>
      <w:sdtPr>
        <w:tag w:val="goog_rdk_981"/>
        <w:id w:val="143266608"/>
      </w:sdtPr>
      <w:sdtContent>
        <w:p w14:paraId="000002B3" w14:textId="77777777" w:rsidR="00CF3663" w:rsidRDefault="00000000">
          <w:pPr>
            <w:numPr>
              <w:ilvl w:val="0"/>
              <w:numId w:val="72"/>
            </w:numPr>
            <w:tabs>
              <w:tab w:val="left" w:pos="720"/>
              <w:tab w:val="left" w:pos="1440"/>
            </w:tabs>
            <w:spacing w:before="240"/>
            <w:rPr>
              <w:ins w:id="989" w:author="BHA Regulatory Affairs Unit" w:date="2026-07-29T16:06:00Z"/>
            </w:rPr>
          </w:pPr>
          <w:sdt>
            <w:sdtPr>
              <w:tag w:val="goog_rdk_980"/>
              <w:id w:val="1453478691"/>
            </w:sdtPr>
            <w:sdtContent>
              <w:ins w:id="990" w:author="BHA Regulatory Affairs Unit" w:date="2026-07-29T16:06:00Z">
                <w:r>
                  <w:t>Possesses a valid, unsuspended, and unrevoked license issued pursuant to Section 12-245-404, C.R.S.</w:t>
                </w:r>
              </w:ins>
            </w:sdtContent>
          </w:sdt>
        </w:p>
      </w:sdtContent>
    </w:sdt>
    <w:sdt>
      <w:sdtPr>
        <w:tag w:val="goog_rdk_983"/>
        <w:id w:val="-1800299938"/>
      </w:sdtPr>
      <w:sdtContent>
        <w:p w14:paraId="000002B4" w14:textId="77777777" w:rsidR="00CF3663" w:rsidRDefault="00000000">
          <w:pPr>
            <w:spacing w:before="240"/>
            <w:ind w:firstLine="0"/>
            <w:rPr>
              <w:ins w:id="991" w:author="BHA Regulatory Affairs Unit" w:date="2026-07-29T16:06:00Z"/>
            </w:rPr>
          </w:pPr>
          <w:sdt>
            <w:sdtPr>
              <w:tag w:val="goog_rdk_982"/>
              <w:id w:val="-2001559248"/>
            </w:sdtPr>
            <w:sdtContent>
              <w:ins w:id="992" w:author="BHA Regulatory Affairs Unit" w:date="2026-07-29T16:06:00Z">
                <w:r>
                  <w:t>“Licensed Professional Counselor” or “LPC” means a person who is a professional counselor licensed pursuant to Sections 12-245-601 through -607, C.R.S.</w:t>
                </w:r>
              </w:ins>
            </w:sdtContent>
          </w:sdt>
        </w:p>
      </w:sdtContent>
    </w:sdt>
    <w:sdt>
      <w:sdtPr>
        <w:tag w:val="goog_rdk_985"/>
        <w:id w:val="-835626697"/>
      </w:sdtPr>
      <w:sdtContent>
        <w:p w14:paraId="000002B5" w14:textId="77777777" w:rsidR="00CF3663" w:rsidRDefault="00000000">
          <w:pPr>
            <w:spacing w:before="240"/>
            <w:ind w:firstLine="0"/>
            <w:rPr>
              <w:ins w:id="993" w:author="BHA Regulatory Affairs Unit" w:date="2026-07-29T16:06:00Z"/>
            </w:rPr>
          </w:pPr>
          <w:sdt>
            <w:sdtPr>
              <w:tag w:val="goog_rdk_984"/>
              <w:id w:val="-1492867844"/>
            </w:sdtPr>
            <w:sdtContent>
              <w:ins w:id="994" w:author="BHA Regulatory Affairs Unit" w:date="2026-07-29T16:06:00Z">
                <w:r>
                  <w:t>“Licensee” means a psychologist, social worker, clinical social worker, marriage and family therapist, licensed professional counselor, or addiction counselor licensed as defined in Section 12-245-202(8), C.R.S.</w:t>
                </w:r>
              </w:ins>
            </w:sdtContent>
          </w:sdt>
        </w:p>
      </w:sdtContent>
    </w:sdt>
    <w:sdt>
      <w:sdtPr>
        <w:tag w:val="goog_rdk_987"/>
        <w:id w:val="-119377642"/>
      </w:sdtPr>
      <w:sdtContent>
        <w:p w14:paraId="000002B6" w14:textId="77777777" w:rsidR="00CF3663" w:rsidRDefault="00000000">
          <w:pPr>
            <w:spacing w:before="240"/>
            <w:ind w:firstLine="0"/>
            <w:rPr>
              <w:ins w:id="995" w:author="BHA Regulatory Affairs Unit" w:date="2026-07-29T16:06:00Z"/>
            </w:rPr>
          </w:pPr>
          <w:sdt>
            <w:sdtPr>
              <w:tag w:val="goog_rdk_986"/>
              <w:id w:val="789622793"/>
            </w:sdtPr>
            <w:sdtContent>
              <w:ins w:id="996" w:author="BHA Regulatory Affairs Unit" w:date="2026-07-29T16:06:00Z">
                <w:r>
                  <w:t xml:space="preserve">“Manager” means a person involved in and/or responsible for decisions made on behalf of an agency regarding clinical and/or operational policies, procedures, and actions for a physical location, endorsement, service type, and/or the agency. </w:t>
                </w:r>
              </w:ins>
            </w:sdtContent>
          </w:sdt>
        </w:p>
      </w:sdtContent>
    </w:sdt>
    <w:sdt>
      <w:sdtPr>
        <w:tag w:val="goog_rdk_989"/>
        <w:id w:val="2077681007"/>
      </w:sdtPr>
      <w:sdtContent>
        <w:p w14:paraId="000002B7" w14:textId="77777777" w:rsidR="00CF3663" w:rsidRDefault="00000000">
          <w:pPr>
            <w:numPr>
              <w:ilvl w:val="0"/>
              <w:numId w:val="73"/>
            </w:numPr>
            <w:tabs>
              <w:tab w:val="left" w:pos="720"/>
              <w:tab w:val="left" w:pos="1440"/>
            </w:tabs>
            <w:spacing w:before="240"/>
            <w:rPr>
              <w:ins w:id="997" w:author="BHA Regulatory Affairs Unit" w:date="2026-07-29T16:06:00Z"/>
            </w:rPr>
          </w:pPr>
          <w:sdt>
            <w:sdtPr>
              <w:tag w:val="goog_rdk_988"/>
              <w:id w:val="623847907"/>
            </w:sdtPr>
            <w:sdtContent>
              <w:ins w:id="998" w:author="BHA Regulatory Affairs Unit" w:date="2026-07-29T16:06:00Z">
                <w:r>
                  <w:t xml:space="preserve">This may include administrators, Medical Directors, Program Directors, or Clinical Directors, depending on the structure and operation of an agency. </w:t>
                </w:r>
              </w:ins>
            </w:sdtContent>
          </w:sdt>
        </w:p>
      </w:sdtContent>
    </w:sdt>
    <w:sdt>
      <w:sdtPr>
        <w:tag w:val="goog_rdk_991"/>
        <w:id w:val="1515977990"/>
      </w:sdtPr>
      <w:sdtContent>
        <w:p w14:paraId="000002B8" w14:textId="77777777" w:rsidR="00CF3663" w:rsidRDefault="00000000">
          <w:pPr>
            <w:numPr>
              <w:ilvl w:val="0"/>
              <w:numId w:val="73"/>
            </w:numPr>
            <w:tabs>
              <w:tab w:val="left" w:pos="720"/>
              <w:tab w:val="left" w:pos="1440"/>
            </w:tabs>
            <w:spacing w:before="240"/>
            <w:rPr>
              <w:ins w:id="999" w:author="BHA Regulatory Affairs Unit" w:date="2026-07-29T16:06:00Z"/>
            </w:rPr>
          </w:pPr>
          <w:sdt>
            <w:sdtPr>
              <w:tag w:val="goog_rdk_990"/>
              <w:id w:val="-779244985"/>
            </w:sdtPr>
            <w:sdtContent>
              <w:ins w:id="1000" w:author="BHA Regulatory Affairs Unit" w:date="2026-07-29T16:06:00Z">
                <w:r>
                  <w:t>An agency may have a single manager, or multiple managers, as appropriate for the combination of endorsements, services, and locations included in an agency’s credentials.</w:t>
                </w:r>
              </w:ins>
            </w:sdtContent>
          </w:sdt>
        </w:p>
      </w:sdtContent>
    </w:sdt>
    <w:sdt>
      <w:sdtPr>
        <w:tag w:val="goog_rdk_993"/>
        <w:id w:val="1792482610"/>
      </w:sdtPr>
      <w:sdtContent>
        <w:p w14:paraId="000002B9" w14:textId="77777777" w:rsidR="00CF3663" w:rsidRDefault="00000000">
          <w:pPr>
            <w:spacing w:before="240"/>
            <w:ind w:firstLine="0"/>
            <w:rPr>
              <w:ins w:id="1001" w:author="BHA Regulatory Affairs Unit" w:date="2026-07-29T16:06:00Z"/>
            </w:rPr>
          </w:pPr>
          <w:sdt>
            <w:sdtPr>
              <w:tag w:val="goog_rdk_992"/>
              <w:id w:val="-1334440425"/>
            </w:sdtPr>
            <w:sdtContent>
              <w:ins w:id="1002" w:author="BHA Regulatory Affairs Unit" w:date="2026-07-29T16:06:00Z">
                <w:r>
                  <w:t>“Marriage and Family Therapist” or “LMFT” means a person who possesses a valid, unsuspended, and unrevoked license as a marriage and family therapist, pursuant to Section 12-245-504, C.R.S.</w:t>
                </w:r>
              </w:ins>
            </w:sdtContent>
          </w:sdt>
        </w:p>
      </w:sdtContent>
    </w:sdt>
    <w:sdt>
      <w:sdtPr>
        <w:tag w:val="goog_rdk_995"/>
        <w:id w:val="-1284176210"/>
      </w:sdtPr>
      <w:sdtContent>
        <w:p w14:paraId="000002BA" w14:textId="77777777" w:rsidR="00CF3663" w:rsidRDefault="00000000">
          <w:pPr>
            <w:spacing w:before="240"/>
            <w:ind w:firstLine="0"/>
            <w:rPr>
              <w:ins w:id="1003" w:author="BHA Regulatory Affairs Unit" w:date="2026-07-29T16:06:00Z"/>
            </w:rPr>
          </w:pPr>
          <w:sdt>
            <w:sdtPr>
              <w:tag w:val="goog_rdk_994"/>
              <w:id w:val="909703697"/>
            </w:sdtPr>
            <w:sdtContent>
              <w:ins w:id="1004" w:author="BHA Regulatory Affairs Unit" w:date="2026-07-29T16:06:00Z">
                <w:r>
                  <w:t>“Medical Director” means a physician or advanced practice provider licensed to practice medicine who is responsible for oversight and the delivery of Medical Director-approved policies, procedures, and protocols within an agency.</w:t>
                </w:r>
              </w:ins>
            </w:sdtContent>
          </w:sdt>
        </w:p>
      </w:sdtContent>
    </w:sdt>
    <w:sdt>
      <w:sdtPr>
        <w:tag w:val="goog_rdk_997"/>
        <w:id w:val="-322520478"/>
      </w:sdtPr>
      <w:sdtContent>
        <w:p w14:paraId="000002BB" w14:textId="77777777" w:rsidR="00CF3663" w:rsidRDefault="00000000">
          <w:pPr>
            <w:numPr>
              <w:ilvl w:val="0"/>
              <w:numId w:val="74"/>
            </w:numPr>
            <w:tabs>
              <w:tab w:val="left" w:pos="720"/>
              <w:tab w:val="left" w:pos="1440"/>
            </w:tabs>
            <w:spacing w:before="240"/>
            <w:rPr>
              <w:ins w:id="1005" w:author="BHA Regulatory Affairs Unit" w:date="2026-07-29T16:06:00Z"/>
            </w:rPr>
          </w:pPr>
          <w:sdt>
            <w:sdtPr>
              <w:tag w:val="goog_rdk_996"/>
              <w:id w:val="1471684804"/>
            </w:sdtPr>
            <w:sdtContent>
              <w:ins w:id="1006" w:author="BHA Regulatory Affairs Unit" w:date="2026-07-29T16:06:00Z">
                <w:r>
                  <w:t>For the purpose of Chapter 13 of these Rules, “Medical Director” means a physician licensed to practice medicine in the jurisdiction in which the Opioid Treatment Program (OTP) is located. This Director shall assume responsibility for all medical and behavioral health services performed by the OTP, including their administration in accordance with 42 C.F.R. Part 8, as incorporated by reference in Part 13.5 of these Rules.</w:t>
                </w:r>
              </w:ins>
            </w:sdtContent>
          </w:sdt>
        </w:p>
      </w:sdtContent>
    </w:sdt>
    <w:sdt>
      <w:sdtPr>
        <w:tag w:val="goog_rdk_999"/>
        <w:id w:val="-799405544"/>
      </w:sdtPr>
      <w:sdtContent>
        <w:p w14:paraId="000002BC" w14:textId="77777777" w:rsidR="00CF3663" w:rsidRDefault="00000000">
          <w:pPr>
            <w:spacing w:before="240"/>
            <w:ind w:firstLine="0"/>
            <w:rPr>
              <w:ins w:id="1007" w:author="BHA Regulatory Affairs Unit" w:date="2026-07-29T16:06:00Z"/>
            </w:rPr>
          </w:pPr>
          <w:sdt>
            <w:sdtPr>
              <w:tag w:val="goog_rdk_998"/>
              <w:id w:val="-1473578600"/>
            </w:sdtPr>
            <w:sdtContent>
              <w:ins w:id="1008" w:author="BHA Regulatory Affairs Unit" w:date="2026-07-29T16:06:00Z">
                <w:r>
                  <w:t>“Nurse” means a person who holds a current unrestricted license to practice pursuant to Section 12-255-110, C.R.S., acting within the scope of such authority.</w:t>
                </w:r>
              </w:ins>
            </w:sdtContent>
          </w:sdt>
        </w:p>
      </w:sdtContent>
    </w:sdt>
    <w:sdt>
      <w:sdtPr>
        <w:tag w:val="goog_rdk_1001"/>
        <w:id w:val="928138257"/>
      </w:sdtPr>
      <w:sdtContent>
        <w:p w14:paraId="000002BD" w14:textId="77777777" w:rsidR="00CF3663" w:rsidRDefault="00000000">
          <w:pPr>
            <w:spacing w:before="240"/>
            <w:ind w:firstLine="0"/>
            <w:rPr>
              <w:ins w:id="1009" w:author="BHA Regulatory Affairs Unit" w:date="2026-07-29T16:06:00Z"/>
            </w:rPr>
          </w:pPr>
          <w:sdt>
            <w:sdtPr>
              <w:tag w:val="goog_rdk_1000"/>
              <w:id w:val="-1050822821"/>
            </w:sdtPr>
            <w:sdtContent>
              <w:ins w:id="1010" w:author="BHA Regulatory Affairs Unit" w:date="2026-07-29T16:06:00Z">
                <w:r>
                  <w:t>“Owner” means a shareholder in a corporation, a partner in a partnership or limited partnership, member in a limited liability company, a sole proprietor, or a person with a similar interest in a BHE, who has at least a twenty-five (25) percent ownership interest in the BHE.</w:t>
                </w:r>
              </w:ins>
            </w:sdtContent>
          </w:sdt>
        </w:p>
      </w:sdtContent>
    </w:sdt>
    <w:sdt>
      <w:sdtPr>
        <w:tag w:val="goog_rdk_1003"/>
        <w:id w:val="907204826"/>
      </w:sdtPr>
      <w:sdtContent>
        <w:p w14:paraId="000002BE" w14:textId="77777777" w:rsidR="00CF3663" w:rsidRDefault="00000000">
          <w:pPr>
            <w:spacing w:before="240"/>
            <w:ind w:firstLine="0"/>
            <w:rPr>
              <w:ins w:id="1011" w:author="BHA Regulatory Affairs Unit" w:date="2026-07-29T16:06:00Z"/>
            </w:rPr>
          </w:pPr>
          <w:sdt>
            <w:sdtPr>
              <w:tag w:val="goog_rdk_1002"/>
              <w:id w:val="1834001927"/>
            </w:sdtPr>
            <w:sdtContent>
              <w:ins w:id="1012" w:author="BHA Regulatory Affairs Unit" w:date="2026-07-29T16:06:00Z">
                <w:r>
                  <w:t>"Patient representative" means a person designated by a facility to process patient complaints or grievances or to represent patients who are minors, pursuant to section 27-65-104(4), C.R.S.</w:t>
                </w:r>
              </w:ins>
            </w:sdtContent>
          </w:sdt>
        </w:p>
      </w:sdtContent>
    </w:sdt>
    <w:sdt>
      <w:sdtPr>
        <w:tag w:val="goog_rdk_1005"/>
        <w:id w:val="-1222014539"/>
      </w:sdtPr>
      <w:sdtContent>
        <w:p w14:paraId="000002BF" w14:textId="77777777" w:rsidR="00CF3663" w:rsidRDefault="00000000">
          <w:pPr>
            <w:spacing w:before="240"/>
            <w:ind w:firstLine="0"/>
            <w:rPr>
              <w:ins w:id="1013" w:author="BHA Regulatory Affairs Unit" w:date="2026-07-29T16:06:00Z"/>
            </w:rPr>
          </w:pPr>
          <w:sdt>
            <w:sdtPr>
              <w:tag w:val="goog_rdk_1004"/>
              <w:id w:val="1030467817"/>
            </w:sdtPr>
            <w:sdtContent>
              <w:ins w:id="1014" w:author="BHA Regulatory Affairs Unit" w:date="2026-07-29T16:06:00Z">
                <w:r>
                  <w:t>“Peer Support Professional” means the following persons who meet the qualifications described in Section 27-60-108(3)(a)(III), C.R.S.:</w:t>
                </w:r>
              </w:ins>
            </w:sdtContent>
          </w:sdt>
        </w:p>
      </w:sdtContent>
    </w:sdt>
    <w:sdt>
      <w:sdtPr>
        <w:tag w:val="goog_rdk_1007"/>
        <w:id w:val="-1534194377"/>
      </w:sdtPr>
      <w:sdtContent>
        <w:p w14:paraId="000002C0" w14:textId="77777777" w:rsidR="00CF3663" w:rsidRDefault="00000000">
          <w:pPr>
            <w:numPr>
              <w:ilvl w:val="0"/>
              <w:numId w:val="75"/>
            </w:numPr>
            <w:tabs>
              <w:tab w:val="left" w:pos="720"/>
              <w:tab w:val="left" w:pos="1440"/>
            </w:tabs>
            <w:spacing w:before="240"/>
            <w:rPr>
              <w:ins w:id="1015" w:author="BHA Regulatory Affairs Unit" w:date="2026-07-29T16:06:00Z"/>
            </w:rPr>
          </w:pPr>
          <w:sdt>
            <w:sdtPr>
              <w:tag w:val="goog_rdk_1006"/>
              <w:id w:val="1348755589"/>
            </w:sdtPr>
            <w:sdtContent>
              <w:ins w:id="1016" w:author="BHA Regulatory Affairs Unit" w:date="2026-07-29T16:06:00Z">
                <w:r>
                  <w:t>A peer support specialist;</w:t>
                </w:r>
              </w:ins>
            </w:sdtContent>
          </w:sdt>
        </w:p>
      </w:sdtContent>
    </w:sdt>
    <w:sdt>
      <w:sdtPr>
        <w:tag w:val="goog_rdk_1009"/>
        <w:id w:val="1061966770"/>
      </w:sdtPr>
      <w:sdtContent>
        <w:p w14:paraId="000002C1" w14:textId="77777777" w:rsidR="00CF3663" w:rsidRDefault="00000000">
          <w:pPr>
            <w:numPr>
              <w:ilvl w:val="0"/>
              <w:numId w:val="75"/>
            </w:numPr>
            <w:tabs>
              <w:tab w:val="left" w:pos="720"/>
              <w:tab w:val="left" w:pos="1440"/>
            </w:tabs>
            <w:spacing w:before="240"/>
            <w:rPr>
              <w:ins w:id="1017" w:author="BHA Regulatory Affairs Unit" w:date="2026-07-29T16:06:00Z"/>
            </w:rPr>
          </w:pPr>
          <w:sdt>
            <w:sdtPr>
              <w:tag w:val="goog_rdk_1008"/>
              <w:id w:val="1061488888"/>
            </w:sdtPr>
            <w:sdtContent>
              <w:ins w:id="1018" w:author="BHA Regulatory Affairs Unit" w:date="2026-07-29T16:06:00Z">
                <w:r>
                  <w:t>A recovery coach;</w:t>
                </w:r>
              </w:ins>
            </w:sdtContent>
          </w:sdt>
        </w:p>
      </w:sdtContent>
    </w:sdt>
    <w:sdt>
      <w:sdtPr>
        <w:tag w:val="goog_rdk_1011"/>
        <w:id w:val="1866342459"/>
      </w:sdtPr>
      <w:sdtContent>
        <w:p w14:paraId="000002C2" w14:textId="77777777" w:rsidR="00CF3663" w:rsidRDefault="00000000">
          <w:pPr>
            <w:numPr>
              <w:ilvl w:val="0"/>
              <w:numId w:val="75"/>
            </w:numPr>
            <w:tabs>
              <w:tab w:val="left" w:pos="720"/>
              <w:tab w:val="left" w:pos="1440"/>
            </w:tabs>
            <w:spacing w:before="240"/>
            <w:rPr>
              <w:ins w:id="1019" w:author="BHA Regulatory Affairs Unit" w:date="2026-07-29T16:06:00Z"/>
            </w:rPr>
          </w:pPr>
          <w:sdt>
            <w:sdtPr>
              <w:tag w:val="goog_rdk_1010"/>
              <w:id w:val="851102952"/>
            </w:sdtPr>
            <w:sdtContent>
              <w:ins w:id="1020" w:author="BHA Regulatory Affairs Unit" w:date="2026-07-29T16:06:00Z">
                <w:r>
                  <w:t>A peer and family recovery support specialist;</w:t>
                </w:r>
              </w:ins>
            </w:sdtContent>
          </w:sdt>
        </w:p>
      </w:sdtContent>
    </w:sdt>
    <w:sdt>
      <w:sdtPr>
        <w:tag w:val="goog_rdk_1013"/>
        <w:id w:val="1573236741"/>
      </w:sdtPr>
      <w:sdtContent>
        <w:p w14:paraId="000002C3" w14:textId="77777777" w:rsidR="00CF3663" w:rsidRDefault="00000000">
          <w:pPr>
            <w:numPr>
              <w:ilvl w:val="0"/>
              <w:numId w:val="75"/>
            </w:numPr>
            <w:tabs>
              <w:tab w:val="left" w:pos="720"/>
              <w:tab w:val="left" w:pos="1440"/>
            </w:tabs>
            <w:spacing w:before="240"/>
            <w:rPr>
              <w:ins w:id="1021" w:author="BHA Regulatory Affairs Unit" w:date="2026-07-29T16:06:00Z"/>
            </w:rPr>
          </w:pPr>
          <w:sdt>
            <w:sdtPr>
              <w:tag w:val="goog_rdk_1012"/>
              <w:id w:val="-1586912252"/>
            </w:sdtPr>
            <w:sdtContent>
              <w:ins w:id="1022" w:author="BHA Regulatory Affairs Unit" w:date="2026-07-29T16:06:00Z">
                <w:r>
                  <w:t>A peer mentor;</w:t>
                </w:r>
              </w:ins>
            </w:sdtContent>
          </w:sdt>
        </w:p>
      </w:sdtContent>
    </w:sdt>
    <w:sdt>
      <w:sdtPr>
        <w:tag w:val="goog_rdk_1015"/>
        <w:id w:val="1204431212"/>
      </w:sdtPr>
      <w:sdtContent>
        <w:p w14:paraId="000002C4" w14:textId="77777777" w:rsidR="00CF3663" w:rsidRDefault="00000000">
          <w:pPr>
            <w:numPr>
              <w:ilvl w:val="0"/>
              <w:numId w:val="75"/>
            </w:numPr>
            <w:tabs>
              <w:tab w:val="left" w:pos="720"/>
              <w:tab w:val="left" w:pos="1440"/>
            </w:tabs>
            <w:spacing w:before="240"/>
            <w:rPr>
              <w:ins w:id="1023" w:author="BHA Regulatory Affairs Unit" w:date="2026-07-29T16:06:00Z"/>
            </w:rPr>
          </w:pPr>
          <w:sdt>
            <w:sdtPr>
              <w:tag w:val="goog_rdk_1014"/>
              <w:id w:val="-1566763154"/>
            </w:sdtPr>
            <w:sdtContent>
              <w:ins w:id="1024" w:author="BHA Regulatory Affairs Unit" w:date="2026-07-29T16:06:00Z">
                <w:r>
                  <w:t>A family advocate; or</w:t>
                </w:r>
              </w:ins>
            </w:sdtContent>
          </w:sdt>
        </w:p>
      </w:sdtContent>
    </w:sdt>
    <w:sdt>
      <w:sdtPr>
        <w:tag w:val="goog_rdk_1017"/>
        <w:id w:val="1495763939"/>
      </w:sdtPr>
      <w:sdtContent>
        <w:p w14:paraId="000002C5" w14:textId="77777777" w:rsidR="00CF3663" w:rsidRDefault="00000000">
          <w:pPr>
            <w:numPr>
              <w:ilvl w:val="0"/>
              <w:numId w:val="75"/>
            </w:numPr>
            <w:tabs>
              <w:tab w:val="left" w:pos="720"/>
              <w:tab w:val="left" w:pos="1440"/>
            </w:tabs>
            <w:spacing w:before="240"/>
            <w:rPr>
              <w:ins w:id="1025" w:author="BHA Regulatory Affairs Unit" w:date="2026-07-29T16:06:00Z"/>
            </w:rPr>
          </w:pPr>
          <w:sdt>
            <w:sdtPr>
              <w:tag w:val="goog_rdk_1016"/>
              <w:id w:val="268518432"/>
            </w:sdtPr>
            <w:sdtContent>
              <w:ins w:id="1026" w:author="BHA Regulatory Affairs Unit" w:date="2026-07-29T16:06:00Z">
                <w:r>
                  <w:t>A family systems navigator.</w:t>
                </w:r>
              </w:ins>
            </w:sdtContent>
          </w:sdt>
        </w:p>
      </w:sdtContent>
    </w:sdt>
    <w:sdt>
      <w:sdtPr>
        <w:tag w:val="goog_rdk_1019"/>
        <w:id w:val="-2005493105"/>
      </w:sdtPr>
      <w:sdtContent>
        <w:p w14:paraId="000002C6" w14:textId="77777777" w:rsidR="00CF3663" w:rsidRDefault="00000000">
          <w:pPr>
            <w:spacing w:before="240"/>
            <w:ind w:firstLine="0"/>
            <w:rPr>
              <w:ins w:id="1027" w:author="BHA Regulatory Affairs Unit" w:date="2026-07-29T16:06:00Z"/>
            </w:rPr>
          </w:pPr>
          <w:sdt>
            <w:sdtPr>
              <w:tag w:val="goog_rdk_1018"/>
              <w:id w:val="57159566"/>
            </w:sdtPr>
            <w:sdtContent>
              <w:ins w:id="1028" w:author="BHA Regulatory Affairs Unit" w:date="2026-07-29T16:06:00Z">
                <w:r>
                  <w:t>“Personnel” means persons employed by and/or providing services under the direction of an agency, including, but not limited to managers, administrators, Clinical Directors, employees, contractors, students, interns, volunteers, or treatment-involved mentors.</w:t>
                </w:r>
              </w:ins>
            </w:sdtContent>
          </w:sdt>
        </w:p>
      </w:sdtContent>
    </w:sdt>
    <w:sdt>
      <w:sdtPr>
        <w:tag w:val="goog_rdk_1021"/>
        <w:id w:val="-181895495"/>
      </w:sdtPr>
      <w:sdtContent>
        <w:p w14:paraId="000002C7" w14:textId="77777777" w:rsidR="00CF3663" w:rsidRDefault="00000000">
          <w:pPr>
            <w:spacing w:before="240"/>
            <w:ind w:firstLine="0"/>
            <w:rPr>
              <w:ins w:id="1029" w:author="BHA Regulatory Affairs Unit" w:date="2026-07-29T16:06:00Z"/>
            </w:rPr>
          </w:pPr>
          <w:sdt>
            <w:sdtPr>
              <w:tag w:val="goog_rdk_1020"/>
              <w:id w:val="495831993"/>
            </w:sdtPr>
            <w:sdtContent>
              <w:ins w:id="1030" w:author="BHA Regulatory Affairs Unit" w:date="2026-07-29T16:06:00Z">
                <w:r>
                  <w:t>“Primary Clinician” means an appropriately credentialed and/or licensed treatment professional involved in providing substance use disorder care. Primary responsibilities include:</w:t>
                </w:r>
              </w:ins>
            </w:sdtContent>
          </w:sdt>
        </w:p>
      </w:sdtContent>
    </w:sdt>
    <w:sdt>
      <w:sdtPr>
        <w:tag w:val="goog_rdk_1023"/>
        <w:id w:val="-1200063630"/>
      </w:sdtPr>
      <w:sdtContent>
        <w:p w14:paraId="000002C8" w14:textId="77777777" w:rsidR="00CF3663" w:rsidRDefault="00000000">
          <w:pPr>
            <w:numPr>
              <w:ilvl w:val="0"/>
              <w:numId w:val="76"/>
            </w:numPr>
            <w:tabs>
              <w:tab w:val="left" w:pos="720"/>
              <w:tab w:val="left" w:pos="1440"/>
            </w:tabs>
            <w:spacing w:before="240"/>
            <w:rPr>
              <w:ins w:id="1031" w:author="BHA Regulatory Affairs Unit" w:date="2026-07-29T16:06:00Z"/>
            </w:rPr>
          </w:pPr>
          <w:sdt>
            <w:sdtPr>
              <w:tag w:val="goog_rdk_1022"/>
              <w:id w:val="282248177"/>
            </w:sdtPr>
            <w:sdtContent>
              <w:ins w:id="1032" w:author="BHA Regulatory Affairs Unit" w:date="2026-07-29T16:06:00Z">
                <w:r>
                  <w:t>Conducting comprehensive assessments;</w:t>
                </w:r>
              </w:ins>
            </w:sdtContent>
          </w:sdt>
        </w:p>
      </w:sdtContent>
    </w:sdt>
    <w:sdt>
      <w:sdtPr>
        <w:tag w:val="goog_rdk_1025"/>
        <w:id w:val="-18744151"/>
      </w:sdtPr>
      <w:sdtContent>
        <w:p w14:paraId="000002C9" w14:textId="77777777" w:rsidR="00CF3663" w:rsidRDefault="00000000">
          <w:pPr>
            <w:numPr>
              <w:ilvl w:val="0"/>
              <w:numId w:val="76"/>
            </w:numPr>
            <w:tabs>
              <w:tab w:val="left" w:pos="720"/>
              <w:tab w:val="left" w:pos="1440"/>
            </w:tabs>
            <w:spacing w:before="240"/>
            <w:rPr>
              <w:ins w:id="1033" w:author="BHA Regulatory Affairs Unit" w:date="2026-07-29T16:06:00Z"/>
            </w:rPr>
          </w:pPr>
          <w:sdt>
            <w:sdtPr>
              <w:tag w:val="goog_rdk_1024"/>
              <w:id w:val="-638041294"/>
            </w:sdtPr>
            <w:sdtContent>
              <w:ins w:id="1034" w:author="BHA Regulatory Affairs Unit" w:date="2026-07-29T16:06:00Z">
                <w:r>
                  <w:t>Developing individualized treatment plans;</w:t>
                </w:r>
              </w:ins>
            </w:sdtContent>
          </w:sdt>
        </w:p>
      </w:sdtContent>
    </w:sdt>
    <w:sdt>
      <w:sdtPr>
        <w:tag w:val="goog_rdk_1027"/>
        <w:id w:val="-1616906308"/>
      </w:sdtPr>
      <w:sdtContent>
        <w:p w14:paraId="000002CA" w14:textId="77777777" w:rsidR="00CF3663" w:rsidRDefault="00000000">
          <w:pPr>
            <w:numPr>
              <w:ilvl w:val="0"/>
              <w:numId w:val="76"/>
            </w:numPr>
            <w:tabs>
              <w:tab w:val="left" w:pos="720"/>
              <w:tab w:val="left" w:pos="1440"/>
            </w:tabs>
            <w:spacing w:before="240"/>
            <w:rPr>
              <w:ins w:id="1035" w:author="BHA Regulatory Affairs Unit" w:date="2026-07-29T16:06:00Z"/>
            </w:rPr>
          </w:pPr>
          <w:sdt>
            <w:sdtPr>
              <w:tag w:val="goog_rdk_1026"/>
              <w:id w:val="1590823001"/>
            </w:sdtPr>
            <w:sdtContent>
              <w:ins w:id="1036" w:author="BHA Regulatory Affairs Unit" w:date="2026-07-29T16:06:00Z">
                <w:r>
                  <w:t>Providing treatment and counseling;</w:t>
                </w:r>
              </w:ins>
            </w:sdtContent>
          </w:sdt>
        </w:p>
      </w:sdtContent>
    </w:sdt>
    <w:sdt>
      <w:sdtPr>
        <w:tag w:val="goog_rdk_1029"/>
        <w:id w:val="-594192991"/>
      </w:sdtPr>
      <w:sdtContent>
        <w:p w14:paraId="000002CB" w14:textId="77777777" w:rsidR="00CF3663" w:rsidRDefault="00000000">
          <w:pPr>
            <w:numPr>
              <w:ilvl w:val="0"/>
              <w:numId w:val="76"/>
            </w:numPr>
            <w:tabs>
              <w:tab w:val="left" w:pos="720"/>
              <w:tab w:val="left" w:pos="1440"/>
            </w:tabs>
            <w:spacing w:before="240"/>
            <w:rPr>
              <w:ins w:id="1037" w:author="BHA Regulatory Affairs Unit" w:date="2026-07-29T16:06:00Z"/>
            </w:rPr>
          </w:pPr>
          <w:sdt>
            <w:sdtPr>
              <w:tag w:val="goog_rdk_1028"/>
              <w:id w:val="-1248836168"/>
            </w:sdtPr>
            <w:sdtContent>
              <w:ins w:id="1038" w:author="BHA Regulatory Affairs Unit" w:date="2026-07-29T16:06:00Z">
                <w:r>
                  <w:t>Coordinating care; and</w:t>
                </w:r>
              </w:ins>
            </w:sdtContent>
          </w:sdt>
        </w:p>
      </w:sdtContent>
    </w:sdt>
    <w:sdt>
      <w:sdtPr>
        <w:tag w:val="goog_rdk_1031"/>
        <w:id w:val="1223510496"/>
      </w:sdtPr>
      <w:sdtContent>
        <w:p w14:paraId="000002CC" w14:textId="77777777" w:rsidR="00CF3663" w:rsidRDefault="00000000">
          <w:pPr>
            <w:numPr>
              <w:ilvl w:val="0"/>
              <w:numId w:val="76"/>
            </w:numPr>
            <w:tabs>
              <w:tab w:val="left" w:pos="720"/>
              <w:tab w:val="left" w:pos="1440"/>
            </w:tabs>
            <w:spacing w:before="240"/>
            <w:rPr>
              <w:ins w:id="1039" w:author="BHA Regulatory Affairs Unit" w:date="2026-07-29T16:06:00Z"/>
            </w:rPr>
          </w:pPr>
          <w:sdt>
            <w:sdtPr>
              <w:tag w:val="goog_rdk_1030"/>
              <w:id w:val="-405301926"/>
            </w:sdtPr>
            <w:sdtContent>
              <w:ins w:id="1040" w:author="BHA Regulatory Affairs Unit" w:date="2026-07-29T16:06:00Z">
                <w:r>
                  <w:t>Documenting progress.</w:t>
                </w:r>
              </w:ins>
            </w:sdtContent>
          </w:sdt>
        </w:p>
      </w:sdtContent>
    </w:sdt>
    <w:sdt>
      <w:sdtPr>
        <w:tag w:val="goog_rdk_1033"/>
        <w:id w:val="1876044763"/>
      </w:sdtPr>
      <w:sdtContent>
        <w:p w14:paraId="000002CD" w14:textId="77777777" w:rsidR="00CF3663" w:rsidRDefault="00000000">
          <w:pPr>
            <w:spacing w:before="240"/>
            <w:ind w:firstLine="0"/>
            <w:rPr>
              <w:ins w:id="1041" w:author="BHA Regulatory Affairs Unit" w:date="2026-07-29T16:06:00Z"/>
            </w:rPr>
          </w:pPr>
          <w:sdt>
            <w:sdtPr>
              <w:tag w:val="goog_rdk_1032"/>
              <w:id w:val="566609187"/>
            </w:sdtPr>
            <w:sdtContent>
              <w:ins w:id="1042" w:author="BHA Regulatory Affairs Unit" w:date="2026-07-29T16:06:00Z">
                <w:r>
                  <w:t>“Program Director” means the personnel responsible for the leadership, development, and implementation of program policies and procedures, the maintenance of administrative oversight, and the management of the milieu.</w:t>
                </w:r>
              </w:ins>
            </w:sdtContent>
          </w:sdt>
        </w:p>
      </w:sdtContent>
    </w:sdt>
    <w:sdt>
      <w:sdtPr>
        <w:tag w:val="goog_rdk_1035"/>
        <w:id w:val="1492471382"/>
      </w:sdtPr>
      <w:sdtContent>
        <w:p w14:paraId="000002CE" w14:textId="77777777" w:rsidR="00CF3663" w:rsidRDefault="00000000">
          <w:pPr>
            <w:spacing w:before="240"/>
            <w:ind w:firstLine="0"/>
            <w:rPr>
              <w:ins w:id="1043" w:author="BHA Regulatory Affairs Unit" w:date="2026-07-29T16:06:00Z"/>
            </w:rPr>
          </w:pPr>
          <w:sdt>
            <w:sdtPr>
              <w:tag w:val="goog_rdk_1034"/>
              <w:id w:val="198241469"/>
            </w:sdtPr>
            <w:sdtContent>
              <w:ins w:id="1044" w:author="BHA Regulatory Affairs Unit" w:date="2026-07-29T16:06:00Z">
                <w:r>
                  <w:t>“Psychologist” means a person who possesses a valid, unsuspended, and unrevoked license as a psychologist licensed pursuant to Section 12-245-304, C.R.S.</w:t>
                </w:r>
              </w:ins>
            </w:sdtContent>
          </w:sdt>
        </w:p>
      </w:sdtContent>
    </w:sdt>
    <w:sdt>
      <w:sdtPr>
        <w:tag w:val="goog_rdk_1037"/>
        <w:id w:val="-1382460176"/>
      </w:sdtPr>
      <w:sdtContent>
        <w:p w14:paraId="000002CF" w14:textId="77777777" w:rsidR="00CF3663" w:rsidRDefault="00000000">
          <w:pPr>
            <w:spacing w:before="240"/>
            <w:ind w:firstLine="0"/>
            <w:rPr>
              <w:ins w:id="1045" w:author="BHA Regulatory Affairs Unit" w:date="2026-07-29T16:06:00Z"/>
            </w:rPr>
          </w:pPr>
          <w:sdt>
            <w:sdtPr>
              <w:tag w:val="goog_rdk_1036"/>
              <w:id w:val="-962506468"/>
            </w:sdtPr>
            <w:sdtContent>
              <w:ins w:id="1046" w:author="BHA Regulatory Affairs Unit" w:date="2026-07-29T16:06:00Z">
                <w:r>
                  <w:t>“Qualified Behavioral Health Assistant,” or “QBHA” means an entry-level provider with foundational knowledge and competencies in behavioral health. This micro-credential has emphases on mental health, social work, and addiction recovery. Under supervision, QBHAs may deliver elements of wellness promotion, education, community needs assessment, screening, referral, crisis management, orientation to services, and individual and group interventions and may be included in a Medicaid reimbursed care team.</w:t>
                </w:r>
              </w:ins>
            </w:sdtContent>
          </w:sdt>
        </w:p>
      </w:sdtContent>
    </w:sdt>
    <w:sdt>
      <w:sdtPr>
        <w:tag w:val="goog_rdk_1039"/>
        <w:id w:val="-172406710"/>
      </w:sdtPr>
      <w:sdtContent>
        <w:p w14:paraId="000002D0" w14:textId="77777777" w:rsidR="00CF3663" w:rsidRDefault="00000000">
          <w:pPr>
            <w:spacing w:before="240"/>
            <w:ind w:firstLine="0"/>
            <w:rPr>
              <w:ins w:id="1047" w:author="BHA Regulatory Affairs Unit" w:date="2026-07-29T16:06:00Z"/>
            </w:rPr>
          </w:pPr>
          <w:sdt>
            <w:sdtPr>
              <w:tag w:val="goog_rdk_1038"/>
              <w:id w:val="1739287615"/>
            </w:sdtPr>
            <w:sdtContent>
              <w:ins w:id="1048" w:author="BHA Regulatory Affairs Unit" w:date="2026-07-29T16:06:00Z">
                <w:r>
                  <w:t>“Qualified Medication Administration Person,” or “QMAP” means a person who passed a competency evaluation administered by the Department of Public Health and Environment before July 1, 2017, or passed a competency evaluation administered by an approved training entity on or after July 1, 2017, and whose name appears on the Department of Public Health and Environment’s list of persons who have passed the requisite competency evaluation.</w:t>
                </w:r>
              </w:ins>
            </w:sdtContent>
          </w:sdt>
        </w:p>
      </w:sdtContent>
    </w:sdt>
    <w:sdt>
      <w:sdtPr>
        <w:tag w:val="goog_rdk_1041"/>
        <w:id w:val="2095270336"/>
      </w:sdtPr>
      <w:sdtContent>
        <w:p w14:paraId="000002D1" w14:textId="77777777" w:rsidR="00CF3663" w:rsidRDefault="00000000">
          <w:pPr>
            <w:spacing w:before="240"/>
            <w:ind w:firstLine="0"/>
            <w:rPr>
              <w:ins w:id="1049" w:author="BHA Regulatory Affairs Unit" w:date="2026-07-29T16:06:00Z"/>
            </w:rPr>
          </w:pPr>
          <w:sdt>
            <w:sdtPr>
              <w:tag w:val="goog_rdk_1040"/>
              <w:id w:val="2022132615"/>
            </w:sdtPr>
            <w:sdtContent>
              <w:ins w:id="1050" w:author="BHA Regulatory Affairs Unit" w:date="2026-07-29T16:06:00Z">
                <w:r>
                  <w:t>“Qualified Practitioner” means a physician or other person licensed, registered, or otherwise permitted to distribute, dispense, or to administer a controlled substance in the course of professional practice.</w:t>
                </w:r>
              </w:ins>
            </w:sdtContent>
          </w:sdt>
        </w:p>
      </w:sdtContent>
    </w:sdt>
    <w:sdt>
      <w:sdtPr>
        <w:tag w:val="goog_rdk_1044"/>
        <w:id w:val="-68766191"/>
      </w:sdtPr>
      <w:sdtContent>
        <w:p w14:paraId="000002D2" w14:textId="77777777" w:rsidR="00CF3663" w:rsidRDefault="00000000">
          <w:pPr>
            <w:keepNext/>
            <w:spacing w:before="240" w:after="60"/>
            <w:ind w:firstLine="0"/>
            <w:rPr>
              <w:ins w:id="1051" w:author="BHA Regulatory Affairs Unit" w:date="2026-07-29T16:06:00Z"/>
              <w:b/>
              <w:bCs/>
            </w:rPr>
          </w:pPr>
          <w:sdt>
            <w:sdtPr>
              <w:tag w:val="goog_rdk_1042"/>
              <w:id w:val="1197850370"/>
            </w:sdtPr>
            <w:sdtContent>
              <w:sdt>
                <w:sdtPr>
                  <w:tag w:val="goog_rdk_1043"/>
                  <w:id w:val="1686473385"/>
                </w:sdtPr>
                <w:sdtContent>
                  <w:commentRangeStart w:id="1052"/>
                </w:sdtContent>
              </w:sdt>
              <w:ins w:id="1053" w:author="BHA Regulatory Affairs Unit" w:date="2026-07-29T16:06:00Z">
                <w:r>
                  <w:rPr>
                    <w:b/>
                    <w:bCs/>
                  </w:rPr>
                  <w:t>1.3</w:t>
                </w:r>
                <w:r>
                  <w:rPr>
                    <w:b/>
                    <w:bCs/>
                  </w:rPr>
                  <w:tab/>
                  <w:t>Credential Application Procedure</w:t>
                </w:r>
                <w:commentRangeEnd w:id="1052"/>
                <w:r>
                  <w:rPr>
                    <w:rStyle w:val="CommentReference"/>
                    <w:sz w:val="24"/>
                    <w:szCs w:val="24"/>
                  </w:rPr>
                  <w:commentReference w:id="1052"/>
                </w:r>
              </w:ins>
            </w:sdtContent>
          </w:sdt>
        </w:p>
      </w:sdtContent>
    </w:sdt>
    <w:sdt>
      <w:sdtPr>
        <w:tag w:val="goog_rdk_1046"/>
        <w:id w:val="-802548463"/>
      </w:sdtPr>
      <w:sdtContent>
        <w:p w14:paraId="000002D3" w14:textId="77777777" w:rsidR="00CF3663" w:rsidRDefault="00000000">
          <w:pPr>
            <w:numPr>
              <w:ilvl w:val="0"/>
              <w:numId w:val="77"/>
            </w:numPr>
            <w:tabs>
              <w:tab w:val="left" w:pos="720"/>
              <w:tab w:val="left" w:pos="1440"/>
            </w:tabs>
            <w:spacing w:before="240"/>
            <w:rPr>
              <w:ins w:id="1054" w:author="BHA Regulatory Affairs Unit" w:date="2026-07-29T16:06:00Z"/>
            </w:rPr>
          </w:pPr>
          <w:sdt>
            <w:sdtPr>
              <w:tag w:val="goog_rdk_1045"/>
              <w:id w:val="1915664251"/>
            </w:sdtPr>
            <w:sdtContent>
              <w:ins w:id="1055" w:author="BHA Regulatory Affairs Unit" w:date="2026-07-29T16:06:00Z">
                <w:r>
                  <w:t>Letter of Intent (LOI) submission</w:t>
                </w:r>
              </w:ins>
            </w:sdtContent>
          </w:sdt>
        </w:p>
      </w:sdtContent>
    </w:sdt>
    <w:sdt>
      <w:sdtPr>
        <w:tag w:val="goog_rdk_1048"/>
        <w:id w:val="1582598384"/>
      </w:sdtPr>
      <w:sdtContent>
        <w:p w14:paraId="000002D4" w14:textId="77777777" w:rsidR="00CF3663" w:rsidRDefault="00000000">
          <w:pPr>
            <w:numPr>
              <w:ilvl w:val="1"/>
              <w:numId w:val="77"/>
            </w:numPr>
            <w:tabs>
              <w:tab w:val="left" w:pos="720"/>
              <w:tab w:val="left" w:pos="1440"/>
            </w:tabs>
            <w:spacing w:before="240"/>
            <w:rPr>
              <w:ins w:id="1056" w:author="BHA Regulatory Affairs Unit" w:date="2026-07-29T16:06:00Z"/>
            </w:rPr>
          </w:pPr>
          <w:sdt>
            <w:sdtPr>
              <w:tag w:val="goog_rdk_1047"/>
              <w:id w:val="-937462808"/>
            </w:sdtPr>
            <w:sdtContent>
              <w:ins w:id="1057" w:author="BHA Regulatory Affairs Unit" w:date="2026-07-29T16:06:00Z">
                <w:r>
                  <w:t>An applicant seeking to operate as an agency shall initially notify BHA by submitting an LOI found at https://socgov06.my.salesforce-sites.com/LADDERS/OBH_PSS_Landing.</w:t>
                </w:r>
              </w:ins>
            </w:sdtContent>
          </w:sdt>
        </w:p>
      </w:sdtContent>
    </w:sdt>
    <w:sdt>
      <w:sdtPr>
        <w:tag w:val="goog_rdk_1050"/>
        <w:id w:val="1422569486"/>
      </w:sdtPr>
      <w:sdtContent>
        <w:p w14:paraId="000002D5" w14:textId="77777777" w:rsidR="00CF3663" w:rsidRDefault="00000000">
          <w:pPr>
            <w:numPr>
              <w:ilvl w:val="1"/>
              <w:numId w:val="77"/>
            </w:numPr>
            <w:tabs>
              <w:tab w:val="left" w:pos="720"/>
              <w:tab w:val="left" w:pos="1440"/>
            </w:tabs>
            <w:spacing w:before="240"/>
            <w:rPr>
              <w:ins w:id="1058" w:author="BHA Regulatory Affairs Unit" w:date="2026-07-29T16:06:00Z"/>
            </w:rPr>
          </w:pPr>
          <w:sdt>
            <w:sdtPr>
              <w:tag w:val="goog_rdk_1049"/>
              <w:id w:val="2126874867"/>
            </w:sdtPr>
            <w:sdtContent>
              <w:ins w:id="1059" w:author="BHA Regulatory Affairs Unit" w:date="2026-07-29T16:06:00Z">
                <w:r>
                  <w:t>The LOI shall include:</w:t>
                </w:r>
              </w:ins>
            </w:sdtContent>
          </w:sdt>
        </w:p>
      </w:sdtContent>
    </w:sdt>
    <w:sdt>
      <w:sdtPr>
        <w:tag w:val="goog_rdk_1052"/>
        <w:id w:val="1954592844"/>
      </w:sdtPr>
      <w:sdtContent>
        <w:p w14:paraId="000002D6" w14:textId="77777777" w:rsidR="00CF3663" w:rsidRDefault="00000000">
          <w:pPr>
            <w:numPr>
              <w:ilvl w:val="2"/>
              <w:numId w:val="77"/>
            </w:numPr>
            <w:tabs>
              <w:tab w:val="left" w:pos="720"/>
              <w:tab w:val="left" w:pos="1440"/>
            </w:tabs>
            <w:spacing w:before="240"/>
            <w:rPr>
              <w:ins w:id="1060" w:author="BHA Regulatory Affairs Unit" w:date="2026-07-29T16:06:00Z"/>
            </w:rPr>
          </w:pPr>
          <w:sdt>
            <w:sdtPr>
              <w:tag w:val="goog_rdk_1051"/>
              <w:id w:val="-1819631015"/>
            </w:sdtPr>
            <w:sdtContent>
              <w:ins w:id="1061" w:author="BHA Regulatory Affairs Unit" w:date="2026-07-29T16:06:00Z">
                <w:r>
                  <w:t>The applicant’s name, phone number, physical address, and mailing address;</w:t>
                </w:r>
              </w:ins>
            </w:sdtContent>
          </w:sdt>
        </w:p>
      </w:sdtContent>
    </w:sdt>
    <w:sdt>
      <w:sdtPr>
        <w:tag w:val="goog_rdk_1054"/>
        <w:id w:val="428118163"/>
      </w:sdtPr>
      <w:sdtContent>
        <w:p w14:paraId="000002D7" w14:textId="77777777" w:rsidR="00CF3663" w:rsidRDefault="00000000">
          <w:pPr>
            <w:numPr>
              <w:ilvl w:val="2"/>
              <w:numId w:val="77"/>
            </w:numPr>
            <w:tabs>
              <w:tab w:val="left" w:pos="720"/>
              <w:tab w:val="left" w:pos="1440"/>
            </w:tabs>
            <w:spacing w:before="240"/>
            <w:rPr>
              <w:ins w:id="1062" w:author="BHA Regulatory Affairs Unit" w:date="2026-07-29T16:06:00Z"/>
            </w:rPr>
          </w:pPr>
          <w:sdt>
            <w:sdtPr>
              <w:tag w:val="goog_rdk_1053"/>
              <w:id w:val="-1251946099"/>
            </w:sdtPr>
            <w:sdtContent>
              <w:ins w:id="1063" w:author="BHA Regulatory Affairs Unit" w:date="2026-07-29T16:06:00Z">
                <w:r>
                  <w:t>The owner’s name and email address;</w:t>
                </w:r>
              </w:ins>
            </w:sdtContent>
          </w:sdt>
        </w:p>
      </w:sdtContent>
    </w:sdt>
    <w:sdt>
      <w:sdtPr>
        <w:tag w:val="goog_rdk_1056"/>
        <w:id w:val="1152015526"/>
      </w:sdtPr>
      <w:sdtContent>
        <w:p w14:paraId="000002D8" w14:textId="77777777" w:rsidR="00CF3663" w:rsidRDefault="00000000">
          <w:pPr>
            <w:numPr>
              <w:ilvl w:val="2"/>
              <w:numId w:val="77"/>
            </w:numPr>
            <w:tabs>
              <w:tab w:val="left" w:pos="720"/>
              <w:tab w:val="left" w:pos="1440"/>
            </w:tabs>
            <w:spacing w:before="240"/>
            <w:rPr>
              <w:ins w:id="1064" w:author="BHA Regulatory Affairs Unit" w:date="2026-07-29T16:06:00Z"/>
            </w:rPr>
          </w:pPr>
          <w:sdt>
            <w:sdtPr>
              <w:tag w:val="goog_rdk_1055"/>
              <w:id w:val="514269819"/>
            </w:sdtPr>
            <w:sdtContent>
              <w:ins w:id="1065" w:author="BHA Regulatory Affairs Unit" w:date="2026-07-29T16:06:00Z">
                <w:r>
                  <w:t>The primary contact’s name and email address;</w:t>
                </w:r>
              </w:ins>
            </w:sdtContent>
          </w:sdt>
        </w:p>
      </w:sdtContent>
    </w:sdt>
    <w:sdt>
      <w:sdtPr>
        <w:tag w:val="goog_rdk_1058"/>
        <w:id w:val="1818382151"/>
      </w:sdtPr>
      <w:sdtContent>
        <w:p w14:paraId="000002D9" w14:textId="77777777" w:rsidR="00CF3663" w:rsidRDefault="00000000">
          <w:pPr>
            <w:numPr>
              <w:ilvl w:val="2"/>
              <w:numId w:val="77"/>
            </w:numPr>
            <w:tabs>
              <w:tab w:val="left" w:pos="720"/>
              <w:tab w:val="left" w:pos="1440"/>
            </w:tabs>
            <w:spacing w:before="240"/>
            <w:rPr>
              <w:ins w:id="1066" w:author="BHA Regulatory Affairs Unit" w:date="2026-07-29T16:06:00Z"/>
            </w:rPr>
          </w:pPr>
          <w:sdt>
            <w:sdtPr>
              <w:tag w:val="goog_rdk_1057"/>
              <w:id w:val="1123838138"/>
            </w:sdtPr>
            <w:sdtContent>
              <w:ins w:id="1067" w:author="BHA Regulatory Affairs Unit" w:date="2026-07-29T16:06:00Z">
                <w:r>
                  <w:t>The credential’s anticipated start date;</w:t>
                </w:r>
              </w:ins>
            </w:sdtContent>
          </w:sdt>
        </w:p>
      </w:sdtContent>
    </w:sdt>
    <w:sdt>
      <w:sdtPr>
        <w:tag w:val="goog_rdk_1060"/>
        <w:id w:val="-1677943080"/>
      </w:sdtPr>
      <w:sdtContent>
        <w:p w14:paraId="000002DA" w14:textId="77777777" w:rsidR="00CF3663" w:rsidRDefault="00000000">
          <w:pPr>
            <w:numPr>
              <w:ilvl w:val="2"/>
              <w:numId w:val="77"/>
            </w:numPr>
            <w:tabs>
              <w:tab w:val="left" w:pos="720"/>
              <w:tab w:val="left" w:pos="1440"/>
            </w:tabs>
            <w:spacing w:before="240"/>
            <w:rPr>
              <w:ins w:id="1068" w:author="BHA Regulatory Affairs Unit" w:date="2026-07-29T16:06:00Z"/>
            </w:rPr>
          </w:pPr>
          <w:sdt>
            <w:sdtPr>
              <w:tag w:val="goog_rdk_1059"/>
              <w:id w:val="510642521"/>
            </w:sdtPr>
            <w:sdtContent>
              <w:ins w:id="1069" w:author="BHA Regulatory Affairs Unit" w:date="2026-07-29T16:06:00Z">
                <w:r>
                  <w:t>The number of physical locations; and</w:t>
                </w:r>
              </w:ins>
            </w:sdtContent>
          </w:sdt>
        </w:p>
      </w:sdtContent>
    </w:sdt>
    <w:sdt>
      <w:sdtPr>
        <w:tag w:val="goog_rdk_1062"/>
        <w:id w:val="-1036292605"/>
      </w:sdtPr>
      <w:sdtContent>
        <w:p w14:paraId="000002DB" w14:textId="77777777" w:rsidR="00CF3663" w:rsidRDefault="00000000">
          <w:pPr>
            <w:numPr>
              <w:ilvl w:val="2"/>
              <w:numId w:val="77"/>
            </w:numPr>
            <w:tabs>
              <w:tab w:val="left" w:pos="720"/>
              <w:tab w:val="left" w:pos="1440"/>
            </w:tabs>
            <w:spacing w:before="240"/>
            <w:rPr>
              <w:ins w:id="1070" w:author="BHA Regulatory Affairs Unit" w:date="2026-07-29T16:06:00Z"/>
            </w:rPr>
          </w:pPr>
          <w:sdt>
            <w:sdtPr>
              <w:tag w:val="goog_rdk_1061"/>
              <w:id w:val="-1254657789"/>
            </w:sdtPr>
            <w:sdtContent>
              <w:ins w:id="1071" w:author="BHA Regulatory Affairs Unit" w:date="2026-07-29T16:06:00Z">
                <w:r>
                  <w:t>The services for which the applicant is seeking a credential.</w:t>
                </w:r>
              </w:ins>
            </w:sdtContent>
          </w:sdt>
        </w:p>
      </w:sdtContent>
    </w:sdt>
    <w:sdt>
      <w:sdtPr>
        <w:tag w:val="goog_rdk_1064"/>
        <w:id w:val="1020158511"/>
      </w:sdtPr>
      <w:sdtContent>
        <w:p w14:paraId="000002DC" w14:textId="77777777" w:rsidR="00CF3663" w:rsidRDefault="00000000">
          <w:pPr>
            <w:numPr>
              <w:ilvl w:val="1"/>
              <w:numId w:val="77"/>
            </w:numPr>
            <w:tabs>
              <w:tab w:val="left" w:pos="720"/>
              <w:tab w:val="left" w:pos="1440"/>
            </w:tabs>
            <w:spacing w:before="240"/>
            <w:rPr>
              <w:ins w:id="1072" w:author="BHA Regulatory Affairs Unit" w:date="2026-07-29T16:06:00Z"/>
            </w:rPr>
          </w:pPr>
          <w:sdt>
            <w:sdtPr>
              <w:tag w:val="goog_rdk_1063"/>
              <w:id w:val="-77540547"/>
            </w:sdtPr>
            <w:sdtContent>
              <w:ins w:id="1073" w:author="BHA Regulatory Affairs Unit" w:date="2026-07-29T16:06:00Z">
                <w:r>
                  <w:t>BHA will review and verify an applicant’s information.</w:t>
                </w:r>
              </w:ins>
            </w:sdtContent>
          </w:sdt>
        </w:p>
      </w:sdtContent>
    </w:sdt>
    <w:sdt>
      <w:sdtPr>
        <w:tag w:val="goog_rdk_1066"/>
        <w:id w:val="626699827"/>
      </w:sdtPr>
      <w:sdtContent>
        <w:p w14:paraId="000002DD" w14:textId="77777777" w:rsidR="00CF3663" w:rsidRDefault="00000000">
          <w:pPr>
            <w:numPr>
              <w:ilvl w:val="1"/>
              <w:numId w:val="77"/>
            </w:numPr>
            <w:tabs>
              <w:tab w:val="left" w:pos="720"/>
              <w:tab w:val="left" w:pos="1440"/>
            </w:tabs>
            <w:spacing w:before="240"/>
            <w:rPr>
              <w:ins w:id="1074" w:author="BHA Regulatory Affairs Unit" w:date="2026-07-29T16:06:00Z"/>
            </w:rPr>
          </w:pPr>
          <w:sdt>
            <w:sdtPr>
              <w:tag w:val="goog_rdk_1065"/>
              <w:id w:val="594275677"/>
            </w:sdtPr>
            <w:sdtContent>
              <w:ins w:id="1075" w:author="BHA Regulatory Affairs Unit" w:date="2026-07-29T16:06:00Z">
                <w:r>
                  <w:t>The applicant will receive a username and be granted access to the LADDERS system in order to complete and submit application(s) for the relevant BHA-issued credential(s).</w:t>
                </w:r>
              </w:ins>
            </w:sdtContent>
          </w:sdt>
        </w:p>
      </w:sdtContent>
    </w:sdt>
    <w:sdt>
      <w:sdtPr>
        <w:tag w:val="goog_rdk_1068"/>
        <w:id w:val="1650116749"/>
      </w:sdtPr>
      <w:sdtContent>
        <w:p w14:paraId="000002DE" w14:textId="77777777" w:rsidR="00CF3663" w:rsidRDefault="00000000">
          <w:pPr>
            <w:numPr>
              <w:ilvl w:val="0"/>
              <w:numId w:val="77"/>
            </w:numPr>
            <w:tabs>
              <w:tab w:val="left" w:pos="720"/>
              <w:tab w:val="left" w:pos="1440"/>
            </w:tabs>
            <w:spacing w:before="240"/>
            <w:rPr>
              <w:ins w:id="1076" w:author="BHA Regulatory Affairs Unit" w:date="2026-07-29T16:06:00Z"/>
            </w:rPr>
          </w:pPr>
          <w:sdt>
            <w:sdtPr>
              <w:tag w:val="goog_rdk_1067"/>
              <w:id w:val="-1014383512"/>
            </w:sdtPr>
            <w:sdtContent>
              <w:ins w:id="1077" w:author="BHA Regulatory Affairs Unit" w:date="2026-07-29T16:06:00Z">
                <w:r>
                  <w:t>Application submissions</w:t>
                </w:r>
              </w:ins>
            </w:sdtContent>
          </w:sdt>
        </w:p>
      </w:sdtContent>
    </w:sdt>
    <w:sdt>
      <w:sdtPr>
        <w:tag w:val="goog_rdk_1070"/>
        <w:id w:val="-426756799"/>
      </w:sdtPr>
      <w:sdtContent>
        <w:p w14:paraId="000002DF" w14:textId="77777777" w:rsidR="00CF3663" w:rsidRDefault="00000000">
          <w:pPr>
            <w:numPr>
              <w:ilvl w:val="1"/>
              <w:numId w:val="77"/>
            </w:numPr>
            <w:tabs>
              <w:tab w:val="left" w:pos="720"/>
              <w:tab w:val="left" w:pos="1440"/>
            </w:tabs>
            <w:spacing w:before="240"/>
            <w:rPr>
              <w:ins w:id="1078" w:author="BHA Regulatory Affairs Unit" w:date="2026-07-29T16:06:00Z"/>
            </w:rPr>
          </w:pPr>
          <w:sdt>
            <w:sdtPr>
              <w:tag w:val="goog_rdk_1069"/>
              <w:id w:val="-147743425"/>
            </w:sdtPr>
            <w:sdtContent>
              <w:ins w:id="1079" w:author="BHA Regulatory Affairs Unit" w:date="2026-07-29T16:06:00Z">
                <w:r>
                  <w:t>Initial applications will automatically be generated with a new LADDERS account and must be completed by the applicant.</w:t>
                </w:r>
              </w:ins>
            </w:sdtContent>
          </w:sdt>
        </w:p>
      </w:sdtContent>
    </w:sdt>
    <w:sdt>
      <w:sdtPr>
        <w:tag w:val="goog_rdk_1072"/>
        <w:id w:val="1450249498"/>
      </w:sdtPr>
      <w:sdtContent>
        <w:p w14:paraId="000002E0" w14:textId="77777777" w:rsidR="00CF3663" w:rsidRDefault="00000000">
          <w:pPr>
            <w:numPr>
              <w:ilvl w:val="1"/>
              <w:numId w:val="77"/>
            </w:numPr>
            <w:tabs>
              <w:tab w:val="left" w:pos="720"/>
              <w:tab w:val="left" w:pos="1440"/>
            </w:tabs>
            <w:spacing w:before="240"/>
            <w:rPr>
              <w:ins w:id="1080" w:author="BHA Regulatory Affairs Unit" w:date="2026-07-29T16:06:00Z"/>
            </w:rPr>
          </w:pPr>
          <w:sdt>
            <w:sdtPr>
              <w:tag w:val="goog_rdk_1071"/>
              <w:id w:val="-1460008306"/>
            </w:sdtPr>
            <w:sdtContent>
              <w:ins w:id="1081" w:author="BHA Regulatory Affairs Unit" w:date="2026-07-29T16:06:00Z">
                <w:r>
                  <w:t>A completed application must include:</w:t>
                </w:r>
              </w:ins>
            </w:sdtContent>
          </w:sdt>
        </w:p>
      </w:sdtContent>
    </w:sdt>
    <w:sdt>
      <w:sdtPr>
        <w:tag w:val="goog_rdk_1074"/>
        <w:id w:val="739938382"/>
      </w:sdtPr>
      <w:sdtContent>
        <w:p w14:paraId="000002E1" w14:textId="77777777" w:rsidR="00CF3663" w:rsidRDefault="00000000">
          <w:pPr>
            <w:numPr>
              <w:ilvl w:val="2"/>
              <w:numId w:val="77"/>
            </w:numPr>
            <w:tabs>
              <w:tab w:val="left" w:pos="720"/>
              <w:tab w:val="left" w:pos="1440"/>
            </w:tabs>
            <w:spacing w:before="240"/>
            <w:rPr>
              <w:ins w:id="1082" w:author="BHA Regulatory Affairs Unit" w:date="2026-07-29T16:06:00Z"/>
            </w:rPr>
          </w:pPr>
          <w:sdt>
            <w:sdtPr>
              <w:tag w:val="goog_rdk_1073"/>
              <w:id w:val="341734930"/>
            </w:sdtPr>
            <w:sdtContent>
              <w:ins w:id="1083" w:author="BHA Regulatory Affairs Unit" w:date="2026-07-29T16:06:00Z">
                <w:r>
                  <w:t>A completed LADDERS online form consisting of the following:</w:t>
                </w:r>
              </w:ins>
            </w:sdtContent>
          </w:sdt>
        </w:p>
      </w:sdtContent>
    </w:sdt>
    <w:sdt>
      <w:sdtPr>
        <w:tag w:val="goog_rdk_1076"/>
        <w:id w:val="-2062659197"/>
      </w:sdtPr>
      <w:sdtContent>
        <w:p w14:paraId="000002E2" w14:textId="77777777" w:rsidR="00CF3663" w:rsidRDefault="00000000">
          <w:pPr>
            <w:numPr>
              <w:ilvl w:val="3"/>
              <w:numId w:val="77"/>
            </w:numPr>
            <w:tabs>
              <w:tab w:val="left" w:pos="720"/>
              <w:tab w:val="left" w:pos="1440"/>
            </w:tabs>
            <w:spacing w:before="240"/>
            <w:rPr>
              <w:ins w:id="1084" w:author="BHA Regulatory Affairs Unit" w:date="2026-07-29T16:06:00Z"/>
            </w:rPr>
          </w:pPr>
          <w:sdt>
            <w:sdtPr>
              <w:tag w:val="goog_rdk_1075"/>
              <w:id w:val="2045306194"/>
            </w:sdtPr>
            <w:sdtContent>
              <w:ins w:id="1085" w:author="BHA Regulatory Affairs Unit" w:date="2026-07-29T16:06:00Z">
                <w:r>
                  <w:t xml:space="preserve">All required information and documents applicable to the credential type, as set forth in Part 1.3.1 of this Chapter 1; </w:t>
                </w:r>
              </w:ins>
            </w:sdtContent>
          </w:sdt>
        </w:p>
      </w:sdtContent>
    </w:sdt>
    <w:sdt>
      <w:sdtPr>
        <w:tag w:val="goog_rdk_1078"/>
        <w:id w:val="-1213997456"/>
      </w:sdtPr>
      <w:sdtContent>
        <w:p w14:paraId="000002E3" w14:textId="77777777" w:rsidR="00CF3663" w:rsidRDefault="00000000">
          <w:pPr>
            <w:numPr>
              <w:ilvl w:val="3"/>
              <w:numId w:val="77"/>
            </w:numPr>
            <w:tabs>
              <w:tab w:val="left" w:pos="720"/>
              <w:tab w:val="left" w:pos="1440"/>
            </w:tabs>
            <w:spacing w:before="240"/>
            <w:rPr>
              <w:ins w:id="1086" w:author="BHA Regulatory Affairs Unit" w:date="2026-07-29T16:06:00Z"/>
            </w:rPr>
          </w:pPr>
          <w:sdt>
            <w:sdtPr>
              <w:tag w:val="goog_rdk_1077"/>
              <w:id w:val="-1580908638"/>
            </w:sdtPr>
            <w:sdtContent>
              <w:ins w:id="1087" w:author="BHA Regulatory Affairs Unit" w:date="2026-07-29T16:06:00Z">
                <w:r>
                  <w:t>A digital signature; and</w:t>
                </w:r>
              </w:ins>
            </w:sdtContent>
          </w:sdt>
        </w:p>
      </w:sdtContent>
    </w:sdt>
    <w:sdt>
      <w:sdtPr>
        <w:tag w:val="goog_rdk_1080"/>
        <w:id w:val="-2095818815"/>
      </w:sdtPr>
      <w:sdtContent>
        <w:p w14:paraId="000002E4" w14:textId="77777777" w:rsidR="00CF3663" w:rsidRDefault="00000000">
          <w:pPr>
            <w:numPr>
              <w:ilvl w:val="4"/>
              <w:numId w:val="77"/>
            </w:numPr>
            <w:tabs>
              <w:tab w:val="left" w:pos="720"/>
              <w:tab w:val="left" w:pos="1440"/>
            </w:tabs>
            <w:spacing w:before="240"/>
            <w:rPr>
              <w:ins w:id="1088" w:author="BHA Regulatory Affairs Unit" w:date="2026-07-29T16:06:00Z"/>
            </w:rPr>
          </w:pPr>
          <w:sdt>
            <w:sdtPr>
              <w:tag w:val="goog_rdk_1079"/>
              <w:id w:val="-1850493094"/>
            </w:sdtPr>
            <w:sdtContent>
              <w:ins w:id="1089" w:author="BHA Regulatory Affairs Unit" w:date="2026-07-29T16:06:00Z">
                <w:r>
                  <w:t>Each application must be signed under penalty of perjury by an authorized corporate officer, general partner, member, or sole proprietor of the applicant as appropriate.</w:t>
                </w:r>
              </w:ins>
            </w:sdtContent>
          </w:sdt>
        </w:p>
      </w:sdtContent>
    </w:sdt>
    <w:sdt>
      <w:sdtPr>
        <w:tag w:val="goog_rdk_1082"/>
        <w:id w:val="1708043817"/>
      </w:sdtPr>
      <w:sdtContent>
        <w:p w14:paraId="000002E5" w14:textId="77777777" w:rsidR="00CF3663" w:rsidRDefault="00000000">
          <w:pPr>
            <w:numPr>
              <w:ilvl w:val="3"/>
              <w:numId w:val="77"/>
            </w:numPr>
            <w:tabs>
              <w:tab w:val="left" w:pos="720"/>
              <w:tab w:val="left" w:pos="1440"/>
            </w:tabs>
            <w:spacing w:before="240"/>
            <w:rPr>
              <w:ins w:id="1090" w:author="BHA Regulatory Affairs Unit" w:date="2026-07-29T16:06:00Z"/>
            </w:rPr>
          </w:pPr>
          <w:sdt>
            <w:sdtPr>
              <w:tag w:val="goog_rdk_1081"/>
              <w:id w:val="30219569"/>
            </w:sdtPr>
            <w:sdtContent>
              <w:ins w:id="1091" w:author="BHA Regulatory Affairs Unit" w:date="2026-07-29T16:06:00Z">
                <w:r>
                  <w:t>The payment of applicable fees, as set forth in Part 1.3.2 of this Chapter 1.</w:t>
                </w:r>
              </w:ins>
            </w:sdtContent>
          </w:sdt>
        </w:p>
      </w:sdtContent>
    </w:sdt>
    <w:sdt>
      <w:sdtPr>
        <w:tag w:val="goog_rdk_1084"/>
        <w:id w:val="1989953904"/>
      </w:sdtPr>
      <w:sdtContent>
        <w:p w14:paraId="000002E6" w14:textId="77777777" w:rsidR="00CF3663" w:rsidRDefault="00000000">
          <w:pPr>
            <w:numPr>
              <w:ilvl w:val="2"/>
              <w:numId w:val="77"/>
            </w:numPr>
            <w:tabs>
              <w:tab w:val="left" w:pos="720"/>
              <w:tab w:val="left" w:pos="1440"/>
            </w:tabs>
            <w:spacing w:before="240"/>
            <w:rPr>
              <w:ins w:id="1092" w:author="BHA Regulatory Affairs Unit" w:date="2026-07-29T16:06:00Z"/>
            </w:rPr>
          </w:pPr>
          <w:sdt>
            <w:sdtPr>
              <w:tag w:val="goog_rdk_1083"/>
              <w:id w:val="450377896"/>
            </w:sdtPr>
            <w:sdtContent>
              <w:ins w:id="1093" w:author="BHA Regulatory Affairs Unit" w:date="2026-07-29T16:06:00Z">
                <w:r>
                  <w:t>A Colorado Bureau of Investigation (CBI) fingerprint-based criminal history record check, as set forth in Part 1.3.1.G of this Chapter 1; and</w:t>
                </w:r>
              </w:ins>
            </w:sdtContent>
          </w:sdt>
        </w:p>
      </w:sdtContent>
    </w:sdt>
    <w:sdt>
      <w:sdtPr>
        <w:tag w:val="goog_rdk_1086"/>
        <w:id w:val="1656249708"/>
      </w:sdtPr>
      <w:sdtContent>
        <w:p w14:paraId="000002E7" w14:textId="77777777" w:rsidR="00CF3663" w:rsidRDefault="00000000">
          <w:pPr>
            <w:numPr>
              <w:ilvl w:val="2"/>
              <w:numId w:val="77"/>
            </w:numPr>
            <w:tabs>
              <w:tab w:val="left" w:pos="720"/>
              <w:tab w:val="left" w:pos="1440"/>
            </w:tabs>
            <w:spacing w:before="240"/>
            <w:rPr>
              <w:ins w:id="1094" w:author="BHA Regulatory Affairs Unit" w:date="2026-07-29T16:06:00Z"/>
            </w:rPr>
          </w:pPr>
          <w:sdt>
            <w:sdtPr>
              <w:tag w:val="goog_rdk_1085"/>
              <w:id w:val="-993847338"/>
            </w:sdtPr>
            <w:sdtContent>
              <w:ins w:id="1095" w:author="BHA Regulatory Affairs Unit" w:date="2026-07-29T16:06:00Z">
                <w:r>
                  <w:t>For BHEs, a Certificate of Compliance (COC), pursuant to Section 27-50-501(3), C.R.S.</w:t>
                </w:r>
              </w:ins>
            </w:sdtContent>
          </w:sdt>
        </w:p>
      </w:sdtContent>
    </w:sdt>
    <w:sdt>
      <w:sdtPr>
        <w:tag w:val="goog_rdk_1088"/>
        <w:id w:val="-84082598"/>
      </w:sdtPr>
      <w:sdtContent>
        <w:p w14:paraId="000002E8" w14:textId="77777777" w:rsidR="00CF3663" w:rsidRDefault="00000000">
          <w:pPr>
            <w:numPr>
              <w:ilvl w:val="3"/>
              <w:numId w:val="77"/>
            </w:numPr>
            <w:tabs>
              <w:tab w:val="left" w:pos="720"/>
              <w:tab w:val="left" w:pos="1440"/>
            </w:tabs>
            <w:spacing w:before="240"/>
            <w:rPr>
              <w:ins w:id="1096" w:author="BHA Regulatory Affairs Unit" w:date="2026-07-29T16:06:00Z"/>
            </w:rPr>
          </w:pPr>
          <w:sdt>
            <w:sdtPr>
              <w:tag w:val="goog_rdk_1087"/>
              <w:id w:val="950179696"/>
            </w:sdtPr>
            <w:sdtContent>
              <w:ins w:id="1097" w:author="BHA Regulatory Affairs Unit" w:date="2026-07-29T16:06:00Z">
                <w:r>
                  <w:t>BHEs providing only outpatient services may submit a COC from the Division of Fire Prevention and Control (DFPC) that is based on inspections completed by a fire department, as defined in Section 24-33.5-1202, C.R.S., that employs an inspector certified pursuant to Section 24-33.5-1211 rather than from the DFPC.</w:t>
                </w:r>
              </w:ins>
            </w:sdtContent>
          </w:sdt>
        </w:p>
      </w:sdtContent>
    </w:sdt>
    <w:sdt>
      <w:sdtPr>
        <w:tag w:val="goog_rdk_1090"/>
        <w:id w:val="-2018704213"/>
      </w:sdtPr>
      <w:sdtContent>
        <w:p w14:paraId="000002E9" w14:textId="77777777" w:rsidR="00CF3663" w:rsidRDefault="00000000">
          <w:pPr>
            <w:numPr>
              <w:ilvl w:val="3"/>
              <w:numId w:val="77"/>
            </w:numPr>
            <w:tabs>
              <w:tab w:val="left" w:pos="720"/>
              <w:tab w:val="left" w:pos="1440"/>
            </w:tabs>
            <w:spacing w:before="240"/>
            <w:rPr>
              <w:ins w:id="1098" w:author="BHA Regulatory Affairs Unit" w:date="2026-07-29T16:06:00Z"/>
            </w:rPr>
          </w:pPr>
          <w:sdt>
            <w:sdtPr>
              <w:tag w:val="goog_rdk_1089"/>
              <w:id w:val="-1296503118"/>
            </w:sdtPr>
            <w:sdtContent>
              <w:ins w:id="1099" w:author="BHA Regulatory Affairs Unit" w:date="2026-07-29T16:06:00Z">
                <w:r>
                  <w:t>BHEs providing telehealth-only services are exempt from COC requirements.</w:t>
                </w:r>
              </w:ins>
            </w:sdtContent>
          </w:sdt>
        </w:p>
      </w:sdtContent>
    </w:sdt>
    <w:sdt>
      <w:sdtPr>
        <w:tag w:val="goog_rdk_1092"/>
        <w:id w:val="650147802"/>
      </w:sdtPr>
      <w:sdtContent>
        <w:p w14:paraId="000002EA" w14:textId="77777777" w:rsidR="00CF3663" w:rsidRDefault="00000000">
          <w:pPr>
            <w:numPr>
              <w:ilvl w:val="1"/>
              <w:numId w:val="77"/>
            </w:numPr>
            <w:tabs>
              <w:tab w:val="left" w:pos="720"/>
              <w:tab w:val="left" w:pos="1440"/>
            </w:tabs>
            <w:spacing w:before="240"/>
            <w:rPr>
              <w:ins w:id="1100" w:author="BHA Regulatory Affairs Unit" w:date="2026-07-29T16:06:00Z"/>
            </w:rPr>
          </w:pPr>
          <w:sdt>
            <w:sdtPr>
              <w:tag w:val="goog_rdk_1091"/>
              <w:id w:val="-1649892498"/>
            </w:sdtPr>
            <w:sdtContent>
              <w:ins w:id="1101" w:author="BHA Regulatory Affairs Unit" w:date="2026-07-29T16:06:00Z">
                <w:r>
                  <w:t>Completed applications must be submitted at least ninety (90) calendar days before the anticipated start-up date.</w:t>
                </w:r>
              </w:ins>
            </w:sdtContent>
          </w:sdt>
        </w:p>
      </w:sdtContent>
    </w:sdt>
    <w:sdt>
      <w:sdtPr>
        <w:tag w:val="goog_rdk_1094"/>
        <w:id w:val="-1958004236"/>
      </w:sdtPr>
      <w:sdtContent>
        <w:p w14:paraId="000002EB" w14:textId="77777777" w:rsidR="00CF3663" w:rsidRDefault="00000000">
          <w:pPr>
            <w:numPr>
              <w:ilvl w:val="1"/>
              <w:numId w:val="77"/>
            </w:numPr>
            <w:tabs>
              <w:tab w:val="left" w:pos="720"/>
              <w:tab w:val="left" w:pos="1440"/>
            </w:tabs>
            <w:spacing w:before="240"/>
            <w:rPr>
              <w:ins w:id="1102" w:author="BHA Regulatory Affairs Unit" w:date="2026-07-29T16:06:00Z"/>
            </w:rPr>
          </w:pPr>
          <w:sdt>
            <w:sdtPr>
              <w:tag w:val="goog_rdk_1093"/>
              <w:id w:val="-266159412"/>
            </w:sdtPr>
            <w:sdtContent>
              <w:ins w:id="1103" w:author="BHA Regulatory Affairs Unit" w:date="2026-07-29T16:06:00Z">
                <w:r>
                  <w:t xml:space="preserve">An application may be considered abandoned if the applicant fails to complete the application within twelve (12) months. BHA will </w:t>
                </w:r>
                <w:r>
                  <w:lastRenderedPageBreak/>
                  <w:t>administratively close the application process after twelve (12) months if the application is not completed.</w:t>
                </w:r>
              </w:ins>
            </w:sdtContent>
          </w:sdt>
        </w:p>
      </w:sdtContent>
    </w:sdt>
    <w:sdt>
      <w:sdtPr>
        <w:tag w:val="goog_rdk_1096"/>
        <w:id w:val="-1598794399"/>
      </w:sdtPr>
      <w:sdtContent>
        <w:p w14:paraId="000002EC" w14:textId="77777777" w:rsidR="00CF3663" w:rsidRDefault="00000000">
          <w:pPr>
            <w:numPr>
              <w:ilvl w:val="2"/>
              <w:numId w:val="77"/>
            </w:numPr>
            <w:tabs>
              <w:tab w:val="left" w:pos="720"/>
              <w:tab w:val="left" w:pos="1440"/>
            </w:tabs>
            <w:spacing w:before="240"/>
            <w:rPr>
              <w:ins w:id="1104" w:author="BHA Regulatory Affairs Unit" w:date="2026-07-29T16:06:00Z"/>
            </w:rPr>
          </w:pPr>
          <w:sdt>
            <w:sdtPr>
              <w:tag w:val="goog_rdk_1095"/>
              <w:id w:val="-392745507"/>
            </w:sdtPr>
            <w:sdtContent>
              <w:ins w:id="1105" w:author="BHA Regulatory Affairs Unit" w:date="2026-07-29T16:06:00Z">
                <w:r>
                  <w:t>After an administrative closure, the applicant may file a new agency application along with the corresponding initial credentialing fee, as set forth in Part 1.3.2 of this Chapter 1.</w:t>
                </w:r>
              </w:ins>
            </w:sdtContent>
          </w:sdt>
        </w:p>
      </w:sdtContent>
    </w:sdt>
    <w:sdt>
      <w:sdtPr>
        <w:tag w:val="goog_rdk_1098"/>
        <w:id w:val="-1497089816"/>
      </w:sdtPr>
      <w:sdtContent>
        <w:p w14:paraId="000002ED" w14:textId="77777777" w:rsidR="00CF3663" w:rsidRDefault="00000000">
          <w:pPr>
            <w:numPr>
              <w:ilvl w:val="0"/>
              <w:numId w:val="77"/>
            </w:numPr>
            <w:tabs>
              <w:tab w:val="left" w:pos="720"/>
              <w:tab w:val="left" w:pos="1440"/>
            </w:tabs>
            <w:spacing w:before="240"/>
            <w:rPr>
              <w:ins w:id="1106" w:author="BHA Regulatory Affairs Unit" w:date="2026-07-29T16:06:00Z"/>
            </w:rPr>
          </w:pPr>
          <w:sdt>
            <w:sdtPr>
              <w:tag w:val="goog_rdk_1097"/>
              <w:id w:val="-1150339845"/>
            </w:sdtPr>
            <w:sdtContent>
              <w:ins w:id="1107" w:author="BHA Regulatory Affairs Unit" w:date="2026-07-29T16:06:00Z">
                <w:r>
                  <w:t>BHA processing</w:t>
                </w:r>
              </w:ins>
            </w:sdtContent>
          </w:sdt>
        </w:p>
      </w:sdtContent>
    </w:sdt>
    <w:sdt>
      <w:sdtPr>
        <w:tag w:val="goog_rdk_1100"/>
        <w:id w:val="2034086569"/>
      </w:sdtPr>
      <w:sdtContent>
        <w:p w14:paraId="000002EE" w14:textId="77777777" w:rsidR="00CF3663" w:rsidRDefault="00000000">
          <w:pPr>
            <w:numPr>
              <w:ilvl w:val="1"/>
              <w:numId w:val="77"/>
            </w:numPr>
            <w:tabs>
              <w:tab w:val="left" w:pos="720"/>
              <w:tab w:val="left" w:pos="1440"/>
            </w:tabs>
            <w:spacing w:before="240"/>
            <w:rPr>
              <w:ins w:id="1108" w:author="BHA Regulatory Affairs Unit" w:date="2026-07-29T16:06:00Z"/>
            </w:rPr>
          </w:pPr>
          <w:sdt>
            <w:sdtPr>
              <w:tag w:val="goog_rdk_1099"/>
              <w:id w:val="-1114699877"/>
            </w:sdtPr>
            <w:sdtContent>
              <w:ins w:id="1109" w:author="BHA Regulatory Affairs Unit" w:date="2026-07-29T16:06:00Z">
                <w:r>
                  <w:t>BHA shall conduct a preliminary review of the application and notify the applicant of any application defects.</w:t>
                </w:r>
              </w:ins>
            </w:sdtContent>
          </w:sdt>
        </w:p>
      </w:sdtContent>
    </w:sdt>
    <w:sdt>
      <w:sdtPr>
        <w:tag w:val="goog_rdk_1102"/>
        <w:id w:val="-1526777296"/>
      </w:sdtPr>
      <w:sdtContent>
        <w:p w14:paraId="000002EF" w14:textId="77777777" w:rsidR="00CF3663" w:rsidRDefault="00000000">
          <w:pPr>
            <w:numPr>
              <w:ilvl w:val="2"/>
              <w:numId w:val="77"/>
            </w:numPr>
            <w:tabs>
              <w:tab w:val="left" w:pos="720"/>
              <w:tab w:val="left" w:pos="1440"/>
            </w:tabs>
            <w:spacing w:before="240"/>
            <w:rPr>
              <w:ins w:id="1110" w:author="BHA Regulatory Affairs Unit" w:date="2026-07-29T16:06:00Z"/>
            </w:rPr>
          </w:pPr>
          <w:sdt>
            <w:sdtPr>
              <w:tag w:val="goog_rdk_1101"/>
              <w:id w:val="583837074"/>
            </w:sdtPr>
            <w:sdtContent>
              <w:ins w:id="1111" w:author="BHA Regulatory Affairs Unit" w:date="2026-07-29T16:06:00Z">
                <w:r>
                  <w:t>The applicant shall respond within fourteen (14) calendar days to written notice of any application defect.</w:t>
                </w:r>
              </w:ins>
            </w:sdtContent>
          </w:sdt>
        </w:p>
      </w:sdtContent>
    </w:sdt>
    <w:sdt>
      <w:sdtPr>
        <w:tag w:val="goog_rdk_1104"/>
        <w:id w:val="-1201629830"/>
      </w:sdtPr>
      <w:sdtContent>
        <w:p w14:paraId="000002F0" w14:textId="77777777" w:rsidR="00CF3663" w:rsidRDefault="00000000">
          <w:pPr>
            <w:numPr>
              <w:ilvl w:val="1"/>
              <w:numId w:val="77"/>
            </w:numPr>
            <w:tabs>
              <w:tab w:val="left" w:pos="720"/>
              <w:tab w:val="left" w:pos="1440"/>
            </w:tabs>
            <w:spacing w:before="240"/>
            <w:rPr>
              <w:ins w:id="1112" w:author="BHA Regulatory Affairs Unit" w:date="2026-07-29T16:06:00Z"/>
            </w:rPr>
          </w:pPr>
          <w:sdt>
            <w:sdtPr>
              <w:tag w:val="goog_rdk_1103"/>
              <w:id w:val="1167280127"/>
            </w:sdtPr>
            <w:sdtContent>
              <w:ins w:id="1113" w:author="BHA Regulatory Affairs Unit" w:date="2026-07-29T16:06:00Z">
                <w:r>
                  <w:t>BHA will act upon an application and provide written notice to the applicant within thirty (30) calendar days of receipt of a complete application, as defined in Part 1.3.B.2 of this Chapter 1.</w:t>
                </w:r>
              </w:ins>
            </w:sdtContent>
          </w:sdt>
        </w:p>
      </w:sdtContent>
    </w:sdt>
    <w:sdt>
      <w:sdtPr>
        <w:tag w:val="goog_rdk_1106"/>
        <w:id w:val="1533872143"/>
      </w:sdtPr>
      <w:sdtContent>
        <w:p w14:paraId="000002F1" w14:textId="77777777" w:rsidR="00CF3663" w:rsidRDefault="00000000">
          <w:pPr>
            <w:keepNext/>
            <w:spacing w:before="240" w:after="60"/>
            <w:ind w:firstLine="0"/>
            <w:rPr>
              <w:ins w:id="1114" w:author="BHA Regulatory Affairs Unit" w:date="2026-07-29T16:06:00Z"/>
              <w:b/>
              <w:bCs/>
            </w:rPr>
          </w:pPr>
          <w:sdt>
            <w:sdtPr>
              <w:tag w:val="goog_rdk_1105"/>
              <w:id w:val="879677312"/>
            </w:sdtPr>
            <w:sdtContent>
              <w:ins w:id="1115" w:author="BHA Regulatory Affairs Unit" w:date="2026-07-29T16:06:00Z">
                <w:r>
                  <w:rPr>
                    <w:b/>
                    <w:bCs/>
                  </w:rPr>
                  <w:t>1.3.1</w:t>
                </w:r>
                <w:r>
                  <w:rPr>
                    <w:b/>
                    <w:bCs/>
                  </w:rPr>
                  <w:tab/>
                  <w:t>Application Components</w:t>
                </w:r>
              </w:ins>
            </w:sdtContent>
          </w:sdt>
        </w:p>
      </w:sdtContent>
    </w:sdt>
    <w:sdt>
      <w:sdtPr>
        <w:tag w:val="goog_rdk_1108"/>
        <w:id w:val="-1648376981"/>
      </w:sdtPr>
      <w:sdtContent>
        <w:p w14:paraId="000002F2" w14:textId="77777777" w:rsidR="00CF3663" w:rsidRDefault="00000000">
          <w:pPr>
            <w:numPr>
              <w:ilvl w:val="0"/>
              <w:numId w:val="79"/>
            </w:numPr>
            <w:tabs>
              <w:tab w:val="left" w:pos="720"/>
              <w:tab w:val="left" w:pos="1440"/>
            </w:tabs>
            <w:spacing w:before="240"/>
            <w:rPr>
              <w:ins w:id="1116" w:author="BHA Regulatory Affairs Unit" w:date="2026-07-29T16:06:00Z"/>
            </w:rPr>
          </w:pPr>
          <w:sdt>
            <w:sdtPr>
              <w:tag w:val="goog_rdk_1107"/>
              <w:id w:val="-2120561778"/>
            </w:sdtPr>
            <w:sdtContent>
              <w:ins w:id="1117" w:author="BHA Regulatory Affairs Unit" w:date="2026-07-29T16:06:00Z">
                <w:r>
                  <w:t>The applicant must provide BHA with all of the documentation listed in Parts 1.3.1.B through 1.3.1.G of this Chapter 1 by uploading the information via the LADDERS form submission.</w:t>
                </w:r>
              </w:ins>
            </w:sdtContent>
          </w:sdt>
        </w:p>
      </w:sdtContent>
    </w:sdt>
    <w:sdt>
      <w:sdtPr>
        <w:tag w:val="goog_rdk_1110"/>
        <w:id w:val="-1131734325"/>
      </w:sdtPr>
      <w:sdtContent>
        <w:p w14:paraId="000002F3" w14:textId="77777777" w:rsidR="00CF3663" w:rsidRDefault="00000000">
          <w:pPr>
            <w:numPr>
              <w:ilvl w:val="0"/>
              <w:numId w:val="79"/>
            </w:numPr>
            <w:tabs>
              <w:tab w:val="left" w:pos="720"/>
              <w:tab w:val="left" w:pos="1440"/>
            </w:tabs>
            <w:spacing w:before="240"/>
            <w:rPr>
              <w:ins w:id="1118" w:author="BHA Regulatory Affairs Unit" w:date="2026-07-29T16:06:00Z"/>
            </w:rPr>
          </w:pPr>
          <w:sdt>
            <w:sdtPr>
              <w:tag w:val="goog_rdk_1109"/>
              <w:id w:val="-1187488327"/>
            </w:sdtPr>
            <w:sdtContent>
              <w:ins w:id="1119" w:author="BHA Regulatory Affairs Unit" w:date="2026-07-29T16:06:00Z">
                <w:r>
                  <w:t>General applicant information must include:</w:t>
                </w:r>
              </w:ins>
            </w:sdtContent>
          </w:sdt>
        </w:p>
      </w:sdtContent>
    </w:sdt>
    <w:sdt>
      <w:sdtPr>
        <w:tag w:val="goog_rdk_1112"/>
        <w:id w:val="2021251700"/>
      </w:sdtPr>
      <w:sdtContent>
        <w:p w14:paraId="000002F4" w14:textId="77777777" w:rsidR="00CF3663" w:rsidRDefault="00000000">
          <w:pPr>
            <w:numPr>
              <w:ilvl w:val="1"/>
              <w:numId w:val="79"/>
            </w:numPr>
            <w:tabs>
              <w:tab w:val="left" w:pos="720"/>
              <w:tab w:val="left" w:pos="1440"/>
            </w:tabs>
            <w:spacing w:before="240"/>
            <w:rPr>
              <w:ins w:id="1120" w:author="BHA Regulatory Affairs Unit" w:date="2026-07-29T16:06:00Z"/>
            </w:rPr>
          </w:pPr>
          <w:sdt>
            <w:sdtPr>
              <w:tag w:val="goog_rdk_1111"/>
              <w:id w:val="-1712122881"/>
            </w:sdtPr>
            <w:sdtContent>
              <w:ins w:id="1121" w:author="BHA Regulatory Affairs Unit" w:date="2026-07-29T16:06:00Z">
                <w:r>
                  <w:t>The legal name of the applicant and all other names used by the applicant to provide services;</w:t>
                </w:r>
              </w:ins>
            </w:sdtContent>
          </w:sdt>
        </w:p>
      </w:sdtContent>
    </w:sdt>
    <w:sdt>
      <w:sdtPr>
        <w:tag w:val="goog_rdk_1114"/>
        <w:id w:val="-1045182010"/>
      </w:sdtPr>
      <w:sdtContent>
        <w:p w14:paraId="000002F5" w14:textId="77777777" w:rsidR="00CF3663" w:rsidRDefault="00000000">
          <w:pPr>
            <w:numPr>
              <w:ilvl w:val="2"/>
              <w:numId w:val="79"/>
            </w:numPr>
            <w:tabs>
              <w:tab w:val="left" w:pos="720"/>
              <w:tab w:val="left" w:pos="1440"/>
            </w:tabs>
            <w:spacing w:before="240"/>
            <w:rPr>
              <w:ins w:id="1122" w:author="BHA Regulatory Affairs Unit" w:date="2026-07-29T16:06:00Z"/>
            </w:rPr>
          </w:pPr>
          <w:sdt>
            <w:sdtPr>
              <w:tag w:val="goog_rdk_1113"/>
              <w:id w:val="904175469"/>
            </w:sdtPr>
            <w:sdtContent>
              <w:ins w:id="1123" w:author="BHA Regulatory Affairs Unit" w:date="2026-07-29T16:06:00Z">
                <w:r>
                  <w:t>Applicants must submit a distinctive proposed agency name that does not need to include the services to be provided, but it may not mislead or confuse the public regarding the type of services to be provided.</w:t>
                </w:r>
              </w:ins>
            </w:sdtContent>
          </w:sdt>
        </w:p>
      </w:sdtContent>
    </w:sdt>
    <w:sdt>
      <w:sdtPr>
        <w:tag w:val="goog_rdk_1116"/>
        <w:id w:val="-1217078156"/>
      </w:sdtPr>
      <w:sdtContent>
        <w:p w14:paraId="000002F6" w14:textId="77777777" w:rsidR="00CF3663" w:rsidRDefault="00000000">
          <w:pPr>
            <w:numPr>
              <w:ilvl w:val="2"/>
              <w:numId w:val="79"/>
            </w:numPr>
            <w:tabs>
              <w:tab w:val="left" w:pos="720"/>
              <w:tab w:val="left" w:pos="1440"/>
            </w:tabs>
            <w:spacing w:before="240"/>
            <w:rPr>
              <w:ins w:id="1124" w:author="BHA Regulatory Affairs Unit" w:date="2026-07-29T16:06:00Z"/>
            </w:rPr>
          </w:pPr>
          <w:sdt>
            <w:sdtPr>
              <w:tag w:val="goog_rdk_1115"/>
              <w:id w:val="386594353"/>
            </w:sdtPr>
            <w:sdtContent>
              <w:ins w:id="1125" w:author="BHA Regulatory Affairs Unit" w:date="2026-07-29T16:06:00Z">
                <w:r>
                  <w:t>Applicants are prohibited from duplicating an existing name, except between entities that are affiliated through ownership or controlling interest.</w:t>
                </w:r>
              </w:ins>
            </w:sdtContent>
          </w:sdt>
        </w:p>
      </w:sdtContent>
    </w:sdt>
    <w:sdt>
      <w:sdtPr>
        <w:tag w:val="goog_rdk_1118"/>
        <w:id w:val="-1725736216"/>
      </w:sdtPr>
      <w:sdtContent>
        <w:p w14:paraId="000002F7" w14:textId="77777777" w:rsidR="00CF3663" w:rsidRDefault="00000000">
          <w:pPr>
            <w:numPr>
              <w:ilvl w:val="2"/>
              <w:numId w:val="79"/>
            </w:numPr>
            <w:tabs>
              <w:tab w:val="left" w:pos="720"/>
              <w:tab w:val="left" w:pos="1440"/>
            </w:tabs>
            <w:spacing w:before="240"/>
            <w:rPr>
              <w:ins w:id="1126" w:author="BHA Regulatory Affairs Unit" w:date="2026-07-29T16:06:00Z"/>
            </w:rPr>
          </w:pPr>
          <w:sdt>
            <w:sdtPr>
              <w:tag w:val="goog_rdk_1117"/>
              <w:id w:val="972334027"/>
            </w:sdtPr>
            <w:sdtContent>
              <w:ins w:id="1127" w:author="BHA Regulatory Affairs Unit" w:date="2026-07-29T16:06:00Z">
                <w:r>
                  <w:t>Applicants shall be identified by this distinctive name on stationery, billing materials, and exterior signage that clearly identifies the entity.</w:t>
                </w:r>
              </w:ins>
            </w:sdtContent>
          </w:sdt>
        </w:p>
      </w:sdtContent>
    </w:sdt>
    <w:sdt>
      <w:sdtPr>
        <w:tag w:val="goog_rdk_1120"/>
        <w:id w:val="-2120116116"/>
      </w:sdtPr>
      <w:sdtContent>
        <w:p w14:paraId="000002F8" w14:textId="77777777" w:rsidR="00CF3663" w:rsidRDefault="00000000">
          <w:pPr>
            <w:numPr>
              <w:ilvl w:val="3"/>
              <w:numId w:val="79"/>
            </w:numPr>
            <w:tabs>
              <w:tab w:val="left" w:pos="720"/>
              <w:tab w:val="left" w:pos="1440"/>
            </w:tabs>
            <w:spacing w:before="240"/>
            <w:rPr>
              <w:ins w:id="1128" w:author="BHA Regulatory Affairs Unit" w:date="2026-07-29T16:06:00Z"/>
            </w:rPr>
          </w:pPr>
          <w:sdt>
            <w:sdtPr>
              <w:tag w:val="goog_rdk_1119"/>
              <w:id w:val="1018151994"/>
            </w:sdtPr>
            <w:sdtContent>
              <w:ins w:id="1129" w:author="BHA Regulatory Affairs Unit" w:date="2026-07-29T16:06:00Z">
                <w:r>
                  <w:t>Exterior signage must conform to the applicable local zoning requirements.</w:t>
                </w:r>
              </w:ins>
            </w:sdtContent>
          </w:sdt>
        </w:p>
      </w:sdtContent>
    </w:sdt>
    <w:sdt>
      <w:sdtPr>
        <w:tag w:val="goog_rdk_1122"/>
        <w:id w:val="-430964394"/>
      </w:sdtPr>
      <w:sdtContent>
        <w:p w14:paraId="000002F9" w14:textId="77777777" w:rsidR="00CF3663" w:rsidRDefault="00000000">
          <w:pPr>
            <w:numPr>
              <w:ilvl w:val="2"/>
              <w:numId w:val="79"/>
            </w:numPr>
            <w:tabs>
              <w:tab w:val="left" w:pos="720"/>
              <w:tab w:val="left" w:pos="1440"/>
            </w:tabs>
            <w:spacing w:before="240"/>
            <w:rPr>
              <w:ins w:id="1130" w:author="BHA Regulatory Affairs Unit" w:date="2026-07-29T16:06:00Z"/>
            </w:rPr>
          </w:pPr>
          <w:sdt>
            <w:sdtPr>
              <w:tag w:val="goog_rdk_1121"/>
              <w:id w:val="2046098724"/>
            </w:sdtPr>
            <w:sdtContent>
              <w:ins w:id="1131" w:author="BHA Regulatory Affairs Unit" w:date="2026-07-29T16:06:00Z">
                <w:r>
                  <w:t>If an applicant has a “doing business as” (DBA) name, it must present and represent itself to the public using such name, as it appears on the application.</w:t>
                </w:r>
              </w:ins>
            </w:sdtContent>
          </w:sdt>
        </w:p>
      </w:sdtContent>
    </w:sdt>
    <w:sdt>
      <w:sdtPr>
        <w:tag w:val="goog_rdk_1124"/>
        <w:id w:val="1464114820"/>
      </w:sdtPr>
      <w:sdtContent>
        <w:p w14:paraId="000002FA" w14:textId="77777777" w:rsidR="00CF3663" w:rsidRDefault="00000000">
          <w:pPr>
            <w:numPr>
              <w:ilvl w:val="1"/>
              <w:numId w:val="79"/>
            </w:numPr>
            <w:tabs>
              <w:tab w:val="left" w:pos="720"/>
              <w:tab w:val="left" w:pos="1440"/>
            </w:tabs>
            <w:spacing w:before="240"/>
            <w:rPr>
              <w:ins w:id="1132" w:author="BHA Regulatory Affairs Unit" w:date="2026-07-29T16:06:00Z"/>
            </w:rPr>
          </w:pPr>
          <w:sdt>
            <w:sdtPr>
              <w:tag w:val="goog_rdk_1123"/>
              <w:id w:val="-1098392588"/>
            </w:sdtPr>
            <w:sdtContent>
              <w:ins w:id="1133" w:author="BHA Regulatory Affairs Unit" w:date="2026-07-29T16:06:00Z">
                <w:r>
                  <w:t>Contact information for the applicant; and</w:t>
                </w:r>
              </w:ins>
            </w:sdtContent>
          </w:sdt>
        </w:p>
      </w:sdtContent>
    </w:sdt>
    <w:sdt>
      <w:sdtPr>
        <w:tag w:val="goog_rdk_1126"/>
        <w:id w:val="-1844112820"/>
      </w:sdtPr>
      <w:sdtContent>
        <w:p w14:paraId="000002FB" w14:textId="77777777" w:rsidR="00CF3663" w:rsidRDefault="00000000">
          <w:pPr>
            <w:numPr>
              <w:ilvl w:val="2"/>
              <w:numId w:val="79"/>
            </w:numPr>
            <w:tabs>
              <w:tab w:val="left" w:pos="720"/>
              <w:tab w:val="left" w:pos="1440"/>
            </w:tabs>
            <w:spacing w:before="240"/>
            <w:rPr>
              <w:ins w:id="1134" w:author="BHA Regulatory Affairs Unit" w:date="2026-07-29T16:06:00Z"/>
            </w:rPr>
          </w:pPr>
          <w:sdt>
            <w:sdtPr>
              <w:tag w:val="goog_rdk_1125"/>
              <w:id w:val="-1401965259"/>
            </w:sdtPr>
            <w:sdtContent>
              <w:ins w:id="1135" w:author="BHA Regulatory Affairs Unit" w:date="2026-07-29T16:06:00Z">
                <w:r>
                  <w:t>This must include a mailing address, telephone number, e-mail address, website, and if applicable, facsimile number;</w:t>
                </w:r>
              </w:ins>
            </w:sdtContent>
          </w:sdt>
        </w:p>
      </w:sdtContent>
    </w:sdt>
    <w:sdt>
      <w:sdtPr>
        <w:tag w:val="goog_rdk_1128"/>
        <w:id w:val="732080777"/>
      </w:sdtPr>
      <w:sdtContent>
        <w:p w14:paraId="000002FC" w14:textId="77777777" w:rsidR="00CF3663" w:rsidRDefault="00000000">
          <w:pPr>
            <w:numPr>
              <w:ilvl w:val="1"/>
              <w:numId w:val="79"/>
            </w:numPr>
            <w:tabs>
              <w:tab w:val="left" w:pos="720"/>
              <w:tab w:val="left" w:pos="1440"/>
            </w:tabs>
            <w:spacing w:before="240"/>
            <w:rPr>
              <w:ins w:id="1136" w:author="BHA Regulatory Affairs Unit" w:date="2026-07-29T16:06:00Z"/>
            </w:rPr>
          </w:pPr>
          <w:sdt>
            <w:sdtPr>
              <w:tag w:val="goog_rdk_1127"/>
              <w:id w:val="-899561665"/>
            </w:sdtPr>
            <w:sdtContent>
              <w:ins w:id="1137" w:author="BHA Regulatory Affairs Unit" w:date="2026-07-29T16:06:00Z">
                <w:r>
                  <w:t>The identity, address, and telephone number of all persons and/or business entities with a controlling interest in the applicant.</w:t>
                </w:r>
              </w:ins>
            </w:sdtContent>
          </w:sdt>
        </w:p>
      </w:sdtContent>
    </w:sdt>
    <w:sdt>
      <w:sdtPr>
        <w:tag w:val="goog_rdk_1130"/>
        <w:id w:val="234880737"/>
      </w:sdtPr>
      <w:sdtContent>
        <w:p w14:paraId="000002FD" w14:textId="77777777" w:rsidR="00CF3663" w:rsidRDefault="00000000">
          <w:pPr>
            <w:numPr>
              <w:ilvl w:val="2"/>
              <w:numId w:val="79"/>
            </w:numPr>
            <w:tabs>
              <w:tab w:val="left" w:pos="720"/>
              <w:tab w:val="left" w:pos="1440"/>
            </w:tabs>
            <w:spacing w:before="240"/>
            <w:rPr>
              <w:ins w:id="1138" w:author="BHA Regulatory Affairs Unit" w:date="2026-07-29T16:06:00Z"/>
            </w:rPr>
          </w:pPr>
          <w:sdt>
            <w:sdtPr>
              <w:tag w:val="goog_rdk_1129"/>
              <w:id w:val="38290854"/>
            </w:sdtPr>
            <w:sdtContent>
              <w:ins w:id="1139" w:author="BHA Regulatory Affairs Unit" w:date="2026-07-29T16:06:00Z">
                <w:r>
                  <w:t>This includes, but is not limited to:</w:t>
                </w:r>
              </w:ins>
            </w:sdtContent>
          </w:sdt>
        </w:p>
      </w:sdtContent>
    </w:sdt>
    <w:sdt>
      <w:sdtPr>
        <w:tag w:val="goog_rdk_1132"/>
        <w:id w:val="936029897"/>
      </w:sdtPr>
      <w:sdtContent>
        <w:p w14:paraId="000002FE" w14:textId="77777777" w:rsidR="00CF3663" w:rsidRDefault="00000000">
          <w:pPr>
            <w:numPr>
              <w:ilvl w:val="3"/>
              <w:numId w:val="79"/>
            </w:numPr>
            <w:tabs>
              <w:tab w:val="left" w:pos="720"/>
              <w:tab w:val="left" w:pos="1440"/>
            </w:tabs>
            <w:spacing w:before="240"/>
            <w:rPr>
              <w:ins w:id="1140" w:author="BHA Regulatory Affairs Unit" w:date="2026-07-29T16:06:00Z"/>
            </w:rPr>
          </w:pPr>
          <w:sdt>
            <w:sdtPr>
              <w:tag w:val="goog_rdk_1131"/>
              <w:id w:val="889675096"/>
            </w:sdtPr>
            <w:sdtContent>
              <w:ins w:id="1141" w:author="BHA Regulatory Affairs Unit" w:date="2026-07-29T16:06:00Z">
                <w:r>
                  <w:t>A non-profit corporation shall list the governing body and officers;</w:t>
                </w:r>
              </w:ins>
            </w:sdtContent>
          </w:sdt>
        </w:p>
      </w:sdtContent>
    </w:sdt>
    <w:sdt>
      <w:sdtPr>
        <w:tag w:val="goog_rdk_1134"/>
        <w:id w:val="-24650339"/>
      </w:sdtPr>
      <w:sdtContent>
        <w:p w14:paraId="000002FF" w14:textId="77777777" w:rsidR="00CF3663" w:rsidRDefault="00000000">
          <w:pPr>
            <w:numPr>
              <w:ilvl w:val="3"/>
              <w:numId w:val="79"/>
            </w:numPr>
            <w:tabs>
              <w:tab w:val="left" w:pos="720"/>
              <w:tab w:val="left" w:pos="1440"/>
            </w:tabs>
            <w:spacing w:before="240"/>
            <w:rPr>
              <w:ins w:id="1142" w:author="BHA Regulatory Affairs Unit" w:date="2026-07-29T16:06:00Z"/>
            </w:rPr>
          </w:pPr>
          <w:sdt>
            <w:sdtPr>
              <w:tag w:val="goog_rdk_1133"/>
              <w:id w:val="-1936352398"/>
            </w:sdtPr>
            <w:sdtContent>
              <w:ins w:id="1143" w:author="BHA Regulatory Affairs Unit" w:date="2026-07-29T16:06:00Z">
                <w:r>
                  <w:t>A for-profit corporation shall list the names of the officers and stockholders who directly or indirectly own or control five percent (5%) or more of the shares of the corporation;</w:t>
                </w:r>
              </w:ins>
            </w:sdtContent>
          </w:sdt>
        </w:p>
      </w:sdtContent>
    </w:sdt>
    <w:sdt>
      <w:sdtPr>
        <w:tag w:val="goog_rdk_1136"/>
        <w:id w:val="-840961807"/>
      </w:sdtPr>
      <w:sdtContent>
        <w:p w14:paraId="00000300" w14:textId="77777777" w:rsidR="00CF3663" w:rsidRDefault="00000000">
          <w:pPr>
            <w:numPr>
              <w:ilvl w:val="3"/>
              <w:numId w:val="79"/>
            </w:numPr>
            <w:tabs>
              <w:tab w:val="left" w:pos="720"/>
              <w:tab w:val="left" w:pos="1440"/>
            </w:tabs>
            <w:spacing w:before="240"/>
            <w:rPr>
              <w:ins w:id="1144" w:author="BHA Regulatory Affairs Unit" w:date="2026-07-29T16:06:00Z"/>
            </w:rPr>
          </w:pPr>
          <w:sdt>
            <w:sdtPr>
              <w:tag w:val="goog_rdk_1135"/>
              <w:id w:val="518556540"/>
            </w:sdtPr>
            <w:sdtContent>
              <w:ins w:id="1145" w:author="BHA Regulatory Affairs Unit" w:date="2026-07-29T16:06:00Z">
                <w:r>
                  <w:t>A sole proprietor shall include proof of lawful presence in the United States;</w:t>
                </w:r>
              </w:ins>
            </w:sdtContent>
          </w:sdt>
        </w:p>
      </w:sdtContent>
    </w:sdt>
    <w:sdt>
      <w:sdtPr>
        <w:tag w:val="goog_rdk_1138"/>
        <w:id w:val="-1151430299"/>
      </w:sdtPr>
      <w:sdtContent>
        <w:p w14:paraId="00000301" w14:textId="77777777" w:rsidR="00CF3663" w:rsidRDefault="00000000">
          <w:pPr>
            <w:numPr>
              <w:ilvl w:val="3"/>
              <w:numId w:val="79"/>
            </w:numPr>
            <w:tabs>
              <w:tab w:val="left" w:pos="720"/>
              <w:tab w:val="left" w:pos="1440"/>
            </w:tabs>
            <w:spacing w:before="240"/>
            <w:rPr>
              <w:ins w:id="1146" w:author="BHA Regulatory Affairs Unit" w:date="2026-07-29T16:06:00Z"/>
            </w:rPr>
          </w:pPr>
          <w:sdt>
            <w:sdtPr>
              <w:tag w:val="goog_rdk_1137"/>
              <w:id w:val="797995313"/>
            </w:sdtPr>
            <w:sdtContent>
              <w:ins w:id="1147" w:author="BHA Regulatory Affairs Unit" w:date="2026-07-29T16:06:00Z">
                <w:r>
                  <w:t>A partnership shall list the names of all partners; and</w:t>
                </w:r>
              </w:ins>
            </w:sdtContent>
          </w:sdt>
        </w:p>
      </w:sdtContent>
    </w:sdt>
    <w:sdt>
      <w:sdtPr>
        <w:tag w:val="goog_rdk_1140"/>
        <w:id w:val="1853545428"/>
      </w:sdtPr>
      <w:sdtContent>
        <w:p w14:paraId="00000302" w14:textId="77777777" w:rsidR="00CF3663" w:rsidRDefault="00000000">
          <w:pPr>
            <w:numPr>
              <w:ilvl w:val="3"/>
              <w:numId w:val="79"/>
            </w:numPr>
            <w:tabs>
              <w:tab w:val="left" w:pos="720"/>
              <w:tab w:val="left" w:pos="1440"/>
            </w:tabs>
            <w:spacing w:before="240"/>
            <w:rPr>
              <w:ins w:id="1148" w:author="BHA Regulatory Affairs Unit" w:date="2026-07-29T16:06:00Z"/>
            </w:rPr>
          </w:pPr>
          <w:sdt>
            <w:sdtPr>
              <w:tag w:val="goog_rdk_1139"/>
              <w:id w:val="23180430"/>
            </w:sdtPr>
            <w:sdtContent>
              <w:ins w:id="1149" w:author="BHA Regulatory Affairs Unit" w:date="2026-07-29T16:06:00Z">
                <w:r>
                  <w:t>The Chief Executive Officer of the applicant;</w:t>
                </w:r>
              </w:ins>
            </w:sdtContent>
          </w:sdt>
        </w:p>
      </w:sdtContent>
    </w:sdt>
    <w:sdt>
      <w:sdtPr>
        <w:tag w:val="goog_rdk_1142"/>
        <w:id w:val="-946022739"/>
      </w:sdtPr>
      <w:sdtContent>
        <w:p w14:paraId="00000303" w14:textId="77777777" w:rsidR="00CF3663" w:rsidRDefault="00000000">
          <w:pPr>
            <w:numPr>
              <w:ilvl w:val="2"/>
              <w:numId w:val="79"/>
            </w:numPr>
            <w:tabs>
              <w:tab w:val="left" w:pos="720"/>
              <w:tab w:val="left" w:pos="1440"/>
            </w:tabs>
            <w:spacing w:before="240"/>
            <w:rPr>
              <w:ins w:id="1150" w:author="BHA Regulatory Affairs Unit" w:date="2026-07-29T16:06:00Z"/>
            </w:rPr>
          </w:pPr>
          <w:sdt>
            <w:sdtPr>
              <w:tag w:val="goog_rdk_1141"/>
              <w:id w:val="1813680183"/>
            </w:sdtPr>
            <w:sdtContent>
              <w:ins w:id="1151" w:author="BHA Regulatory Affairs Unit" w:date="2026-07-29T16:06:00Z">
                <w:r>
                  <w:t>If the addresses and telephone numbers provided above are the same as the contact information for the applicant itself, an alternate address and telephone number for at least one (1) person must be provided, for use in the event of an emergency or closure.</w:t>
                </w:r>
              </w:ins>
            </w:sdtContent>
          </w:sdt>
        </w:p>
      </w:sdtContent>
    </w:sdt>
    <w:sdt>
      <w:sdtPr>
        <w:tag w:val="goog_rdk_1144"/>
        <w:id w:val="-1179157095"/>
      </w:sdtPr>
      <w:sdtContent>
        <w:p w14:paraId="00000304" w14:textId="77777777" w:rsidR="00CF3663" w:rsidRDefault="00000000">
          <w:pPr>
            <w:numPr>
              <w:ilvl w:val="0"/>
              <w:numId w:val="79"/>
            </w:numPr>
            <w:tabs>
              <w:tab w:val="left" w:pos="720"/>
              <w:tab w:val="left" w:pos="1440"/>
            </w:tabs>
            <w:spacing w:before="240"/>
            <w:rPr>
              <w:ins w:id="1152" w:author="BHA Regulatory Affairs Unit" w:date="2026-07-29T16:06:00Z"/>
            </w:rPr>
          </w:pPr>
          <w:sdt>
            <w:sdtPr>
              <w:tag w:val="goog_rdk_1143"/>
              <w:id w:val="165533029"/>
            </w:sdtPr>
            <w:sdtContent>
              <w:ins w:id="1153" w:author="BHA Regulatory Affairs Unit" w:date="2026-07-29T16:06:00Z">
                <w:r>
                  <w:t>Business documentation must include:</w:t>
                </w:r>
              </w:ins>
            </w:sdtContent>
          </w:sdt>
        </w:p>
      </w:sdtContent>
    </w:sdt>
    <w:sdt>
      <w:sdtPr>
        <w:tag w:val="goog_rdk_1146"/>
        <w:id w:val="1703462837"/>
      </w:sdtPr>
      <w:sdtContent>
        <w:p w14:paraId="00000305" w14:textId="77777777" w:rsidR="00CF3663" w:rsidRDefault="00000000">
          <w:pPr>
            <w:numPr>
              <w:ilvl w:val="1"/>
              <w:numId w:val="79"/>
            </w:numPr>
            <w:tabs>
              <w:tab w:val="left" w:pos="720"/>
              <w:tab w:val="left" w:pos="1440"/>
            </w:tabs>
            <w:spacing w:before="240"/>
            <w:rPr>
              <w:ins w:id="1154" w:author="BHA Regulatory Affairs Unit" w:date="2026-07-29T16:06:00Z"/>
            </w:rPr>
          </w:pPr>
          <w:sdt>
            <w:sdtPr>
              <w:tag w:val="goog_rdk_1145"/>
              <w:id w:val="1677573780"/>
            </w:sdtPr>
            <w:sdtContent>
              <w:ins w:id="1155" w:author="BHA Regulatory Affairs Unit" w:date="2026-07-29T16:06:00Z">
                <w:r>
                  <w:t>A certificate of good standing;</w:t>
                </w:r>
              </w:ins>
            </w:sdtContent>
          </w:sdt>
        </w:p>
      </w:sdtContent>
    </w:sdt>
    <w:sdt>
      <w:sdtPr>
        <w:tag w:val="goog_rdk_1148"/>
        <w:id w:val="-510340413"/>
      </w:sdtPr>
      <w:sdtContent>
        <w:p w14:paraId="00000306" w14:textId="77777777" w:rsidR="00CF3663" w:rsidRDefault="00000000">
          <w:pPr>
            <w:numPr>
              <w:ilvl w:val="2"/>
              <w:numId w:val="79"/>
            </w:numPr>
            <w:tabs>
              <w:tab w:val="left" w:pos="720"/>
              <w:tab w:val="left" w:pos="1440"/>
            </w:tabs>
            <w:spacing w:before="240"/>
            <w:rPr>
              <w:ins w:id="1156" w:author="BHA Regulatory Affairs Unit" w:date="2026-07-29T16:06:00Z"/>
            </w:rPr>
          </w:pPr>
          <w:sdt>
            <w:sdtPr>
              <w:tag w:val="goog_rdk_1147"/>
              <w:id w:val="1742525097"/>
            </w:sdtPr>
            <w:sdtContent>
              <w:ins w:id="1157" w:author="BHA Regulatory Affairs Unit" w:date="2026-07-29T16:06:00Z">
                <w:r>
                  <w:t>The applicant must provide a copy of their certificate of good standing from the Colorado Secretary of State; or</w:t>
                </w:r>
              </w:ins>
            </w:sdtContent>
          </w:sdt>
        </w:p>
      </w:sdtContent>
    </w:sdt>
    <w:sdt>
      <w:sdtPr>
        <w:tag w:val="goog_rdk_1150"/>
        <w:id w:val="1600167432"/>
      </w:sdtPr>
      <w:sdtContent>
        <w:p w14:paraId="00000307" w14:textId="77777777" w:rsidR="00CF3663" w:rsidRDefault="00000000">
          <w:pPr>
            <w:numPr>
              <w:ilvl w:val="2"/>
              <w:numId w:val="79"/>
            </w:numPr>
            <w:tabs>
              <w:tab w:val="left" w:pos="720"/>
              <w:tab w:val="left" w:pos="1440"/>
            </w:tabs>
            <w:spacing w:before="240"/>
            <w:rPr>
              <w:ins w:id="1158" w:author="BHA Regulatory Affairs Unit" w:date="2026-07-29T16:06:00Z"/>
            </w:rPr>
          </w:pPr>
          <w:sdt>
            <w:sdtPr>
              <w:tag w:val="goog_rdk_1149"/>
              <w:id w:val="-393777771"/>
            </w:sdtPr>
            <w:sdtContent>
              <w:ins w:id="1159" w:author="BHA Regulatory Affairs Unit" w:date="2026-07-29T16:06:00Z">
                <w:r>
                  <w:t>The applicant must provide a copy of their bylaws or equivalent documents that govern the rights, duties, and capital contributions of the business entity and one (1) of the following:</w:t>
                </w:r>
              </w:ins>
            </w:sdtContent>
          </w:sdt>
        </w:p>
      </w:sdtContent>
    </w:sdt>
    <w:sdt>
      <w:sdtPr>
        <w:tag w:val="goog_rdk_1152"/>
        <w:id w:val="-2053090510"/>
      </w:sdtPr>
      <w:sdtContent>
        <w:p w14:paraId="00000308" w14:textId="77777777" w:rsidR="00CF3663" w:rsidRDefault="00000000">
          <w:pPr>
            <w:numPr>
              <w:ilvl w:val="3"/>
              <w:numId w:val="79"/>
            </w:numPr>
            <w:tabs>
              <w:tab w:val="left" w:pos="720"/>
              <w:tab w:val="left" w:pos="1440"/>
            </w:tabs>
            <w:spacing w:before="240"/>
            <w:rPr>
              <w:ins w:id="1160" w:author="BHA Regulatory Affairs Unit" w:date="2026-07-29T16:06:00Z"/>
            </w:rPr>
          </w:pPr>
          <w:sdt>
            <w:sdtPr>
              <w:tag w:val="goog_rdk_1151"/>
              <w:id w:val="-1673878182"/>
            </w:sdtPr>
            <w:sdtContent>
              <w:ins w:id="1161" w:author="BHA Regulatory Affairs Unit" w:date="2026-07-29T16:06:00Z">
                <w:r>
                  <w:t>Articles of incorporation;</w:t>
                </w:r>
              </w:ins>
            </w:sdtContent>
          </w:sdt>
        </w:p>
      </w:sdtContent>
    </w:sdt>
    <w:sdt>
      <w:sdtPr>
        <w:tag w:val="goog_rdk_1154"/>
        <w:id w:val="2016002753"/>
      </w:sdtPr>
      <w:sdtContent>
        <w:p w14:paraId="00000309" w14:textId="77777777" w:rsidR="00CF3663" w:rsidRDefault="00000000">
          <w:pPr>
            <w:numPr>
              <w:ilvl w:val="3"/>
              <w:numId w:val="79"/>
            </w:numPr>
            <w:tabs>
              <w:tab w:val="left" w:pos="720"/>
              <w:tab w:val="left" w:pos="1440"/>
            </w:tabs>
            <w:spacing w:before="240"/>
            <w:rPr>
              <w:ins w:id="1162" w:author="BHA Regulatory Affairs Unit" w:date="2026-07-29T16:06:00Z"/>
            </w:rPr>
          </w:pPr>
          <w:sdt>
            <w:sdtPr>
              <w:tag w:val="goog_rdk_1153"/>
              <w:id w:val="198732830"/>
            </w:sdtPr>
            <w:sdtContent>
              <w:ins w:id="1163" w:author="BHA Regulatory Affairs Unit" w:date="2026-07-29T16:06:00Z">
                <w:r>
                  <w:t>Articles of organization;</w:t>
                </w:r>
              </w:ins>
            </w:sdtContent>
          </w:sdt>
        </w:p>
      </w:sdtContent>
    </w:sdt>
    <w:sdt>
      <w:sdtPr>
        <w:tag w:val="goog_rdk_1156"/>
        <w:id w:val="1187866073"/>
      </w:sdtPr>
      <w:sdtContent>
        <w:p w14:paraId="0000030A" w14:textId="77777777" w:rsidR="00CF3663" w:rsidRDefault="00000000">
          <w:pPr>
            <w:numPr>
              <w:ilvl w:val="3"/>
              <w:numId w:val="79"/>
            </w:numPr>
            <w:tabs>
              <w:tab w:val="left" w:pos="720"/>
              <w:tab w:val="left" w:pos="1440"/>
            </w:tabs>
            <w:spacing w:before="240"/>
            <w:rPr>
              <w:ins w:id="1164" w:author="BHA Regulatory Affairs Unit" w:date="2026-07-29T16:06:00Z"/>
            </w:rPr>
          </w:pPr>
          <w:sdt>
            <w:sdtPr>
              <w:tag w:val="goog_rdk_1155"/>
              <w:id w:val="1966361565"/>
            </w:sdtPr>
            <w:sdtContent>
              <w:ins w:id="1165" w:author="BHA Regulatory Affairs Unit" w:date="2026-07-29T16:06:00Z">
                <w:r>
                  <w:t>Partnership agreement; or</w:t>
                </w:r>
              </w:ins>
            </w:sdtContent>
          </w:sdt>
        </w:p>
      </w:sdtContent>
    </w:sdt>
    <w:sdt>
      <w:sdtPr>
        <w:tag w:val="goog_rdk_1158"/>
        <w:id w:val="826701116"/>
      </w:sdtPr>
      <w:sdtContent>
        <w:p w14:paraId="0000030B" w14:textId="77777777" w:rsidR="00CF3663" w:rsidRDefault="00000000">
          <w:pPr>
            <w:numPr>
              <w:ilvl w:val="3"/>
              <w:numId w:val="79"/>
            </w:numPr>
            <w:tabs>
              <w:tab w:val="left" w:pos="720"/>
              <w:tab w:val="left" w:pos="1440"/>
            </w:tabs>
            <w:spacing w:before="240"/>
            <w:rPr>
              <w:ins w:id="1166" w:author="BHA Regulatory Affairs Unit" w:date="2026-07-29T16:06:00Z"/>
            </w:rPr>
          </w:pPr>
          <w:sdt>
            <w:sdtPr>
              <w:tag w:val="goog_rdk_1157"/>
              <w:id w:val="-883019741"/>
            </w:sdtPr>
            <w:sdtContent>
              <w:ins w:id="1167" w:author="BHA Regulatory Affairs Unit" w:date="2026-07-29T16:06:00Z">
                <w:r>
                  <w:t>Other organizing documents.</w:t>
                </w:r>
              </w:ins>
            </w:sdtContent>
          </w:sdt>
        </w:p>
      </w:sdtContent>
    </w:sdt>
    <w:sdt>
      <w:sdtPr>
        <w:tag w:val="goog_rdk_1160"/>
        <w:id w:val="-2012696512"/>
      </w:sdtPr>
      <w:sdtContent>
        <w:p w14:paraId="0000030C" w14:textId="77777777" w:rsidR="00CF3663" w:rsidRDefault="00000000">
          <w:pPr>
            <w:numPr>
              <w:ilvl w:val="1"/>
              <w:numId w:val="79"/>
            </w:numPr>
            <w:tabs>
              <w:tab w:val="left" w:pos="720"/>
              <w:tab w:val="left" w:pos="1440"/>
            </w:tabs>
            <w:spacing w:before="240"/>
            <w:rPr>
              <w:ins w:id="1168" w:author="BHA Regulatory Affairs Unit" w:date="2026-07-29T16:06:00Z"/>
            </w:rPr>
          </w:pPr>
          <w:sdt>
            <w:sdtPr>
              <w:tag w:val="goog_rdk_1159"/>
              <w:id w:val="-1445745481"/>
            </w:sdtPr>
            <w:sdtContent>
              <w:ins w:id="1169" w:author="BHA Regulatory Affairs Unit" w:date="2026-07-29T16:06:00Z">
                <w:r>
                  <w:t>Management agreement(s);</w:t>
                </w:r>
              </w:ins>
            </w:sdtContent>
          </w:sdt>
        </w:p>
      </w:sdtContent>
    </w:sdt>
    <w:sdt>
      <w:sdtPr>
        <w:tag w:val="goog_rdk_1162"/>
        <w:id w:val="1942132365"/>
      </w:sdtPr>
      <w:sdtContent>
        <w:p w14:paraId="0000030D" w14:textId="77777777" w:rsidR="00CF3663" w:rsidRDefault="00000000">
          <w:pPr>
            <w:numPr>
              <w:ilvl w:val="2"/>
              <w:numId w:val="79"/>
            </w:numPr>
            <w:tabs>
              <w:tab w:val="left" w:pos="720"/>
              <w:tab w:val="left" w:pos="1440"/>
            </w:tabs>
            <w:spacing w:before="240"/>
            <w:rPr>
              <w:ins w:id="1170" w:author="BHA Regulatory Affairs Unit" w:date="2026-07-29T16:06:00Z"/>
            </w:rPr>
          </w:pPr>
          <w:sdt>
            <w:sdtPr>
              <w:tag w:val="goog_rdk_1161"/>
              <w:id w:val="-1045069753"/>
            </w:sdtPr>
            <w:sdtContent>
              <w:ins w:id="1171" w:author="BHA Regulatory Affairs Unit" w:date="2026-07-29T16:06:00Z">
                <w:r>
                  <w:t>The applicant must provide a copy of any management agreement(s) pertaining to operation of the entity that sets forth the financial and administrative responsibilities of each party.</w:t>
                </w:r>
              </w:ins>
            </w:sdtContent>
          </w:sdt>
        </w:p>
      </w:sdtContent>
    </w:sdt>
    <w:sdt>
      <w:sdtPr>
        <w:tag w:val="goog_rdk_1164"/>
        <w:id w:val="986931485"/>
      </w:sdtPr>
      <w:sdtContent>
        <w:p w14:paraId="0000030E" w14:textId="77777777" w:rsidR="00CF3663" w:rsidRDefault="00000000">
          <w:pPr>
            <w:numPr>
              <w:ilvl w:val="1"/>
              <w:numId w:val="79"/>
            </w:numPr>
            <w:tabs>
              <w:tab w:val="left" w:pos="720"/>
              <w:tab w:val="left" w:pos="1440"/>
            </w:tabs>
            <w:spacing w:before="240"/>
            <w:rPr>
              <w:ins w:id="1172" w:author="BHA Regulatory Affairs Unit" w:date="2026-07-29T16:06:00Z"/>
            </w:rPr>
          </w:pPr>
          <w:sdt>
            <w:sdtPr>
              <w:tag w:val="goog_rdk_1163"/>
              <w:id w:val="-1696344247"/>
            </w:sdtPr>
            <w:sdtContent>
              <w:ins w:id="1173" w:author="BHA Regulatory Affairs Unit" w:date="2026-07-29T16:06:00Z">
                <w:r>
                  <w:t>Disclosure of legal and disciplinary actions, preferably on the entity’s letterhead;</w:t>
                </w:r>
              </w:ins>
            </w:sdtContent>
          </w:sdt>
        </w:p>
      </w:sdtContent>
    </w:sdt>
    <w:sdt>
      <w:sdtPr>
        <w:tag w:val="goog_rdk_1166"/>
        <w:id w:val="-1960679709"/>
      </w:sdtPr>
      <w:sdtContent>
        <w:p w14:paraId="0000030F" w14:textId="77777777" w:rsidR="00CF3663" w:rsidRDefault="00000000">
          <w:pPr>
            <w:numPr>
              <w:ilvl w:val="2"/>
              <w:numId w:val="79"/>
            </w:numPr>
            <w:tabs>
              <w:tab w:val="left" w:pos="720"/>
              <w:tab w:val="left" w:pos="1440"/>
            </w:tabs>
            <w:spacing w:before="240"/>
            <w:rPr>
              <w:ins w:id="1174" w:author="BHA Regulatory Affairs Unit" w:date="2026-07-29T16:06:00Z"/>
            </w:rPr>
          </w:pPr>
          <w:sdt>
            <w:sdtPr>
              <w:tag w:val="goog_rdk_1165"/>
              <w:id w:val="-269711462"/>
            </w:sdtPr>
            <w:sdtContent>
              <w:ins w:id="1175" w:author="BHA Regulatory Affairs Unit" w:date="2026-07-29T16:06:00Z">
                <w:r>
                  <w:t>The applicant must report any of the following actions taken against the entity, its owners, or its operators:</w:t>
                </w:r>
              </w:ins>
            </w:sdtContent>
          </w:sdt>
        </w:p>
      </w:sdtContent>
    </w:sdt>
    <w:sdt>
      <w:sdtPr>
        <w:tag w:val="goog_rdk_1168"/>
        <w:id w:val="-113578136"/>
      </w:sdtPr>
      <w:sdtContent>
        <w:p w14:paraId="00000310" w14:textId="77777777" w:rsidR="00CF3663" w:rsidRDefault="00000000">
          <w:pPr>
            <w:numPr>
              <w:ilvl w:val="3"/>
              <w:numId w:val="79"/>
            </w:numPr>
            <w:tabs>
              <w:tab w:val="left" w:pos="720"/>
              <w:tab w:val="left" w:pos="1440"/>
            </w:tabs>
            <w:spacing w:before="240"/>
            <w:rPr>
              <w:ins w:id="1176" w:author="BHA Regulatory Affairs Unit" w:date="2026-07-29T16:06:00Z"/>
            </w:rPr>
          </w:pPr>
          <w:sdt>
            <w:sdtPr>
              <w:tag w:val="goog_rdk_1167"/>
              <w:id w:val="-1382853963"/>
            </w:sdtPr>
            <w:sdtContent>
              <w:ins w:id="1177" w:author="BHA Regulatory Affairs Unit" w:date="2026-07-29T16:06:00Z">
                <w:r>
                  <w:t>Any civil judgement or criminal conviction related to substandard care, healthcare fraud, or fraud in the operation, management, or ownership of any health entity;</w:t>
                </w:r>
              </w:ins>
            </w:sdtContent>
          </w:sdt>
        </w:p>
      </w:sdtContent>
    </w:sdt>
    <w:sdt>
      <w:sdtPr>
        <w:tag w:val="goog_rdk_1170"/>
        <w:id w:val="-616285306"/>
      </w:sdtPr>
      <w:sdtContent>
        <w:p w14:paraId="00000311" w14:textId="77777777" w:rsidR="00CF3663" w:rsidRDefault="00000000">
          <w:pPr>
            <w:numPr>
              <w:ilvl w:val="4"/>
              <w:numId w:val="79"/>
            </w:numPr>
            <w:tabs>
              <w:tab w:val="left" w:pos="720"/>
              <w:tab w:val="left" w:pos="1440"/>
            </w:tabs>
            <w:spacing w:before="240"/>
            <w:rPr>
              <w:ins w:id="1178" w:author="BHA Regulatory Affairs Unit" w:date="2026-07-29T16:06:00Z"/>
            </w:rPr>
          </w:pPr>
          <w:sdt>
            <w:sdtPr>
              <w:tag w:val="goog_rdk_1169"/>
              <w:id w:val="905749567"/>
            </w:sdtPr>
            <w:sdtContent>
              <w:ins w:id="1179" w:author="BHA Regulatory Affairs Unit" w:date="2026-07-29T16:06:00Z">
                <w:r>
                  <w:t>A conviction includes a guilty verdict, a plea of guilty, or a plea of nolo contendere.</w:t>
                </w:r>
              </w:ins>
            </w:sdtContent>
          </w:sdt>
        </w:p>
      </w:sdtContent>
    </w:sdt>
    <w:sdt>
      <w:sdtPr>
        <w:tag w:val="goog_rdk_1172"/>
        <w:id w:val="638971861"/>
      </w:sdtPr>
      <w:sdtContent>
        <w:p w14:paraId="00000312" w14:textId="77777777" w:rsidR="00CF3663" w:rsidRDefault="00000000">
          <w:pPr>
            <w:numPr>
              <w:ilvl w:val="3"/>
              <w:numId w:val="79"/>
            </w:numPr>
            <w:tabs>
              <w:tab w:val="left" w:pos="720"/>
              <w:tab w:val="left" w:pos="1440"/>
            </w:tabs>
            <w:spacing w:before="240"/>
            <w:rPr>
              <w:ins w:id="1180" w:author="BHA Regulatory Affairs Unit" w:date="2026-07-29T16:06:00Z"/>
            </w:rPr>
          </w:pPr>
          <w:sdt>
            <w:sdtPr>
              <w:tag w:val="goog_rdk_1171"/>
              <w:id w:val="-1229300902"/>
            </w:sdtPr>
            <w:sdtContent>
              <w:ins w:id="1181" w:author="BHA Regulatory Affairs Unit" w:date="2026-07-29T16:06:00Z">
                <w:r>
                  <w:t>Any disciplinary action imposed by a governmental entity, licensing board, or registration agency in another state. This includes, but is not limited to:</w:t>
                </w:r>
              </w:ins>
            </w:sdtContent>
          </w:sdt>
        </w:p>
      </w:sdtContent>
    </w:sdt>
    <w:sdt>
      <w:sdtPr>
        <w:tag w:val="goog_rdk_1174"/>
        <w:id w:val="-2588296"/>
      </w:sdtPr>
      <w:sdtContent>
        <w:p w14:paraId="00000313" w14:textId="77777777" w:rsidR="00CF3663" w:rsidRDefault="00000000">
          <w:pPr>
            <w:numPr>
              <w:ilvl w:val="4"/>
              <w:numId w:val="79"/>
            </w:numPr>
            <w:tabs>
              <w:tab w:val="left" w:pos="720"/>
              <w:tab w:val="left" w:pos="1440"/>
            </w:tabs>
            <w:spacing w:before="240"/>
            <w:rPr>
              <w:ins w:id="1182" w:author="BHA Regulatory Affairs Unit" w:date="2026-07-29T16:06:00Z"/>
            </w:rPr>
          </w:pPr>
          <w:sdt>
            <w:sdtPr>
              <w:tag w:val="goog_rdk_1173"/>
              <w:id w:val="-392005359"/>
            </w:sdtPr>
            <w:sdtContent>
              <w:ins w:id="1183" w:author="BHA Regulatory Affairs Unit" w:date="2026-07-29T16:06:00Z">
                <w:r>
                  <w:t>Sanctions or probation;</w:t>
                </w:r>
              </w:ins>
            </w:sdtContent>
          </w:sdt>
        </w:p>
      </w:sdtContent>
    </w:sdt>
    <w:sdt>
      <w:sdtPr>
        <w:tag w:val="goog_rdk_1176"/>
        <w:id w:val="600765078"/>
      </w:sdtPr>
      <w:sdtContent>
        <w:p w14:paraId="00000314" w14:textId="77777777" w:rsidR="00CF3663" w:rsidRDefault="00000000">
          <w:pPr>
            <w:numPr>
              <w:ilvl w:val="4"/>
              <w:numId w:val="79"/>
            </w:numPr>
            <w:tabs>
              <w:tab w:val="left" w:pos="720"/>
              <w:tab w:val="left" w:pos="1440"/>
            </w:tabs>
            <w:spacing w:before="240"/>
            <w:rPr>
              <w:ins w:id="1184" w:author="BHA Regulatory Affairs Unit" w:date="2026-07-29T16:06:00Z"/>
            </w:rPr>
          </w:pPr>
          <w:sdt>
            <w:sdtPr>
              <w:tag w:val="goog_rdk_1175"/>
              <w:id w:val="-1416148210"/>
            </w:sdtPr>
            <w:sdtContent>
              <w:ins w:id="1185" w:author="BHA Regulatory Affairs Unit" w:date="2026-07-29T16:06:00Z">
                <w:r>
                  <w:t>Civil penalties or fines; and</w:t>
                </w:r>
              </w:ins>
            </w:sdtContent>
          </w:sdt>
        </w:p>
      </w:sdtContent>
    </w:sdt>
    <w:sdt>
      <w:sdtPr>
        <w:tag w:val="goog_rdk_1178"/>
        <w:id w:val="173117487"/>
      </w:sdtPr>
      <w:sdtContent>
        <w:p w14:paraId="00000315" w14:textId="77777777" w:rsidR="00CF3663" w:rsidRDefault="00000000">
          <w:pPr>
            <w:numPr>
              <w:ilvl w:val="4"/>
              <w:numId w:val="79"/>
            </w:numPr>
            <w:tabs>
              <w:tab w:val="left" w:pos="720"/>
              <w:tab w:val="left" w:pos="1440"/>
            </w:tabs>
            <w:spacing w:before="240"/>
            <w:rPr>
              <w:ins w:id="1186" w:author="BHA Regulatory Affairs Unit" w:date="2026-07-29T16:06:00Z"/>
            </w:rPr>
          </w:pPr>
          <w:sdt>
            <w:sdtPr>
              <w:tag w:val="goog_rdk_1177"/>
              <w:id w:val="-1951068684"/>
            </w:sdtPr>
            <w:sdtContent>
              <w:ins w:id="1187" w:author="BHA Regulatory Affairs Unit" w:date="2026-07-29T16:06:00Z">
                <w:r>
                  <w:t>Denial, suspension, revocation, or modification of a license or registration.</w:t>
                </w:r>
              </w:ins>
            </w:sdtContent>
          </w:sdt>
        </w:p>
      </w:sdtContent>
    </w:sdt>
    <w:sdt>
      <w:sdtPr>
        <w:tag w:val="goog_rdk_1180"/>
        <w:id w:val="-1619881286"/>
      </w:sdtPr>
      <w:sdtContent>
        <w:p w14:paraId="00000316" w14:textId="77777777" w:rsidR="00CF3663" w:rsidRDefault="00000000">
          <w:pPr>
            <w:numPr>
              <w:ilvl w:val="3"/>
              <w:numId w:val="79"/>
            </w:numPr>
            <w:tabs>
              <w:tab w:val="left" w:pos="720"/>
              <w:tab w:val="left" w:pos="1440"/>
            </w:tabs>
            <w:spacing w:before="240"/>
            <w:rPr>
              <w:ins w:id="1188" w:author="BHA Regulatory Affairs Unit" w:date="2026-07-29T16:06:00Z"/>
            </w:rPr>
          </w:pPr>
          <w:sdt>
            <w:sdtPr>
              <w:tag w:val="goog_rdk_1179"/>
              <w:id w:val="402360839"/>
            </w:sdtPr>
            <w:sdtContent>
              <w:ins w:id="1189" w:author="BHA Regulatory Affairs Unit" w:date="2026-07-29T16:06:00Z">
                <w:r>
                  <w:t>Any felony conviction or misdemeanor involving moral turpitude; and</w:t>
                </w:r>
              </w:ins>
            </w:sdtContent>
          </w:sdt>
        </w:p>
      </w:sdtContent>
    </w:sdt>
    <w:sdt>
      <w:sdtPr>
        <w:tag w:val="goog_rdk_1182"/>
        <w:id w:val="1597448194"/>
      </w:sdtPr>
      <w:sdtContent>
        <w:p w14:paraId="00000317" w14:textId="77777777" w:rsidR="00CF3663" w:rsidRDefault="00000000">
          <w:pPr>
            <w:numPr>
              <w:ilvl w:val="3"/>
              <w:numId w:val="79"/>
            </w:numPr>
            <w:tabs>
              <w:tab w:val="left" w:pos="720"/>
              <w:tab w:val="left" w:pos="1440"/>
            </w:tabs>
            <w:spacing w:before="240"/>
            <w:rPr>
              <w:ins w:id="1190" w:author="BHA Regulatory Affairs Unit" w:date="2026-07-29T16:06:00Z"/>
            </w:rPr>
          </w:pPr>
          <w:sdt>
            <w:sdtPr>
              <w:tag w:val="goog_rdk_1181"/>
              <w:id w:val="1409486853"/>
            </w:sdtPr>
            <w:sdtContent>
              <w:ins w:id="1191" w:author="BHA Regulatory Affairs Unit" w:date="2026-07-29T16:06:00Z">
                <w:r>
                  <w:t>Any other offense in any jurisdiction that was committed intentionally, knowingly, or recklessly and involved any of the following:</w:t>
                </w:r>
              </w:ins>
            </w:sdtContent>
          </w:sdt>
        </w:p>
      </w:sdtContent>
    </w:sdt>
    <w:sdt>
      <w:sdtPr>
        <w:tag w:val="goog_rdk_1184"/>
        <w:id w:val="1399726674"/>
      </w:sdtPr>
      <w:sdtContent>
        <w:p w14:paraId="00000318" w14:textId="77777777" w:rsidR="00CF3663" w:rsidRDefault="00000000">
          <w:pPr>
            <w:numPr>
              <w:ilvl w:val="4"/>
              <w:numId w:val="79"/>
            </w:numPr>
            <w:tabs>
              <w:tab w:val="left" w:pos="720"/>
              <w:tab w:val="left" w:pos="1440"/>
            </w:tabs>
            <w:spacing w:before="240"/>
            <w:rPr>
              <w:ins w:id="1192" w:author="BHA Regulatory Affairs Unit" w:date="2026-07-29T16:06:00Z"/>
            </w:rPr>
          </w:pPr>
          <w:sdt>
            <w:sdtPr>
              <w:tag w:val="goog_rdk_1183"/>
              <w:id w:val="-258491536"/>
            </w:sdtPr>
            <w:sdtContent>
              <w:ins w:id="1193" w:author="BHA Regulatory Affairs Unit" w:date="2026-07-29T16:06:00Z">
                <w:r>
                  <w:t>Violence, coercion, or threats;</w:t>
                </w:r>
              </w:ins>
            </w:sdtContent>
          </w:sdt>
        </w:p>
      </w:sdtContent>
    </w:sdt>
    <w:sdt>
      <w:sdtPr>
        <w:tag w:val="goog_rdk_1186"/>
        <w:id w:val="364866215"/>
      </w:sdtPr>
      <w:sdtContent>
        <w:p w14:paraId="00000319" w14:textId="77777777" w:rsidR="00CF3663" w:rsidRDefault="00000000">
          <w:pPr>
            <w:numPr>
              <w:ilvl w:val="4"/>
              <w:numId w:val="79"/>
            </w:numPr>
            <w:tabs>
              <w:tab w:val="left" w:pos="720"/>
              <w:tab w:val="left" w:pos="1440"/>
            </w:tabs>
            <w:spacing w:before="240"/>
            <w:rPr>
              <w:ins w:id="1194" w:author="BHA Regulatory Affairs Unit" w:date="2026-07-29T16:06:00Z"/>
            </w:rPr>
          </w:pPr>
          <w:sdt>
            <w:sdtPr>
              <w:tag w:val="goog_rdk_1185"/>
              <w:id w:val="-19957936"/>
            </w:sdtPr>
            <w:sdtContent>
              <w:ins w:id="1195" w:author="BHA Regulatory Affairs Unit" w:date="2026-07-29T16:06:00Z">
                <w:r>
                  <w:t>Cruelty;</w:t>
                </w:r>
              </w:ins>
            </w:sdtContent>
          </w:sdt>
        </w:p>
      </w:sdtContent>
    </w:sdt>
    <w:sdt>
      <w:sdtPr>
        <w:tag w:val="goog_rdk_1188"/>
        <w:id w:val="-776952703"/>
      </w:sdtPr>
      <w:sdtContent>
        <w:p w14:paraId="0000031A" w14:textId="77777777" w:rsidR="00CF3663" w:rsidRDefault="00000000">
          <w:pPr>
            <w:numPr>
              <w:ilvl w:val="4"/>
              <w:numId w:val="79"/>
            </w:numPr>
            <w:tabs>
              <w:tab w:val="left" w:pos="720"/>
              <w:tab w:val="left" w:pos="1440"/>
            </w:tabs>
            <w:spacing w:before="240"/>
            <w:rPr>
              <w:ins w:id="1196" w:author="BHA Regulatory Affairs Unit" w:date="2026-07-29T16:06:00Z"/>
            </w:rPr>
          </w:pPr>
          <w:sdt>
            <w:sdtPr>
              <w:tag w:val="goog_rdk_1187"/>
              <w:id w:val="613814465"/>
            </w:sdtPr>
            <w:sdtContent>
              <w:ins w:id="1197" w:author="BHA Regulatory Affairs Unit" w:date="2026-07-29T16:06:00Z">
                <w:r>
                  <w:t>Fraud or deception; and</w:t>
                </w:r>
              </w:ins>
            </w:sdtContent>
          </w:sdt>
        </w:p>
      </w:sdtContent>
    </w:sdt>
    <w:sdt>
      <w:sdtPr>
        <w:tag w:val="goog_rdk_1190"/>
        <w:id w:val="-1867365242"/>
      </w:sdtPr>
      <w:sdtContent>
        <w:p w14:paraId="0000031B" w14:textId="77777777" w:rsidR="00CF3663" w:rsidRDefault="00000000">
          <w:pPr>
            <w:numPr>
              <w:ilvl w:val="4"/>
              <w:numId w:val="79"/>
            </w:numPr>
            <w:tabs>
              <w:tab w:val="left" w:pos="720"/>
              <w:tab w:val="left" w:pos="1440"/>
            </w:tabs>
            <w:spacing w:before="240"/>
            <w:rPr>
              <w:ins w:id="1198" w:author="BHA Regulatory Affairs Unit" w:date="2026-07-29T16:06:00Z"/>
            </w:rPr>
          </w:pPr>
          <w:sdt>
            <w:sdtPr>
              <w:tag w:val="goog_rdk_1189"/>
              <w:id w:val="1602560157"/>
            </w:sdtPr>
            <w:sdtContent>
              <w:ins w:id="1199" w:author="BHA Regulatory Affairs Unit" w:date="2026-07-29T16:06:00Z">
                <w:r>
                  <w:t>Deprivation of legally recognized rights.</w:t>
                </w:r>
              </w:ins>
            </w:sdtContent>
          </w:sdt>
        </w:p>
      </w:sdtContent>
    </w:sdt>
    <w:sdt>
      <w:sdtPr>
        <w:tag w:val="goog_rdk_1192"/>
        <w:id w:val="-772802115"/>
      </w:sdtPr>
      <w:sdtContent>
        <w:p w14:paraId="0000031C" w14:textId="77777777" w:rsidR="00CF3663" w:rsidRDefault="00000000">
          <w:pPr>
            <w:numPr>
              <w:ilvl w:val="2"/>
              <w:numId w:val="79"/>
            </w:numPr>
            <w:tabs>
              <w:tab w:val="left" w:pos="720"/>
              <w:tab w:val="left" w:pos="1440"/>
            </w:tabs>
            <w:spacing w:before="240"/>
            <w:rPr>
              <w:ins w:id="1200" w:author="BHA Regulatory Affairs Unit" w:date="2026-07-29T16:06:00Z"/>
            </w:rPr>
          </w:pPr>
          <w:sdt>
            <w:sdtPr>
              <w:tag w:val="goog_rdk_1191"/>
              <w:id w:val="-1438781505"/>
            </w:sdtPr>
            <w:sdtContent>
              <w:ins w:id="1201" w:author="BHA Regulatory Affairs Unit" w:date="2026-07-29T16:06:00Z">
                <w:r>
                  <w:t>For any reportable event set forth in Part 1.3.1.A.10.a of these Rules, the applicant must provide the following documentation:</w:t>
                </w:r>
              </w:ins>
            </w:sdtContent>
          </w:sdt>
        </w:p>
      </w:sdtContent>
    </w:sdt>
    <w:sdt>
      <w:sdtPr>
        <w:tag w:val="goog_rdk_1194"/>
        <w:id w:val="1982380732"/>
      </w:sdtPr>
      <w:sdtContent>
        <w:p w14:paraId="0000031D" w14:textId="77777777" w:rsidR="00CF3663" w:rsidRDefault="00000000">
          <w:pPr>
            <w:numPr>
              <w:ilvl w:val="3"/>
              <w:numId w:val="79"/>
            </w:numPr>
            <w:tabs>
              <w:tab w:val="left" w:pos="720"/>
              <w:tab w:val="left" w:pos="1440"/>
            </w:tabs>
            <w:spacing w:before="240"/>
            <w:rPr>
              <w:ins w:id="1202" w:author="BHA Regulatory Affairs Unit" w:date="2026-07-29T16:06:00Z"/>
            </w:rPr>
          </w:pPr>
          <w:sdt>
            <w:sdtPr>
              <w:tag w:val="goog_rdk_1193"/>
              <w:id w:val="-496817726"/>
            </w:sdtPr>
            <w:sdtContent>
              <w:ins w:id="1203" w:author="BHA Regulatory Affairs Unit" w:date="2026-07-29T16:06:00Z">
                <w:r>
                  <w:t>Governmental or disciplinary action; and</w:t>
                </w:r>
              </w:ins>
            </w:sdtContent>
          </w:sdt>
        </w:p>
      </w:sdtContent>
    </w:sdt>
    <w:sdt>
      <w:sdtPr>
        <w:tag w:val="goog_rdk_1196"/>
        <w:id w:val="351301790"/>
      </w:sdtPr>
      <w:sdtContent>
        <w:p w14:paraId="0000031E" w14:textId="77777777" w:rsidR="00CF3663" w:rsidRDefault="00000000">
          <w:pPr>
            <w:numPr>
              <w:ilvl w:val="4"/>
              <w:numId w:val="79"/>
            </w:numPr>
            <w:tabs>
              <w:tab w:val="left" w:pos="720"/>
              <w:tab w:val="left" w:pos="1440"/>
            </w:tabs>
            <w:spacing w:before="240"/>
            <w:rPr>
              <w:ins w:id="1204" w:author="BHA Regulatory Affairs Unit" w:date="2026-07-29T16:06:00Z"/>
            </w:rPr>
          </w:pPr>
          <w:sdt>
            <w:sdtPr>
              <w:tag w:val="goog_rdk_1195"/>
              <w:id w:val="-1456188311"/>
            </w:sdtPr>
            <w:sdtContent>
              <w:ins w:id="1205" w:author="BHA Regulatory Affairs Unit" w:date="2026-07-29T16:06:00Z">
                <w:r>
                  <w:t>Name of the governmental agency and its jurisdiction;</w:t>
                </w:r>
              </w:ins>
            </w:sdtContent>
          </w:sdt>
        </w:p>
      </w:sdtContent>
    </w:sdt>
    <w:sdt>
      <w:sdtPr>
        <w:tag w:val="goog_rdk_1198"/>
        <w:id w:val="-386531179"/>
      </w:sdtPr>
      <w:sdtContent>
        <w:p w14:paraId="0000031F" w14:textId="77777777" w:rsidR="00CF3663" w:rsidRDefault="00000000">
          <w:pPr>
            <w:numPr>
              <w:ilvl w:val="4"/>
              <w:numId w:val="79"/>
            </w:numPr>
            <w:tabs>
              <w:tab w:val="left" w:pos="720"/>
              <w:tab w:val="left" w:pos="1440"/>
            </w:tabs>
            <w:spacing w:before="240"/>
            <w:rPr>
              <w:ins w:id="1206" w:author="BHA Regulatory Affairs Unit" w:date="2026-07-29T16:06:00Z"/>
            </w:rPr>
          </w:pPr>
          <w:sdt>
            <w:sdtPr>
              <w:tag w:val="goog_rdk_1197"/>
              <w:id w:val="486152220"/>
            </w:sdtPr>
            <w:sdtContent>
              <w:ins w:id="1207" w:author="BHA Regulatory Affairs Unit" w:date="2026-07-29T16:06:00Z">
                <w:r>
                  <w:t>Case name, docket, or proceeding number; and</w:t>
                </w:r>
              </w:ins>
            </w:sdtContent>
          </w:sdt>
        </w:p>
      </w:sdtContent>
    </w:sdt>
    <w:sdt>
      <w:sdtPr>
        <w:tag w:val="goog_rdk_1200"/>
        <w:id w:val="991241412"/>
      </w:sdtPr>
      <w:sdtContent>
        <w:p w14:paraId="00000320" w14:textId="77777777" w:rsidR="00CF3663" w:rsidRDefault="00000000">
          <w:pPr>
            <w:numPr>
              <w:ilvl w:val="4"/>
              <w:numId w:val="79"/>
            </w:numPr>
            <w:tabs>
              <w:tab w:val="left" w:pos="720"/>
              <w:tab w:val="left" w:pos="1440"/>
            </w:tabs>
            <w:spacing w:before="240"/>
            <w:rPr>
              <w:ins w:id="1208" w:author="BHA Regulatory Affairs Unit" w:date="2026-07-29T16:06:00Z"/>
            </w:rPr>
          </w:pPr>
          <w:sdt>
            <w:sdtPr>
              <w:tag w:val="goog_rdk_1199"/>
              <w:id w:val="1213243491"/>
            </w:sdtPr>
            <w:sdtContent>
              <w:ins w:id="1209" w:author="BHA Regulatory Affairs Unit" w:date="2026-07-29T16:06:00Z">
                <w:r>
                  <w:t>A copy of the final consent decree, order, or decision.</w:t>
                </w:r>
              </w:ins>
            </w:sdtContent>
          </w:sdt>
        </w:p>
      </w:sdtContent>
    </w:sdt>
    <w:sdt>
      <w:sdtPr>
        <w:tag w:val="goog_rdk_1202"/>
        <w:id w:val="1923922483"/>
      </w:sdtPr>
      <w:sdtContent>
        <w:p w14:paraId="00000321" w14:textId="77777777" w:rsidR="00CF3663" w:rsidRDefault="00000000">
          <w:pPr>
            <w:numPr>
              <w:ilvl w:val="3"/>
              <w:numId w:val="79"/>
            </w:numPr>
            <w:tabs>
              <w:tab w:val="left" w:pos="720"/>
              <w:tab w:val="left" w:pos="1440"/>
            </w:tabs>
            <w:spacing w:before="240"/>
            <w:rPr>
              <w:ins w:id="1210" w:author="BHA Regulatory Affairs Unit" w:date="2026-07-29T16:06:00Z"/>
            </w:rPr>
          </w:pPr>
          <w:sdt>
            <w:sdtPr>
              <w:tag w:val="goog_rdk_1201"/>
              <w:id w:val="1469323126"/>
            </w:sdtPr>
            <w:sdtContent>
              <w:ins w:id="1211" w:author="BHA Regulatory Affairs Unit" w:date="2026-07-29T16:06:00Z">
                <w:r>
                  <w:t>Felony or misdemeanor conviction:</w:t>
                </w:r>
              </w:ins>
            </w:sdtContent>
          </w:sdt>
        </w:p>
      </w:sdtContent>
    </w:sdt>
    <w:sdt>
      <w:sdtPr>
        <w:tag w:val="goog_rdk_1204"/>
        <w:id w:val="1903417252"/>
      </w:sdtPr>
      <w:sdtContent>
        <w:p w14:paraId="00000322" w14:textId="77777777" w:rsidR="00CF3663" w:rsidRDefault="00000000">
          <w:pPr>
            <w:numPr>
              <w:ilvl w:val="4"/>
              <w:numId w:val="79"/>
            </w:numPr>
            <w:tabs>
              <w:tab w:val="left" w:pos="720"/>
              <w:tab w:val="left" w:pos="1440"/>
            </w:tabs>
            <w:spacing w:before="240"/>
            <w:rPr>
              <w:ins w:id="1212" w:author="BHA Regulatory Affairs Unit" w:date="2026-07-29T16:06:00Z"/>
            </w:rPr>
          </w:pPr>
          <w:sdt>
            <w:sdtPr>
              <w:tag w:val="goog_rdk_1203"/>
              <w:id w:val="-1624392016"/>
            </w:sdtPr>
            <w:sdtContent>
              <w:ins w:id="1213" w:author="BHA Regulatory Affairs Unit" w:date="2026-07-29T16:06:00Z">
                <w:r>
                  <w:t>Name of the court and its jurisdiction;</w:t>
                </w:r>
              </w:ins>
            </w:sdtContent>
          </w:sdt>
        </w:p>
      </w:sdtContent>
    </w:sdt>
    <w:sdt>
      <w:sdtPr>
        <w:tag w:val="goog_rdk_1206"/>
        <w:id w:val="-192549131"/>
      </w:sdtPr>
      <w:sdtContent>
        <w:p w14:paraId="00000323" w14:textId="77777777" w:rsidR="00CF3663" w:rsidRDefault="00000000">
          <w:pPr>
            <w:numPr>
              <w:ilvl w:val="4"/>
              <w:numId w:val="79"/>
            </w:numPr>
            <w:tabs>
              <w:tab w:val="left" w:pos="720"/>
              <w:tab w:val="left" w:pos="1440"/>
            </w:tabs>
            <w:spacing w:before="240"/>
            <w:rPr>
              <w:ins w:id="1214" w:author="BHA Regulatory Affairs Unit" w:date="2026-07-29T16:06:00Z"/>
            </w:rPr>
          </w:pPr>
          <w:sdt>
            <w:sdtPr>
              <w:tag w:val="goog_rdk_1205"/>
              <w:id w:val="223403750"/>
            </w:sdtPr>
            <w:sdtContent>
              <w:ins w:id="1215" w:author="BHA Regulatory Affairs Unit" w:date="2026-07-29T16:06:00Z">
                <w:r>
                  <w:t>Case name and case number;</w:t>
                </w:r>
              </w:ins>
            </w:sdtContent>
          </w:sdt>
        </w:p>
      </w:sdtContent>
    </w:sdt>
    <w:sdt>
      <w:sdtPr>
        <w:tag w:val="goog_rdk_1208"/>
        <w:id w:val="-1083756980"/>
      </w:sdtPr>
      <w:sdtContent>
        <w:p w14:paraId="00000324" w14:textId="77777777" w:rsidR="00CF3663" w:rsidRDefault="00000000">
          <w:pPr>
            <w:numPr>
              <w:ilvl w:val="4"/>
              <w:numId w:val="79"/>
            </w:numPr>
            <w:tabs>
              <w:tab w:val="left" w:pos="720"/>
              <w:tab w:val="left" w:pos="1440"/>
            </w:tabs>
            <w:spacing w:before="240"/>
            <w:rPr>
              <w:ins w:id="1216" w:author="BHA Regulatory Affairs Unit" w:date="2026-07-29T16:06:00Z"/>
            </w:rPr>
          </w:pPr>
          <w:sdt>
            <w:sdtPr>
              <w:tag w:val="goog_rdk_1207"/>
              <w:id w:val="1658571000"/>
            </w:sdtPr>
            <w:sdtContent>
              <w:ins w:id="1217" w:author="BHA Regulatory Affairs Unit" w:date="2026-07-29T16:06:00Z">
                <w:r>
                  <w:t>A description of the matter or a copy of the indictment/charges; and</w:t>
                </w:r>
              </w:ins>
            </w:sdtContent>
          </w:sdt>
        </w:p>
      </w:sdtContent>
    </w:sdt>
    <w:sdt>
      <w:sdtPr>
        <w:tag w:val="goog_rdk_1210"/>
        <w:id w:val="271396690"/>
      </w:sdtPr>
      <w:sdtContent>
        <w:p w14:paraId="00000325" w14:textId="77777777" w:rsidR="00CF3663" w:rsidRDefault="00000000">
          <w:pPr>
            <w:numPr>
              <w:ilvl w:val="4"/>
              <w:numId w:val="79"/>
            </w:numPr>
            <w:tabs>
              <w:tab w:val="left" w:pos="720"/>
              <w:tab w:val="left" w:pos="1440"/>
            </w:tabs>
            <w:spacing w:before="240"/>
            <w:rPr>
              <w:ins w:id="1218" w:author="BHA Regulatory Affairs Unit" w:date="2026-07-29T16:06:00Z"/>
            </w:rPr>
          </w:pPr>
          <w:sdt>
            <w:sdtPr>
              <w:tag w:val="goog_rdk_1209"/>
              <w:id w:val="-2011692007"/>
            </w:sdtPr>
            <w:sdtContent>
              <w:ins w:id="1219" w:author="BHA Regulatory Affairs Unit" w:date="2026-07-29T16:06:00Z">
                <w:r>
                  <w:t>Any plea or verdict entered by the court.</w:t>
                </w:r>
              </w:ins>
            </w:sdtContent>
          </w:sdt>
        </w:p>
      </w:sdtContent>
    </w:sdt>
    <w:sdt>
      <w:sdtPr>
        <w:tag w:val="goog_rdk_1212"/>
        <w:id w:val="493257973"/>
      </w:sdtPr>
      <w:sdtContent>
        <w:p w14:paraId="00000326" w14:textId="77777777" w:rsidR="00CF3663" w:rsidRDefault="00000000">
          <w:pPr>
            <w:numPr>
              <w:ilvl w:val="1"/>
              <w:numId w:val="79"/>
            </w:numPr>
            <w:tabs>
              <w:tab w:val="left" w:pos="720"/>
              <w:tab w:val="left" w:pos="1440"/>
            </w:tabs>
            <w:spacing w:before="240"/>
            <w:rPr>
              <w:ins w:id="1220" w:author="BHA Regulatory Affairs Unit" w:date="2026-07-29T16:06:00Z"/>
            </w:rPr>
          </w:pPr>
          <w:sdt>
            <w:sdtPr>
              <w:tag w:val="goog_rdk_1211"/>
              <w:id w:val="1268685974"/>
            </w:sdtPr>
            <w:sdtContent>
              <w:ins w:id="1221" w:author="BHA Regulatory Affairs Unit" w:date="2026-07-29T16:06:00Z">
                <w:r>
                  <w:t>Proof of professional liability insurance;</w:t>
                </w:r>
              </w:ins>
            </w:sdtContent>
          </w:sdt>
        </w:p>
      </w:sdtContent>
    </w:sdt>
    <w:sdt>
      <w:sdtPr>
        <w:tag w:val="goog_rdk_1214"/>
        <w:id w:val="736083263"/>
      </w:sdtPr>
      <w:sdtContent>
        <w:p w14:paraId="00000327" w14:textId="77777777" w:rsidR="00CF3663" w:rsidRDefault="00000000">
          <w:pPr>
            <w:numPr>
              <w:ilvl w:val="2"/>
              <w:numId w:val="79"/>
            </w:numPr>
            <w:tabs>
              <w:tab w:val="left" w:pos="720"/>
              <w:tab w:val="left" w:pos="1440"/>
            </w:tabs>
            <w:spacing w:before="240"/>
            <w:rPr>
              <w:ins w:id="1222" w:author="BHA Regulatory Affairs Unit" w:date="2026-07-29T16:06:00Z"/>
            </w:rPr>
          </w:pPr>
          <w:sdt>
            <w:sdtPr>
              <w:tag w:val="goog_rdk_1213"/>
              <w:id w:val="-1714763078"/>
            </w:sdtPr>
            <w:sdtContent>
              <w:ins w:id="1223" w:author="BHA Regulatory Affairs Unit" w:date="2026-07-29T16:06:00Z">
                <w:r>
                  <w:t>Applicants and agencies must maintain such coverage for the duration of the credentialed term and must notify BHA of any change in the amount, type, or provider of professional liability insurance coverage during the credentialed term.</w:t>
                </w:r>
              </w:ins>
            </w:sdtContent>
          </w:sdt>
        </w:p>
      </w:sdtContent>
    </w:sdt>
    <w:sdt>
      <w:sdtPr>
        <w:tag w:val="goog_rdk_1216"/>
        <w:id w:val="-1761428371"/>
      </w:sdtPr>
      <w:sdtContent>
        <w:p w14:paraId="00000328" w14:textId="77777777" w:rsidR="00CF3663" w:rsidRDefault="00000000">
          <w:pPr>
            <w:numPr>
              <w:ilvl w:val="1"/>
              <w:numId w:val="79"/>
            </w:numPr>
            <w:tabs>
              <w:tab w:val="left" w:pos="720"/>
              <w:tab w:val="left" w:pos="1440"/>
            </w:tabs>
            <w:spacing w:before="240"/>
            <w:rPr>
              <w:ins w:id="1224" w:author="BHA Regulatory Affairs Unit" w:date="2026-07-29T16:06:00Z"/>
            </w:rPr>
          </w:pPr>
          <w:sdt>
            <w:sdtPr>
              <w:tag w:val="goog_rdk_1215"/>
              <w:id w:val="-2051405075"/>
            </w:sdtPr>
            <w:sdtContent>
              <w:ins w:id="1225" w:author="BHA Regulatory Affairs Unit" w:date="2026-07-29T16:06:00Z">
                <w:r>
                  <w:t>An organizational chart;</w:t>
                </w:r>
              </w:ins>
            </w:sdtContent>
          </w:sdt>
        </w:p>
      </w:sdtContent>
    </w:sdt>
    <w:sdt>
      <w:sdtPr>
        <w:tag w:val="goog_rdk_1218"/>
        <w:id w:val="-1348288978"/>
      </w:sdtPr>
      <w:sdtContent>
        <w:p w14:paraId="00000329" w14:textId="77777777" w:rsidR="00CF3663" w:rsidRDefault="00000000">
          <w:pPr>
            <w:numPr>
              <w:ilvl w:val="1"/>
              <w:numId w:val="79"/>
            </w:numPr>
            <w:tabs>
              <w:tab w:val="left" w:pos="720"/>
              <w:tab w:val="left" w:pos="1440"/>
            </w:tabs>
            <w:spacing w:before="240"/>
            <w:rPr>
              <w:ins w:id="1226" w:author="BHA Regulatory Affairs Unit" w:date="2026-07-29T16:06:00Z"/>
            </w:rPr>
          </w:pPr>
          <w:sdt>
            <w:sdtPr>
              <w:tag w:val="goog_rdk_1217"/>
              <w:id w:val="-1315914050"/>
            </w:sdtPr>
            <w:sdtContent>
              <w:ins w:id="1227" w:author="BHA Regulatory Affairs Unit" w:date="2026-07-29T16:06:00Z">
                <w:r>
                  <w:t>Policies and procedures attestation; and</w:t>
                </w:r>
              </w:ins>
            </w:sdtContent>
          </w:sdt>
        </w:p>
      </w:sdtContent>
    </w:sdt>
    <w:sdt>
      <w:sdtPr>
        <w:tag w:val="goog_rdk_1220"/>
        <w:id w:val="999011541"/>
      </w:sdtPr>
      <w:sdtContent>
        <w:p w14:paraId="0000032A" w14:textId="77777777" w:rsidR="00CF3663" w:rsidRDefault="00000000">
          <w:pPr>
            <w:numPr>
              <w:ilvl w:val="2"/>
              <w:numId w:val="79"/>
            </w:numPr>
            <w:tabs>
              <w:tab w:val="left" w:pos="720"/>
              <w:tab w:val="left" w:pos="1440"/>
            </w:tabs>
            <w:spacing w:before="240"/>
            <w:rPr>
              <w:ins w:id="1228" w:author="BHA Regulatory Affairs Unit" w:date="2026-07-29T16:06:00Z"/>
            </w:rPr>
          </w:pPr>
          <w:sdt>
            <w:sdtPr>
              <w:tag w:val="goog_rdk_1219"/>
              <w:id w:val="187468723"/>
            </w:sdtPr>
            <w:sdtContent>
              <w:ins w:id="1229" w:author="BHA Regulatory Affairs Unit" w:date="2026-07-29T16:06:00Z">
                <w:r>
                  <w:t>For BHE licensures, this must address items detailed in Part 3.3.2.D.5 of these Rules.</w:t>
                </w:r>
              </w:ins>
            </w:sdtContent>
          </w:sdt>
        </w:p>
      </w:sdtContent>
    </w:sdt>
    <w:sdt>
      <w:sdtPr>
        <w:tag w:val="goog_rdk_1222"/>
        <w:id w:val="-1747532269"/>
      </w:sdtPr>
      <w:sdtContent>
        <w:p w14:paraId="0000032B" w14:textId="77777777" w:rsidR="00CF3663" w:rsidRDefault="00000000">
          <w:pPr>
            <w:numPr>
              <w:ilvl w:val="2"/>
              <w:numId w:val="79"/>
            </w:numPr>
            <w:tabs>
              <w:tab w:val="left" w:pos="720"/>
              <w:tab w:val="left" w:pos="1440"/>
            </w:tabs>
            <w:spacing w:before="240"/>
            <w:rPr>
              <w:ins w:id="1230" w:author="BHA Regulatory Affairs Unit" w:date="2026-07-29T16:06:00Z"/>
            </w:rPr>
          </w:pPr>
          <w:sdt>
            <w:sdtPr>
              <w:tag w:val="goog_rdk_1221"/>
              <w:id w:val="586718889"/>
            </w:sdtPr>
            <w:sdtContent>
              <w:ins w:id="1231" w:author="BHA Regulatory Affairs Unit" w:date="2026-07-29T16:06:00Z">
                <w:r>
                  <w:t>For 27-65 designations, this must address items detailed in Part 11.3.1.D of these Rules.</w:t>
                </w:r>
              </w:ins>
            </w:sdtContent>
          </w:sdt>
        </w:p>
      </w:sdtContent>
    </w:sdt>
    <w:sdt>
      <w:sdtPr>
        <w:tag w:val="goog_rdk_1224"/>
        <w:id w:val="-447586799"/>
      </w:sdtPr>
      <w:sdtContent>
        <w:p w14:paraId="0000032C" w14:textId="77777777" w:rsidR="00CF3663" w:rsidRDefault="00000000">
          <w:pPr>
            <w:numPr>
              <w:ilvl w:val="2"/>
              <w:numId w:val="79"/>
            </w:numPr>
            <w:tabs>
              <w:tab w:val="left" w:pos="720"/>
              <w:tab w:val="left" w:pos="1440"/>
            </w:tabs>
            <w:spacing w:before="240"/>
            <w:rPr>
              <w:ins w:id="1232" w:author="BHA Regulatory Affairs Unit" w:date="2026-07-29T16:06:00Z"/>
            </w:rPr>
          </w:pPr>
          <w:sdt>
            <w:sdtPr>
              <w:tag w:val="goog_rdk_1223"/>
              <w:id w:val="-1104828935"/>
            </w:sdtPr>
            <w:sdtContent>
              <w:ins w:id="1233" w:author="BHA Regulatory Affairs Unit" w:date="2026-07-29T16:06:00Z">
                <w:r>
                  <w:t>For Safety Net approvals, this must address items detailed in Part 12.3.2.D of these Rules.</w:t>
                </w:r>
              </w:ins>
            </w:sdtContent>
          </w:sdt>
        </w:p>
      </w:sdtContent>
    </w:sdt>
    <w:sdt>
      <w:sdtPr>
        <w:tag w:val="goog_rdk_1226"/>
        <w:id w:val="-2074261194"/>
      </w:sdtPr>
      <w:sdtContent>
        <w:p w14:paraId="0000032D" w14:textId="77777777" w:rsidR="00CF3663" w:rsidRDefault="00000000">
          <w:pPr>
            <w:numPr>
              <w:ilvl w:val="1"/>
              <w:numId w:val="79"/>
            </w:numPr>
            <w:tabs>
              <w:tab w:val="left" w:pos="720"/>
              <w:tab w:val="left" w:pos="1440"/>
            </w:tabs>
            <w:spacing w:before="240"/>
            <w:rPr>
              <w:ins w:id="1234" w:author="BHA Regulatory Affairs Unit" w:date="2026-07-29T16:06:00Z"/>
            </w:rPr>
          </w:pPr>
          <w:sdt>
            <w:sdtPr>
              <w:tag w:val="goog_rdk_1225"/>
              <w:id w:val="-382637292"/>
            </w:sdtPr>
            <w:sdtContent>
              <w:ins w:id="1235" w:author="BHA Regulatory Affairs Unit" w:date="2026-07-29T16:06:00Z">
                <w:r>
                  <w:t>Disclosure of record storage method.</w:t>
                </w:r>
              </w:ins>
            </w:sdtContent>
          </w:sdt>
        </w:p>
      </w:sdtContent>
    </w:sdt>
    <w:sdt>
      <w:sdtPr>
        <w:tag w:val="goog_rdk_1228"/>
        <w:id w:val="754420091"/>
      </w:sdtPr>
      <w:sdtContent>
        <w:p w14:paraId="0000032E" w14:textId="77777777" w:rsidR="00CF3663" w:rsidRDefault="00000000">
          <w:pPr>
            <w:numPr>
              <w:ilvl w:val="2"/>
              <w:numId w:val="79"/>
            </w:numPr>
            <w:tabs>
              <w:tab w:val="left" w:pos="720"/>
              <w:tab w:val="left" w:pos="1440"/>
            </w:tabs>
            <w:spacing w:before="240"/>
            <w:rPr>
              <w:ins w:id="1236" w:author="BHA Regulatory Affairs Unit" w:date="2026-07-29T16:06:00Z"/>
            </w:rPr>
          </w:pPr>
          <w:sdt>
            <w:sdtPr>
              <w:tag w:val="goog_rdk_1227"/>
              <w:id w:val="-432179713"/>
            </w:sdtPr>
            <w:sdtContent>
              <w:ins w:id="1237" w:author="BHA Regulatory Affairs Unit" w:date="2026-07-29T16:06:00Z">
                <w:r>
                  <w:t>If the applicant maintains physical records, the entity must provide the address(es) where records are stored for BHA review.</w:t>
                </w:r>
              </w:ins>
            </w:sdtContent>
          </w:sdt>
        </w:p>
      </w:sdtContent>
    </w:sdt>
    <w:sdt>
      <w:sdtPr>
        <w:tag w:val="goog_rdk_1230"/>
        <w:id w:val="387889576"/>
      </w:sdtPr>
      <w:sdtContent>
        <w:p w14:paraId="0000032F" w14:textId="77777777" w:rsidR="00CF3663" w:rsidRDefault="00000000">
          <w:pPr>
            <w:numPr>
              <w:ilvl w:val="0"/>
              <w:numId w:val="79"/>
            </w:numPr>
            <w:tabs>
              <w:tab w:val="left" w:pos="720"/>
              <w:tab w:val="left" w:pos="1440"/>
            </w:tabs>
            <w:spacing w:before="240"/>
            <w:rPr>
              <w:ins w:id="1238" w:author="BHA Regulatory Affairs Unit" w:date="2026-07-29T16:06:00Z"/>
            </w:rPr>
          </w:pPr>
          <w:sdt>
            <w:sdtPr>
              <w:tag w:val="goog_rdk_1229"/>
              <w:id w:val="-753558133"/>
            </w:sdtPr>
            <w:sdtContent>
              <w:ins w:id="1239" w:author="BHA Regulatory Affairs Unit" w:date="2026-07-29T16:06:00Z">
                <w:r>
                  <w:t>Documentation for applicants with one (1) or more physical location(s) must include:</w:t>
                </w:r>
              </w:ins>
            </w:sdtContent>
          </w:sdt>
        </w:p>
      </w:sdtContent>
    </w:sdt>
    <w:sdt>
      <w:sdtPr>
        <w:tag w:val="goog_rdk_1232"/>
        <w:id w:val="-1493177916"/>
      </w:sdtPr>
      <w:sdtContent>
        <w:p w14:paraId="00000330" w14:textId="77777777" w:rsidR="00CF3663" w:rsidRDefault="00000000">
          <w:pPr>
            <w:numPr>
              <w:ilvl w:val="1"/>
              <w:numId w:val="79"/>
            </w:numPr>
            <w:tabs>
              <w:tab w:val="left" w:pos="720"/>
              <w:tab w:val="left" w:pos="1440"/>
            </w:tabs>
            <w:spacing w:before="240"/>
            <w:rPr>
              <w:ins w:id="1240" w:author="BHA Regulatory Affairs Unit" w:date="2026-07-29T16:06:00Z"/>
            </w:rPr>
          </w:pPr>
          <w:sdt>
            <w:sdtPr>
              <w:tag w:val="goog_rdk_1231"/>
              <w:id w:val="456588165"/>
            </w:sdtPr>
            <w:sdtContent>
              <w:ins w:id="1241" w:author="BHA Regulatory Affairs Unit" w:date="2026-07-29T16:06:00Z">
                <w:r>
                  <w:t>Address(es) of the physical location(s) where services are delivered;</w:t>
                </w:r>
              </w:ins>
            </w:sdtContent>
          </w:sdt>
        </w:p>
      </w:sdtContent>
    </w:sdt>
    <w:sdt>
      <w:sdtPr>
        <w:tag w:val="goog_rdk_1234"/>
        <w:id w:val="-1589222225"/>
      </w:sdtPr>
      <w:sdtContent>
        <w:p w14:paraId="00000331" w14:textId="77777777" w:rsidR="00CF3663" w:rsidRDefault="00000000">
          <w:pPr>
            <w:numPr>
              <w:ilvl w:val="1"/>
              <w:numId w:val="79"/>
            </w:numPr>
            <w:tabs>
              <w:tab w:val="left" w:pos="720"/>
              <w:tab w:val="left" w:pos="1440"/>
            </w:tabs>
            <w:spacing w:before="240"/>
            <w:rPr>
              <w:ins w:id="1242" w:author="BHA Regulatory Affairs Unit" w:date="2026-07-29T16:06:00Z"/>
            </w:rPr>
          </w:pPr>
          <w:sdt>
            <w:sdtPr>
              <w:tag w:val="goog_rdk_1233"/>
              <w:id w:val="828693481"/>
            </w:sdtPr>
            <w:sdtContent>
              <w:ins w:id="1243" w:author="BHA Regulatory Affairs Unit" w:date="2026-07-29T16:06:00Z">
                <w:r>
                  <w:t>Maps;</w:t>
                </w:r>
              </w:ins>
            </w:sdtContent>
          </w:sdt>
        </w:p>
      </w:sdtContent>
    </w:sdt>
    <w:sdt>
      <w:sdtPr>
        <w:tag w:val="goog_rdk_1236"/>
        <w:id w:val="-1405489097"/>
      </w:sdtPr>
      <w:sdtContent>
        <w:p w14:paraId="00000332" w14:textId="77777777" w:rsidR="00CF3663" w:rsidRDefault="00000000">
          <w:pPr>
            <w:numPr>
              <w:ilvl w:val="2"/>
              <w:numId w:val="79"/>
            </w:numPr>
            <w:tabs>
              <w:tab w:val="left" w:pos="720"/>
              <w:tab w:val="left" w:pos="1440"/>
            </w:tabs>
            <w:spacing w:before="240"/>
            <w:rPr>
              <w:ins w:id="1244" w:author="BHA Regulatory Affairs Unit" w:date="2026-07-29T16:06:00Z"/>
            </w:rPr>
          </w:pPr>
          <w:sdt>
            <w:sdtPr>
              <w:tag w:val="goog_rdk_1235"/>
              <w:id w:val="698819040"/>
            </w:sdtPr>
            <w:sdtContent>
              <w:ins w:id="1245" w:author="BHA Regulatory Affairs Unit" w:date="2026-07-29T16:06:00Z">
                <w:r>
                  <w:t>A map for each floor of the applicant’s buildings indicating:</w:t>
                </w:r>
              </w:ins>
            </w:sdtContent>
          </w:sdt>
        </w:p>
      </w:sdtContent>
    </w:sdt>
    <w:sdt>
      <w:sdtPr>
        <w:tag w:val="goog_rdk_1238"/>
        <w:id w:val="-1204070705"/>
      </w:sdtPr>
      <w:sdtContent>
        <w:p w14:paraId="00000333" w14:textId="77777777" w:rsidR="00CF3663" w:rsidRDefault="00000000">
          <w:pPr>
            <w:numPr>
              <w:ilvl w:val="3"/>
              <w:numId w:val="79"/>
            </w:numPr>
            <w:tabs>
              <w:tab w:val="left" w:pos="720"/>
              <w:tab w:val="left" w:pos="1440"/>
            </w:tabs>
            <w:spacing w:before="240"/>
            <w:rPr>
              <w:ins w:id="1246" w:author="BHA Regulatory Affairs Unit" w:date="2026-07-29T16:06:00Z"/>
            </w:rPr>
          </w:pPr>
          <w:sdt>
            <w:sdtPr>
              <w:tag w:val="goog_rdk_1237"/>
              <w:id w:val="2140580874"/>
            </w:sdtPr>
            <w:sdtContent>
              <w:ins w:id="1247" w:author="BHA Regulatory Affairs Unit" w:date="2026-07-29T16:06:00Z">
                <w:r>
                  <w:t>Room layout;</w:t>
                </w:r>
              </w:ins>
            </w:sdtContent>
          </w:sdt>
        </w:p>
      </w:sdtContent>
    </w:sdt>
    <w:sdt>
      <w:sdtPr>
        <w:tag w:val="goog_rdk_1240"/>
        <w:id w:val="-207459777"/>
      </w:sdtPr>
      <w:sdtContent>
        <w:p w14:paraId="00000334" w14:textId="77777777" w:rsidR="00CF3663" w:rsidRDefault="00000000">
          <w:pPr>
            <w:numPr>
              <w:ilvl w:val="3"/>
              <w:numId w:val="79"/>
            </w:numPr>
            <w:tabs>
              <w:tab w:val="left" w:pos="720"/>
              <w:tab w:val="left" w:pos="1440"/>
            </w:tabs>
            <w:spacing w:before="240"/>
            <w:rPr>
              <w:ins w:id="1248" w:author="BHA Regulatory Affairs Unit" w:date="2026-07-29T16:06:00Z"/>
            </w:rPr>
          </w:pPr>
          <w:sdt>
            <w:sdtPr>
              <w:tag w:val="goog_rdk_1239"/>
              <w:id w:val="2121704986"/>
            </w:sdtPr>
            <w:sdtContent>
              <w:ins w:id="1249" w:author="BHA Regulatory Affairs Unit" w:date="2026-07-29T16:06:00Z">
                <w:r>
                  <w:t>Services to be provided in each of the rooms;</w:t>
                </w:r>
              </w:ins>
            </w:sdtContent>
          </w:sdt>
        </w:p>
      </w:sdtContent>
    </w:sdt>
    <w:sdt>
      <w:sdtPr>
        <w:tag w:val="goog_rdk_1242"/>
        <w:id w:val="-1971595902"/>
      </w:sdtPr>
      <w:sdtContent>
        <w:p w14:paraId="00000335" w14:textId="77777777" w:rsidR="00CF3663" w:rsidRDefault="00000000">
          <w:pPr>
            <w:numPr>
              <w:ilvl w:val="3"/>
              <w:numId w:val="79"/>
            </w:numPr>
            <w:tabs>
              <w:tab w:val="left" w:pos="720"/>
              <w:tab w:val="left" w:pos="1440"/>
            </w:tabs>
            <w:spacing w:before="240"/>
            <w:rPr>
              <w:ins w:id="1250" w:author="BHA Regulatory Affairs Unit" w:date="2026-07-29T16:06:00Z"/>
            </w:rPr>
          </w:pPr>
          <w:sdt>
            <w:sdtPr>
              <w:tag w:val="goog_rdk_1241"/>
              <w:id w:val="1164639111"/>
            </w:sdtPr>
            <w:sdtContent>
              <w:ins w:id="1251" w:author="BHA Regulatory Affairs Unit" w:date="2026-07-29T16:06:00Z">
                <w:r>
                  <w:t>The proposed physical extent of the credential within each building; and</w:t>
                </w:r>
              </w:ins>
            </w:sdtContent>
          </w:sdt>
        </w:p>
      </w:sdtContent>
    </w:sdt>
    <w:sdt>
      <w:sdtPr>
        <w:tag w:val="goog_rdk_1244"/>
        <w:id w:val="-1532946533"/>
      </w:sdtPr>
      <w:sdtContent>
        <w:p w14:paraId="00000336" w14:textId="77777777" w:rsidR="00CF3663" w:rsidRDefault="00000000">
          <w:pPr>
            <w:numPr>
              <w:ilvl w:val="3"/>
              <w:numId w:val="79"/>
            </w:numPr>
            <w:tabs>
              <w:tab w:val="left" w:pos="720"/>
              <w:tab w:val="left" w:pos="1440"/>
            </w:tabs>
            <w:spacing w:before="240"/>
            <w:rPr>
              <w:ins w:id="1252" w:author="BHA Regulatory Affairs Unit" w:date="2026-07-29T16:06:00Z"/>
            </w:rPr>
          </w:pPr>
          <w:sdt>
            <w:sdtPr>
              <w:tag w:val="goog_rdk_1243"/>
              <w:id w:val="-1206038874"/>
            </w:sdtPr>
            <w:sdtContent>
              <w:ins w:id="1253" w:author="BHA Regulatory Affairs Unit" w:date="2026-07-29T16:06:00Z">
                <w:r>
                  <w:t>All occupancies connected to the entity, regardless of whether services are being delivered under the terms of the credential.</w:t>
                </w:r>
              </w:ins>
            </w:sdtContent>
          </w:sdt>
        </w:p>
      </w:sdtContent>
    </w:sdt>
    <w:sdt>
      <w:sdtPr>
        <w:tag w:val="goog_rdk_1246"/>
        <w:id w:val="1967863507"/>
      </w:sdtPr>
      <w:sdtContent>
        <w:p w14:paraId="00000337" w14:textId="77777777" w:rsidR="00CF3663" w:rsidRDefault="00000000">
          <w:pPr>
            <w:numPr>
              <w:ilvl w:val="2"/>
              <w:numId w:val="79"/>
            </w:numPr>
            <w:tabs>
              <w:tab w:val="left" w:pos="720"/>
              <w:tab w:val="left" w:pos="1440"/>
            </w:tabs>
            <w:spacing w:before="240"/>
            <w:rPr>
              <w:ins w:id="1254" w:author="BHA Regulatory Affairs Unit" w:date="2026-07-29T16:06:00Z"/>
            </w:rPr>
          </w:pPr>
          <w:sdt>
            <w:sdtPr>
              <w:tag w:val="goog_rdk_1245"/>
              <w:id w:val="-1677492029"/>
            </w:sdtPr>
            <w:sdtContent>
              <w:ins w:id="1255" w:author="BHA Regulatory Affairs Unit" w:date="2026-07-29T16:06:00Z">
                <w:r>
                  <w:t>If services are delivered in multiple buildings located on a campus, a street map of the campus must be submitted indicating which buildings and floors are occupied as part of the credential.</w:t>
                </w:r>
              </w:ins>
            </w:sdtContent>
          </w:sdt>
        </w:p>
      </w:sdtContent>
    </w:sdt>
    <w:sdt>
      <w:sdtPr>
        <w:tag w:val="goog_rdk_1248"/>
        <w:id w:val="-454124773"/>
      </w:sdtPr>
      <w:sdtContent>
        <w:p w14:paraId="00000338" w14:textId="77777777" w:rsidR="00CF3663" w:rsidRDefault="00000000">
          <w:pPr>
            <w:numPr>
              <w:ilvl w:val="1"/>
              <w:numId w:val="79"/>
            </w:numPr>
            <w:tabs>
              <w:tab w:val="left" w:pos="720"/>
              <w:tab w:val="left" w:pos="1440"/>
            </w:tabs>
            <w:spacing w:before="240"/>
            <w:rPr>
              <w:ins w:id="1256" w:author="BHA Regulatory Affairs Unit" w:date="2026-07-29T16:06:00Z"/>
            </w:rPr>
          </w:pPr>
          <w:sdt>
            <w:sdtPr>
              <w:tag w:val="goog_rdk_1247"/>
              <w:id w:val="501816444"/>
            </w:sdtPr>
            <w:sdtContent>
              <w:ins w:id="1257" w:author="BHA Regulatory Affairs Unit" w:date="2026-07-29T16:06:00Z">
                <w:r>
                  <w:t>Leasing agreement(s);</w:t>
                </w:r>
              </w:ins>
            </w:sdtContent>
          </w:sdt>
        </w:p>
      </w:sdtContent>
    </w:sdt>
    <w:sdt>
      <w:sdtPr>
        <w:tag w:val="goog_rdk_1250"/>
        <w:id w:val="-19388897"/>
      </w:sdtPr>
      <w:sdtContent>
        <w:p w14:paraId="00000339" w14:textId="77777777" w:rsidR="00CF3663" w:rsidRDefault="00000000">
          <w:pPr>
            <w:numPr>
              <w:ilvl w:val="2"/>
              <w:numId w:val="79"/>
            </w:numPr>
            <w:tabs>
              <w:tab w:val="left" w:pos="720"/>
              <w:tab w:val="left" w:pos="1440"/>
            </w:tabs>
            <w:spacing w:before="240"/>
            <w:rPr>
              <w:ins w:id="1258" w:author="BHA Regulatory Affairs Unit" w:date="2026-07-29T16:06:00Z"/>
            </w:rPr>
          </w:pPr>
          <w:sdt>
            <w:sdtPr>
              <w:tag w:val="goog_rdk_1249"/>
              <w:id w:val="1629701550"/>
            </w:sdtPr>
            <w:sdtContent>
              <w:ins w:id="1259" w:author="BHA Regulatory Affairs Unit" w:date="2026-07-29T16:06:00Z">
                <w:r>
                  <w:t>If an applicant leases one (1) or more building(s) to operate under the credential, a copy of the lease, or leases, must be filed with the application and show clearly in its context which party to the agreement is to be held responsible for the physical condition of the property.</w:t>
                </w:r>
              </w:ins>
            </w:sdtContent>
          </w:sdt>
        </w:p>
      </w:sdtContent>
    </w:sdt>
    <w:sdt>
      <w:sdtPr>
        <w:tag w:val="goog_rdk_1252"/>
        <w:id w:val="1283028339"/>
      </w:sdtPr>
      <w:sdtContent>
        <w:p w14:paraId="0000033A" w14:textId="77777777" w:rsidR="00CF3663" w:rsidRDefault="00000000">
          <w:pPr>
            <w:numPr>
              <w:ilvl w:val="1"/>
              <w:numId w:val="79"/>
            </w:numPr>
            <w:tabs>
              <w:tab w:val="left" w:pos="720"/>
              <w:tab w:val="left" w:pos="1440"/>
            </w:tabs>
            <w:spacing w:before="240"/>
            <w:rPr>
              <w:ins w:id="1260" w:author="BHA Regulatory Affairs Unit" w:date="2026-07-29T16:06:00Z"/>
            </w:rPr>
          </w:pPr>
          <w:sdt>
            <w:sdtPr>
              <w:tag w:val="goog_rdk_1251"/>
              <w:id w:val="-1729863416"/>
            </w:sdtPr>
            <w:sdtContent>
              <w:ins w:id="1261" w:author="BHA Regulatory Affairs Unit" w:date="2026-07-29T16:06:00Z">
                <w:r>
                  <w:t>Fire and safety inspection report(s); and</w:t>
                </w:r>
              </w:ins>
            </w:sdtContent>
          </w:sdt>
        </w:p>
      </w:sdtContent>
    </w:sdt>
    <w:sdt>
      <w:sdtPr>
        <w:tag w:val="goog_rdk_1254"/>
        <w:id w:val="-1855740989"/>
      </w:sdtPr>
      <w:sdtContent>
        <w:p w14:paraId="0000033B" w14:textId="77777777" w:rsidR="00CF3663" w:rsidRDefault="00000000">
          <w:pPr>
            <w:numPr>
              <w:ilvl w:val="2"/>
              <w:numId w:val="79"/>
            </w:numPr>
            <w:tabs>
              <w:tab w:val="left" w:pos="720"/>
              <w:tab w:val="left" w:pos="1440"/>
            </w:tabs>
            <w:spacing w:before="240"/>
            <w:rPr>
              <w:ins w:id="1262" w:author="BHA Regulatory Affairs Unit" w:date="2026-07-29T16:06:00Z"/>
            </w:rPr>
          </w:pPr>
          <w:sdt>
            <w:sdtPr>
              <w:tag w:val="goog_rdk_1253"/>
              <w:id w:val="-1905269117"/>
            </w:sdtPr>
            <w:sdtContent>
              <w:ins w:id="1263" w:author="BHA Regulatory Affairs Unit" w:date="2026-07-29T16:06:00Z">
                <w:r>
                  <w:t>This must be completed by, and on the letterhead of, a local city or county department.</w:t>
                </w:r>
              </w:ins>
            </w:sdtContent>
          </w:sdt>
        </w:p>
      </w:sdtContent>
    </w:sdt>
    <w:sdt>
      <w:sdtPr>
        <w:tag w:val="goog_rdk_1256"/>
        <w:id w:val="-714082206"/>
      </w:sdtPr>
      <w:sdtContent>
        <w:p w14:paraId="0000033C" w14:textId="77777777" w:rsidR="00CF3663" w:rsidRDefault="00000000">
          <w:pPr>
            <w:numPr>
              <w:ilvl w:val="1"/>
              <w:numId w:val="79"/>
            </w:numPr>
            <w:tabs>
              <w:tab w:val="left" w:pos="720"/>
              <w:tab w:val="left" w:pos="1440"/>
            </w:tabs>
            <w:spacing w:before="240"/>
            <w:rPr>
              <w:ins w:id="1264" w:author="BHA Regulatory Affairs Unit" w:date="2026-07-29T16:06:00Z"/>
            </w:rPr>
          </w:pPr>
          <w:sdt>
            <w:sdtPr>
              <w:tag w:val="goog_rdk_1255"/>
              <w:id w:val="-180754175"/>
            </w:sdtPr>
            <w:sdtContent>
              <w:ins w:id="1265" w:author="BHA Regulatory Affairs Unit" w:date="2026-07-29T16:06:00Z">
                <w:r>
                  <w:t>Zoning compliance form(s).</w:t>
                </w:r>
              </w:ins>
            </w:sdtContent>
          </w:sdt>
        </w:p>
      </w:sdtContent>
    </w:sdt>
    <w:sdt>
      <w:sdtPr>
        <w:tag w:val="goog_rdk_1258"/>
        <w:id w:val="188695683"/>
      </w:sdtPr>
      <w:sdtContent>
        <w:p w14:paraId="0000033D" w14:textId="77777777" w:rsidR="00CF3663" w:rsidRDefault="00000000">
          <w:pPr>
            <w:numPr>
              <w:ilvl w:val="2"/>
              <w:numId w:val="79"/>
            </w:numPr>
            <w:tabs>
              <w:tab w:val="left" w:pos="720"/>
              <w:tab w:val="left" w:pos="1440"/>
            </w:tabs>
            <w:spacing w:before="240"/>
            <w:rPr>
              <w:ins w:id="1266" w:author="BHA Regulatory Affairs Unit" w:date="2026-07-29T16:06:00Z"/>
            </w:rPr>
          </w:pPr>
          <w:sdt>
            <w:sdtPr>
              <w:tag w:val="goog_rdk_1257"/>
              <w:id w:val="1165643992"/>
            </w:sdtPr>
            <w:sdtContent>
              <w:ins w:id="1267" w:author="BHA Regulatory Affairs Unit" w:date="2026-07-29T16:06:00Z">
                <w:r>
                  <w:t>This must be completed on the BHA-provided form or an official document from the zoning entity.</w:t>
                </w:r>
              </w:ins>
            </w:sdtContent>
          </w:sdt>
        </w:p>
      </w:sdtContent>
    </w:sdt>
    <w:sdt>
      <w:sdtPr>
        <w:tag w:val="goog_rdk_1260"/>
        <w:id w:val="1970362982"/>
      </w:sdtPr>
      <w:sdtContent>
        <w:p w14:paraId="0000033E" w14:textId="77777777" w:rsidR="00CF3663" w:rsidRDefault="00000000">
          <w:pPr>
            <w:numPr>
              <w:ilvl w:val="0"/>
              <w:numId w:val="79"/>
            </w:numPr>
            <w:tabs>
              <w:tab w:val="left" w:pos="720"/>
              <w:tab w:val="left" w:pos="1440"/>
            </w:tabs>
            <w:spacing w:before="240"/>
            <w:rPr>
              <w:ins w:id="1268" w:author="BHA Regulatory Affairs Unit" w:date="2026-07-29T16:06:00Z"/>
            </w:rPr>
          </w:pPr>
          <w:sdt>
            <w:sdtPr>
              <w:tag w:val="goog_rdk_1259"/>
              <w:id w:val="1888395901"/>
            </w:sdtPr>
            <w:sdtContent>
              <w:ins w:id="1269" w:author="BHA Regulatory Affairs Unit" w:date="2026-07-29T16:06:00Z">
                <w:r>
                  <w:t>Applicants with one (1) or more site(s) where food is prepared, including residential and overnight, require the following additional documentation:</w:t>
                </w:r>
              </w:ins>
            </w:sdtContent>
          </w:sdt>
        </w:p>
      </w:sdtContent>
    </w:sdt>
    <w:sdt>
      <w:sdtPr>
        <w:tag w:val="goog_rdk_1262"/>
        <w:id w:val="-512523099"/>
      </w:sdtPr>
      <w:sdtContent>
        <w:p w14:paraId="0000033F" w14:textId="77777777" w:rsidR="00CF3663" w:rsidRDefault="00000000">
          <w:pPr>
            <w:numPr>
              <w:ilvl w:val="1"/>
              <w:numId w:val="79"/>
            </w:numPr>
            <w:tabs>
              <w:tab w:val="left" w:pos="720"/>
              <w:tab w:val="left" w:pos="1440"/>
            </w:tabs>
            <w:spacing w:before="240"/>
            <w:rPr>
              <w:ins w:id="1270" w:author="BHA Regulatory Affairs Unit" w:date="2026-07-29T16:06:00Z"/>
            </w:rPr>
          </w:pPr>
          <w:sdt>
            <w:sdtPr>
              <w:tag w:val="goog_rdk_1261"/>
              <w:id w:val="-1674899920"/>
            </w:sdtPr>
            <w:sdtContent>
              <w:ins w:id="1271" w:author="BHA Regulatory Affairs Unit" w:date="2026-07-29T16:06:00Z">
                <w:r>
                  <w:t>Current health inspection report.</w:t>
                </w:r>
              </w:ins>
            </w:sdtContent>
          </w:sdt>
        </w:p>
      </w:sdtContent>
    </w:sdt>
    <w:sdt>
      <w:sdtPr>
        <w:tag w:val="goog_rdk_1264"/>
        <w:id w:val="1628461604"/>
      </w:sdtPr>
      <w:sdtContent>
        <w:p w14:paraId="00000340" w14:textId="77777777" w:rsidR="00CF3663" w:rsidRDefault="00000000">
          <w:pPr>
            <w:numPr>
              <w:ilvl w:val="0"/>
              <w:numId w:val="79"/>
            </w:numPr>
            <w:tabs>
              <w:tab w:val="left" w:pos="720"/>
              <w:tab w:val="left" w:pos="1440"/>
            </w:tabs>
            <w:spacing w:before="240"/>
            <w:rPr>
              <w:ins w:id="1272" w:author="BHA Regulatory Affairs Unit" w:date="2026-07-29T16:06:00Z"/>
            </w:rPr>
          </w:pPr>
          <w:sdt>
            <w:sdtPr>
              <w:tag w:val="goog_rdk_1263"/>
              <w:id w:val="401370818"/>
            </w:sdtPr>
            <w:sdtContent>
              <w:ins w:id="1273" w:author="BHA Regulatory Affairs Unit" w:date="2026-07-29T16:06:00Z">
                <w:r>
                  <w:t>OTPs require the following additional documentation:</w:t>
                </w:r>
              </w:ins>
            </w:sdtContent>
          </w:sdt>
        </w:p>
      </w:sdtContent>
    </w:sdt>
    <w:sdt>
      <w:sdtPr>
        <w:tag w:val="goog_rdk_1266"/>
        <w:id w:val="1875195342"/>
      </w:sdtPr>
      <w:sdtContent>
        <w:p w14:paraId="00000341" w14:textId="77777777" w:rsidR="00CF3663" w:rsidRDefault="00000000">
          <w:pPr>
            <w:numPr>
              <w:ilvl w:val="1"/>
              <w:numId w:val="79"/>
            </w:numPr>
            <w:tabs>
              <w:tab w:val="left" w:pos="720"/>
              <w:tab w:val="left" w:pos="1440"/>
            </w:tabs>
            <w:spacing w:before="240"/>
            <w:rPr>
              <w:ins w:id="1274" w:author="BHA Regulatory Affairs Unit" w:date="2026-07-29T16:06:00Z"/>
            </w:rPr>
          </w:pPr>
          <w:sdt>
            <w:sdtPr>
              <w:tag w:val="goog_rdk_1265"/>
              <w:id w:val="-869242889"/>
            </w:sdtPr>
            <w:sdtContent>
              <w:ins w:id="1275" w:author="BHA Regulatory Affairs Unit" w:date="2026-07-29T16:06:00Z">
                <w:r>
                  <w:t>A diversion control plan; and</w:t>
                </w:r>
              </w:ins>
            </w:sdtContent>
          </w:sdt>
        </w:p>
      </w:sdtContent>
    </w:sdt>
    <w:sdt>
      <w:sdtPr>
        <w:tag w:val="goog_rdk_1268"/>
        <w:id w:val="1250302351"/>
      </w:sdtPr>
      <w:sdtContent>
        <w:p w14:paraId="00000342" w14:textId="77777777" w:rsidR="00CF3663" w:rsidRDefault="00000000">
          <w:pPr>
            <w:numPr>
              <w:ilvl w:val="1"/>
              <w:numId w:val="79"/>
            </w:numPr>
            <w:tabs>
              <w:tab w:val="left" w:pos="720"/>
              <w:tab w:val="left" w:pos="1440"/>
            </w:tabs>
            <w:spacing w:before="240"/>
            <w:rPr>
              <w:ins w:id="1276" w:author="BHA Regulatory Affairs Unit" w:date="2026-07-29T16:06:00Z"/>
            </w:rPr>
          </w:pPr>
          <w:sdt>
            <w:sdtPr>
              <w:tag w:val="goog_rdk_1267"/>
              <w:id w:val="281676892"/>
            </w:sdtPr>
            <w:sdtContent>
              <w:ins w:id="1277" w:author="BHA Regulatory Affairs Unit" w:date="2026-07-29T16:06:00Z">
                <w:r>
                  <w:t>Any additional information or documentation requested by BHA.</w:t>
                </w:r>
              </w:ins>
            </w:sdtContent>
          </w:sdt>
        </w:p>
      </w:sdtContent>
    </w:sdt>
    <w:sdt>
      <w:sdtPr>
        <w:tag w:val="goog_rdk_1270"/>
        <w:id w:val="1826837905"/>
      </w:sdtPr>
      <w:sdtContent>
        <w:p w14:paraId="00000343" w14:textId="77777777" w:rsidR="00CF3663" w:rsidRDefault="00000000">
          <w:pPr>
            <w:numPr>
              <w:ilvl w:val="0"/>
              <w:numId w:val="79"/>
            </w:numPr>
            <w:tabs>
              <w:tab w:val="left" w:pos="720"/>
              <w:tab w:val="left" w:pos="1440"/>
            </w:tabs>
            <w:spacing w:before="240"/>
            <w:rPr>
              <w:ins w:id="1278" w:author="BHA Regulatory Affairs Unit" w:date="2026-07-29T16:06:00Z"/>
            </w:rPr>
          </w:pPr>
          <w:sdt>
            <w:sdtPr>
              <w:tag w:val="goog_rdk_1269"/>
              <w:id w:val="595259129"/>
            </w:sdtPr>
            <w:sdtContent>
              <w:ins w:id="1279" w:author="BHA Regulatory Affairs Unit" w:date="2026-07-29T16:06:00Z">
                <w:r>
                  <w:t>With the submission of an application, each owner and manager shall submit a complete set of the owner's and manager's fingerprints using the designated BHA process to the Colorado Bureau of Investigation (CBI) for the purpose of conducting a fingerprint-based criminal history record check.</w:t>
                </w:r>
              </w:ins>
            </w:sdtContent>
          </w:sdt>
        </w:p>
      </w:sdtContent>
    </w:sdt>
    <w:sdt>
      <w:sdtPr>
        <w:tag w:val="goog_rdk_1272"/>
        <w:id w:val="-1577835799"/>
      </w:sdtPr>
      <w:sdtContent>
        <w:p w14:paraId="00000344" w14:textId="77777777" w:rsidR="00CF3663" w:rsidRDefault="00000000">
          <w:pPr>
            <w:numPr>
              <w:ilvl w:val="1"/>
              <w:numId w:val="79"/>
            </w:numPr>
            <w:tabs>
              <w:tab w:val="left" w:pos="720"/>
              <w:tab w:val="left" w:pos="1440"/>
            </w:tabs>
            <w:spacing w:before="240"/>
            <w:rPr>
              <w:ins w:id="1280" w:author="BHA Regulatory Affairs Unit" w:date="2026-07-29T16:06:00Z"/>
            </w:rPr>
          </w:pPr>
          <w:sdt>
            <w:sdtPr>
              <w:tag w:val="goog_rdk_1271"/>
              <w:id w:val="1656241853"/>
            </w:sdtPr>
            <w:sdtContent>
              <w:ins w:id="1281" w:author="BHA Regulatory Affairs Unit" w:date="2026-07-29T16:06:00Z">
                <w:r>
                  <w:t>The CBI shall forward the fingerprints to the Federal Bureau of Investigation (FBI) for the purpose of conducting fingerprint-based criminal history record checks.</w:t>
                </w:r>
              </w:ins>
            </w:sdtContent>
          </w:sdt>
        </w:p>
      </w:sdtContent>
    </w:sdt>
    <w:sdt>
      <w:sdtPr>
        <w:tag w:val="goog_rdk_1274"/>
        <w:id w:val="-318449767"/>
      </w:sdtPr>
      <w:sdtContent>
        <w:p w14:paraId="00000345" w14:textId="77777777" w:rsidR="00CF3663" w:rsidRDefault="00000000">
          <w:pPr>
            <w:numPr>
              <w:ilvl w:val="1"/>
              <w:numId w:val="79"/>
            </w:numPr>
            <w:tabs>
              <w:tab w:val="left" w:pos="720"/>
              <w:tab w:val="left" w:pos="1440"/>
            </w:tabs>
            <w:spacing w:before="240"/>
            <w:rPr>
              <w:ins w:id="1282" w:author="BHA Regulatory Affairs Unit" w:date="2026-07-29T16:06:00Z"/>
            </w:rPr>
          </w:pPr>
          <w:sdt>
            <w:sdtPr>
              <w:tag w:val="goog_rdk_1273"/>
              <w:id w:val="-2014366817"/>
            </w:sdtPr>
            <w:sdtContent>
              <w:ins w:id="1283" w:author="BHA Regulatory Affairs Unit" w:date="2026-07-29T16:06:00Z">
                <w:r>
                  <w:t>Each owner and manager shall pay the CBI the costs associated with the fingerprint-based criminal history record check. Upon completion of the criminal history record check, the CBI shall forward the results to BHA.</w:t>
                </w:r>
              </w:ins>
            </w:sdtContent>
          </w:sdt>
        </w:p>
      </w:sdtContent>
    </w:sdt>
    <w:sdt>
      <w:sdtPr>
        <w:tag w:val="goog_rdk_1276"/>
        <w:id w:val="-819938222"/>
      </w:sdtPr>
      <w:sdtContent>
        <w:p w14:paraId="00000346" w14:textId="77777777" w:rsidR="00CF3663" w:rsidRDefault="00000000">
          <w:pPr>
            <w:numPr>
              <w:ilvl w:val="1"/>
              <w:numId w:val="79"/>
            </w:numPr>
            <w:tabs>
              <w:tab w:val="left" w:pos="720"/>
              <w:tab w:val="left" w:pos="1440"/>
            </w:tabs>
            <w:spacing w:before="240"/>
            <w:rPr>
              <w:ins w:id="1284" w:author="BHA Regulatory Affairs Unit" w:date="2026-07-29T16:06:00Z"/>
            </w:rPr>
          </w:pPr>
          <w:sdt>
            <w:sdtPr>
              <w:tag w:val="goog_rdk_1275"/>
              <w:id w:val="612673567"/>
            </w:sdtPr>
            <w:sdtContent>
              <w:ins w:id="1285" w:author="BHA Regulatory Affairs Unit" w:date="2026-07-29T16:06:00Z">
                <w:r>
                  <w:t>BHA may acquire a name-based criminal history record check for an applicant who has twice submitted to a fingerprint-based criminal history record check, and whose fingerprints are unclassifiable.</w:t>
                </w:r>
              </w:ins>
            </w:sdtContent>
          </w:sdt>
        </w:p>
      </w:sdtContent>
    </w:sdt>
    <w:sdt>
      <w:sdtPr>
        <w:tag w:val="goog_rdk_1278"/>
        <w:id w:val="208154984"/>
      </w:sdtPr>
      <w:sdtContent>
        <w:p w14:paraId="00000347" w14:textId="77777777" w:rsidR="00CF3663" w:rsidRDefault="00000000">
          <w:pPr>
            <w:keepNext/>
            <w:spacing w:before="240" w:after="60"/>
            <w:ind w:firstLine="0"/>
            <w:rPr>
              <w:ins w:id="1286" w:author="BHA Regulatory Affairs Unit" w:date="2026-07-29T16:06:00Z"/>
              <w:b/>
              <w:bCs/>
            </w:rPr>
          </w:pPr>
          <w:sdt>
            <w:sdtPr>
              <w:tag w:val="goog_rdk_1277"/>
              <w:id w:val="-310789703"/>
            </w:sdtPr>
            <w:sdtContent>
              <w:ins w:id="1287" w:author="BHA Regulatory Affairs Unit" w:date="2026-07-29T16:06:00Z">
                <w:r>
                  <w:rPr>
                    <w:b/>
                    <w:bCs/>
                  </w:rPr>
                  <w:t>1.3.2</w:t>
                </w:r>
                <w:r>
                  <w:rPr>
                    <w:b/>
                    <w:bCs/>
                  </w:rPr>
                  <w:tab/>
                  <w:t>Application Fees</w:t>
                </w:r>
              </w:ins>
            </w:sdtContent>
          </w:sdt>
        </w:p>
      </w:sdtContent>
    </w:sdt>
    <w:sdt>
      <w:sdtPr>
        <w:tag w:val="goog_rdk_1280"/>
        <w:id w:val="-1938752316"/>
      </w:sdtPr>
      <w:sdtContent>
        <w:p w14:paraId="00000348" w14:textId="77777777" w:rsidR="00CF3663" w:rsidRDefault="00000000">
          <w:pPr>
            <w:numPr>
              <w:ilvl w:val="0"/>
              <w:numId w:val="80"/>
            </w:numPr>
            <w:tabs>
              <w:tab w:val="left" w:pos="720"/>
              <w:tab w:val="left" w:pos="1440"/>
            </w:tabs>
            <w:spacing w:before="240"/>
            <w:rPr>
              <w:ins w:id="1288" w:author="BHA Regulatory Affairs Unit" w:date="2026-07-29T16:06:00Z"/>
            </w:rPr>
          </w:pPr>
          <w:sdt>
            <w:sdtPr>
              <w:tag w:val="goog_rdk_1279"/>
              <w:id w:val="1853291704"/>
            </w:sdtPr>
            <w:sdtContent>
              <w:ins w:id="1289" w:author="BHA Regulatory Affairs Unit" w:date="2026-07-29T16:06:00Z">
                <w:r>
                  <w:t>An applicant shall submit to BHA a nonrefundable fee(s) with the application for credential based upon the specific credential being pursued.</w:t>
                </w:r>
              </w:ins>
            </w:sdtContent>
          </w:sdt>
        </w:p>
      </w:sdtContent>
    </w:sdt>
    <w:sdt>
      <w:sdtPr>
        <w:tag w:val="goog_rdk_1282"/>
        <w:id w:val="909947059"/>
      </w:sdtPr>
      <w:sdtContent>
        <w:p w14:paraId="00000349" w14:textId="77777777" w:rsidR="00CF3663" w:rsidRDefault="00000000">
          <w:pPr>
            <w:numPr>
              <w:ilvl w:val="0"/>
              <w:numId w:val="80"/>
            </w:numPr>
            <w:tabs>
              <w:tab w:val="left" w:pos="720"/>
              <w:tab w:val="left" w:pos="1440"/>
            </w:tabs>
            <w:spacing w:before="240"/>
            <w:rPr>
              <w:ins w:id="1290" w:author="BHA Regulatory Affairs Unit" w:date="2026-07-29T16:06:00Z"/>
            </w:rPr>
          </w:pPr>
          <w:sdt>
            <w:sdtPr>
              <w:tag w:val="goog_rdk_1281"/>
              <w:id w:val="803501195"/>
            </w:sdtPr>
            <w:sdtContent>
              <w:ins w:id="1291" w:author="BHA Regulatory Affairs Unit" w:date="2026-07-29T16:06:00Z">
                <w:r>
                  <w:t>Licenses</w:t>
                </w:r>
              </w:ins>
            </w:sdtContent>
          </w:sdt>
        </w:p>
      </w:sdtContent>
    </w:sdt>
    <w:sdt>
      <w:sdtPr>
        <w:tag w:val="goog_rdk_1284"/>
        <w:id w:val="1732790499"/>
      </w:sdtPr>
      <w:sdtContent>
        <w:p w14:paraId="0000034A" w14:textId="77777777" w:rsidR="00CF3663" w:rsidRDefault="00000000">
          <w:pPr>
            <w:numPr>
              <w:ilvl w:val="1"/>
              <w:numId w:val="80"/>
            </w:numPr>
            <w:tabs>
              <w:tab w:val="left" w:pos="720"/>
              <w:tab w:val="left" w:pos="1440"/>
            </w:tabs>
            <w:spacing w:before="240"/>
            <w:rPr>
              <w:ins w:id="1292" w:author="BHA Regulatory Affairs Unit" w:date="2026-07-29T16:06:00Z"/>
            </w:rPr>
          </w:pPr>
          <w:sdt>
            <w:sdtPr>
              <w:tag w:val="goog_rdk_1283"/>
              <w:id w:val="770538216"/>
            </w:sdtPr>
            <w:sdtContent>
              <w:ins w:id="1293" w:author="BHA Regulatory Affairs Unit" w:date="2026-07-29T16:06:00Z">
                <w:r>
                  <w:t>Behavioral Health Entity (BHE)</w:t>
                </w:r>
              </w:ins>
            </w:sdtContent>
          </w:sdt>
        </w:p>
      </w:sdtContent>
    </w:sdt>
    <w:sdt>
      <w:sdtPr>
        <w:tag w:val="goog_rdk_1286"/>
        <w:id w:val="-4199580"/>
      </w:sdtPr>
      <w:sdtContent>
        <w:p w14:paraId="0000034B" w14:textId="77777777" w:rsidR="00CF3663" w:rsidRDefault="00000000">
          <w:pPr>
            <w:numPr>
              <w:ilvl w:val="2"/>
              <w:numId w:val="80"/>
            </w:numPr>
            <w:tabs>
              <w:tab w:val="left" w:pos="720"/>
              <w:tab w:val="left" w:pos="1440"/>
            </w:tabs>
            <w:spacing w:before="240"/>
            <w:rPr>
              <w:ins w:id="1294" w:author="BHA Regulatory Affairs Unit" w:date="2026-07-29T16:06:00Z"/>
            </w:rPr>
          </w:pPr>
          <w:sdt>
            <w:sdtPr>
              <w:tag w:val="goog_rdk_1285"/>
              <w:id w:val="292247779"/>
            </w:sdtPr>
            <w:sdtContent>
              <w:ins w:id="1295" w:author="BHA Regulatory Affairs Unit" w:date="2026-07-29T16:06:00Z">
                <w:r>
                  <w:t>A base fee of five hundred dollars ($500), regardless of endorsements or physical locations included as part of the BHE application.</w:t>
                </w:r>
              </w:ins>
            </w:sdtContent>
          </w:sdt>
        </w:p>
      </w:sdtContent>
    </w:sdt>
    <w:sdt>
      <w:sdtPr>
        <w:tag w:val="goog_rdk_1288"/>
        <w:id w:val="220538796"/>
      </w:sdtPr>
      <w:sdtContent>
        <w:p w14:paraId="0000034C" w14:textId="77777777" w:rsidR="00CF3663" w:rsidRDefault="00000000">
          <w:pPr>
            <w:numPr>
              <w:ilvl w:val="2"/>
              <w:numId w:val="80"/>
            </w:numPr>
            <w:tabs>
              <w:tab w:val="left" w:pos="720"/>
              <w:tab w:val="left" w:pos="1440"/>
            </w:tabs>
            <w:spacing w:before="240"/>
            <w:rPr>
              <w:ins w:id="1296" w:author="BHA Regulatory Affairs Unit" w:date="2026-07-29T16:06:00Z"/>
            </w:rPr>
          </w:pPr>
          <w:sdt>
            <w:sdtPr>
              <w:tag w:val="goog_rdk_1287"/>
              <w:id w:val="-481700196"/>
            </w:sdtPr>
            <w:sdtContent>
              <w:ins w:id="1297" w:author="BHA Regulatory Affairs Unit" w:date="2026-07-29T16:06:00Z">
                <w:r>
                  <w:t>The base fee includes one (1) physical location in which services are to be provided under an outpatient endorsement, as set forth in Part 3.3.A.3 of these Rules.</w:t>
                </w:r>
              </w:ins>
            </w:sdtContent>
          </w:sdt>
        </w:p>
      </w:sdtContent>
    </w:sdt>
    <w:sdt>
      <w:sdtPr>
        <w:tag w:val="goog_rdk_1290"/>
        <w:id w:val="50844436"/>
      </w:sdtPr>
      <w:sdtContent>
        <w:p w14:paraId="0000034D" w14:textId="77777777" w:rsidR="00CF3663" w:rsidRDefault="00000000">
          <w:pPr>
            <w:numPr>
              <w:ilvl w:val="2"/>
              <w:numId w:val="80"/>
            </w:numPr>
            <w:tabs>
              <w:tab w:val="left" w:pos="720"/>
              <w:tab w:val="left" w:pos="1440"/>
            </w:tabs>
            <w:spacing w:before="240"/>
            <w:rPr>
              <w:ins w:id="1298" w:author="BHA Regulatory Affairs Unit" w:date="2026-07-29T16:06:00Z"/>
            </w:rPr>
          </w:pPr>
          <w:sdt>
            <w:sdtPr>
              <w:tag w:val="goog_rdk_1289"/>
              <w:id w:val="-262681662"/>
            </w:sdtPr>
            <w:sdtContent>
              <w:ins w:id="1299" w:author="BHA Regulatory Affairs Unit" w:date="2026-07-29T16:06:00Z">
                <w:r>
                  <w:t>A fee of three hundred dollars ($300) for each additional physical location in which services are to be provided under an outpatient endorsement, as set forth in Part 3.3.A.3 of these Rules.</w:t>
                </w:r>
              </w:ins>
            </w:sdtContent>
          </w:sdt>
        </w:p>
      </w:sdtContent>
    </w:sdt>
    <w:sdt>
      <w:sdtPr>
        <w:tag w:val="goog_rdk_1292"/>
        <w:id w:val="2098173904"/>
      </w:sdtPr>
      <w:sdtContent>
        <w:p w14:paraId="0000034E" w14:textId="77777777" w:rsidR="00CF3663" w:rsidRDefault="00000000">
          <w:pPr>
            <w:numPr>
              <w:ilvl w:val="2"/>
              <w:numId w:val="80"/>
            </w:numPr>
            <w:tabs>
              <w:tab w:val="left" w:pos="720"/>
              <w:tab w:val="left" w:pos="1440"/>
            </w:tabs>
            <w:spacing w:before="240"/>
            <w:rPr>
              <w:ins w:id="1300" w:author="BHA Regulatory Affairs Unit" w:date="2026-07-29T16:06:00Z"/>
            </w:rPr>
          </w:pPr>
          <w:sdt>
            <w:sdtPr>
              <w:tag w:val="goog_rdk_1291"/>
              <w:id w:val="-1810365547"/>
            </w:sdtPr>
            <w:sdtContent>
              <w:ins w:id="1301" w:author="BHA Regulatory Affairs Unit" w:date="2026-07-29T16:06:00Z">
                <w:r>
                  <w:t>A fee of six hundred dollars ($600) for each physical location in which services are to be provided under a residential/overnight endorsement as defined in Part 3.3.A.4 of these Rules.</w:t>
                </w:r>
              </w:ins>
            </w:sdtContent>
          </w:sdt>
        </w:p>
      </w:sdtContent>
    </w:sdt>
    <w:sdt>
      <w:sdtPr>
        <w:tag w:val="goog_rdk_1294"/>
        <w:id w:val="-582207294"/>
      </w:sdtPr>
      <w:sdtContent>
        <w:p w14:paraId="0000034F" w14:textId="77777777" w:rsidR="00CF3663" w:rsidRDefault="00000000">
          <w:pPr>
            <w:numPr>
              <w:ilvl w:val="1"/>
              <w:numId w:val="80"/>
            </w:numPr>
            <w:tabs>
              <w:tab w:val="left" w:pos="720"/>
              <w:tab w:val="left" w:pos="1440"/>
            </w:tabs>
            <w:spacing w:before="240"/>
            <w:rPr>
              <w:ins w:id="1302" w:author="BHA Regulatory Affairs Unit" w:date="2026-07-29T16:06:00Z"/>
            </w:rPr>
          </w:pPr>
          <w:sdt>
            <w:sdtPr>
              <w:tag w:val="goog_rdk_1293"/>
              <w:id w:val="690029142"/>
            </w:sdtPr>
            <w:sdtContent>
              <w:ins w:id="1303" w:author="BHA Regulatory Affairs Unit" w:date="2026-07-29T16:06:00Z">
                <w:r>
                  <w:t>Controlled Substance License (CSL)</w:t>
                </w:r>
              </w:ins>
            </w:sdtContent>
          </w:sdt>
        </w:p>
      </w:sdtContent>
    </w:sdt>
    <w:sdt>
      <w:sdtPr>
        <w:tag w:val="goog_rdk_1296"/>
        <w:id w:val="-1535814247"/>
      </w:sdtPr>
      <w:sdtContent>
        <w:p w14:paraId="00000350" w14:textId="77777777" w:rsidR="00CF3663" w:rsidRDefault="00000000">
          <w:pPr>
            <w:numPr>
              <w:ilvl w:val="2"/>
              <w:numId w:val="80"/>
            </w:numPr>
            <w:tabs>
              <w:tab w:val="left" w:pos="720"/>
              <w:tab w:val="left" w:pos="1440"/>
            </w:tabs>
            <w:spacing w:before="240"/>
            <w:rPr>
              <w:ins w:id="1304" w:author="BHA Regulatory Affairs Unit" w:date="2026-07-29T16:06:00Z"/>
            </w:rPr>
          </w:pPr>
          <w:sdt>
            <w:sdtPr>
              <w:tag w:val="goog_rdk_1295"/>
              <w:id w:val="1591511111"/>
            </w:sdtPr>
            <w:sdtContent>
              <w:ins w:id="1305" w:author="BHA Regulatory Affairs Unit" w:date="2026-07-29T16:06:00Z">
                <w:r>
                  <w:t>A fee of five hundred dollars ($500) per physical location that holds a CSL, regardless of sub-credential.</w:t>
                </w:r>
              </w:ins>
            </w:sdtContent>
          </w:sdt>
        </w:p>
      </w:sdtContent>
    </w:sdt>
    <w:sdt>
      <w:sdtPr>
        <w:tag w:val="goog_rdk_1298"/>
        <w:id w:val="298372540"/>
      </w:sdtPr>
      <w:sdtContent>
        <w:p w14:paraId="00000351" w14:textId="77777777" w:rsidR="00CF3663" w:rsidRDefault="00000000">
          <w:pPr>
            <w:numPr>
              <w:ilvl w:val="0"/>
              <w:numId w:val="80"/>
            </w:numPr>
            <w:tabs>
              <w:tab w:val="left" w:pos="720"/>
              <w:tab w:val="left" w:pos="1440"/>
            </w:tabs>
            <w:spacing w:before="240"/>
            <w:rPr>
              <w:ins w:id="1306" w:author="BHA Regulatory Affairs Unit" w:date="2026-07-29T16:06:00Z"/>
            </w:rPr>
          </w:pPr>
          <w:sdt>
            <w:sdtPr>
              <w:tag w:val="goog_rdk_1297"/>
              <w:id w:val="737252585"/>
            </w:sdtPr>
            <w:sdtContent>
              <w:ins w:id="1307" w:author="BHA Regulatory Affairs Unit" w:date="2026-07-29T16:06:00Z">
                <w:r>
                  <w:t>Designations</w:t>
                </w:r>
              </w:ins>
            </w:sdtContent>
          </w:sdt>
        </w:p>
      </w:sdtContent>
    </w:sdt>
    <w:sdt>
      <w:sdtPr>
        <w:tag w:val="goog_rdk_1300"/>
        <w:id w:val="-73090840"/>
      </w:sdtPr>
      <w:sdtContent>
        <w:p w14:paraId="00000352" w14:textId="77777777" w:rsidR="00CF3663" w:rsidRDefault="00000000">
          <w:pPr>
            <w:numPr>
              <w:ilvl w:val="1"/>
              <w:numId w:val="80"/>
            </w:numPr>
            <w:tabs>
              <w:tab w:val="left" w:pos="720"/>
              <w:tab w:val="left" w:pos="1440"/>
            </w:tabs>
            <w:spacing w:before="240"/>
            <w:rPr>
              <w:ins w:id="1308" w:author="BHA Regulatory Affairs Unit" w:date="2026-07-29T16:06:00Z"/>
            </w:rPr>
          </w:pPr>
          <w:sdt>
            <w:sdtPr>
              <w:tag w:val="goog_rdk_1299"/>
              <w:id w:val="1581795484"/>
            </w:sdtPr>
            <w:sdtContent>
              <w:ins w:id="1309" w:author="BHA Regulatory Affairs Unit" w:date="2026-07-29T16:06:00Z">
                <w:r>
                  <w:t>27-65 Facility</w:t>
                </w:r>
              </w:ins>
            </w:sdtContent>
          </w:sdt>
        </w:p>
      </w:sdtContent>
    </w:sdt>
    <w:sdt>
      <w:sdtPr>
        <w:tag w:val="goog_rdk_1302"/>
        <w:id w:val="-1060967786"/>
      </w:sdtPr>
      <w:sdtContent>
        <w:p w14:paraId="00000353" w14:textId="77777777" w:rsidR="00CF3663" w:rsidRDefault="00000000">
          <w:pPr>
            <w:numPr>
              <w:ilvl w:val="2"/>
              <w:numId w:val="80"/>
            </w:numPr>
            <w:tabs>
              <w:tab w:val="left" w:pos="720"/>
              <w:tab w:val="left" w:pos="1440"/>
            </w:tabs>
            <w:spacing w:before="240"/>
            <w:rPr>
              <w:ins w:id="1310" w:author="BHA Regulatory Affairs Unit" w:date="2026-07-29T16:06:00Z"/>
            </w:rPr>
          </w:pPr>
          <w:sdt>
            <w:sdtPr>
              <w:tag w:val="goog_rdk_1301"/>
              <w:id w:val="1950407128"/>
            </w:sdtPr>
            <w:sdtContent>
              <w:ins w:id="1311" w:author="BHA Regulatory Affairs Unit" w:date="2026-07-29T16:06:00Z">
                <w:r>
                  <w:t>No fees are currently associated with this designation.</w:t>
                </w:r>
              </w:ins>
            </w:sdtContent>
          </w:sdt>
        </w:p>
      </w:sdtContent>
    </w:sdt>
    <w:sdt>
      <w:sdtPr>
        <w:tag w:val="goog_rdk_1304"/>
        <w:id w:val="-1426646615"/>
      </w:sdtPr>
      <w:sdtContent>
        <w:p w14:paraId="00000354" w14:textId="77777777" w:rsidR="00CF3663" w:rsidRDefault="00000000">
          <w:pPr>
            <w:numPr>
              <w:ilvl w:val="1"/>
              <w:numId w:val="80"/>
            </w:numPr>
            <w:tabs>
              <w:tab w:val="left" w:pos="720"/>
              <w:tab w:val="left" w:pos="1440"/>
            </w:tabs>
            <w:spacing w:before="240"/>
            <w:rPr>
              <w:ins w:id="1312" w:author="BHA Regulatory Affairs Unit" w:date="2026-07-29T16:06:00Z"/>
            </w:rPr>
          </w:pPr>
          <w:sdt>
            <w:sdtPr>
              <w:tag w:val="goog_rdk_1303"/>
              <w:id w:val="216789378"/>
            </w:sdtPr>
            <w:sdtContent>
              <w:ins w:id="1313" w:author="BHA Regulatory Affairs Unit" w:date="2026-07-29T16:06:00Z">
                <w:r>
                  <w:t>Eating Disorder Treatment and Recovery Facility</w:t>
                </w:r>
              </w:ins>
            </w:sdtContent>
          </w:sdt>
        </w:p>
      </w:sdtContent>
    </w:sdt>
    <w:sdt>
      <w:sdtPr>
        <w:tag w:val="goog_rdk_1306"/>
        <w:id w:val="-635654805"/>
      </w:sdtPr>
      <w:sdtContent>
        <w:p w14:paraId="00000355" w14:textId="77777777" w:rsidR="00CF3663" w:rsidRDefault="00000000">
          <w:pPr>
            <w:numPr>
              <w:ilvl w:val="2"/>
              <w:numId w:val="80"/>
            </w:numPr>
            <w:tabs>
              <w:tab w:val="left" w:pos="720"/>
              <w:tab w:val="left" w:pos="1440"/>
            </w:tabs>
            <w:spacing w:before="240"/>
            <w:rPr>
              <w:ins w:id="1314" w:author="BHA Regulatory Affairs Unit" w:date="2026-07-29T16:06:00Z"/>
            </w:rPr>
          </w:pPr>
          <w:sdt>
            <w:sdtPr>
              <w:tag w:val="goog_rdk_1305"/>
              <w:id w:val="-1012347074"/>
            </w:sdtPr>
            <w:sdtContent>
              <w:ins w:id="1315" w:author="BHA Regulatory Affairs Unit" w:date="2026-07-29T16:06:00Z">
                <w:r>
                  <w:t>No fees are currently associated with this designation.</w:t>
                </w:r>
              </w:ins>
            </w:sdtContent>
          </w:sdt>
        </w:p>
      </w:sdtContent>
    </w:sdt>
    <w:sdt>
      <w:sdtPr>
        <w:tag w:val="goog_rdk_1308"/>
        <w:id w:val="-727193527"/>
      </w:sdtPr>
      <w:sdtContent>
        <w:p w14:paraId="00000356" w14:textId="77777777" w:rsidR="00CF3663" w:rsidRDefault="00000000">
          <w:pPr>
            <w:numPr>
              <w:ilvl w:val="0"/>
              <w:numId w:val="80"/>
            </w:numPr>
            <w:tabs>
              <w:tab w:val="left" w:pos="720"/>
              <w:tab w:val="left" w:pos="1440"/>
            </w:tabs>
            <w:spacing w:before="240"/>
            <w:rPr>
              <w:ins w:id="1316" w:author="BHA Regulatory Affairs Unit" w:date="2026-07-29T16:06:00Z"/>
            </w:rPr>
          </w:pPr>
          <w:sdt>
            <w:sdtPr>
              <w:tag w:val="goog_rdk_1307"/>
              <w:id w:val="1932358863"/>
            </w:sdtPr>
            <w:sdtContent>
              <w:ins w:id="1317" w:author="BHA Regulatory Affairs Unit" w:date="2026-07-29T16:06:00Z">
                <w:r>
                  <w:t>Approvals</w:t>
                </w:r>
              </w:ins>
            </w:sdtContent>
          </w:sdt>
        </w:p>
      </w:sdtContent>
    </w:sdt>
    <w:sdt>
      <w:sdtPr>
        <w:tag w:val="goog_rdk_1310"/>
        <w:id w:val="946419144"/>
      </w:sdtPr>
      <w:sdtContent>
        <w:p w14:paraId="00000357" w14:textId="77777777" w:rsidR="00CF3663" w:rsidRDefault="00000000">
          <w:pPr>
            <w:numPr>
              <w:ilvl w:val="1"/>
              <w:numId w:val="80"/>
            </w:numPr>
            <w:tabs>
              <w:tab w:val="left" w:pos="720"/>
              <w:tab w:val="left" w:pos="1440"/>
            </w:tabs>
            <w:spacing w:before="240"/>
            <w:rPr>
              <w:ins w:id="1318" w:author="BHA Regulatory Affairs Unit" w:date="2026-07-29T16:06:00Z"/>
            </w:rPr>
          </w:pPr>
          <w:sdt>
            <w:sdtPr>
              <w:tag w:val="goog_rdk_1309"/>
              <w:id w:val="-24665886"/>
            </w:sdtPr>
            <w:sdtContent>
              <w:ins w:id="1319" w:author="BHA Regulatory Affairs Unit" w:date="2026-07-29T16:06:00Z">
                <w:r>
                  <w:t>Essential Safety Net Provider</w:t>
                </w:r>
              </w:ins>
            </w:sdtContent>
          </w:sdt>
        </w:p>
      </w:sdtContent>
    </w:sdt>
    <w:sdt>
      <w:sdtPr>
        <w:tag w:val="goog_rdk_1312"/>
        <w:id w:val="848159566"/>
      </w:sdtPr>
      <w:sdtContent>
        <w:p w14:paraId="00000358" w14:textId="77777777" w:rsidR="00CF3663" w:rsidRDefault="00000000">
          <w:pPr>
            <w:numPr>
              <w:ilvl w:val="2"/>
              <w:numId w:val="80"/>
            </w:numPr>
            <w:tabs>
              <w:tab w:val="left" w:pos="720"/>
              <w:tab w:val="left" w:pos="1440"/>
            </w:tabs>
            <w:spacing w:before="240"/>
            <w:rPr>
              <w:ins w:id="1320" w:author="BHA Regulatory Affairs Unit" w:date="2026-07-29T16:06:00Z"/>
            </w:rPr>
          </w:pPr>
          <w:sdt>
            <w:sdtPr>
              <w:tag w:val="goog_rdk_1311"/>
              <w:id w:val="-713671658"/>
            </w:sdtPr>
            <w:sdtContent>
              <w:ins w:id="1321" w:author="BHA Regulatory Affairs Unit" w:date="2026-07-29T16:06:00Z">
                <w:r>
                  <w:t>No fees are currently associated with this approval.</w:t>
                </w:r>
              </w:ins>
            </w:sdtContent>
          </w:sdt>
        </w:p>
      </w:sdtContent>
    </w:sdt>
    <w:sdt>
      <w:sdtPr>
        <w:tag w:val="goog_rdk_1314"/>
        <w:id w:val="887885463"/>
      </w:sdtPr>
      <w:sdtContent>
        <w:p w14:paraId="00000359" w14:textId="77777777" w:rsidR="00CF3663" w:rsidRDefault="00000000">
          <w:pPr>
            <w:numPr>
              <w:ilvl w:val="1"/>
              <w:numId w:val="80"/>
            </w:numPr>
            <w:tabs>
              <w:tab w:val="left" w:pos="720"/>
              <w:tab w:val="left" w:pos="1440"/>
            </w:tabs>
            <w:spacing w:before="240"/>
            <w:rPr>
              <w:ins w:id="1322" w:author="BHA Regulatory Affairs Unit" w:date="2026-07-29T16:06:00Z"/>
            </w:rPr>
          </w:pPr>
          <w:sdt>
            <w:sdtPr>
              <w:tag w:val="goog_rdk_1313"/>
              <w:id w:val="-1651632265"/>
            </w:sdtPr>
            <w:sdtContent>
              <w:ins w:id="1323" w:author="BHA Regulatory Affairs Unit" w:date="2026-07-29T16:06:00Z">
                <w:r>
                  <w:t>Comprehensive Safety Net Provider</w:t>
                </w:r>
              </w:ins>
            </w:sdtContent>
          </w:sdt>
        </w:p>
      </w:sdtContent>
    </w:sdt>
    <w:sdt>
      <w:sdtPr>
        <w:tag w:val="goog_rdk_1316"/>
        <w:id w:val="414193162"/>
      </w:sdtPr>
      <w:sdtContent>
        <w:p w14:paraId="0000035A" w14:textId="77777777" w:rsidR="00CF3663" w:rsidRDefault="00000000">
          <w:pPr>
            <w:numPr>
              <w:ilvl w:val="2"/>
              <w:numId w:val="80"/>
            </w:numPr>
            <w:tabs>
              <w:tab w:val="left" w:pos="720"/>
              <w:tab w:val="left" w:pos="1440"/>
            </w:tabs>
            <w:spacing w:before="240"/>
            <w:rPr>
              <w:ins w:id="1324" w:author="BHA Regulatory Affairs Unit" w:date="2026-07-29T16:06:00Z"/>
            </w:rPr>
          </w:pPr>
          <w:sdt>
            <w:sdtPr>
              <w:tag w:val="goog_rdk_1315"/>
              <w:id w:val="-1030683250"/>
            </w:sdtPr>
            <w:sdtContent>
              <w:ins w:id="1325" w:author="BHA Regulatory Affairs Unit" w:date="2026-07-29T16:06:00Z">
                <w:r>
                  <w:t>No fees are currently associated with this approval.</w:t>
                </w:r>
              </w:ins>
            </w:sdtContent>
          </w:sdt>
        </w:p>
      </w:sdtContent>
    </w:sdt>
    <w:sdt>
      <w:sdtPr>
        <w:tag w:val="goog_rdk_1318"/>
        <w:id w:val="579866298"/>
      </w:sdtPr>
      <w:sdtContent>
        <w:p w14:paraId="0000035B" w14:textId="77777777" w:rsidR="00CF3663" w:rsidRDefault="00000000">
          <w:pPr>
            <w:numPr>
              <w:ilvl w:val="1"/>
              <w:numId w:val="80"/>
            </w:numPr>
            <w:tabs>
              <w:tab w:val="left" w:pos="720"/>
              <w:tab w:val="left" w:pos="1440"/>
            </w:tabs>
            <w:spacing w:before="240"/>
            <w:rPr>
              <w:ins w:id="1326" w:author="BHA Regulatory Affairs Unit" w:date="2026-07-29T16:06:00Z"/>
            </w:rPr>
          </w:pPr>
          <w:sdt>
            <w:sdtPr>
              <w:tag w:val="goog_rdk_1317"/>
              <w:id w:val="-346392143"/>
            </w:sdtPr>
            <w:sdtContent>
              <w:ins w:id="1327" w:author="BHA Regulatory Affairs Unit" w:date="2026-07-29T16:06:00Z">
                <w:r>
                  <w:t>Recovery Support Services Organization (RSSO)</w:t>
                </w:r>
              </w:ins>
            </w:sdtContent>
          </w:sdt>
        </w:p>
      </w:sdtContent>
    </w:sdt>
    <w:sdt>
      <w:sdtPr>
        <w:tag w:val="goog_rdk_1320"/>
        <w:id w:val="-1740599512"/>
      </w:sdtPr>
      <w:sdtContent>
        <w:p w14:paraId="0000035C" w14:textId="77777777" w:rsidR="00CF3663" w:rsidRDefault="00000000">
          <w:pPr>
            <w:numPr>
              <w:ilvl w:val="2"/>
              <w:numId w:val="80"/>
            </w:numPr>
            <w:tabs>
              <w:tab w:val="left" w:pos="720"/>
              <w:tab w:val="left" w:pos="1440"/>
            </w:tabs>
            <w:spacing w:before="240"/>
            <w:rPr>
              <w:ins w:id="1328" w:author="BHA Regulatory Affairs Unit" w:date="2026-07-29T16:06:00Z"/>
            </w:rPr>
          </w:pPr>
          <w:sdt>
            <w:sdtPr>
              <w:tag w:val="goog_rdk_1319"/>
              <w:id w:val="-1606774657"/>
            </w:sdtPr>
            <w:sdtContent>
              <w:ins w:id="1329" w:author="BHA Regulatory Affairs Unit" w:date="2026-07-29T16:06:00Z">
                <w:r>
                  <w:t>A site fee of two hundred dollars ($200), per physical location, that holds an RSSO.</w:t>
                </w:r>
              </w:ins>
            </w:sdtContent>
          </w:sdt>
        </w:p>
      </w:sdtContent>
    </w:sdt>
    <w:sdt>
      <w:sdtPr>
        <w:tag w:val="goog_rdk_1322"/>
        <w:id w:val="1576025860"/>
      </w:sdtPr>
      <w:sdtContent>
        <w:p w14:paraId="0000035D" w14:textId="77777777" w:rsidR="00CF3663" w:rsidRDefault="00000000">
          <w:pPr>
            <w:numPr>
              <w:ilvl w:val="0"/>
              <w:numId w:val="80"/>
            </w:numPr>
            <w:tabs>
              <w:tab w:val="left" w:pos="720"/>
              <w:tab w:val="left" w:pos="1440"/>
            </w:tabs>
            <w:spacing w:before="240"/>
            <w:rPr>
              <w:ins w:id="1330" w:author="BHA Regulatory Affairs Unit" w:date="2026-07-29T16:06:00Z"/>
            </w:rPr>
          </w:pPr>
          <w:sdt>
            <w:sdtPr>
              <w:tag w:val="goog_rdk_1321"/>
              <w:id w:val="-588664523"/>
            </w:sdtPr>
            <w:sdtContent>
              <w:ins w:id="1331" w:author="BHA Regulatory Affairs Unit" w:date="2026-07-29T16:06:00Z">
                <w:r>
                  <w:t>Agencies may apply to add an endorsement to its credential at any time with the submission of fees, as set forth in Part 1.3.2.A of this Chapter 1.</w:t>
                </w:r>
              </w:ins>
            </w:sdtContent>
          </w:sdt>
        </w:p>
      </w:sdtContent>
    </w:sdt>
    <w:sdt>
      <w:sdtPr>
        <w:tag w:val="goog_rdk_1325"/>
        <w:id w:val="-1354844124"/>
      </w:sdtPr>
      <w:sdtContent>
        <w:p w14:paraId="0000035E" w14:textId="77777777" w:rsidR="00CF3663" w:rsidRDefault="00000000">
          <w:pPr>
            <w:keepNext/>
            <w:spacing w:before="240" w:after="60"/>
            <w:ind w:firstLine="0"/>
            <w:rPr>
              <w:ins w:id="1332" w:author="BHA Regulatory Affairs Unit" w:date="2026-07-29T16:06:00Z"/>
              <w:b/>
              <w:bCs/>
            </w:rPr>
          </w:pPr>
          <w:sdt>
            <w:sdtPr>
              <w:tag w:val="goog_rdk_1323"/>
              <w:id w:val="-1472165887"/>
            </w:sdtPr>
            <w:sdtContent>
              <w:sdt>
                <w:sdtPr>
                  <w:tag w:val="goog_rdk_1324"/>
                  <w:id w:val="-31040878"/>
                </w:sdtPr>
                <w:sdtContent>
                  <w:commentRangeStart w:id="1333"/>
                </w:sdtContent>
              </w:sdt>
              <w:ins w:id="1334" w:author="BHA Regulatory Affairs Unit" w:date="2026-07-29T16:06:00Z">
                <w:r>
                  <w:rPr>
                    <w:b/>
                    <w:bCs/>
                  </w:rPr>
                  <w:t>1.4</w:t>
                </w:r>
                <w:r>
                  <w:rPr>
                    <w:b/>
                    <w:bCs/>
                  </w:rPr>
                  <w:tab/>
                  <w:t>Provisional Credentials</w:t>
                </w:r>
                <w:commentRangeEnd w:id="1333"/>
                <w:r>
                  <w:rPr>
                    <w:rStyle w:val="CommentReference"/>
                    <w:sz w:val="24"/>
                    <w:szCs w:val="24"/>
                  </w:rPr>
                  <w:commentReference w:id="1333"/>
                </w:r>
              </w:ins>
            </w:sdtContent>
          </w:sdt>
        </w:p>
      </w:sdtContent>
    </w:sdt>
    <w:sdt>
      <w:sdtPr>
        <w:tag w:val="goog_rdk_1327"/>
        <w:id w:val="-1586603237"/>
      </w:sdtPr>
      <w:sdtContent>
        <w:p w14:paraId="0000035F" w14:textId="77777777" w:rsidR="00CF3663" w:rsidRDefault="00000000">
          <w:pPr>
            <w:numPr>
              <w:ilvl w:val="0"/>
              <w:numId w:val="81"/>
            </w:numPr>
            <w:tabs>
              <w:tab w:val="left" w:pos="720"/>
              <w:tab w:val="left" w:pos="1440"/>
            </w:tabs>
            <w:spacing w:before="240"/>
            <w:rPr>
              <w:ins w:id="1335" w:author="BHA Regulatory Affairs Unit" w:date="2026-07-29T16:06:00Z"/>
            </w:rPr>
          </w:pPr>
          <w:sdt>
            <w:sdtPr>
              <w:tag w:val="goog_rdk_1326"/>
              <w:id w:val="-1531872736"/>
            </w:sdtPr>
            <w:sdtContent>
              <w:ins w:id="1336" w:author="BHA Regulatory Affairs Unit" w:date="2026-07-29T16:06:00Z">
                <w:r>
                  <w:t>Where an applicant for an initial credential fails to fully conform to the applicable statutes and regulations, but BHA determines the applicant is in substantial compliance with these Rules and regulations and is temporarily unable to conform to all the minimum standards, a provisional credential may be granted.</w:t>
                </w:r>
              </w:ins>
            </w:sdtContent>
          </w:sdt>
        </w:p>
      </w:sdtContent>
    </w:sdt>
    <w:sdt>
      <w:sdtPr>
        <w:tag w:val="goog_rdk_1329"/>
        <w:id w:val="274899222"/>
      </w:sdtPr>
      <w:sdtContent>
        <w:p w14:paraId="00000360" w14:textId="77777777" w:rsidR="00CF3663" w:rsidRDefault="00000000">
          <w:pPr>
            <w:numPr>
              <w:ilvl w:val="1"/>
              <w:numId w:val="81"/>
            </w:numPr>
            <w:tabs>
              <w:tab w:val="left" w:pos="720"/>
              <w:tab w:val="left" w:pos="1440"/>
            </w:tabs>
            <w:spacing w:before="240"/>
            <w:rPr>
              <w:ins w:id="1337" w:author="BHA Regulatory Affairs Unit" w:date="2026-07-29T16:06:00Z"/>
            </w:rPr>
          </w:pPr>
          <w:sdt>
            <w:sdtPr>
              <w:tag w:val="goog_rdk_1328"/>
              <w:id w:val="-1832943912"/>
            </w:sdtPr>
            <w:sdtContent>
              <w:ins w:id="1338" w:author="BHA Regulatory Affairs Unit" w:date="2026-07-29T16:06:00Z">
                <w:r>
                  <w:t>No provisional credential may be issued to an applicant if the operations may adversely affect the health, safety, or welfare of individuals, personnel, or other persons.</w:t>
                </w:r>
              </w:ins>
            </w:sdtContent>
          </w:sdt>
        </w:p>
      </w:sdtContent>
    </w:sdt>
    <w:sdt>
      <w:sdtPr>
        <w:tag w:val="goog_rdk_1331"/>
        <w:id w:val="389539342"/>
      </w:sdtPr>
      <w:sdtContent>
        <w:p w14:paraId="00000361" w14:textId="77777777" w:rsidR="00CF3663" w:rsidRDefault="00000000">
          <w:pPr>
            <w:numPr>
              <w:ilvl w:val="1"/>
              <w:numId w:val="81"/>
            </w:numPr>
            <w:tabs>
              <w:tab w:val="left" w:pos="720"/>
              <w:tab w:val="left" w:pos="1440"/>
            </w:tabs>
            <w:spacing w:before="240"/>
            <w:rPr>
              <w:ins w:id="1339" w:author="BHA Regulatory Affairs Unit" w:date="2026-07-29T16:06:00Z"/>
            </w:rPr>
          </w:pPr>
          <w:sdt>
            <w:sdtPr>
              <w:tag w:val="goog_rdk_1330"/>
              <w:id w:val="-678688393"/>
            </w:sdtPr>
            <w:sdtContent>
              <w:ins w:id="1340" w:author="BHA Regulatory Affairs Unit" w:date="2026-07-29T16:06:00Z">
                <w:r>
                  <w:t>A provisional credential will only be issued upon payment of the non-refundable credential fee, as set forth in Part 1.3.2 of this Chapter 1.</w:t>
                </w:r>
              </w:ins>
            </w:sdtContent>
          </w:sdt>
        </w:p>
      </w:sdtContent>
    </w:sdt>
    <w:sdt>
      <w:sdtPr>
        <w:tag w:val="goog_rdk_1333"/>
        <w:id w:val="1041089216"/>
      </w:sdtPr>
      <w:sdtContent>
        <w:p w14:paraId="00000362" w14:textId="77777777" w:rsidR="00CF3663" w:rsidRDefault="00000000">
          <w:pPr>
            <w:numPr>
              <w:ilvl w:val="1"/>
              <w:numId w:val="81"/>
            </w:numPr>
            <w:tabs>
              <w:tab w:val="left" w:pos="720"/>
              <w:tab w:val="left" w:pos="1440"/>
            </w:tabs>
            <w:spacing w:before="240"/>
            <w:rPr>
              <w:ins w:id="1341" w:author="BHA Regulatory Affairs Unit" w:date="2026-07-29T16:06:00Z"/>
            </w:rPr>
          </w:pPr>
          <w:sdt>
            <w:sdtPr>
              <w:tag w:val="goog_rdk_1332"/>
              <w:id w:val="-1208164432"/>
            </w:sdtPr>
            <w:sdtContent>
              <w:ins w:id="1342" w:author="BHA Regulatory Affairs Unit" w:date="2026-07-29T16:06:00Z">
                <w:r>
                  <w:t>A provisional credential will be valid for ninety (90) calendar days.</w:t>
                </w:r>
              </w:ins>
            </w:sdtContent>
          </w:sdt>
        </w:p>
      </w:sdtContent>
    </w:sdt>
    <w:sdt>
      <w:sdtPr>
        <w:tag w:val="goog_rdk_1335"/>
        <w:id w:val="-271703209"/>
      </w:sdtPr>
      <w:sdtContent>
        <w:p w14:paraId="00000363" w14:textId="77777777" w:rsidR="00CF3663" w:rsidRDefault="00000000">
          <w:pPr>
            <w:numPr>
              <w:ilvl w:val="1"/>
              <w:numId w:val="81"/>
            </w:numPr>
            <w:tabs>
              <w:tab w:val="left" w:pos="720"/>
              <w:tab w:val="left" w:pos="1440"/>
            </w:tabs>
            <w:spacing w:before="240"/>
            <w:rPr>
              <w:ins w:id="1343" w:author="BHA Regulatory Affairs Unit" w:date="2026-07-29T16:06:00Z"/>
            </w:rPr>
          </w:pPr>
          <w:sdt>
            <w:sdtPr>
              <w:tag w:val="goog_rdk_1334"/>
              <w:id w:val="919297471"/>
            </w:sdtPr>
            <w:sdtContent>
              <w:ins w:id="1344" w:author="BHA Regulatory Affairs Unit" w:date="2026-07-29T16:06:00Z">
                <w:r>
                  <w:t>During the term of the provisional credential, BHA shall conduct any review it deems necessary to determine if the applicant meets the requirements for a regular credential.</w:t>
                </w:r>
              </w:ins>
            </w:sdtContent>
          </w:sdt>
        </w:p>
      </w:sdtContent>
    </w:sdt>
    <w:sdt>
      <w:sdtPr>
        <w:tag w:val="goog_rdk_1337"/>
        <w:id w:val="-2061183822"/>
      </w:sdtPr>
      <w:sdtContent>
        <w:p w14:paraId="00000364" w14:textId="77777777" w:rsidR="00CF3663" w:rsidRDefault="00000000">
          <w:pPr>
            <w:numPr>
              <w:ilvl w:val="0"/>
              <w:numId w:val="81"/>
            </w:numPr>
            <w:tabs>
              <w:tab w:val="left" w:pos="720"/>
              <w:tab w:val="left" w:pos="1440"/>
            </w:tabs>
            <w:spacing w:before="240"/>
            <w:rPr>
              <w:ins w:id="1345" w:author="BHA Regulatory Affairs Unit" w:date="2026-07-29T16:06:00Z"/>
            </w:rPr>
          </w:pPr>
          <w:sdt>
            <w:sdtPr>
              <w:tag w:val="goog_rdk_1336"/>
              <w:id w:val="216951231"/>
            </w:sdtPr>
            <w:sdtContent>
              <w:ins w:id="1346" w:author="BHA Regulatory Affairs Unit" w:date="2026-07-29T16:06:00Z">
                <w:r>
                  <w:t>A second provisional credential may be issued if BHA determines that compliance can likely be achieved by the date of expiration of the second provisional credential.</w:t>
                </w:r>
              </w:ins>
            </w:sdtContent>
          </w:sdt>
        </w:p>
      </w:sdtContent>
    </w:sdt>
    <w:sdt>
      <w:sdtPr>
        <w:tag w:val="goog_rdk_1339"/>
        <w:id w:val="-1269676672"/>
      </w:sdtPr>
      <w:sdtContent>
        <w:p w14:paraId="00000365" w14:textId="77777777" w:rsidR="00CF3663" w:rsidRDefault="00000000">
          <w:pPr>
            <w:numPr>
              <w:ilvl w:val="1"/>
              <w:numId w:val="81"/>
            </w:numPr>
            <w:tabs>
              <w:tab w:val="left" w:pos="720"/>
              <w:tab w:val="left" w:pos="1440"/>
            </w:tabs>
            <w:spacing w:before="240"/>
            <w:rPr>
              <w:ins w:id="1347" w:author="BHA Regulatory Affairs Unit" w:date="2026-07-29T16:06:00Z"/>
            </w:rPr>
          </w:pPr>
          <w:sdt>
            <w:sdtPr>
              <w:tag w:val="goog_rdk_1338"/>
              <w:id w:val="-1059539853"/>
            </w:sdtPr>
            <w:sdtContent>
              <w:ins w:id="1348" w:author="BHA Regulatory Affairs Unit" w:date="2026-07-29T16:06:00Z">
                <w:r>
                  <w:t>The second provisional credential may be issued for the same duration as the first, with no additional fee.</w:t>
                </w:r>
              </w:ins>
            </w:sdtContent>
          </w:sdt>
        </w:p>
      </w:sdtContent>
    </w:sdt>
    <w:sdt>
      <w:sdtPr>
        <w:tag w:val="goog_rdk_1341"/>
        <w:id w:val="184223091"/>
      </w:sdtPr>
      <w:sdtContent>
        <w:p w14:paraId="00000366" w14:textId="77777777" w:rsidR="00CF3663" w:rsidRDefault="00000000">
          <w:pPr>
            <w:numPr>
              <w:ilvl w:val="1"/>
              <w:numId w:val="81"/>
            </w:numPr>
            <w:tabs>
              <w:tab w:val="left" w:pos="720"/>
              <w:tab w:val="left" w:pos="1440"/>
            </w:tabs>
            <w:spacing w:before="240"/>
            <w:rPr>
              <w:ins w:id="1349" w:author="BHA Regulatory Affairs Unit" w:date="2026-07-29T16:06:00Z"/>
            </w:rPr>
          </w:pPr>
          <w:sdt>
            <w:sdtPr>
              <w:tag w:val="goog_rdk_1340"/>
              <w:id w:val="1778482886"/>
            </w:sdtPr>
            <w:sdtContent>
              <w:ins w:id="1350" w:author="BHA Regulatory Affairs Unit" w:date="2026-07-29T16:06:00Z">
                <w:r>
                  <w:t>BHA will not issue a third or subsequent provisional credential to the applicant.</w:t>
                </w:r>
              </w:ins>
            </w:sdtContent>
          </w:sdt>
        </w:p>
      </w:sdtContent>
    </w:sdt>
    <w:sdt>
      <w:sdtPr>
        <w:tag w:val="goog_rdk_1343"/>
        <w:id w:val="-932188269"/>
      </w:sdtPr>
      <w:sdtContent>
        <w:p w14:paraId="00000367" w14:textId="77777777" w:rsidR="00CF3663" w:rsidRDefault="00000000">
          <w:pPr>
            <w:numPr>
              <w:ilvl w:val="0"/>
              <w:numId w:val="81"/>
            </w:numPr>
            <w:tabs>
              <w:tab w:val="left" w:pos="720"/>
              <w:tab w:val="left" w:pos="1440"/>
            </w:tabs>
            <w:spacing w:before="240"/>
            <w:rPr>
              <w:ins w:id="1351" w:author="BHA Regulatory Affairs Unit" w:date="2026-07-29T16:06:00Z"/>
            </w:rPr>
          </w:pPr>
          <w:sdt>
            <w:sdtPr>
              <w:tag w:val="goog_rdk_1342"/>
              <w:id w:val="938947092"/>
            </w:sdtPr>
            <w:sdtContent>
              <w:ins w:id="1352" w:author="BHA Regulatory Affairs Unit" w:date="2026-07-29T16:06:00Z">
                <w:r>
                  <w:t>If BHA determines, prior to expiration of the provisional credential, that the applicant is in compliance with all applicable Rules, the provisional period ends.</w:t>
                </w:r>
              </w:ins>
            </w:sdtContent>
          </w:sdt>
        </w:p>
      </w:sdtContent>
    </w:sdt>
    <w:sdt>
      <w:sdtPr>
        <w:tag w:val="goog_rdk_1345"/>
        <w:id w:val="-264479404"/>
      </w:sdtPr>
      <w:sdtContent>
        <w:p w14:paraId="00000368" w14:textId="77777777" w:rsidR="00CF3663" w:rsidRDefault="00000000">
          <w:pPr>
            <w:numPr>
              <w:ilvl w:val="1"/>
              <w:numId w:val="81"/>
            </w:numPr>
            <w:tabs>
              <w:tab w:val="left" w:pos="720"/>
              <w:tab w:val="left" w:pos="1440"/>
            </w:tabs>
            <w:spacing w:before="240"/>
            <w:rPr>
              <w:ins w:id="1353" w:author="BHA Regulatory Affairs Unit" w:date="2026-07-29T16:06:00Z"/>
            </w:rPr>
          </w:pPr>
          <w:sdt>
            <w:sdtPr>
              <w:tag w:val="goog_rdk_1344"/>
              <w:id w:val="-1310366044"/>
            </w:sdtPr>
            <w:sdtContent>
              <w:ins w:id="1354" w:author="BHA Regulatory Affairs Unit" w:date="2026-07-29T16:06:00Z">
                <w:r>
                  <w:t>An agency’s credential will be valid for the duration set forth in Part 1.1.1.D of this Chapter 1, as applicable, from the date the initial provisional credential was issued, unless otherwise acted upon, pursuant to Part 1.8 of this Chapter 1.</w:t>
                </w:r>
              </w:ins>
            </w:sdtContent>
          </w:sdt>
        </w:p>
      </w:sdtContent>
    </w:sdt>
    <w:sdt>
      <w:sdtPr>
        <w:tag w:val="goog_rdk_1348"/>
        <w:id w:val="-415182651"/>
      </w:sdtPr>
      <w:sdtContent>
        <w:p w14:paraId="00000369" w14:textId="77777777" w:rsidR="00CF3663" w:rsidRDefault="00000000">
          <w:pPr>
            <w:keepNext/>
            <w:spacing w:before="240" w:after="60"/>
            <w:ind w:firstLine="0"/>
            <w:rPr>
              <w:ins w:id="1355" w:author="BHA Regulatory Affairs Unit" w:date="2026-07-29T16:06:00Z"/>
              <w:b/>
              <w:bCs/>
            </w:rPr>
          </w:pPr>
          <w:sdt>
            <w:sdtPr>
              <w:tag w:val="goog_rdk_1346"/>
              <w:id w:val="-1263948958"/>
            </w:sdtPr>
            <w:sdtContent>
              <w:sdt>
                <w:sdtPr>
                  <w:tag w:val="goog_rdk_1347"/>
                  <w:id w:val="-1180265077"/>
                </w:sdtPr>
                <w:sdtContent>
                  <w:commentRangeStart w:id="1356"/>
                </w:sdtContent>
              </w:sdt>
              <w:ins w:id="1357" w:author="BHA Regulatory Affairs Unit" w:date="2026-07-29T16:06:00Z">
                <w:r>
                  <w:rPr>
                    <w:b/>
                    <w:bCs/>
                  </w:rPr>
                  <w:t>1.5</w:t>
                </w:r>
                <w:r>
                  <w:rPr>
                    <w:b/>
                    <w:bCs/>
                  </w:rPr>
                  <w:tab/>
                  <w:t>Change of Ownership/Management</w:t>
                </w:r>
                <w:commentRangeEnd w:id="1356"/>
                <w:r>
                  <w:rPr>
                    <w:rStyle w:val="CommentReference"/>
                    <w:sz w:val="24"/>
                    <w:szCs w:val="24"/>
                  </w:rPr>
                  <w:commentReference w:id="1356"/>
                </w:r>
              </w:ins>
            </w:sdtContent>
          </w:sdt>
        </w:p>
      </w:sdtContent>
    </w:sdt>
    <w:sdt>
      <w:sdtPr>
        <w:tag w:val="goog_rdk_1350"/>
        <w:id w:val="-347409334"/>
      </w:sdtPr>
      <w:sdtContent>
        <w:p w14:paraId="0000036A" w14:textId="77777777" w:rsidR="00CF3663" w:rsidRDefault="00000000">
          <w:pPr>
            <w:numPr>
              <w:ilvl w:val="0"/>
              <w:numId w:val="82"/>
            </w:numPr>
            <w:tabs>
              <w:tab w:val="left" w:pos="720"/>
              <w:tab w:val="left" w:pos="1440"/>
            </w:tabs>
            <w:spacing w:before="240"/>
            <w:rPr>
              <w:ins w:id="1358" w:author="BHA Regulatory Affairs Unit" w:date="2026-07-29T16:06:00Z"/>
            </w:rPr>
          </w:pPr>
          <w:sdt>
            <w:sdtPr>
              <w:tag w:val="goog_rdk_1349"/>
              <w:id w:val="-1618458753"/>
            </w:sdtPr>
            <w:sdtContent>
              <w:ins w:id="1359" w:author="BHA Regulatory Affairs Unit" w:date="2026-07-29T16:06:00Z">
                <w:r>
                  <w:t>If an agency undergoes a change in ownership without following the procedures outlined in this Part 1.5 of this Chapter 1, their existing credential may be terminated.</w:t>
                </w:r>
              </w:ins>
            </w:sdtContent>
          </w:sdt>
        </w:p>
      </w:sdtContent>
    </w:sdt>
    <w:sdt>
      <w:sdtPr>
        <w:tag w:val="goog_rdk_1352"/>
        <w:id w:val="-643861519"/>
      </w:sdtPr>
      <w:sdtContent>
        <w:p w14:paraId="0000036B" w14:textId="77777777" w:rsidR="00CF3663" w:rsidRDefault="00000000">
          <w:pPr>
            <w:numPr>
              <w:ilvl w:val="1"/>
              <w:numId w:val="82"/>
            </w:numPr>
            <w:tabs>
              <w:tab w:val="left" w:pos="720"/>
              <w:tab w:val="left" w:pos="1440"/>
            </w:tabs>
            <w:spacing w:before="240"/>
            <w:rPr>
              <w:ins w:id="1360" w:author="BHA Regulatory Affairs Unit" w:date="2026-07-29T16:06:00Z"/>
            </w:rPr>
          </w:pPr>
          <w:sdt>
            <w:sdtPr>
              <w:tag w:val="goog_rdk_1351"/>
              <w:id w:val="-1388584046"/>
            </w:sdtPr>
            <w:sdtContent>
              <w:ins w:id="1361" w:author="BHA Regulatory Affairs Unit" w:date="2026-07-29T16:06:00Z">
                <w:r>
                  <w:t>Termination of the credential may not occur until after a hearing and in compliance with the provisions and procedures, pursuant to Sections 24-4-101 through -109, C.R.S.</w:t>
                </w:r>
              </w:ins>
            </w:sdtContent>
          </w:sdt>
        </w:p>
      </w:sdtContent>
    </w:sdt>
    <w:sdt>
      <w:sdtPr>
        <w:tag w:val="goog_rdk_1354"/>
        <w:id w:val="-270045545"/>
      </w:sdtPr>
      <w:sdtContent>
        <w:p w14:paraId="0000036C" w14:textId="77777777" w:rsidR="00CF3663" w:rsidRDefault="00000000">
          <w:pPr>
            <w:numPr>
              <w:ilvl w:val="0"/>
              <w:numId w:val="82"/>
            </w:numPr>
            <w:tabs>
              <w:tab w:val="left" w:pos="720"/>
              <w:tab w:val="left" w:pos="1440"/>
            </w:tabs>
            <w:spacing w:before="240"/>
            <w:rPr>
              <w:ins w:id="1362" w:author="BHA Regulatory Affairs Unit" w:date="2026-07-29T16:06:00Z"/>
            </w:rPr>
          </w:pPr>
          <w:sdt>
            <w:sdtPr>
              <w:tag w:val="goog_rdk_1353"/>
              <w:id w:val="366548445"/>
            </w:sdtPr>
            <w:sdtContent>
              <w:ins w:id="1363" w:author="BHA Regulatory Affairs Unit" w:date="2026-07-29T16:06:00Z">
                <w:r>
                  <w:t>When an agency initiates a change of ownership, the agency must submit notification to BHA at least thirty (30) calendar days before a change of ownership.</w:t>
                </w:r>
              </w:ins>
            </w:sdtContent>
          </w:sdt>
        </w:p>
      </w:sdtContent>
    </w:sdt>
    <w:sdt>
      <w:sdtPr>
        <w:tag w:val="goog_rdk_1356"/>
        <w:id w:val="-1995369735"/>
      </w:sdtPr>
      <w:sdtContent>
        <w:p w14:paraId="0000036D" w14:textId="77777777" w:rsidR="00CF3663" w:rsidRDefault="00000000">
          <w:pPr>
            <w:numPr>
              <w:ilvl w:val="1"/>
              <w:numId w:val="82"/>
            </w:numPr>
            <w:tabs>
              <w:tab w:val="left" w:pos="720"/>
              <w:tab w:val="left" w:pos="1440"/>
            </w:tabs>
            <w:spacing w:before="240"/>
            <w:rPr>
              <w:ins w:id="1364" w:author="BHA Regulatory Affairs Unit" w:date="2026-07-29T16:06:00Z"/>
            </w:rPr>
          </w:pPr>
          <w:sdt>
            <w:sdtPr>
              <w:tag w:val="goog_rdk_1355"/>
              <w:id w:val="-673712378"/>
            </w:sdtPr>
            <w:sdtContent>
              <w:ins w:id="1365" w:author="BHA Regulatory Affairs Unit" w:date="2026-07-29T16:06:00Z">
                <w:r>
                  <w:t>The prospective agency shall submit an application and supporting documentation for change of ownership, along with the requisite fees set forth in Part 1.3.2 of this Chapter 1, within the same time frame.</w:t>
                </w:r>
              </w:ins>
            </w:sdtContent>
          </w:sdt>
        </w:p>
      </w:sdtContent>
    </w:sdt>
    <w:sdt>
      <w:sdtPr>
        <w:tag w:val="goog_rdk_1358"/>
        <w:id w:val="-504972116"/>
      </w:sdtPr>
      <w:sdtContent>
        <w:p w14:paraId="0000036E" w14:textId="77777777" w:rsidR="00CF3663" w:rsidRDefault="00000000">
          <w:pPr>
            <w:numPr>
              <w:ilvl w:val="0"/>
              <w:numId w:val="82"/>
            </w:numPr>
            <w:tabs>
              <w:tab w:val="left" w:pos="720"/>
              <w:tab w:val="left" w:pos="1440"/>
            </w:tabs>
            <w:spacing w:before="240"/>
            <w:rPr>
              <w:ins w:id="1366" w:author="BHA Regulatory Affairs Unit" w:date="2026-07-29T16:06:00Z"/>
            </w:rPr>
          </w:pPr>
          <w:sdt>
            <w:sdtPr>
              <w:tag w:val="goog_rdk_1357"/>
              <w:id w:val="-485410349"/>
            </w:sdtPr>
            <w:sdtContent>
              <w:ins w:id="1367" w:author="BHA Regulatory Affairs Unit" w:date="2026-07-29T16:06:00Z">
                <w:r>
                  <w:t>BHA will consider the following criteria in determining whether there is a change of ownership of an agency that requires a new credential:</w:t>
                </w:r>
              </w:ins>
            </w:sdtContent>
          </w:sdt>
        </w:p>
      </w:sdtContent>
    </w:sdt>
    <w:sdt>
      <w:sdtPr>
        <w:tag w:val="goog_rdk_1360"/>
        <w:id w:val="1953593354"/>
      </w:sdtPr>
      <w:sdtContent>
        <w:p w14:paraId="0000036F" w14:textId="77777777" w:rsidR="00CF3663" w:rsidRDefault="00000000">
          <w:pPr>
            <w:numPr>
              <w:ilvl w:val="1"/>
              <w:numId w:val="82"/>
            </w:numPr>
            <w:tabs>
              <w:tab w:val="left" w:pos="720"/>
              <w:tab w:val="left" w:pos="1440"/>
            </w:tabs>
            <w:spacing w:before="240"/>
            <w:rPr>
              <w:ins w:id="1368" w:author="BHA Regulatory Affairs Unit" w:date="2026-07-29T16:06:00Z"/>
            </w:rPr>
          </w:pPr>
          <w:sdt>
            <w:sdtPr>
              <w:tag w:val="goog_rdk_1359"/>
              <w:id w:val="-1844368504"/>
            </w:sdtPr>
            <w:sdtContent>
              <w:ins w:id="1369" w:author="BHA Regulatory Affairs Unit" w:date="2026-07-29T16:06:00Z">
                <w:r>
                  <w:t>Sole proprietors</w:t>
                </w:r>
              </w:ins>
            </w:sdtContent>
          </w:sdt>
        </w:p>
      </w:sdtContent>
    </w:sdt>
    <w:sdt>
      <w:sdtPr>
        <w:tag w:val="goog_rdk_1362"/>
        <w:id w:val="1939916187"/>
      </w:sdtPr>
      <w:sdtContent>
        <w:p w14:paraId="00000370" w14:textId="77777777" w:rsidR="00CF3663" w:rsidRDefault="00000000">
          <w:pPr>
            <w:numPr>
              <w:ilvl w:val="2"/>
              <w:numId w:val="82"/>
            </w:numPr>
            <w:tabs>
              <w:tab w:val="left" w:pos="720"/>
              <w:tab w:val="left" w:pos="1440"/>
            </w:tabs>
            <w:spacing w:before="240"/>
            <w:rPr>
              <w:ins w:id="1370" w:author="BHA Regulatory Affairs Unit" w:date="2026-07-29T16:06:00Z"/>
            </w:rPr>
          </w:pPr>
          <w:sdt>
            <w:sdtPr>
              <w:tag w:val="goog_rdk_1361"/>
              <w:id w:val="-1912781870"/>
            </w:sdtPr>
            <w:sdtContent>
              <w:ins w:id="1371" w:author="BHA Regulatory Affairs Unit" w:date="2026-07-29T16:06:00Z">
                <w:r>
                  <w:t>The transfer of at least fifty percent (50%) of the ownership interest in an agency from a sole proprietor to another individual, regardless of whether the transaction affects the title to real property, shall be considered a change of ownership.</w:t>
                </w:r>
              </w:ins>
            </w:sdtContent>
          </w:sdt>
        </w:p>
      </w:sdtContent>
    </w:sdt>
    <w:sdt>
      <w:sdtPr>
        <w:tag w:val="goog_rdk_1364"/>
        <w:id w:val="-2038746778"/>
      </w:sdtPr>
      <w:sdtContent>
        <w:p w14:paraId="00000371" w14:textId="77777777" w:rsidR="00CF3663" w:rsidRDefault="00000000">
          <w:pPr>
            <w:numPr>
              <w:ilvl w:val="2"/>
              <w:numId w:val="82"/>
            </w:numPr>
            <w:tabs>
              <w:tab w:val="left" w:pos="720"/>
              <w:tab w:val="left" w:pos="1440"/>
            </w:tabs>
            <w:spacing w:before="240"/>
            <w:rPr>
              <w:ins w:id="1372" w:author="BHA Regulatory Affairs Unit" w:date="2026-07-29T16:06:00Z"/>
            </w:rPr>
          </w:pPr>
          <w:sdt>
            <w:sdtPr>
              <w:tag w:val="goog_rdk_1363"/>
              <w:id w:val="1205535207"/>
            </w:sdtPr>
            <w:sdtContent>
              <w:ins w:id="1373" w:author="BHA Regulatory Affairs Unit" w:date="2026-07-29T16:06:00Z">
                <w:r>
                  <w:t>Change of ownership does not include forming a corporation from the sole proprietorship with the proprietor as the sole shareholder or forming a limited liability company from sole proprietorship with the proprietor as the sole member.</w:t>
                </w:r>
              </w:ins>
            </w:sdtContent>
          </w:sdt>
        </w:p>
      </w:sdtContent>
    </w:sdt>
    <w:sdt>
      <w:sdtPr>
        <w:tag w:val="goog_rdk_1366"/>
        <w:id w:val="-1160676719"/>
      </w:sdtPr>
      <w:sdtContent>
        <w:p w14:paraId="00000372" w14:textId="77777777" w:rsidR="00CF3663" w:rsidRDefault="00000000">
          <w:pPr>
            <w:numPr>
              <w:ilvl w:val="1"/>
              <w:numId w:val="82"/>
            </w:numPr>
            <w:tabs>
              <w:tab w:val="left" w:pos="720"/>
              <w:tab w:val="left" w:pos="1440"/>
            </w:tabs>
            <w:spacing w:before="240"/>
            <w:rPr>
              <w:ins w:id="1374" w:author="BHA Regulatory Affairs Unit" w:date="2026-07-29T16:06:00Z"/>
            </w:rPr>
          </w:pPr>
          <w:sdt>
            <w:sdtPr>
              <w:tag w:val="goog_rdk_1365"/>
              <w:id w:val="1521974982"/>
            </w:sdtPr>
            <w:sdtContent>
              <w:ins w:id="1375" w:author="BHA Regulatory Affairs Unit" w:date="2026-07-29T16:06:00Z">
                <w:r>
                  <w:t>Partnerships</w:t>
                </w:r>
              </w:ins>
            </w:sdtContent>
          </w:sdt>
        </w:p>
      </w:sdtContent>
    </w:sdt>
    <w:sdt>
      <w:sdtPr>
        <w:tag w:val="goog_rdk_1368"/>
        <w:id w:val="836572243"/>
      </w:sdtPr>
      <w:sdtContent>
        <w:p w14:paraId="00000373" w14:textId="77777777" w:rsidR="00CF3663" w:rsidRDefault="00000000">
          <w:pPr>
            <w:numPr>
              <w:ilvl w:val="2"/>
              <w:numId w:val="82"/>
            </w:numPr>
            <w:tabs>
              <w:tab w:val="left" w:pos="720"/>
              <w:tab w:val="left" w:pos="1440"/>
            </w:tabs>
            <w:spacing w:before="240"/>
            <w:rPr>
              <w:ins w:id="1376" w:author="BHA Regulatory Affairs Unit" w:date="2026-07-29T16:06:00Z"/>
            </w:rPr>
          </w:pPr>
          <w:sdt>
            <w:sdtPr>
              <w:tag w:val="goog_rdk_1367"/>
              <w:id w:val="1109707503"/>
            </w:sdtPr>
            <w:sdtContent>
              <w:ins w:id="1377" w:author="BHA Regulatory Affairs Unit" w:date="2026-07-29T16:06:00Z">
                <w:r>
                  <w:t>Dissolution of the partnership and conversion into any other legal structure shall be considered a change of ownership if the conversion also includes a transfer of at least fifty percent (50%) of the ownership to one (1) or more new owner(s).</w:t>
                </w:r>
              </w:ins>
            </w:sdtContent>
          </w:sdt>
        </w:p>
      </w:sdtContent>
    </w:sdt>
    <w:sdt>
      <w:sdtPr>
        <w:tag w:val="goog_rdk_1370"/>
        <w:id w:val="-1941765185"/>
      </w:sdtPr>
      <w:sdtContent>
        <w:p w14:paraId="00000374" w14:textId="77777777" w:rsidR="00CF3663" w:rsidRDefault="00000000">
          <w:pPr>
            <w:numPr>
              <w:ilvl w:val="2"/>
              <w:numId w:val="82"/>
            </w:numPr>
            <w:tabs>
              <w:tab w:val="left" w:pos="720"/>
              <w:tab w:val="left" w:pos="1440"/>
            </w:tabs>
            <w:spacing w:before="240"/>
            <w:rPr>
              <w:ins w:id="1378" w:author="BHA Regulatory Affairs Unit" w:date="2026-07-29T16:06:00Z"/>
            </w:rPr>
          </w:pPr>
          <w:sdt>
            <w:sdtPr>
              <w:tag w:val="goog_rdk_1369"/>
              <w:id w:val="1195645346"/>
            </w:sdtPr>
            <w:sdtContent>
              <w:ins w:id="1379" w:author="BHA Regulatory Affairs Unit" w:date="2026-07-29T16:06:00Z">
                <w:r>
                  <w:t>Change of ownership does not include dissolution of the partnership to form a corporation with the same persons retaining ownership in the new corporation.</w:t>
                </w:r>
              </w:ins>
            </w:sdtContent>
          </w:sdt>
        </w:p>
      </w:sdtContent>
    </w:sdt>
    <w:sdt>
      <w:sdtPr>
        <w:tag w:val="goog_rdk_1372"/>
        <w:id w:val="-2134056652"/>
      </w:sdtPr>
      <w:sdtContent>
        <w:p w14:paraId="00000375" w14:textId="77777777" w:rsidR="00CF3663" w:rsidRDefault="00000000">
          <w:pPr>
            <w:numPr>
              <w:ilvl w:val="1"/>
              <w:numId w:val="82"/>
            </w:numPr>
            <w:tabs>
              <w:tab w:val="left" w:pos="720"/>
              <w:tab w:val="left" w:pos="1440"/>
            </w:tabs>
            <w:spacing w:before="240"/>
            <w:rPr>
              <w:ins w:id="1380" w:author="BHA Regulatory Affairs Unit" w:date="2026-07-29T16:06:00Z"/>
            </w:rPr>
          </w:pPr>
          <w:sdt>
            <w:sdtPr>
              <w:tag w:val="goog_rdk_1371"/>
              <w:id w:val="-2114950663"/>
            </w:sdtPr>
            <w:sdtContent>
              <w:ins w:id="1381" w:author="BHA Regulatory Affairs Unit" w:date="2026-07-29T16:06:00Z">
                <w:r>
                  <w:t>Corporations</w:t>
                </w:r>
              </w:ins>
            </w:sdtContent>
          </w:sdt>
        </w:p>
      </w:sdtContent>
    </w:sdt>
    <w:sdt>
      <w:sdtPr>
        <w:tag w:val="goog_rdk_1374"/>
        <w:id w:val="-248102030"/>
      </w:sdtPr>
      <w:sdtContent>
        <w:p w14:paraId="00000376" w14:textId="77777777" w:rsidR="00CF3663" w:rsidRDefault="00000000">
          <w:pPr>
            <w:numPr>
              <w:ilvl w:val="2"/>
              <w:numId w:val="82"/>
            </w:numPr>
            <w:tabs>
              <w:tab w:val="left" w:pos="720"/>
              <w:tab w:val="left" w:pos="1440"/>
            </w:tabs>
            <w:spacing w:before="240"/>
            <w:rPr>
              <w:ins w:id="1382" w:author="BHA Regulatory Affairs Unit" w:date="2026-07-29T16:06:00Z"/>
            </w:rPr>
          </w:pPr>
          <w:sdt>
            <w:sdtPr>
              <w:tag w:val="goog_rdk_1373"/>
              <w:id w:val="-512835166"/>
            </w:sdtPr>
            <w:sdtContent>
              <w:ins w:id="1383" w:author="BHA Regulatory Affairs Unit" w:date="2026-07-29T16:06:00Z">
                <w:r>
                  <w:t>Merger of two (2) or more corporations resulting in the creation of a new corporate entity will be considered a change of ownership if the consolidation includes a transfer of at least fifty percent (50%) of the ownership to one (1) or more new owner(s).</w:t>
                </w:r>
              </w:ins>
            </w:sdtContent>
          </w:sdt>
        </w:p>
      </w:sdtContent>
    </w:sdt>
    <w:sdt>
      <w:sdtPr>
        <w:tag w:val="goog_rdk_1376"/>
        <w:id w:val="-1321237544"/>
      </w:sdtPr>
      <w:sdtContent>
        <w:p w14:paraId="00000377" w14:textId="77777777" w:rsidR="00CF3663" w:rsidRDefault="00000000">
          <w:pPr>
            <w:numPr>
              <w:ilvl w:val="2"/>
              <w:numId w:val="82"/>
            </w:numPr>
            <w:tabs>
              <w:tab w:val="left" w:pos="720"/>
              <w:tab w:val="left" w:pos="1440"/>
            </w:tabs>
            <w:spacing w:before="240"/>
            <w:rPr>
              <w:ins w:id="1384" w:author="BHA Regulatory Affairs Unit" w:date="2026-07-29T16:06:00Z"/>
            </w:rPr>
          </w:pPr>
          <w:sdt>
            <w:sdtPr>
              <w:tag w:val="goog_rdk_1375"/>
              <w:id w:val="-237439953"/>
            </w:sdtPr>
            <w:sdtContent>
              <w:ins w:id="1385" w:author="BHA Regulatory Affairs Unit" w:date="2026-07-29T16:06:00Z">
                <w:r>
                  <w:t>Formation of a corporation from a partnership, a sole proprietorship, or a limited liability company will be considered a change of ownership if the change includes a transfer of at least fifty percent (50%) of the ownership to one (1) or more new owner(s).</w:t>
                </w:r>
              </w:ins>
            </w:sdtContent>
          </w:sdt>
        </w:p>
      </w:sdtContent>
    </w:sdt>
    <w:sdt>
      <w:sdtPr>
        <w:tag w:val="goog_rdk_1378"/>
        <w:id w:val="239984217"/>
      </w:sdtPr>
      <w:sdtContent>
        <w:p w14:paraId="00000378" w14:textId="77777777" w:rsidR="00CF3663" w:rsidRDefault="00000000">
          <w:pPr>
            <w:numPr>
              <w:ilvl w:val="2"/>
              <w:numId w:val="82"/>
            </w:numPr>
            <w:tabs>
              <w:tab w:val="left" w:pos="720"/>
              <w:tab w:val="left" w:pos="1440"/>
            </w:tabs>
            <w:spacing w:before="240"/>
            <w:rPr>
              <w:ins w:id="1386" w:author="BHA Regulatory Affairs Unit" w:date="2026-07-29T16:06:00Z"/>
            </w:rPr>
          </w:pPr>
          <w:sdt>
            <w:sdtPr>
              <w:tag w:val="goog_rdk_1377"/>
              <w:id w:val="-586998759"/>
            </w:sdtPr>
            <w:sdtContent>
              <w:ins w:id="1387" w:author="BHA Regulatory Affairs Unit" w:date="2026-07-29T16:06:00Z">
                <w:r>
                  <w:t>The transfer, purchase, or sale of shares in the corporation such that at least fifty percent (50%) of the ownership of the corporation is shifted to one (1) or more new owner(s) shall be considered a change of ownership.</w:t>
                </w:r>
              </w:ins>
            </w:sdtContent>
          </w:sdt>
        </w:p>
      </w:sdtContent>
    </w:sdt>
    <w:sdt>
      <w:sdtPr>
        <w:tag w:val="goog_rdk_1380"/>
        <w:id w:val="1078577433"/>
      </w:sdtPr>
      <w:sdtContent>
        <w:p w14:paraId="00000379" w14:textId="77777777" w:rsidR="00CF3663" w:rsidRDefault="00000000">
          <w:pPr>
            <w:numPr>
              <w:ilvl w:val="1"/>
              <w:numId w:val="82"/>
            </w:numPr>
            <w:tabs>
              <w:tab w:val="left" w:pos="720"/>
              <w:tab w:val="left" w:pos="1440"/>
            </w:tabs>
            <w:spacing w:before="240"/>
            <w:rPr>
              <w:ins w:id="1388" w:author="BHA Regulatory Affairs Unit" w:date="2026-07-29T16:06:00Z"/>
            </w:rPr>
          </w:pPr>
          <w:sdt>
            <w:sdtPr>
              <w:tag w:val="goog_rdk_1379"/>
              <w:id w:val="389496509"/>
            </w:sdtPr>
            <w:sdtContent>
              <w:ins w:id="1389" w:author="BHA Regulatory Affairs Unit" w:date="2026-07-29T16:06:00Z">
                <w:r>
                  <w:t>Limited liability companies</w:t>
                </w:r>
              </w:ins>
            </w:sdtContent>
          </w:sdt>
        </w:p>
      </w:sdtContent>
    </w:sdt>
    <w:sdt>
      <w:sdtPr>
        <w:tag w:val="goog_rdk_1382"/>
        <w:id w:val="1279798992"/>
      </w:sdtPr>
      <w:sdtContent>
        <w:p w14:paraId="0000037A" w14:textId="77777777" w:rsidR="00CF3663" w:rsidRDefault="00000000">
          <w:pPr>
            <w:numPr>
              <w:ilvl w:val="2"/>
              <w:numId w:val="82"/>
            </w:numPr>
            <w:tabs>
              <w:tab w:val="left" w:pos="720"/>
              <w:tab w:val="left" w:pos="1440"/>
            </w:tabs>
            <w:spacing w:before="240"/>
            <w:rPr>
              <w:ins w:id="1390" w:author="BHA Regulatory Affairs Unit" w:date="2026-07-29T16:06:00Z"/>
            </w:rPr>
          </w:pPr>
          <w:sdt>
            <w:sdtPr>
              <w:tag w:val="goog_rdk_1381"/>
              <w:id w:val="-302134448"/>
            </w:sdtPr>
            <w:sdtContent>
              <w:ins w:id="1391" w:author="BHA Regulatory Affairs Unit" w:date="2026-07-29T16:06:00Z">
                <w:r>
                  <w:t>The transfer of at least fifty percent (50%) of the ownership interest in the company shall be considered a change of ownership.</w:t>
                </w:r>
              </w:ins>
            </w:sdtContent>
          </w:sdt>
        </w:p>
      </w:sdtContent>
    </w:sdt>
    <w:sdt>
      <w:sdtPr>
        <w:tag w:val="goog_rdk_1384"/>
        <w:id w:val="-1519218970"/>
      </w:sdtPr>
      <w:sdtContent>
        <w:p w14:paraId="0000037B" w14:textId="77777777" w:rsidR="00CF3663" w:rsidRDefault="00000000">
          <w:pPr>
            <w:numPr>
              <w:ilvl w:val="2"/>
              <w:numId w:val="82"/>
            </w:numPr>
            <w:tabs>
              <w:tab w:val="left" w:pos="720"/>
              <w:tab w:val="left" w:pos="1440"/>
            </w:tabs>
            <w:spacing w:before="240"/>
            <w:rPr>
              <w:ins w:id="1392" w:author="BHA Regulatory Affairs Unit" w:date="2026-07-29T16:06:00Z"/>
            </w:rPr>
          </w:pPr>
          <w:sdt>
            <w:sdtPr>
              <w:tag w:val="goog_rdk_1383"/>
              <w:id w:val="779396110"/>
            </w:sdtPr>
            <w:sdtContent>
              <w:ins w:id="1393" w:author="BHA Regulatory Affairs Unit" w:date="2026-07-29T16:06:00Z">
                <w:r>
                  <w:t>The termination or dissolution of the company and the conversion thereof into any other entity will be considered a change of ownership, if the conversion also includes a transfer of at least fifty percent (50%) of the ownership to one (1) or more new owner(s).</w:t>
                </w:r>
              </w:ins>
            </w:sdtContent>
          </w:sdt>
        </w:p>
      </w:sdtContent>
    </w:sdt>
    <w:sdt>
      <w:sdtPr>
        <w:tag w:val="goog_rdk_1386"/>
        <w:id w:val="1491653527"/>
      </w:sdtPr>
      <w:sdtContent>
        <w:p w14:paraId="0000037C" w14:textId="77777777" w:rsidR="00CF3663" w:rsidRDefault="00000000">
          <w:pPr>
            <w:numPr>
              <w:ilvl w:val="2"/>
              <w:numId w:val="82"/>
            </w:numPr>
            <w:tabs>
              <w:tab w:val="left" w:pos="720"/>
              <w:tab w:val="left" w:pos="1440"/>
            </w:tabs>
            <w:spacing w:before="240"/>
            <w:rPr>
              <w:ins w:id="1394" w:author="BHA Regulatory Affairs Unit" w:date="2026-07-29T16:06:00Z"/>
            </w:rPr>
          </w:pPr>
          <w:sdt>
            <w:sdtPr>
              <w:tag w:val="goog_rdk_1385"/>
              <w:id w:val="-744233240"/>
            </w:sdtPr>
            <w:sdtContent>
              <w:ins w:id="1395" w:author="BHA Regulatory Affairs Unit" w:date="2026-07-29T16:06:00Z">
                <w:r>
                  <w:t>Change of ownership does not include transfers of ownership interest between existing members if the transaction does not involve the acquisition of ownership interest by a new member.</w:t>
                </w:r>
              </w:ins>
            </w:sdtContent>
          </w:sdt>
        </w:p>
      </w:sdtContent>
    </w:sdt>
    <w:sdt>
      <w:sdtPr>
        <w:tag w:val="goog_rdk_1388"/>
        <w:id w:val="506575695"/>
      </w:sdtPr>
      <w:sdtContent>
        <w:p w14:paraId="0000037D" w14:textId="77777777" w:rsidR="00CF3663" w:rsidRDefault="00000000">
          <w:pPr>
            <w:numPr>
              <w:ilvl w:val="1"/>
              <w:numId w:val="82"/>
            </w:numPr>
            <w:tabs>
              <w:tab w:val="left" w:pos="720"/>
              <w:tab w:val="left" w:pos="1440"/>
            </w:tabs>
            <w:spacing w:before="240"/>
            <w:rPr>
              <w:ins w:id="1396" w:author="BHA Regulatory Affairs Unit" w:date="2026-07-29T16:06:00Z"/>
            </w:rPr>
          </w:pPr>
          <w:sdt>
            <w:sdtPr>
              <w:tag w:val="goog_rdk_1387"/>
              <w:id w:val="-1494577869"/>
            </w:sdtPr>
            <w:sdtContent>
              <w:ins w:id="1397" w:author="BHA Regulatory Affairs Unit" w:date="2026-07-29T16:06:00Z">
                <w:r>
                  <w:t>Non-profits</w:t>
                </w:r>
              </w:ins>
            </w:sdtContent>
          </w:sdt>
        </w:p>
      </w:sdtContent>
    </w:sdt>
    <w:sdt>
      <w:sdtPr>
        <w:tag w:val="goog_rdk_1390"/>
        <w:id w:val="-195902115"/>
      </w:sdtPr>
      <w:sdtContent>
        <w:p w14:paraId="0000037E" w14:textId="77777777" w:rsidR="00CF3663" w:rsidRDefault="00000000">
          <w:pPr>
            <w:numPr>
              <w:ilvl w:val="2"/>
              <w:numId w:val="82"/>
            </w:numPr>
            <w:tabs>
              <w:tab w:val="left" w:pos="720"/>
              <w:tab w:val="left" w:pos="1440"/>
            </w:tabs>
            <w:spacing w:before="240"/>
            <w:rPr>
              <w:ins w:id="1398" w:author="BHA Regulatory Affairs Unit" w:date="2026-07-29T16:06:00Z"/>
            </w:rPr>
          </w:pPr>
          <w:sdt>
            <w:sdtPr>
              <w:tag w:val="goog_rdk_1389"/>
              <w:id w:val="-573892282"/>
            </w:sdtPr>
            <w:sdtContent>
              <w:ins w:id="1399" w:author="BHA Regulatory Affairs Unit" w:date="2026-07-29T16:06:00Z">
                <w:r>
                  <w:t>The transfer of at least fifty percent (50%) of the controlling interest in a nonprofit is considered a change of ownership.</w:t>
                </w:r>
              </w:ins>
            </w:sdtContent>
          </w:sdt>
        </w:p>
      </w:sdtContent>
    </w:sdt>
    <w:sdt>
      <w:sdtPr>
        <w:tag w:val="goog_rdk_1392"/>
        <w:id w:val="-1028289643"/>
      </w:sdtPr>
      <w:sdtContent>
        <w:p w14:paraId="0000037F" w14:textId="77777777" w:rsidR="00CF3663" w:rsidRDefault="00000000">
          <w:pPr>
            <w:numPr>
              <w:ilvl w:val="1"/>
              <w:numId w:val="82"/>
            </w:numPr>
            <w:tabs>
              <w:tab w:val="left" w:pos="720"/>
              <w:tab w:val="left" w:pos="1440"/>
            </w:tabs>
            <w:spacing w:before="240"/>
            <w:rPr>
              <w:ins w:id="1400" w:author="BHA Regulatory Affairs Unit" w:date="2026-07-29T16:06:00Z"/>
            </w:rPr>
          </w:pPr>
          <w:sdt>
            <w:sdtPr>
              <w:tag w:val="goog_rdk_1391"/>
              <w:id w:val="908561369"/>
            </w:sdtPr>
            <w:sdtContent>
              <w:ins w:id="1401" w:author="BHA Regulatory Affairs Unit" w:date="2026-07-29T16:06:00Z">
                <w:r>
                  <w:t>Management contracts, leases, or other operational arrangements</w:t>
                </w:r>
              </w:ins>
            </w:sdtContent>
          </w:sdt>
        </w:p>
      </w:sdtContent>
    </w:sdt>
    <w:sdt>
      <w:sdtPr>
        <w:tag w:val="goog_rdk_1394"/>
        <w:id w:val="-1426055852"/>
      </w:sdtPr>
      <w:sdtContent>
        <w:p w14:paraId="00000380" w14:textId="77777777" w:rsidR="00CF3663" w:rsidRDefault="00000000">
          <w:pPr>
            <w:numPr>
              <w:ilvl w:val="2"/>
              <w:numId w:val="82"/>
            </w:numPr>
            <w:tabs>
              <w:tab w:val="left" w:pos="720"/>
              <w:tab w:val="left" w:pos="1440"/>
            </w:tabs>
            <w:spacing w:before="240"/>
            <w:rPr>
              <w:ins w:id="1402" w:author="BHA Regulatory Affairs Unit" w:date="2026-07-29T16:06:00Z"/>
            </w:rPr>
          </w:pPr>
          <w:sdt>
            <w:sdtPr>
              <w:tag w:val="goog_rdk_1393"/>
              <w:id w:val="-683357574"/>
            </w:sdtPr>
            <w:sdtContent>
              <w:ins w:id="1403" w:author="BHA Regulatory Affairs Unit" w:date="2026-07-29T16:06:00Z">
                <w:r>
                  <w:t>If an agency enters into a lease arrangement or management agreement whereby the owner retains no authority or responsibility for the operation and management of the agency, the action will be considered a change of ownership that requires a new credential.</w:t>
                </w:r>
              </w:ins>
            </w:sdtContent>
          </w:sdt>
        </w:p>
      </w:sdtContent>
    </w:sdt>
    <w:sdt>
      <w:sdtPr>
        <w:tag w:val="goog_rdk_1396"/>
        <w:id w:val="865206075"/>
      </w:sdtPr>
      <w:sdtContent>
        <w:p w14:paraId="00000381" w14:textId="77777777" w:rsidR="00CF3663" w:rsidRDefault="00000000">
          <w:pPr>
            <w:numPr>
              <w:ilvl w:val="1"/>
              <w:numId w:val="82"/>
            </w:numPr>
            <w:tabs>
              <w:tab w:val="left" w:pos="720"/>
              <w:tab w:val="left" w:pos="1440"/>
            </w:tabs>
            <w:spacing w:before="240"/>
            <w:rPr>
              <w:ins w:id="1404" w:author="BHA Regulatory Affairs Unit" w:date="2026-07-29T16:06:00Z"/>
            </w:rPr>
          </w:pPr>
          <w:sdt>
            <w:sdtPr>
              <w:tag w:val="goog_rdk_1395"/>
              <w:id w:val="-119992102"/>
            </w:sdtPr>
            <w:sdtContent>
              <w:ins w:id="1405" w:author="BHA Regulatory Affairs Unit" w:date="2026-07-29T16:06:00Z">
                <w:r>
                  <w:t>Legal structures</w:t>
                </w:r>
              </w:ins>
            </w:sdtContent>
          </w:sdt>
        </w:p>
      </w:sdtContent>
    </w:sdt>
    <w:sdt>
      <w:sdtPr>
        <w:tag w:val="goog_rdk_1398"/>
        <w:id w:val="-121832366"/>
      </w:sdtPr>
      <w:sdtContent>
        <w:p w14:paraId="00000382" w14:textId="77777777" w:rsidR="00CF3663" w:rsidRDefault="00000000">
          <w:pPr>
            <w:numPr>
              <w:ilvl w:val="2"/>
              <w:numId w:val="82"/>
            </w:numPr>
            <w:tabs>
              <w:tab w:val="left" w:pos="720"/>
              <w:tab w:val="left" w:pos="1440"/>
            </w:tabs>
            <w:spacing w:before="240"/>
            <w:rPr>
              <w:ins w:id="1406" w:author="BHA Regulatory Affairs Unit" w:date="2026-07-29T16:06:00Z"/>
            </w:rPr>
          </w:pPr>
          <w:sdt>
            <w:sdtPr>
              <w:tag w:val="goog_rdk_1397"/>
              <w:id w:val="-443350293"/>
            </w:sdtPr>
            <w:sdtContent>
              <w:ins w:id="1407" w:author="BHA Regulatory Affairs Unit" w:date="2026-07-29T16:06:00Z">
                <w:r>
                  <w:t>The conversion of an agency’s legal structure, or the legal structure of a business entity that has an ownership interest in the agency is a change of ownership, if the conversion also includes a transfer of at least fifty percent (50%) of the agency’s ownership interest to one (1) or more new owner(s).</w:t>
                </w:r>
              </w:ins>
            </w:sdtContent>
          </w:sdt>
        </w:p>
      </w:sdtContent>
    </w:sdt>
    <w:sdt>
      <w:sdtPr>
        <w:tag w:val="goog_rdk_1400"/>
        <w:id w:val="-730566513"/>
      </w:sdtPr>
      <w:sdtContent>
        <w:p w14:paraId="00000383" w14:textId="77777777" w:rsidR="00CF3663" w:rsidRDefault="00000000">
          <w:pPr>
            <w:numPr>
              <w:ilvl w:val="0"/>
              <w:numId w:val="82"/>
            </w:numPr>
            <w:tabs>
              <w:tab w:val="left" w:pos="720"/>
              <w:tab w:val="left" w:pos="1440"/>
            </w:tabs>
            <w:spacing w:before="240"/>
            <w:rPr>
              <w:ins w:id="1408" w:author="BHA Regulatory Affairs Unit" w:date="2026-07-29T16:06:00Z"/>
            </w:rPr>
          </w:pPr>
          <w:sdt>
            <w:sdtPr>
              <w:tag w:val="goog_rdk_1399"/>
              <w:id w:val="489359860"/>
            </w:sdtPr>
            <w:sdtContent>
              <w:ins w:id="1409" w:author="BHA Regulatory Affairs Unit" w:date="2026-07-29T16:06:00Z">
                <w:r>
                  <w:t>The transfer of fifty percent (50%) of the ownership interest, as set forth in Part 1.5 of this Chapter 1, may occur during the course of one (1) transaction or during a series of transactions occurring over a five-year (5) period.</w:t>
                </w:r>
              </w:ins>
            </w:sdtContent>
          </w:sdt>
        </w:p>
      </w:sdtContent>
    </w:sdt>
    <w:sdt>
      <w:sdtPr>
        <w:tag w:val="goog_rdk_1402"/>
        <w:id w:val="-1412482944"/>
      </w:sdtPr>
      <w:sdtContent>
        <w:p w14:paraId="00000384" w14:textId="77777777" w:rsidR="00CF3663" w:rsidRDefault="00000000">
          <w:pPr>
            <w:numPr>
              <w:ilvl w:val="0"/>
              <w:numId w:val="82"/>
            </w:numPr>
            <w:tabs>
              <w:tab w:val="left" w:pos="720"/>
              <w:tab w:val="left" w:pos="1440"/>
            </w:tabs>
            <w:spacing w:before="240"/>
            <w:rPr>
              <w:ins w:id="1410" w:author="BHA Regulatory Affairs Unit" w:date="2026-07-29T16:06:00Z"/>
            </w:rPr>
          </w:pPr>
          <w:sdt>
            <w:sdtPr>
              <w:tag w:val="goog_rdk_1401"/>
              <w:id w:val="17693041"/>
            </w:sdtPr>
            <w:sdtContent>
              <w:ins w:id="1411" w:author="BHA Regulatory Affairs Unit" w:date="2026-07-29T16:06:00Z">
                <w:r>
                  <w:t>Each entity undergoing a change of ownership shall submit an application, as set forth in Part 1.3 of this Chapter 1.</w:t>
                </w:r>
              </w:ins>
            </w:sdtContent>
          </w:sdt>
        </w:p>
      </w:sdtContent>
    </w:sdt>
    <w:sdt>
      <w:sdtPr>
        <w:tag w:val="goog_rdk_1404"/>
        <w:id w:val="379038074"/>
      </w:sdtPr>
      <w:sdtContent>
        <w:p w14:paraId="00000385" w14:textId="77777777" w:rsidR="00CF3663" w:rsidRDefault="00000000">
          <w:pPr>
            <w:numPr>
              <w:ilvl w:val="0"/>
              <w:numId w:val="82"/>
            </w:numPr>
            <w:tabs>
              <w:tab w:val="left" w:pos="720"/>
              <w:tab w:val="left" w:pos="1440"/>
            </w:tabs>
            <w:spacing w:before="240"/>
            <w:rPr>
              <w:ins w:id="1412" w:author="BHA Regulatory Affairs Unit" w:date="2026-07-29T16:06:00Z"/>
            </w:rPr>
          </w:pPr>
          <w:sdt>
            <w:sdtPr>
              <w:tag w:val="goog_rdk_1403"/>
              <w:id w:val="2003629334"/>
            </w:sdtPr>
            <w:sdtContent>
              <w:ins w:id="1413" w:author="BHA Regulatory Affairs Unit" w:date="2026-07-29T16:06:00Z">
                <w:r>
                  <w:t>An existing agency is responsible for correcting Rule violations and deficiencies in any current plan of action before the change of ownership becomes effective.</w:t>
                </w:r>
              </w:ins>
            </w:sdtContent>
          </w:sdt>
        </w:p>
      </w:sdtContent>
    </w:sdt>
    <w:sdt>
      <w:sdtPr>
        <w:tag w:val="goog_rdk_1406"/>
        <w:id w:val="855950592"/>
      </w:sdtPr>
      <w:sdtContent>
        <w:p w14:paraId="00000386" w14:textId="77777777" w:rsidR="00CF3663" w:rsidRDefault="00000000">
          <w:pPr>
            <w:numPr>
              <w:ilvl w:val="1"/>
              <w:numId w:val="82"/>
            </w:numPr>
            <w:tabs>
              <w:tab w:val="left" w:pos="720"/>
              <w:tab w:val="left" w:pos="1440"/>
            </w:tabs>
            <w:spacing w:before="240"/>
            <w:rPr>
              <w:ins w:id="1414" w:author="BHA Regulatory Affairs Unit" w:date="2026-07-29T16:06:00Z"/>
            </w:rPr>
          </w:pPr>
          <w:sdt>
            <w:sdtPr>
              <w:tag w:val="goog_rdk_1405"/>
              <w:id w:val="2142072276"/>
            </w:sdtPr>
            <w:sdtContent>
              <w:ins w:id="1415" w:author="BHA Regulatory Affairs Unit" w:date="2026-07-29T16:06:00Z">
                <w:r>
                  <w:t>In the event that such corrective actions cannot be accomplished in the time frame specified, the prospective agency shall be responsible for all uncorrected Rule violations and deficiencies, including any current plan of action submitted by the previous agency, unless the prospective agency submits a revised plan of action, approved by BHA, before the change of ownership becomes effective.</w:t>
                </w:r>
              </w:ins>
            </w:sdtContent>
          </w:sdt>
        </w:p>
      </w:sdtContent>
    </w:sdt>
    <w:sdt>
      <w:sdtPr>
        <w:tag w:val="goog_rdk_1408"/>
        <w:id w:val="1992488118"/>
      </w:sdtPr>
      <w:sdtContent>
        <w:p w14:paraId="00000387" w14:textId="77777777" w:rsidR="00CF3663" w:rsidRDefault="00000000">
          <w:pPr>
            <w:numPr>
              <w:ilvl w:val="0"/>
              <w:numId w:val="82"/>
            </w:numPr>
            <w:tabs>
              <w:tab w:val="left" w:pos="720"/>
              <w:tab w:val="left" w:pos="1440"/>
            </w:tabs>
            <w:spacing w:before="240"/>
            <w:rPr>
              <w:ins w:id="1416" w:author="BHA Regulatory Affairs Unit" w:date="2026-07-29T16:06:00Z"/>
            </w:rPr>
          </w:pPr>
          <w:sdt>
            <w:sdtPr>
              <w:tag w:val="goog_rdk_1407"/>
              <w:id w:val="-898223264"/>
            </w:sdtPr>
            <w:sdtContent>
              <w:ins w:id="1417" w:author="BHA Regulatory Affairs Unit" w:date="2026-07-29T16:06:00Z">
                <w:r>
                  <w:t>When BHA issues a credential to the new owner, the previous owner must return its credential to BHA within fourteen (14) calendar days of the new owner’s receipt of its credential.</w:t>
                </w:r>
              </w:ins>
            </w:sdtContent>
          </w:sdt>
        </w:p>
      </w:sdtContent>
    </w:sdt>
    <w:sdt>
      <w:sdtPr>
        <w:tag w:val="goog_rdk_1410"/>
        <w:id w:val="872348038"/>
      </w:sdtPr>
      <w:sdtContent>
        <w:p w14:paraId="00000388" w14:textId="77777777" w:rsidR="00CF3663" w:rsidRDefault="00000000">
          <w:pPr>
            <w:numPr>
              <w:ilvl w:val="0"/>
              <w:numId w:val="82"/>
            </w:numPr>
            <w:tabs>
              <w:tab w:val="left" w:pos="720"/>
              <w:tab w:val="left" w:pos="1440"/>
            </w:tabs>
            <w:spacing w:before="240"/>
            <w:rPr>
              <w:ins w:id="1418" w:author="BHA Regulatory Affairs Unit" w:date="2026-07-29T16:06:00Z"/>
            </w:rPr>
          </w:pPr>
          <w:sdt>
            <w:sdtPr>
              <w:tag w:val="goog_rdk_1409"/>
              <w:id w:val="1241597558"/>
            </w:sdtPr>
            <w:sdtContent>
              <w:ins w:id="1419" w:author="BHA Regulatory Affairs Unit" w:date="2026-07-29T16:06:00Z">
                <w:r>
                  <w:t>For a change of ownership, an applicant must submit the applicable non-refundable fee(s), as set forth in Part 1.3.2 of this Chapter 1, with the application.</w:t>
                </w:r>
              </w:ins>
            </w:sdtContent>
          </w:sdt>
        </w:p>
      </w:sdtContent>
    </w:sdt>
    <w:sdt>
      <w:sdtPr>
        <w:tag w:val="goog_rdk_1412"/>
        <w:id w:val="-1168570433"/>
      </w:sdtPr>
      <w:sdtContent>
        <w:p w14:paraId="00000389" w14:textId="77777777" w:rsidR="00CF3663" w:rsidRDefault="00000000">
          <w:pPr>
            <w:numPr>
              <w:ilvl w:val="0"/>
              <w:numId w:val="82"/>
            </w:numPr>
            <w:tabs>
              <w:tab w:val="left" w:pos="720"/>
              <w:tab w:val="left" w:pos="1440"/>
            </w:tabs>
            <w:spacing w:before="240"/>
            <w:rPr>
              <w:ins w:id="1420" w:author="BHA Regulatory Affairs Unit" w:date="2026-07-29T16:06:00Z"/>
            </w:rPr>
          </w:pPr>
          <w:sdt>
            <w:sdtPr>
              <w:tag w:val="goog_rdk_1411"/>
              <w:id w:val="-371611824"/>
            </w:sdtPr>
            <w:sdtContent>
              <w:ins w:id="1421" w:author="BHA Regulatory Affairs Unit" w:date="2026-07-29T16:06:00Z">
                <w:r>
                  <w:t>Preferably on the applicant’s letterhead, a signed and dated statement must be submitted with the application that states the information, as set forth in Part 1.3.1.C.3 of this Chapter 1.</w:t>
                </w:r>
              </w:ins>
            </w:sdtContent>
          </w:sdt>
        </w:p>
      </w:sdtContent>
    </w:sdt>
    <w:sdt>
      <w:sdtPr>
        <w:tag w:val="goog_rdk_1414"/>
        <w:id w:val="-352769693"/>
      </w:sdtPr>
      <w:sdtContent>
        <w:p w14:paraId="0000038A" w14:textId="77777777" w:rsidR="00CF3663" w:rsidRDefault="00000000">
          <w:pPr>
            <w:numPr>
              <w:ilvl w:val="0"/>
              <w:numId w:val="82"/>
            </w:numPr>
            <w:tabs>
              <w:tab w:val="left" w:pos="720"/>
              <w:tab w:val="left" w:pos="1440"/>
            </w:tabs>
            <w:spacing w:before="240"/>
            <w:rPr>
              <w:ins w:id="1422" w:author="BHA Regulatory Affairs Unit" w:date="2026-07-29T16:06:00Z"/>
            </w:rPr>
          </w:pPr>
          <w:sdt>
            <w:sdtPr>
              <w:tag w:val="goog_rdk_1413"/>
              <w:id w:val="-1547103094"/>
            </w:sdtPr>
            <w:sdtContent>
              <w:ins w:id="1423" w:author="BHA Regulatory Affairs Unit" w:date="2026-07-29T16:06:00Z">
                <w:r>
                  <w:t>Any statement regarding the information requested in Part 1.5.I of these Rules, must include information listed in Part 1.3.1.C.3.b of this Chapter 1, as applicable.</w:t>
                </w:r>
              </w:ins>
            </w:sdtContent>
          </w:sdt>
        </w:p>
      </w:sdtContent>
    </w:sdt>
    <w:sdt>
      <w:sdtPr>
        <w:tag w:val="goog_rdk_1416"/>
        <w:id w:val="-1516125802"/>
      </w:sdtPr>
      <w:sdtContent>
        <w:p w14:paraId="0000038B" w14:textId="77777777" w:rsidR="00CF3663" w:rsidRDefault="00000000">
          <w:pPr>
            <w:numPr>
              <w:ilvl w:val="0"/>
              <w:numId w:val="82"/>
            </w:numPr>
            <w:tabs>
              <w:tab w:val="left" w:pos="720"/>
              <w:tab w:val="left" w:pos="1440"/>
            </w:tabs>
            <w:spacing w:before="240"/>
            <w:rPr>
              <w:ins w:id="1424" w:author="BHA Regulatory Affairs Unit" w:date="2026-07-29T16:06:00Z"/>
            </w:rPr>
          </w:pPr>
          <w:sdt>
            <w:sdtPr>
              <w:tag w:val="goog_rdk_1415"/>
              <w:id w:val="-1464144496"/>
            </w:sdtPr>
            <w:sdtContent>
              <w:ins w:id="1425" w:author="BHA Regulatory Affairs Unit" w:date="2026-07-29T16:06:00Z">
                <w:r>
                  <w:t xml:space="preserve">Within fourteen (14) calendar days after a change in ownership or management of an agency, each new owner and manager must submit a complete set of the </w:t>
                </w:r>
                <w:r>
                  <w:lastRenderedPageBreak/>
                  <w:t>owner's and manager's fingerprints to the Colorado Bureau of Investigation (CBI) and follow the process set forth in Part 1.3.2.A of this Chapter 1.</w:t>
                </w:r>
              </w:ins>
            </w:sdtContent>
          </w:sdt>
        </w:p>
      </w:sdtContent>
    </w:sdt>
    <w:sdt>
      <w:sdtPr>
        <w:tag w:val="goog_rdk_1419"/>
        <w:id w:val="-1924810755"/>
      </w:sdtPr>
      <w:sdtContent>
        <w:p w14:paraId="0000038C" w14:textId="77777777" w:rsidR="00CF3663" w:rsidRDefault="00000000">
          <w:pPr>
            <w:keepNext/>
            <w:spacing w:before="240" w:after="60"/>
            <w:ind w:firstLine="0"/>
            <w:rPr>
              <w:ins w:id="1426" w:author="BHA Regulatory Affairs Unit" w:date="2026-07-29T16:06:00Z"/>
              <w:b/>
              <w:bCs/>
            </w:rPr>
          </w:pPr>
          <w:sdt>
            <w:sdtPr>
              <w:tag w:val="goog_rdk_1417"/>
              <w:id w:val="-1840615066"/>
            </w:sdtPr>
            <w:sdtContent>
              <w:sdt>
                <w:sdtPr>
                  <w:tag w:val="goog_rdk_1418"/>
                  <w:id w:val="1680771776"/>
                </w:sdtPr>
                <w:sdtContent>
                  <w:commentRangeStart w:id="1427"/>
                </w:sdtContent>
              </w:sdt>
              <w:ins w:id="1428" w:author="BHA Regulatory Affairs Unit" w:date="2026-07-29T16:06:00Z">
                <w:r>
                  <w:rPr>
                    <w:b/>
                    <w:bCs/>
                  </w:rPr>
                  <w:t>1.6</w:t>
                </w:r>
                <w:r>
                  <w:rPr>
                    <w:b/>
                    <w:bCs/>
                  </w:rPr>
                  <w:tab/>
                  <w:t>Rule Waivers</w:t>
                </w:r>
                <w:commentRangeEnd w:id="1427"/>
                <w:r>
                  <w:rPr>
                    <w:rStyle w:val="CommentReference"/>
                    <w:sz w:val="24"/>
                    <w:szCs w:val="24"/>
                  </w:rPr>
                  <w:commentReference w:id="1427"/>
                </w:r>
              </w:ins>
            </w:sdtContent>
          </w:sdt>
        </w:p>
      </w:sdtContent>
    </w:sdt>
    <w:sdt>
      <w:sdtPr>
        <w:tag w:val="goog_rdk_1421"/>
        <w:id w:val="1614961541"/>
      </w:sdtPr>
      <w:sdtContent>
        <w:p w14:paraId="0000038D" w14:textId="77777777" w:rsidR="00CF3663" w:rsidRDefault="00000000">
          <w:pPr>
            <w:numPr>
              <w:ilvl w:val="0"/>
              <w:numId w:val="84"/>
            </w:numPr>
            <w:tabs>
              <w:tab w:val="left" w:pos="720"/>
              <w:tab w:val="left" w:pos="1440"/>
            </w:tabs>
            <w:spacing w:before="240"/>
            <w:rPr>
              <w:ins w:id="1429" w:author="BHA Regulatory Affairs Unit" w:date="2026-07-29T16:06:00Z"/>
            </w:rPr>
          </w:pPr>
          <w:sdt>
            <w:sdtPr>
              <w:tag w:val="goog_rdk_1420"/>
              <w:id w:val="-767709163"/>
            </w:sdtPr>
            <w:sdtContent>
              <w:ins w:id="1430" w:author="BHA Regulatory Affairs Unit" w:date="2026-07-29T16:06:00Z">
                <w:r>
                  <w:t>This Part 1.6 of this Chapter 1 establishes procedures with respect to waiver of regulations relating to agencies and applicants.</w:t>
                </w:r>
              </w:ins>
            </w:sdtContent>
          </w:sdt>
        </w:p>
      </w:sdtContent>
    </w:sdt>
    <w:sdt>
      <w:sdtPr>
        <w:tag w:val="goog_rdk_1423"/>
        <w:id w:val="-761128784"/>
      </w:sdtPr>
      <w:sdtContent>
        <w:p w14:paraId="0000038E" w14:textId="77777777" w:rsidR="00CF3663" w:rsidRDefault="00000000">
          <w:pPr>
            <w:numPr>
              <w:ilvl w:val="0"/>
              <w:numId w:val="84"/>
            </w:numPr>
            <w:tabs>
              <w:tab w:val="left" w:pos="720"/>
              <w:tab w:val="left" w:pos="1440"/>
            </w:tabs>
            <w:spacing w:before="240"/>
            <w:rPr>
              <w:ins w:id="1431" w:author="BHA Regulatory Affairs Unit" w:date="2026-07-29T16:06:00Z"/>
            </w:rPr>
          </w:pPr>
          <w:sdt>
            <w:sdtPr>
              <w:tag w:val="goog_rdk_1422"/>
              <w:id w:val="-1269407078"/>
            </w:sdtPr>
            <w:sdtContent>
              <w:ins w:id="1432" w:author="BHA Regulatory Affairs Unit" w:date="2026-07-29T16:06:00Z">
                <w:r>
                  <w:t>Any agency or applicant that has applied for, or been issued, a credential to operate an agency has the right to apply for a waiver of any Rule or standard set forth in these Rules, which, in their opinion, poses an undue hardship on the agency, applicant, or community.</w:t>
                </w:r>
              </w:ins>
            </w:sdtContent>
          </w:sdt>
        </w:p>
      </w:sdtContent>
    </w:sdt>
    <w:sdt>
      <w:sdtPr>
        <w:tag w:val="goog_rdk_1425"/>
        <w:id w:val="1012270265"/>
      </w:sdtPr>
      <w:sdtContent>
        <w:p w14:paraId="0000038F" w14:textId="77777777" w:rsidR="00CF3663" w:rsidRDefault="00000000">
          <w:pPr>
            <w:numPr>
              <w:ilvl w:val="0"/>
              <w:numId w:val="84"/>
            </w:numPr>
            <w:tabs>
              <w:tab w:val="left" w:pos="720"/>
              <w:tab w:val="left" w:pos="1440"/>
            </w:tabs>
            <w:spacing w:before="240"/>
            <w:rPr>
              <w:ins w:id="1433" w:author="BHA Regulatory Affairs Unit" w:date="2026-07-29T16:06:00Z"/>
            </w:rPr>
          </w:pPr>
          <w:sdt>
            <w:sdtPr>
              <w:tag w:val="goog_rdk_1424"/>
              <w:id w:val="102735674"/>
            </w:sdtPr>
            <w:sdtContent>
              <w:ins w:id="1434" w:author="BHA Regulatory Affairs Unit" w:date="2026-07-29T16:06:00Z">
                <w:r>
                  <w:t>Nothing in these Rules removes an agency’s or applicant’s obligation to meet minimum requirements under local safety, fire, electrical, building, zoning, and similar codes.</w:t>
                </w:r>
              </w:ins>
            </w:sdtContent>
          </w:sdt>
        </w:p>
      </w:sdtContent>
    </w:sdt>
    <w:sdt>
      <w:sdtPr>
        <w:tag w:val="goog_rdk_1427"/>
        <w:id w:val="-2113483864"/>
      </w:sdtPr>
      <w:sdtContent>
        <w:p w14:paraId="00000390" w14:textId="77777777" w:rsidR="00CF3663" w:rsidRDefault="00000000">
          <w:pPr>
            <w:numPr>
              <w:ilvl w:val="0"/>
              <w:numId w:val="84"/>
            </w:numPr>
            <w:tabs>
              <w:tab w:val="left" w:pos="720"/>
              <w:tab w:val="left" w:pos="1440"/>
            </w:tabs>
            <w:spacing w:before="240"/>
            <w:rPr>
              <w:ins w:id="1435" w:author="BHA Regulatory Affairs Unit" w:date="2026-07-29T16:06:00Z"/>
            </w:rPr>
          </w:pPr>
          <w:sdt>
            <w:sdtPr>
              <w:tag w:val="goog_rdk_1426"/>
              <w:id w:val="2119190061"/>
            </w:sdtPr>
            <w:sdtContent>
              <w:ins w:id="1436" w:author="BHA Regulatory Affairs Unit" w:date="2026-07-29T16:06:00Z">
                <w:r>
                  <w:t>Nothing in these Rules authorizes a waiver of any statutory requirement under state or federal law, except to the extent permitted therein.</w:t>
                </w:r>
              </w:ins>
            </w:sdtContent>
          </w:sdt>
        </w:p>
      </w:sdtContent>
    </w:sdt>
    <w:sdt>
      <w:sdtPr>
        <w:tag w:val="goog_rdk_1429"/>
        <w:id w:val="-1854163194"/>
      </w:sdtPr>
      <w:sdtContent>
        <w:p w14:paraId="00000391" w14:textId="77777777" w:rsidR="00CF3663" w:rsidRDefault="00000000">
          <w:pPr>
            <w:numPr>
              <w:ilvl w:val="0"/>
              <w:numId w:val="84"/>
            </w:numPr>
            <w:tabs>
              <w:tab w:val="left" w:pos="720"/>
              <w:tab w:val="left" w:pos="1440"/>
            </w:tabs>
            <w:spacing w:before="240"/>
            <w:rPr>
              <w:ins w:id="1437" w:author="BHA Regulatory Affairs Unit" w:date="2026-07-29T16:06:00Z"/>
            </w:rPr>
          </w:pPr>
          <w:sdt>
            <w:sdtPr>
              <w:tag w:val="goog_rdk_1428"/>
              <w:id w:val="1400477938"/>
            </w:sdtPr>
            <w:sdtContent>
              <w:ins w:id="1438" w:author="BHA Regulatory Affairs Unit" w:date="2026-07-29T16:06:00Z">
                <w:r>
                  <w:t>Nothing in these Rules removes an agency’s or applicant’s obligation to meet minimum requirements under any other government agency’s Rule volumes or similar codes.</w:t>
                </w:r>
              </w:ins>
            </w:sdtContent>
          </w:sdt>
        </w:p>
      </w:sdtContent>
    </w:sdt>
    <w:sdt>
      <w:sdtPr>
        <w:tag w:val="goog_rdk_1431"/>
        <w:id w:val="-2088974666"/>
      </w:sdtPr>
      <w:sdtContent>
        <w:p w14:paraId="00000392" w14:textId="77777777" w:rsidR="00CF3663" w:rsidRDefault="00000000">
          <w:pPr>
            <w:numPr>
              <w:ilvl w:val="0"/>
              <w:numId w:val="84"/>
            </w:numPr>
            <w:tabs>
              <w:tab w:val="left" w:pos="720"/>
              <w:tab w:val="left" w:pos="1440"/>
            </w:tabs>
            <w:spacing w:before="240"/>
            <w:rPr>
              <w:ins w:id="1439" w:author="BHA Regulatory Affairs Unit" w:date="2026-07-29T16:06:00Z"/>
            </w:rPr>
          </w:pPr>
          <w:sdt>
            <w:sdtPr>
              <w:tag w:val="goog_rdk_1430"/>
              <w:id w:val="-17698960"/>
            </w:sdtPr>
            <w:sdtContent>
              <w:ins w:id="1440" w:author="BHA Regulatory Affairs Unit" w:date="2026-07-29T16:06:00Z">
                <w:r>
                  <w:t>Upon application to BHA, a waiver may be granted, in accordance with this Part 1.6 of this Chapter 1. Absent the existence of a current waiver issued, pursuant to this Part 1.6 of this Chapter 1, agencies and applicants are expected to comply at all times with all applicable Rules and regulations except in instances where they are granted a provisional credential, in accordance with Part 1.4 of this Chapter 1. Agencies and applicants must comply with all Rules and regulations in this Chapter 1, as well as all Rules and regulations for endorsements in Chapters 4 through 10 of these Rules, that apply to an agency or applicant unless, and until, a waiver is granted.</w:t>
                </w:r>
              </w:ins>
            </w:sdtContent>
          </w:sdt>
        </w:p>
      </w:sdtContent>
    </w:sdt>
    <w:sdt>
      <w:sdtPr>
        <w:tag w:val="goog_rdk_1433"/>
        <w:id w:val="1261749093"/>
      </w:sdtPr>
      <w:sdtContent>
        <w:p w14:paraId="00000393" w14:textId="77777777" w:rsidR="00CF3663" w:rsidRDefault="00000000">
          <w:pPr>
            <w:numPr>
              <w:ilvl w:val="0"/>
              <w:numId w:val="84"/>
            </w:numPr>
            <w:tabs>
              <w:tab w:val="left" w:pos="720"/>
              <w:tab w:val="left" w:pos="1440"/>
            </w:tabs>
            <w:spacing w:before="240"/>
            <w:rPr>
              <w:ins w:id="1441" w:author="BHA Regulatory Affairs Unit" w:date="2026-07-29T16:06:00Z"/>
            </w:rPr>
          </w:pPr>
          <w:sdt>
            <w:sdtPr>
              <w:tag w:val="goog_rdk_1432"/>
              <w:id w:val="456445389"/>
            </w:sdtPr>
            <w:sdtContent>
              <w:ins w:id="1442" w:author="BHA Regulatory Affairs Unit" w:date="2026-07-29T16:06:00Z">
                <w:r>
                  <w:t>Waiver applications can be found on the licensing and designation page of the BHA website, and must be submitted to BHA in writing.</w:t>
                </w:r>
              </w:ins>
            </w:sdtContent>
          </w:sdt>
        </w:p>
      </w:sdtContent>
    </w:sdt>
    <w:sdt>
      <w:sdtPr>
        <w:tag w:val="goog_rdk_1435"/>
        <w:id w:val="-263873087"/>
      </w:sdtPr>
      <w:sdtContent>
        <w:p w14:paraId="00000394" w14:textId="77777777" w:rsidR="00CF3663" w:rsidRDefault="00000000">
          <w:pPr>
            <w:numPr>
              <w:ilvl w:val="1"/>
              <w:numId w:val="84"/>
            </w:numPr>
            <w:tabs>
              <w:tab w:val="left" w:pos="720"/>
              <w:tab w:val="left" w:pos="1440"/>
            </w:tabs>
            <w:spacing w:before="240"/>
            <w:rPr>
              <w:ins w:id="1443" w:author="BHA Regulatory Affairs Unit" w:date="2026-07-29T16:06:00Z"/>
            </w:rPr>
          </w:pPr>
          <w:sdt>
            <w:sdtPr>
              <w:tag w:val="goog_rdk_1434"/>
              <w:id w:val="1307378256"/>
            </w:sdtPr>
            <w:sdtContent>
              <w:ins w:id="1444" w:author="BHA Regulatory Affairs Unit" w:date="2026-07-29T16:06:00Z">
                <w:r>
                  <w:t>BHA will only consider one (1) regulation per waiver.</w:t>
                </w:r>
              </w:ins>
            </w:sdtContent>
          </w:sdt>
        </w:p>
      </w:sdtContent>
    </w:sdt>
    <w:sdt>
      <w:sdtPr>
        <w:tag w:val="goog_rdk_1437"/>
        <w:id w:val="1876795373"/>
      </w:sdtPr>
      <w:sdtContent>
        <w:p w14:paraId="00000395" w14:textId="77777777" w:rsidR="00CF3663" w:rsidRDefault="00000000">
          <w:pPr>
            <w:numPr>
              <w:ilvl w:val="1"/>
              <w:numId w:val="84"/>
            </w:numPr>
            <w:tabs>
              <w:tab w:val="left" w:pos="720"/>
              <w:tab w:val="left" w:pos="1440"/>
            </w:tabs>
            <w:spacing w:before="240"/>
            <w:rPr>
              <w:ins w:id="1445" w:author="BHA Regulatory Affairs Unit" w:date="2026-07-29T16:06:00Z"/>
            </w:rPr>
          </w:pPr>
          <w:sdt>
            <w:sdtPr>
              <w:tag w:val="goog_rdk_1436"/>
              <w:id w:val="-75831079"/>
            </w:sdtPr>
            <w:sdtContent>
              <w:ins w:id="1446" w:author="BHA Regulatory Affairs Unit" w:date="2026-07-29T16:06:00Z">
                <w:r>
                  <w:t>The waiver application must provide BHA information related to:</w:t>
                </w:r>
              </w:ins>
            </w:sdtContent>
          </w:sdt>
        </w:p>
      </w:sdtContent>
    </w:sdt>
    <w:sdt>
      <w:sdtPr>
        <w:tag w:val="goog_rdk_1439"/>
        <w:id w:val="-1344239576"/>
      </w:sdtPr>
      <w:sdtContent>
        <w:p w14:paraId="00000396" w14:textId="77777777" w:rsidR="00CF3663" w:rsidRDefault="00000000">
          <w:pPr>
            <w:numPr>
              <w:ilvl w:val="2"/>
              <w:numId w:val="84"/>
            </w:numPr>
            <w:tabs>
              <w:tab w:val="left" w:pos="720"/>
              <w:tab w:val="left" w:pos="1440"/>
            </w:tabs>
            <w:spacing w:before="240"/>
            <w:rPr>
              <w:ins w:id="1447" w:author="BHA Regulatory Affairs Unit" w:date="2026-07-29T16:06:00Z"/>
            </w:rPr>
          </w:pPr>
          <w:sdt>
            <w:sdtPr>
              <w:tag w:val="goog_rdk_1438"/>
              <w:id w:val="-161162755"/>
            </w:sdtPr>
            <w:sdtContent>
              <w:ins w:id="1448" w:author="BHA Regulatory Affairs Unit" w:date="2026-07-29T16:06:00Z">
                <w:r>
                  <w:t>The regulation an agency or applicant is requesting to waive;</w:t>
                </w:r>
              </w:ins>
            </w:sdtContent>
          </w:sdt>
        </w:p>
      </w:sdtContent>
    </w:sdt>
    <w:sdt>
      <w:sdtPr>
        <w:tag w:val="goog_rdk_1441"/>
        <w:id w:val="1007789534"/>
      </w:sdtPr>
      <w:sdtContent>
        <w:p w14:paraId="00000397" w14:textId="77777777" w:rsidR="00CF3663" w:rsidRDefault="00000000">
          <w:pPr>
            <w:numPr>
              <w:ilvl w:val="2"/>
              <w:numId w:val="84"/>
            </w:numPr>
            <w:tabs>
              <w:tab w:val="left" w:pos="720"/>
              <w:tab w:val="left" w:pos="1440"/>
            </w:tabs>
            <w:spacing w:before="240"/>
            <w:rPr>
              <w:ins w:id="1449" w:author="BHA Regulatory Affairs Unit" w:date="2026-07-29T16:06:00Z"/>
            </w:rPr>
          </w:pPr>
          <w:sdt>
            <w:sdtPr>
              <w:tag w:val="goog_rdk_1440"/>
              <w:id w:val="829836019"/>
            </w:sdtPr>
            <w:sdtContent>
              <w:ins w:id="1450" w:author="BHA Regulatory Affairs Unit" w:date="2026-07-29T16:06:00Z">
                <w:r>
                  <w:t>The reason why the waiver is being requested;</w:t>
                </w:r>
              </w:ins>
            </w:sdtContent>
          </w:sdt>
        </w:p>
      </w:sdtContent>
    </w:sdt>
    <w:sdt>
      <w:sdtPr>
        <w:tag w:val="goog_rdk_1443"/>
        <w:id w:val="1302335801"/>
      </w:sdtPr>
      <w:sdtContent>
        <w:p w14:paraId="00000398" w14:textId="77777777" w:rsidR="00CF3663" w:rsidRDefault="00000000">
          <w:pPr>
            <w:numPr>
              <w:ilvl w:val="2"/>
              <w:numId w:val="84"/>
            </w:numPr>
            <w:tabs>
              <w:tab w:val="left" w:pos="720"/>
              <w:tab w:val="left" w:pos="1440"/>
            </w:tabs>
            <w:spacing w:before="240"/>
            <w:rPr>
              <w:ins w:id="1451" w:author="BHA Regulatory Affairs Unit" w:date="2026-07-29T16:06:00Z"/>
            </w:rPr>
          </w:pPr>
          <w:sdt>
            <w:sdtPr>
              <w:tag w:val="goog_rdk_1442"/>
              <w:id w:val="-1665220880"/>
            </w:sdtPr>
            <w:sdtContent>
              <w:ins w:id="1452" w:author="BHA Regulatory Affairs Unit" w:date="2026-07-29T16:06:00Z">
                <w:r>
                  <w:t>A proposed alternate compliance plan; and</w:t>
                </w:r>
              </w:ins>
            </w:sdtContent>
          </w:sdt>
        </w:p>
      </w:sdtContent>
    </w:sdt>
    <w:sdt>
      <w:sdtPr>
        <w:tag w:val="goog_rdk_1445"/>
        <w:id w:val="-2124146281"/>
      </w:sdtPr>
      <w:sdtContent>
        <w:p w14:paraId="00000399" w14:textId="77777777" w:rsidR="00CF3663" w:rsidRDefault="00000000">
          <w:pPr>
            <w:numPr>
              <w:ilvl w:val="2"/>
              <w:numId w:val="84"/>
            </w:numPr>
            <w:tabs>
              <w:tab w:val="left" w:pos="720"/>
              <w:tab w:val="left" w:pos="1440"/>
            </w:tabs>
            <w:spacing w:before="240"/>
            <w:rPr>
              <w:ins w:id="1453" w:author="BHA Regulatory Affairs Unit" w:date="2026-07-29T16:06:00Z"/>
            </w:rPr>
          </w:pPr>
          <w:sdt>
            <w:sdtPr>
              <w:tag w:val="goog_rdk_1444"/>
              <w:id w:val="1831038477"/>
            </w:sdtPr>
            <w:sdtContent>
              <w:ins w:id="1454" w:author="BHA Regulatory Affairs Unit" w:date="2026-07-29T16:06:00Z">
                <w:r>
                  <w:t>Any other information relevant to the waiver request that would inform BHA’s decision in either granting or denying the waiver.</w:t>
                </w:r>
              </w:ins>
            </w:sdtContent>
          </w:sdt>
        </w:p>
      </w:sdtContent>
    </w:sdt>
    <w:sdt>
      <w:sdtPr>
        <w:tag w:val="goog_rdk_1447"/>
        <w:id w:val="-605764976"/>
      </w:sdtPr>
      <w:sdtContent>
        <w:p w14:paraId="0000039A" w14:textId="77777777" w:rsidR="00CF3663" w:rsidRDefault="00000000">
          <w:pPr>
            <w:numPr>
              <w:ilvl w:val="1"/>
              <w:numId w:val="84"/>
            </w:numPr>
            <w:tabs>
              <w:tab w:val="left" w:pos="720"/>
              <w:tab w:val="left" w:pos="1440"/>
            </w:tabs>
            <w:spacing w:before="240"/>
            <w:rPr>
              <w:ins w:id="1455" w:author="BHA Regulatory Affairs Unit" w:date="2026-07-29T16:06:00Z"/>
            </w:rPr>
          </w:pPr>
          <w:sdt>
            <w:sdtPr>
              <w:tag w:val="goog_rdk_1446"/>
              <w:id w:val="1867780764"/>
            </w:sdtPr>
            <w:sdtContent>
              <w:ins w:id="1456" w:author="BHA Regulatory Affairs Unit" w:date="2026-07-29T16:06:00Z">
                <w:r>
                  <w:t>The waiver application must be signed by an authorized representative of an agency or applicant, who is the primary contact person and the person responsible for ensuring that accurate and complete information is provided to BHA.</w:t>
                </w:r>
              </w:ins>
            </w:sdtContent>
          </w:sdt>
        </w:p>
      </w:sdtContent>
    </w:sdt>
    <w:sdt>
      <w:sdtPr>
        <w:tag w:val="goog_rdk_1449"/>
        <w:id w:val="1925212237"/>
      </w:sdtPr>
      <w:sdtContent>
        <w:p w14:paraId="0000039B" w14:textId="77777777" w:rsidR="00CF3663" w:rsidRDefault="00000000">
          <w:pPr>
            <w:numPr>
              <w:ilvl w:val="0"/>
              <w:numId w:val="84"/>
            </w:numPr>
            <w:tabs>
              <w:tab w:val="left" w:pos="720"/>
              <w:tab w:val="left" w:pos="1440"/>
            </w:tabs>
            <w:spacing w:before="240"/>
            <w:rPr>
              <w:ins w:id="1457" w:author="BHA Regulatory Affairs Unit" w:date="2026-07-29T16:06:00Z"/>
            </w:rPr>
          </w:pPr>
          <w:sdt>
            <w:sdtPr>
              <w:tag w:val="goog_rdk_1448"/>
              <w:id w:val="-948004060"/>
            </w:sdtPr>
            <w:sdtContent>
              <w:ins w:id="1458" w:author="BHA Regulatory Affairs Unit" w:date="2026-07-29T16:06:00Z">
                <w:r>
                  <w:t>In making a determination regarding a waiver application, BHA may consider any information it deems relevant, including, but not limited to:</w:t>
                </w:r>
              </w:ins>
            </w:sdtContent>
          </w:sdt>
        </w:p>
      </w:sdtContent>
    </w:sdt>
    <w:sdt>
      <w:sdtPr>
        <w:tag w:val="goog_rdk_1451"/>
        <w:id w:val="-878751354"/>
      </w:sdtPr>
      <w:sdtContent>
        <w:p w14:paraId="0000039C" w14:textId="77777777" w:rsidR="00CF3663" w:rsidRDefault="00000000">
          <w:pPr>
            <w:numPr>
              <w:ilvl w:val="1"/>
              <w:numId w:val="84"/>
            </w:numPr>
            <w:tabs>
              <w:tab w:val="left" w:pos="720"/>
              <w:tab w:val="left" w:pos="1440"/>
            </w:tabs>
            <w:spacing w:before="240"/>
            <w:rPr>
              <w:ins w:id="1459" w:author="BHA Regulatory Affairs Unit" w:date="2026-07-29T16:06:00Z"/>
            </w:rPr>
          </w:pPr>
          <w:sdt>
            <w:sdtPr>
              <w:tag w:val="goog_rdk_1450"/>
              <w:id w:val="1893218707"/>
            </w:sdtPr>
            <w:sdtContent>
              <w:ins w:id="1460" w:author="BHA Regulatory Affairs Unit" w:date="2026-07-29T16:06:00Z">
                <w:r>
                  <w:t>Critical incident and complaint investigation reports;</w:t>
                </w:r>
              </w:ins>
            </w:sdtContent>
          </w:sdt>
        </w:p>
      </w:sdtContent>
    </w:sdt>
    <w:sdt>
      <w:sdtPr>
        <w:tag w:val="goog_rdk_1453"/>
        <w:id w:val="668977209"/>
      </w:sdtPr>
      <w:sdtContent>
        <w:p w14:paraId="0000039D" w14:textId="77777777" w:rsidR="00CF3663" w:rsidRDefault="00000000">
          <w:pPr>
            <w:numPr>
              <w:ilvl w:val="1"/>
              <w:numId w:val="84"/>
            </w:numPr>
            <w:tabs>
              <w:tab w:val="left" w:pos="720"/>
              <w:tab w:val="left" w:pos="1440"/>
            </w:tabs>
            <w:spacing w:before="240"/>
            <w:rPr>
              <w:ins w:id="1461" w:author="BHA Regulatory Affairs Unit" w:date="2026-07-29T16:06:00Z"/>
            </w:rPr>
          </w:pPr>
          <w:sdt>
            <w:sdtPr>
              <w:tag w:val="goog_rdk_1452"/>
              <w:id w:val="1295080882"/>
            </w:sdtPr>
            <w:sdtContent>
              <w:ins w:id="1462" w:author="BHA Regulatory Affairs Unit" w:date="2026-07-29T16:06:00Z">
                <w:r>
                  <w:t>Licensure or certification survey reports;</w:t>
                </w:r>
              </w:ins>
            </w:sdtContent>
          </w:sdt>
        </w:p>
      </w:sdtContent>
    </w:sdt>
    <w:sdt>
      <w:sdtPr>
        <w:tag w:val="goog_rdk_1455"/>
        <w:id w:val="-1896407968"/>
      </w:sdtPr>
      <w:sdtContent>
        <w:p w14:paraId="0000039E" w14:textId="77777777" w:rsidR="00CF3663" w:rsidRDefault="00000000">
          <w:pPr>
            <w:numPr>
              <w:ilvl w:val="1"/>
              <w:numId w:val="84"/>
            </w:numPr>
            <w:tabs>
              <w:tab w:val="left" w:pos="720"/>
              <w:tab w:val="left" w:pos="1440"/>
            </w:tabs>
            <w:spacing w:before="240"/>
            <w:rPr>
              <w:ins w:id="1463" w:author="BHA Regulatory Affairs Unit" w:date="2026-07-29T16:06:00Z"/>
            </w:rPr>
          </w:pPr>
          <w:sdt>
            <w:sdtPr>
              <w:tag w:val="goog_rdk_1454"/>
              <w:id w:val="-2007346421"/>
            </w:sdtPr>
            <w:sdtContent>
              <w:ins w:id="1464" w:author="BHA Regulatory Affairs Unit" w:date="2026-07-29T16:06:00Z">
                <w:r>
                  <w:t>Anticipated impact of the waiver on individual safety and quality of care, if any; and</w:t>
                </w:r>
              </w:ins>
            </w:sdtContent>
          </w:sdt>
        </w:p>
      </w:sdtContent>
    </w:sdt>
    <w:sdt>
      <w:sdtPr>
        <w:tag w:val="goog_rdk_1457"/>
        <w:id w:val="162178752"/>
      </w:sdtPr>
      <w:sdtContent>
        <w:p w14:paraId="0000039F" w14:textId="77777777" w:rsidR="00CF3663" w:rsidRDefault="00000000">
          <w:pPr>
            <w:numPr>
              <w:ilvl w:val="1"/>
              <w:numId w:val="84"/>
            </w:numPr>
            <w:tabs>
              <w:tab w:val="left" w:pos="720"/>
              <w:tab w:val="left" w:pos="1440"/>
            </w:tabs>
            <w:spacing w:before="240"/>
            <w:rPr>
              <w:ins w:id="1465" w:author="BHA Regulatory Affairs Unit" w:date="2026-07-29T16:06:00Z"/>
            </w:rPr>
          </w:pPr>
          <w:sdt>
            <w:sdtPr>
              <w:tag w:val="goog_rdk_1456"/>
              <w:id w:val="1581735968"/>
            </w:sdtPr>
            <w:sdtContent>
              <w:ins w:id="1466" w:author="BHA Regulatory Affairs Unit" w:date="2026-07-29T16:06:00Z">
                <w:r>
                  <w:t>Findings of these reports related to an agency, applicant, and/or the operator or owner thereof.</w:t>
                </w:r>
              </w:ins>
            </w:sdtContent>
          </w:sdt>
        </w:p>
      </w:sdtContent>
    </w:sdt>
    <w:sdt>
      <w:sdtPr>
        <w:tag w:val="goog_rdk_1459"/>
        <w:id w:val="756549013"/>
      </w:sdtPr>
      <w:sdtContent>
        <w:p w14:paraId="000003A0" w14:textId="77777777" w:rsidR="00CF3663" w:rsidRDefault="00000000">
          <w:pPr>
            <w:numPr>
              <w:ilvl w:val="0"/>
              <w:numId w:val="84"/>
            </w:numPr>
            <w:tabs>
              <w:tab w:val="left" w:pos="720"/>
              <w:tab w:val="left" w:pos="1440"/>
            </w:tabs>
            <w:spacing w:before="240"/>
            <w:rPr>
              <w:ins w:id="1467" w:author="BHA Regulatory Affairs Unit" w:date="2026-07-29T16:06:00Z"/>
            </w:rPr>
          </w:pPr>
          <w:sdt>
            <w:sdtPr>
              <w:tag w:val="goog_rdk_1458"/>
              <w:id w:val="-1475540765"/>
            </w:sdtPr>
            <w:sdtContent>
              <w:ins w:id="1468" w:author="BHA Regulatory Affairs Unit" w:date="2026-07-29T16:06:00Z">
                <w:r>
                  <w:t>When determining whether a waiver should be granted, BHA shall prioritize consideration of the impact of the waiver on the health, safety, and welfare of individuals over any alleged undue hardship.</w:t>
                </w:r>
              </w:ins>
            </w:sdtContent>
          </w:sdt>
        </w:p>
      </w:sdtContent>
    </w:sdt>
    <w:sdt>
      <w:sdtPr>
        <w:tag w:val="goog_rdk_1461"/>
        <w:id w:val="-1991207940"/>
      </w:sdtPr>
      <w:sdtContent>
        <w:p w14:paraId="000003A1" w14:textId="77777777" w:rsidR="00CF3663" w:rsidRDefault="00000000">
          <w:pPr>
            <w:numPr>
              <w:ilvl w:val="0"/>
              <w:numId w:val="84"/>
            </w:numPr>
            <w:tabs>
              <w:tab w:val="left" w:pos="720"/>
              <w:tab w:val="left" w:pos="1440"/>
            </w:tabs>
            <w:spacing w:before="240"/>
            <w:rPr>
              <w:ins w:id="1469" w:author="BHA Regulatory Affairs Unit" w:date="2026-07-29T16:06:00Z"/>
            </w:rPr>
          </w:pPr>
          <w:sdt>
            <w:sdtPr>
              <w:tag w:val="goog_rdk_1460"/>
              <w:id w:val="413311427"/>
            </w:sdtPr>
            <w:sdtContent>
              <w:ins w:id="1470" w:author="BHA Regulatory Affairs Unit" w:date="2026-07-29T16:06:00Z">
                <w:r>
                  <w:t>BHA shall act upon a waiver application within ninety (90) calendar days of receipt of the completed application. An application will not be deemed complete until an agency or applicant has provided all information and documentation requested by BHA.</w:t>
                </w:r>
              </w:ins>
            </w:sdtContent>
          </w:sdt>
        </w:p>
      </w:sdtContent>
    </w:sdt>
    <w:sdt>
      <w:sdtPr>
        <w:tag w:val="goog_rdk_1463"/>
        <w:id w:val="662500657"/>
      </w:sdtPr>
      <w:sdtContent>
        <w:p w14:paraId="000003A2" w14:textId="77777777" w:rsidR="00CF3663" w:rsidRDefault="00000000">
          <w:pPr>
            <w:numPr>
              <w:ilvl w:val="0"/>
              <w:numId w:val="84"/>
            </w:numPr>
            <w:tabs>
              <w:tab w:val="left" w:pos="720"/>
              <w:tab w:val="left" w:pos="1440"/>
            </w:tabs>
            <w:spacing w:before="240"/>
            <w:rPr>
              <w:ins w:id="1471" w:author="BHA Regulatory Affairs Unit" w:date="2026-07-29T16:06:00Z"/>
            </w:rPr>
          </w:pPr>
          <w:sdt>
            <w:sdtPr>
              <w:tag w:val="goog_rdk_1462"/>
              <w:id w:val="-1850932991"/>
            </w:sdtPr>
            <w:sdtContent>
              <w:ins w:id="1472" w:author="BHA Regulatory Affairs Unit" w:date="2026-07-29T16:06:00Z">
                <w:r>
                  <w:t>BHA may specify terms and conditions under which any waiver is granted, including which terms and conditions must be met in order for the waiver to remain effective. The term for which a granted waiver will remain effective must be specified at the time of issuance, but may not exceed the term of the current credential.</w:t>
                </w:r>
              </w:ins>
            </w:sdtContent>
          </w:sdt>
        </w:p>
      </w:sdtContent>
    </w:sdt>
    <w:sdt>
      <w:sdtPr>
        <w:tag w:val="goog_rdk_1465"/>
        <w:id w:val="631344424"/>
      </w:sdtPr>
      <w:sdtContent>
        <w:p w14:paraId="000003A3" w14:textId="77777777" w:rsidR="00CF3663" w:rsidRDefault="00000000">
          <w:pPr>
            <w:numPr>
              <w:ilvl w:val="1"/>
              <w:numId w:val="84"/>
            </w:numPr>
            <w:tabs>
              <w:tab w:val="left" w:pos="720"/>
              <w:tab w:val="left" w:pos="1440"/>
            </w:tabs>
            <w:spacing w:before="240"/>
            <w:rPr>
              <w:ins w:id="1473" w:author="BHA Regulatory Affairs Unit" w:date="2026-07-29T16:06:00Z"/>
            </w:rPr>
          </w:pPr>
          <w:sdt>
            <w:sdtPr>
              <w:tag w:val="goog_rdk_1464"/>
              <w:id w:val="623062174"/>
            </w:sdtPr>
            <w:sdtContent>
              <w:ins w:id="1474" w:author="BHA Regulatory Affairs Unit" w:date="2026-07-29T16:06:00Z">
                <w:r>
                  <w:t>At any time, upon reasonable cause, BHA may inspect an agency with an active waiver to ensure that the terms and conditions of the waiver are being observed, and/or that the continued existence of the waiver is otherwise appropriate.</w:t>
                </w:r>
              </w:ins>
            </w:sdtContent>
          </w:sdt>
        </w:p>
      </w:sdtContent>
    </w:sdt>
    <w:sdt>
      <w:sdtPr>
        <w:tag w:val="goog_rdk_1467"/>
        <w:id w:val="248156138"/>
      </w:sdtPr>
      <w:sdtContent>
        <w:p w14:paraId="000003A4" w14:textId="77777777" w:rsidR="00CF3663" w:rsidRDefault="00000000">
          <w:pPr>
            <w:numPr>
              <w:ilvl w:val="1"/>
              <w:numId w:val="84"/>
            </w:numPr>
            <w:tabs>
              <w:tab w:val="left" w:pos="720"/>
              <w:tab w:val="left" w:pos="1440"/>
            </w:tabs>
            <w:spacing w:before="240"/>
            <w:rPr>
              <w:ins w:id="1475" w:author="BHA Regulatory Affairs Unit" w:date="2026-07-29T16:06:00Z"/>
            </w:rPr>
          </w:pPr>
          <w:sdt>
            <w:sdtPr>
              <w:tag w:val="goog_rdk_1466"/>
              <w:id w:val="-1715944233"/>
            </w:sdtPr>
            <w:sdtContent>
              <w:ins w:id="1476" w:author="BHA Regulatory Affairs Unit" w:date="2026-07-29T16:06:00Z">
                <w:r>
                  <w:t>Within thirty (30) calendar days of the termination, expiration, or revocation of a waiver, agencies shall submit to BHA an attestation of compliance with the regulation to which the waiver pertained.</w:t>
                </w:r>
              </w:ins>
            </w:sdtContent>
          </w:sdt>
        </w:p>
      </w:sdtContent>
    </w:sdt>
    <w:sdt>
      <w:sdtPr>
        <w:tag w:val="goog_rdk_1469"/>
        <w:id w:val="-335552157"/>
      </w:sdtPr>
      <w:sdtContent>
        <w:p w14:paraId="000003A5" w14:textId="77777777" w:rsidR="00CF3663" w:rsidRDefault="00000000">
          <w:pPr>
            <w:numPr>
              <w:ilvl w:val="0"/>
              <w:numId w:val="84"/>
            </w:numPr>
            <w:tabs>
              <w:tab w:val="left" w:pos="720"/>
              <w:tab w:val="left" w:pos="1440"/>
            </w:tabs>
            <w:spacing w:before="240"/>
            <w:rPr>
              <w:ins w:id="1477" w:author="BHA Regulatory Affairs Unit" w:date="2026-07-29T16:06:00Z"/>
            </w:rPr>
          </w:pPr>
          <w:sdt>
            <w:sdtPr>
              <w:tag w:val="goog_rdk_1468"/>
              <w:id w:val="-1057048485"/>
            </w:sdtPr>
            <w:sdtContent>
              <w:ins w:id="1478" w:author="BHA Regulatory Affairs Unit" w:date="2026-07-29T16:06:00Z">
                <w:r>
                  <w:t xml:space="preserve">A waiver will automatically terminate upon a change of ownership of an agency, as set forth in Part 1.5 of these Rules. However, to prevent such automatic termination, the prospective new owner may submit a waiver application to BHA </w:t>
                </w:r>
                <w:r>
                  <w:lastRenderedPageBreak/>
                  <w:t>prior to the effective date of the change of ownership. Provided BHA receives the new application by this date, the waiver will be deemed to remain effective until such time as BHA acts on the application.</w:t>
                </w:r>
              </w:ins>
            </w:sdtContent>
          </w:sdt>
        </w:p>
      </w:sdtContent>
    </w:sdt>
    <w:sdt>
      <w:sdtPr>
        <w:tag w:val="goog_rdk_1471"/>
        <w:id w:val="1253568192"/>
      </w:sdtPr>
      <w:sdtContent>
        <w:p w14:paraId="000003A6" w14:textId="77777777" w:rsidR="00CF3663" w:rsidRDefault="00000000">
          <w:pPr>
            <w:numPr>
              <w:ilvl w:val="1"/>
              <w:numId w:val="84"/>
            </w:numPr>
            <w:tabs>
              <w:tab w:val="left" w:pos="720"/>
              <w:tab w:val="left" w:pos="1440"/>
            </w:tabs>
            <w:spacing w:before="240"/>
            <w:rPr>
              <w:ins w:id="1479" w:author="BHA Regulatory Affairs Unit" w:date="2026-07-29T16:06:00Z"/>
            </w:rPr>
          </w:pPr>
          <w:sdt>
            <w:sdtPr>
              <w:tag w:val="goog_rdk_1470"/>
              <w:id w:val="-369942991"/>
            </w:sdtPr>
            <w:sdtContent>
              <w:ins w:id="1480" w:author="BHA Regulatory Affairs Unit" w:date="2026-07-29T16:06:00Z">
                <w:r>
                  <w:t>Except as otherwise provided in this Part 1.6 of this Chapter 1, a waiver may not be granted for a term that exceeds the current credential term.</w:t>
                </w:r>
              </w:ins>
            </w:sdtContent>
          </w:sdt>
        </w:p>
      </w:sdtContent>
    </w:sdt>
    <w:sdt>
      <w:sdtPr>
        <w:tag w:val="goog_rdk_1473"/>
        <w:id w:val="-1772482356"/>
      </w:sdtPr>
      <w:sdtContent>
        <w:p w14:paraId="000003A7" w14:textId="77777777" w:rsidR="00CF3663" w:rsidRDefault="00000000">
          <w:pPr>
            <w:numPr>
              <w:ilvl w:val="1"/>
              <w:numId w:val="84"/>
            </w:numPr>
            <w:tabs>
              <w:tab w:val="left" w:pos="720"/>
              <w:tab w:val="left" w:pos="1440"/>
            </w:tabs>
            <w:spacing w:before="240"/>
            <w:rPr>
              <w:ins w:id="1481" w:author="BHA Regulatory Affairs Unit" w:date="2026-07-29T16:06:00Z"/>
            </w:rPr>
          </w:pPr>
          <w:sdt>
            <w:sdtPr>
              <w:tag w:val="goog_rdk_1472"/>
              <w:id w:val="1540942777"/>
            </w:sdtPr>
            <w:sdtContent>
              <w:ins w:id="1482" w:author="BHA Regulatory Affairs Unit" w:date="2026-07-29T16:06:00Z">
                <w:r>
                  <w:t>If an agency wishes to maintain a waiver beyond the stated term, it must submit a new waiver application to BHA not less than ninety (90) calendar days prior to the expiration of the current term of the waiver, or with a credential renewal.</w:t>
                </w:r>
              </w:ins>
            </w:sdtContent>
          </w:sdt>
        </w:p>
      </w:sdtContent>
    </w:sdt>
    <w:sdt>
      <w:sdtPr>
        <w:tag w:val="goog_rdk_1475"/>
        <w:id w:val="366567712"/>
      </w:sdtPr>
      <w:sdtContent>
        <w:p w14:paraId="000003A8" w14:textId="77777777" w:rsidR="00CF3663" w:rsidRDefault="00000000">
          <w:pPr>
            <w:numPr>
              <w:ilvl w:val="0"/>
              <w:numId w:val="84"/>
            </w:numPr>
            <w:tabs>
              <w:tab w:val="left" w:pos="720"/>
              <w:tab w:val="left" w:pos="1440"/>
            </w:tabs>
            <w:spacing w:before="240"/>
            <w:rPr>
              <w:ins w:id="1483" w:author="BHA Regulatory Affairs Unit" w:date="2026-07-29T16:06:00Z"/>
            </w:rPr>
          </w:pPr>
          <w:sdt>
            <w:sdtPr>
              <w:tag w:val="goog_rdk_1474"/>
              <w:id w:val="-736411356"/>
            </w:sdtPr>
            <w:sdtContent>
              <w:ins w:id="1484" w:author="BHA Regulatory Affairs Unit" w:date="2026-07-29T16:06:00Z">
                <w:r>
                  <w:t>Notwithstanding anything in this Part 1.6 of this Chapter 1, to the contrary, BHA may revoke a waiver if it determines that:</w:t>
                </w:r>
              </w:ins>
            </w:sdtContent>
          </w:sdt>
        </w:p>
      </w:sdtContent>
    </w:sdt>
    <w:sdt>
      <w:sdtPr>
        <w:tag w:val="goog_rdk_1477"/>
        <w:id w:val="-733981337"/>
      </w:sdtPr>
      <w:sdtContent>
        <w:p w14:paraId="000003A9" w14:textId="77777777" w:rsidR="00CF3663" w:rsidRDefault="00000000">
          <w:pPr>
            <w:numPr>
              <w:ilvl w:val="1"/>
              <w:numId w:val="84"/>
            </w:numPr>
            <w:tabs>
              <w:tab w:val="left" w:pos="720"/>
              <w:tab w:val="left" w:pos="1440"/>
            </w:tabs>
            <w:spacing w:before="240"/>
            <w:rPr>
              <w:ins w:id="1485" w:author="BHA Regulatory Affairs Unit" w:date="2026-07-29T16:06:00Z"/>
            </w:rPr>
          </w:pPr>
          <w:sdt>
            <w:sdtPr>
              <w:tag w:val="goog_rdk_1476"/>
              <w:id w:val="-368238856"/>
            </w:sdtPr>
            <w:sdtContent>
              <w:ins w:id="1486" w:author="BHA Regulatory Affairs Unit" w:date="2026-07-29T16:06:00Z">
                <w:r>
                  <w:t>The waiver's continuation jeopardizes the health, safety, or welfare of individuals served by an agency or applicant;</w:t>
                </w:r>
              </w:ins>
            </w:sdtContent>
          </w:sdt>
        </w:p>
      </w:sdtContent>
    </w:sdt>
    <w:sdt>
      <w:sdtPr>
        <w:tag w:val="goog_rdk_1479"/>
        <w:id w:val="-1079801771"/>
      </w:sdtPr>
      <w:sdtContent>
        <w:p w14:paraId="000003AA" w14:textId="77777777" w:rsidR="00CF3663" w:rsidRDefault="00000000">
          <w:pPr>
            <w:numPr>
              <w:ilvl w:val="1"/>
              <w:numId w:val="84"/>
            </w:numPr>
            <w:tabs>
              <w:tab w:val="left" w:pos="720"/>
              <w:tab w:val="left" w:pos="1440"/>
            </w:tabs>
            <w:spacing w:before="240"/>
            <w:rPr>
              <w:ins w:id="1487" w:author="BHA Regulatory Affairs Unit" w:date="2026-07-29T16:06:00Z"/>
            </w:rPr>
          </w:pPr>
          <w:sdt>
            <w:sdtPr>
              <w:tag w:val="goog_rdk_1478"/>
              <w:id w:val="-1079752309"/>
            </w:sdtPr>
            <w:sdtContent>
              <w:ins w:id="1488" w:author="BHA Regulatory Affairs Unit" w:date="2026-07-29T16:06:00Z">
                <w:r>
                  <w:t>The waiver application contained false or misleading information;</w:t>
                </w:r>
              </w:ins>
            </w:sdtContent>
          </w:sdt>
        </w:p>
      </w:sdtContent>
    </w:sdt>
    <w:sdt>
      <w:sdtPr>
        <w:tag w:val="goog_rdk_1481"/>
        <w:id w:val="-1936080183"/>
      </w:sdtPr>
      <w:sdtContent>
        <w:p w14:paraId="000003AB" w14:textId="77777777" w:rsidR="00CF3663" w:rsidRDefault="00000000">
          <w:pPr>
            <w:numPr>
              <w:ilvl w:val="1"/>
              <w:numId w:val="84"/>
            </w:numPr>
            <w:tabs>
              <w:tab w:val="left" w:pos="720"/>
              <w:tab w:val="left" w:pos="1440"/>
            </w:tabs>
            <w:spacing w:before="240"/>
            <w:rPr>
              <w:ins w:id="1489" w:author="BHA Regulatory Affairs Unit" w:date="2026-07-29T16:06:00Z"/>
            </w:rPr>
          </w:pPr>
          <w:sdt>
            <w:sdtPr>
              <w:tag w:val="goog_rdk_1480"/>
              <w:id w:val="1334236405"/>
            </w:sdtPr>
            <w:sdtContent>
              <w:ins w:id="1490" w:author="BHA Regulatory Affairs Unit" w:date="2026-07-29T16:06:00Z">
                <w:r>
                  <w:t>The terms and conditions of the waiver have not been met;</w:t>
                </w:r>
              </w:ins>
            </w:sdtContent>
          </w:sdt>
        </w:p>
      </w:sdtContent>
    </w:sdt>
    <w:sdt>
      <w:sdtPr>
        <w:tag w:val="goog_rdk_1483"/>
        <w:id w:val="1961580625"/>
      </w:sdtPr>
      <w:sdtContent>
        <w:p w14:paraId="000003AC" w14:textId="77777777" w:rsidR="00CF3663" w:rsidRDefault="00000000">
          <w:pPr>
            <w:numPr>
              <w:ilvl w:val="1"/>
              <w:numId w:val="84"/>
            </w:numPr>
            <w:tabs>
              <w:tab w:val="left" w:pos="720"/>
              <w:tab w:val="left" w:pos="1440"/>
            </w:tabs>
            <w:spacing w:before="240"/>
            <w:rPr>
              <w:ins w:id="1491" w:author="BHA Regulatory Affairs Unit" w:date="2026-07-29T16:06:00Z"/>
            </w:rPr>
          </w:pPr>
          <w:sdt>
            <w:sdtPr>
              <w:tag w:val="goog_rdk_1482"/>
              <w:id w:val="-1530931550"/>
            </w:sdtPr>
            <w:sdtContent>
              <w:ins w:id="1492" w:author="BHA Regulatory Affairs Unit" w:date="2026-07-29T16:06:00Z">
                <w:r>
                  <w:t>The conditions under which a waiver was granted no longer exist or have changed materially; and/or</w:t>
                </w:r>
              </w:ins>
            </w:sdtContent>
          </w:sdt>
        </w:p>
      </w:sdtContent>
    </w:sdt>
    <w:sdt>
      <w:sdtPr>
        <w:tag w:val="goog_rdk_1485"/>
        <w:id w:val="1039739396"/>
      </w:sdtPr>
      <w:sdtContent>
        <w:p w14:paraId="000003AD" w14:textId="77777777" w:rsidR="00CF3663" w:rsidRDefault="00000000">
          <w:pPr>
            <w:numPr>
              <w:ilvl w:val="1"/>
              <w:numId w:val="84"/>
            </w:numPr>
            <w:tabs>
              <w:tab w:val="left" w:pos="720"/>
              <w:tab w:val="left" w:pos="1440"/>
            </w:tabs>
            <w:spacing w:before="240"/>
            <w:rPr>
              <w:ins w:id="1493" w:author="BHA Regulatory Affairs Unit" w:date="2026-07-29T16:06:00Z"/>
            </w:rPr>
          </w:pPr>
          <w:sdt>
            <w:sdtPr>
              <w:tag w:val="goog_rdk_1484"/>
              <w:id w:val="1824411763"/>
            </w:sdtPr>
            <w:sdtContent>
              <w:ins w:id="1494" w:author="BHA Regulatory Affairs Unit" w:date="2026-07-29T16:06:00Z">
                <w:r>
                  <w:t>A change in a federal or state statute or regulation prohibits, or is inconsistent with, the continuation of the waiver.</w:t>
                </w:r>
              </w:ins>
            </w:sdtContent>
          </w:sdt>
        </w:p>
      </w:sdtContent>
    </w:sdt>
    <w:sdt>
      <w:sdtPr>
        <w:tag w:val="goog_rdk_1487"/>
        <w:id w:val="767673947"/>
      </w:sdtPr>
      <w:sdtContent>
        <w:p w14:paraId="000003AE" w14:textId="77777777" w:rsidR="00CF3663" w:rsidRDefault="00000000">
          <w:pPr>
            <w:numPr>
              <w:ilvl w:val="0"/>
              <w:numId w:val="84"/>
            </w:numPr>
            <w:tabs>
              <w:tab w:val="left" w:pos="720"/>
              <w:tab w:val="left" w:pos="1440"/>
            </w:tabs>
            <w:spacing w:before="240"/>
            <w:rPr>
              <w:ins w:id="1495" w:author="BHA Regulatory Affairs Unit" w:date="2026-07-29T16:06:00Z"/>
            </w:rPr>
          </w:pPr>
          <w:sdt>
            <w:sdtPr>
              <w:tag w:val="goog_rdk_1486"/>
              <w:id w:val="746968001"/>
            </w:sdtPr>
            <w:sdtContent>
              <w:ins w:id="1496" w:author="BHA Regulatory Affairs Unit" w:date="2026-07-29T16:06:00Z">
                <w:r>
                  <w:t>Notice of the revocation of a waiver will be provided to an agency or applicant, in accordance with the Colorado Administrative Procedures Act, Sections 24-4-101 through -109, C.R.S.</w:t>
                </w:r>
              </w:ins>
            </w:sdtContent>
          </w:sdt>
        </w:p>
      </w:sdtContent>
    </w:sdt>
    <w:sdt>
      <w:sdtPr>
        <w:tag w:val="goog_rdk_1489"/>
        <w:id w:val="-2024134302"/>
      </w:sdtPr>
      <w:sdtContent>
        <w:p w14:paraId="000003AF" w14:textId="77777777" w:rsidR="00CF3663" w:rsidRDefault="00000000">
          <w:pPr>
            <w:numPr>
              <w:ilvl w:val="0"/>
              <w:numId w:val="84"/>
            </w:numPr>
            <w:tabs>
              <w:tab w:val="left" w:pos="720"/>
              <w:tab w:val="left" w:pos="1440"/>
            </w:tabs>
            <w:spacing w:before="240"/>
            <w:rPr>
              <w:ins w:id="1497" w:author="BHA Regulatory Affairs Unit" w:date="2026-07-29T16:06:00Z"/>
            </w:rPr>
          </w:pPr>
          <w:sdt>
            <w:sdtPr>
              <w:tag w:val="goog_rdk_1488"/>
              <w:id w:val="724759272"/>
            </w:sdtPr>
            <w:sdtContent>
              <w:ins w:id="1498" w:author="BHA Regulatory Affairs Unit" w:date="2026-07-29T16:06:00Z">
                <w:r>
                  <w:t>An agency or applicant may appeal the decision of BHA regarding a waiver application or revocation, pursuant to the Colorado Administrative Procedures Act, Section 24-4-101 through -109, C.R.S.</w:t>
                </w:r>
              </w:ins>
            </w:sdtContent>
          </w:sdt>
        </w:p>
      </w:sdtContent>
    </w:sdt>
    <w:sdt>
      <w:sdtPr>
        <w:tag w:val="goog_rdk_1492"/>
        <w:id w:val="-481471598"/>
      </w:sdtPr>
      <w:sdtContent>
        <w:p w14:paraId="000003B0" w14:textId="77777777" w:rsidR="00CF3663" w:rsidRDefault="00000000">
          <w:pPr>
            <w:keepNext/>
            <w:spacing w:before="240" w:after="60"/>
            <w:ind w:firstLine="0"/>
            <w:rPr>
              <w:ins w:id="1499" w:author="BHA Regulatory Affairs Unit" w:date="2026-07-29T16:06:00Z"/>
              <w:b/>
              <w:bCs/>
            </w:rPr>
          </w:pPr>
          <w:sdt>
            <w:sdtPr>
              <w:tag w:val="goog_rdk_1490"/>
              <w:id w:val="-844776511"/>
            </w:sdtPr>
            <w:sdtContent>
              <w:sdt>
                <w:sdtPr>
                  <w:tag w:val="goog_rdk_1491"/>
                  <w:id w:val="-487170078"/>
                </w:sdtPr>
                <w:sdtContent>
                  <w:commentRangeStart w:id="1500"/>
                </w:sdtContent>
              </w:sdt>
              <w:ins w:id="1501" w:author="BHA Regulatory Affairs Unit" w:date="2026-07-29T16:06:00Z">
                <w:r>
                  <w:rPr>
                    <w:b/>
                    <w:bCs/>
                  </w:rPr>
                  <w:t>1.7</w:t>
                </w:r>
                <w:r>
                  <w:rPr>
                    <w:b/>
                    <w:bCs/>
                  </w:rPr>
                  <w:tab/>
                  <w:t>Continuing Obligations and BHA Oversight</w:t>
                </w:r>
                <w:commentRangeEnd w:id="1500"/>
                <w:r>
                  <w:rPr>
                    <w:rStyle w:val="CommentReference"/>
                    <w:sz w:val="24"/>
                    <w:szCs w:val="24"/>
                  </w:rPr>
                  <w:commentReference w:id="1500"/>
                </w:r>
              </w:ins>
            </w:sdtContent>
          </w:sdt>
        </w:p>
      </w:sdtContent>
    </w:sdt>
    <w:sdt>
      <w:sdtPr>
        <w:tag w:val="goog_rdk_1494"/>
        <w:id w:val="1058790645"/>
      </w:sdtPr>
      <w:sdtContent>
        <w:p w14:paraId="000003B1" w14:textId="77777777" w:rsidR="00CF3663" w:rsidRDefault="00000000">
          <w:pPr>
            <w:numPr>
              <w:ilvl w:val="0"/>
              <w:numId w:val="83"/>
            </w:numPr>
            <w:tabs>
              <w:tab w:val="left" w:pos="720"/>
              <w:tab w:val="left" w:pos="1440"/>
            </w:tabs>
            <w:spacing w:before="240"/>
            <w:rPr>
              <w:ins w:id="1502" w:author="BHA Regulatory Affairs Unit" w:date="2026-07-29T16:06:00Z"/>
            </w:rPr>
          </w:pPr>
          <w:sdt>
            <w:sdtPr>
              <w:tag w:val="goog_rdk_1493"/>
              <w:id w:val="-800930312"/>
            </w:sdtPr>
            <w:sdtContent>
              <w:ins w:id="1503" w:author="BHA Regulatory Affairs Unit" w:date="2026-07-29T16:06:00Z">
                <w:r>
                  <w:t>Agencies must have, and maintain, electronic business communication tools, including, but not limited to, internet access and a valid e-mail address. Agencies must use these tools to receive and submit information.</w:t>
                </w:r>
              </w:ins>
            </w:sdtContent>
          </w:sdt>
        </w:p>
      </w:sdtContent>
    </w:sdt>
    <w:sdt>
      <w:sdtPr>
        <w:tag w:val="goog_rdk_1496"/>
        <w:id w:val="19871658"/>
      </w:sdtPr>
      <w:sdtContent>
        <w:p w14:paraId="000003B2" w14:textId="77777777" w:rsidR="00CF3663" w:rsidRDefault="00000000">
          <w:pPr>
            <w:numPr>
              <w:ilvl w:val="0"/>
              <w:numId w:val="83"/>
            </w:numPr>
            <w:tabs>
              <w:tab w:val="left" w:pos="720"/>
              <w:tab w:val="left" w:pos="1440"/>
            </w:tabs>
            <w:spacing w:before="240"/>
            <w:rPr>
              <w:ins w:id="1504" w:author="BHA Regulatory Affairs Unit" w:date="2026-07-29T16:06:00Z"/>
            </w:rPr>
          </w:pPr>
          <w:sdt>
            <w:sdtPr>
              <w:tag w:val="goog_rdk_1495"/>
              <w:id w:val="1967600167"/>
            </w:sdtPr>
            <w:sdtContent>
              <w:ins w:id="1505" w:author="BHA Regulatory Affairs Unit" w:date="2026-07-29T16:06:00Z">
                <w:r>
                  <w:t>The credential is only valid while in the possession of an agency to whom it was issued, and may not be subject to sale, assignment, or other transfer, voluntary or involuntary, nor is a credential valid for any premises other than for which it was originally issued.</w:t>
                </w:r>
              </w:ins>
            </w:sdtContent>
          </w:sdt>
        </w:p>
      </w:sdtContent>
    </w:sdt>
    <w:sdt>
      <w:sdtPr>
        <w:tag w:val="goog_rdk_1498"/>
        <w:id w:val="-1826656376"/>
      </w:sdtPr>
      <w:sdtContent>
        <w:p w14:paraId="000003B3" w14:textId="77777777" w:rsidR="00CF3663" w:rsidRDefault="00000000">
          <w:pPr>
            <w:numPr>
              <w:ilvl w:val="0"/>
              <w:numId w:val="83"/>
            </w:numPr>
            <w:tabs>
              <w:tab w:val="left" w:pos="720"/>
              <w:tab w:val="left" w:pos="1440"/>
            </w:tabs>
            <w:spacing w:before="240"/>
            <w:rPr>
              <w:ins w:id="1506" w:author="BHA Regulatory Affairs Unit" w:date="2026-07-29T16:06:00Z"/>
            </w:rPr>
          </w:pPr>
          <w:sdt>
            <w:sdtPr>
              <w:tag w:val="goog_rdk_1497"/>
              <w:id w:val="1273559546"/>
            </w:sdtPr>
            <w:sdtContent>
              <w:ins w:id="1507" w:author="BHA Regulatory Affairs Unit" w:date="2026-07-29T16:06:00Z">
                <w:r>
                  <w:t>Agencies must provide accurate and truthful information to BHA during inspections, investigations, and credentialing activities.</w:t>
                </w:r>
              </w:ins>
            </w:sdtContent>
          </w:sdt>
        </w:p>
      </w:sdtContent>
    </w:sdt>
    <w:sdt>
      <w:sdtPr>
        <w:tag w:val="goog_rdk_1500"/>
        <w:id w:val="2061490188"/>
      </w:sdtPr>
      <w:sdtContent>
        <w:p w14:paraId="000003B4" w14:textId="77777777" w:rsidR="00CF3663" w:rsidRDefault="00000000">
          <w:pPr>
            <w:numPr>
              <w:ilvl w:val="0"/>
              <w:numId w:val="83"/>
            </w:numPr>
            <w:tabs>
              <w:tab w:val="left" w:pos="720"/>
              <w:tab w:val="left" w:pos="1440"/>
            </w:tabs>
            <w:spacing w:before="240"/>
            <w:rPr>
              <w:ins w:id="1508" w:author="BHA Regulatory Affairs Unit" w:date="2026-07-29T16:06:00Z"/>
            </w:rPr>
          </w:pPr>
          <w:sdt>
            <w:sdtPr>
              <w:tag w:val="goog_rdk_1499"/>
              <w:id w:val="-196560864"/>
            </w:sdtPr>
            <w:sdtContent>
              <w:ins w:id="1509" w:author="BHA Regulatory Affairs Unit" w:date="2026-07-29T16:06:00Z">
                <w:r>
                  <w:t>When an agency is subject to inspection, certification, or review by other government agencies, accrediting organizations, or inspecting companies, agencies shall provide and/or release to BHA, upon request, any correspondence, reports, or recommendations concerning the agency that were prepared by such organizations.</w:t>
                </w:r>
              </w:ins>
            </w:sdtContent>
          </w:sdt>
        </w:p>
      </w:sdtContent>
    </w:sdt>
    <w:sdt>
      <w:sdtPr>
        <w:tag w:val="goog_rdk_1502"/>
        <w:id w:val="1009027198"/>
      </w:sdtPr>
      <w:sdtContent>
        <w:p w14:paraId="000003B5" w14:textId="77777777" w:rsidR="00CF3663" w:rsidRDefault="00000000">
          <w:pPr>
            <w:numPr>
              <w:ilvl w:val="0"/>
              <w:numId w:val="83"/>
            </w:numPr>
            <w:tabs>
              <w:tab w:val="left" w:pos="720"/>
              <w:tab w:val="left" w:pos="1440"/>
            </w:tabs>
            <w:spacing w:before="240"/>
            <w:rPr>
              <w:ins w:id="1510" w:author="BHA Regulatory Affairs Unit" w:date="2026-07-29T16:06:00Z"/>
            </w:rPr>
          </w:pPr>
          <w:sdt>
            <w:sdtPr>
              <w:tag w:val="goog_rdk_1501"/>
              <w:id w:val="-288918459"/>
            </w:sdtPr>
            <w:sdtContent>
              <w:ins w:id="1511" w:author="BHA Regulatory Affairs Unit" w:date="2026-07-29T16:06:00Z">
                <w:r>
                  <w:t>Agencies must submit notification to BHA of any change in the information, as set forth in Part 1.3 of this Chapter 1, from what was contained in the last submitted agency application.</w:t>
                </w:r>
              </w:ins>
            </w:sdtContent>
          </w:sdt>
        </w:p>
      </w:sdtContent>
    </w:sdt>
    <w:sdt>
      <w:sdtPr>
        <w:tag w:val="goog_rdk_1504"/>
        <w:id w:val="1991713639"/>
      </w:sdtPr>
      <w:sdtContent>
        <w:p w14:paraId="000003B6" w14:textId="77777777" w:rsidR="00CF3663" w:rsidRDefault="00000000">
          <w:pPr>
            <w:numPr>
              <w:ilvl w:val="1"/>
              <w:numId w:val="83"/>
            </w:numPr>
            <w:tabs>
              <w:tab w:val="left" w:pos="720"/>
              <w:tab w:val="left" w:pos="1440"/>
            </w:tabs>
            <w:spacing w:before="240"/>
            <w:rPr>
              <w:ins w:id="1512" w:author="BHA Regulatory Affairs Unit" w:date="2026-07-29T16:06:00Z"/>
            </w:rPr>
          </w:pPr>
          <w:sdt>
            <w:sdtPr>
              <w:tag w:val="goog_rdk_1503"/>
              <w:id w:val="292620066"/>
            </w:sdtPr>
            <w:sdtContent>
              <w:ins w:id="1513" w:author="BHA Regulatory Affairs Unit" w:date="2026-07-29T16:06:00Z">
                <w:r>
                  <w:t>Changes to the operation of an agency may not be implemented without prior approval from BHA. An agency shall, at least thirty (30) calendar days in advance, submit notification to BHA regarding any of the following proposed changes:</w:t>
                </w:r>
              </w:ins>
            </w:sdtContent>
          </w:sdt>
        </w:p>
      </w:sdtContent>
    </w:sdt>
    <w:sdt>
      <w:sdtPr>
        <w:tag w:val="goog_rdk_1506"/>
        <w:id w:val="815739497"/>
      </w:sdtPr>
      <w:sdtContent>
        <w:p w14:paraId="000003B7" w14:textId="77777777" w:rsidR="00CF3663" w:rsidRDefault="00000000">
          <w:pPr>
            <w:numPr>
              <w:ilvl w:val="2"/>
              <w:numId w:val="83"/>
            </w:numPr>
            <w:tabs>
              <w:tab w:val="left" w:pos="720"/>
              <w:tab w:val="left" w:pos="1440"/>
            </w:tabs>
            <w:spacing w:before="240"/>
            <w:rPr>
              <w:ins w:id="1514" w:author="BHA Regulatory Affairs Unit" w:date="2026-07-29T16:06:00Z"/>
            </w:rPr>
          </w:pPr>
          <w:sdt>
            <w:sdtPr>
              <w:tag w:val="goog_rdk_1505"/>
              <w:id w:val="350618039"/>
            </w:sdtPr>
            <w:sdtContent>
              <w:ins w:id="1515" w:author="BHA Regulatory Affairs Unit" w:date="2026-07-29T16:06:00Z">
                <w:r>
                  <w:t>Change in credential category or classification;</w:t>
                </w:r>
              </w:ins>
            </w:sdtContent>
          </w:sdt>
        </w:p>
      </w:sdtContent>
    </w:sdt>
    <w:sdt>
      <w:sdtPr>
        <w:tag w:val="goog_rdk_1508"/>
        <w:id w:val="388686690"/>
      </w:sdtPr>
      <w:sdtContent>
        <w:p w14:paraId="000003B8" w14:textId="77777777" w:rsidR="00CF3663" w:rsidRDefault="00000000">
          <w:pPr>
            <w:numPr>
              <w:ilvl w:val="2"/>
              <w:numId w:val="83"/>
            </w:numPr>
            <w:tabs>
              <w:tab w:val="left" w:pos="720"/>
              <w:tab w:val="left" w:pos="1440"/>
            </w:tabs>
            <w:spacing w:before="240"/>
            <w:rPr>
              <w:ins w:id="1516" w:author="BHA Regulatory Affairs Unit" w:date="2026-07-29T16:06:00Z"/>
            </w:rPr>
          </w:pPr>
          <w:sdt>
            <w:sdtPr>
              <w:tag w:val="goog_rdk_1507"/>
              <w:id w:val="472638279"/>
            </w:sdtPr>
            <w:sdtContent>
              <w:ins w:id="1517" w:author="BHA Regulatory Affairs Unit" w:date="2026-07-29T16:06:00Z">
                <w:r>
                  <w:t>Change in the scope of services, including the addition or removal of an endorsement, a service, or a physical location; and/or</w:t>
                </w:r>
              </w:ins>
            </w:sdtContent>
          </w:sdt>
        </w:p>
      </w:sdtContent>
    </w:sdt>
    <w:sdt>
      <w:sdtPr>
        <w:tag w:val="goog_rdk_1510"/>
        <w:id w:val="-1334624856"/>
      </w:sdtPr>
      <w:sdtContent>
        <w:p w14:paraId="000003B9" w14:textId="77777777" w:rsidR="00CF3663" w:rsidRDefault="00000000">
          <w:pPr>
            <w:numPr>
              <w:ilvl w:val="2"/>
              <w:numId w:val="83"/>
            </w:numPr>
            <w:tabs>
              <w:tab w:val="left" w:pos="720"/>
              <w:tab w:val="left" w:pos="1440"/>
            </w:tabs>
            <w:spacing w:before="240"/>
            <w:rPr>
              <w:ins w:id="1518" w:author="BHA Regulatory Affairs Unit" w:date="2026-07-29T16:06:00Z"/>
            </w:rPr>
          </w:pPr>
          <w:sdt>
            <w:sdtPr>
              <w:tag w:val="goog_rdk_1509"/>
              <w:id w:val="347918299"/>
            </w:sdtPr>
            <w:sdtContent>
              <w:ins w:id="1519" w:author="BHA Regulatory Affairs Unit" w:date="2026-07-29T16:06:00Z">
                <w:r>
                  <w:t>Change in legal name of an agency and all other names used by it to provide services.</w:t>
                </w:r>
              </w:ins>
            </w:sdtContent>
          </w:sdt>
        </w:p>
      </w:sdtContent>
    </w:sdt>
    <w:sdt>
      <w:sdtPr>
        <w:tag w:val="goog_rdk_1512"/>
        <w:id w:val="1466759241"/>
      </w:sdtPr>
      <w:sdtContent>
        <w:p w14:paraId="000003BA" w14:textId="77777777" w:rsidR="00CF3663" w:rsidRDefault="00000000">
          <w:pPr>
            <w:numPr>
              <w:ilvl w:val="0"/>
              <w:numId w:val="83"/>
            </w:numPr>
            <w:tabs>
              <w:tab w:val="left" w:pos="720"/>
              <w:tab w:val="left" w:pos="1440"/>
            </w:tabs>
            <w:spacing w:before="240"/>
            <w:rPr>
              <w:ins w:id="1520" w:author="BHA Regulatory Affairs Unit" w:date="2026-07-29T16:06:00Z"/>
            </w:rPr>
          </w:pPr>
          <w:sdt>
            <w:sdtPr>
              <w:tag w:val="goog_rdk_1511"/>
              <w:id w:val="-884392847"/>
            </w:sdtPr>
            <w:sdtContent>
              <w:ins w:id="1521" w:author="BHA Regulatory Affairs Unit" w:date="2026-07-29T16:06:00Z">
                <w:r>
                  <w:t>BHA and any duly authorized representative(s), thereof, have the right to enter upon and into the premises of any credentialed agency or applicant to determine the state of compliance with the statutes and regulations, and must initially identify themselves to the person in charge of the entity at the time.</w:t>
                </w:r>
              </w:ins>
            </w:sdtContent>
          </w:sdt>
        </w:p>
      </w:sdtContent>
    </w:sdt>
    <w:sdt>
      <w:sdtPr>
        <w:tag w:val="goog_rdk_1514"/>
        <w:id w:val="-1125740811"/>
      </w:sdtPr>
      <w:sdtContent>
        <w:p w14:paraId="000003BB" w14:textId="77777777" w:rsidR="00CF3663" w:rsidRDefault="00000000">
          <w:pPr>
            <w:numPr>
              <w:ilvl w:val="0"/>
              <w:numId w:val="83"/>
            </w:numPr>
            <w:tabs>
              <w:tab w:val="left" w:pos="720"/>
              <w:tab w:val="left" w:pos="1440"/>
            </w:tabs>
            <w:spacing w:before="240"/>
            <w:rPr>
              <w:ins w:id="1522" w:author="BHA Regulatory Affairs Unit" w:date="2026-07-29T16:06:00Z"/>
            </w:rPr>
          </w:pPr>
          <w:sdt>
            <w:sdtPr>
              <w:tag w:val="goog_rdk_1513"/>
              <w:id w:val="-690558984"/>
            </w:sdtPr>
            <w:sdtContent>
              <w:ins w:id="1523" w:author="BHA Regulatory Affairs Unit" w:date="2026-07-29T16:06:00Z">
                <w:r>
                  <w:t>Credential surveys and tiered inspections</w:t>
                </w:r>
              </w:ins>
            </w:sdtContent>
          </w:sdt>
        </w:p>
      </w:sdtContent>
    </w:sdt>
    <w:sdt>
      <w:sdtPr>
        <w:tag w:val="goog_rdk_1516"/>
        <w:id w:val="-52293923"/>
      </w:sdtPr>
      <w:sdtContent>
        <w:p w14:paraId="000003BC" w14:textId="77777777" w:rsidR="00CF3663" w:rsidRDefault="00000000">
          <w:pPr>
            <w:numPr>
              <w:ilvl w:val="1"/>
              <w:numId w:val="83"/>
            </w:numPr>
            <w:tabs>
              <w:tab w:val="left" w:pos="720"/>
              <w:tab w:val="left" w:pos="1440"/>
            </w:tabs>
            <w:spacing w:before="240"/>
            <w:rPr>
              <w:ins w:id="1524" w:author="BHA Regulatory Affairs Unit" w:date="2026-07-29T16:06:00Z"/>
            </w:rPr>
          </w:pPr>
          <w:sdt>
            <w:sdtPr>
              <w:tag w:val="goog_rdk_1515"/>
              <w:id w:val="1861534645"/>
            </w:sdtPr>
            <w:sdtContent>
              <w:ins w:id="1525" w:author="BHA Regulatory Affairs Unit" w:date="2026-07-29T16:06:00Z">
                <w:r>
                  <w:t>For eligible agencies, BHA will either extend the standard credential survey cycle up to three (3) years, or utilize a tiered credential inspection system.</w:t>
                </w:r>
              </w:ins>
            </w:sdtContent>
          </w:sdt>
        </w:p>
      </w:sdtContent>
    </w:sdt>
    <w:sdt>
      <w:sdtPr>
        <w:tag w:val="goog_rdk_1518"/>
        <w:id w:val="-775816755"/>
      </w:sdtPr>
      <w:sdtContent>
        <w:p w14:paraId="000003BD" w14:textId="77777777" w:rsidR="00CF3663" w:rsidRDefault="00000000">
          <w:pPr>
            <w:numPr>
              <w:ilvl w:val="1"/>
              <w:numId w:val="83"/>
            </w:numPr>
            <w:tabs>
              <w:tab w:val="left" w:pos="720"/>
              <w:tab w:val="left" w:pos="1440"/>
            </w:tabs>
            <w:spacing w:before="240"/>
            <w:rPr>
              <w:ins w:id="1526" w:author="BHA Regulatory Affairs Unit" w:date="2026-07-29T16:06:00Z"/>
            </w:rPr>
          </w:pPr>
          <w:sdt>
            <w:sdtPr>
              <w:tag w:val="goog_rdk_1517"/>
              <w:id w:val="-953226013"/>
            </w:sdtPr>
            <w:sdtContent>
              <w:ins w:id="1527" w:author="BHA Regulatory Affairs Unit" w:date="2026-07-29T16:06:00Z">
                <w:r>
                  <w:t>To be eligible, agencies must meet all the following criteria:</w:t>
                </w:r>
              </w:ins>
            </w:sdtContent>
          </w:sdt>
        </w:p>
      </w:sdtContent>
    </w:sdt>
    <w:sdt>
      <w:sdtPr>
        <w:tag w:val="goog_rdk_1520"/>
        <w:id w:val="178029168"/>
      </w:sdtPr>
      <w:sdtContent>
        <w:p w14:paraId="000003BE" w14:textId="77777777" w:rsidR="00CF3663" w:rsidRDefault="00000000">
          <w:pPr>
            <w:numPr>
              <w:ilvl w:val="2"/>
              <w:numId w:val="83"/>
            </w:numPr>
            <w:tabs>
              <w:tab w:val="left" w:pos="720"/>
              <w:tab w:val="left" w:pos="1440"/>
            </w:tabs>
            <w:spacing w:before="240"/>
            <w:rPr>
              <w:ins w:id="1528" w:author="BHA Regulatory Affairs Unit" w:date="2026-07-29T16:06:00Z"/>
            </w:rPr>
          </w:pPr>
          <w:sdt>
            <w:sdtPr>
              <w:tag w:val="goog_rdk_1519"/>
              <w:id w:val="1212123631"/>
            </w:sdtPr>
            <w:sdtContent>
              <w:ins w:id="1529" w:author="BHA Regulatory Affairs Unit" w:date="2026-07-29T16:06:00Z">
                <w:r>
                  <w:t>Credentialed for at least three (3) years;</w:t>
                </w:r>
              </w:ins>
            </w:sdtContent>
          </w:sdt>
        </w:p>
      </w:sdtContent>
    </w:sdt>
    <w:sdt>
      <w:sdtPr>
        <w:tag w:val="goog_rdk_1522"/>
        <w:id w:val="-1739655942"/>
      </w:sdtPr>
      <w:sdtContent>
        <w:p w14:paraId="000003BF" w14:textId="77777777" w:rsidR="00CF3663" w:rsidRDefault="00000000">
          <w:pPr>
            <w:numPr>
              <w:ilvl w:val="2"/>
              <w:numId w:val="83"/>
            </w:numPr>
            <w:tabs>
              <w:tab w:val="left" w:pos="720"/>
              <w:tab w:val="left" w:pos="1440"/>
            </w:tabs>
            <w:spacing w:before="240"/>
            <w:rPr>
              <w:ins w:id="1530" w:author="BHA Regulatory Affairs Unit" w:date="2026-07-29T16:06:00Z"/>
            </w:rPr>
          </w:pPr>
          <w:sdt>
            <w:sdtPr>
              <w:tag w:val="goog_rdk_1521"/>
              <w:id w:val="468169093"/>
            </w:sdtPr>
            <w:sdtContent>
              <w:ins w:id="1531" w:author="BHA Regulatory Affairs Unit" w:date="2026-07-29T16:06:00Z">
                <w:r>
                  <w:t>No conditions imposed on the credential within three (3) years prior to the date of the survey;</w:t>
                </w:r>
              </w:ins>
            </w:sdtContent>
          </w:sdt>
        </w:p>
      </w:sdtContent>
    </w:sdt>
    <w:sdt>
      <w:sdtPr>
        <w:tag w:val="goog_rdk_1524"/>
        <w:id w:val="-1208527609"/>
      </w:sdtPr>
      <w:sdtContent>
        <w:p w14:paraId="000003C0" w14:textId="77777777" w:rsidR="00CF3663" w:rsidRDefault="00000000">
          <w:pPr>
            <w:numPr>
              <w:ilvl w:val="2"/>
              <w:numId w:val="83"/>
            </w:numPr>
            <w:tabs>
              <w:tab w:val="left" w:pos="720"/>
              <w:tab w:val="left" w:pos="1440"/>
            </w:tabs>
            <w:spacing w:before="240"/>
            <w:rPr>
              <w:ins w:id="1532" w:author="BHA Regulatory Affairs Unit" w:date="2026-07-29T16:06:00Z"/>
            </w:rPr>
          </w:pPr>
          <w:sdt>
            <w:sdtPr>
              <w:tag w:val="goog_rdk_1523"/>
              <w:id w:val="347131536"/>
            </w:sdtPr>
            <w:sdtContent>
              <w:ins w:id="1533" w:author="BHA Regulatory Affairs Unit" w:date="2026-07-29T16:06:00Z">
                <w:r>
                  <w:t xml:space="preserve">No patterns of Rule violations, which occurs when an agency commits the same class of Rule violation three (3) or more times in consecutive inspections, as documented in the inspection and </w:t>
                </w:r>
                <w:r>
                  <w:lastRenderedPageBreak/>
                  <w:t>survey reports issued by BHA within the three (3) years prior to the date of the inspection; and</w:t>
                </w:r>
              </w:ins>
            </w:sdtContent>
          </w:sdt>
        </w:p>
      </w:sdtContent>
    </w:sdt>
    <w:sdt>
      <w:sdtPr>
        <w:tag w:val="goog_rdk_1526"/>
        <w:id w:val="726577419"/>
      </w:sdtPr>
      <w:sdtContent>
        <w:p w14:paraId="000003C1" w14:textId="77777777" w:rsidR="00CF3663" w:rsidRDefault="00000000">
          <w:pPr>
            <w:numPr>
              <w:ilvl w:val="2"/>
              <w:numId w:val="83"/>
            </w:numPr>
            <w:tabs>
              <w:tab w:val="left" w:pos="720"/>
              <w:tab w:val="left" w:pos="1440"/>
            </w:tabs>
            <w:spacing w:before="240"/>
            <w:rPr>
              <w:ins w:id="1534" w:author="BHA Regulatory Affairs Unit" w:date="2026-07-29T16:06:00Z"/>
            </w:rPr>
          </w:pPr>
          <w:sdt>
            <w:sdtPr>
              <w:tag w:val="goog_rdk_1525"/>
              <w:id w:val="2097966279"/>
            </w:sdtPr>
            <w:sdtContent>
              <w:ins w:id="1535" w:author="BHA Regulatory Affairs Unit" w:date="2026-07-29T16:06:00Z">
                <w:r>
                  <w:t>No substantiated complaint resulting in the discovery of significant deficiencies that may negatively affect the life, health, or safety of individuals served by an agency, within the three (3) years prior to the date of the survey.</w:t>
                </w:r>
              </w:ins>
            </w:sdtContent>
          </w:sdt>
        </w:p>
      </w:sdtContent>
    </w:sdt>
    <w:sdt>
      <w:sdtPr>
        <w:tag w:val="goog_rdk_1528"/>
        <w:id w:val="1885956768"/>
      </w:sdtPr>
      <w:sdtContent>
        <w:p w14:paraId="000003C2" w14:textId="77777777" w:rsidR="00CF3663" w:rsidRDefault="00000000">
          <w:pPr>
            <w:numPr>
              <w:ilvl w:val="1"/>
              <w:numId w:val="83"/>
            </w:numPr>
            <w:tabs>
              <w:tab w:val="left" w:pos="720"/>
              <w:tab w:val="left" w:pos="1440"/>
            </w:tabs>
            <w:spacing w:before="240"/>
            <w:rPr>
              <w:ins w:id="1536" w:author="BHA Regulatory Affairs Unit" w:date="2026-07-29T16:06:00Z"/>
            </w:rPr>
          </w:pPr>
          <w:sdt>
            <w:sdtPr>
              <w:tag w:val="goog_rdk_1527"/>
              <w:id w:val="1712025011"/>
            </w:sdtPr>
            <w:sdtContent>
              <w:ins w:id="1537" w:author="BHA Regulatory Affairs Unit" w:date="2026-07-29T16:06:00Z">
                <w:r>
                  <w:t>BHA may expand the scope of a tiered inspection to an extended or full survey if BHA finds Rule violations during the tiered inspection process.</w:t>
                </w:r>
              </w:ins>
            </w:sdtContent>
          </w:sdt>
        </w:p>
      </w:sdtContent>
    </w:sdt>
    <w:sdt>
      <w:sdtPr>
        <w:tag w:val="goog_rdk_1530"/>
        <w:id w:val="-1440652904"/>
      </w:sdtPr>
      <w:sdtContent>
        <w:p w14:paraId="000003C3" w14:textId="77777777" w:rsidR="00CF3663" w:rsidRDefault="00000000">
          <w:pPr>
            <w:numPr>
              <w:ilvl w:val="0"/>
              <w:numId w:val="83"/>
            </w:numPr>
            <w:tabs>
              <w:tab w:val="left" w:pos="720"/>
              <w:tab w:val="left" w:pos="1440"/>
            </w:tabs>
            <w:spacing w:before="240"/>
            <w:rPr>
              <w:ins w:id="1538" w:author="BHA Regulatory Affairs Unit" w:date="2026-07-29T16:06:00Z"/>
            </w:rPr>
          </w:pPr>
          <w:sdt>
            <w:sdtPr>
              <w:tag w:val="goog_rdk_1529"/>
              <w:id w:val="2130352837"/>
            </w:sdtPr>
            <w:sdtContent>
              <w:ins w:id="1539" w:author="BHA Regulatory Affairs Unit" w:date="2026-07-29T16:06:00Z">
                <w:r>
                  <w:t>BHA may use the following measures to ensure an agency’s full compliance with the applicable statutory and regulatory criteria:</w:t>
                </w:r>
              </w:ins>
            </w:sdtContent>
          </w:sdt>
        </w:p>
      </w:sdtContent>
    </w:sdt>
    <w:sdt>
      <w:sdtPr>
        <w:tag w:val="goog_rdk_1532"/>
        <w:id w:val="-890146870"/>
      </w:sdtPr>
      <w:sdtContent>
        <w:p w14:paraId="000003C4" w14:textId="77777777" w:rsidR="00CF3663" w:rsidRDefault="00000000">
          <w:pPr>
            <w:numPr>
              <w:ilvl w:val="1"/>
              <w:numId w:val="83"/>
            </w:numPr>
            <w:tabs>
              <w:tab w:val="left" w:pos="720"/>
              <w:tab w:val="left" w:pos="1440"/>
            </w:tabs>
            <w:spacing w:before="240"/>
            <w:rPr>
              <w:ins w:id="1540" w:author="BHA Regulatory Affairs Unit" w:date="2026-07-29T16:06:00Z"/>
            </w:rPr>
          </w:pPr>
          <w:sdt>
            <w:sdtPr>
              <w:tag w:val="goog_rdk_1531"/>
              <w:id w:val="1857656357"/>
            </w:sdtPr>
            <w:sdtContent>
              <w:ins w:id="1541" w:author="BHA Regulatory Affairs Unit" w:date="2026-07-29T16:06:00Z">
                <w:r>
                  <w:t>BHA may conduct an unscheduled or unannounced review of a current agency based upon, but not limited to, the following criteria:</w:t>
                </w:r>
              </w:ins>
            </w:sdtContent>
          </w:sdt>
        </w:p>
      </w:sdtContent>
    </w:sdt>
    <w:sdt>
      <w:sdtPr>
        <w:tag w:val="goog_rdk_1534"/>
        <w:id w:val="-1453670328"/>
      </w:sdtPr>
      <w:sdtContent>
        <w:p w14:paraId="000003C5" w14:textId="77777777" w:rsidR="00CF3663" w:rsidRDefault="00000000">
          <w:pPr>
            <w:numPr>
              <w:ilvl w:val="2"/>
              <w:numId w:val="83"/>
            </w:numPr>
            <w:tabs>
              <w:tab w:val="left" w:pos="720"/>
              <w:tab w:val="left" w:pos="1440"/>
            </w:tabs>
            <w:spacing w:before="240"/>
            <w:rPr>
              <w:ins w:id="1542" w:author="BHA Regulatory Affairs Unit" w:date="2026-07-29T16:06:00Z"/>
            </w:rPr>
          </w:pPr>
          <w:sdt>
            <w:sdtPr>
              <w:tag w:val="goog_rdk_1533"/>
              <w:id w:val="-113649898"/>
            </w:sdtPr>
            <w:sdtContent>
              <w:ins w:id="1543" w:author="BHA Regulatory Affairs Unit" w:date="2026-07-29T16:06:00Z">
                <w:r>
                  <w:t>Routine compliance inspection;</w:t>
                </w:r>
              </w:ins>
            </w:sdtContent>
          </w:sdt>
        </w:p>
      </w:sdtContent>
    </w:sdt>
    <w:sdt>
      <w:sdtPr>
        <w:tag w:val="goog_rdk_1536"/>
        <w:id w:val="290397807"/>
      </w:sdtPr>
      <w:sdtContent>
        <w:p w14:paraId="000003C6" w14:textId="77777777" w:rsidR="00CF3663" w:rsidRDefault="00000000">
          <w:pPr>
            <w:numPr>
              <w:ilvl w:val="2"/>
              <w:numId w:val="83"/>
            </w:numPr>
            <w:tabs>
              <w:tab w:val="left" w:pos="720"/>
              <w:tab w:val="left" w:pos="1440"/>
            </w:tabs>
            <w:spacing w:before="240"/>
            <w:rPr>
              <w:ins w:id="1544" w:author="BHA Regulatory Affairs Unit" w:date="2026-07-29T16:06:00Z"/>
            </w:rPr>
          </w:pPr>
          <w:sdt>
            <w:sdtPr>
              <w:tag w:val="goog_rdk_1535"/>
              <w:id w:val="2086713698"/>
            </w:sdtPr>
            <w:sdtContent>
              <w:ins w:id="1545" w:author="BHA Regulatory Affairs Unit" w:date="2026-07-29T16:06:00Z">
                <w:r>
                  <w:t>Reason exists to question an agency’s continued fitness to conduct or maintain credentialed operations;</w:t>
                </w:r>
              </w:ins>
            </w:sdtContent>
          </w:sdt>
        </w:p>
      </w:sdtContent>
    </w:sdt>
    <w:sdt>
      <w:sdtPr>
        <w:tag w:val="goog_rdk_1538"/>
        <w:id w:val="-197977629"/>
      </w:sdtPr>
      <w:sdtContent>
        <w:p w14:paraId="000003C7" w14:textId="77777777" w:rsidR="00CF3663" w:rsidRDefault="00000000">
          <w:pPr>
            <w:numPr>
              <w:ilvl w:val="2"/>
              <w:numId w:val="83"/>
            </w:numPr>
            <w:tabs>
              <w:tab w:val="left" w:pos="720"/>
              <w:tab w:val="left" w:pos="1440"/>
            </w:tabs>
            <w:spacing w:before="240"/>
            <w:rPr>
              <w:ins w:id="1546" w:author="BHA Regulatory Affairs Unit" w:date="2026-07-29T16:06:00Z"/>
            </w:rPr>
          </w:pPr>
          <w:sdt>
            <w:sdtPr>
              <w:tag w:val="goog_rdk_1537"/>
              <w:id w:val="907295022"/>
            </w:sdtPr>
            <w:sdtContent>
              <w:ins w:id="1547" w:author="BHA Regulatory Affairs Unit" w:date="2026-07-29T16:06:00Z">
                <w:r>
                  <w:t>A complaint alleging non-compliance with credential requirements;</w:t>
                </w:r>
              </w:ins>
            </w:sdtContent>
          </w:sdt>
        </w:p>
      </w:sdtContent>
    </w:sdt>
    <w:sdt>
      <w:sdtPr>
        <w:tag w:val="goog_rdk_1540"/>
        <w:id w:val="-455162697"/>
      </w:sdtPr>
      <w:sdtContent>
        <w:p w14:paraId="000003C8" w14:textId="77777777" w:rsidR="00CF3663" w:rsidRDefault="00000000">
          <w:pPr>
            <w:numPr>
              <w:ilvl w:val="2"/>
              <w:numId w:val="83"/>
            </w:numPr>
            <w:tabs>
              <w:tab w:val="left" w:pos="720"/>
              <w:tab w:val="left" w:pos="1440"/>
            </w:tabs>
            <w:spacing w:before="240"/>
            <w:rPr>
              <w:ins w:id="1548" w:author="BHA Regulatory Affairs Unit" w:date="2026-07-29T16:06:00Z"/>
            </w:rPr>
          </w:pPr>
          <w:sdt>
            <w:sdtPr>
              <w:tag w:val="goog_rdk_1539"/>
              <w:id w:val="1379654391"/>
            </w:sdtPr>
            <w:sdtContent>
              <w:ins w:id="1549" w:author="BHA Regulatory Affairs Unit" w:date="2026-07-29T16:06:00Z">
                <w:r>
                  <w:t>Discovery of previously undisclosed information regarding an agency or any of its owners, officers, managers, or other personnel that affects, or has the potential to affect, an agency's provision of services; and/or</w:t>
                </w:r>
              </w:ins>
            </w:sdtContent>
          </w:sdt>
        </w:p>
      </w:sdtContent>
    </w:sdt>
    <w:sdt>
      <w:sdtPr>
        <w:tag w:val="goog_rdk_1542"/>
        <w:id w:val="-991793511"/>
      </w:sdtPr>
      <w:sdtContent>
        <w:p w14:paraId="000003C9" w14:textId="77777777" w:rsidR="00CF3663" w:rsidRDefault="00000000">
          <w:pPr>
            <w:numPr>
              <w:ilvl w:val="2"/>
              <w:numId w:val="83"/>
            </w:numPr>
            <w:tabs>
              <w:tab w:val="left" w:pos="720"/>
              <w:tab w:val="left" w:pos="1440"/>
            </w:tabs>
            <w:spacing w:before="240"/>
            <w:rPr>
              <w:ins w:id="1550" w:author="BHA Regulatory Affairs Unit" w:date="2026-07-29T16:06:00Z"/>
            </w:rPr>
          </w:pPr>
          <w:sdt>
            <w:sdtPr>
              <w:tag w:val="goog_rdk_1541"/>
              <w:id w:val="-126090459"/>
            </w:sdtPr>
            <w:sdtContent>
              <w:ins w:id="1551" w:author="BHA Regulatory Affairs Unit" w:date="2026-07-29T16:06:00Z">
                <w:r>
                  <w:t>The omission of relevant information from documents requested by BHA, or indication of false information submitted to BHA.</w:t>
                </w:r>
              </w:ins>
            </w:sdtContent>
          </w:sdt>
        </w:p>
      </w:sdtContent>
    </w:sdt>
    <w:sdt>
      <w:sdtPr>
        <w:tag w:val="goog_rdk_1544"/>
        <w:id w:val="-963099945"/>
      </w:sdtPr>
      <w:sdtContent>
        <w:p w14:paraId="000003CA" w14:textId="77777777" w:rsidR="00CF3663" w:rsidRDefault="00000000">
          <w:pPr>
            <w:numPr>
              <w:ilvl w:val="0"/>
              <w:numId w:val="83"/>
            </w:numPr>
            <w:tabs>
              <w:tab w:val="left" w:pos="720"/>
              <w:tab w:val="left" w:pos="1440"/>
            </w:tabs>
            <w:spacing w:before="240"/>
            <w:rPr>
              <w:ins w:id="1552" w:author="BHA Regulatory Affairs Unit" w:date="2026-07-29T16:06:00Z"/>
            </w:rPr>
          </w:pPr>
          <w:sdt>
            <w:sdtPr>
              <w:tag w:val="goog_rdk_1543"/>
              <w:id w:val="105033467"/>
            </w:sdtPr>
            <w:sdtContent>
              <w:ins w:id="1553" w:author="BHA Regulatory Affairs Unit" w:date="2026-07-29T16:06:00Z">
                <w:r>
                  <w:t>Plan of action</w:t>
                </w:r>
              </w:ins>
            </w:sdtContent>
          </w:sdt>
        </w:p>
      </w:sdtContent>
    </w:sdt>
    <w:sdt>
      <w:sdtPr>
        <w:tag w:val="goog_rdk_1546"/>
        <w:id w:val="1581085559"/>
      </w:sdtPr>
      <w:sdtContent>
        <w:p w14:paraId="000003CB" w14:textId="77777777" w:rsidR="00CF3663" w:rsidRDefault="00000000">
          <w:pPr>
            <w:numPr>
              <w:ilvl w:val="1"/>
              <w:numId w:val="83"/>
            </w:numPr>
            <w:tabs>
              <w:tab w:val="left" w:pos="720"/>
              <w:tab w:val="left" w:pos="1440"/>
            </w:tabs>
            <w:spacing w:before="240"/>
            <w:rPr>
              <w:ins w:id="1554" w:author="BHA Regulatory Affairs Unit" w:date="2026-07-29T16:06:00Z"/>
            </w:rPr>
          </w:pPr>
          <w:sdt>
            <w:sdtPr>
              <w:tag w:val="goog_rdk_1545"/>
              <w:id w:val="-437146506"/>
            </w:sdtPr>
            <w:sdtContent>
              <w:ins w:id="1555" w:author="BHA Regulatory Affairs Unit" w:date="2026-07-29T16:06:00Z">
                <w:r>
                  <w:t>If, after a credential review or an investigation of a complaint or critical incident, it is determined that an agency is not in compliance with these Rules, the agency shall be notified in writing of the specific violation(s), within thirty (30) calendar days.</w:t>
                </w:r>
              </w:ins>
            </w:sdtContent>
          </w:sdt>
        </w:p>
      </w:sdtContent>
    </w:sdt>
    <w:sdt>
      <w:sdtPr>
        <w:tag w:val="goog_rdk_1548"/>
        <w:id w:val="-475339994"/>
      </w:sdtPr>
      <w:sdtContent>
        <w:p w14:paraId="000003CC" w14:textId="77777777" w:rsidR="00CF3663" w:rsidRDefault="00000000">
          <w:pPr>
            <w:numPr>
              <w:ilvl w:val="1"/>
              <w:numId w:val="83"/>
            </w:numPr>
            <w:tabs>
              <w:tab w:val="left" w:pos="720"/>
              <w:tab w:val="left" w:pos="1440"/>
            </w:tabs>
            <w:spacing w:before="240"/>
            <w:rPr>
              <w:ins w:id="1556" w:author="BHA Regulatory Affairs Unit" w:date="2026-07-29T16:06:00Z"/>
            </w:rPr>
          </w:pPr>
          <w:sdt>
            <w:sdtPr>
              <w:tag w:val="goog_rdk_1547"/>
              <w:id w:val="1830302545"/>
            </w:sdtPr>
            <w:sdtContent>
              <w:ins w:id="1557" w:author="BHA Regulatory Affairs Unit" w:date="2026-07-29T16:06:00Z">
                <w:r>
                  <w:t>BHA may issue a violation requiring a plan of action to come into compliance.</w:t>
                </w:r>
              </w:ins>
            </w:sdtContent>
          </w:sdt>
        </w:p>
      </w:sdtContent>
    </w:sdt>
    <w:sdt>
      <w:sdtPr>
        <w:tag w:val="goog_rdk_1550"/>
        <w:id w:val="-685605243"/>
      </w:sdtPr>
      <w:sdtContent>
        <w:p w14:paraId="000003CD" w14:textId="77777777" w:rsidR="00CF3663" w:rsidRDefault="00000000">
          <w:pPr>
            <w:numPr>
              <w:ilvl w:val="1"/>
              <w:numId w:val="83"/>
            </w:numPr>
            <w:tabs>
              <w:tab w:val="left" w:pos="720"/>
              <w:tab w:val="left" w:pos="1440"/>
            </w:tabs>
            <w:spacing w:before="240"/>
            <w:rPr>
              <w:ins w:id="1558" w:author="BHA Regulatory Affairs Unit" w:date="2026-07-29T16:06:00Z"/>
            </w:rPr>
          </w:pPr>
          <w:sdt>
            <w:sdtPr>
              <w:tag w:val="goog_rdk_1549"/>
              <w:id w:val="-1922067901"/>
            </w:sdtPr>
            <w:sdtContent>
              <w:ins w:id="1559" w:author="BHA Regulatory Affairs Unit" w:date="2026-07-29T16:06:00Z">
                <w:r>
                  <w:t>If an agency does not agree with any, or all the, findings regarding non-compliance, the agency has fourteen (14) calendar days from the receipt of non-compliance notice to dispute the findings by submitting evidence to BHA.</w:t>
                </w:r>
              </w:ins>
            </w:sdtContent>
          </w:sdt>
        </w:p>
      </w:sdtContent>
    </w:sdt>
    <w:sdt>
      <w:sdtPr>
        <w:tag w:val="goog_rdk_1552"/>
        <w:id w:val="380878120"/>
      </w:sdtPr>
      <w:sdtContent>
        <w:p w14:paraId="000003CE" w14:textId="77777777" w:rsidR="00CF3663" w:rsidRDefault="00000000">
          <w:pPr>
            <w:numPr>
              <w:ilvl w:val="2"/>
              <w:numId w:val="83"/>
            </w:numPr>
            <w:tabs>
              <w:tab w:val="left" w:pos="720"/>
              <w:tab w:val="left" w:pos="1440"/>
            </w:tabs>
            <w:spacing w:before="240"/>
            <w:rPr>
              <w:ins w:id="1560" w:author="BHA Regulatory Affairs Unit" w:date="2026-07-29T16:06:00Z"/>
            </w:rPr>
          </w:pPr>
          <w:sdt>
            <w:sdtPr>
              <w:tag w:val="goog_rdk_1551"/>
              <w:id w:val="-1417957712"/>
            </w:sdtPr>
            <w:sdtContent>
              <w:ins w:id="1561" w:author="BHA Regulatory Affairs Unit" w:date="2026-07-29T16:06:00Z">
                <w:r>
                  <w:t>Agencies shall receive a written response within thirty (30) calendar days of the review of submitted evidence.</w:t>
                </w:r>
              </w:ins>
            </w:sdtContent>
          </w:sdt>
        </w:p>
      </w:sdtContent>
    </w:sdt>
    <w:sdt>
      <w:sdtPr>
        <w:tag w:val="goog_rdk_1554"/>
        <w:id w:val="212250094"/>
      </w:sdtPr>
      <w:sdtContent>
        <w:p w14:paraId="000003CF" w14:textId="77777777" w:rsidR="00CF3663" w:rsidRDefault="00000000">
          <w:pPr>
            <w:numPr>
              <w:ilvl w:val="2"/>
              <w:numId w:val="83"/>
            </w:numPr>
            <w:tabs>
              <w:tab w:val="left" w:pos="720"/>
              <w:tab w:val="left" w:pos="1440"/>
            </w:tabs>
            <w:spacing w:before="240"/>
            <w:rPr>
              <w:ins w:id="1562" w:author="BHA Regulatory Affairs Unit" w:date="2026-07-29T16:06:00Z"/>
            </w:rPr>
          </w:pPr>
          <w:sdt>
            <w:sdtPr>
              <w:tag w:val="goog_rdk_1553"/>
              <w:id w:val="-484515631"/>
            </w:sdtPr>
            <w:sdtContent>
              <w:ins w:id="1563" w:author="BHA Regulatory Affairs Unit" w:date="2026-07-29T16:06:00Z">
                <w:r>
                  <w:t>If the submitted information is sufficient, agencies shall be determined in compliance with these Rules.</w:t>
                </w:r>
              </w:ins>
            </w:sdtContent>
          </w:sdt>
        </w:p>
      </w:sdtContent>
    </w:sdt>
    <w:sdt>
      <w:sdtPr>
        <w:tag w:val="goog_rdk_1556"/>
        <w:id w:val="-925068908"/>
      </w:sdtPr>
      <w:sdtContent>
        <w:p w14:paraId="000003D0" w14:textId="77777777" w:rsidR="00CF3663" w:rsidRDefault="00000000">
          <w:pPr>
            <w:numPr>
              <w:ilvl w:val="1"/>
              <w:numId w:val="83"/>
            </w:numPr>
            <w:tabs>
              <w:tab w:val="left" w:pos="720"/>
              <w:tab w:val="left" w:pos="1440"/>
            </w:tabs>
            <w:spacing w:before="240"/>
            <w:rPr>
              <w:ins w:id="1564" w:author="BHA Regulatory Affairs Unit" w:date="2026-07-29T16:06:00Z"/>
            </w:rPr>
          </w:pPr>
          <w:sdt>
            <w:sdtPr>
              <w:tag w:val="goog_rdk_1555"/>
              <w:id w:val="1187201360"/>
            </w:sdtPr>
            <w:sdtContent>
              <w:ins w:id="1565" w:author="BHA Regulatory Affairs Unit" w:date="2026-07-29T16:06:00Z">
                <w:r>
                  <w:t>If the submitted information is insufficient, or if an agency does not dispute the findings within fourteen (14) calendar days, the agency shall have thirty (30) calendar days from the date of receipt of the review or investigation findings to submit a plan of action.</w:t>
                </w:r>
              </w:ins>
            </w:sdtContent>
          </w:sdt>
        </w:p>
      </w:sdtContent>
    </w:sdt>
    <w:sdt>
      <w:sdtPr>
        <w:tag w:val="goog_rdk_1558"/>
        <w:id w:val="2059522015"/>
      </w:sdtPr>
      <w:sdtContent>
        <w:p w14:paraId="000003D1" w14:textId="77777777" w:rsidR="00CF3663" w:rsidRDefault="00000000">
          <w:pPr>
            <w:numPr>
              <w:ilvl w:val="2"/>
              <w:numId w:val="83"/>
            </w:numPr>
            <w:tabs>
              <w:tab w:val="left" w:pos="720"/>
              <w:tab w:val="left" w:pos="1440"/>
            </w:tabs>
            <w:spacing w:before="240"/>
            <w:rPr>
              <w:ins w:id="1566" w:author="BHA Regulatory Affairs Unit" w:date="2026-07-29T16:06:00Z"/>
            </w:rPr>
          </w:pPr>
          <w:sdt>
            <w:sdtPr>
              <w:tag w:val="goog_rdk_1557"/>
              <w:id w:val="-16549868"/>
            </w:sdtPr>
            <w:sdtContent>
              <w:ins w:id="1567" w:author="BHA Regulatory Affairs Unit" w:date="2026-07-29T16:06:00Z">
                <w:r>
                  <w:t>If an extension of time is needed to complete the plan of action, agencies shall request an extension, in writing, from BHA prior to the plan of action due date. BHA may grant an extension of time.</w:t>
                </w:r>
              </w:ins>
            </w:sdtContent>
          </w:sdt>
        </w:p>
      </w:sdtContent>
    </w:sdt>
    <w:sdt>
      <w:sdtPr>
        <w:tag w:val="goog_rdk_1560"/>
        <w:id w:val="1821197649"/>
      </w:sdtPr>
      <w:sdtContent>
        <w:p w14:paraId="000003D2" w14:textId="77777777" w:rsidR="00CF3663" w:rsidRDefault="00000000">
          <w:pPr>
            <w:numPr>
              <w:ilvl w:val="1"/>
              <w:numId w:val="83"/>
            </w:numPr>
            <w:tabs>
              <w:tab w:val="left" w:pos="720"/>
              <w:tab w:val="left" w:pos="1440"/>
            </w:tabs>
            <w:spacing w:before="240"/>
            <w:rPr>
              <w:ins w:id="1568" w:author="BHA Regulatory Affairs Unit" w:date="2026-07-29T16:06:00Z"/>
            </w:rPr>
          </w:pPr>
          <w:sdt>
            <w:sdtPr>
              <w:tag w:val="goog_rdk_1559"/>
              <w:id w:val="1258255677"/>
            </w:sdtPr>
            <w:sdtContent>
              <w:ins w:id="1569" w:author="BHA Regulatory Affairs Unit" w:date="2026-07-29T16:06:00Z">
                <w:r>
                  <w:t>The plan of action must be submitted in LADDERS and include, but not be limited to:</w:t>
                </w:r>
              </w:ins>
            </w:sdtContent>
          </w:sdt>
        </w:p>
      </w:sdtContent>
    </w:sdt>
    <w:sdt>
      <w:sdtPr>
        <w:tag w:val="goog_rdk_1562"/>
        <w:id w:val="548527529"/>
      </w:sdtPr>
      <w:sdtContent>
        <w:p w14:paraId="000003D3" w14:textId="77777777" w:rsidR="00CF3663" w:rsidRDefault="00000000">
          <w:pPr>
            <w:numPr>
              <w:ilvl w:val="2"/>
              <w:numId w:val="83"/>
            </w:numPr>
            <w:tabs>
              <w:tab w:val="left" w:pos="720"/>
              <w:tab w:val="left" w:pos="1440"/>
            </w:tabs>
            <w:spacing w:before="240"/>
            <w:rPr>
              <w:ins w:id="1570" w:author="BHA Regulatory Affairs Unit" w:date="2026-07-29T16:06:00Z"/>
            </w:rPr>
          </w:pPr>
          <w:sdt>
            <w:sdtPr>
              <w:tag w:val="goog_rdk_1561"/>
              <w:id w:val="1797447761"/>
            </w:sdtPr>
            <w:sdtContent>
              <w:ins w:id="1571" w:author="BHA Regulatory Affairs Unit" w:date="2026-07-29T16:06:00Z">
                <w:r>
                  <w:t>A description of how an agency will correct each identified deficiency;</w:t>
                </w:r>
              </w:ins>
            </w:sdtContent>
          </w:sdt>
        </w:p>
      </w:sdtContent>
    </w:sdt>
    <w:sdt>
      <w:sdtPr>
        <w:tag w:val="goog_rdk_1564"/>
        <w:id w:val="-16618511"/>
      </w:sdtPr>
      <w:sdtContent>
        <w:p w14:paraId="000003D4" w14:textId="77777777" w:rsidR="00CF3663" w:rsidRDefault="00000000">
          <w:pPr>
            <w:numPr>
              <w:ilvl w:val="3"/>
              <w:numId w:val="83"/>
            </w:numPr>
            <w:tabs>
              <w:tab w:val="left" w:pos="720"/>
              <w:tab w:val="left" w:pos="1440"/>
            </w:tabs>
            <w:spacing w:before="240"/>
            <w:rPr>
              <w:ins w:id="1572" w:author="BHA Regulatory Affairs Unit" w:date="2026-07-29T16:06:00Z"/>
            </w:rPr>
          </w:pPr>
          <w:sdt>
            <w:sdtPr>
              <w:tag w:val="goog_rdk_1563"/>
              <w:id w:val="-2096400658"/>
            </w:sdtPr>
            <w:sdtContent>
              <w:ins w:id="1573" w:author="BHA Regulatory Affairs Unit" w:date="2026-07-29T16:06:00Z">
                <w:r>
                  <w:t>If the violation cited specific personnel, the description shall include the measures that will be put in place, or systemic changes made, to ensure that the violation will not reoccur for the affected personnel, and/or other individuals having the potential to be affected.</w:t>
                </w:r>
              </w:ins>
            </w:sdtContent>
          </w:sdt>
        </w:p>
      </w:sdtContent>
    </w:sdt>
    <w:sdt>
      <w:sdtPr>
        <w:tag w:val="goog_rdk_1566"/>
        <w:id w:val="1454707061"/>
      </w:sdtPr>
      <w:sdtContent>
        <w:p w14:paraId="000003D5" w14:textId="77777777" w:rsidR="00CF3663" w:rsidRDefault="00000000">
          <w:pPr>
            <w:numPr>
              <w:ilvl w:val="2"/>
              <w:numId w:val="83"/>
            </w:numPr>
            <w:tabs>
              <w:tab w:val="left" w:pos="720"/>
              <w:tab w:val="left" w:pos="1440"/>
            </w:tabs>
            <w:spacing w:before="240"/>
            <w:rPr>
              <w:ins w:id="1574" w:author="BHA Regulatory Affairs Unit" w:date="2026-07-29T16:06:00Z"/>
            </w:rPr>
          </w:pPr>
          <w:sdt>
            <w:sdtPr>
              <w:tag w:val="goog_rdk_1565"/>
              <w:id w:val="-1876126511"/>
            </w:sdtPr>
            <w:sdtContent>
              <w:ins w:id="1575" w:author="BHA Regulatory Affairs Unit" w:date="2026-07-29T16:06:00Z">
                <w:r>
                  <w:t xml:space="preserve">A description of how an agency will monitor the plan of action to ensure each violation is remedied, and will not reoccur; </w:t>
                </w:r>
              </w:ins>
            </w:sdtContent>
          </w:sdt>
        </w:p>
      </w:sdtContent>
    </w:sdt>
    <w:sdt>
      <w:sdtPr>
        <w:tag w:val="goog_rdk_1568"/>
        <w:id w:val="357535059"/>
      </w:sdtPr>
      <w:sdtContent>
        <w:p w14:paraId="000003D6" w14:textId="77777777" w:rsidR="00CF3663" w:rsidRDefault="00000000">
          <w:pPr>
            <w:numPr>
              <w:ilvl w:val="2"/>
              <w:numId w:val="83"/>
            </w:numPr>
            <w:tabs>
              <w:tab w:val="left" w:pos="720"/>
              <w:tab w:val="left" w:pos="1440"/>
            </w:tabs>
            <w:spacing w:before="240"/>
            <w:rPr>
              <w:ins w:id="1576" w:author="BHA Regulatory Affairs Unit" w:date="2026-07-29T16:06:00Z"/>
            </w:rPr>
          </w:pPr>
          <w:sdt>
            <w:sdtPr>
              <w:tag w:val="goog_rdk_1567"/>
              <w:id w:val="-1489115325"/>
            </w:sdtPr>
            <w:sdtContent>
              <w:ins w:id="1577" w:author="BHA Regulatory Affairs Unit" w:date="2026-07-29T16:06:00Z">
                <w:r>
                  <w:t>A completion date that is no later than ninety (90) calendar days from the issuance of the violation, unless otherwise required or approved by BHA. The completion date is the date that an agency deems it can achieve compliance; and</w:t>
                </w:r>
              </w:ins>
            </w:sdtContent>
          </w:sdt>
        </w:p>
      </w:sdtContent>
    </w:sdt>
    <w:sdt>
      <w:sdtPr>
        <w:tag w:val="goog_rdk_1570"/>
        <w:id w:val="1649140718"/>
      </w:sdtPr>
      <w:sdtContent>
        <w:p w14:paraId="000003D7" w14:textId="77777777" w:rsidR="00CF3663" w:rsidRDefault="00000000">
          <w:pPr>
            <w:numPr>
              <w:ilvl w:val="2"/>
              <w:numId w:val="83"/>
            </w:numPr>
            <w:tabs>
              <w:tab w:val="left" w:pos="720"/>
              <w:tab w:val="left" w:pos="1440"/>
            </w:tabs>
            <w:spacing w:before="240"/>
            <w:rPr>
              <w:ins w:id="1578" w:author="BHA Regulatory Affairs Unit" w:date="2026-07-29T16:06:00Z"/>
            </w:rPr>
          </w:pPr>
          <w:sdt>
            <w:sdtPr>
              <w:tag w:val="goog_rdk_1569"/>
              <w:id w:val="1587033118"/>
            </w:sdtPr>
            <w:sdtContent>
              <w:ins w:id="1579" w:author="BHA Regulatory Affairs Unit" w:date="2026-07-29T16:06:00Z">
                <w:r>
                  <w:t>A digital signature signed by an agency’s director, administrator, or manager.</w:t>
                </w:r>
              </w:ins>
            </w:sdtContent>
          </w:sdt>
        </w:p>
      </w:sdtContent>
    </w:sdt>
    <w:sdt>
      <w:sdtPr>
        <w:tag w:val="goog_rdk_1572"/>
        <w:id w:val="-564916233"/>
      </w:sdtPr>
      <w:sdtContent>
        <w:p w14:paraId="000003D8" w14:textId="77777777" w:rsidR="00CF3663" w:rsidRDefault="00000000">
          <w:pPr>
            <w:numPr>
              <w:ilvl w:val="1"/>
              <w:numId w:val="83"/>
            </w:numPr>
            <w:tabs>
              <w:tab w:val="left" w:pos="720"/>
              <w:tab w:val="left" w:pos="1440"/>
            </w:tabs>
            <w:spacing w:before="240"/>
            <w:rPr>
              <w:ins w:id="1580" w:author="BHA Regulatory Affairs Unit" w:date="2026-07-29T16:06:00Z"/>
            </w:rPr>
          </w:pPr>
          <w:sdt>
            <w:sdtPr>
              <w:tag w:val="goog_rdk_1571"/>
              <w:id w:val="418016269"/>
            </w:sdtPr>
            <w:sdtContent>
              <w:ins w:id="1581" w:author="BHA Regulatory Affairs Unit" w:date="2026-07-29T16:06:00Z">
                <w:r>
                  <w:t>BHA has discretion to approve, impose, modify, or reject a plan of action.</w:t>
                </w:r>
              </w:ins>
            </w:sdtContent>
          </w:sdt>
        </w:p>
      </w:sdtContent>
    </w:sdt>
    <w:sdt>
      <w:sdtPr>
        <w:tag w:val="goog_rdk_1574"/>
        <w:id w:val="-1120763634"/>
      </w:sdtPr>
      <w:sdtContent>
        <w:p w14:paraId="000003D9" w14:textId="77777777" w:rsidR="00CF3663" w:rsidRDefault="00000000">
          <w:pPr>
            <w:numPr>
              <w:ilvl w:val="2"/>
              <w:numId w:val="83"/>
            </w:numPr>
            <w:tabs>
              <w:tab w:val="left" w:pos="720"/>
              <w:tab w:val="left" w:pos="1440"/>
            </w:tabs>
            <w:spacing w:before="240"/>
            <w:rPr>
              <w:ins w:id="1582" w:author="BHA Regulatory Affairs Unit" w:date="2026-07-29T16:06:00Z"/>
            </w:rPr>
          </w:pPr>
          <w:sdt>
            <w:sdtPr>
              <w:tag w:val="goog_rdk_1573"/>
              <w:id w:val="1103650522"/>
            </w:sdtPr>
            <w:sdtContent>
              <w:ins w:id="1583" w:author="BHA Regulatory Affairs Unit" w:date="2026-07-29T16:06:00Z">
                <w:r>
                  <w:t>If the plan of action is accepted, BHA shall notify agencies by issuing a written notice of acceptance.</w:t>
                </w:r>
              </w:ins>
            </w:sdtContent>
          </w:sdt>
        </w:p>
      </w:sdtContent>
    </w:sdt>
    <w:sdt>
      <w:sdtPr>
        <w:tag w:val="goog_rdk_1576"/>
        <w:id w:val="-1942620593"/>
      </w:sdtPr>
      <w:sdtContent>
        <w:p w14:paraId="000003DA" w14:textId="77777777" w:rsidR="00CF3663" w:rsidRDefault="00000000">
          <w:pPr>
            <w:numPr>
              <w:ilvl w:val="2"/>
              <w:numId w:val="83"/>
            </w:numPr>
            <w:tabs>
              <w:tab w:val="left" w:pos="720"/>
              <w:tab w:val="left" w:pos="1440"/>
            </w:tabs>
            <w:spacing w:before="240"/>
            <w:rPr>
              <w:ins w:id="1584" w:author="BHA Regulatory Affairs Unit" w:date="2026-07-29T16:06:00Z"/>
            </w:rPr>
          </w:pPr>
          <w:sdt>
            <w:sdtPr>
              <w:tag w:val="goog_rdk_1575"/>
              <w:id w:val="-1381207625"/>
            </w:sdtPr>
            <w:sdtContent>
              <w:ins w:id="1585" w:author="BHA Regulatory Affairs Unit" w:date="2026-07-29T16:06:00Z">
                <w:r>
                  <w:t>If the plan of action is rejected, BHA shall notify agencies in writing, and agencies shall re-submit the modified plan of action within ten (10) calendar days.</w:t>
                </w:r>
              </w:ins>
            </w:sdtContent>
          </w:sdt>
        </w:p>
      </w:sdtContent>
    </w:sdt>
    <w:sdt>
      <w:sdtPr>
        <w:tag w:val="goog_rdk_1578"/>
        <w:id w:val="233535704"/>
      </w:sdtPr>
      <w:sdtContent>
        <w:p w14:paraId="000003DB" w14:textId="77777777" w:rsidR="00CF3663" w:rsidRDefault="00000000">
          <w:pPr>
            <w:numPr>
              <w:ilvl w:val="2"/>
              <w:numId w:val="83"/>
            </w:numPr>
            <w:tabs>
              <w:tab w:val="left" w:pos="720"/>
              <w:tab w:val="left" w:pos="1440"/>
            </w:tabs>
            <w:spacing w:before="240"/>
            <w:rPr>
              <w:ins w:id="1586" w:author="BHA Regulatory Affairs Unit" w:date="2026-07-29T16:06:00Z"/>
            </w:rPr>
          </w:pPr>
          <w:sdt>
            <w:sdtPr>
              <w:tag w:val="goog_rdk_1577"/>
              <w:id w:val="-1689823894"/>
            </w:sdtPr>
            <w:sdtContent>
              <w:ins w:id="1587" w:author="BHA Regulatory Affairs Unit" w:date="2026-07-29T16:06:00Z">
                <w:r>
                  <w:t>If an agency fails to comply with the requirements or deadlines for submission of a plan, or fails to submit requested changes to the plan, BHA may reject the plan of action and impose disciplinary sanctions set forth in Part 1.8 of this Chapter 1.</w:t>
                </w:r>
              </w:ins>
            </w:sdtContent>
          </w:sdt>
        </w:p>
      </w:sdtContent>
    </w:sdt>
    <w:sdt>
      <w:sdtPr>
        <w:tag w:val="goog_rdk_1580"/>
        <w:id w:val="1196284607"/>
      </w:sdtPr>
      <w:sdtContent>
        <w:p w14:paraId="000003DC" w14:textId="77777777" w:rsidR="00CF3663" w:rsidRDefault="00000000">
          <w:pPr>
            <w:numPr>
              <w:ilvl w:val="2"/>
              <w:numId w:val="83"/>
            </w:numPr>
            <w:tabs>
              <w:tab w:val="left" w:pos="720"/>
              <w:tab w:val="left" w:pos="1440"/>
            </w:tabs>
            <w:spacing w:before="240"/>
            <w:rPr>
              <w:ins w:id="1588" w:author="BHA Regulatory Affairs Unit" w:date="2026-07-29T16:06:00Z"/>
            </w:rPr>
          </w:pPr>
          <w:sdt>
            <w:sdtPr>
              <w:tag w:val="goog_rdk_1579"/>
              <w:id w:val="331859137"/>
            </w:sdtPr>
            <w:sdtContent>
              <w:ins w:id="1589" w:author="BHA Regulatory Affairs Unit" w:date="2026-07-29T16:06:00Z">
                <w:r>
                  <w:t>If an agency fails to implement the actions agreed to by the action date in the approved plan of action, BHA may impose enforcement and/or adverse actions set forth in Part 1.8 of this Chapter 1.</w:t>
                </w:r>
              </w:ins>
            </w:sdtContent>
          </w:sdt>
        </w:p>
      </w:sdtContent>
    </w:sdt>
    <w:sdt>
      <w:sdtPr>
        <w:tag w:val="goog_rdk_1582"/>
        <w:id w:val="793493375"/>
      </w:sdtPr>
      <w:sdtContent>
        <w:p w14:paraId="000003DD" w14:textId="77777777" w:rsidR="00CF3663" w:rsidRDefault="00000000">
          <w:pPr>
            <w:numPr>
              <w:ilvl w:val="0"/>
              <w:numId w:val="83"/>
            </w:numPr>
            <w:tabs>
              <w:tab w:val="left" w:pos="720"/>
              <w:tab w:val="left" w:pos="1440"/>
            </w:tabs>
            <w:spacing w:before="240"/>
            <w:rPr>
              <w:ins w:id="1590" w:author="BHA Regulatory Affairs Unit" w:date="2026-07-29T16:06:00Z"/>
            </w:rPr>
          </w:pPr>
          <w:sdt>
            <w:sdtPr>
              <w:tag w:val="goog_rdk_1581"/>
              <w:id w:val="1642371876"/>
            </w:sdtPr>
            <w:sdtContent>
              <w:ins w:id="1591" w:author="BHA Regulatory Affairs Unit" w:date="2026-07-29T16:06:00Z">
                <w:r>
                  <w:t>Agencies must provide, upon request, access to, or copies of, the following information to BHA for the performance of its regulatory oversight responsibilities:</w:t>
                </w:r>
              </w:ins>
            </w:sdtContent>
          </w:sdt>
        </w:p>
      </w:sdtContent>
    </w:sdt>
    <w:sdt>
      <w:sdtPr>
        <w:tag w:val="goog_rdk_1584"/>
        <w:id w:val="273929650"/>
      </w:sdtPr>
      <w:sdtContent>
        <w:p w14:paraId="000003DE" w14:textId="77777777" w:rsidR="00CF3663" w:rsidRDefault="00000000">
          <w:pPr>
            <w:numPr>
              <w:ilvl w:val="1"/>
              <w:numId w:val="83"/>
            </w:numPr>
            <w:tabs>
              <w:tab w:val="left" w:pos="720"/>
              <w:tab w:val="left" w:pos="1440"/>
            </w:tabs>
            <w:spacing w:before="240"/>
            <w:rPr>
              <w:ins w:id="1592" w:author="BHA Regulatory Affairs Unit" w:date="2026-07-29T16:06:00Z"/>
            </w:rPr>
          </w:pPr>
          <w:sdt>
            <w:sdtPr>
              <w:tag w:val="goog_rdk_1583"/>
              <w:id w:val="51115154"/>
            </w:sdtPr>
            <w:sdtContent>
              <w:ins w:id="1593" w:author="BHA Regulatory Affairs Unit" w:date="2026-07-29T16:06:00Z">
                <w:r>
                  <w:t>Individual records;</w:t>
                </w:r>
              </w:ins>
            </w:sdtContent>
          </w:sdt>
        </w:p>
      </w:sdtContent>
    </w:sdt>
    <w:sdt>
      <w:sdtPr>
        <w:tag w:val="goog_rdk_1586"/>
        <w:id w:val="-751156025"/>
      </w:sdtPr>
      <w:sdtContent>
        <w:p w14:paraId="000003DF" w14:textId="77777777" w:rsidR="00CF3663" w:rsidRDefault="00000000">
          <w:pPr>
            <w:numPr>
              <w:ilvl w:val="1"/>
              <w:numId w:val="83"/>
            </w:numPr>
            <w:tabs>
              <w:tab w:val="left" w:pos="720"/>
              <w:tab w:val="left" w:pos="1440"/>
            </w:tabs>
            <w:spacing w:before="240"/>
            <w:rPr>
              <w:ins w:id="1594" w:author="BHA Regulatory Affairs Unit" w:date="2026-07-29T16:06:00Z"/>
            </w:rPr>
          </w:pPr>
          <w:sdt>
            <w:sdtPr>
              <w:tag w:val="goog_rdk_1585"/>
              <w:id w:val="1134112787"/>
            </w:sdtPr>
            <w:sdtContent>
              <w:ins w:id="1595" w:author="BHA Regulatory Affairs Unit" w:date="2026-07-29T16:06:00Z">
                <w:r>
                  <w:t>Personnel files;</w:t>
                </w:r>
              </w:ins>
            </w:sdtContent>
          </w:sdt>
        </w:p>
      </w:sdtContent>
    </w:sdt>
    <w:sdt>
      <w:sdtPr>
        <w:tag w:val="goog_rdk_1588"/>
        <w:id w:val="1783445441"/>
      </w:sdtPr>
      <w:sdtContent>
        <w:p w14:paraId="000003E0" w14:textId="77777777" w:rsidR="00CF3663" w:rsidRDefault="00000000">
          <w:pPr>
            <w:numPr>
              <w:ilvl w:val="1"/>
              <w:numId w:val="83"/>
            </w:numPr>
            <w:tabs>
              <w:tab w:val="left" w:pos="720"/>
              <w:tab w:val="left" w:pos="1440"/>
            </w:tabs>
            <w:spacing w:before="240"/>
            <w:rPr>
              <w:ins w:id="1596" w:author="BHA Regulatory Affairs Unit" w:date="2026-07-29T16:06:00Z"/>
            </w:rPr>
          </w:pPr>
          <w:sdt>
            <w:sdtPr>
              <w:tag w:val="goog_rdk_1587"/>
              <w:id w:val="835953987"/>
            </w:sdtPr>
            <w:sdtContent>
              <w:ins w:id="1597" w:author="BHA Regulatory Affairs Unit" w:date="2026-07-29T16:06:00Z">
                <w:r>
                  <w:t>Video monitoring;</w:t>
                </w:r>
              </w:ins>
            </w:sdtContent>
          </w:sdt>
        </w:p>
      </w:sdtContent>
    </w:sdt>
    <w:sdt>
      <w:sdtPr>
        <w:tag w:val="goog_rdk_1590"/>
        <w:id w:val="335785941"/>
      </w:sdtPr>
      <w:sdtContent>
        <w:p w14:paraId="000003E1" w14:textId="77777777" w:rsidR="00CF3663" w:rsidRDefault="00000000">
          <w:pPr>
            <w:numPr>
              <w:ilvl w:val="1"/>
              <w:numId w:val="83"/>
            </w:numPr>
            <w:tabs>
              <w:tab w:val="left" w:pos="720"/>
              <w:tab w:val="left" w:pos="1440"/>
            </w:tabs>
            <w:spacing w:before="240"/>
            <w:rPr>
              <w:ins w:id="1598" w:author="BHA Regulatory Affairs Unit" w:date="2026-07-29T16:06:00Z"/>
            </w:rPr>
          </w:pPr>
          <w:sdt>
            <w:sdtPr>
              <w:tag w:val="goog_rdk_1589"/>
              <w:id w:val="-1780340545"/>
            </w:sdtPr>
            <w:sdtContent>
              <w:ins w:id="1599" w:author="BHA Regulatory Affairs Unit" w:date="2026-07-29T16:06:00Z">
                <w:r>
                  <w:t>Supervision records;</w:t>
                </w:r>
              </w:ins>
            </w:sdtContent>
          </w:sdt>
        </w:p>
      </w:sdtContent>
    </w:sdt>
    <w:sdt>
      <w:sdtPr>
        <w:tag w:val="goog_rdk_1592"/>
        <w:id w:val="-864597270"/>
      </w:sdtPr>
      <w:sdtContent>
        <w:p w14:paraId="000003E2" w14:textId="77777777" w:rsidR="00CF3663" w:rsidRDefault="00000000">
          <w:pPr>
            <w:numPr>
              <w:ilvl w:val="1"/>
              <w:numId w:val="83"/>
            </w:numPr>
            <w:tabs>
              <w:tab w:val="left" w:pos="720"/>
              <w:tab w:val="left" w:pos="1440"/>
            </w:tabs>
            <w:spacing w:before="240"/>
            <w:rPr>
              <w:ins w:id="1600" w:author="BHA Regulatory Affairs Unit" w:date="2026-07-29T16:06:00Z"/>
            </w:rPr>
          </w:pPr>
          <w:sdt>
            <w:sdtPr>
              <w:tag w:val="goog_rdk_1591"/>
              <w:id w:val="-2043592078"/>
            </w:sdtPr>
            <w:sdtContent>
              <w:ins w:id="1601" w:author="BHA Regulatory Affairs Unit" w:date="2026-07-29T16:06:00Z">
                <w:r>
                  <w:t>Training records;</w:t>
                </w:r>
              </w:ins>
            </w:sdtContent>
          </w:sdt>
        </w:p>
      </w:sdtContent>
    </w:sdt>
    <w:sdt>
      <w:sdtPr>
        <w:tag w:val="goog_rdk_1594"/>
        <w:id w:val="-75691343"/>
      </w:sdtPr>
      <w:sdtContent>
        <w:p w14:paraId="000003E3" w14:textId="77777777" w:rsidR="00CF3663" w:rsidRDefault="00000000">
          <w:pPr>
            <w:numPr>
              <w:ilvl w:val="1"/>
              <w:numId w:val="83"/>
            </w:numPr>
            <w:tabs>
              <w:tab w:val="left" w:pos="720"/>
              <w:tab w:val="left" w:pos="1440"/>
            </w:tabs>
            <w:spacing w:before="240"/>
            <w:rPr>
              <w:ins w:id="1602" w:author="BHA Regulatory Affairs Unit" w:date="2026-07-29T16:06:00Z"/>
            </w:rPr>
          </w:pPr>
          <w:sdt>
            <w:sdtPr>
              <w:tag w:val="goog_rdk_1593"/>
              <w:id w:val="116896740"/>
            </w:sdtPr>
            <w:sdtContent>
              <w:ins w:id="1603" w:author="BHA Regulatory Affairs Unit" w:date="2026-07-29T16:06:00Z">
                <w:r>
                  <w:t>Internal investigation outcomes;</w:t>
                </w:r>
              </w:ins>
            </w:sdtContent>
          </w:sdt>
        </w:p>
      </w:sdtContent>
    </w:sdt>
    <w:sdt>
      <w:sdtPr>
        <w:tag w:val="goog_rdk_1596"/>
        <w:id w:val="1802730620"/>
      </w:sdtPr>
      <w:sdtContent>
        <w:p w14:paraId="000003E4" w14:textId="77777777" w:rsidR="00CF3663" w:rsidRDefault="00000000">
          <w:pPr>
            <w:numPr>
              <w:ilvl w:val="1"/>
              <w:numId w:val="83"/>
            </w:numPr>
            <w:tabs>
              <w:tab w:val="left" w:pos="720"/>
              <w:tab w:val="left" w:pos="1440"/>
            </w:tabs>
            <w:spacing w:before="240"/>
            <w:rPr>
              <w:ins w:id="1604" w:author="BHA Regulatory Affairs Unit" w:date="2026-07-29T16:06:00Z"/>
            </w:rPr>
          </w:pPr>
          <w:sdt>
            <w:sdtPr>
              <w:tag w:val="goog_rdk_1595"/>
              <w:id w:val="1180612922"/>
            </w:sdtPr>
            <w:sdtContent>
              <w:ins w:id="1605" w:author="BHA Regulatory Affairs Unit" w:date="2026-07-29T16:06:00Z">
                <w:r>
                  <w:t>Coroner reports; and</w:t>
                </w:r>
              </w:ins>
            </w:sdtContent>
          </w:sdt>
        </w:p>
      </w:sdtContent>
    </w:sdt>
    <w:sdt>
      <w:sdtPr>
        <w:tag w:val="goog_rdk_1598"/>
        <w:id w:val="-940152230"/>
      </w:sdtPr>
      <w:sdtContent>
        <w:p w14:paraId="000003E5" w14:textId="77777777" w:rsidR="00CF3663" w:rsidRDefault="00000000">
          <w:pPr>
            <w:numPr>
              <w:ilvl w:val="1"/>
              <w:numId w:val="83"/>
            </w:numPr>
            <w:tabs>
              <w:tab w:val="left" w:pos="720"/>
              <w:tab w:val="left" w:pos="1440"/>
            </w:tabs>
            <w:spacing w:before="240"/>
            <w:rPr>
              <w:ins w:id="1606" w:author="BHA Regulatory Affairs Unit" w:date="2026-07-29T16:06:00Z"/>
            </w:rPr>
          </w:pPr>
          <w:sdt>
            <w:sdtPr>
              <w:tag w:val="goog_rdk_1597"/>
              <w:id w:val="-14100538"/>
            </w:sdtPr>
            <w:sdtContent>
              <w:ins w:id="1607" w:author="BHA Regulatory Affairs Unit" w:date="2026-07-29T16:06:00Z">
                <w:r>
                  <w:t>Other records, as determined by BHA.</w:t>
                </w:r>
              </w:ins>
            </w:sdtContent>
          </w:sdt>
        </w:p>
      </w:sdtContent>
    </w:sdt>
    <w:sdt>
      <w:sdtPr>
        <w:tag w:val="goog_rdk_1600"/>
        <w:id w:val="-41048865"/>
      </w:sdtPr>
      <w:sdtContent>
        <w:p w14:paraId="000003E6" w14:textId="77777777" w:rsidR="00CF3663" w:rsidRDefault="00000000">
          <w:pPr>
            <w:numPr>
              <w:ilvl w:val="0"/>
              <w:numId w:val="83"/>
            </w:numPr>
            <w:tabs>
              <w:tab w:val="left" w:pos="720"/>
              <w:tab w:val="left" w:pos="1440"/>
            </w:tabs>
            <w:spacing w:before="240"/>
            <w:rPr>
              <w:ins w:id="1608" w:author="BHA Regulatory Affairs Unit" w:date="2026-07-29T16:06:00Z"/>
            </w:rPr>
          </w:pPr>
          <w:sdt>
            <w:sdtPr>
              <w:tag w:val="goog_rdk_1599"/>
              <w:id w:val="-615109586"/>
            </w:sdtPr>
            <w:sdtContent>
              <w:ins w:id="1609" w:author="BHA Regulatory Affairs Unit" w:date="2026-07-29T16:06:00Z">
                <w:r>
                  <w:t>Oversight and enforcement activities may include review of endorsements and/or separate physical locations, as necessary, for BHA to ensure the health, safety, and welfare of individuals.</w:t>
                </w:r>
              </w:ins>
            </w:sdtContent>
          </w:sdt>
        </w:p>
      </w:sdtContent>
    </w:sdt>
    <w:sdt>
      <w:sdtPr>
        <w:tag w:val="goog_rdk_1603"/>
        <w:id w:val="-1286224096"/>
      </w:sdtPr>
      <w:sdtContent>
        <w:p w14:paraId="000003E7" w14:textId="77777777" w:rsidR="00CF3663" w:rsidRDefault="00000000">
          <w:pPr>
            <w:keepNext/>
            <w:spacing w:before="240" w:after="60"/>
            <w:ind w:firstLine="0"/>
            <w:rPr>
              <w:ins w:id="1610" w:author="BHA Regulatory Affairs Unit" w:date="2026-07-29T16:06:00Z"/>
              <w:b/>
              <w:bCs/>
            </w:rPr>
          </w:pPr>
          <w:sdt>
            <w:sdtPr>
              <w:tag w:val="goog_rdk_1601"/>
              <w:id w:val="-588090143"/>
            </w:sdtPr>
            <w:sdtContent>
              <w:sdt>
                <w:sdtPr>
                  <w:tag w:val="goog_rdk_1602"/>
                  <w:id w:val="-60705400"/>
                </w:sdtPr>
                <w:sdtContent>
                  <w:commentRangeStart w:id="1611"/>
                </w:sdtContent>
              </w:sdt>
              <w:ins w:id="1612" w:author="BHA Regulatory Affairs Unit" w:date="2026-07-29T16:06:00Z">
                <w:r>
                  <w:rPr>
                    <w:b/>
                    <w:bCs/>
                  </w:rPr>
                  <w:t>1.8</w:t>
                </w:r>
                <w:r>
                  <w:rPr>
                    <w:b/>
                    <w:bCs/>
                  </w:rPr>
                  <w:tab/>
                  <w:t>Enforcement and Adverse Actions</w:t>
                </w:r>
                <w:commentRangeEnd w:id="1611"/>
                <w:r>
                  <w:rPr>
                    <w:rStyle w:val="CommentReference"/>
                    <w:sz w:val="24"/>
                    <w:szCs w:val="24"/>
                  </w:rPr>
                  <w:commentReference w:id="1611"/>
                </w:r>
              </w:ins>
            </w:sdtContent>
          </w:sdt>
        </w:p>
      </w:sdtContent>
    </w:sdt>
    <w:sdt>
      <w:sdtPr>
        <w:tag w:val="goog_rdk_1605"/>
        <w:id w:val="610424198"/>
      </w:sdtPr>
      <w:sdtContent>
        <w:p w14:paraId="000003E8" w14:textId="77777777" w:rsidR="00CF3663" w:rsidRDefault="00000000">
          <w:pPr>
            <w:keepNext/>
            <w:spacing w:before="240" w:after="60"/>
            <w:ind w:firstLine="0"/>
            <w:rPr>
              <w:ins w:id="1613" w:author="BHA Regulatory Affairs Unit" w:date="2026-07-29T16:06:00Z"/>
              <w:b/>
              <w:bCs/>
            </w:rPr>
          </w:pPr>
          <w:sdt>
            <w:sdtPr>
              <w:tag w:val="goog_rdk_1604"/>
              <w:id w:val="620754567"/>
            </w:sdtPr>
            <w:sdtContent>
              <w:ins w:id="1614" w:author="BHA Regulatory Affairs Unit" w:date="2026-07-29T16:06:00Z">
                <w:r>
                  <w:rPr>
                    <w:b/>
                    <w:bCs/>
                  </w:rPr>
                  <w:t>1.8.1</w:t>
                </w:r>
                <w:r>
                  <w:rPr>
                    <w:b/>
                    <w:bCs/>
                  </w:rPr>
                  <w:tab/>
                  <w:t>Denial of a Credential or Endorsement Application</w:t>
                </w:r>
              </w:ins>
            </w:sdtContent>
          </w:sdt>
        </w:p>
      </w:sdtContent>
    </w:sdt>
    <w:sdt>
      <w:sdtPr>
        <w:tag w:val="goog_rdk_1607"/>
        <w:id w:val="-902225703"/>
      </w:sdtPr>
      <w:sdtContent>
        <w:p w14:paraId="000003E9" w14:textId="77777777" w:rsidR="00CF3663" w:rsidRDefault="00000000">
          <w:pPr>
            <w:numPr>
              <w:ilvl w:val="0"/>
              <w:numId w:val="85"/>
            </w:numPr>
            <w:tabs>
              <w:tab w:val="left" w:pos="720"/>
              <w:tab w:val="left" w:pos="1440"/>
            </w:tabs>
            <w:spacing w:before="240"/>
            <w:rPr>
              <w:ins w:id="1615" w:author="BHA Regulatory Affairs Unit" w:date="2026-07-29T16:06:00Z"/>
            </w:rPr>
          </w:pPr>
          <w:sdt>
            <w:sdtPr>
              <w:tag w:val="goog_rdk_1606"/>
              <w:id w:val="1723991233"/>
            </w:sdtPr>
            <w:sdtContent>
              <w:ins w:id="1616" w:author="BHA Regulatory Affairs Unit" w:date="2026-07-29T16:06:00Z">
                <w:r>
                  <w:t>BHA may deny an application for an initial or renewal credential(s) or an application for endorsement(s) for reasons including, but not limited to:</w:t>
                </w:r>
              </w:ins>
            </w:sdtContent>
          </w:sdt>
        </w:p>
      </w:sdtContent>
    </w:sdt>
    <w:sdt>
      <w:sdtPr>
        <w:tag w:val="goog_rdk_1609"/>
        <w:id w:val="-1690476958"/>
      </w:sdtPr>
      <w:sdtContent>
        <w:p w14:paraId="000003EA" w14:textId="77777777" w:rsidR="00CF3663" w:rsidRDefault="00000000">
          <w:pPr>
            <w:numPr>
              <w:ilvl w:val="1"/>
              <w:numId w:val="85"/>
            </w:numPr>
            <w:tabs>
              <w:tab w:val="left" w:pos="720"/>
              <w:tab w:val="left" w:pos="1440"/>
            </w:tabs>
            <w:spacing w:before="240"/>
            <w:rPr>
              <w:ins w:id="1617" w:author="BHA Regulatory Affairs Unit" w:date="2026-07-29T16:06:00Z"/>
            </w:rPr>
          </w:pPr>
          <w:sdt>
            <w:sdtPr>
              <w:tag w:val="goog_rdk_1608"/>
              <w:id w:val="312126054"/>
            </w:sdtPr>
            <w:sdtContent>
              <w:ins w:id="1618" w:author="BHA Regulatory Affairs Unit" w:date="2026-07-29T16:06:00Z">
                <w:r>
                  <w:t>An agency or applicant has not fully complied with all local, state, and federal laws and regulations applicable to that credential category, endorsement, or classification;</w:t>
                </w:r>
              </w:ins>
            </w:sdtContent>
          </w:sdt>
        </w:p>
      </w:sdtContent>
    </w:sdt>
    <w:sdt>
      <w:sdtPr>
        <w:tag w:val="goog_rdk_1611"/>
        <w:id w:val="-1857628086"/>
      </w:sdtPr>
      <w:sdtContent>
        <w:p w14:paraId="000003EB" w14:textId="77777777" w:rsidR="00CF3663" w:rsidRDefault="00000000">
          <w:pPr>
            <w:numPr>
              <w:ilvl w:val="1"/>
              <w:numId w:val="85"/>
            </w:numPr>
            <w:tabs>
              <w:tab w:val="left" w:pos="720"/>
              <w:tab w:val="left" w:pos="1440"/>
            </w:tabs>
            <w:spacing w:before="240"/>
            <w:rPr>
              <w:ins w:id="1619" w:author="BHA Regulatory Affairs Unit" w:date="2026-07-29T16:06:00Z"/>
            </w:rPr>
          </w:pPr>
          <w:sdt>
            <w:sdtPr>
              <w:tag w:val="goog_rdk_1610"/>
              <w:id w:val="405383992"/>
            </w:sdtPr>
            <w:sdtContent>
              <w:ins w:id="1620" w:author="BHA Regulatory Affairs Unit" w:date="2026-07-29T16:06:00Z">
                <w:r>
                  <w:t>The application or accompanying documents contain a false statement of material fact;</w:t>
                </w:r>
              </w:ins>
            </w:sdtContent>
          </w:sdt>
        </w:p>
      </w:sdtContent>
    </w:sdt>
    <w:sdt>
      <w:sdtPr>
        <w:tag w:val="goog_rdk_1613"/>
        <w:id w:val="1802642345"/>
      </w:sdtPr>
      <w:sdtContent>
        <w:p w14:paraId="000003EC" w14:textId="77777777" w:rsidR="00CF3663" w:rsidRDefault="00000000">
          <w:pPr>
            <w:numPr>
              <w:ilvl w:val="1"/>
              <w:numId w:val="85"/>
            </w:numPr>
            <w:tabs>
              <w:tab w:val="left" w:pos="720"/>
              <w:tab w:val="left" w:pos="1440"/>
            </w:tabs>
            <w:spacing w:before="240"/>
            <w:rPr>
              <w:ins w:id="1621" w:author="BHA Regulatory Affairs Unit" w:date="2026-07-29T16:06:00Z"/>
            </w:rPr>
          </w:pPr>
          <w:sdt>
            <w:sdtPr>
              <w:tag w:val="goog_rdk_1612"/>
              <w:id w:val="-1586330862"/>
            </w:sdtPr>
            <w:sdtContent>
              <w:ins w:id="1622" w:author="BHA Regulatory Affairs Unit" w:date="2026-07-29T16:06:00Z">
                <w:r>
                  <w:t>An agency or applicant has failed to respond to BHA’s requests for additional information in the time frame indicated in the request;</w:t>
                </w:r>
              </w:ins>
            </w:sdtContent>
          </w:sdt>
        </w:p>
      </w:sdtContent>
    </w:sdt>
    <w:sdt>
      <w:sdtPr>
        <w:tag w:val="goog_rdk_1615"/>
        <w:id w:val="1234262137"/>
      </w:sdtPr>
      <w:sdtContent>
        <w:p w14:paraId="000003ED" w14:textId="77777777" w:rsidR="00CF3663" w:rsidRDefault="00000000">
          <w:pPr>
            <w:numPr>
              <w:ilvl w:val="1"/>
              <w:numId w:val="85"/>
            </w:numPr>
            <w:tabs>
              <w:tab w:val="left" w:pos="720"/>
              <w:tab w:val="left" w:pos="1440"/>
            </w:tabs>
            <w:spacing w:before="240"/>
            <w:rPr>
              <w:ins w:id="1623" w:author="BHA Regulatory Affairs Unit" w:date="2026-07-29T16:06:00Z"/>
            </w:rPr>
          </w:pPr>
          <w:sdt>
            <w:sdtPr>
              <w:tag w:val="goog_rdk_1614"/>
              <w:id w:val="1629601934"/>
            </w:sdtPr>
            <w:sdtContent>
              <w:ins w:id="1624" w:author="BHA Regulatory Affairs Unit" w:date="2026-07-29T16:06:00Z">
                <w:r>
                  <w:t>An agency or applicant refuses any part of an inspection;</w:t>
                </w:r>
              </w:ins>
            </w:sdtContent>
          </w:sdt>
        </w:p>
      </w:sdtContent>
    </w:sdt>
    <w:sdt>
      <w:sdtPr>
        <w:tag w:val="goog_rdk_1617"/>
        <w:id w:val="1558148073"/>
      </w:sdtPr>
      <w:sdtContent>
        <w:p w14:paraId="000003EE" w14:textId="77777777" w:rsidR="00CF3663" w:rsidRDefault="00000000">
          <w:pPr>
            <w:numPr>
              <w:ilvl w:val="1"/>
              <w:numId w:val="85"/>
            </w:numPr>
            <w:tabs>
              <w:tab w:val="left" w:pos="720"/>
              <w:tab w:val="left" w:pos="1440"/>
            </w:tabs>
            <w:spacing w:before="240"/>
            <w:rPr>
              <w:ins w:id="1625" w:author="BHA Regulatory Affairs Unit" w:date="2026-07-29T16:06:00Z"/>
            </w:rPr>
          </w:pPr>
          <w:sdt>
            <w:sdtPr>
              <w:tag w:val="goog_rdk_1616"/>
              <w:id w:val="452968406"/>
            </w:sdtPr>
            <w:sdtContent>
              <w:ins w:id="1626" w:author="BHA Regulatory Affairs Unit" w:date="2026-07-29T16:06:00Z">
                <w:r>
                  <w:t>An agency or applicant fails to comply with or successfully complete an acceptable plan of action;</w:t>
                </w:r>
              </w:ins>
            </w:sdtContent>
          </w:sdt>
        </w:p>
      </w:sdtContent>
    </w:sdt>
    <w:sdt>
      <w:sdtPr>
        <w:tag w:val="goog_rdk_1619"/>
        <w:id w:val="966126611"/>
      </w:sdtPr>
      <w:sdtContent>
        <w:p w14:paraId="000003EF" w14:textId="77777777" w:rsidR="00CF3663" w:rsidRDefault="00000000">
          <w:pPr>
            <w:numPr>
              <w:ilvl w:val="1"/>
              <w:numId w:val="85"/>
            </w:numPr>
            <w:tabs>
              <w:tab w:val="left" w:pos="720"/>
              <w:tab w:val="left" w:pos="1440"/>
            </w:tabs>
            <w:spacing w:before="240"/>
            <w:rPr>
              <w:ins w:id="1627" w:author="BHA Regulatory Affairs Unit" w:date="2026-07-29T16:06:00Z"/>
            </w:rPr>
          </w:pPr>
          <w:sdt>
            <w:sdtPr>
              <w:tag w:val="goog_rdk_1618"/>
              <w:id w:val="-1629740940"/>
            </w:sdtPr>
            <w:sdtContent>
              <w:ins w:id="1628" w:author="BHA Regulatory Affairs Unit" w:date="2026-07-29T16:06:00Z">
                <w:r>
                  <w:t>The results of the background check reveal a felony or misdemeanor conviction of a crime of moral turpitude, as defined in Part 1.3.1.C.3.a(3) of this Chapter 1;</w:t>
                </w:r>
              </w:ins>
            </w:sdtContent>
          </w:sdt>
        </w:p>
      </w:sdtContent>
    </w:sdt>
    <w:sdt>
      <w:sdtPr>
        <w:tag w:val="goog_rdk_1621"/>
        <w:id w:val="715170658"/>
      </w:sdtPr>
      <w:sdtContent>
        <w:p w14:paraId="000003F0" w14:textId="77777777" w:rsidR="00CF3663" w:rsidRDefault="00000000">
          <w:pPr>
            <w:numPr>
              <w:ilvl w:val="1"/>
              <w:numId w:val="85"/>
            </w:numPr>
            <w:tabs>
              <w:tab w:val="left" w:pos="720"/>
              <w:tab w:val="left" w:pos="1440"/>
            </w:tabs>
            <w:spacing w:before="240"/>
            <w:rPr>
              <w:ins w:id="1629" w:author="BHA Regulatory Affairs Unit" w:date="2026-07-29T16:06:00Z"/>
            </w:rPr>
          </w:pPr>
          <w:sdt>
            <w:sdtPr>
              <w:tag w:val="goog_rdk_1620"/>
              <w:id w:val="-1167108371"/>
            </w:sdtPr>
            <w:sdtContent>
              <w:ins w:id="1630" w:author="BHA Regulatory Affairs Unit" w:date="2026-07-29T16:06:00Z">
                <w:r>
                  <w:t>An agency or applicant has failed to cooperate with the investigation of any local, state, or federal regulatory body or law enforcement agency; and/or</w:t>
                </w:r>
              </w:ins>
            </w:sdtContent>
          </w:sdt>
        </w:p>
      </w:sdtContent>
    </w:sdt>
    <w:sdt>
      <w:sdtPr>
        <w:tag w:val="goog_rdk_1623"/>
        <w:id w:val="2057147230"/>
      </w:sdtPr>
      <w:sdtContent>
        <w:p w14:paraId="000003F1" w14:textId="77777777" w:rsidR="00CF3663" w:rsidRDefault="00000000">
          <w:pPr>
            <w:numPr>
              <w:ilvl w:val="1"/>
              <w:numId w:val="85"/>
            </w:numPr>
            <w:tabs>
              <w:tab w:val="left" w:pos="720"/>
              <w:tab w:val="left" w:pos="1440"/>
            </w:tabs>
            <w:spacing w:before="240"/>
            <w:rPr>
              <w:ins w:id="1631" w:author="BHA Regulatory Affairs Unit" w:date="2026-07-29T16:06:00Z"/>
            </w:rPr>
          </w:pPr>
          <w:sdt>
            <w:sdtPr>
              <w:tag w:val="goog_rdk_1622"/>
              <w:id w:val="988502933"/>
            </w:sdtPr>
            <w:sdtContent>
              <w:ins w:id="1632" w:author="BHA Regulatory Affairs Unit" w:date="2026-07-29T16:06:00Z">
                <w:r>
                  <w:t>An agency or applicant is not in compliance with regulatory requirements, or has a documented pattern of non-compliance that has harmed or has the potential to harm the health or safety of the individual(s) served.</w:t>
                </w:r>
              </w:ins>
            </w:sdtContent>
          </w:sdt>
        </w:p>
      </w:sdtContent>
    </w:sdt>
    <w:sdt>
      <w:sdtPr>
        <w:tag w:val="goog_rdk_1625"/>
        <w:id w:val="-685268358"/>
      </w:sdtPr>
      <w:sdtContent>
        <w:p w14:paraId="000003F2" w14:textId="77777777" w:rsidR="00CF3663" w:rsidRDefault="00000000">
          <w:pPr>
            <w:numPr>
              <w:ilvl w:val="0"/>
              <w:numId w:val="85"/>
            </w:numPr>
            <w:tabs>
              <w:tab w:val="left" w:pos="720"/>
              <w:tab w:val="left" w:pos="1440"/>
            </w:tabs>
            <w:spacing w:before="240"/>
            <w:rPr>
              <w:ins w:id="1633" w:author="BHA Regulatory Affairs Unit" w:date="2026-07-29T16:06:00Z"/>
            </w:rPr>
          </w:pPr>
          <w:sdt>
            <w:sdtPr>
              <w:tag w:val="goog_rdk_1624"/>
              <w:id w:val="1981625074"/>
            </w:sdtPr>
            <w:sdtContent>
              <w:ins w:id="1634" w:author="BHA Regulatory Affairs Unit" w:date="2026-07-29T16:06:00Z">
                <w:r>
                  <w:t>If BHA denies an application for an initial or renewal credential or for an application for endorsement(s), it shall provide the agency or applicant with a written notice, by mail, to the agency or applicant at the address shown on the application. The notice must explain the basis for the denial and afford the agency or applicant the opportunity to respond.</w:t>
                </w:r>
              </w:ins>
            </w:sdtContent>
          </w:sdt>
        </w:p>
      </w:sdtContent>
    </w:sdt>
    <w:sdt>
      <w:sdtPr>
        <w:tag w:val="goog_rdk_1627"/>
        <w:id w:val="-624476395"/>
      </w:sdtPr>
      <w:sdtContent>
        <w:p w14:paraId="000003F3" w14:textId="77777777" w:rsidR="00CF3663" w:rsidRDefault="00000000">
          <w:pPr>
            <w:numPr>
              <w:ilvl w:val="0"/>
              <w:numId w:val="85"/>
            </w:numPr>
            <w:tabs>
              <w:tab w:val="left" w:pos="720"/>
              <w:tab w:val="left" w:pos="1440"/>
            </w:tabs>
            <w:spacing w:before="240"/>
            <w:rPr>
              <w:ins w:id="1635" w:author="BHA Regulatory Affairs Unit" w:date="2026-07-29T16:06:00Z"/>
            </w:rPr>
          </w:pPr>
          <w:sdt>
            <w:sdtPr>
              <w:tag w:val="goog_rdk_1626"/>
              <w:id w:val="-815927077"/>
            </w:sdtPr>
            <w:sdtContent>
              <w:ins w:id="1636" w:author="BHA Regulatory Affairs Unit" w:date="2026-07-29T16:06:00Z">
                <w:r>
                  <w:t>Appeals of credential and endorsement denials must be conducted in accordance with the Colorado Administrative Procedure Act, Sections 24-4-101 through -109, C.R.S. and Section 26-1-106, C.R.S.</w:t>
                </w:r>
              </w:ins>
            </w:sdtContent>
          </w:sdt>
        </w:p>
      </w:sdtContent>
    </w:sdt>
    <w:sdt>
      <w:sdtPr>
        <w:tag w:val="goog_rdk_1630"/>
        <w:id w:val="1223555430"/>
      </w:sdtPr>
      <w:sdtContent>
        <w:p w14:paraId="000003F4" w14:textId="77777777" w:rsidR="00CF3663" w:rsidRDefault="00000000">
          <w:pPr>
            <w:keepNext/>
            <w:spacing w:before="240" w:after="60"/>
            <w:ind w:firstLine="0"/>
            <w:rPr>
              <w:ins w:id="1637" w:author="BHA Regulatory Affairs Unit" w:date="2026-07-29T16:06:00Z"/>
              <w:b/>
              <w:bCs/>
            </w:rPr>
          </w:pPr>
          <w:sdt>
            <w:sdtPr>
              <w:tag w:val="goog_rdk_1628"/>
              <w:id w:val="-1196326243"/>
            </w:sdtPr>
            <w:sdtContent>
              <w:sdt>
                <w:sdtPr>
                  <w:tag w:val="goog_rdk_1629"/>
                  <w:id w:val="1322063156"/>
                </w:sdtPr>
                <w:sdtContent>
                  <w:commentRangeStart w:id="1638"/>
                </w:sdtContent>
              </w:sdt>
              <w:ins w:id="1639" w:author="BHA Regulatory Affairs Unit" w:date="2026-07-29T16:06:00Z">
                <w:r>
                  <w:rPr>
                    <w:b/>
                    <w:bCs/>
                  </w:rPr>
                  <w:t>1.8.2</w:t>
                </w:r>
                <w:r>
                  <w:rPr>
                    <w:b/>
                    <w:bCs/>
                  </w:rPr>
                  <w:tab/>
                  <w:t>Conditional Credentials</w:t>
                </w:r>
                <w:commentRangeEnd w:id="1638"/>
                <w:r>
                  <w:rPr>
                    <w:rStyle w:val="CommentReference"/>
                    <w:sz w:val="24"/>
                    <w:szCs w:val="24"/>
                  </w:rPr>
                  <w:commentReference w:id="1638"/>
                </w:r>
              </w:ins>
            </w:sdtContent>
          </w:sdt>
        </w:p>
      </w:sdtContent>
    </w:sdt>
    <w:sdt>
      <w:sdtPr>
        <w:tag w:val="goog_rdk_1632"/>
        <w:id w:val="-420943214"/>
      </w:sdtPr>
      <w:sdtContent>
        <w:p w14:paraId="000003F5" w14:textId="77777777" w:rsidR="00CF3663" w:rsidRDefault="00000000">
          <w:pPr>
            <w:numPr>
              <w:ilvl w:val="0"/>
              <w:numId w:val="86"/>
            </w:numPr>
            <w:tabs>
              <w:tab w:val="left" w:pos="720"/>
              <w:tab w:val="left" w:pos="1440"/>
            </w:tabs>
            <w:spacing w:before="240"/>
            <w:rPr>
              <w:ins w:id="1640" w:author="BHA Regulatory Affairs Unit" w:date="2026-07-29T16:06:00Z"/>
            </w:rPr>
          </w:pPr>
          <w:sdt>
            <w:sdtPr>
              <w:tag w:val="goog_rdk_1631"/>
              <w:id w:val="376135453"/>
            </w:sdtPr>
            <w:sdtContent>
              <w:ins w:id="1641" w:author="BHA Regulatory Affairs Unit" w:date="2026-07-29T16:06:00Z">
                <w:r>
                  <w:t>If an agency is found to be out of compliance with applicable BHA, state, or federal law or regulations, BHA may impose conditions upon a credential prior to issuing an initial or renewal credential, or during an existing credential term, as set forth in Part 1.1.1.D of this Chapter 1. If BHA imposes conditions on a credential, the agency shall immediately comply with all conditions until and unless said conditions are overturned or stayed on appeal.</w:t>
                </w:r>
              </w:ins>
            </w:sdtContent>
          </w:sdt>
        </w:p>
      </w:sdtContent>
    </w:sdt>
    <w:sdt>
      <w:sdtPr>
        <w:tag w:val="goog_rdk_1634"/>
        <w:id w:val="1173270890"/>
      </w:sdtPr>
      <w:sdtContent>
        <w:p w14:paraId="000003F6" w14:textId="77777777" w:rsidR="00CF3663" w:rsidRDefault="00000000">
          <w:pPr>
            <w:numPr>
              <w:ilvl w:val="1"/>
              <w:numId w:val="86"/>
            </w:numPr>
            <w:tabs>
              <w:tab w:val="left" w:pos="720"/>
              <w:tab w:val="left" w:pos="1440"/>
            </w:tabs>
            <w:spacing w:before="240"/>
            <w:rPr>
              <w:ins w:id="1642" w:author="BHA Regulatory Affairs Unit" w:date="2026-07-29T16:06:00Z"/>
            </w:rPr>
          </w:pPr>
          <w:sdt>
            <w:sdtPr>
              <w:tag w:val="goog_rdk_1633"/>
              <w:id w:val="1169890787"/>
            </w:sdtPr>
            <w:sdtContent>
              <w:ins w:id="1643" w:author="BHA Regulatory Affairs Unit" w:date="2026-07-29T16:06:00Z">
                <w:r>
                  <w:t>Imposition of conditions on a credential does not constitute a modification to the credential if an agency agrees to the conditions. If an agreement is not reached, agencies may appeal in accordance with Part 1.8.5 of these Rules, Sections 24-4-101 through -109, C.R.S., and Section 27-50-505, C.R.S.</w:t>
                </w:r>
              </w:ins>
            </w:sdtContent>
          </w:sdt>
        </w:p>
      </w:sdtContent>
    </w:sdt>
    <w:sdt>
      <w:sdtPr>
        <w:tag w:val="goog_rdk_1636"/>
        <w:id w:val="-163208629"/>
      </w:sdtPr>
      <w:sdtContent>
        <w:p w14:paraId="000003F7" w14:textId="77777777" w:rsidR="00CF3663" w:rsidRDefault="00000000">
          <w:pPr>
            <w:numPr>
              <w:ilvl w:val="0"/>
              <w:numId w:val="86"/>
            </w:numPr>
            <w:tabs>
              <w:tab w:val="left" w:pos="720"/>
              <w:tab w:val="left" w:pos="1440"/>
            </w:tabs>
            <w:spacing w:before="240"/>
            <w:rPr>
              <w:ins w:id="1644" w:author="BHA Regulatory Affairs Unit" w:date="2026-07-29T16:06:00Z"/>
            </w:rPr>
          </w:pPr>
          <w:sdt>
            <w:sdtPr>
              <w:tag w:val="goog_rdk_1635"/>
              <w:id w:val="1791083078"/>
            </w:sdtPr>
            <w:sdtContent>
              <w:ins w:id="1645" w:author="BHA Regulatory Affairs Unit" w:date="2026-07-29T16:06:00Z">
                <w:r>
                  <w:t>A conditional fee is equal to the amount of the initial or renewal credential fee, as set forth in Part 1.3.2 of this Chapter 1.</w:t>
                </w:r>
              </w:ins>
            </w:sdtContent>
          </w:sdt>
        </w:p>
      </w:sdtContent>
    </w:sdt>
    <w:sdt>
      <w:sdtPr>
        <w:tag w:val="goog_rdk_1638"/>
        <w:id w:val="-131757012"/>
      </w:sdtPr>
      <w:sdtContent>
        <w:p w14:paraId="000003F8" w14:textId="77777777" w:rsidR="00CF3663" w:rsidRDefault="00000000">
          <w:pPr>
            <w:numPr>
              <w:ilvl w:val="0"/>
              <w:numId w:val="86"/>
            </w:numPr>
            <w:tabs>
              <w:tab w:val="left" w:pos="720"/>
              <w:tab w:val="left" w:pos="1440"/>
            </w:tabs>
            <w:spacing w:before="240"/>
            <w:rPr>
              <w:ins w:id="1646" w:author="BHA Regulatory Affairs Unit" w:date="2026-07-29T16:06:00Z"/>
            </w:rPr>
          </w:pPr>
          <w:sdt>
            <w:sdtPr>
              <w:tag w:val="goog_rdk_1637"/>
              <w:id w:val="-2061341637"/>
            </w:sdtPr>
            <w:sdtContent>
              <w:ins w:id="1647" w:author="BHA Regulatory Affairs Unit" w:date="2026-07-29T16:06:00Z">
                <w:r>
                  <w:t>If conditions are imposed at the same time as an initial or renewal credential, agencies shall pay the applicable initial or renewal credential fee, as set forth in Part 1.3.2 of this Chapter 1, plus the conditional fee.</w:t>
                </w:r>
              </w:ins>
            </w:sdtContent>
          </w:sdt>
        </w:p>
      </w:sdtContent>
    </w:sdt>
    <w:sdt>
      <w:sdtPr>
        <w:tag w:val="goog_rdk_1640"/>
        <w:id w:val="776587472"/>
      </w:sdtPr>
      <w:sdtContent>
        <w:p w14:paraId="000003F9" w14:textId="77777777" w:rsidR="00CF3663" w:rsidRDefault="00000000">
          <w:pPr>
            <w:numPr>
              <w:ilvl w:val="0"/>
              <w:numId w:val="86"/>
            </w:numPr>
            <w:tabs>
              <w:tab w:val="left" w:pos="720"/>
              <w:tab w:val="left" w:pos="1440"/>
            </w:tabs>
            <w:spacing w:before="240"/>
            <w:rPr>
              <w:ins w:id="1648" w:author="BHA Regulatory Affairs Unit" w:date="2026-07-29T16:06:00Z"/>
            </w:rPr>
          </w:pPr>
          <w:sdt>
            <w:sdtPr>
              <w:tag w:val="goog_rdk_1639"/>
              <w:id w:val="972525433"/>
            </w:sdtPr>
            <w:sdtContent>
              <w:ins w:id="1649" w:author="BHA Regulatory Affairs Unit" w:date="2026-07-29T16:06:00Z">
                <w:r>
                  <w:t>If conditions are imposed during the credential term, as set forth in Part 1.1.1.D of this Chapter 1, agencies shall pay the conditional fee, and the conditions must run concurrently with the existing credential term.</w:t>
                </w:r>
              </w:ins>
            </w:sdtContent>
          </w:sdt>
        </w:p>
      </w:sdtContent>
    </w:sdt>
    <w:sdt>
      <w:sdtPr>
        <w:tag w:val="goog_rdk_1642"/>
        <w:id w:val="-1274233299"/>
      </w:sdtPr>
      <w:sdtContent>
        <w:p w14:paraId="000003FA" w14:textId="77777777" w:rsidR="00CF3663" w:rsidRDefault="00000000">
          <w:pPr>
            <w:numPr>
              <w:ilvl w:val="0"/>
              <w:numId w:val="86"/>
            </w:numPr>
            <w:tabs>
              <w:tab w:val="left" w:pos="720"/>
              <w:tab w:val="left" w:pos="1440"/>
            </w:tabs>
            <w:spacing w:before="240"/>
            <w:rPr>
              <w:ins w:id="1650" w:author="BHA Regulatory Affairs Unit" w:date="2026-07-29T16:06:00Z"/>
            </w:rPr>
          </w:pPr>
          <w:sdt>
            <w:sdtPr>
              <w:tag w:val="goog_rdk_1641"/>
              <w:id w:val="-585125403"/>
            </w:sdtPr>
            <w:sdtContent>
              <w:ins w:id="1651" w:author="BHA Regulatory Affairs Unit" w:date="2026-07-29T16:06:00Z">
                <w:r>
                  <w:t>If the conditions are renewed in whole or in part for the next credential term, as set forth in Part 1.1.1.D of this Chapter 1, agencies shall pay the applicable renewal fee, as set forth in Part 1.3.2 of this Chapter 1, along with the conditional fee in effect at the time of renewal.</w:t>
                </w:r>
              </w:ins>
            </w:sdtContent>
          </w:sdt>
        </w:p>
      </w:sdtContent>
    </w:sdt>
    <w:sdt>
      <w:sdtPr>
        <w:tag w:val="goog_rdk_1644"/>
        <w:id w:val="-643203243"/>
      </w:sdtPr>
      <w:sdtContent>
        <w:p w14:paraId="000003FB" w14:textId="77777777" w:rsidR="00CF3663" w:rsidRDefault="00000000">
          <w:pPr>
            <w:numPr>
              <w:ilvl w:val="0"/>
              <w:numId w:val="86"/>
            </w:numPr>
            <w:tabs>
              <w:tab w:val="left" w:pos="720"/>
              <w:tab w:val="left" w:pos="1440"/>
            </w:tabs>
            <w:spacing w:before="240"/>
            <w:rPr>
              <w:ins w:id="1652" w:author="BHA Regulatory Affairs Unit" w:date="2026-07-29T16:06:00Z"/>
            </w:rPr>
          </w:pPr>
          <w:sdt>
            <w:sdtPr>
              <w:tag w:val="goog_rdk_1643"/>
              <w:id w:val="-1768280603"/>
            </w:sdtPr>
            <w:sdtContent>
              <w:ins w:id="1653" w:author="BHA Regulatory Affairs Unit" w:date="2026-07-29T16:06:00Z">
                <w:r>
                  <w:t>If BHA imposes conditions of continuing duration that require only minimal administrative oversight, it may waive the conditional fee after an agency has complied with the conditions for a full credential term.</w:t>
                </w:r>
              </w:ins>
            </w:sdtContent>
          </w:sdt>
        </w:p>
      </w:sdtContent>
    </w:sdt>
    <w:sdt>
      <w:sdtPr>
        <w:tag w:val="goog_rdk_1646"/>
        <w:id w:val="1062824273"/>
      </w:sdtPr>
      <w:sdtContent>
        <w:p w14:paraId="000003FC" w14:textId="77777777" w:rsidR="00CF3663" w:rsidRDefault="00000000">
          <w:pPr>
            <w:numPr>
              <w:ilvl w:val="0"/>
              <w:numId w:val="86"/>
            </w:numPr>
            <w:tabs>
              <w:tab w:val="left" w:pos="720"/>
              <w:tab w:val="left" w:pos="1440"/>
            </w:tabs>
            <w:spacing w:before="240"/>
            <w:rPr>
              <w:ins w:id="1654" w:author="BHA Regulatory Affairs Unit" w:date="2026-07-29T16:06:00Z"/>
            </w:rPr>
          </w:pPr>
          <w:sdt>
            <w:sdtPr>
              <w:tag w:val="goog_rdk_1645"/>
              <w:id w:val="1111245385"/>
            </w:sdtPr>
            <w:sdtContent>
              <w:ins w:id="1655" w:author="BHA Regulatory Affairs Unit" w:date="2026-07-29T16:06:00Z">
                <w:r>
                  <w:t>If an agency holds a conditional credential, it shall post a clearly legible copy of the credential conditions in a conspicuous public place within the agency.</w:t>
                </w:r>
              </w:ins>
            </w:sdtContent>
          </w:sdt>
        </w:p>
      </w:sdtContent>
    </w:sdt>
    <w:sdt>
      <w:sdtPr>
        <w:tag w:val="goog_rdk_1648"/>
        <w:id w:val="593334964"/>
      </w:sdtPr>
      <w:sdtContent>
        <w:p w14:paraId="000003FD" w14:textId="77777777" w:rsidR="00CF3663" w:rsidRDefault="00000000">
          <w:pPr>
            <w:keepNext/>
            <w:spacing w:before="240" w:after="60"/>
            <w:ind w:firstLine="0"/>
            <w:rPr>
              <w:ins w:id="1656" w:author="BHA Regulatory Affairs Unit" w:date="2026-07-29T16:06:00Z"/>
              <w:b/>
              <w:bCs/>
            </w:rPr>
          </w:pPr>
          <w:sdt>
            <w:sdtPr>
              <w:tag w:val="goog_rdk_1647"/>
              <w:id w:val="-339665212"/>
            </w:sdtPr>
            <w:sdtContent>
              <w:ins w:id="1657" w:author="BHA Regulatory Affairs Unit" w:date="2026-07-29T16:06:00Z">
                <w:r>
                  <w:rPr>
                    <w:b/>
                    <w:bCs/>
                  </w:rPr>
                  <w:t>1.8.3</w:t>
                </w:r>
                <w:r>
                  <w:rPr>
                    <w:b/>
                    <w:bCs/>
                  </w:rPr>
                  <w:tab/>
                  <w:t>Intermediate Restrictions</w:t>
                </w:r>
              </w:ins>
            </w:sdtContent>
          </w:sdt>
        </w:p>
      </w:sdtContent>
    </w:sdt>
    <w:sdt>
      <w:sdtPr>
        <w:tag w:val="goog_rdk_1650"/>
        <w:id w:val="759683124"/>
      </w:sdtPr>
      <w:sdtContent>
        <w:p w14:paraId="000003FE" w14:textId="77777777" w:rsidR="00CF3663" w:rsidRDefault="00000000">
          <w:pPr>
            <w:numPr>
              <w:ilvl w:val="0"/>
              <w:numId w:val="87"/>
            </w:numPr>
            <w:tabs>
              <w:tab w:val="left" w:pos="720"/>
              <w:tab w:val="left" w:pos="1440"/>
            </w:tabs>
            <w:spacing w:before="240"/>
            <w:rPr>
              <w:ins w:id="1658" w:author="BHA Regulatory Affairs Unit" w:date="2026-07-29T16:06:00Z"/>
            </w:rPr>
          </w:pPr>
          <w:sdt>
            <w:sdtPr>
              <w:tag w:val="goog_rdk_1649"/>
              <w:id w:val="-583467411"/>
            </w:sdtPr>
            <w:sdtContent>
              <w:ins w:id="1659" w:author="BHA Regulatory Affairs Unit" w:date="2026-07-29T16:06:00Z">
                <w:r>
                  <w:t>BHA may impose the following intermediate restrictions on an agency, in accordance with Section 27-50-505(3), C.R.S.:</w:t>
                </w:r>
              </w:ins>
            </w:sdtContent>
          </w:sdt>
        </w:p>
      </w:sdtContent>
    </w:sdt>
    <w:sdt>
      <w:sdtPr>
        <w:tag w:val="goog_rdk_1652"/>
        <w:id w:val="1558561177"/>
      </w:sdtPr>
      <w:sdtContent>
        <w:p w14:paraId="000003FF" w14:textId="77777777" w:rsidR="00CF3663" w:rsidRDefault="00000000">
          <w:pPr>
            <w:numPr>
              <w:ilvl w:val="1"/>
              <w:numId w:val="87"/>
            </w:numPr>
            <w:tabs>
              <w:tab w:val="left" w:pos="720"/>
              <w:tab w:val="left" w:pos="1440"/>
            </w:tabs>
            <w:spacing w:before="240"/>
            <w:rPr>
              <w:ins w:id="1660" w:author="BHA Regulatory Affairs Unit" w:date="2026-07-29T16:06:00Z"/>
            </w:rPr>
          </w:pPr>
          <w:sdt>
            <w:sdtPr>
              <w:tag w:val="goog_rdk_1651"/>
              <w:id w:val="924546934"/>
            </w:sdtPr>
            <w:sdtContent>
              <w:ins w:id="1661" w:author="BHA Regulatory Affairs Unit" w:date="2026-07-29T16:06:00Z">
                <w:r>
                  <w:t>Retaining a consultant to address corrective measures including deficient practice resulting from systemic failure;</w:t>
                </w:r>
              </w:ins>
            </w:sdtContent>
          </w:sdt>
        </w:p>
      </w:sdtContent>
    </w:sdt>
    <w:sdt>
      <w:sdtPr>
        <w:tag w:val="goog_rdk_1654"/>
        <w:id w:val="-412847850"/>
      </w:sdtPr>
      <w:sdtContent>
        <w:p w14:paraId="00000400" w14:textId="77777777" w:rsidR="00CF3663" w:rsidRDefault="00000000">
          <w:pPr>
            <w:numPr>
              <w:ilvl w:val="1"/>
              <w:numId w:val="87"/>
            </w:numPr>
            <w:tabs>
              <w:tab w:val="left" w:pos="720"/>
              <w:tab w:val="left" w:pos="1440"/>
            </w:tabs>
            <w:spacing w:before="240"/>
            <w:rPr>
              <w:ins w:id="1662" w:author="BHA Regulatory Affairs Unit" w:date="2026-07-29T16:06:00Z"/>
            </w:rPr>
          </w:pPr>
          <w:sdt>
            <w:sdtPr>
              <w:tag w:val="goog_rdk_1653"/>
              <w:id w:val="-1283796334"/>
            </w:sdtPr>
            <w:sdtContent>
              <w:ins w:id="1663" w:author="BHA Regulatory Affairs Unit" w:date="2026-07-29T16:06:00Z">
                <w:r>
                  <w:t>Monitoring by BHA for a specific period;</w:t>
                </w:r>
              </w:ins>
            </w:sdtContent>
          </w:sdt>
        </w:p>
      </w:sdtContent>
    </w:sdt>
    <w:sdt>
      <w:sdtPr>
        <w:tag w:val="goog_rdk_1656"/>
        <w:id w:val="1134291738"/>
      </w:sdtPr>
      <w:sdtContent>
        <w:p w14:paraId="00000401" w14:textId="77777777" w:rsidR="00CF3663" w:rsidRDefault="00000000">
          <w:pPr>
            <w:numPr>
              <w:ilvl w:val="1"/>
              <w:numId w:val="87"/>
            </w:numPr>
            <w:tabs>
              <w:tab w:val="left" w:pos="720"/>
              <w:tab w:val="left" w:pos="1440"/>
            </w:tabs>
            <w:spacing w:before="240"/>
            <w:rPr>
              <w:ins w:id="1664" w:author="BHA Regulatory Affairs Unit" w:date="2026-07-29T16:06:00Z"/>
            </w:rPr>
          </w:pPr>
          <w:sdt>
            <w:sdtPr>
              <w:tag w:val="goog_rdk_1655"/>
              <w:id w:val="-1184087990"/>
            </w:sdtPr>
            <w:sdtContent>
              <w:ins w:id="1665" w:author="BHA Regulatory Affairs Unit" w:date="2026-07-29T16:06:00Z">
                <w:r>
                  <w:t>Providing additional training to employees, owners, or operators of an agency;</w:t>
                </w:r>
              </w:ins>
            </w:sdtContent>
          </w:sdt>
        </w:p>
      </w:sdtContent>
    </w:sdt>
    <w:sdt>
      <w:sdtPr>
        <w:tag w:val="goog_rdk_1658"/>
        <w:id w:val="-813149490"/>
      </w:sdtPr>
      <w:sdtContent>
        <w:p w14:paraId="00000402" w14:textId="77777777" w:rsidR="00CF3663" w:rsidRDefault="00000000">
          <w:pPr>
            <w:numPr>
              <w:ilvl w:val="1"/>
              <w:numId w:val="87"/>
            </w:numPr>
            <w:tabs>
              <w:tab w:val="left" w:pos="720"/>
              <w:tab w:val="left" w:pos="1440"/>
            </w:tabs>
            <w:spacing w:before="240"/>
            <w:rPr>
              <w:ins w:id="1666" w:author="BHA Regulatory Affairs Unit" w:date="2026-07-29T16:06:00Z"/>
            </w:rPr>
          </w:pPr>
          <w:sdt>
            <w:sdtPr>
              <w:tag w:val="goog_rdk_1657"/>
              <w:id w:val="-1367803507"/>
            </w:sdtPr>
            <w:sdtContent>
              <w:ins w:id="1667" w:author="BHA Regulatory Affairs Unit" w:date="2026-07-29T16:06:00Z">
                <w:r>
                  <w:t>Complying with a directed written plan to correct the violation; and/or</w:t>
                </w:r>
              </w:ins>
            </w:sdtContent>
          </w:sdt>
        </w:p>
      </w:sdtContent>
    </w:sdt>
    <w:sdt>
      <w:sdtPr>
        <w:tag w:val="goog_rdk_1660"/>
        <w:id w:val="-1560825535"/>
      </w:sdtPr>
      <w:sdtContent>
        <w:p w14:paraId="00000403" w14:textId="77777777" w:rsidR="00CF3663" w:rsidRDefault="00000000">
          <w:pPr>
            <w:numPr>
              <w:ilvl w:val="1"/>
              <w:numId w:val="87"/>
            </w:numPr>
            <w:tabs>
              <w:tab w:val="left" w:pos="720"/>
              <w:tab w:val="left" w:pos="1440"/>
            </w:tabs>
            <w:spacing w:before="240"/>
            <w:rPr>
              <w:ins w:id="1668" w:author="BHA Regulatory Affairs Unit" w:date="2026-07-29T16:06:00Z"/>
            </w:rPr>
          </w:pPr>
          <w:sdt>
            <w:sdtPr>
              <w:tag w:val="goog_rdk_1659"/>
              <w:id w:val="1505003149"/>
            </w:sdtPr>
            <w:sdtContent>
              <w:ins w:id="1669" w:author="BHA Regulatory Affairs Unit" w:date="2026-07-29T16:06:00Z">
                <w:r>
                  <w:t>Paying a civil fine not to exceed two thousand dollars ($2,000) in a calendar year. The assessment of these fines shall follow the procedures pursuant Section 26.5.-5-323, C.R.S.</w:t>
                </w:r>
              </w:ins>
            </w:sdtContent>
          </w:sdt>
        </w:p>
      </w:sdtContent>
    </w:sdt>
    <w:sdt>
      <w:sdtPr>
        <w:tag w:val="goog_rdk_1662"/>
        <w:id w:val="-1983069882"/>
      </w:sdtPr>
      <w:sdtContent>
        <w:p w14:paraId="00000404" w14:textId="77777777" w:rsidR="00CF3663" w:rsidRDefault="00000000">
          <w:pPr>
            <w:numPr>
              <w:ilvl w:val="0"/>
              <w:numId w:val="87"/>
            </w:numPr>
            <w:tabs>
              <w:tab w:val="left" w:pos="720"/>
              <w:tab w:val="left" w:pos="1440"/>
            </w:tabs>
            <w:spacing w:before="240"/>
            <w:rPr>
              <w:ins w:id="1670" w:author="BHA Regulatory Affairs Unit" w:date="2026-07-29T16:06:00Z"/>
            </w:rPr>
          </w:pPr>
          <w:sdt>
            <w:sdtPr>
              <w:tag w:val="goog_rdk_1661"/>
              <w:id w:val="-1101697471"/>
            </w:sdtPr>
            <w:sdtContent>
              <w:ins w:id="1671" w:author="BHA Regulatory Affairs Unit" w:date="2026-07-29T16:06:00Z">
                <w:r>
                  <w:t>Agencies may appeal any intermediate restriction to BHA in accordance with the Colorado Administrative Procedures Act Sections 24-4-101 through -109, C.R.S.</w:t>
                </w:r>
              </w:ins>
            </w:sdtContent>
          </w:sdt>
        </w:p>
      </w:sdtContent>
    </w:sdt>
    <w:sdt>
      <w:sdtPr>
        <w:tag w:val="goog_rdk_1664"/>
        <w:id w:val="-1924375507"/>
      </w:sdtPr>
      <w:sdtContent>
        <w:p w14:paraId="00000405" w14:textId="77777777" w:rsidR="00CF3663" w:rsidRDefault="00000000">
          <w:pPr>
            <w:keepNext/>
            <w:spacing w:before="240" w:after="60"/>
            <w:ind w:firstLine="0"/>
            <w:rPr>
              <w:ins w:id="1672" w:author="BHA Regulatory Affairs Unit" w:date="2026-07-29T16:06:00Z"/>
              <w:b/>
              <w:bCs/>
            </w:rPr>
          </w:pPr>
          <w:sdt>
            <w:sdtPr>
              <w:tag w:val="goog_rdk_1663"/>
              <w:id w:val="-389011745"/>
            </w:sdtPr>
            <w:sdtContent>
              <w:ins w:id="1673" w:author="BHA Regulatory Affairs Unit" w:date="2026-07-29T16:06:00Z">
                <w:r>
                  <w:rPr>
                    <w:b/>
                    <w:bCs/>
                  </w:rPr>
                  <w:t>1.8.4</w:t>
                </w:r>
                <w:r>
                  <w:rPr>
                    <w:b/>
                    <w:bCs/>
                  </w:rPr>
                  <w:tab/>
                  <w:t>Revocation or Suspension of a Credential or Endorsement</w:t>
                </w:r>
              </w:ins>
            </w:sdtContent>
          </w:sdt>
        </w:p>
      </w:sdtContent>
    </w:sdt>
    <w:sdt>
      <w:sdtPr>
        <w:tag w:val="goog_rdk_1666"/>
        <w:id w:val="1972424960"/>
      </w:sdtPr>
      <w:sdtContent>
        <w:p w14:paraId="00000406" w14:textId="77777777" w:rsidR="00CF3663" w:rsidRDefault="00000000">
          <w:pPr>
            <w:numPr>
              <w:ilvl w:val="0"/>
              <w:numId w:val="88"/>
            </w:numPr>
            <w:tabs>
              <w:tab w:val="left" w:pos="720"/>
              <w:tab w:val="left" w:pos="1440"/>
            </w:tabs>
            <w:spacing w:before="240"/>
            <w:rPr>
              <w:ins w:id="1674" w:author="BHA Regulatory Affairs Unit" w:date="2026-07-29T16:06:00Z"/>
            </w:rPr>
          </w:pPr>
          <w:sdt>
            <w:sdtPr>
              <w:tag w:val="goog_rdk_1665"/>
              <w:id w:val="-1826868101"/>
            </w:sdtPr>
            <w:sdtContent>
              <w:ins w:id="1675" w:author="BHA Regulatory Affairs Unit" w:date="2026-07-29T16:06:00Z">
                <w:r>
                  <w:t>BHA may limit, revoke, or suspend an existing credential or endorsement if an agency fails, or refuses, to comply with the statutory and/or regulatory requirements applicable to its credential(s) and endorsement(s) associated with its credential(s). BHA may limit the overall agency credential(s), any endorsement(s), physical locations, or any combination thereof, for failure or refusal to comply. Failures to comply include, but are not limited to:</w:t>
                </w:r>
              </w:ins>
            </w:sdtContent>
          </w:sdt>
        </w:p>
      </w:sdtContent>
    </w:sdt>
    <w:sdt>
      <w:sdtPr>
        <w:tag w:val="goog_rdk_1668"/>
        <w:id w:val="-1004468184"/>
      </w:sdtPr>
      <w:sdtContent>
        <w:p w14:paraId="00000407" w14:textId="77777777" w:rsidR="00CF3663" w:rsidRDefault="00000000">
          <w:pPr>
            <w:numPr>
              <w:ilvl w:val="1"/>
              <w:numId w:val="88"/>
            </w:numPr>
            <w:tabs>
              <w:tab w:val="left" w:pos="720"/>
              <w:tab w:val="left" w:pos="1440"/>
            </w:tabs>
            <w:spacing w:before="240"/>
            <w:rPr>
              <w:ins w:id="1676" w:author="BHA Regulatory Affairs Unit" w:date="2026-07-29T16:06:00Z"/>
            </w:rPr>
          </w:pPr>
          <w:sdt>
            <w:sdtPr>
              <w:tag w:val="goog_rdk_1667"/>
              <w:id w:val="-1040407911"/>
            </w:sdtPr>
            <w:sdtContent>
              <w:ins w:id="1677" w:author="BHA Regulatory Affairs Unit" w:date="2026-07-29T16:06:00Z">
                <w:r>
                  <w:t>Making a false statement of material fact about individuals served by an agency, its personnel, capacity, or other operational components, verbally or in any public document, or in a matter under investigation by BHA or another governmental entity;</w:t>
                </w:r>
              </w:ins>
            </w:sdtContent>
          </w:sdt>
        </w:p>
      </w:sdtContent>
    </w:sdt>
    <w:sdt>
      <w:sdtPr>
        <w:tag w:val="goog_rdk_1670"/>
        <w:id w:val="-1718551280"/>
      </w:sdtPr>
      <w:sdtContent>
        <w:p w14:paraId="00000408" w14:textId="77777777" w:rsidR="00CF3663" w:rsidRDefault="00000000">
          <w:pPr>
            <w:numPr>
              <w:ilvl w:val="1"/>
              <w:numId w:val="88"/>
            </w:numPr>
            <w:tabs>
              <w:tab w:val="left" w:pos="720"/>
              <w:tab w:val="left" w:pos="1440"/>
            </w:tabs>
            <w:spacing w:before="240"/>
            <w:rPr>
              <w:ins w:id="1678" w:author="BHA Regulatory Affairs Unit" w:date="2026-07-29T16:06:00Z"/>
            </w:rPr>
          </w:pPr>
          <w:sdt>
            <w:sdtPr>
              <w:tag w:val="goog_rdk_1669"/>
              <w:id w:val="2068212638"/>
            </w:sdtPr>
            <w:sdtContent>
              <w:ins w:id="1679" w:author="BHA Regulatory Affairs Unit" w:date="2026-07-29T16:06:00Z">
                <w:r>
                  <w:t>Preventing, interfering with, or attempting to impede in any way, the work of a representative or agent of BHA in investigating or enforcing the applicable statutes or regulations;</w:t>
                </w:r>
              </w:ins>
            </w:sdtContent>
          </w:sdt>
        </w:p>
      </w:sdtContent>
    </w:sdt>
    <w:sdt>
      <w:sdtPr>
        <w:tag w:val="goog_rdk_1672"/>
        <w:id w:val="1225092925"/>
      </w:sdtPr>
      <w:sdtContent>
        <w:p w14:paraId="00000409" w14:textId="77777777" w:rsidR="00CF3663" w:rsidRDefault="00000000">
          <w:pPr>
            <w:numPr>
              <w:ilvl w:val="1"/>
              <w:numId w:val="88"/>
            </w:numPr>
            <w:tabs>
              <w:tab w:val="left" w:pos="720"/>
              <w:tab w:val="left" w:pos="1440"/>
            </w:tabs>
            <w:spacing w:before="240"/>
            <w:rPr>
              <w:ins w:id="1680" w:author="BHA Regulatory Affairs Unit" w:date="2026-07-29T16:06:00Z"/>
            </w:rPr>
          </w:pPr>
          <w:sdt>
            <w:sdtPr>
              <w:tag w:val="goog_rdk_1671"/>
              <w:id w:val="685737981"/>
            </w:sdtPr>
            <w:sdtContent>
              <w:ins w:id="1681" w:author="BHA Regulatory Affairs Unit" w:date="2026-07-29T16:06:00Z">
                <w:r>
                  <w:t>Falsely advertising, or in any way misrepresenting an agency’s ability to provide services for individuals served based on its credential type(s) or status;</w:t>
                </w:r>
              </w:ins>
            </w:sdtContent>
          </w:sdt>
        </w:p>
      </w:sdtContent>
    </w:sdt>
    <w:sdt>
      <w:sdtPr>
        <w:tag w:val="goog_rdk_1674"/>
        <w:id w:val="1656787817"/>
      </w:sdtPr>
      <w:sdtContent>
        <w:p w14:paraId="0000040A" w14:textId="77777777" w:rsidR="00CF3663" w:rsidRDefault="00000000">
          <w:pPr>
            <w:numPr>
              <w:ilvl w:val="1"/>
              <w:numId w:val="88"/>
            </w:numPr>
            <w:tabs>
              <w:tab w:val="left" w:pos="720"/>
              <w:tab w:val="left" w:pos="1440"/>
            </w:tabs>
            <w:spacing w:before="240"/>
            <w:rPr>
              <w:ins w:id="1682" w:author="BHA Regulatory Affairs Unit" w:date="2026-07-29T16:06:00Z"/>
            </w:rPr>
          </w:pPr>
          <w:sdt>
            <w:sdtPr>
              <w:tag w:val="goog_rdk_1673"/>
              <w:id w:val="-750104286"/>
            </w:sdtPr>
            <w:sdtContent>
              <w:ins w:id="1683" w:author="BHA Regulatory Affairs Unit" w:date="2026-07-29T16:06:00Z">
                <w:r>
                  <w:t>Failing to provide reports and documents required by regulation or statute, in a timely and complete fashion;</w:t>
                </w:r>
              </w:ins>
            </w:sdtContent>
          </w:sdt>
        </w:p>
      </w:sdtContent>
    </w:sdt>
    <w:sdt>
      <w:sdtPr>
        <w:tag w:val="goog_rdk_1676"/>
        <w:id w:val="938726099"/>
      </w:sdtPr>
      <w:sdtContent>
        <w:p w14:paraId="0000040B" w14:textId="77777777" w:rsidR="00CF3663" w:rsidRDefault="00000000">
          <w:pPr>
            <w:numPr>
              <w:ilvl w:val="1"/>
              <w:numId w:val="88"/>
            </w:numPr>
            <w:tabs>
              <w:tab w:val="left" w:pos="720"/>
              <w:tab w:val="left" w:pos="1440"/>
            </w:tabs>
            <w:spacing w:before="240"/>
            <w:rPr>
              <w:ins w:id="1684" w:author="BHA Regulatory Affairs Unit" w:date="2026-07-29T16:06:00Z"/>
            </w:rPr>
          </w:pPr>
          <w:sdt>
            <w:sdtPr>
              <w:tag w:val="goog_rdk_1675"/>
              <w:id w:val="57424656"/>
            </w:sdtPr>
            <w:sdtContent>
              <w:ins w:id="1685" w:author="BHA Regulatory Affairs Unit" w:date="2026-07-29T16:06:00Z">
                <w:r>
                  <w:t>Failing to comply with, or complete a plan of action in the time or manner specified;</w:t>
                </w:r>
              </w:ins>
            </w:sdtContent>
          </w:sdt>
        </w:p>
      </w:sdtContent>
    </w:sdt>
    <w:sdt>
      <w:sdtPr>
        <w:tag w:val="goog_rdk_1678"/>
        <w:id w:val="374415859"/>
      </w:sdtPr>
      <w:sdtContent>
        <w:p w14:paraId="0000040C" w14:textId="77777777" w:rsidR="00CF3663" w:rsidRDefault="00000000">
          <w:pPr>
            <w:numPr>
              <w:ilvl w:val="1"/>
              <w:numId w:val="88"/>
            </w:numPr>
            <w:tabs>
              <w:tab w:val="left" w:pos="720"/>
              <w:tab w:val="left" w:pos="1440"/>
            </w:tabs>
            <w:spacing w:before="240"/>
            <w:rPr>
              <w:ins w:id="1686" w:author="BHA Regulatory Affairs Unit" w:date="2026-07-29T16:06:00Z"/>
            </w:rPr>
          </w:pPr>
          <w:sdt>
            <w:sdtPr>
              <w:tag w:val="goog_rdk_1677"/>
              <w:id w:val="-1149656541"/>
            </w:sdtPr>
            <w:sdtContent>
              <w:ins w:id="1687" w:author="BHA Regulatory Affairs Unit" w:date="2026-07-29T16:06:00Z">
                <w:r>
                  <w:t>Falsifying records or documents;</w:t>
                </w:r>
              </w:ins>
            </w:sdtContent>
          </w:sdt>
        </w:p>
      </w:sdtContent>
    </w:sdt>
    <w:sdt>
      <w:sdtPr>
        <w:tag w:val="goog_rdk_1680"/>
        <w:id w:val="1361762519"/>
      </w:sdtPr>
      <w:sdtContent>
        <w:p w14:paraId="0000040D" w14:textId="77777777" w:rsidR="00CF3663" w:rsidRDefault="00000000">
          <w:pPr>
            <w:numPr>
              <w:ilvl w:val="1"/>
              <w:numId w:val="88"/>
            </w:numPr>
            <w:tabs>
              <w:tab w:val="left" w:pos="720"/>
              <w:tab w:val="left" w:pos="1440"/>
            </w:tabs>
            <w:spacing w:before="240"/>
            <w:rPr>
              <w:ins w:id="1688" w:author="BHA Regulatory Affairs Unit" w:date="2026-07-29T16:06:00Z"/>
            </w:rPr>
          </w:pPr>
          <w:sdt>
            <w:sdtPr>
              <w:tag w:val="goog_rdk_1679"/>
              <w:id w:val="-1245762557"/>
            </w:sdtPr>
            <w:sdtContent>
              <w:ins w:id="1689" w:author="BHA Regulatory Affairs Unit" w:date="2026-07-29T16:06:00Z">
                <w:r>
                  <w:t>Knowingly using or disseminating misleading, deceptive, or false information;</w:t>
                </w:r>
              </w:ins>
            </w:sdtContent>
          </w:sdt>
        </w:p>
      </w:sdtContent>
    </w:sdt>
    <w:sdt>
      <w:sdtPr>
        <w:tag w:val="goog_rdk_1682"/>
        <w:id w:val="1868321869"/>
      </w:sdtPr>
      <w:sdtContent>
        <w:p w14:paraId="0000040E" w14:textId="77777777" w:rsidR="00CF3663" w:rsidRDefault="00000000">
          <w:pPr>
            <w:numPr>
              <w:ilvl w:val="1"/>
              <w:numId w:val="88"/>
            </w:numPr>
            <w:tabs>
              <w:tab w:val="left" w:pos="720"/>
              <w:tab w:val="left" w:pos="1440"/>
            </w:tabs>
            <w:spacing w:before="240"/>
            <w:rPr>
              <w:ins w:id="1690" w:author="BHA Regulatory Affairs Unit" w:date="2026-07-29T16:06:00Z"/>
            </w:rPr>
          </w:pPr>
          <w:sdt>
            <w:sdtPr>
              <w:tag w:val="goog_rdk_1681"/>
              <w:id w:val="-1921775559"/>
            </w:sdtPr>
            <w:sdtContent>
              <w:ins w:id="1691" w:author="BHA Regulatory Affairs Unit" w:date="2026-07-29T16:06:00Z">
                <w:r>
                  <w:t>Accepting commissions, rebates, or other forms of remuneration for referrals or other treatment decisions;</w:t>
                </w:r>
              </w:ins>
            </w:sdtContent>
          </w:sdt>
        </w:p>
      </w:sdtContent>
    </w:sdt>
    <w:sdt>
      <w:sdtPr>
        <w:tag w:val="goog_rdk_1684"/>
        <w:id w:val="439378698"/>
      </w:sdtPr>
      <w:sdtContent>
        <w:p w14:paraId="0000040F" w14:textId="77777777" w:rsidR="00CF3663" w:rsidRDefault="00000000">
          <w:pPr>
            <w:numPr>
              <w:ilvl w:val="1"/>
              <w:numId w:val="88"/>
            </w:numPr>
            <w:tabs>
              <w:tab w:val="left" w:pos="720"/>
              <w:tab w:val="left" w:pos="1440"/>
            </w:tabs>
            <w:spacing w:before="240"/>
            <w:rPr>
              <w:ins w:id="1692" w:author="BHA Regulatory Affairs Unit" w:date="2026-07-29T16:06:00Z"/>
            </w:rPr>
          </w:pPr>
          <w:sdt>
            <w:sdtPr>
              <w:tag w:val="goog_rdk_1683"/>
              <w:id w:val="-1813593453"/>
            </w:sdtPr>
            <w:sdtContent>
              <w:ins w:id="1693" w:author="BHA Regulatory Affairs Unit" w:date="2026-07-29T16:06:00Z">
                <w:r>
                  <w:t xml:space="preserve">Exercising undue influence or coercion over an individual to obtain certain decisions or actions, or for financial or personal gain; </w:t>
                </w:r>
              </w:ins>
            </w:sdtContent>
          </w:sdt>
        </w:p>
      </w:sdtContent>
    </w:sdt>
    <w:sdt>
      <w:sdtPr>
        <w:tag w:val="goog_rdk_1686"/>
        <w:id w:val="-1372001425"/>
      </w:sdtPr>
      <w:sdtContent>
        <w:p w14:paraId="00000410" w14:textId="77777777" w:rsidR="00CF3663" w:rsidRDefault="00000000">
          <w:pPr>
            <w:numPr>
              <w:ilvl w:val="1"/>
              <w:numId w:val="88"/>
            </w:numPr>
            <w:tabs>
              <w:tab w:val="left" w:pos="720"/>
              <w:tab w:val="left" w:pos="1440"/>
            </w:tabs>
            <w:spacing w:before="240"/>
            <w:rPr>
              <w:ins w:id="1694" w:author="BHA Regulatory Affairs Unit" w:date="2026-07-29T16:06:00Z"/>
            </w:rPr>
          </w:pPr>
          <w:sdt>
            <w:sdtPr>
              <w:tag w:val="goog_rdk_1685"/>
              <w:id w:val="-2092730097"/>
            </w:sdtPr>
            <w:sdtContent>
              <w:ins w:id="1695" w:author="BHA Regulatory Affairs Unit" w:date="2026-07-29T16:06:00Z">
                <w:r>
                  <w:t>A relationship other than a professional relationship, including but not limited to a relationship of a sexual nature, between an owner, director, manager, administrator, or other personnel, and an individual; and</w:t>
                </w:r>
              </w:ins>
            </w:sdtContent>
          </w:sdt>
        </w:p>
      </w:sdtContent>
    </w:sdt>
    <w:sdt>
      <w:sdtPr>
        <w:tag w:val="goog_rdk_1688"/>
        <w:id w:val="1755361321"/>
      </w:sdtPr>
      <w:sdtContent>
        <w:p w14:paraId="00000411" w14:textId="77777777" w:rsidR="00CF3663" w:rsidRDefault="00000000">
          <w:pPr>
            <w:numPr>
              <w:ilvl w:val="1"/>
              <w:numId w:val="88"/>
            </w:numPr>
            <w:tabs>
              <w:tab w:val="left" w:pos="720"/>
              <w:tab w:val="left" w:pos="1440"/>
            </w:tabs>
            <w:spacing w:before="240"/>
            <w:rPr>
              <w:ins w:id="1696" w:author="BHA Regulatory Affairs Unit" w:date="2026-07-29T16:06:00Z"/>
            </w:rPr>
          </w:pPr>
          <w:sdt>
            <w:sdtPr>
              <w:tag w:val="goog_rdk_1687"/>
              <w:id w:val="2044760408"/>
            </w:sdtPr>
            <w:sdtContent>
              <w:ins w:id="1697" w:author="BHA Regulatory Affairs Unit" w:date="2026-07-29T16:06:00Z">
                <w:r>
                  <w:t>Noncompliance with the requirements of Sections 27-50-501 through 27-50-509, C.R.S., and any applicable regulations promulgated pursuant to those statutes.</w:t>
                </w:r>
              </w:ins>
            </w:sdtContent>
          </w:sdt>
        </w:p>
      </w:sdtContent>
    </w:sdt>
    <w:sdt>
      <w:sdtPr>
        <w:tag w:val="goog_rdk_1690"/>
        <w:id w:val="753121259"/>
      </w:sdtPr>
      <w:sdtContent>
        <w:p w14:paraId="00000412" w14:textId="77777777" w:rsidR="00CF3663" w:rsidRDefault="00000000">
          <w:pPr>
            <w:numPr>
              <w:ilvl w:val="0"/>
              <w:numId w:val="88"/>
            </w:numPr>
            <w:tabs>
              <w:tab w:val="left" w:pos="720"/>
              <w:tab w:val="left" w:pos="1440"/>
            </w:tabs>
            <w:spacing w:before="240"/>
            <w:rPr>
              <w:ins w:id="1698" w:author="BHA Regulatory Affairs Unit" w:date="2026-07-29T16:06:00Z"/>
            </w:rPr>
          </w:pPr>
          <w:sdt>
            <w:sdtPr>
              <w:tag w:val="goog_rdk_1689"/>
              <w:id w:val="-703283697"/>
            </w:sdtPr>
            <w:sdtContent>
              <w:ins w:id="1699" w:author="BHA Regulatory Affairs Unit" w:date="2026-07-29T16:06:00Z">
                <w:r>
                  <w:t>BHA may revoke or suspend an existing credential if one (1) or more individuals or entities identified in the response to Part 1.3.1.C.3 of this Chapter 1, has a controlling or ownership interest in an agency, and:</w:t>
                </w:r>
              </w:ins>
            </w:sdtContent>
          </w:sdt>
        </w:p>
      </w:sdtContent>
    </w:sdt>
    <w:sdt>
      <w:sdtPr>
        <w:tag w:val="goog_rdk_1692"/>
        <w:id w:val="-171225060"/>
      </w:sdtPr>
      <w:sdtContent>
        <w:p w14:paraId="00000413" w14:textId="77777777" w:rsidR="00CF3663" w:rsidRDefault="00000000">
          <w:pPr>
            <w:numPr>
              <w:ilvl w:val="1"/>
              <w:numId w:val="88"/>
            </w:numPr>
            <w:tabs>
              <w:tab w:val="left" w:pos="720"/>
              <w:tab w:val="left" w:pos="1440"/>
            </w:tabs>
            <w:spacing w:before="240"/>
            <w:rPr>
              <w:ins w:id="1700" w:author="BHA Regulatory Affairs Unit" w:date="2026-07-29T16:06:00Z"/>
            </w:rPr>
          </w:pPr>
          <w:sdt>
            <w:sdtPr>
              <w:tag w:val="goog_rdk_1691"/>
              <w:id w:val="420189963"/>
            </w:sdtPr>
            <w:sdtContent>
              <w:ins w:id="1701" w:author="BHA Regulatory Affairs Unit" w:date="2026-07-29T16:06:00Z">
                <w:r>
                  <w:t>Has been the subject, or party to, any of the actions set forth in Part 1.3.1.C.3.a of this Chapter 1; or</w:t>
                </w:r>
              </w:ins>
            </w:sdtContent>
          </w:sdt>
        </w:p>
      </w:sdtContent>
    </w:sdt>
    <w:sdt>
      <w:sdtPr>
        <w:tag w:val="goog_rdk_1694"/>
        <w:id w:val="257018838"/>
      </w:sdtPr>
      <w:sdtContent>
        <w:p w14:paraId="00000414" w14:textId="77777777" w:rsidR="00CF3663" w:rsidRDefault="00000000">
          <w:pPr>
            <w:numPr>
              <w:ilvl w:val="1"/>
              <w:numId w:val="88"/>
            </w:numPr>
            <w:tabs>
              <w:tab w:val="left" w:pos="720"/>
              <w:tab w:val="left" w:pos="1440"/>
            </w:tabs>
            <w:spacing w:before="240"/>
            <w:rPr>
              <w:ins w:id="1702" w:author="BHA Regulatory Affairs Unit" w:date="2026-07-29T16:06:00Z"/>
            </w:rPr>
          </w:pPr>
          <w:sdt>
            <w:sdtPr>
              <w:tag w:val="goog_rdk_1693"/>
              <w:id w:val="463897639"/>
            </w:sdtPr>
            <w:sdtContent>
              <w:ins w:id="1703" w:author="BHA Regulatory Affairs Unit" w:date="2026-07-29T16:06:00Z">
                <w:r>
                  <w:t>Has a felony or misdemeanor conviction of a crime of moral turpitude, as defined in Part 1.2 of this Chapter 1.</w:t>
                </w:r>
              </w:ins>
            </w:sdtContent>
          </w:sdt>
        </w:p>
      </w:sdtContent>
    </w:sdt>
    <w:sdt>
      <w:sdtPr>
        <w:tag w:val="goog_rdk_1696"/>
        <w:id w:val="1277802890"/>
      </w:sdtPr>
      <w:sdtContent>
        <w:p w14:paraId="00000415" w14:textId="77777777" w:rsidR="00CF3663" w:rsidRDefault="00000000">
          <w:pPr>
            <w:numPr>
              <w:ilvl w:val="2"/>
              <w:numId w:val="88"/>
            </w:numPr>
            <w:tabs>
              <w:tab w:val="left" w:pos="720"/>
              <w:tab w:val="left" w:pos="1440"/>
            </w:tabs>
            <w:spacing w:before="240"/>
            <w:rPr>
              <w:ins w:id="1704" w:author="BHA Regulatory Affairs Unit" w:date="2026-07-29T16:06:00Z"/>
            </w:rPr>
          </w:pPr>
          <w:sdt>
            <w:sdtPr>
              <w:tag w:val="goog_rdk_1695"/>
              <w:id w:val="-1405707044"/>
            </w:sdtPr>
            <w:sdtContent>
              <w:ins w:id="1705" w:author="BHA Regulatory Affairs Unit" w:date="2026-07-29T16:06:00Z">
                <w:r>
                  <w:t>Except in the case of a summary suspension, in accordance with Section 24-4-104(4)(A), C.R.S., suspension or revocation must not occur until after a hearing and in compliance with the provisions and procedures specified in Sections 24-4-101 through Section -109, C.R.S., and Section 27-50-505, C.R.S.</w:t>
                </w:r>
              </w:ins>
            </w:sdtContent>
          </w:sdt>
        </w:p>
      </w:sdtContent>
    </w:sdt>
    <w:sdt>
      <w:sdtPr>
        <w:tag w:val="goog_rdk_1698"/>
        <w:id w:val="-1036433711"/>
      </w:sdtPr>
      <w:sdtContent>
        <w:p w14:paraId="00000416" w14:textId="77777777" w:rsidR="00CF3663" w:rsidRDefault="00000000">
          <w:pPr>
            <w:keepNext/>
            <w:spacing w:before="240" w:after="60"/>
            <w:ind w:firstLine="0"/>
            <w:rPr>
              <w:ins w:id="1706" w:author="BHA Regulatory Affairs Unit" w:date="2026-07-29T16:06:00Z"/>
              <w:b/>
              <w:bCs/>
            </w:rPr>
          </w:pPr>
          <w:sdt>
            <w:sdtPr>
              <w:tag w:val="goog_rdk_1697"/>
              <w:id w:val="373139840"/>
            </w:sdtPr>
            <w:sdtContent>
              <w:ins w:id="1707" w:author="BHA Regulatory Affairs Unit" w:date="2026-07-29T16:06:00Z">
                <w:r>
                  <w:rPr>
                    <w:b/>
                    <w:bCs/>
                  </w:rPr>
                  <w:t>1.8.5</w:t>
                </w:r>
                <w:r>
                  <w:rPr>
                    <w:b/>
                    <w:bCs/>
                  </w:rPr>
                  <w:tab/>
                  <w:t>Right to Appeal</w:t>
                </w:r>
              </w:ins>
            </w:sdtContent>
          </w:sdt>
        </w:p>
      </w:sdtContent>
    </w:sdt>
    <w:sdt>
      <w:sdtPr>
        <w:tag w:val="goog_rdk_1700"/>
        <w:id w:val="-944666173"/>
      </w:sdtPr>
      <w:sdtContent>
        <w:p w14:paraId="00000417" w14:textId="77777777" w:rsidR="00CF3663" w:rsidRDefault="00000000">
          <w:pPr>
            <w:numPr>
              <w:ilvl w:val="0"/>
              <w:numId w:val="90"/>
            </w:numPr>
            <w:tabs>
              <w:tab w:val="left" w:pos="720"/>
              <w:tab w:val="left" w:pos="1440"/>
            </w:tabs>
            <w:spacing w:before="240"/>
            <w:rPr>
              <w:ins w:id="1708" w:author="BHA Regulatory Affairs Unit" w:date="2026-07-29T16:06:00Z"/>
            </w:rPr>
          </w:pPr>
          <w:sdt>
            <w:sdtPr>
              <w:tag w:val="goog_rdk_1699"/>
              <w:id w:val="1417935980"/>
            </w:sdtPr>
            <w:sdtContent>
              <w:ins w:id="1709" w:author="BHA Regulatory Affairs Unit" w:date="2026-07-29T16:06:00Z">
                <w:r>
                  <w:t>Agencies adversely affected or aggrieved by BHA’s decisions regarding implementation of these Rules, have the right to appeal to the Colorado Department of Personnel And Administration or the Office of Administrative Courts, and may subsequently seek judicial review of BHA’s action, pursuant to Sections 24-4-101 through -109, C.R.S.</w:t>
                </w:r>
              </w:ins>
            </w:sdtContent>
          </w:sdt>
        </w:p>
      </w:sdtContent>
    </w:sdt>
    <w:sdt>
      <w:sdtPr>
        <w:tag w:val="goog_rdk_1702"/>
        <w:id w:val="-48074996"/>
      </w:sdtPr>
      <w:sdtContent>
        <w:p w14:paraId="00000418" w14:textId="77777777" w:rsidR="00CF3663" w:rsidRDefault="00000000">
          <w:pPr>
            <w:numPr>
              <w:ilvl w:val="0"/>
              <w:numId w:val="90"/>
            </w:numPr>
            <w:tabs>
              <w:tab w:val="left" w:pos="720"/>
              <w:tab w:val="left" w:pos="1440"/>
            </w:tabs>
            <w:spacing w:before="240"/>
            <w:rPr>
              <w:ins w:id="1710" w:author="BHA Regulatory Affairs Unit" w:date="2026-07-29T16:06:00Z"/>
            </w:rPr>
          </w:pPr>
          <w:sdt>
            <w:sdtPr>
              <w:tag w:val="goog_rdk_1701"/>
              <w:id w:val="1835905279"/>
            </w:sdtPr>
            <w:sdtContent>
              <w:ins w:id="1711" w:author="BHA Regulatory Affairs Unit" w:date="2026-07-29T16:06:00Z">
                <w:r>
                  <w:t>The following actions may be submitted to an administrative law judge for an evidentiary hearing:</w:t>
                </w:r>
              </w:ins>
            </w:sdtContent>
          </w:sdt>
        </w:p>
      </w:sdtContent>
    </w:sdt>
    <w:sdt>
      <w:sdtPr>
        <w:tag w:val="goog_rdk_1704"/>
        <w:id w:val="1546043294"/>
      </w:sdtPr>
      <w:sdtContent>
        <w:p w14:paraId="00000419" w14:textId="77777777" w:rsidR="00CF3663" w:rsidRDefault="00000000">
          <w:pPr>
            <w:numPr>
              <w:ilvl w:val="1"/>
              <w:numId w:val="90"/>
            </w:numPr>
            <w:tabs>
              <w:tab w:val="left" w:pos="720"/>
              <w:tab w:val="left" w:pos="1440"/>
            </w:tabs>
            <w:spacing w:before="240"/>
            <w:rPr>
              <w:ins w:id="1712" w:author="BHA Regulatory Affairs Unit" w:date="2026-07-29T16:06:00Z"/>
            </w:rPr>
          </w:pPr>
          <w:sdt>
            <w:sdtPr>
              <w:tag w:val="goog_rdk_1703"/>
              <w:id w:val="-103130344"/>
            </w:sdtPr>
            <w:sdtContent>
              <w:ins w:id="1713" w:author="BHA Regulatory Affairs Unit" w:date="2026-07-29T16:06:00Z">
                <w:r>
                  <w:t>Denial of a credential or endorsement;</w:t>
                </w:r>
              </w:ins>
            </w:sdtContent>
          </w:sdt>
        </w:p>
      </w:sdtContent>
    </w:sdt>
    <w:sdt>
      <w:sdtPr>
        <w:tag w:val="goog_rdk_1706"/>
        <w:id w:val="-542966382"/>
      </w:sdtPr>
      <w:sdtContent>
        <w:p w14:paraId="0000041A" w14:textId="77777777" w:rsidR="00CF3663" w:rsidRDefault="00000000">
          <w:pPr>
            <w:numPr>
              <w:ilvl w:val="1"/>
              <w:numId w:val="90"/>
            </w:numPr>
            <w:tabs>
              <w:tab w:val="left" w:pos="720"/>
              <w:tab w:val="left" w:pos="1440"/>
            </w:tabs>
            <w:spacing w:before="240"/>
            <w:rPr>
              <w:ins w:id="1714" w:author="BHA Regulatory Affairs Unit" w:date="2026-07-29T16:06:00Z"/>
            </w:rPr>
          </w:pPr>
          <w:sdt>
            <w:sdtPr>
              <w:tag w:val="goog_rdk_1705"/>
              <w:id w:val="-1265596515"/>
            </w:sdtPr>
            <w:sdtContent>
              <w:ins w:id="1715" w:author="BHA Regulatory Affairs Unit" w:date="2026-07-29T16:06:00Z">
                <w:r>
                  <w:t>Denial of a renewal, provisional credential, conditional credential, or revocation;</w:t>
                </w:r>
              </w:ins>
            </w:sdtContent>
          </w:sdt>
        </w:p>
      </w:sdtContent>
    </w:sdt>
    <w:sdt>
      <w:sdtPr>
        <w:tag w:val="goog_rdk_1708"/>
        <w:id w:val="-1994360798"/>
      </w:sdtPr>
      <w:sdtContent>
        <w:p w14:paraId="0000041B" w14:textId="77777777" w:rsidR="00CF3663" w:rsidRDefault="00000000">
          <w:pPr>
            <w:numPr>
              <w:ilvl w:val="1"/>
              <w:numId w:val="90"/>
            </w:numPr>
            <w:tabs>
              <w:tab w:val="left" w:pos="720"/>
              <w:tab w:val="left" w:pos="1440"/>
            </w:tabs>
            <w:spacing w:before="240"/>
            <w:rPr>
              <w:ins w:id="1716" w:author="BHA Regulatory Affairs Unit" w:date="2026-07-29T16:06:00Z"/>
            </w:rPr>
          </w:pPr>
          <w:sdt>
            <w:sdtPr>
              <w:tag w:val="goog_rdk_1707"/>
              <w:id w:val="1304700135"/>
            </w:sdtPr>
            <w:sdtContent>
              <w:ins w:id="1717" w:author="BHA Regulatory Affairs Unit" w:date="2026-07-29T16:06:00Z">
                <w:r>
                  <w:t>Denial of a waiver;</w:t>
                </w:r>
              </w:ins>
            </w:sdtContent>
          </w:sdt>
        </w:p>
      </w:sdtContent>
    </w:sdt>
    <w:sdt>
      <w:sdtPr>
        <w:tag w:val="goog_rdk_1710"/>
        <w:id w:val="1807864012"/>
      </w:sdtPr>
      <w:sdtContent>
        <w:p w14:paraId="0000041C" w14:textId="77777777" w:rsidR="00CF3663" w:rsidRDefault="00000000">
          <w:pPr>
            <w:numPr>
              <w:ilvl w:val="1"/>
              <w:numId w:val="90"/>
            </w:numPr>
            <w:tabs>
              <w:tab w:val="left" w:pos="720"/>
              <w:tab w:val="left" w:pos="1440"/>
            </w:tabs>
            <w:spacing w:before="240"/>
            <w:rPr>
              <w:ins w:id="1718" w:author="BHA Regulatory Affairs Unit" w:date="2026-07-29T16:06:00Z"/>
            </w:rPr>
          </w:pPr>
          <w:sdt>
            <w:sdtPr>
              <w:tag w:val="goog_rdk_1709"/>
              <w:id w:val="-1063188932"/>
            </w:sdtPr>
            <w:sdtContent>
              <w:ins w:id="1719" w:author="BHA Regulatory Affairs Unit" w:date="2026-07-29T16:06:00Z">
                <w:r>
                  <w:t>Limitation of a credential;</w:t>
                </w:r>
              </w:ins>
            </w:sdtContent>
          </w:sdt>
        </w:p>
      </w:sdtContent>
    </w:sdt>
    <w:sdt>
      <w:sdtPr>
        <w:tag w:val="goog_rdk_1712"/>
        <w:id w:val="112000255"/>
      </w:sdtPr>
      <w:sdtContent>
        <w:p w14:paraId="0000041D" w14:textId="77777777" w:rsidR="00CF3663" w:rsidRDefault="00000000">
          <w:pPr>
            <w:numPr>
              <w:ilvl w:val="1"/>
              <w:numId w:val="90"/>
            </w:numPr>
            <w:tabs>
              <w:tab w:val="left" w:pos="720"/>
              <w:tab w:val="left" w:pos="1440"/>
            </w:tabs>
            <w:spacing w:before="240"/>
            <w:rPr>
              <w:ins w:id="1720" w:author="BHA Regulatory Affairs Unit" w:date="2026-07-29T16:06:00Z"/>
            </w:rPr>
          </w:pPr>
          <w:sdt>
            <w:sdtPr>
              <w:tag w:val="goog_rdk_1711"/>
              <w:id w:val="1874186899"/>
            </w:sdtPr>
            <w:sdtContent>
              <w:ins w:id="1721" w:author="BHA Regulatory Affairs Unit" w:date="2026-07-29T16:06:00Z">
                <w:r>
                  <w:t>Denial of a modification to credential, endorsements, or sub-endorsements; and/or</w:t>
                </w:r>
              </w:ins>
            </w:sdtContent>
          </w:sdt>
        </w:p>
      </w:sdtContent>
    </w:sdt>
    <w:sdt>
      <w:sdtPr>
        <w:tag w:val="goog_rdk_1714"/>
        <w:id w:val="585722230"/>
      </w:sdtPr>
      <w:sdtContent>
        <w:p w14:paraId="0000041E" w14:textId="77777777" w:rsidR="00CF3663" w:rsidRDefault="00000000">
          <w:pPr>
            <w:numPr>
              <w:ilvl w:val="1"/>
              <w:numId w:val="90"/>
            </w:numPr>
            <w:tabs>
              <w:tab w:val="left" w:pos="720"/>
              <w:tab w:val="left" w:pos="1440"/>
            </w:tabs>
            <w:spacing w:before="240"/>
            <w:rPr>
              <w:ins w:id="1722" w:author="BHA Regulatory Affairs Unit" w:date="2026-07-29T16:06:00Z"/>
            </w:rPr>
          </w:pPr>
          <w:sdt>
            <w:sdtPr>
              <w:tag w:val="goog_rdk_1713"/>
              <w:id w:val="143647121"/>
            </w:sdtPr>
            <w:sdtContent>
              <w:ins w:id="1723" w:author="BHA Regulatory Affairs Unit" w:date="2026-07-29T16:06:00Z">
                <w:r>
                  <w:t>Imposition of an intermediate restriction.</w:t>
                </w:r>
              </w:ins>
            </w:sdtContent>
          </w:sdt>
        </w:p>
      </w:sdtContent>
    </w:sdt>
    <w:sdt>
      <w:sdtPr>
        <w:tag w:val="goog_rdk_1716"/>
        <w:id w:val="-945279464"/>
      </w:sdtPr>
      <w:sdtContent>
        <w:p w14:paraId="0000041F" w14:textId="77777777" w:rsidR="00CF3663" w:rsidRDefault="00000000">
          <w:pPr>
            <w:numPr>
              <w:ilvl w:val="0"/>
              <w:numId w:val="90"/>
            </w:numPr>
            <w:tabs>
              <w:tab w:val="left" w:pos="720"/>
              <w:tab w:val="left" w:pos="1440"/>
            </w:tabs>
            <w:spacing w:before="240"/>
            <w:rPr>
              <w:ins w:id="1724" w:author="BHA Regulatory Affairs Unit" w:date="2026-07-29T16:06:00Z"/>
            </w:rPr>
          </w:pPr>
          <w:sdt>
            <w:sdtPr>
              <w:tag w:val="goog_rdk_1715"/>
              <w:id w:val="-1443542213"/>
            </w:sdtPr>
            <w:sdtContent>
              <w:ins w:id="1725" w:author="BHA Regulatory Affairs Unit" w:date="2026-07-29T16:06:00Z">
                <w:r>
                  <w:t>After written notification from BHA of intended action, agencies have twenty-one (21) calendar days to submit a written appeal. The appeal must be received by BHA within twenty-one (21) calendar days from the date the written notification of action letter was sent by BHA.</w:t>
                </w:r>
              </w:ins>
            </w:sdtContent>
          </w:sdt>
        </w:p>
      </w:sdtContent>
    </w:sdt>
    <w:sdt>
      <w:sdtPr>
        <w:tag w:val="goog_rdk_1718"/>
        <w:id w:val="1707336518"/>
      </w:sdtPr>
      <w:sdtContent>
        <w:p w14:paraId="00000420" w14:textId="77777777" w:rsidR="00CF3663" w:rsidRDefault="00000000">
          <w:pPr>
            <w:numPr>
              <w:ilvl w:val="0"/>
              <w:numId w:val="90"/>
            </w:numPr>
            <w:tabs>
              <w:tab w:val="left" w:pos="720"/>
              <w:tab w:val="left" w:pos="1440"/>
            </w:tabs>
            <w:spacing w:before="240"/>
            <w:rPr>
              <w:ins w:id="1726" w:author="BHA Regulatory Affairs Unit" w:date="2026-07-29T16:06:00Z"/>
            </w:rPr>
          </w:pPr>
          <w:sdt>
            <w:sdtPr>
              <w:tag w:val="goog_rdk_1717"/>
              <w:id w:val="-1151668676"/>
            </w:sdtPr>
            <w:sdtContent>
              <w:ins w:id="1727" w:author="BHA Regulatory Affairs Unit" w:date="2026-07-29T16:06:00Z">
                <w:r>
                  <w:t xml:space="preserve">In all cases except waiver denials, BHA will file a notice of charges with the Office of Administrative Courts to begin the administrative process. </w:t>
                </w:r>
              </w:ins>
            </w:sdtContent>
          </w:sdt>
        </w:p>
      </w:sdtContent>
    </w:sdt>
    <w:sdt>
      <w:sdtPr>
        <w:tag w:val="goog_rdk_1720"/>
        <w:id w:val="2083100011"/>
      </w:sdtPr>
      <w:sdtContent>
        <w:p w14:paraId="00000421" w14:textId="77777777" w:rsidR="00CF3663" w:rsidRDefault="00000000">
          <w:pPr>
            <w:numPr>
              <w:ilvl w:val="0"/>
              <w:numId w:val="90"/>
            </w:numPr>
            <w:tabs>
              <w:tab w:val="left" w:pos="720"/>
              <w:tab w:val="left" w:pos="1440"/>
            </w:tabs>
            <w:spacing w:before="240"/>
            <w:rPr>
              <w:ins w:id="1728" w:author="BHA Regulatory Affairs Unit" w:date="2026-07-29T16:06:00Z"/>
            </w:rPr>
          </w:pPr>
          <w:sdt>
            <w:sdtPr>
              <w:tag w:val="goog_rdk_1719"/>
              <w:id w:val="386589951"/>
            </w:sdtPr>
            <w:sdtContent>
              <w:ins w:id="1729" w:author="BHA Regulatory Affairs Unit" w:date="2026-07-29T16:06:00Z">
                <w:r>
                  <w:t>In waiver denials, if the applicant for the waiver requests an appeal, the request for appeal must be forwarded to the Office of Administrative Courts. Once the appellant’s request is forwarded to the Office of Administrative Courts, BHA may file a notice of charges.</w:t>
                </w:r>
              </w:ins>
            </w:sdtContent>
          </w:sdt>
        </w:p>
      </w:sdtContent>
    </w:sdt>
    <w:sdt>
      <w:sdtPr>
        <w:tag w:val="goog_rdk_1722"/>
        <w:id w:val="-1810147972"/>
      </w:sdtPr>
      <w:sdtContent>
        <w:p w14:paraId="00000422" w14:textId="77777777" w:rsidR="00CF3663" w:rsidRDefault="00000000">
          <w:pPr>
            <w:numPr>
              <w:ilvl w:val="0"/>
              <w:numId w:val="90"/>
            </w:numPr>
            <w:tabs>
              <w:tab w:val="left" w:pos="720"/>
              <w:tab w:val="left" w:pos="1440"/>
            </w:tabs>
            <w:spacing w:before="240"/>
            <w:rPr>
              <w:ins w:id="1730" w:author="BHA Regulatory Affairs Unit" w:date="2026-07-29T16:06:00Z"/>
            </w:rPr>
          </w:pPr>
          <w:sdt>
            <w:sdtPr>
              <w:tag w:val="goog_rdk_1721"/>
              <w:id w:val="1684726842"/>
            </w:sdtPr>
            <w:sdtContent>
              <w:ins w:id="1731" w:author="BHA Regulatory Affairs Unit" w:date="2026-07-29T16:06:00Z">
                <w:r>
                  <w:t>Subsequent to an evidentiary hearing at the Office of Administrative Courts and the issuance of a final agency decision, a party may seek to appeal the final agency decision through judicial review, pursuant to Section 24-4-106, C.R.S.</w:t>
                </w:r>
              </w:ins>
            </w:sdtContent>
          </w:sdt>
        </w:p>
      </w:sdtContent>
    </w:sdt>
    <w:sdt>
      <w:sdtPr>
        <w:tag w:val="goog_rdk_1725"/>
        <w:id w:val="-1824254277"/>
      </w:sdtPr>
      <w:sdtContent>
        <w:p w14:paraId="00000423" w14:textId="77777777" w:rsidR="00CF3663" w:rsidRDefault="00000000">
          <w:pPr>
            <w:keepNext/>
            <w:spacing w:before="240" w:after="60"/>
            <w:ind w:firstLine="0"/>
            <w:rPr>
              <w:ins w:id="1732" w:author="BHA Regulatory Affairs Unit" w:date="2026-07-29T16:06:00Z"/>
              <w:b/>
              <w:bCs/>
            </w:rPr>
          </w:pPr>
          <w:sdt>
            <w:sdtPr>
              <w:tag w:val="goog_rdk_1723"/>
              <w:id w:val="-1929454582"/>
            </w:sdtPr>
            <w:sdtContent>
              <w:sdt>
                <w:sdtPr>
                  <w:tag w:val="goog_rdk_1724"/>
                  <w:id w:val="-2080768218"/>
                </w:sdtPr>
                <w:sdtContent>
                  <w:commentRangeStart w:id="1733"/>
                </w:sdtContent>
              </w:sdt>
              <w:ins w:id="1734" w:author="BHA Regulatory Affairs Unit" w:date="2026-07-29T16:06:00Z">
                <w:r>
                  <w:rPr>
                    <w:b/>
                    <w:bCs/>
                  </w:rPr>
                  <w:t>1.9</w:t>
                </w:r>
                <w:r>
                  <w:rPr>
                    <w:b/>
                    <w:bCs/>
                  </w:rPr>
                  <w:tab/>
                  <w:t>Agency Closure</w:t>
                </w:r>
                <w:commentRangeEnd w:id="1733"/>
                <w:r>
                  <w:rPr>
                    <w:rStyle w:val="CommentReference"/>
                    <w:sz w:val="24"/>
                    <w:szCs w:val="24"/>
                  </w:rPr>
                  <w:commentReference w:id="1733"/>
                </w:r>
              </w:ins>
            </w:sdtContent>
          </w:sdt>
        </w:p>
      </w:sdtContent>
    </w:sdt>
    <w:sdt>
      <w:sdtPr>
        <w:tag w:val="goog_rdk_1727"/>
        <w:id w:val="-1913896769"/>
      </w:sdtPr>
      <w:sdtContent>
        <w:p w14:paraId="00000424" w14:textId="77777777" w:rsidR="00CF3663" w:rsidRDefault="00000000">
          <w:pPr>
            <w:numPr>
              <w:ilvl w:val="0"/>
              <w:numId w:val="91"/>
            </w:numPr>
            <w:tabs>
              <w:tab w:val="left" w:pos="720"/>
              <w:tab w:val="left" w:pos="1440"/>
            </w:tabs>
            <w:spacing w:before="240"/>
            <w:rPr>
              <w:ins w:id="1735" w:author="BHA Regulatory Affairs Unit" w:date="2026-07-29T16:06:00Z"/>
            </w:rPr>
          </w:pPr>
          <w:sdt>
            <w:sdtPr>
              <w:tag w:val="goog_rdk_1726"/>
              <w:id w:val="67176280"/>
            </w:sdtPr>
            <w:sdtContent>
              <w:ins w:id="1736" w:author="BHA Regulatory Affairs Unit" w:date="2026-07-29T16:06:00Z">
                <w:r>
                  <w:t>Each credential issued by BHA will become invalid if an agency fails to timely renew the credential, ceases operation, or there is final BHA action suspending or revoking the credential.</w:t>
                </w:r>
              </w:ins>
            </w:sdtContent>
          </w:sdt>
        </w:p>
      </w:sdtContent>
    </w:sdt>
    <w:sdt>
      <w:sdtPr>
        <w:tag w:val="goog_rdk_1729"/>
        <w:id w:val="-1515535975"/>
      </w:sdtPr>
      <w:sdtContent>
        <w:p w14:paraId="00000425" w14:textId="77777777" w:rsidR="00CF3663" w:rsidRDefault="00000000">
          <w:pPr>
            <w:keepNext/>
            <w:spacing w:before="240" w:after="60"/>
            <w:ind w:firstLine="0"/>
            <w:rPr>
              <w:ins w:id="1737" w:author="BHA Regulatory Affairs Unit" w:date="2026-07-29T16:06:00Z"/>
              <w:b/>
              <w:bCs/>
            </w:rPr>
          </w:pPr>
          <w:sdt>
            <w:sdtPr>
              <w:tag w:val="goog_rdk_1728"/>
              <w:id w:val="574721913"/>
            </w:sdtPr>
            <w:sdtContent>
              <w:ins w:id="1738" w:author="BHA Regulatory Affairs Unit" w:date="2026-07-29T16:06:00Z">
                <w:r>
                  <w:rPr>
                    <w:b/>
                    <w:bCs/>
                  </w:rPr>
                  <w:t>1.9.1</w:t>
                </w:r>
                <w:r>
                  <w:rPr>
                    <w:b/>
                    <w:bCs/>
                  </w:rPr>
                  <w:tab/>
                  <w:t>Emergency Closures</w:t>
                </w:r>
              </w:ins>
            </w:sdtContent>
          </w:sdt>
        </w:p>
      </w:sdtContent>
    </w:sdt>
    <w:sdt>
      <w:sdtPr>
        <w:tag w:val="goog_rdk_1731"/>
        <w:id w:val="-521883682"/>
      </w:sdtPr>
      <w:sdtContent>
        <w:p w14:paraId="00000426" w14:textId="77777777" w:rsidR="00CF3663" w:rsidRDefault="00000000">
          <w:pPr>
            <w:numPr>
              <w:ilvl w:val="0"/>
              <w:numId w:val="92"/>
            </w:numPr>
            <w:tabs>
              <w:tab w:val="left" w:pos="720"/>
              <w:tab w:val="left" w:pos="1440"/>
            </w:tabs>
            <w:spacing w:before="240"/>
            <w:rPr>
              <w:ins w:id="1739" w:author="BHA Regulatory Affairs Unit" w:date="2026-07-29T16:06:00Z"/>
            </w:rPr>
          </w:pPr>
          <w:sdt>
            <w:sdtPr>
              <w:tag w:val="goog_rdk_1730"/>
              <w:id w:val="-948613798"/>
            </w:sdtPr>
            <w:sdtContent>
              <w:ins w:id="1740" w:author="BHA Regulatory Affairs Unit" w:date="2026-07-29T16:06:00Z">
                <w:r>
                  <w:t>In the event of an emergency affecting the physical space of an agency, necessitating the removal of individuals and personnel from the agency, agencies shall provide BHA with verbal notice of the event at the time of removal, and a written report within fourteen (14) calendar days after the removal, explaining the emergency situation and the actions taken by the agency to provide services that meet the health and safety needs of the individuals and personnel.</w:t>
                </w:r>
              </w:ins>
            </w:sdtContent>
          </w:sdt>
        </w:p>
      </w:sdtContent>
    </w:sdt>
    <w:sdt>
      <w:sdtPr>
        <w:tag w:val="goog_rdk_1733"/>
        <w:id w:val="-717496795"/>
      </w:sdtPr>
      <w:sdtContent>
        <w:p w14:paraId="00000427" w14:textId="77777777" w:rsidR="00CF3663" w:rsidRDefault="00000000">
          <w:pPr>
            <w:numPr>
              <w:ilvl w:val="1"/>
              <w:numId w:val="92"/>
            </w:numPr>
            <w:tabs>
              <w:tab w:val="left" w:pos="720"/>
              <w:tab w:val="left" w:pos="1440"/>
            </w:tabs>
            <w:spacing w:before="240"/>
            <w:rPr>
              <w:ins w:id="1741" w:author="BHA Regulatory Affairs Unit" w:date="2026-07-29T16:06:00Z"/>
            </w:rPr>
          </w:pPr>
          <w:sdt>
            <w:sdtPr>
              <w:tag w:val="goog_rdk_1732"/>
              <w:id w:val="-691513568"/>
            </w:sdtPr>
            <w:sdtContent>
              <w:ins w:id="1742" w:author="BHA Regulatory Affairs Unit" w:date="2026-07-29T16:06:00Z">
                <w:r>
                  <w:t>Based on the extenuating circumstances, BHA may approve the continuation of the credential during the time period it takes to make the physical space appropriate for individuals and personnel to return.</w:t>
                </w:r>
              </w:ins>
            </w:sdtContent>
          </w:sdt>
        </w:p>
      </w:sdtContent>
    </w:sdt>
    <w:sdt>
      <w:sdtPr>
        <w:tag w:val="goog_rdk_1735"/>
        <w:id w:val="-755080821"/>
      </w:sdtPr>
      <w:sdtContent>
        <w:p w14:paraId="00000428" w14:textId="77777777" w:rsidR="00CF3663" w:rsidRDefault="00000000">
          <w:pPr>
            <w:keepNext/>
            <w:spacing w:before="240" w:after="60"/>
            <w:ind w:firstLine="0"/>
            <w:rPr>
              <w:ins w:id="1743" w:author="BHA Regulatory Affairs Unit" w:date="2026-07-29T16:06:00Z"/>
              <w:b/>
              <w:bCs/>
            </w:rPr>
          </w:pPr>
          <w:sdt>
            <w:sdtPr>
              <w:tag w:val="goog_rdk_1734"/>
              <w:id w:val="1819829544"/>
            </w:sdtPr>
            <w:sdtContent>
              <w:ins w:id="1744" w:author="BHA Regulatory Affairs Unit" w:date="2026-07-29T16:06:00Z">
                <w:r>
                  <w:rPr>
                    <w:b/>
                    <w:bCs/>
                  </w:rPr>
                  <w:t>1.9.2</w:t>
                </w:r>
                <w:r>
                  <w:rPr>
                    <w:b/>
                    <w:bCs/>
                  </w:rPr>
                  <w:tab/>
                  <w:t>Permanent Closures</w:t>
                </w:r>
              </w:ins>
            </w:sdtContent>
          </w:sdt>
        </w:p>
      </w:sdtContent>
    </w:sdt>
    <w:sdt>
      <w:sdtPr>
        <w:tag w:val="goog_rdk_1737"/>
        <w:id w:val="963095168"/>
      </w:sdtPr>
      <w:sdtContent>
        <w:p w14:paraId="00000429" w14:textId="77777777" w:rsidR="00CF3663" w:rsidRDefault="00000000">
          <w:pPr>
            <w:numPr>
              <w:ilvl w:val="0"/>
              <w:numId w:val="93"/>
            </w:numPr>
            <w:tabs>
              <w:tab w:val="left" w:pos="720"/>
              <w:tab w:val="left" w:pos="1440"/>
            </w:tabs>
            <w:spacing w:before="240"/>
            <w:rPr>
              <w:ins w:id="1745" w:author="BHA Regulatory Affairs Unit" w:date="2026-07-29T16:06:00Z"/>
            </w:rPr>
          </w:pPr>
          <w:sdt>
            <w:sdtPr>
              <w:tag w:val="goog_rdk_1736"/>
              <w:id w:val="928061068"/>
            </w:sdtPr>
            <w:sdtContent>
              <w:ins w:id="1746" w:author="BHA Regulatory Affairs Unit" w:date="2026-07-29T16:06:00Z">
                <w:r>
                  <w:t>In the event of an agency closure, agencies shall accomplish the following, with regard to any individual records that an agency is legally obligated to maintain:</w:t>
                </w:r>
              </w:ins>
            </w:sdtContent>
          </w:sdt>
        </w:p>
      </w:sdtContent>
    </w:sdt>
    <w:sdt>
      <w:sdtPr>
        <w:tag w:val="goog_rdk_1739"/>
        <w:id w:val="2062570386"/>
      </w:sdtPr>
      <w:sdtContent>
        <w:p w14:paraId="0000042A" w14:textId="77777777" w:rsidR="00CF3663" w:rsidRDefault="00000000">
          <w:pPr>
            <w:numPr>
              <w:ilvl w:val="1"/>
              <w:numId w:val="93"/>
            </w:numPr>
            <w:tabs>
              <w:tab w:val="left" w:pos="720"/>
              <w:tab w:val="left" w:pos="1440"/>
            </w:tabs>
            <w:spacing w:before="240"/>
            <w:rPr>
              <w:ins w:id="1747" w:author="BHA Regulatory Affairs Unit" w:date="2026-07-29T16:06:00Z"/>
            </w:rPr>
          </w:pPr>
          <w:sdt>
            <w:sdtPr>
              <w:tag w:val="goog_rdk_1738"/>
              <w:id w:val="1948013077"/>
            </w:sdtPr>
            <w:sdtContent>
              <w:ins w:id="1748" w:author="BHA Regulatory Affairs Unit" w:date="2026-07-29T16:06:00Z">
                <w:r>
                  <w:t>Within fourteen (14) calendar days prior to closure, inform BHA in writing of the specific plan for storage and retrieval of individual records;</w:t>
                </w:r>
              </w:ins>
            </w:sdtContent>
          </w:sdt>
        </w:p>
      </w:sdtContent>
    </w:sdt>
    <w:sdt>
      <w:sdtPr>
        <w:tag w:val="goog_rdk_1741"/>
        <w:id w:val="-286044041"/>
      </w:sdtPr>
      <w:sdtContent>
        <w:p w14:paraId="0000042B" w14:textId="77777777" w:rsidR="00CF3663" w:rsidRDefault="00000000">
          <w:pPr>
            <w:numPr>
              <w:ilvl w:val="1"/>
              <w:numId w:val="93"/>
            </w:numPr>
            <w:tabs>
              <w:tab w:val="left" w:pos="720"/>
              <w:tab w:val="left" w:pos="1440"/>
            </w:tabs>
            <w:spacing w:before="240"/>
            <w:rPr>
              <w:ins w:id="1749" w:author="BHA Regulatory Affairs Unit" w:date="2026-07-29T16:06:00Z"/>
            </w:rPr>
          </w:pPr>
          <w:sdt>
            <w:sdtPr>
              <w:tag w:val="goog_rdk_1740"/>
              <w:id w:val="-1012149271"/>
            </w:sdtPr>
            <w:sdtContent>
              <w:ins w:id="1750" w:author="BHA Regulatory Affairs Unit" w:date="2026-07-29T16:06:00Z">
                <w:r>
                  <w:t>Unless noted otherwise within an endorsement Chapter, within fourteen (14) calendar days of closure, inform all individuals or designated representatives, thereof, in writing, how and where to obtain their individual records; and</w:t>
                </w:r>
              </w:ins>
            </w:sdtContent>
          </w:sdt>
        </w:p>
      </w:sdtContent>
    </w:sdt>
    <w:sdt>
      <w:sdtPr>
        <w:tag w:val="goog_rdk_1743"/>
        <w:id w:val="35038221"/>
      </w:sdtPr>
      <w:sdtContent>
        <w:p w14:paraId="0000042C" w14:textId="77777777" w:rsidR="00CF3663" w:rsidRDefault="00000000">
          <w:pPr>
            <w:numPr>
              <w:ilvl w:val="1"/>
              <w:numId w:val="93"/>
            </w:numPr>
            <w:tabs>
              <w:tab w:val="left" w:pos="720"/>
              <w:tab w:val="left" w:pos="1440"/>
            </w:tabs>
            <w:spacing w:before="240"/>
            <w:rPr>
              <w:ins w:id="1751" w:author="BHA Regulatory Affairs Unit" w:date="2026-07-29T16:06:00Z"/>
            </w:rPr>
          </w:pPr>
          <w:sdt>
            <w:sdtPr>
              <w:tag w:val="goog_rdk_1742"/>
              <w:id w:val="352917830"/>
            </w:sdtPr>
            <w:sdtContent>
              <w:ins w:id="1752" w:author="BHA Regulatory Affairs Unit" w:date="2026-07-29T16:06:00Z">
                <w:r>
                  <w:t>Provide secure storage for any remaining individual records.</w:t>
                </w:r>
              </w:ins>
            </w:sdtContent>
          </w:sdt>
        </w:p>
      </w:sdtContent>
    </w:sdt>
    <w:sdt>
      <w:sdtPr>
        <w:tag w:val="goog_rdk_1745"/>
        <w:id w:val="-722775479"/>
      </w:sdtPr>
      <w:sdtContent>
        <w:p w14:paraId="0000042D" w14:textId="77777777" w:rsidR="00CF3663" w:rsidRDefault="00000000">
          <w:pPr>
            <w:numPr>
              <w:ilvl w:val="0"/>
              <w:numId w:val="93"/>
            </w:numPr>
            <w:tabs>
              <w:tab w:val="left" w:pos="720"/>
              <w:tab w:val="left" w:pos="1440"/>
            </w:tabs>
            <w:spacing w:before="240"/>
            <w:rPr>
              <w:ins w:id="1753" w:author="BHA Regulatory Affairs Unit" w:date="2026-07-29T16:06:00Z"/>
            </w:rPr>
          </w:pPr>
          <w:sdt>
            <w:sdtPr>
              <w:tag w:val="goog_rdk_1744"/>
              <w:id w:val="1685726597"/>
            </w:sdtPr>
            <w:sdtContent>
              <w:ins w:id="1754" w:author="BHA Regulatory Affairs Unit" w:date="2026-07-29T16:06:00Z">
                <w:r>
                  <w:t>In the event of an agency closure, agencies shall be responsible for appropriate continuity of care for each individual served by an agency, including:</w:t>
                </w:r>
              </w:ins>
            </w:sdtContent>
          </w:sdt>
        </w:p>
      </w:sdtContent>
    </w:sdt>
    <w:sdt>
      <w:sdtPr>
        <w:tag w:val="goog_rdk_1747"/>
        <w:id w:val="1213948604"/>
      </w:sdtPr>
      <w:sdtContent>
        <w:p w14:paraId="0000042E" w14:textId="77777777" w:rsidR="00CF3663" w:rsidRDefault="00000000">
          <w:pPr>
            <w:numPr>
              <w:ilvl w:val="1"/>
              <w:numId w:val="93"/>
            </w:numPr>
            <w:tabs>
              <w:tab w:val="left" w:pos="720"/>
              <w:tab w:val="left" w:pos="1440"/>
            </w:tabs>
            <w:spacing w:before="240"/>
            <w:rPr>
              <w:ins w:id="1755" w:author="BHA Regulatory Affairs Unit" w:date="2026-07-29T16:06:00Z"/>
            </w:rPr>
          </w:pPr>
          <w:sdt>
            <w:sdtPr>
              <w:tag w:val="goog_rdk_1746"/>
              <w:id w:val="-1882549433"/>
            </w:sdtPr>
            <w:sdtContent>
              <w:ins w:id="1756" w:author="BHA Regulatory Affairs Unit" w:date="2026-07-29T16:06:00Z">
                <w:r>
                  <w:t>Notice to an individual with a referral for continued care;</w:t>
                </w:r>
              </w:ins>
            </w:sdtContent>
          </w:sdt>
        </w:p>
      </w:sdtContent>
    </w:sdt>
    <w:sdt>
      <w:sdtPr>
        <w:tag w:val="goog_rdk_1749"/>
        <w:id w:val="-964643742"/>
      </w:sdtPr>
      <w:sdtContent>
        <w:p w14:paraId="0000042F" w14:textId="77777777" w:rsidR="00CF3663" w:rsidRDefault="00000000">
          <w:pPr>
            <w:numPr>
              <w:ilvl w:val="1"/>
              <w:numId w:val="93"/>
            </w:numPr>
            <w:tabs>
              <w:tab w:val="left" w:pos="720"/>
              <w:tab w:val="left" w:pos="1440"/>
            </w:tabs>
            <w:spacing w:before="240"/>
            <w:rPr>
              <w:ins w:id="1757" w:author="BHA Regulatory Affairs Unit" w:date="2026-07-29T16:06:00Z"/>
            </w:rPr>
          </w:pPr>
          <w:sdt>
            <w:sdtPr>
              <w:tag w:val="goog_rdk_1748"/>
              <w:id w:val="911954154"/>
            </w:sdtPr>
            <w:sdtContent>
              <w:ins w:id="1758" w:author="BHA Regulatory Affairs Unit" w:date="2026-07-29T16:06:00Z">
                <w:r>
                  <w:t>Notice to referral/payer source, if applicable, such as probation, parole, and/or DHS; and</w:t>
                </w:r>
              </w:ins>
            </w:sdtContent>
          </w:sdt>
        </w:p>
      </w:sdtContent>
    </w:sdt>
    <w:sdt>
      <w:sdtPr>
        <w:tag w:val="goog_rdk_1751"/>
        <w:id w:val="-577870493"/>
      </w:sdtPr>
      <w:sdtContent>
        <w:p w14:paraId="00000430" w14:textId="77777777" w:rsidR="00CF3663" w:rsidRDefault="00000000">
          <w:pPr>
            <w:numPr>
              <w:ilvl w:val="1"/>
              <w:numId w:val="93"/>
            </w:numPr>
            <w:tabs>
              <w:tab w:val="left" w:pos="720"/>
              <w:tab w:val="left" w:pos="1440"/>
            </w:tabs>
            <w:spacing w:before="240"/>
            <w:rPr>
              <w:ins w:id="1759" w:author="BHA Regulatory Affairs Unit" w:date="2026-07-29T16:06:00Z"/>
            </w:rPr>
          </w:pPr>
          <w:sdt>
            <w:sdtPr>
              <w:tag w:val="goog_rdk_1750"/>
              <w:id w:val="1115783083"/>
            </w:sdtPr>
            <w:sdtContent>
              <w:ins w:id="1760" w:author="BHA Regulatory Affairs Unit" w:date="2026-07-29T16:06:00Z">
                <w:r>
                  <w:t>Closure of DUI requirements in TMS.</w:t>
                </w:r>
              </w:ins>
            </w:sdtContent>
          </w:sdt>
        </w:p>
      </w:sdtContent>
    </w:sdt>
    <w:sdt>
      <w:sdtPr>
        <w:tag w:val="goog_rdk_1754"/>
        <w:id w:val="281535529"/>
      </w:sdtPr>
      <w:sdtContent>
        <w:p w14:paraId="00000431" w14:textId="77777777" w:rsidR="00CF3663" w:rsidRDefault="00000000">
          <w:pPr>
            <w:keepNext/>
            <w:spacing w:before="240" w:after="60"/>
            <w:ind w:firstLine="0"/>
            <w:rPr>
              <w:ins w:id="1761" w:author="BHA Regulatory Affairs Unit" w:date="2026-07-29T16:06:00Z"/>
              <w:b/>
              <w:bCs/>
            </w:rPr>
          </w:pPr>
          <w:sdt>
            <w:sdtPr>
              <w:tag w:val="goog_rdk_1752"/>
              <w:id w:val="1305191554"/>
            </w:sdtPr>
            <w:sdtContent>
              <w:sdt>
                <w:sdtPr>
                  <w:tag w:val="goog_rdk_1753"/>
                  <w:id w:val="1357058749"/>
                </w:sdtPr>
                <w:sdtContent>
                  <w:commentRangeStart w:id="1762"/>
                </w:sdtContent>
              </w:sdt>
              <w:ins w:id="1763" w:author="BHA Regulatory Affairs Unit" w:date="2026-07-29T16:06:00Z">
                <w:r>
                  <w:rPr>
                    <w:b/>
                    <w:bCs/>
                  </w:rPr>
                  <w:t>1.10</w:t>
                </w:r>
                <w:r>
                  <w:rPr>
                    <w:b/>
                    <w:bCs/>
                  </w:rPr>
                  <w:tab/>
                  <w:t>Agency Renewal</w:t>
                </w:r>
                <w:commentRangeEnd w:id="1762"/>
                <w:r>
                  <w:rPr>
                    <w:rStyle w:val="CommentReference"/>
                    <w:sz w:val="24"/>
                    <w:szCs w:val="24"/>
                  </w:rPr>
                  <w:commentReference w:id="1762"/>
                </w:r>
              </w:ins>
            </w:sdtContent>
          </w:sdt>
        </w:p>
      </w:sdtContent>
    </w:sdt>
    <w:sdt>
      <w:sdtPr>
        <w:tag w:val="goog_rdk_1756"/>
        <w:id w:val="1441185534"/>
      </w:sdtPr>
      <w:sdtContent>
        <w:p w14:paraId="00000432" w14:textId="77777777" w:rsidR="00CF3663" w:rsidRDefault="00000000">
          <w:pPr>
            <w:numPr>
              <w:ilvl w:val="0"/>
              <w:numId w:val="94"/>
            </w:numPr>
            <w:tabs>
              <w:tab w:val="left" w:pos="720"/>
              <w:tab w:val="left" w:pos="1440"/>
            </w:tabs>
            <w:spacing w:before="240"/>
            <w:rPr>
              <w:ins w:id="1764" w:author="BHA Regulatory Affairs Unit" w:date="2026-07-29T16:06:00Z"/>
            </w:rPr>
          </w:pPr>
          <w:sdt>
            <w:sdtPr>
              <w:tag w:val="goog_rdk_1755"/>
              <w:id w:val="95790170"/>
            </w:sdtPr>
            <w:sdtContent>
              <w:ins w:id="1765" w:author="BHA Regulatory Affairs Unit" w:date="2026-07-29T16:06:00Z">
                <w:r>
                  <w:t>Agencies seeking renewal must provide BHA with a credential application, signed under penalty of perjury by an authorized corporate officer, general partner, member, or sole proprietor of an agency as appropriate, and the appropriate fee at least sixty (60) calendar days prior to the expiration of the existing credential. Renewal applications shall contain the information required in Part 1.3 of this Chapter 1 unless the information has been previously submitted and no changes have been made to the information currently held by BHA.</w:t>
                </w:r>
              </w:ins>
            </w:sdtContent>
          </w:sdt>
        </w:p>
      </w:sdtContent>
    </w:sdt>
    <w:sdt>
      <w:sdtPr>
        <w:tag w:val="goog_rdk_1758"/>
        <w:id w:val="1163592628"/>
      </w:sdtPr>
      <w:sdtContent>
        <w:p w14:paraId="00000433" w14:textId="77777777" w:rsidR="00CF3663" w:rsidRDefault="00000000">
          <w:pPr>
            <w:numPr>
              <w:ilvl w:val="0"/>
              <w:numId w:val="94"/>
            </w:numPr>
            <w:tabs>
              <w:tab w:val="left" w:pos="720"/>
              <w:tab w:val="left" w:pos="1440"/>
            </w:tabs>
            <w:spacing w:before="240"/>
            <w:rPr>
              <w:ins w:id="1766" w:author="BHA Regulatory Affairs Unit" w:date="2026-07-29T16:06:00Z"/>
            </w:rPr>
          </w:pPr>
          <w:sdt>
            <w:sdtPr>
              <w:tag w:val="goog_rdk_1757"/>
              <w:id w:val="-1967049947"/>
            </w:sdtPr>
            <w:sdtContent>
              <w:ins w:id="1767" w:author="BHA Regulatory Affairs Unit" w:date="2026-07-29T16:06:00Z">
                <w:r>
                  <w:t>Failure to submit a completed renewal application to BHA thirty (30) calendar days prior to expiration of the existing credential will result in assessment of a late fee in an amount equal to the renewal fee.</w:t>
                </w:r>
              </w:ins>
            </w:sdtContent>
          </w:sdt>
        </w:p>
      </w:sdtContent>
    </w:sdt>
    <w:sdt>
      <w:sdtPr>
        <w:tag w:val="goog_rdk_1760"/>
        <w:id w:val="-1326667398"/>
      </w:sdtPr>
      <w:sdtContent>
        <w:p w14:paraId="00000434" w14:textId="77777777" w:rsidR="00CF3663" w:rsidRDefault="00000000">
          <w:pPr>
            <w:numPr>
              <w:ilvl w:val="0"/>
              <w:numId w:val="94"/>
            </w:numPr>
            <w:tabs>
              <w:tab w:val="left" w:pos="720"/>
              <w:tab w:val="left" w:pos="1440"/>
            </w:tabs>
            <w:spacing w:before="240"/>
            <w:rPr>
              <w:ins w:id="1768" w:author="BHA Regulatory Affairs Unit" w:date="2026-07-29T16:06:00Z"/>
            </w:rPr>
          </w:pPr>
          <w:sdt>
            <w:sdtPr>
              <w:tag w:val="goog_rdk_1759"/>
              <w:id w:val="287920994"/>
            </w:sdtPr>
            <w:sdtContent>
              <w:ins w:id="1769" w:author="BHA Regulatory Affairs Unit" w:date="2026-07-29T16:06:00Z">
                <w:r>
                  <w:t>Failure of an agency to accurately answer or report any of the information requested by BHA will be considered good cause to deny the credential renewal application.</w:t>
                </w:r>
              </w:ins>
            </w:sdtContent>
          </w:sdt>
        </w:p>
      </w:sdtContent>
    </w:sdt>
    <w:sdt>
      <w:sdtPr>
        <w:tag w:val="goog_rdk_1762"/>
        <w:id w:val="-1672775090"/>
      </w:sdtPr>
      <w:sdtContent>
        <w:p w14:paraId="00000435" w14:textId="77777777" w:rsidR="00CF3663" w:rsidRDefault="00000000">
          <w:pPr>
            <w:numPr>
              <w:ilvl w:val="0"/>
              <w:numId w:val="94"/>
            </w:numPr>
            <w:tabs>
              <w:tab w:val="left" w:pos="720"/>
              <w:tab w:val="left" w:pos="1440"/>
            </w:tabs>
            <w:spacing w:before="240"/>
            <w:rPr>
              <w:ins w:id="1770" w:author="BHA Regulatory Affairs Unit" w:date="2026-07-29T16:06:00Z"/>
            </w:rPr>
          </w:pPr>
          <w:sdt>
            <w:sdtPr>
              <w:tag w:val="goog_rdk_1761"/>
              <w:id w:val="-1434021913"/>
            </w:sdtPr>
            <w:sdtContent>
              <w:ins w:id="1771" w:author="BHA Regulatory Affairs Unit" w:date="2026-07-29T16:06:00Z">
                <w:r>
                  <w:t>BHA shall conduct a preliminary review of the renewal application and notify an agency of any application defects.</w:t>
                </w:r>
              </w:ins>
            </w:sdtContent>
          </w:sdt>
        </w:p>
      </w:sdtContent>
    </w:sdt>
    <w:sdt>
      <w:sdtPr>
        <w:tag w:val="goog_rdk_1764"/>
        <w:id w:val="-1692010456"/>
      </w:sdtPr>
      <w:sdtContent>
        <w:p w14:paraId="00000436" w14:textId="77777777" w:rsidR="00CF3663" w:rsidRDefault="00000000">
          <w:pPr>
            <w:numPr>
              <w:ilvl w:val="6"/>
              <w:numId w:val="94"/>
            </w:numPr>
            <w:tabs>
              <w:tab w:val="left" w:pos="720"/>
              <w:tab w:val="left" w:pos="1440"/>
            </w:tabs>
            <w:spacing w:before="240"/>
            <w:ind w:left="1440"/>
            <w:rPr>
              <w:ins w:id="1772" w:author="BHA Regulatory Affairs Unit" w:date="2026-07-29T16:06:00Z"/>
            </w:rPr>
          </w:pPr>
          <w:sdt>
            <w:sdtPr>
              <w:tag w:val="goog_rdk_1763"/>
              <w:id w:val="1944441173"/>
            </w:sdtPr>
            <w:sdtContent>
              <w:ins w:id="1773" w:author="BHA Regulatory Affairs Unit" w:date="2026-07-29T16:06:00Z">
                <w:r>
                  <w:t>Agencies shall respond within fourteen (14) calendar days to written notice of any application defect.</w:t>
                </w:r>
              </w:ins>
            </w:sdtContent>
          </w:sdt>
        </w:p>
      </w:sdtContent>
    </w:sdt>
    <w:sdt>
      <w:sdtPr>
        <w:tag w:val="goog_rdk_1766"/>
        <w:id w:val="-95532444"/>
      </w:sdtPr>
      <w:sdtContent>
        <w:p w14:paraId="00000437" w14:textId="77777777" w:rsidR="00CF3663" w:rsidRDefault="00000000">
          <w:pPr>
            <w:numPr>
              <w:ilvl w:val="0"/>
              <w:numId w:val="94"/>
            </w:numPr>
            <w:tabs>
              <w:tab w:val="left" w:pos="720"/>
              <w:tab w:val="left" w:pos="1440"/>
            </w:tabs>
            <w:spacing w:before="240"/>
            <w:rPr>
              <w:ins w:id="1774" w:author="BHA Regulatory Affairs Unit" w:date="2026-07-29T16:06:00Z"/>
            </w:rPr>
          </w:pPr>
          <w:sdt>
            <w:sdtPr>
              <w:tag w:val="goog_rdk_1765"/>
              <w:id w:val="83138931"/>
            </w:sdtPr>
            <w:sdtContent>
              <w:ins w:id="1775" w:author="BHA Regulatory Affairs Unit" w:date="2026-07-29T16:06:00Z">
                <w:r>
                  <w:t>Agencies submitting a renewal application shall submit the non-refundable fees, as set forth in Part 1.3.2 of this Chapter 1, as applicable.</w:t>
                </w:r>
              </w:ins>
            </w:sdtContent>
          </w:sdt>
        </w:p>
      </w:sdtContent>
    </w:sdt>
    <w:sdt>
      <w:sdtPr>
        <w:tag w:val="goog_rdk_1768"/>
        <w:id w:val="1909150941"/>
      </w:sdtPr>
      <w:sdtContent>
        <w:p w14:paraId="00000438" w14:textId="77777777" w:rsidR="00CF3663" w:rsidRDefault="00000000">
          <w:pPr>
            <w:numPr>
              <w:ilvl w:val="0"/>
              <w:numId w:val="94"/>
            </w:numPr>
            <w:tabs>
              <w:tab w:val="left" w:pos="720"/>
              <w:tab w:val="left" w:pos="1440"/>
            </w:tabs>
            <w:spacing w:before="240"/>
            <w:rPr>
              <w:ins w:id="1776" w:author="BHA Regulatory Affairs Unit" w:date="2026-07-29T16:06:00Z"/>
            </w:rPr>
          </w:pPr>
          <w:sdt>
            <w:sdtPr>
              <w:tag w:val="goog_rdk_1767"/>
              <w:id w:val="1034633927"/>
            </w:sdtPr>
            <w:sdtContent>
              <w:ins w:id="1777" w:author="BHA Regulatory Affairs Unit" w:date="2026-07-29T16:06:00Z">
                <w:r>
                  <w:t>The duration of the renewal credential will be for the term length defined in Part 1.1.1.D of this Chapter 1, starting on the date of issuance.</w:t>
                </w:r>
              </w:ins>
            </w:sdtContent>
          </w:sdt>
        </w:p>
      </w:sdtContent>
    </w:sdt>
    <w:sdt>
      <w:sdtPr>
        <w:tag w:val="goog_rdk_1771"/>
        <w:id w:val="1532113631"/>
      </w:sdtPr>
      <w:sdtContent>
        <w:p w14:paraId="00000439" w14:textId="77777777" w:rsidR="00CF3663" w:rsidRDefault="00000000">
          <w:pPr>
            <w:keepNext/>
            <w:spacing w:before="240" w:after="60"/>
            <w:ind w:firstLine="0"/>
            <w:rPr>
              <w:ins w:id="1778" w:author="BHA Regulatory Affairs Unit" w:date="2026-07-29T16:06:00Z"/>
              <w:b/>
              <w:bCs/>
            </w:rPr>
          </w:pPr>
          <w:sdt>
            <w:sdtPr>
              <w:tag w:val="goog_rdk_1769"/>
              <w:id w:val="-1262626436"/>
            </w:sdtPr>
            <w:sdtContent>
              <w:sdt>
                <w:sdtPr>
                  <w:tag w:val="goog_rdk_1770"/>
                  <w:id w:val="1590629489"/>
                </w:sdtPr>
                <w:sdtContent>
                  <w:commentRangeStart w:id="1779"/>
                </w:sdtContent>
              </w:sdt>
              <w:ins w:id="1780" w:author="BHA Regulatory Affairs Unit" w:date="2026-07-29T16:06:00Z">
                <w:r>
                  <w:rPr>
                    <w:b/>
                    <w:bCs/>
                  </w:rPr>
                  <w:t>1.11</w:t>
                </w:r>
                <w:r>
                  <w:rPr>
                    <w:b/>
                    <w:bCs/>
                  </w:rPr>
                  <w:tab/>
                  <w:t>General Building, Fire Safety, and Emergency Drills Provisions</w:t>
                </w:r>
                <w:commentRangeEnd w:id="1779"/>
                <w:r>
                  <w:rPr>
                    <w:rStyle w:val="CommentReference"/>
                    <w:sz w:val="24"/>
                    <w:szCs w:val="24"/>
                  </w:rPr>
                  <w:commentReference w:id="1779"/>
                </w:r>
              </w:ins>
            </w:sdtContent>
          </w:sdt>
        </w:p>
      </w:sdtContent>
    </w:sdt>
    <w:sdt>
      <w:sdtPr>
        <w:tag w:val="goog_rdk_1773"/>
        <w:id w:val="-718711576"/>
      </w:sdtPr>
      <w:sdtContent>
        <w:p w14:paraId="0000043A" w14:textId="77777777" w:rsidR="00CF3663" w:rsidRDefault="00000000">
          <w:pPr>
            <w:numPr>
              <w:ilvl w:val="0"/>
              <w:numId w:val="95"/>
            </w:numPr>
            <w:tabs>
              <w:tab w:val="left" w:pos="720"/>
              <w:tab w:val="left" w:pos="1440"/>
            </w:tabs>
            <w:spacing w:before="240"/>
            <w:rPr>
              <w:ins w:id="1781" w:author="BHA Regulatory Affairs Unit" w:date="2026-07-29T16:06:00Z"/>
            </w:rPr>
          </w:pPr>
          <w:sdt>
            <w:sdtPr>
              <w:tag w:val="goog_rdk_1772"/>
              <w:id w:val="1729696921"/>
            </w:sdtPr>
            <w:sdtContent>
              <w:ins w:id="1782" w:author="BHA Regulatory Affairs Unit" w:date="2026-07-29T16:06:00Z">
                <w:r>
                  <w:t>Agencies shall be in compliance with all applicable local zoning, housing, fire, and sanitary codes and ordinances of the and/or county where it is situated.</w:t>
                </w:r>
              </w:ins>
            </w:sdtContent>
          </w:sdt>
        </w:p>
      </w:sdtContent>
    </w:sdt>
    <w:sdt>
      <w:sdtPr>
        <w:tag w:val="goog_rdk_1775"/>
        <w:id w:val="41469630"/>
      </w:sdtPr>
      <w:sdtContent>
        <w:p w14:paraId="0000043B" w14:textId="77777777" w:rsidR="00CF3663" w:rsidRDefault="00000000">
          <w:pPr>
            <w:numPr>
              <w:ilvl w:val="1"/>
              <w:numId w:val="95"/>
            </w:numPr>
            <w:tabs>
              <w:tab w:val="left" w:pos="720"/>
              <w:tab w:val="left" w:pos="1440"/>
            </w:tabs>
            <w:spacing w:before="240"/>
            <w:rPr>
              <w:ins w:id="1783" w:author="BHA Regulatory Affairs Unit" w:date="2026-07-29T16:06:00Z"/>
            </w:rPr>
          </w:pPr>
          <w:sdt>
            <w:sdtPr>
              <w:tag w:val="goog_rdk_1774"/>
              <w:id w:val="89925327"/>
            </w:sdtPr>
            <w:sdtContent>
              <w:ins w:id="1784" w:author="BHA Regulatory Affairs Unit" w:date="2026-07-29T16:06:00Z">
                <w:r>
                  <w:t>This includes state and local plumbing laws and regulations, including that plumbing must be maintained in good repair, free of the possibility of backflow, and back siphonage through the use of vacuum breakers and fixed air gaps, in accordance with state and local codes.</w:t>
                </w:r>
              </w:ins>
            </w:sdtContent>
          </w:sdt>
        </w:p>
      </w:sdtContent>
    </w:sdt>
    <w:sdt>
      <w:sdtPr>
        <w:tag w:val="goog_rdk_1777"/>
        <w:id w:val="2018770547"/>
      </w:sdtPr>
      <w:sdtContent>
        <w:p w14:paraId="0000043C" w14:textId="77777777" w:rsidR="00CF3663" w:rsidRDefault="00000000">
          <w:pPr>
            <w:numPr>
              <w:ilvl w:val="1"/>
              <w:numId w:val="95"/>
            </w:numPr>
            <w:tabs>
              <w:tab w:val="left" w:pos="720"/>
              <w:tab w:val="left" w:pos="1440"/>
            </w:tabs>
            <w:spacing w:before="240"/>
            <w:rPr>
              <w:ins w:id="1785" w:author="BHA Regulatory Affairs Unit" w:date="2026-07-29T16:06:00Z"/>
            </w:rPr>
          </w:pPr>
          <w:sdt>
            <w:sdtPr>
              <w:tag w:val="goog_rdk_1776"/>
              <w:id w:val="1581766131"/>
            </w:sdtPr>
            <w:sdtContent>
              <w:ins w:id="1786" w:author="BHA Regulatory Affairs Unit" w:date="2026-07-29T16:06:00Z">
                <w:r>
                  <w:t>This includes sewage disposal requirements, including that sewage must be discharged into a public sewer system or disposed of in a manner approved by the local health department, or local laws if no local health department exists, and the Colorado Water Quality Control Commission.</w:t>
                </w:r>
              </w:ins>
            </w:sdtContent>
          </w:sdt>
        </w:p>
      </w:sdtContent>
    </w:sdt>
    <w:sdt>
      <w:sdtPr>
        <w:tag w:val="goog_rdk_1779"/>
        <w:id w:val="415728033"/>
      </w:sdtPr>
      <w:sdtContent>
        <w:p w14:paraId="0000043D" w14:textId="77777777" w:rsidR="00CF3663" w:rsidRDefault="00000000">
          <w:pPr>
            <w:numPr>
              <w:ilvl w:val="0"/>
              <w:numId w:val="95"/>
            </w:numPr>
            <w:tabs>
              <w:tab w:val="left" w:pos="720"/>
              <w:tab w:val="left" w:pos="1440"/>
            </w:tabs>
            <w:spacing w:before="240"/>
            <w:rPr>
              <w:ins w:id="1787" w:author="BHA Regulatory Affairs Unit" w:date="2026-07-29T16:06:00Z"/>
            </w:rPr>
          </w:pPr>
          <w:sdt>
            <w:sdtPr>
              <w:tag w:val="goog_rdk_1778"/>
              <w:id w:val="-1982553036"/>
            </w:sdtPr>
            <w:sdtContent>
              <w:ins w:id="1788" w:author="BHA Regulatory Affairs Unit" w:date="2026-07-29T16:06:00Z">
                <w:r>
                  <w:t>All physical locations of an agency must be constructed in conformity with the standards adopted by the director of the Division of Fire Prevention and Control (DFPC) at the Colorado Department of Public Safety, as applicable.</w:t>
                </w:r>
              </w:ins>
            </w:sdtContent>
          </w:sdt>
        </w:p>
      </w:sdtContent>
    </w:sdt>
    <w:sdt>
      <w:sdtPr>
        <w:tag w:val="goog_rdk_1781"/>
        <w:id w:val="-2115550328"/>
      </w:sdtPr>
      <w:sdtContent>
        <w:p w14:paraId="0000043E" w14:textId="77777777" w:rsidR="00CF3663" w:rsidRDefault="00000000">
          <w:pPr>
            <w:numPr>
              <w:ilvl w:val="1"/>
              <w:numId w:val="95"/>
            </w:numPr>
            <w:tabs>
              <w:tab w:val="left" w:pos="720"/>
              <w:tab w:val="left" w:pos="1440"/>
            </w:tabs>
            <w:spacing w:before="240"/>
            <w:rPr>
              <w:ins w:id="1789" w:author="BHA Regulatory Affairs Unit" w:date="2026-07-29T16:06:00Z"/>
            </w:rPr>
          </w:pPr>
          <w:sdt>
            <w:sdtPr>
              <w:tag w:val="goog_rdk_1780"/>
              <w:id w:val="-1707032807"/>
            </w:sdtPr>
            <w:sdtContent>
              <w:ins w:id="1790" w:author="BHA Regulatory Affairs Unit" w:date="2026-07-29T16:06:00Z">
                <w:r>
                  <w:t>An agency is exempt from this DFPC oversight if they operate with an essential safety net approval as their sole credential from BHA.</w:t>
                </w:r>
              </w:ins>
            </w:sdtContent>
          </w:sdt>
        </w:p>
      </w:sdtContent>
    </w:sdt>
    <w:sdt>
      <w:sdtPr>
        <w:tag w:val="goog_rdk_1783"/>
        <w:id w:val="80495047"/>
      </w:sdtPr>
      <w:sdtContent>
        <w:p w14:paraId="0000043F" w14:textId="77777777" w:rsidR="00CF3663" w:rsidRDefault="00000000">
          <w:pPr>
            <w:numPr>
              <w:ilvl w:val="0"/>
              <w:numId w:val="95"/>
            </w:numPr>
            <w:tabs>
              <w:tab w:val="left" w:pos="720"/>
              <w:tab w:val="left" w:pos="1440"/>
            </w:tabs>
            <w:spacing w:before="240"/>
            <w:rPr>
              <w:ins w:id="1791" w:author="BHA Regulatory Affairs Unit" w:date="2026-07-29T16:06:00Z"/>
            </w:rPr>
          </w:pPr>
          <w:sdt>
            <w:sdtPr>
              <w:tag w:val="goog_rdk_1782"/>
              <w:id w:val="-930311390"/>
            </w:sdtPr>
            <w:sdtContent>
              <w:ins w:id="1792" w:author="BHA Regulatory Affairs Unit" w:date="2026-07-29T16:06:00Z">
                <w:r>
                  <w:t>An agency that is subject to fire prevention and life safety code requirements may not provide services in areas subject to plan review, except as approved by DFPC.</w:t>
                </w:r>
              </w:ins>
            </w:sdtContent>
          </w:sdt>
        </w:p>
      </w:sdtContent>
    </w:sdt>
    <w:sdt>
      <w:sdtPr>
        <w:tag w:val="goog_rdk_1785"/>
        <w:id w:val="-1859255293"/>
      </w:sdtPr>
      <w:sdtContent>
        <w:p w14:paraId="00000440" w14:textId="77777777" w:rsidR="00CF3663" w:rsidRDefault="00000000">
          <w:pPr>
            <w:numPr>
              <w:ilvl w:val="0"/>
              <w:numId w:val="95"/>
            </w:numPr>
            <w:tabs>
              <w:tab w:val="left" w:pos="720"/>
              <w:tab w:val="left" w:pos="1440"/>
            </w:tabs>
            <w:spacing w:before="240"/>
            <w:rPr>
              <w:ins w:id="1793" w:author="BHA Regulatory Affairs Unit" w:date="2026-07-29T16:06:00Z"/>
            </w:rPr>
          </w:pPr>
          <w:sdt>
            <w:sdtPr>
              <w:tag w:val="goog_rdk_1784"/>
              <w:id w:val="1527013605"/>
            </w:sdtPr>
            <w:sdtContent>
              <w:ins w:id="1794" w:author="BHA Regulatory Affairs Unit" w:date="2026-07-29T16:06:00Z">
                <w:r>
                  <w:t>Agencies shall provide an environment for the year-round use of individuals that is clean and sanitary, maintained and in good repair, and free of hazards to health and safety. This includes interior and exterior areas, as detailed in this Part 1.11 of this Chapter 1.</w:t>
                </w:r>
              </w:ins>
            </w:sdtContent>
          </w:sdt>
        </w:p>
      </w:sdtContent>
    </w:sdt>
    <w:sdt>
      <w:sdtPr>
        <w:tag w:val="goog_rdk_1787"/>
        <w:id w:val="-2115345952"/>
      </w:sdtPr>
      <w:sdtContent>
        <w:p w14:paraId="00000441" w14:textId="77777777" w:rsidR="00CF3663" w:rsidRDefault="00000000">
          <w:pPr>
            <w:numPr>
              <w:ilvl w:val="1"/>
              <w:numId w:val="95"/>
            </w:numPr>
            <w:tabs>
              <w:tab w:val="left" w:pos="720"/>
              <w:tab w:val="left" w:pos="1440"/>
            </w:tabs>
            <w:spacing w:before="240"/>
            <w:rPr>
              <w:ins w:id="1795" w:author="BHA Regulatory Affairs Unit" w:date="2026-07-29T16:06:00Z"/>
            </w:rPr>
          </w:pPr>
          <w:sdt>
            <w:sdtPr>
              <w:tag w:val="goog_rdk_1786"/>
              <w:id w:val="-1814448484"/>
            </w:sdtPr>
            <w:sdtContent>
              <w:ins w:id="1796" w:author="BHA Regulatory Affairs Unit" w:date="2026-07-29T16:06:00Z">
                <w:r>
                  <w:t>Interior areas</w:t>
                </w:r>
              </w:ins>
            </w:sdtContent>
          </w:sdt>
        </w:p>
      </w:sdtContent>
    </w:sdt>
    <w:sdt>
      <w:sdtPr>
        <w:tag w:val="goog_rdk_1789"/>
        <w:id w:val="1592753164"/>
      </w:sdtPr>
      <w:sdtContent>
        <w:p w14:paraId="00000442" w14:textId="77777777" w:rsidR="00CF3663" w:rsidRDefault="00000000">
          <w:pPr>
            <w:numPr>
              <w:ilvl w:val="2"/>
              <w:numId w:val="95"/>
            </w:numPr>
            <w:tabs>
              <w:tab w:val="left" w:pos="720"/>
              <w:tab w:val="left" w:pos="1440"/>
            </w:tabs>
            <w:spacing w:before="240"/>
            <w:rPr>
              <w:ins w:id="1797" w:author="BHA Regulatory Affairs Unit" w:date="2026-07-29T16:06:00Z"/>
            </w:rPr>
          </w:pPr>
          <w:sdt>
            <w:sdtPr>
              <w:tag w:val="goog_rdk_1788"/>
              <w:id w:val="-492744166"/>
            </w:sdtPr>
            <w:sdtContent>
              <w:ins w:id="1798" w:author="BHA Regulatory Affairs Unit" w:date="2026-07-29T16:06:00Z">
                <w:r>
                  <w:t>Layout, finishes, and furnishings must minimize the opportunity for individuals to injure themselves or others.</w:t>
                </w:r>
              </w:ins>
            </w:sdtContent>
          </w:sdt>
        </w:p>
      </w:sdtContent>
    </w:sdt>
    <w:sdt>
      <w:sdtPr>
        <w:tag w:val="goog_rdk_1791"/>
        <w:id w:val="-1737805981"/>
      </w:sdtPr>
      <w:sdtContent>
        <w:p w14:paraId="00000443" w14:textId="77777777" w:rsidR="00CF3663" w:rsidRDefault="00000000">
          <w:pPr>
            <w:numPr>
              <w:ilvl w:val="2"/>
              <w:numId w:val="95"/>
            </w:numPr>
            <w:tabs>
              <w:tab w:val="left" w:pos="720"/>
              <w:tab w:val="left" w:pos="1440"/>
            </w:tabs>
            <w:spacing w:before="240"/>
            <w:rPr>
              <w:ins w:id="1799" w:author="BHA Regulatory Affairs Unit" w:date="2026-07-29T16:06:00Z"/>
            </w:rPr>
          </w:pPr>
          <w:sdt>
            <w:sdtPr>
              <w:tag w:val="goog_rdk_1790"/>
              <w:id w:val="-1333230035"/>
            </w:sdtPr>
            <w:sdtContent>
              <w:ins w:id="1800" w:author="BHA Regulatory Affairs Unit" w:date="2026-07-29T16:06:00Z">
                <w:r>
                  <w:t>All interior areas, finishes, and furnishings must be maintained in good repair and promote sanitary conditions.</w:t>
                </w:r>
              </w:ins>
            </w:sdtContent>
          </w:sdt>
        </w:p>
      </w:sdtContent>
    </w:sdt>
    <w:sdt>
      <w:sdtPr>
        <w:tag w:val="goog_rdk_1793"/>
        <w:id w:val="-2002653527"/>
      </w:sdtPr>
      <w:sdtContent>
        <w:p w14:paraId="00000444" w14:textId="77777777" w:rsidR="00CF3663" w:rsidRDefault="00000000">
          <w:pPr>
            <w:numPr>
              <w:ilvl w:val="2"/>
              <w:numId w:val="95"/>
            </w:numPr>
            <w:tabs>
              <w:tab w:val="left" w:pos="720"/>
              <w:tab w:val="left" w:pos="1440"/>
            </w:tabs>
            <w:spacing w:before="240"/>
            <w:rPr>
              <w:ins w:id="1801" w:author="BHA Regulatory Affairs Unit" w:date="2026-07-29T16:06:00Z"/>
            </w:rPr>
          </w:pPr>
          <w:sdt>
            <w:sdtPr>
              <w:tag w:val="goog_rdk_1792"/>
              <w:id w:val="1158234741"/>
            </w:sdtPr>
            <w:sdtContent>
              <w:ins w:id="1802" w:author="BHA Regulatory Affairs Unit" w:date="2026-07-29T16:06:00Z">
                <w:r>
                  <w:t>All spaces shall have adequate heat, lighting, and ventilation sufficient for its intended use and individual needs.</w:t>
                </w:r>
              </w:ins>
            </w:sdtContent>
          </w:sdt>
        </w:p>
      </w:sdtContent>
    </w:sdt>
    <w:sdt>
      <w:sdtPr>
        <w:tag w:val="goog_rdk_1795"/>
        <w:id w:val="-1064165863"/>
      </w:sdtPr>
      <w:sdtContent>
        <w:p w14:paraId="00000445" w14:textId="77777777" w:rsidR="00CF3663" w:rsidRDefault="00000000">
          <w:pPr>
            <w:numPr>
              <w:ilvl w:val="2"/>
              <w:numId w:val="95"/>
            </w:numPr>
            <w:tabs>
              <w:tab w:val="left" w:pos="720"/>
              <w:tab w:val="left" w:pos="1440"/>
            </w:tabs>
            <w:spacing w:before="240"/>
            <w:rPr>
              <w:ins w:id="1803" w:author="BHA Regulatory Affairs Unit" w:date="2026-07-29T16:06:00Z"/>
            </w:rPr>
          </w:pPr>
          <w:sdt>
            <w:sdtPr>
              <w:tag w:val="goog_rdk_1794"/>
              <w:id w:val="819036410"/>
            </w:sdtPr>
            <w:sdtContent>
              <w:ins w:id="1804" w:author="BHA Regulatory Affairs Unit" w:date="2026-07-29T16:06:00Z">
                <w:r>
                  <w:t>Items/substances that could be used for self-harm or harm to others, including, but not limited to, sharp knives and cleaning solutions, must be appropriately labeled and stored in a safe manner, inaccessible to individuals.</w:t>
                </w:r>
              </w:ins>
            </w:sdtContent>
          </w:sdt>
        </w:p>
      </w:sdtContent>
    </w:sdt>
    <w:sdt>
      <w:sdtPr>
        <w:tag w:val="goog_rdk_1797"/>
        <w:id w:val="-1549984244"/>
      </w:sdtPr>
      <w:sdtContent>
        <w:p w14:paraId="00000446" w14:textId="77777777" w:rsidR="00CF3663" w:rsidRDefault="00000000">
          <w:pPr>
            <w:numPr>
              <w:ilvl w:val="2"/>
              <w:numId w:val="95"/>
            </w:numPr>
            <w:tabs>
              <w:tab w:val="left" w:pos="720"/>
              <w:tab w:val="left" w:pos="1440"/>
            </w:tabs>
            <w:spacing w:before="240"/>
            <w:rPr>
              <w:ins w:id="1805" w:author="BHA Regulatory Affairs Unit" w:date="2026-07-29T16:06:00Z"/>
            </w:rPr>
          </w:pPr>
          <w:sdt>
            <w:sdtPr>
              <w:tag w:val="goog_rdk_1796"/>
              <w:id w:val="1507694382"/>
            </w:sdtPr>
            <w:sdtContent>
              <w:ins w:id="1806" w:author="BHA Regulatory Affairs Unit" w:date="2026-07-29T16:06:00Z">
                <w:r>
                  <w:t>The physical location shall be maintained free of infestations of insects and rodents and all openings to the outside must be screened.</w:t>
                </w:r>
              </w:ins>
            </w:sdtContent>
          </w:sdt>
        </w:p>
      </w:sdtContent>
    </w:sdt>
    <w:sdt>
      <w:sdtPr>
        <w:tag w:val="goog_rdk_1799"/>
        <w:id w:val="-369334670"/>
      </w:sdtPr>
      <w:sdtContent>
        <w:p w14:paraId="00000447" w14:textId="77777777" w:rsidR="00CF3663" w:rsidRDefault="00000000">
          <w:pPr>
            <w:numPr>
              <w:ilvl w:val="1"/>
              <w:numId w:val="95"/>
            </w:numPr>
            <w:tabs>
              <w:tab w:val="left" w:pos="720"/>
              <w:tab w:val="left" w:pos="1440"/>
            </w:tabs>
            <w:spacing w:before="240"/>
            <w:rPr>
              <w:ins w:id="1807" w:author="BHA Regulatory Affairs Unit" w:date="2026-07-29T16:06:00Z"/>
            </w:rPr>
          </w:pPr>
          <w:sdt>
            <w:sdtPr>
              <w:tag w:val="goog_rdk_1798"/>
              <w:id w:val="-315373980"/>
            </w:sdtPr>
            <w:sdtContent>
              <w:ins w:id="1808" w:author="BHA Regulatory Affairs Unit" w:date="2026-07-29T16:06:00Z">
                <w:r>
                  <w:t>Exterior areas</w:t>
                </w:r>
              </w:ins>
            </w:sdtContent>
          </w:sdt>
        </w:p>
      </w:sdtContent>
    </w:sdt>
    <w:sdt>
      <w:sdtPr>
        <w:tag w:val="goog_rdk_1801"/>
        <w:id w:val="-1674126739"/>
      </w:sdtPr>
      <w:sdtContent>
        <w:p w14:paraId="00000448" w14:textId="77777777" w:rsidR="00CF3663" w:rsidRDefault="00000000">
          <w:pPr>
            <w:numPr>
              <w:ilvl w:val="2"/>
              <w:numId w:val="95"/>
            </w:numPr>
            <w:tabs>
              <w:tab w:val="left" w:pos="720"/>
              <w:tab w:val="left" w:pos="1440"/>
            </w:tabs>
            <w:spacing w:before="240"/>
            <w:rPr>
              <w:ins w:id="1809" w:author="BHA Regulatory Affairs Unit" w:date="2026-07-29T16:06:00Z"/>
            </w:rPr>
          </w:pPr>
          <w:sdt>
            <w:sdtPr>
              <w:tag w:val="goog_rdk_1800"/>
              <w:id w:val="458300726"/>
            </w:sdtPr>
            <w:sdtContent>
              <w:ins w:id="1810" w:author="BHA Regulatory Affairs Unit" w:date="2026-07-29T16:06:00Z">
                <w:r>
                  <w:t>Exterior areas must be maintained to prevent hazardous slopes, holes, or other hazards, and must be kept free of high weeds and grass, garbage, and/or rubbish.</w:t>
                </w:r>
              </w:ins>
            </w:sdtContent>
          </w:sdt>
        </w:p>
      </w:sdtContent>
    </w:sdt>
    <w:sdt>
      <w:sdtPr>
        <w:tag w:val="goog_rdk_1803"/>
        <w:id w:val="-1178339435"/>
      </w:sdtPr>
      <w:sdtContent>
        <w:p w14:paraId="00000449" w14:textId="77777777" w:rsidR="00CF3663" w:rsidRDefault="00000000">
          <w:pPr>
            <w:numPr>
              <w:ilvl w:val="2"/>
              <w:numId w:val="95"/>
            </w:numPr>
            <w:tabs>
              <w:tab w:val="left" w:pos="720"/>
              <w:tab w:val="left" w:pos="1440"/>
            </w:tabs>
            <w:spacing w:before="240"/>
            <w:rPr>
              <w:ins w:id="1811" w:author="BHA Regulatory Affairs Unit" w:date="2026-07-29T16:06:00Z"/>
            </w:rPr>
          </w:pPr>
          <w:sdt>
            <w:sdtPr>
              <w:tag w:val="goog_rdk_1802"/>
              <w:id w:val="1564877267"/>
            </w:sdtPr>
            <w:sdtContent>
              <w:ins w:id="1812" w:author="BHA Regulatory Affairs Unit" w:date="2026-07-29T16:06:00Z">
                <w:r>
                  <w:t>Exterior areas shall be enclosed to prevent elopement and protect the safety and security of individuals, if part of a secured setting, as set forth in Part 1.16.5 of this Chapter 1.</w:t>
                </w:r>
              </w:ins>
            </w:sdtContent>
          </w:sdt>
        </w:p>
      </w:sdtContent>
    </w:sdt>
    <w:sdt>
      <w:sdtPr>
        <w:tag w:val="goog_rdk_1805"/>
        <w:id w:val="509752592"/>
      </w:sdtPr>
      <w:sdtContent>
        <w:p w14:paraId="0000044A" w14:textId="77777777" w:rsidR="00CF3663" w:rsidRDefault="00000000">
          <w:pPr>
            <w:numPr>
              <w:ilvl w:val="0"/>
              <w:numId w:val="95"/>
            </w:numPr>
            <w:tabs>
              <w:tab w:val="left" w:pos="720"/>
              <w:tab w:val="left" w:pos="1440"/>
            </w:tabs>
            <w:spacing w:before="240"/>
            <w:rPr>
              <w:ins w:id="1813" w:author="BHA Regulatory Affairs Unit" w:date="2026-07-29T16:06:00Z"/>
            </w:rPr>
          </w:pPr>
          <w:sdt>
            <w:sdtPr>
              <w:tag w:val="goog_rdk_1804"/>
              <w:id w:val="1954977917"/>
            </w:sdtPr>
            <w:sdtContent>
              <w:ins w:id="1814" w:author="BHA Regulatory Affairs Unit" w:date="2026-07-29T16:06:00Z">
                <w:r>
                  <w:t>Agencies shall ensure the prominent posting of evacuation routes and exits in each physical location.</w:t>
                </w:r>
              </w:ins>
            </w:sdtContent>
          </w:sdt>
        </w:p>
      </w:sdtContent>
    </w:sdt>
    <w:sdt>
      <w:sdtPr>
        <w:tag w:val="goog_rdk_1807"/>
        <w:id w:val="-669388783"/>
      </w:sdtPr>
      <w:sdtContent>
        <w:p w14:paraId="0000044B" w14:textId="77777777" w:rsidR="00CF3663" w:rsidRDefault="00000000">
          <w:pPr>
            <w:numPr>
              <w:ilvl w:val="0"/>
              <w:numId w:val="95"/>
            </w:numPr>
            <w:tabs>
              <w:tab w:val="left" w:pos="720"/>
              <w:tab w:val="left" w:pos="1440"/>
            </w:tabs>
            <w:spacing w:before="240"/>
            <w:rPr>
              <w:ins w:id="1815" w:author="BHA Regulatory Affairs Unit" w:date="2026-07-29T16:06:00Z"/>
            </w:rPr>
          </w:pPr>
          <w:sdt>
            <w:sdtPr>
              <w:tag w:val="goog_rdk_1806"/>
              <w:id w:val="159904705"/>
            </w:sdtPr>
            <w:sdtContent>
              <w:ins w:id="1816" w:author="BHA Regulatory Affairs Unit" w:date="2026-07-29T16:06:00Z">
                <w:r>
                  <w:t>Agencies shall prominently post the hours of operation at the entrance of each physical location, and on an agency’s website.</w:t>
                </w:r>
              </w:ins>
            </w:sdtContent>
          </w:sdt>
        </w:p>
      </w:sdtContent>
    </w:sdt>
    <w:sdt>
      <w:sdtPr>
        <w:tag w:val="goog_rdk_1809"/>
        <w:id w:val="-473684616"/>
      </w:sdtPr>
      <w:sdtContent>
        <w:p w14:paraId="0000044C" w14:textId="77777777" w:rsidR="00CF3663" w:rsidRDefault="00000000">
          <w:pPr>
            <w:numPr>
              <w:ilvl w:val="0"/>
              <w:numId w:val="95"/>
            </w:numPr>
            <w:tabs>
              <w:tab w:val="left" w:pos="720"/>
              <w:tab w:val="left" w:pos="1440"/>
            </w:tabs>
            <w:spacing w:before="240"/>
            <w:rPr>
              <w:ins w:id="1817" w:author="BHA Regulatory Affairs Unit" w:date="2026-07-29T16:06:00Z"/>
            </w:rPr>
          </w:pPr>
          <w:sdt>
            <w:sdtPr>
              <w:tag w:val="goog_rdk_1808"/>
              <w:id w:val="-351649483"/>
            </w:sdtPr>
            <w:sdtContent>
              <w:ins w:id="1818" w:author="BHA Regulatory Affairs Unit" w:date="2026-07-29T16:06:00Z">
                <w:r>
                  <w:t>Agencies shall create and maintain emergency preparedness policies that include, at a minimum:</w:t>
                </w:r>
              </w:ins>
            </w:sdtContent>
          </w:sdt>
        </w:p>
      </w:sdtContent>
    </w:sdt>
    <w:sdt>
      <w:sdtPr>
        <w:tag w:val="goog_rdk_1811"/>
        <w:id w:val="-879427302"/>
      </w:sdtPr>
      <w:sdtContent>
        <w:p w14:paraId="0000044D" w14:textId="77777777" w:rsidR="00CF3663" w:rsidRDefault="00000000">
          <w:pPr>
            <w:numPr>
              <w:ilvl w:val="1"/>
              <w:numId w:val="95"/>
            </w:numPr>
            <w:tabs>
              <w:tab w:val="left" w:pos="720"/>
              <w:tab w:val="left" w:pos="1440"/>
            </w:tabs>
            <w:spacing w:before="240"/>
            <w:rPr>
              <w:ins w:id="1819" w:author="BHA Regulatory Affairs Unit" w:date="2026-07-29T16:06:00Z"/>
            </w:rPr>
          </w:pPr>
          <w:sdt>
            <w:sdtPr>
              <w:tag w:val="goog_rdk_1810"/>
              <w:id w:val="-926964266"/>
            </w:sdtPr>
            <w:sdtContent>
              <w:ins w:id="1820" w:author="BHA Regulatory Affairs Unit" w:date="2026-07-29T16:06:00Z">
                <w:r>
                  <w:t>Completing a risk assessment of potential hazards and preparedness measures to address natural and human-caused crises including, but not limited to, fire, gas leaks/explosions, power outages, tornados, flooding, threatened or actual acts of violence, and bioterror, pandemic, or disease outbreak events; and</w:t>
                </w:r>
              </w:ins>
            </w:sdtContent>
          </w:sdt>
        </w:p>
      </w:sdtContent>
    </w:sdt>
    <w:sdt>
      <w:sdtPr>
        <w:tag w:val="goog_rdk_1813"/>
        <w:id w:val="-428431293"/>
      </w:sdtPr>
      <w:sdtContent>
        <w:p w14:paraId="0000044E" w14:textId="77777777" w:rsidR="00CF3663" w:rsidRDefault="00000000">
          <w:pPr>
            <w:numPr>
              <w:ilvl w:val="2"/>
              <w:numId w:val="95"/>
            </w:numPr>
            <w:tabs>
              <w:tab w:val="left" w:pos="720"/>
              <w:tab w:val="left" w:pos="1440"/>
            </w:tabs>
            <w:spacing w:before="240"/>
            <w:rPr>
              <w:ins w:id="1821" w:author="BHA Regulatory Affairs Unit" w:date="2026-07-29T16:06:00Z"/>
            </w:rPr>
          </w:pPr>
          <w:sdt>
            <w:sdtPr>
              <w:tag w:val="goog_rdk_1812"/>
              <w:id w:val="-966362602"/>
            </w:sdtPr>
            <w:sdtContent>
              <w:ins w:id="1822" w:author="BHA Regulatory Affairs Unit" w:date="2026-07-29T16:06:00Z">
                <w:r>
                  <w:t>The governing body shall review such risk assessments annually and whenever facility operations are modified through the addition or discontinuation of a physical location, service, or endorsement.</w:t>
                </w:r>
              </w:ins>
            </w:sdtContent>
          </w:sdt>
        </w:p>
      </w:sdtContent>
    </w:sdt>
    <w:sdt>
      <w:sdtPr>
        <w:tag w:val="goog_rdk_1815"/>
        <w:id w:val="1132752262"/>
      </w:sdtPr>
      <w:sdtContent>
        <w:p w14:paraId="0000044F" w14:textId="77777777" w:rsidR="00CF3663" w:rsidRDefault="00000000">
          <w:pPr>
            <w:numPr>
              <w:ilvl w:val="1"/>
              <w:numId w:val="95"/>
            </w:numPr>
            <w:tabs>
              <w:tab w:val="left" w:pos="720"/>
              <w:tab w:val="left" w:pos="1440"/>
            </w:tabs>
            <w:spacing w:before="240"/>
            <w:rPr>
              <w:ins w:id="1823" w:author="BHA Regulatory Affairs Unit" w:date="2026-07-29T16:06:00Z"/>
            </w:rPr>
          </w:pPr>
          <w:sdt>
            <w:sdtPr>
              <w:tag w:val="goog_rdk_1814"/>
              <w:id w:val="834966890"/>
            </w:sdtPr>
            <w:sdtContent>
              <w:ins w:id="1824" w:author="BHA Regulatory Affairs Unit" w:date="2026-07-29T16:06:00Z">
                <w:r>
                  <w:t>Developing and implementing a written emergency management plan addressing identified hazards, and meeting, at a minimum:</w:t>
                </w:r>
              </w:ins>
            </w:sdtContent>
          </w:sdt>
        </w:p>
      </w:sdtContent>
    </w:sdt>
    <w:sdt>
      <w:sdtPr>
        <w:tag w:val="goog_rdk_1817"/>
        <w:id w:val="1139711579"/>
      </w:sdtPr>
      <w:sdtContent>
        <w:p w14:paraId="00000450" w14:textId="77777777" w:rsidR="00CF3663" w:rsidRDefault="00000000">
          <w:pPr>
            <w:numPr>
              <w:ilvl w:val="2"/>
              <w:numId w:val="95"/>
            </w:numPr>
            <w:tabs>
              <w:tab w:val="left" w:pos="720"/>
              <w:tab w:val="left" w:pos="1440"/>
            </w:tabs>
            <w:spacing w:before="240"/>
            <w:rPr>
              <w:ins w:id="1825" w:author="BHA Regulatory Affairs Unit" w:date="2026-07-29T16:06:00Z"/>
            </w:rPr>
          </w:pPr>
          <w:sdt>
            <w:sdtPr>
              <w:tag w:val="goog_rdk_1816"/>
              <w:id w:val="-962442790"/>
            </w:sdtPr>
            <w:sdtContent>
              <w:ins w:id="1826" w:author="BHA Regulatory Affairs Unit" w:date="2026-07-29T16:06:00Z">
                <w:r>
                  <w:t>The plan must differentiate between endorsements, physical locations, and individual populations served, and meet the requirements applicable to any endorsements held by the approved entity;</w:t>
                </w:r>
              </w:ins>
            </w:sdtContent>
          </w:sdt>
        </w:p>
      </w:sdtContent>
    </w:sdt>
    <w:sdt>
      <w:sdtPr>
        <w:tag w:val="goog_rdk_1819"/>
        <w:id w:val="317875409"/>
      </w:sdtPr>
      <w:sdtContent>
        <w:p w14:paraId="00000451" w14:textId="77777777" w:rsidR="00CF3663" w:rsidRDefault="00000000">
          <w:pPr>
            <w:numPr>
              <w:ilvl w:val="2"/>
              <w:numId w:val="95"/>
            </w:numPr>
            <w:tabs>
              <w:tab w:val="left" w:pos="720"/>
              <w:tab w:val="left" w:pos="1440"/>
            </w:tabs>
            <w:spacing w:before="240"/>
            <w:rPr>
              <w:ins w:id="1827" w:author="BHA Regulatory Affairs Unit" w:date="2026-07-29T16:06:00Z"/>
            </w:rPr>
          </w:pPr>
          <w:sdt>
            <w:sdtPr>
              <w:tag w:val="goog_rdk_1818"/>
              <w:id w:val="-394782462"/>
            </w:sdtPr>
            <w:sdtContent>
              <w:ins w:id="1828" w:author="BHA Regulatory Affairs Unit" w:date="2026-07-29T16:06:00Z">
                <w:r>
                  <w:t>The plan must be updated based on changes in the risk assessment;</w:t>
                </w:r>
              </w:ins>
            </w:sdtContent>
          </w:sdt>
        </w:p>
      </w:sdtContent>
    </w:sdt>
    <w:sdt>
      <w:sdtPr>
        <w:tag w:val="goog_rdk_1821"/>
        <w:id w:val="-1760708748"/>
      </w:sdtPr>
      <w:sdtContent>
        <w:p w14:paraId="00000452" w14:textId="77777777" w:rsidR="00CF3663" w:rsidRDefault="00000000">
          <w:pPr>
            <w:numPr>
              <w:ilvl w:val="2"/>
              <w:numId w:val="95"/>
            </w:numPr>
            <w:tabs>
              <w:tab w:val="left" w:pos="720"/>
              <w:tab w:val="left" w:pos="1440"/>
            </w:tabs>
            <w:spacing w:before="240"/>
            <w:rPr>
              <w:ins w:id="1829" w:author="BHA Regulatory Affairs Unit" w:date="2026-07-29T16:06:00Z"/>
            </w:rPr>
          </w:pPr>
          <w:sdt>
            <w:sdtPr>
              <w:tag w:val="goog_rdk_1820"/>
              <w:id w:val="190152631"/>
            </w:sdtPr>
            <w:sdtContent>
              <w:ins w:id="1830" w:author="BHA Regulatory Affairs Unit" w:date="2026-07-29T16:06:00Z">
                <w:r>
                  <w:t>The plan must address interruptions in the normal supply of essentials, including, but not limited to, water, food, pharmaceuticals, and personal protective equipment (PPE), if these are regularly provided or used by an agency’s personnel or individuals;</w:t>
                </w:r>
              </w:ins>
            </w:sdtContent>
          </w:sdt>
        </w:p>
      </w:sdtContent>
    </w:sdt>
    <w:sdt>
      <w:sdtPr>
        <w:tag w:val="goog_rdk_1823"/>
        <w:id w:val="-1924410663"/>
      </w:sdtPr>
      <w:sdtContent>
        <w:p w14:paraId="00000453" w14:textId="77777777" w:rsidR="00CF3663" w:rsidRDefault="00000000">
          <w:pPr>
            <w:numPr>
              <w:ilvl w:val="2"/>
              <w:numId w:val="95"/>
            </w:numPr>
            <w:tabs>
              <w:tab w:val="left" w:pos="720"/>
              <w:tab w:val="left" w:pos="1440"/>
            </w:tabs>
            <w:spacing w:before="240"/>
            <w:rPr>
              <w:ins w:id="1831" w:author="BHA Regulatory Affairs Unit" w:date="2026-07-29T16:06:00Z"/>
            </w:rPr>
          </w:pPr>
          <w:sdt>
            <w:sdtPr>
              <w:tag w:val="goog_rdk_1822"/>
              <w:id w:val="1022557663"/>
            </w:sdtPr>
            <w:sdtContent>
              <w:ins w:id="1832" w:author="BHA Regulatory Affairs Unit" w:date="2026-07-29T16:06:00Z">
                <w:r>
                  <w:t>The plan must ensure the continuation of the necessary care of individuals immediately following any emergency;</w:t>
                </w:r>
              </w:ins>
            </w:sdtContent>
          </w:sdt>
        </w:p>
      </w:sdtContent>
    </w:sdt>
    <w:sdt>
      <w:sdtPr>
        <w:tag w:val="goog_rdk_1825"/>
        <w:id w:val="637552002"/>
      </w:sdtPr>
      <w:sdtContent>
        <w:p w14:paraId="00000454" w14:textId="77777777" w:rsidR="00CF3663" w:rsidRDefault="00000000">
          <w:pPr>
            <w:numPr>
              <w:ilvl w:val="2"/>
              <w:numId w:val="95"/>
            </w:numPr>
            <w:tabs>
              <w:tab w:val="left" w:pos="720"/>
              <w:tab w:val="left" w:pos="1440"/>
            </w:tabs>
            <w:spacing w:before="240"/>
            <w:rPr>
              <w:ins w:id="1833" w:author="BHA Regulatory Affairs Unit" w:date="2026-07-29T16:06:00Z"/>
            </w:rPr>
          </w:pPr>
          <w:sdt>
            <w:sdtPr>
              <w:tag w:val="goog_rdk_1824"/>
              <w:id w:val="-649773733"/>
            </w:sdtPr>
            <w:sdtContent>
              <w:ins w:id="1834" w:author="BHA Regulatory Affairs Unit" w:date="2026-07-29T16:06:00Z">
                <w:r>
                  <w:t>The plan must address the protection and transfer of individual information, as needed; and</w:t>
                </w:r>
              </w:ins>
            </w:sdtContent>
          </w:sdt>
        </w:p>
      </w:sdtContent>
    </w:sdt>
    <w:sdt>
      <w:sdtPr>
        <w:tag w:val="goog_rdk_1827"/>
        <w:id w:val="-233210195"/>
      </w:sdtPr>
      <w:sdtContent>
        <w:p w14:paraId="00000455" w14:textId="77777777" w:rsidR="00CF3663" w:rsidRDefault="00000000">
          <w:pPr>
            <w:numPr>
              <w:ilvl w:val="2"/>
              <w:numId w:val="95"/>
            </w:numPr>
            <w:tabs>
              <w:tab w:val="left" w:pos="720"/>
              <w:tab w:val="left" w:pos="1440"/>
            </w:tabs>
            <w:spacing w:before="240"/>
            <w:rPr>
              <w:ins w:id="1835" w:author="BHA Regulatory Affairs Unit" w:date="2026-07-29T16:06:00Z"/>
            </w:rPr>
          </w:pPr>
          <w:sdt>
            <w:sdtPr>
              <w:tag w:val="goog_rdk_1826"/>
              <w:id w:val="-1864488232"/>
            </w:sdtPr>
            <w:sdtContent>
              <w:ins w:id="1836" w:author="BHA Regulatory Affairs Unit" w:date="2026-07-29T16:06:00Z">
                <w:r>
                  <w:t xml:space="preserve">The plan must address the methods and frequency of holding routine drills to ensure designated facility’s personnel are familiar with the emergency procedures, in compliance with requirements established by the Department of Public Safety, Division of Fire Prevention and Control in 8 CCR 1507-31 (December 2025), which is hereby incorporated by reference. No later editions or amendments are incorporated. These regulations are available at no cost on the </w:t>
                </w:r>
                <w:r>
                  <w:fldChar w:fldCharType="begin"/>
                </w:r>
                <w:r>
                  <w:instrText>HYPERLINK "https://www.coloradosos.gov/CCR/DisplayRule.do?action=ruleinfo&amp;ruleId=3177&amp;deptID=17&amp;agencyID=43&amp;deptName=Department%20of%20Public%20Safety&amp;agencyName=Division%20of%20Fire%20Prevention%20and%20Control&amp;seriesNum=8%20CCR%20150"</w:instrText>
                </w:r>
                <w:r>
                  <w:fldChar w:fldCharType="separate"/>
                </w:r>
                <w:r>
                  <w:rPr>
                    <w:color w:val="0000FF"/>
                    <w:u w:val="single"/>
                  </w:rPr>
                  <w:t>Secretary of State’s website at 8 CCR 1507-31</w:t>
                </w:r>
                <w:r>
                  <w:fldChar w:fldCharType="end"/>
                </w:r>
                <w:r>
                  <w:t>. These regulations are also available for public inspection and copying at BHA’s office, 710 S. Ash Street, Unit C140, Denver, CO, 80246, during regular business hours.</w:t>
                </w:r>
              </w:ins>
            </w:sdtContent>
          </w:sdt>
        </w:p>
      </w:sdtContent>
    </w:sdt>
    <w:sdt>
      <w:sdtPr>
        <w:tag w:val="goog_rdk_1829"/>
        <w:id w:val="1727993795"/>
      </w:sdtPr>
      <w:sdtContent>
        <w:p w14:paraId="00000456" w14:textId="77777777" w:rsidR="00CF3663" w:rsidRDefault="00000000">
          <w:pPr>
            <w:numPr>
              <w:ilvl w:val="0"/>
              <w:numId w:val="95"/>
            </w:numPr>
            <w:tabs>
              <w:tab w:val="left" w:pos="720"/>
              <w:tab w:val="left" w:pos="1440"/>
            </w:tabs>
            <w:spacing w:before="240"/>
            <w:rPr>
              <w:ins w:id="1837" w:author="BHA Regulatory Affairs Unit" w:date="2026-07-29T16:06:00Z"/>
            </w:rPr>
          </w:pPr>
          <w:sdt>
            <w:sdtPr>
              <w:tag w:val="goog_rdk_1828"/>
              <w:id w:val="-283101330"/>
            </w:sdtPr>
            <w:sdtContent>
              <w:ins w:id="1838" w:author="BHA Regulatory Affairs Unit" w:date="2026-07-29T16:06:00Z">
                <w:r>
                  <w:t>Agencies shall conduct, and document, the following emergency drills at each physical facility, at least quarterly:</w:t>
                </w:r>
              </w:ins>
            </w:sdtContent>
          </w:sdt>
        </w:p>
      </w:sdtContent>
    </w:sdt>
    <w:sdt>
      <w:sdtPr>
        <w:tag w:val="goog_rdk_1831"/>
        <w:id w:val="894711600"/>
      </w:sdtPr>
      <w:sdtContent>
        <w:p w14:paraId="00000457" w14:textId="77777777" w:rsidR="00CF3663" w:rsidRDefault="00000000">
          <w:pPr>
            <w:numPr>
              <w:ilvl w:val="1"/>
              <w:numId w:val="95"/>
            </w:numPr>
            <w:tabs>
              <w:tab w:val="left" w:pos="720"/>
              <w:tab w:val="left" w:pos="1440"/>
            </w:tabs>
            <w:spacing w:before="240"/>
            <w:rPr>
              <w:ins w:id="1839" w:author="BHA Regulatory Affairs Unit" w:date="2026-07-29T16:06:00Z"/>
            </w:rPr>
          </w:pPr>
          <w:sdt>
            <w:sdtPr>
              <w:tag w:val="goog_rdk_1830"/>
              <w:id w:val="-2023898026"/>
            </w:sdtPr>
            <w:sdtContent>
              <w:ins w:id="1840" w:author="BHA Regulatory Affairs Unit" w:date="2026-07-29T16:06:00Z">
                <w:r>
                  <w:t>Fire drills;</w:t>
                </w:r>
              </w:ins>
            </w:sdtContent>
          </w:sdt>
        </w:p>
      </w:sdtContent>
    </w:sdt>
    <w:sdt>
      <w:sdtPr>
        <w:tag w:val="goog_rdk_1833"/>
        <w:id w:val="952251618"/>
      </w:sdtPr>
      <w:sdtContent>
        <w:p w14:paraId="00000458" w14:textId="77777777" w:rsidR="00CF3663" w:rsidRDefault="00000000">
          <w:pPr>
            <w:numPr>
              <w:ilvl w:val="1"/>
              <w:numId w:val="95"/>
            </w:numPr>
            <w:tabs>
              <w:tab w:val="left" w:pos="720"/>
              <w:tab w:val="left" w:pos="1440"/>
            </w:tabs>
            <w:spacing w:before="240"/>
            <w:rPr>
              <w:ins w:id="1841" w:author="BHA Regulatory Affairs Unit" w:date="2026-07-29T16:06:00Z"/>
            </w:rPr>
          </w:pPr>
          <w:sdt>
            <w:sdtPr>
              <w:tag w:val="goog_rdk_1832"/>
              <w:id w:val="1774830684"/>
            </w:sdtPr>
            <w:sdtContent>
              <w:ins w:id="1842" w:author="BHA Regulatory Affairs Unit" w:date="2026-07-29T16:06:00Z">
                <w:r>
                  <w:t>Medical emergency drills; and</w:t>
                </w:r>
              </w:ins>
            </w:sdtContent>
          </w:sdt>
        </w:p>
      </w:sdtContent>
    </w:sdt>
    <w:sdt>
      <w:sdtPr>
        <w:tag w:val="goog_rdk_1835"/>
        <w:id w:val="199685088"/>
      </w:sdtPr>
      <w:sdtContent>
        <w:p w14:paraId="00000459" w14:textId="77777777" w:rsidR="00CF3663" w:rsidRDefault="00000000">
          <w:pPr>
            <w:numPr>
              <w:ilvl w:val="1"/>
              <w:numId w:val="95"/>
            </w:numPr>
            <w:tabs>
              <w:tab w:val="left" w:pos="720"/>
              <w:tab w:val="left" w:pos="1440"/>
            </w:tabs>
            <w:spacing w:before="240"/>
            <w:rPr>
              <w:ins w:id="1843" w:author="BHA Regulatory Affairs Unit" w:date="2026-07-29T16:06:00Z"/>
            </w:rPr>
          </w:pPr>
          <w:sdt>
            <w:sdtPr>
              <w:tag w:val="goog_rdk_1834"/>
              <w:id w:val="-1811734446"/>
            </w:sdtPr>
            <w:sdtContent>
              <w:ins w:id="1844" w:author="BHA Regulatory Affairs Unit" w:date="2026-07-29T16:06:00Z">
                <w:r>
                  <w:t>Active threat drills.</w:t>
                </w:r>
              </w:ins>
            </w:sdtContent>
          </w:sdt>
        </w:p>
      </w:sdtContent>
    </w:sdt>
    <w:sdt>
      <w:sdtPr>
        <w:tag w:val="goog_rdk_1838"/>
        <w:id w:val="912653259"/>
      </w:sdtPr>
      <w:sdtContent>
        <w:p w14:paraId="0000045A" w14:textId="77777777" w:rsidR="00CF3663" w:rsidRDefault="00000000">
          <w:pPr>
            <w:keepNext/>
            <w:spacing w:before="240" w:after="60"/>
            <w:ind w:firstLine="0"/>
            <w:rPr>
              <w:ins w:id="1845" w:author="BHA Regulatory Affairs Unit" w:date="2026-07-29T16:06:00Z"/>
              <w:b/>
              <w:bCs/>
            </w:rPr>
          </w:pPr>
          <w:sdt>
            <w:sdtPr>
              <w:tag w:val="goog_rdk_1836"/>
              <w:id w:val="-631335122"/>
            </w:sdtPr>
            <w:sdtContent>
              <w:sdt>
                <w:sdtPr>
                  <w:tag w:val="goog_rdk_1837"/>
                  <w:id w:val="327334012"/>
                </w:sdtPr>
                <w:sdtContent>
                  <w:commentRangeStart w:id="1846"/>
                </w:sdtContent>
              </w:sdt>
              <w:ins w:id="1847" w:author="BHA Regulatory Affairs Unit" w:date="2026-07-29T16:06:00Z">
                <w:r>
                  <w:rPr>
                    <w:b/>
                    <w:bCs/>
                  </w:rPr>
                  <w:t>1.12</w:t>
                </w:r>
                <w:r>
                  <w:rPr>
                    <w:b/>
                    <w:bCs/>
                  </w:rPr>
                  <w:tab/>
                  <w:t>Quality Management Program</w:t>
                </w:r>
                <w:commentRangeEnd w:id="1846"/>
                <w:r>
                  <w:rPr>
                    <w:rStyle w:val="CommentReference"/>
                    <w:sz w:val="24"/>
                    <w:szCs w:val="24"/>
                  </w:rPr>
                  <w:commentReference w:id="1846"/>
                </w:r>
              </w:ins>
            </w:sdtContent>
          </w:sdt>
        </w:p>
      </w:sdtContent>
    </w:sdt>
    <w:sdt>
      <w:sdtPr>
        <w:tag w:val="goog_rdk_1840"/>
        <w:id w:val="1446457055"/>
      </w:sdtPr>
      <w:sdtContent>
        <w:p w14:paraId="0000045B" w14:textId="77777777" w:rsidR="00CF3663" w:rsidRDefault="00000000">
          <w:pPr>
            <w:numPr>
              <w:ilvl w:val="0"/>
              <w:numId w:val="96"/>
            </w:numPr>
            <w:tabs>
              <w:tab w:val="left" w:pos="720"/>
              <w:tab w:val="left" w:pos="1440"/>
            </w:tabs>
            <w:spacing w:before="240"/>
            <w:rPr>
              <w:ins w:id="1848" w:author="BHA Regulatory Affairs Unit" w:date="2026-07-29T16:06:00Z"/>
            </w:rPr>
          </w:pPr>
          <w:sdt>
            <w:sdtPr>
              <w:tag w:val="goog_rdk_1839"/>
              <w:id w:val="1859507982"/>
            </w:sdtPr>
            <w:sdtContent>
              <w:ins w:id="1849" w:author="BHA Regulatory Affairs Unit" w:date="2026-07-29T16:06:00Z">
                <w:r>
                  <w:t>Agencies must have a quality management program (QMP) designed to improve individual safety and well-being. The individual safety component of the program must implement improvements in response to patterns and trends associated with service delivery errors and potential for error. The individual well-being component of the QMP must implement improvements that are not necessarily tied to errors or potential for error, but instead to the continuous quality improvement principle that opportunities always exist to enhance service delivery.</w:t>
                </w:r>
              </w:ins>
            </w:sdtContent>
          </w:sdt>
        </w:p>
      </w:sdtContent>
    </w:sdt>
    <w:sdt>
      <w:sdtPr>
        <w:tag w:val="goog_rdk_1842"/>
        <w:id w:val="-189840846"/>
      </w:sdtPr>
      <w:sdtContent>
        <w:p w14:paraId="0000045C" w14:textId="77777777" w:rsidR="00CF3663" w:rsidRDefault="00000000">
          <w:pPr>
            <w:numPr>
              <w:ilvl w:val="0"/>
              <w:numId w:val="96"/>
            </w:numPr>
            <w:tabs>
              <w:tab w:val="left" w:pos="720"/>
              <w:tab w:val="left" w:pos="1440"/>
            </w:tabs>
            <w:spacing w:before="240"/>
            <w:rPr>
              <w:ins w:id="1850" w:author="BHA Regulatory Affairs Unit" w:date="2026-07-29T16:06:00Z"/>
            </w:rPr>
          </w:pPr>
          <w:sdt>
            <w:sdtPr>
              <w:tag w:val="goog_rdk_1841"/>
              <w:id w:val="1611382242"/>
            </w:sdtPr>
            <w:sdtContent>
              <w:ins w:id="1851" w:author="BHA Regulatory Affairs Unit" w:date="2026-07-29T16:06:00Z">
                <w:r>
                  <w:t>Agencies must implement the QMP in accordance with a quality management plan that is reviewed and approved annually by the governing body. The plan must have the following elements:</w:t>
                </w:r>
              </w:ins>
            </w:sdtContent>
          </w:sdt>
        </w:p>
      </w:sdtContent>
    </w:sdt>
    <w:sdt>
      <w:sdtPr>
        <w:tag w:val="goog_rdk_1844"/>
        <w:id w:val="-572965886"/>
      </w:sdtPr>
      <w:sdtContent>
        <w:p w14:paraId="0000045D" w14:textId="77777777" w:rsidR="00CF3663" w:rsidRDefault="00000000">
          <w:pPr>
            <w:numPr>
              <w:ilvl w:val="1"/>
              <w:numId w:val="96"/>
            </w:numPr>
            <w:tabs>
              <w:tab w:val="left" w:pos="720"/>
              <w:tab w:val="left" w:pos="1440"/>
            </w:tabs>
            <w:spacing w:before="240"/>
            <w:rPr>
              <w:ins w:id="1852" w:author="BHA Regulatory Affairs Unit" w:date="2026-07-29T16:06:00Z"/>
            </w:rPr>
          </w:pPr>
          <w:sdt>
            <w:sdtPr>
              <w:tag w:val="goog_rdk_1843"/>
              <w:id w:val="-2030038572"/>
            </w:sdtPr>
            <w:sdtContent>
              <w:ins w:id="1853" w:author="BHA Regulatory Affairs Unit" w:date="2026-07-29T16:06:00Z">
                <w:r>
                  <w:t>Identification of quality management programs; and</w:t>
                </w:r>
              </w:ins>
            </w:sdtContent>
          </w:sdt>
        </w:p>
      </w:sdtContent>
    </w:sdt>
    <w:sdt>
      <w:sdtPr>
        <w:tag w:val="goog_rdk_1846"/>
        <w:id w:val="-1730857156"/>
      </w:sdtPr>
      <w:sdtContent>
        <w:p w14:paraId="0000045E" w14:textId="77777777" w:rsidR="00CF3663" w:rsidRDefault="00000000">
          <w:pPr>
            <w:numPr>
              <w:ilvl w:val="2"/>
              <w:numId w:val="96"/>
            </w:numPr>
            <w:tabs>
              <w:tab w:val="left" w:pos="720"/>
              <w:tab w:val="left" w:pos="1440"/>
            </w:tabs>
            <w:spacing w:before="240"/>
            <w:rPr>
              <w:ins w:id="1854" w:author="BHA Regulatory Affairs Unit" w:date="2026-07-29T16:06:00Z"/>
            </w:rPr>
          </w:pPr>
          <w:sdt>
            <w:sdtPr>
              <w:tag w:val="goog_rdk_1845"/>
              <w:id w:val="-812684102"/>
            </w:sdtPr>
            <w:sdtContent>
              <w:ins w:id="1855" w:author="BHA Regulatory Affairs Unit" w:date="2026-07-29T16:06:00Z">
                <w:r>
                  <w:t>For the individual safety component of the QMP, the plan must identify:</w:t>
                </w:r>
              </w:ins>
            </w:sdtContent>
          </w:sdt>
        </w:p>
      </w:sdtContent>
    </w:sdt>
    <w:sdt>
      <w:sdtPr>
        <w:tag w:val="goog_rdk_1848"/>
        <w:id w:val="-1971757092"/>
      </w:sdtPr>
      <w:sdtContent>
        <w:p w14:paraId="0000045F" w14:textId="77777777" w:rsidR="00CF3663" w:rsidRDefault="00000000">
          <w:pPr>
            <w:numPr>
              <w:ilvl w:val="3"/>
              <w:numId w:val="96"/>
            </w:numPr>
            <w:tabs>
              <w:tab w:val="left" w:pos="720"/>
              <w:tab w:val="left" w:pos="1440"/>
            </w:tabs>
            <w:spacing w:before="240"/>
            <w:rPr>
              <w:ins w:id="1856" w:author="BHA Regulatory Affairs Unit" w:date="2026-07-29T16:06:00Z"/>
            </w:rPr>
          </w:pPr>
          <w:sdt>
            <w:sdtPr>
              <w:tag w:val="goog_rdk_1847"/>
              <w:id w:val="-1076584175"/>
            </w:sdtPr>
            <w:sdtContent>
              <w:ins w:id="1857" w:author="BHA Regulatory Affairs Unit" w:date="2026-07-29T16:06:00Z">
                <w:r>
                  <w:t>The types of service delivery errors and potential for error that will be monitored, which must be based, at minimum, on a review of negative individual outcomes that are unanticipated, individual disputes, critical incidents, deficiencies cited by regulatory agencies, occurrences and/or errors, and potential for errors reported by personnel;</w:t>
                </w:r>
              </w:ins>
            </w:sdtContent>
          </w:sdt>
        </w:p>
      </w:sdtContent>
    </w:sdt>
    <w:sdt>
      <w:sdtPr>
        <w:tag w:val="goog_rdk_1850"/>
        <w:id w:val="1576995782"/>
      </w:sdtPr>
      <w:sdtContent>
        <w:p w14:paraId="00000460" w14:textId="77777777" w:rsidR="00CF3663" w:rsidRDefault="00000000">
          <w:pPr>
            <w:numPr>
              <w:ilvl w:val="3"/>
              <w:numId w:val="96"/>
            </w:numPr>
            <w:tabs>
              <w:tab w:val="left" w:pos="720"/>
              <w:tab w:val="left" w:pos="1440"/>
            </w:tabs>
            <w:spacing w:before="240"/>
            <w:rPr>
              <w:ins w:id="1858" w:author="BHA Regulatory Affairs Unit" w:date="2026-07-29T16:06:00Z"/>
            </w:rPr>
          </w:pPr>
          <w:sdt>
            <w:sdtPr>
              <w:tag w:val="goog_rdk_1849"/>
              <w:id w:val="-207247749"/>
            </w:sdtPr>
            <w:sdtContent>
              <w:ins w:id="1859" w:author="BHA Regulatory Affairs Unit" w:date="2026-07-29T16:06:00Z">
                <w:r>
                  <w:t>A process for personnel to report service delivery error and potential for error within a prescribed period of time, and a plan for how personnel will be trained regarding such reporting;</w:t>
                </w:r>
              </w:ins>
            </w:sdtContent>
          </w:sdt>
        </w:p>
      </w:sdtContent>
    </w:sdt>
    <w:sdt>
      <w:sdtPr>
        <w:tag w:val="goog_rdk_1852"/>
        <w:id w:val="-1481442841"/>
      </w:sdtPr>
      <w:sdtContent>
        <w:p w14:paraId="00000461" w14:textId="77777777" w:rsidR="00CF3663" w:rsidRDefault="00000000">
          <w:pPr>
            <w:numPr>
              <w:ilvl w:val="3"/>
              <w:numId w:val="96"/>
            </w:numPr>
            <w:tabs>
              <w:tab w:val="left" w:pos="720"/>
              <w:tab w:val="left" w:pos="1440"/>
            </w:tabs>
            <w:spacing w:before="240"/>
            <w:rPr>
              <w:ins w:id="1860" w:author="BHA Regulatory Affairs Unit" w:date="2026-07-29T16:06:00Z"/>
            </w:rPr>
          </w:pPr>
          <w:sdt>
            <w:sdtPr>
              <w:tag w:val="goog_rdk_1851"/>
              <w:id w:val="-8621975"/>
            </w:sdtPr>
            <w:sdtContent>
              <w:ins w:id="1861" w:author="BHA Regulatory Affairs Unit" w:date="2026-07-29T16:06:00Z">
                <w:r>
                  <w:t>The methods used to collect and analyze data to find patterns and trends. The plan must also include how the governing body, if applicable, and the administrator will be informed of such patterns and trends;</w:t>
                </w:r>
              </w:ins>
            </w:sdtContent>
          </w:sdt>
        </w:p>
      </w:sdtContent>
    </w:sdt>
    <w:sdt>
      <w:sdtPr>
        <w:tag w:val="goog_rdk_1854"/>
        <w:id w:val="-882365443"/>
      </w:sdtPr>
      <w:sdtContent>
        <w:p w14:paraId="00000462" w14:textId="77777777" w:rsidR="00CF3663" w:rsidRDefault="00000000">
          <w:pPr>
            <w:numPr>
              <w:ilvl w:val="3"/>
              <w:numId w:val="96"/>
            </w:numPr>
            <w:tabs>
              <w:tab w:val="left" w:pos="720"/>
              <w:tab w:val="left" w:pos="1440"/>
            </w:tabs>
            <w:spacing w:before="240"/>
            <w:rPr>
              <w:ins w:id="1862" w:author="BHA Regulatory Affairs Unit" w:date="2026-07-29T16:06:00Z"/>
            </w:rPr>
          </w:pPr>
          <w:sdt>
            <w:sdtPr>
              <w:tag w:val="goog_rdk_1853"/>
              <w:id w:val="-695577050"/>
            </w:sdtPr>
            <w:sdtContent>
              <w:ins w:id="1863" w:author="BHA Regulatory Affairs Unit" w:date="2026-07-29T16:06:00Z">
                <w:r>
                  <w:t>The method(s) used to select quality management projects; and</w:t>
                </w:r>
              </w:ins>
            </w:sdtContent>
          </w:sdt>
        </w:p>
      </w:sdtContent>
    </w:sdt>
    <w:sdt>
      <w:sdtPr>
        <w:tag w:val="goog_rdk_1856"/>
        <w:id w:val="703326501"/>
      </w:sdtPr>
      <w:sdtContent>
        <w:p w14:paraId="00000463" w14:textId="77777777" w:rsidR="00CF3663" w:rsidRDefault="00000000">
          <w:pPr>
            <w:numPr>
              <w:ilvl w:val="3"/>
              <w:numId w:val="96"/>
            </w:numPr>
            <w:tabs>
              <w:tab w:val="left" w:pos="720"/>
              <w:tab w:val="left" w:pos="1440"/>
            </w:tabs>
            <w:spacing w:before="240"/>
            <w:rPr>
              <w:ins w:id="1864" w:author="BHA Regulatory Affairs Unit" w:date="2026-07-29T16:06:00Z"/>
            </w:rPr>
          </w:pPr>
          <w:sdt>
            <w:sdtPr>
              <w:tag w:val="goog_rdk_1855"/>
              <w:id w:val="1796121557"/>
            </w:sdtPr>
            <w:sdtContent>
              <w:ins w:id="1865" w:author="BHA Regulatory Affairs Unit" w:date="2026-07-29T16:06:00Z">
                <w:r>
                  <w:t>The method(s) for selecting the service delivery practice(s) that will be reviewed.</w:t>
                </w:r>
              </w:ins>
            </w:sdtContent>
          </w:sdt>
        </w:p>
      </w:sdtContent>
    </w:sdt>
    <w:sdt>
      <w:sdtPr>
        <w:tag w:val="goog_rdk_1858"/>
        <w:id w:val="-664154399"/>
      </w:sdtPr>
      <w:sdtContent>
        <w:p w14:paraId="00000464" w14:textId="77777777" w:rsidR="00CF3663" w:rsidRDefault="00000000">
          <w:pPr>
            <w:numPr>
              <w:ilvl w:val="1"/>
              <w:numId w:val="96"/>
            </w:numPr>
            <w:tabs>
              <w:tab w:val="left" w:pos="720"/>
              <w:tab w:val="left" w:pos="1440"/>
            </w:tabs>
            <w:spacing w:before="240"/>
            <w:rPr>
              <w:ins w:id="1866" w:author="BHA Regulatory Affairs Unit" w:date="2026-07-29T16:06:00Z"/>
            </w:rPr>
          </w:pPr>
          <w:sdt>
            <w:sdtPr>
              <w:tag w:val="goog_rdk_1857"/>
              <w:id w:val="-1541636326"/>
            </w:sdtPr>
            <w:sdtContent>
              <w:ins w:id="1867" w:author="BHA Regulatory Affairs Unit" w:date="2026-07-29T16:06:00Z">
                <w:r>
                  <w:t>Implementation of individual well-being component(s).</w:t>
                </w:r>
              </w:ins>
            </w:sdtContent>
          </w:sdt>
        </w:p>
      </w:sdtContent>
    </w:sdt>
    <w:sdt>
      <w:sdtPr>
        <w:tag w:val="goog_rdk_1860"/>
        <w:id w:val="2008445097"/>
      </w:sdtPr>
      <w:sdtContent>
        <w:p w14:paraId="00000465" w14:textId="77777777" w:rsidR="00CF3663" w:rsidRDefault="00000000">
          <w:pPr>
            <w:numPr>
              <w:ilvl w:val="2"/>
              <w:numId w:val="96"/>
            </w:numPr>
            <w:tabs>
              <w:tab w:val="left" w:pos="720"/>
              <w:tab w:val="left" w:pos="1440"/>
            </w:tabs>
            <w:spacing w:before="240"/>
            <w:rPr>
              <w:ins w:id="1868" w:author="BHA Regulatory Affairs Unit" w:date="2026-07-29T16:06:00Z"/>
            </w:rPr>
          </w:pPr>
          <w:sdt>
            <w:sdtPr>
              <w:tag w:val="goog_rdk_1859"/>
              <w:id w:val="514724174"/>
            </w:sdtPr>
            <w:sdtContent>
              <w:ins w:id="1869" w:author="BHA Regulatory Affairs Unit" w:date="2026-07-29T16:06:00Z">
                <w:r>
                  <w:t>The plan must include development of improvement strategies, which may include identifying the personnel that will be involved in designing the intervention, opportunities for individual input, and the administrative approvals needed to finalize the intervention design; and</w:t>
                </w:r>
              </w:ins>
            </w:sdtContent>
          </w:sdt>
        </w:p>
      </w:sdtContent>
    </w:sdt>
    <w:sdt>
      <w:sdtPr>
        <w:tag w:val="goog_rdk_1862"/>
        <w:id w:val="374053600"/>
      </w:sdtPr>
      <w:sdtContent>
        <w:p w14:paraId="00000466" w14:textId="77777777" w:rsidR="00CF3663" w:rsidRDefault="00000000">
          <w:pPr>
            <w:numPr>
              <w:ilvl w:val="2"/>
              <w:numId w:val="96"/>
            </w:numPr>
            <w:tabs>
              <w:tab w:val="left" w:pos="720"/>
              <w:tab w:val="left" w:pos="1440"/>
            </w:tabs>
            <w:spacing w:before="240"/>
            <w:rPr>
              <w:ins w:id="1870" w:author="BHA Regulatory Affairs Unit" w:date="2026-07-29T16:06:00Z"/>
            </w:rPr>
          </w:pPr>
          <w:sdt>
            <w:sdtPr>
              <w:tag w:val="goog_rdk_1861"/>
              <w:id w:val="577755181"/>
            </w:sdtPr>
            <w:sdtContent>
              <w:ins w:id="1871" w:author="BHA Regulatory Affairs Unit" w:date="2026-07-29T16:06:00Z">
                <w:r>
                  <w:t>The plan must document each improvement strategy including:</w:t>
                </w:r>
              </w:ins>
            </w:sdtContent>
          </w:sdt>
        </w:p>
      </w:sdtContent>
    </w:sdt>
    <w:sdt>
      <w:sdtPr>
        <w:tag w:val="goog_rdk_1864"/>
        <w:id w:val="262908291"/>
      </w:sdtPr>
      <w:sdtContent>
        <w:p w14:paraId="00000467" w14:textId="77777777" w:rsidR="00CF3663" w:rsidRDefault="00000000">
          <w:pPr>
            <w:numPr>
              <w:ilvl w:val="3"/>
              <w:numId w:val="96"/>
            </w:numPr>
            <w:tabs>
              <w:tab w:val="left" w:pos="720"/>
              <w:tab w:val="left" w:pos="1440"/>
            </w:tabs>
            <w:spacing w:before="240"/>
            <w:rPr>
              <w:ins w:id="1872" w:author="BHA Regulatory Affairs Unit" w:date="2026-07-29T16:06:00Z"/>
            </w:rPr>
          </w:pPr>
          <w:sdt>
            <w:sdtPr>
              <w:tag w:val="goog_rdk_1863"/>
              <w:id w:val="586080436"/>
            </w:sdtPr>
            <w:sdtContent>
              <w:ins w:id="1873" w:author="BHA Regulatory Affairs Unit" w:date="2026-07-29T16:06:00Z">
                <w:r>
                  <w:t>A description of the intervention design for individual safety improvements, which must include how information about patterns and trends will be shared with personnel and how the underlying systemic problem(s) that led to the pattern or trend will be addressed;</w:t>
                </w:r>
              </w:ins>
            </w:sdtContent>
          </w:sdt>
        </w:p>
      </w:sdtContent>
    </w:sdt>
    <w:sdt>
      <w:sdtPr>
        <w:tag w:val="goog_rdk_1866"/>
        <w:id w:val="1080189554"/>
      </w:sdtPr>
      <w:sdtContent>
        <w:p w14:paraId="00000468" w14:textId="77777777" w:rsidR="00CF3663" w:rsidRDefault="00000000">
          <w:pPr>
            <w:numPr>
              <w:ilvl w:val="3"/>
              <w:numId w:val="96"/>
            </w:numPr>
            <w:tabs>
              <w:tab w:val="left" w:pos="720"/>
              <w:tab w:val="left" w:pos="1440"/>
            </w:tabs>
            <w:spacing w:before="240"/>
            <w:rPr>
              <w:ins w:id="1874" w:author="BHA Regulatory Affairs Unit" w:date="2026-07-29T16:06:00Z"/>
            </w:rPr>
          </w:pPr>
          <w:sdt>
            <w:sdtPr>
              <w:tag w:val="goog_rdk_1865"/>
              <w:id w:val="-1520484851"/>
            </w:sdtPr>
            <w:sdtContent>
              <w:ins w:id="1875" w:author="BHA Regulatory Affairs Unit" w:date="2026-07-29T16:06:00Z">
                <w:r>
                  <w:t>How personnel will be allocated and/or trained to implement the strategy;</w:t>
                </w:r>
              </w:ins>
            </w:sdtContent>
          </w:sdt>
        </w:p>
      </w:sdtContent>
    </w:sdt>
    <w:sdt>
      <w:sdtPr>
        <w:tag w:val="goog_rdk_1868"/>
        <w:id w:val="1928147245"/>
      </w:sdtPr>
      <w:sdtContent>
        <w:p w14:paraId="00000469" w14:textId="77777777" w:rsidR="00CF3663" w:rsidRDefault="00000000">
          <w:pPr>
            <w:numPr>
              <w:ilvl w:val="3"/>
              <w:numId w:val="96"/>
            </w:numPr>
            <w:tabs>
              <w:tab w:val="left" w:pos="720"/>
              <w:tab w:val="left" w:pos="1440"/>
            </w:tabs>
            <w:spacing w:before="240"/>
            <w:rPr>
              <w:ins w:id="1876" w:author="BHA Regulatory Affairs Unit" w:date="2026-07-29T16:06:00Z"/>
            </w:rPr>
          </w:pPr>
          <w:sdt>
            <w:sdtPr>
              <w:tag w:val="goog_rdk_1867"/>
              <w:id w:val="-44022477"/>
            </w:sdtPr>
            <w:sdtContent>
              <w:ins w:id="1877" w:author="BHA Regulatory Affairs Unit" w:date="2026-07-29T16:06:00Z">
                <w:r>
                  <w:t>How the strategy will be evaluated for effectiveness; and</w:t>
                </w:r>
              </w:ins>
            </w:sdtContent>
          </w:sdt>
        </w:p>
      </w:sdtContent>
    </w:sdt>
    <w:sdt>
      <w:sdtPr>
        <w:tag w:val="goog_rdk_1870"/>
        <w:id w:val="102124218"/>
      </w:sdtPr>
      <w:sdtContent>
        <w:p w14:paraId="0000046A" w14:textId="77777777" w:rsidR="00CF3663" w:rsidRDefault="00000000">
          <w:pPr>
            <w:numPr>
              <w:ilvl w:val="3"/>
              <w:numId w:val="96"/>
            </w:numPr>
            <w:tabs>
              <w:tab w:val="left" w:pos="720"/>
              <w:tab w:val="left" w:pos="1440"/>
            </w:tabs>
            <w:spacing w:before="240"/>
            <w:rPr>
              <w:ins w:id="1878" w:author="BHA Regulatory Affairs Unit" w:date="2026-07-29T16:06:00Z"/>
            </w:rPr>
          </w:pPr>
          <w:sdt>
            <w:sdtPr>
              <w:tag w:val="goog_rdk_1869"/>
              <w:id w:val="-1963160374"/>
            </w:sdtPr>
            <w:sdtContent>
              <w:ins w:id="1879" w:author="BHA Regulatory Affairs Unit" w:date="2026-07-29T16:06:00Z">
                <w:r>
                  <w:t>Timelines for implementation and evaluation of the strategy and how an agency is tracking the meeting of these milestones.</w:t>
                </w:r>
              </w:ins>
            </w:sdtContent>
          </w:sdt>
        </w:p>
      </w:sdtContent>
    </w:sdt>
    <w:sdt>
      <w:sdtPr>
        <w:tag w:val="goog_rdk_1872"/>
        <w:id w:val="-788727281"/>
      </w:sdtPr>
      <w:sdtContent>
        <w:p w14:paraId="0000046B" w14:textId="77777777" w:rsidR="00CF3663" w:rsidRDefault="00000000">
          <w:pPr>
            <w:numPr>
              <w:ilvl w:val="0"/>
              <w:numId w:val="96"/>
            </w:numPr>
            <w:tabs>
              <w:tab w:val="left" w:pos="720"/>
              <w:tab w:val="left" w:pos="1440"/>
            </w:tabs>
            <w:spacing w:before="240"/>
            <w:rPr>
              <w:ins w:id="1880" w:author="BHA Regulatory Affairs Unit" w:date="2026-07-29T16:06:00Z"/>
            </w:rPr>
          </w:pPr>
          <w:sdt>
            <w:sdtPr>
              <w:tag w:val="goog_rdk_1871"/>
              <w:id w:val="588412647"/>
            </w:sdtPr>
            <w:sdtContent>
              <w:ins w:id="1881" w:author="BHA Regulatory Affairs Unit" w:date="2026-07-29T16:06:00Z">
                <w:r>
                  <w:t>BHA may audit an agency’s QMP to determine compliance with Part 1.12 of this Chapter 1.</w:t>
                </w:r>
              </w:ins>
            </w:sdtContent>
          </w:sdt>
        </w:p>
      </w:sdtContent>
    </w:sdt>
    <w:sdt>
      <w:sdtPr>
        <w:tag w:val="goog_rdk_1874"/>
        <w:id w:val="-1125652843"/>
      </w:sdtPr>
      <w:sdtContent>
        <w:p w14:paraId="0000046C" w14:textId="77777777" w:rsidR="00CF3663" w:rsidRDefault="00000000">
          <w:pPr>
            <w:numPr>
              <w:ilvl w:val="1"/>
              <w:numId w:val="96"/>
            </w:numPr>
            <w:tabs>
              <w:tab w:val="left" w:pos="720"/>
              <w:tab w:val="left" w:pos="1440"/>
            </w:tabs>
            <w:spacing w:before="240"/>
            <w:rPr>
              <w:ins w:id="1882" w:author="BHA Regulatory Affairs Unit" w:date="2026-07-29T16:06:00Z"/>
            </w:rPr>
          </w:pPr>
          <w:sdt>
            <w:sdtPr>
              <w:tag w:val="goog_rdk_1873"/>
              <w:id w:val="-1177246119"/>
            </w:sdtPr>
            <w:sdtContent>
              <w:ins w:id="1883" w:author="BHA Regulatory Affairs Unit" w:date="2026-07-29T16:06:00Z">
                <w:r>
                  <w:t>If BHA determines that an investigation of any incident or outcome is necessary, it may, unless otherwise prohibited by law, investigate and review documents related to the incident or outcome to determine actions taken by an agency.</w:t>
                </w:r>
              </w:ins>
            </w:sdtContent>
          </w:sdt>
        </w:p>
      </w:sdtContent>
    </w:sdt>
    <w:sdt>
      <w:sdtPr>
        <w:tag w:val="goog_rdk_1877"/>
        <w:id w:val="1845802798"/>
      </w:sdtPr>
      <w:sdtContent>
        <w:p w14:paraId="0000046D" w14:textId="77777777" w:rsidR="00CF3663" w:rsidRDefault="00000000">
          <w:pPr>
            <w:keepNext/>
            <w:spacing w:before="240" w:after="60"/>
            <w:ind w:firstLine="0"/>
            <w:rPr>
              <w:ins w:id="1884" w:author="BHA Regulatory Affairs Unit" w:date="2026-07-29T16:06:00Z"/>
              <w:b/>
              <w:bCs/>
            </w:rPr>
          </w:pPr>
          <w:sdt>
            <w:sdtPr>
              <w:tag w:val="goog_rdk_1875"/>
              <w:id w:val="540629857"/>
            </w:sdtPr>
            <w:sdtContent>
              <w:sdt>
                <w:sdtPr>
                  <w:tag w:val="goog_rdk_1876"/>
                  <w:id w:val="-962959464"/>
                </w:sdtPr>
                <w:sdtContent>
                  <w:commentRangeStart w:id="1885"/>
                </w:sdtContent>
              </w:sdt>
              <w:ins w:id="1886" w:author="BHA Regulatory Affairs Unit" w:date="2026-07-29T16:06:00Z">
                <w:r>
                  <w:rPr>
                    <w:b/>
                    <w:bCs/>
                  </w:rPr>
                  <w:t>1.13</w:t>
                </w:r>
                <w:r>
                  <w:rPr>
                    <w:b/>
                    <w:bCs/>
                  </w:rPr>
                  <w:tab/>
                  <w:t>Complaint and Grievance Process</w:t>
                </w:r>
                <w:commentRangeEnd w:id="1885"/>
                <w:r>
                  <w:rPr>
                    <w:rStyle w:val="CommentReference"/>
                    <w:sz w:val="24"/>
                    <w:szCs w:val="24"/>
                  </w:rPr>
                  <w:commentReference w:id="1885"/>
                </w:r>
              </w:ins>
            </w:sdtContent>
          </w:sdt>
        </w:p>
      </w:sdtContent>
    </w:sdt>
    <w:sdt>
      <w:sdtPr>
        <w:tag w:val="goog_rdk_1879"/>
        <w:id w:val="-706705036"/>
      </w:sdtPr>
      <w:sdtContent>
        <w:p w14:paraId="0000046E" w14:textId="77777777" w:rsidR="00CF3663" w:rsidRDefault="00000000">
          <w:pPr>
            <w:numPr>
              <w:ilvl w:val="0"/>
              <w:numId w:val="97"/>
            </w:numPr>
            <w:tabs>
              <w:tab w:val="left" w:pos="720"/>
              <w:tab w:val="left" w:pos="1440"/>
            </w:tabs>
            <w:spacing w:before="240"/>
            <w:rPr>
              <w:ins w:id="1887" w:author="BHA Regulatory Affairs Unit" w:date="2026-07-29T16:06:00Z"/>
            </w:rPr>
          </w:pPr>
          <w:sdt>
            <w:sdtPr>
              <w:tag w:val="goog_rdk_1878"/>
              <w:id w:val="201098509"/>
            </w:sdtPr>
            <w:sdtContent>
              <w:ins w:id="1888" w:author="BHA Regulatory Affairs Unit" w:date="2026-07-29T16:06:00Z">
                <w:r>
                  <w:t>Agencies shall post a clear and unambiguous notice of complaint procedures, otherwise known as complaints, in each physical location in an area that is open to the public and on an agency’s website. The notice must also be provided in writing and/or electronically upon admission to services in accordance with the individual’s rights, as set forth in Part 1.18 of this Chapter 1.</w:t>
                </w:r>
              </w:ins>
            </w:sdtContent>
          </w:sdt>
        </w:p>
      </w:sdtContent>
    </w:sdt>
    <w:sdt>
      <w:sdtPr>
        <w:tag w:val="goog_rdk_1881"/>
        <w:id w:val="1263534740"/>
      </w:sdtPr>
      <w:sdtContent>
        <w:p w14:paraId="0000046F" w14:textId="77777777" w:rsidR="00CF3663" w:rsidRDefault="00000000">
          <w:pPr>
            <w:numPr>
              <w:ilvl w:val="1"/>
              <w:numId w:val="97"/>
            </w:numPr>
            <w:tabs>
              <w:tab w:val="left" w:pos="720"/>
              <w:tab w:val="left" w:pos="1440"/>
            </w:tabs>
            <w:spacing w:before="240"/>
            <w:rPr>
              <w:ins w:id="1889" w:author="BHA Regulatory Affairs Unit" w:date="2026-07-29T16:06:00Z"/>
            </w:rPr>
          </w:pPr>
          <w:sdt>
            <w:sdtPr>
              <w:tag w:val="goog_rdk_1880"/>
              <w:id w:val="807166365"/>
            </w:sdtPr>
            <w:sdtContent>
              <w:ins w:id="1890" w:author="BHA Regulatory Affairs Unit" w:date="2026-07-29T16:06:00Z">
                <w:r>
                  <w:t>Agencies shall establish a uniform procedure for prompt management of complaints brought by individuals accessing, receiving, or being evaluated for services, and their family members. Agencies shall develop policies and procedures for handling complaints.</w:t>
                </w:r>
              </w:ins>
            </w:sdtContent>
          </w:sdt>
        </w:p>
      </w:sdtContent>
    </w:sdt>
    <w:sdt>
      <w:sdtPr>
        <w:tag w:val="goog_rdk_1883"/>
        <w:id w:val="-934965300"/>
      </w:sdtPr>
      <w:sdtContent>
        <w:p w14:paraId="00000470" w14:textId="77777777" w:rsidR="00CF3663" w:rsidRDefault="00000000">
          <w:pPr>
            <w:numPr>
              <w:ilvl w:val="1"/>
              <w:numId w:val="97"/>
            </w:numPr>
            <w:tabs>
              <w:tab w:val="left" w:pos="720"/>
              <w:tab w:val="left" w:pos="1440"/>
            </w:tabs>
            <w:spacing w:before="240"/>
            <w:rPr>
              <w:ins w:id="1891" w:author="BHA Regulatory Affairs Unit" w:date="2026-07-29T16:06:00Z"/>
            </w:rPr>
          </w:pPr>
          <w:sdt>
            <w:sdtPr>
              <w:tag w:val="goog_rdk_1882"/>
              <w:id w:val="347643147"/>
            </w:sdtPr>
            <w:sdtContent>
              <w:ins w:id="1892" w:author="BHA Regulatory Affairs Unit" w:date="2026-07-29T16:06:00Z">
                <w:r>
                  <w:t>Agencies shall provide a fair complaint process that allows options for submitting both verbal and/or written complaints. The process must provide an individual with a response no later than thirty (30) calendar days from submission of the complaint. If the complaint is received verbally, the agency shall create written documentation of the complaint.</w:t>
                </w:r>
              </w:ins>
            </w:sdtContent>
          </w:sdt>
        </w:p>
      </w:sdtContent>
    </w:sdt>
    <w:sdt>
      <w:sdtPr>
        <w:tag w:val="goog_rdk_1885"/>
        <w:id w:val="-519846858"/>
      </w:sdtPr>
      <w:sdtContent>
        <w:p w14:paraId="00000471" w14:textId="77777777" w:rsidR="00CF3663" w:rsidRDefault="00000000">
          <w:pPr>
            <w:numPr>
              <w:ilvl w:val="0"/>
              <w:numId w:val="97"/>
            </w:numPr>
            <w:tabs>
              <w:tab w:val="left" w:pos="720"/>
              <w:tab w:val="left" w:pos="1440"/>
            </w:tabs>
            <w:spacing w:before="240"/>
            <w:rPr>
              <w:ins w:id="1893" w:author="BHA Regulatory Affairs Unit" w:date="2026-07-29T16:06:00Z"/>
            </w:rPr>
          </w:pPr>
          <w:sdt>
            <w:sdtPr>
              <w:tag w:val="goog_rdk_1884"/>
              <w:id w:val="-1345151955"/>
            </w:sdtPr>
            <w:sdtContent>
              <w:ins w:id="1894" w:author="BHA Regulatory Affairs Unit" w:date="2026-07-29T16:06:00Z">
                <w:r>
                  <w:t>As part of an agency’s grievance process, agencies must inform individuals who have submitted a complaint verbally, or in writing, that they may also submit a complaint to BHA.</w:t>
                </w:r>
              </w:ins>
            </w:sdtContent>
          </w:sdt>
        </w:p>
      </w:sdtContent>
    </w:sdt>
    <w:sdt>
      <w:sdtPr>
        <w:tag w:val="goog_rdk_1887"/>
        <w:id w:val="337228786"/>
      </w:sdtPr>
      <w:sdtContent>
        <w:p w14:paraId="00000472" w14:textId="77777777" w:rsidR="00CF3663" w:rsidRDefault="00000000">
          <w:pPr>
            <w:numPr>
              <w:ilvl w:val="1"/>
              <w:numId w:val="97"/>
            </w:numPr>
            <w:tabs>
              <w:tab w:val="left" w:pos="720"/>
              <w:tab w:val="left" w:pos="1440"/>
            </w:tabs>
            <w:spacing w:before="240"/>
            <w:rPr>
              <w:ins w:id="1895" w:author="BHA Regulatory Affairs Unit" w:date="2026-07-29T16:06:00Z"/>
            </w:rPr>
          </w:pPr>
          <w:sdt>
            <w:sdtPr>
              <w:tag w:val="goog_rdk_1886"/>
              <w:id w:val="-1248453318"/>
            </w:sdtPr>
            <w:sdtContent>
              <w:ins w:id="1896" w:author="BHA Regulatory Affairs Unit" w:date="2026-07-29T16:06:00Z">
                <w:r>
                  <w:t>Agencies must provide information about how to submit a complaint grievance to BHA, including the following information:</w:t>
                </w:r>
              </w:ins>
            </w:sdtContent>
          </w:sdt>
        </w:p>
      </w:sdtContent>
    </w:sdt>
    <w:sdt>
      <w:sdtPr>
        <w:tag w:val="goog_rdk_1889"/>
        <w:id w:val="-725553509"/>
      </w:sdtPr>
      <w:sdtContent>
        <w:p w14:paraId="00000473" w14:textId="77777777" w:rsidR="00CF3663" w:rsidRDefault="00000000">
          <w:pPr>
            <w:numPr>
              <w:ilvl w:val="2"/>
              <w:numId w:val="97"/>
            </w:numPr>
            <w:tabs>
              <w:tab w:val="left" w:pos="720"/>
              <w:tab w:val="left" w:pos="1440"/>
            </w:tabs>
            <w:spacing w:before="240"/>
            <w:rPr>
              <w:ins w:id="1897" w:author="BHA Regulatory Affairs Unit" w:date="2026-07-29T16:06:00Z"/>
            </w:rPr>
          </w:pPr>
          <w:sdt>
            <w:sdtPr>
              <w:tag w:val="goog_rdk_1888"/>
              <w:id w:val="-801677135"/>
            </w:sdtPr>
            <w:sdtContent>
              <w:ins w:id="1898" w:author="BHA Regulatory Affairs Unit" w:date="2026-07-29T16:06:00Z">
                <w:r>
                  <w:t>Online submission: https://bha.colorado.gov/help/submit-a-complaint;</w:t>
                </w:r>
              </w:ins>
            </w:sdtContent>
          </w:sdt>
        </w:p>
      </w:sdtContent>
    </w:sdt>
    <w:sdt>
      <w:sdtPr>
        <w:tag w:val="goog_rdk_1891"/>
        <w:id w:val="1625589757"/>
      </w:sdtPr>
      <w:sdtContent>
        <w:p w14:paraId="00000474" w14:textId="77777777" w:rsidR="00CF3663" w:rsidRDefault="00000000">
          <w:pPr>
            <w:numPr>
              <w:ilvl w:val="2"/>
              <w:numId w:val="97"/>
            </w:numPr>
            <w:tabs>
              <w:tab w:val="left" w:pos="720"/>
              <w:tab w:val="left" w:pos="1440"/>
            </w:tabs>
            <w:spacing w:before="240"/>
            <w:rPr>
              <w:ins w:id="1899" w:author="BHA Regulatory Affairs Unit" w:date="2026-07-29T16:06:00Z"/>
            </w:rPr>
          </w:pPr>
          <w:sdt>
            <w:sdtPr>
              <w:tag w:val="goog_rdk_1890"/>
              <w:id w:val="-881770666"/>
            </w:sdtPr>
            <w:sdtContent>
              <w:ins w:id="1900" w:author="BHA Regulatory Affairs Unit" w:date="2026-07-29T16:06:00Z">
                <w:r>
                  <w:t>Call: 303-866-7191;</w:t>
                </w:r>
              </w:ins>
            </w:sdtContent>
          </w:sdt>
        </w:p>
      </w:sdtContent>
    </w:sdt>
    <w:sdt>
      <w:sdtPr>
        <w:tag w:val="goog_rdk_1893"/>
        <w:id w:val="-746988539"/>
      </w:sdtPr>
      <w:sdtContent>
        <w:p w14:paraId="00000475" w14:textId="77777777" w:rsidR="00CF3663" w:rsidRDefault="00000000">
          <w:pPr>
            <w:numPr>
              <w:ilvl w:val="2"/>
              <w:numId w:val="97"/>
            </w:numPr>
            <w:tabs>
              <w:tab w:val="left" w:pos="720"/>
              <w:tab w:val="left" w:pos="1440"/>
            </w:tabs>
            <w:spacing w:before="240"/>
            <w:rPr>
              <w:ins w:id="1901" w:author="BHA Regulatory Affairs Unit" w:date="2026-07-29T16:06:00Z"/>
            </w:rPr>
          </w:pPr>
          <w:sdt>
            <w:sdtPr>
              <w:tag w:val="goog_rdk_1892"/>
              <w:id w:val="156394553"/>
            </w:sdtPr>
            <w:sdtContent>
              <w:ins w:id="1902" w:author="BHA Regulatory Affairs Unit" w:date="2026-07-29T16:06:00Z">
                <w:r>
                  <w:t xml:space="preserve">Email: </w:t>
                </w:r>
                <w:r>
                  <w:fldChar w:fldCharType="begin"/>
                </w:r>
                <w:r>
                  <w:instrText>HYPERLINK "mailto:CDHS_BHA_complaint@state.co.us"</w:instrText>
                </w:r>
                <w:r>
                  <w:fldChar w:fldCharType="separate"/>
                </w:r>
                <w:r>
                  <w:rPr>
                    <w:color w:val="467886"/>
                    <w:u w:val="single"/>
                  </w:rPr>
                  <w:t>CDHS_BHA_complaint@state.co.us</w:t>
                </w:r>
                <w:r>
                  <w:fldChar w:fldCharType="end"/>
                </w:r>
                <w:r>
                  <w:t>; and</w:t>
                </w:r>
              </w:ins>
            </w:sdtContent>
          </w:sdt>
        </w:p>
      </w:sdtContent>
    </w:sdt>
    <w:sdt>
      <w:sdtPr>
        <w:tag w:val="goog_rdk_1895"/>
        <w:id w:val="-1723526972"/>
      </w:sdtPr>
      <w:sdtContent>
        <w:p w14:paraId="00000476" w14:textId="77777777" w:rsidR="00CF3663" w:rsidRDefault="00000000">
          <w:pPr>
            <w:numPr>
              <w:ilvl w:val="2"/>
              <w:numId w:val="97"/>
            </w:numPr>
            <w:tabs>
              <w:tab w:val="left" w:pos="720"/>
              <w:tab w:val="left" w:pos="1440"/>
            </w:tabs>
            <w:spacing w:before="240"/>
            <w:rPr>
              <w:ins w:id="1903" w:author="BHA Regulatory Affairs Unit" w:date="2026-07-29T16:06:00Z"/>
            </w:rPr>
          </w:pPr>
          <w:sdt>
            <w:sdtPr>
              <w:tag w:val="goog_rdk_1894"/>
              <w:id w:val="-648418457"/>
            </w:sdtPr>
            <w:sdtContent>
              <w:ins w:id="1904" w:author="BHA Regulatory Affairs Unit" w:date="2026-07-29T16:06:00Z">
                <w:r>
                  <w:t xml:space="preserve">Mail to: Behavioral Health Administration </w:t>
                </w:r>
                <w:r>
                  <w:br/>
                  <w:t>Attn: Complaints</w:t>
                </w:r>
                <w:r>
                  <w:br/>
                  <w:t xml:space="preserve">710 S. Ash St. </w:t>
                </w:r>
                <w:r>
                  <w:br/>
                  <w:t xml:space="preserve">Suite C140 </w:t>
                </w:r>
                <w:r>
                  <w:br/>
                  <w:t>Denver, CO 80246.</w:t>
                </w:r>
              </w:ins>
            </w:sdtContent>
          </w:sdt>
        </w:p>
      </w:sdtContent>
    </w:sdt>
    <w:sdt>
      <w:sdtPr>
        <w:tag w:val="goog_rdk_1897"/>
        <w:id w:val="1347694781"/>
      </w:sdtPr>
      <w:sdtContent>
        <w:p w14:paraId="00000477" w14:textId="77777777" w:rsidR="00CF3663" w:rsidRDefault="00000000">
          <w:pPr>
            <w:numPr>
              <w:ilvl w:val="1"/>
              <w:numId w:val="97"/>
            </w:numPr>
            <w:tabs>
              <w:tab w:val="left" w:pos="720"/>
              <w:tab w:val="left" w:pos="1440"/>
            </w:tabs>
            <w:spacing w:before="240"/>
            <w:rPr>
              <w:ins w:id="1905" w:author="BHA Regulatory Affairs Unit" w:date="2026-07-29T16:06:00Z"/>
            </w:rPr>
          </w:pPr>
          <w:sdt>
            <w:sdtPr>
              <w:tag w:val="goog_rdk_1896"/>
              <w:id w:val="-1151963971"/>
            </w:sdtPr>
            <w:sdtContent>
              <w:ins w:id="1906" w:author="BHA Regulatory Affairs Unit" w:date="2026-07-29T16:06:00Z">
                <w:r>
                  <w:t>Agencies shall designate a representative, who must be available to assist individuals in resolving disputes.</w:t>
                </w:r>
              </w:ins>
            </w:sdtContent>
          </w:sdt>
        </w:p>
      </w:sdtContent>
    </w:sdt>
    <w:sdt>
      <w:sdtPr>
        <w:tag w:val="goog_rdk_1899"/>
        <w:id w:val="-1860214742"/>
      </w:sdtPr>
      <w:sdtContent>
        <w:p w14:paraId="00000478" w14:textId="77777777" w:rsidR="00CF3663" w:rsidRDefault="00000000">
          <w:pPr>
            <w:numPr>
              <w:ilvl w:val="1"/>
              <w:numId w:val="97"/>
            </w:numPr>
            <w:tabs>
              <w:tab w:val="left" w:pos="720"/>
              <w:tab w:val="left" w:pos="1440"/>
            </w:tabs>
            <w:spacing w:before="240"/>
            <w:rPr>
              <w:ins w:id="1907" w:author="BHA Regulatory Affairs Unit" w:date="2026-07-29T16:06:00Z"/>
            </w:rPr>
          </w:pPr>
          <w:sdt>
            <w:sdtPr>
              <w:tag w:val="goog_rdk_1898"/>
              <w:id w:val="514917914"/>
            </w:sdtPr>
            <w:sdtContent>
              <w:ins w:id="1908" w:author="BHA Regulatory Affairs Unit" w:date="2026-07-29T16:06:00Z">
                <w:r>
                  <w:t>Agencies shall educate individuals and their representatives about the mechanisms in place for filing complaints. This education must include an explanation of the individual's rights, the complaint process and procedures, and the name, contact information, and responsibilities of the designated representative within an agency.</w:t>
                </w:r>
              </w:ins>
            </w:sdtContent>
          </w:sdt>
        </w:p>
      </w:sdtContent>
    </w:sdt>
    <w:sdt>
      <w:sdtPr>
        <w:tag w:val="goog_rdk_1901"/>
        <w:id w:val="1743619363"/>
      </w:sdtPr>
      <w:sdtContent>
        <w:p w14:paraId="00000479" w14:textId="77777777" w:rsidR="00CF3663" w:rsidRDefault="00000000">
          <w:pPr>
            <w:numPr>
              <w:ilvl w:val="2"/>
              <w:numId w:val="97"/>
            </w:numPr>
            <w:tabs>
              <w:tab w:val="left" w:pos="720"/>
              <w:tab w:val="left" w:pos="1440"/>
            </w:tabs>
            <w:spacing w:before="240"/>
            <w:rPr>
              <w:ins w:id="1909" w:author="BHA Regulatory Affairs Unit" w:date="2026-07-29T16:06:00Z"/>
            </w:rPr>
          </w:pPr>
          <w:sdt>
            <w:sdtPr>
              <w:tag w:val="goog_rdk_1900"/>
              <w:id w:val="1406794029"/>
            </w:sdtPr>
            <w:sdtContent>
              <w:ins w:id="1910" w:author="BHA Regulatory Affairs Unit" w:date="2026-07-29T16:06:00Z">
                <w:r>
                  <w:t>Appropriate contacts for external appeals must also be provided, which may include, but are not limited to:</w:t>
                </w:r>
              </w:ins>
            </w:sdtContent>
          </w:sdt>
        </w:p>
      </w:sdtContent>
    </w:sdt>
    <w:sdt>
      <w:sdtPr>
        <w:tag w:val="goog_rdk_1903"/>
        <w:id w:val="874565414"/>
      </w:sdtPr>
      <w:sdtContent>
        <w:p w14:paraId="0000047A" w14:textId="77777777" w:rsidR="00CF3663" w:rsidRDefault="00000000">
          <w:pPr>
            <w:numPr>
              <w:ilvl w:val="3"/>
              <w:numId w:val="97"/>
            </w:numPr>
            <w:tabs>
              <w:tab w:val="left" w:pos="720"/>
              <w:tab w:val="left" w:pos="1440"/>
            </w:tabs>
            <w:spacing w:before="240"/>
            <w:rPr>
              <w:ins w:id="1911" w:author="BHA Regulatory Affairs Unit" w:date="2026-07-29T16:06:00Z"/>
            </w:rPr>
          </w:pPr>
          <w:sdt>
            <w:sdtPr>
              <w:tag w:val="goog_rdk_1902"/>
              <w:id w:val="225624581"/>
            </w:sdtPr>
            <w:sdtContent>
              <w:ins w:id="1912" w:author="BHA Regulatory Affairs Unit" w:date="2026-07-29T16:06:00Z">
                <w:r>
                  <w:t>The Colorado Department of Regulatory Agencies;</w:t>
                </w:r>
              </w:ins>
            </w:sdtContent>
          </w:sdt>
        </w:p>
      </w:sdtContent>
    </w:sdt>
    <w:sdt>
      <w:sdtPr>
        <w:tag w:val="goog_rdk_1905"/>
        <w:id w:val="-402939343"/>
      </w:sdtPr>
      <w:sdtContent>
        <w:p w14:paraId="0000047B" w14:textId="77777777" w:rsidR="00CF3663" w:rsidRDefault="00000000">
          <w:pPr>
            <w:numPr>
              <w:ilvl w:val="3"/>
              <w:numId w:val="97"/>
            </w:numPr>
            <w:tabs>
              <w:tab w:val="left" w:pos="720"/>
              <w:tab w:val="left" w:pos="1440"/>
            </w:tabs>
            <w:spacing w:before="240"/>
            <w:rPr>
              <w:ins w:id="1913" w:author="BHA Regulatory Affairs Unit" w:date="2026-07-29T16:06:00Z"/>
            </w:rPr>
          </w:pPr>
          <w:sdt>
            <w:sdtPr>
              <w:tag w:val="goog_rdk_1904"/>
              <w:id w:val="-1729170203"/>
            </w:sdtPr>
            <w:sdtContent>
              <w:ins w:id="1914" w:author="BHA Regulatory Affairs Unit" w:date="2026-07-29T16:06:00Z">
                <w:r>
                  <w:t>The Colorado Department of Public Health And Environment;</w:t>
                </w:r>
              </w:ins>
            </w:sdtContent>
          </w:sdt>
        </w:p>
      </w:sdtContent>
    </w:sdt>
    <w:sdt>
      <w:sdtPr>
        <w:tag w:val="goog_rdk_1907"/>
        <w:id w:val="-1364374919"/>
      </w:sdtPr>
      <w:sdtContent>
        <w:p w14:paraId="0000047C" w14:textId="77777777" w:rsidR="00CF3663" w:rsidRDefault="00000000">
          <w:pPr>
            <w:numPr>
              <w:ilvl w:val="3"/>
              <w:numId w:val="97"/>
            </w:numPr>
            <w:tabs>
              <w:tab w:val="left" w:pos="720"/>
              <w:tab w:val="left" w:pos="1440"/>
            </w:tabs>
            <w:spacing w:before="240"/>
            <w:rPr>
              <w:ins w:id="1915" w:author="BHA Regulatory Affairs Unit" w:date="2026-07-29T16:06:00Z"/>
            </w:rPr>
          </w:pPr>
          <w:sdt>
            <w:sdtPr>
              <w:tag w:val="goog_rdk_1906"/>
              <w:id w:val="1437702464"/>
            </w:sdtPr>
            <w:sdtContent>
              <w:ins w:id="1916" w:author="BHA Regulatory Affairs Unit" w:date="2026-07-29T16:06:00Z">
                <w:r>
                  <w:t>The Colorado Department of Health Care Policy and Financing; and</w:t>
                </w:r>
              </w:ins>
            </w:sdtContent>
          </w:sdt>
        </w:p>
      </w:sdtContent>
    </w:sdt>
    <w:sdt>
      <w:sdtPr>
        <w:tag w:val="goog_rdk_1909"/>
        <w:id w:val="1067930591"/>
      </w:sdtPr>
      <w:sdtContent>
        <w:p w14:paraId="0000047D" w14:textId="77777777" w:rsidR="00CF3663" w:rsidRDefault="00000000">
          <w:pPr>
            <w:numPr>
              <w:ilvl w:val="3"/>
              <w:numId w:val="97"/>
            </w:numPr>
            <w:tabs>
              <w:tab w:val="left" w:pos="720"/>
              <w:tab w:val="left" w:pos="1440"/>
            </w:tabs>
            <w:spacing w:before="240"/>
            <w:rPr>
              <w:ins w:id="1917" w:author="BHA Regulatory Affairs Unit" w:date="2026-07-29T16:06:00Z"/>
            </w:rPr>
          </w:pPr>
          <w:sdt>
            <w:sdtPr>
              <w:tag w:val="goog_rdk_1908"/>
              <w:id w:val="467648974"/>
            </w:sdtPr>
            <w:sdtContent>
              <w:ins w:id="1918" w:author="BHA Regulatory Affairs Unit" w:date="2026-07-29T16:06:00Z">
                <w:r>
                  <w:t>The Governor’s designated protection and advocacy system for individuals with mental illness.</w:t>
                </w:r>
              </w:ins>
            </w:sdtContent>
          </w:sdt>
        </w:p>
      </w:sdtContent>
    </w:sdt>
    <w:sdt>
      <w:sdtPr>
        <w:tag w:val="goog_rdk_1911"/>
        <w:id w:val="-25405861"/>
      </w:sdtPr>
      <w:sdtContent>
        <w:p w14:paraId="0000047E" w14:textId="77777777" w:rsidR="00CF3663" w:rsidRDefault="00000000">
          <w:pPr>
            <w:numPr>
              <w:ilvl w:val="2"/>
              <w:numId w:val="97"/>
            </w:numPr>
            <w:tabs>
              <w:tab w:val="left" w:pos="720"/>
              <w:tab w:val="left" w:pos="1440"/>
            </w:tabs>
            <w:spacing w:before="240"/>
            <w:rPr>
              <w:ins w:id="1919" w:author="BHA Regulatory Affairs Unit" w:date="2026-07-29T16:06:00Z"/>
            </w:rPr>
          </w:pPr>
          <w:sdt>
            <w:sdtPr>
              <w:tag w:val="goog_rdk_1910"/>
              <w:id w:val="1203100864"/>
            </w:sdtPr>
            <w:sdtContent>
              <w:ins w:id="1920" w:author="BHA Regulatory Affairs Unit" w:date="2026-07-29T16:06:00Z">
                <w:r>
                  <w:t>Documentation in the records must include the dated signature of the individual receiving the information.</w:t>
                </w:r>
              </w:ins>
            </w:sdtContent>
          </w:sdt>
        </w:p>
      </w:sdtContent>
    </w:sdt>
    <w:sdt>
      <w:sdtPr>
        <w:tag w:val="goog_rdk_1913"/>
        <w:id w:val="-929879415"/>
      </w:sdtPr>
      <w:sdtContent>
        <w:p w14:paraId="0000047F" w14:textId="77777777" w:rsidR="00CF3663" w:rsidRDefault="00000000">
          <w:pPr>
            <w:numPr>
              <w:ilvl w:val="1"/>
              <w:numId w:val="97"/>
            </w:numPr>
            <w:tabs>
              <w:tab w:val="left" w:pos="720"/>
              <w:tab w:val="left" w:pos="1440"/>
            </w:tabs>
            <w:spacing w:before="240"/>
            <w:rPr>
              <w:ins w:id="1921" w:author="BHA Regulatory Affairs Unit" w:date="2026-07-29T16:06:00Z"/>
            </w:rPr>
          </w:pPr>
          <w:sdt>
            <w:sdtPr>
              <w:tag w:val="goog_rdk_1912"/>
              <w:id w:val="-398055158"/>
            </w:sdtPr>
            <w:sdtContent>
              <w:ins w:id="1922" w:author="BHA Regulatory Affairs Unit" w:date="2026-07-29T16:06:00Z">
                <w:r>
                  <w:t>Agencies must post a notice of rights, dispute procedure, and the designated representative’s name, office location, responsibilities, and telephone number in prominent locations where persons access, receive, or are evaluated for services. The notice shall be translated into languages commonly used by the populations in the service area.</w:t>
                </w:r>
              </w:ins>
            </w:sdtContent>
          </w:sdt>
        </w:p>
      </w:sdtContent>
    </w:sdt>
    <w:sdt>
      <w:sdtPr>
        <w:tag w:val="goog_rdk_1915"/>
        <w:id w:val="-517162461"/>
      </w:sdtPr>
      <w:sdtContent>
        <w:p w14:paraId="00000480" w14:textId="77777777" w:rsidR="00CF3663" w:rsidRDefault="00000000">
          <w:pPr>
            <w:numPr>
              <w:ilvl w:val="1"/>
              <w:numId w:val="97"/>
            </w:numPr>
            <w:tabs>
              <w:tab w:val="left" w:pos="720"/>
              <w:tab w:val="left" w:pos="1440"/>
            </w:tabs>
            <w:spacing w:before="240"/>
            <w:rPr>
              <w:ins w:id="1923" w:author="BHA Regulatory Affairs Unit" w:date="2026-07-29T16:06:00Z"/>
            </w:rPr>
          </w:pPr>
          <w:sdt>
            <w:sdtPr>
              <w:tag w:val="goog_rdk_1914"/>
              <w:id w:val="1672611668"/>
            </w:sdtPr>
            <w:sdtContent>
              <w:ins w:id="1924" w:author="BHA Regulatory Affairs Unit" w:date="2026-07-29T16:06:00Z">
                <w:r>
                  <w:t>Agencies must maintain a record of submitted disputes, separate from an individual’s record, that includes the date, the type of complaint, and the outcome of investigation. These complaint records must be provided annually to BHA.</w:t>
                </w:r>
              </w:ins>
            </w:sdtContent>
          </w:sdt>
        </w:p>
      </w:sdtContent>
    </w:sdt>
    <w:sdt>
      <w:sdtPr>
        <w:tag w:val="goog_rdk_1917"/>
        <w:id w:val="-2088915885"/>
      </w:sdtPr>
      <w:sdtContent>
        <w:p w14:paraId="00000481" w14:textId="77777777" w:rsidR="00CF3663" w:rsidRDefault="00000000">
          <w:pPr>
            <w:numPr>
              <w:ilvl w:val="1"/>
              <w:numId w:val="97"/>
            </w:numPr>
            <w:tabs>
              <w:tab w:val="left" w:pos="720"/>
              <w:tab w:val="left" w:pos="1440"/>
            </w:tabs>
            <w:spacing w:before="240"/>
            <w:rPr>
              <w:ins w:id="1925" w:author="BHA Regulatory Affairs Unit" w:date="2026-07-29T16:06:00Z"/>
            </w:rPr>
          </w:pPr>
          <w:sdt>
            <w:sdtPr>
              <w:tag w:val="goog_rdk_1916"/>
              <w:id w:val="-1211434385"/>
            </w:sdtPr>
            <w:sdtContent>
              <w:ins w:id="1926" w:author="BHA Regulatory Affairs Unit" w:date="2026-07-29T16:06:00Z">
                <w:r>
                  <w:t>Upon request, agencies must provide an individual and any interested person(s) with contact information for registering complaints with any other state departments.</w:t>
                </w:r>
              </w:ins>
            </w:sdtContent>
          </w:sdt>
        </w:p>
      </w:sdtContent>
    </w:sdt>
    <w:sdt>
      <w:sdtPr>
        <w:tag w:val="goog_rdk_1920"/>
        <w:id w:val="660826190"/>
      </w:sdtPr>
      <w:sdtContent>
        <w:p w14:paraId="00000482" w14:textId="77777777" w:rsidR="00CF3663" w:rsidRDefault="00000000">
          <w:pPr>
            <w:keepNext/>
            <w:spacing w:before="240" w:after="60"/>
            <w:ind w:firstLine="0"/>
            <w:rPr>
              <w:ins w:id="1927" w:author="BHA Regulatory Affairs Unit" w:date="2026-07-29T16:06:00Z"/>
              <w:b/>
              <w:bCs/>
            </w:rPr>
          </w:pPr>
          <w:sdt>
            <w:sdtPr>
              <w:tag w:val="goog_rdk_1918"/>
              <w:id w:val="-20693624"/>
            </w:sdtPr>
            <w:sdtContent>
              <w:sdt>
                <w:sdtPr>
                  <w:tag w:val="goog_rdk_1919"/>
                  <w:id w:val="-242397517"/>
                </w:sdtPr>
                <w:sdtContent>
                  <w:commentRangeStart w:id="1928"/>
                </w:sdtContent>
              </w:sdt>
              <w:ins w:id="1929" w:author="BHA Regulatory Affairs Unit" w:date="2026-07-29T16:06:00Z">
                <w:r>
                  <w:rPr>
                    <w:b/>
                    <w:bCs/>
                  </w:rPr>
                  <w:t>1.14</w:t>
                </w:r>
                <w:r>
                  <w:rPr>
                    <w:b/>
                    <w:bCs/>
                  </w:rPr>
                  <w:tab/>
                  <w:t>Critical Incident Reporting</w:t>
                </w:r>
                <w:commentRangeEnd w:id="1928"/>
                <w:r>
                  <w:rPr>
                    <w:rStyle w:val="CommentReference"/>
                    <w:sz w:val="24"/>
                    <w:szCs w:val="24"/>
                  </w:rPr>
                  <w:commentReference w:id="1928"/>
                </w:r>
              </w:ins>
            </w:sdtContent>
          </w:sdt>
        </w:p>
      </w:sdtContent>
    </w:sdt>
    <w:sdt>
      <w:sdtPr>
        <w:tag w:val="goog_rdk_1922"/>
        <w:id w:val="-816731653"/>
      </w:sdtPr>
      <w:sdtContent>
        <w:p w14:paraId="00000483" w14:textId="77777777" w:rsidR="00CF3663" w:rsidRDefault="00000000">
          <w:pPr>
            <w:numPr>
              <w:ilvl w:val="0"/>
              <w:numId w:val="98"/>
            </w:numPr>
            <w:tabs>
              <w:tab w:val="left" w:pos="720"/>
              <w:tab w:val="left" w:pos="1440"/>
            </w:tabs>
            <w:spacing w:before="240"/>
            <w:rPr>
              <w:ins w:id="1930" w:author="BHA Regulatory Affairs Unit" w:date="2026-07-29T16:06:00Z"/>
            </w:rPr>
          </w:pPr>
          <w:sdt>
            <w:sdtPr>
              <w:tag w:val="goog_rdk_1921"/>
              <w:id w:val="1882718364"/>
            </w:sdtPr>
            <w:sdtContent>
              <w:ins w:id="1931" w:author="BHA Regulatory Affairs Unit" w:date="2026-07-29T16:06:00Z">
                <w:r>
                  <w:t>A critical incident includes, but is not limited to:</w:t>
                </w:r>
              </w:ins>
            </w:sdtContent>
          </w:sdt>
        </w:p>
      </w:sdtContent>
    </w:sdt>
    <w:sdt>
      <w:sdtPr>
        <w:tag w:val="goog_rdk_1924"/>
        <w:id w:val="-1936495135"/>
      </w:sdtPr>
      <w:sdtContent>
        <w:p w14:paraId="00000484" w14:textId="77777777" w:rsidR="00CF3663" w:rsidRDefault="00000000">
          <w:pPr>
            <w:numPr>
              <w:ilvl w:val="1"/>
              <w:numId w:val="98"/>
            </w:numPr>
            <w:tabs>
              <w:tab w:val="left" w:pos="720"/>
              <w:tab w:val="left" w:pos="1440"/>
            </w:tabs>
            <w:spacing w:before="240"/>
            <w:rPr>
              <w:ins w:id="1932" w:author="BHA Regulatory Affairs Unit" w:date="2026-07-29T16:06:00Z"/>
            </w:rPr>
          </w:pPr>
          <w:sdt>
            <w:sdtPr>
              <w:tag w:val="goog_rdk_1923"/>
              <w:id w:val="-671183460"/>
            </w:sdtPr>
            <w:sdtContent>
              <w:ins w:id="1933" w:author="BHA Regulatory Affairs Unit" w:date="2026-07-29T16:06:00Z">
                <w:r>
                  <w:t>Breach of confidentiality: any unauthorized disclosure of protected health information, as described in HIPAA, as incorporated by reference in Part 1.2.1 of this Chapter 1, 42 C.F.R. Part 2, as incorporated by reference in Part 1.2.1 of this Chapter 1, and/or Section 27-65-123, C.R.S.;</w:t>
                </w:r>
              </w:ins>
            </w:sdtContent>
          </w:sdt>
        </w:p>
      </w:sdtContent>
    </w:sdt>
    <w:sdt>
      <w:sdtPr>
        <w:tag w:val="goog_rdk_1926"/>
        <w:id w:val="-2132239513"/>
      </w:sdtPr>
      <w:sdtContent>
        <w:p w14:paraId="00000485" w14:textId="77777777" w:rsidR="00CF3663" w:rsidRDefault="00000000">
          <w:pPr>
            <w:numPr>
              <w:ilvl w:val="1"/>
              <w:numId w:val="98"/>
            </w:numPr>
            <w:tabs>
              <w:tab w:val="left" w:pos="720"/>
              <w:tab w:val="left" w:pos="1440"/>
            </w:tabs>
            <w:spacing w:before="240"/>
            <w:rPr>
              <w:ins w:id="1934" w:author="BHA Regulatory Affairs Unit" w:date="2026-07-29T16:06:00Z"/>
            </w:rPr>
          </w:pPr>
          <w:sdt>
            <w:sdtPr>
              <w:tag w:val="goog_rdk_1925"/>
              <w:id w:val="311408827"/>
            </w:sdtPr>
            <w:sdtContent>
              <w:ins w:id="1935" w:author="BHA Regulatory Affairs Unit" w:date="2026-07-29T16:06:00Z">
                <w:r>
                  <w:t>Death: including the death of an individual inside of or outside of an agency’s physical location while an individual is receiving services, or where an individual has attempted to receive services from an agency within the past thirty (30) calendar days;</w:t>
                </w:r>
              </w:ins>
            </w:sdtContent>
          </w:sdt>
        </w:p>
      </w:sdtContent>
    </w:sdt>
    <w:sdt>
      <w:sdtPr>
        <w:tag w:val="goog_rdk_1928"/>
        <w:id w:val="1348125949"/>
      </w:sdtPr>
      <w:sdtContent>
        <w:p w14:paraId="00000486" w14:textId="77777777" w:rsidR="00CF3663" w:rsidRDefault="00000000">
          <w:pPr>
            <w:numPr>
              <w:ilvl w:val="1"/>
              <w:numId w:val="98"/>
            </w:numPr>
            <w:tabs>
              <w:tab w:val="left" w:pos="720"/>
              <w:tab w:val="left" w:pos="1440"/>
            </w:tabs>
            <w:spacing w:before="240"/>
            <w:rPr>
              <w:ins w:id="1936" w:author="BHA Regulatory Affairs Unit" w:date="2026-07-29T16:06:00Z"/>
            </w:rPr>
          </w:pPr>
          <w:sdt>
            <w:sdtPr>
              <w:tag w:val="goog_rdk_1927"/>
              <w:id w:val="530304232"/>
            </w:sdtPr>
            <w:sdtContent>
              <w:ins w:id="1937" w:author="BHA Regulatory Affairs Unit" w:date="2026-07-29T16:06:00Z">
                <w:r>
                  <w:t>Elopement: absconding from a mental health hold, certification, emergency, and/or involuntary commitment, or a secure facility where an individual is being held as a result of a court order. This includes any unauthorized absence of a child, when a child cannot be accounted for, or when there is reasonable suspicion to believe the child has absconded;</w:t>
                </w:r>
              </w:ins>
            </w:sdtContent>
          </w:sdt>
        </w:p>
      </w:sdtContent>
    </w:sdt>
    <w:sdt>
      <w:sdtPr>
        <w:tag w:val="goog_rdk_1930"/>
        <w:id w:val="-1744659616"/>
      </w:sdtPr>
      <w:sdtContent>
        <w:p w14:paraId="00000487" w14:textId="77777777" w:rsidR="00CF3663" w:rsidRDefault="00000000">
          <w:pPr>
            <w:numPr>
              <w:ilvl w:val="1"/>
              <w:numId w:val="98"/>
            </w:numPr>
            <w:tabs>
              <w:tab w:val="left" w:pos="720"/>
              <w:tab w:val="left" w:pos="1440"/>
            </w:tabs>
            <w:spacing w:before="240"/>
            <w:rPr>
              <w:ins w:id="1938" w:author="BHA Regulatory Affairs Unit" w:date="2026-07-29T16:06:00Z"/>
            </w:rPr>
          </w:pPr>
          <w:sdt>
            <w:sdtPr>
              <w:tag w:val="goog_rdk_1929"/>
              <w:id w:val="612847615"/>
            </w:sdtPr>
            <w:sdtContent>
              <w:ins w:id="1939" w:author="BHA Regulatory Affairs Unit" w:date="2026-07-29T16:06:00Z">
                <w:r>
                  <w:t>Any instance when an individual cannot be located following a search of an agency, an agency grounds, and the area surrounding an agency, including:</w:t>
                </w:r>
              </w:ins>
            </w:sdtContent>
          </w:sdt>
        </w:p>
      </w:sdtContent>
    </w:sdt>
    <w:sdt>
      <w:sdtPr>
        <w:tag w:val="goog_rdk_1932"/>
        <w:id w:val="-432258875"/>
      </w:sdtPr>
      <w:sdtContent>
        <w:p w14:paraId="00000488" w14:textId="77777777" w:rsidR="00CF3663" w:rsidRDefault="00000000">
          <w:pPr>
            <w:numPr>
              <w:ilvl w:val="2"/>
              <w:numId w:val="98"/>
            </w:numPr>
            <w:tabs>
              <w:tab w:val="left" w:pos="720"/>
              <w:tab w:val="left" w:pos="1440"/>
            </w:tabs>
            <w:spacing w:before="240"/>
            <w:rPr>
              <w:ins w:id="1940" w:author="BHA Regulatory Affairs Unit" w:date="2026-07-29T16:06:00Z"/>
            </w:rPr>
          </w:pPr>
          <w:sdt>
            <w:sdtPr>
              <w:tag w:val="goog_rdk_1931"/>
              <w:id w:val="1337026541"/>
            </w:sdtPr>
            <w:sdtContent>
              <w:ins w:id="1941" w:author="BHA Regulatory Affairs Unit" w:date="2026-07-29T16:06:00Z">
                <w:r>
                  <w:t>Circumstances that place the individual’s health, safety, or welfare at risk; or</w:t>
                </w:r>
              </w:ins>
            </w:sdtContent>
          </w:sdt>
        </w:p>
      </w:sdtContent>
    </w:sdt>
    <w:sdt>
      <w:sdtPr>
        <w:tag w:val="goog_rdk_1934"/>
        <w:id w:val="-1837638214"/>
      </w:sdtPr>
      <w:sdtContent>
        <w:p w14:paraId="00000489" w14:textId="77777777" w:rsidR="00CF3663" w:rsidRDefault="00000000">
          <w:pPr>
            <w:numPr>
              <w:ilvl w:val="2"/>
              <w:numId w:val="98"/>
            </w:numPr>
            <w:tabs>
              <w:tab w:val="left" w:pos="720"/>
              <w:tab w:val="left" w:pos="1440"/>
            </w:tabs>
            <w:spacing w:before="240"/>
            <w:rPr>
              <w:ins w:id="1942" w:author="BHA Regulatory Affairs Unit" w:date="2026-07-29T16:06:00Z"/>
            </w:rPr>
          </w:pPr>
          <w:sdt>
            <w:sdtPr>
              <w:tag w:val="goog_rdk_1933"/>
              <w:id w:val="-1738653673"/>
            </w:sdtPr>
            <w:sdtContent>
              <w:ins w:id="1943" w:author="BHA Regulatory Affairs Unit" w:date="2026-07-29T16:06:00Z">
                <w:r>
                  <w:t>The individual has been missing for eight (8) hours;</w:t>
                </w:r>
              </w:ins>
            </w:sdtContent>
          </w:sdt>
        </w:p>
      </w:sdtContent>
    </w:sdt>
    <w:sdt>
      <w:sdtPr>
        <w:tag w:val="goog_rdk_1936"/>
        <w:id w:val="545624992"/>
      </w:sdtPr>
      <w:sdtContent>
        <w:p w14:paraId="0000048A" w14:textId="77777777" w:rsidR="00CF3663" w:rsidRDefault="00000000">
          <w:pPr>
            <w:numPr>
              <w:ilvl w:val="1"/>
              <w:numId w:val="98"/>
            </w:numPr>
            <w:tabs>
              <w:tab w:val="left" w:pos="720"/>
              <w:tab w:val="left" w:pos="1440"/>
            </w:tabs>
            <w:spacing w:before="240"/>
            <w:rPr>
              <w:ins w:id="1944" w:author="BHA Regulatory Affairs Unit" w:date="2026-07-29T16:06:00Z"/>
            </w:rPr>
          </w:pPr>
          <w:sdt>
            <w:sdtPr>
              <w:tag w:val="goog_rdk_1935"/>
              <w:id w:val="916723274"/>
            </w:sdtPr>
            <w:sdtContent>
              <w:ins w:id="1945" w:author="BHA Regulatory Affairs Unit" w:date="2026-07-29T16:06:00Z">
                <w:r>
                  <w:t>Medication diversion: any medication diversion, as set forth in Part 1.2.1 of this Chapter 1, if the diverted drugs are taken by mouth or injectable;</w:t>
                </w:r>
              </w:ins>
            </w:sdtContent>
          </w:sdt>
        </w:p>
      </w:sdtContent>
    </w:sdt>
    <w:sdt>
      <w:sdtPr>
        <w:tag w:val="goog_rdk_1938"/>
        <w:id w:val="1618590961"/>
      </w:sdtPr>
      <w:sdtContent>
        <w:p w14:paraId="0000048B" w14:textId="77777777" w:rsidR="00CF3663" w:rsidRDefault="00000000">
          <w:pPr>
            <w:numPr>
              <w:ilvl w:val="2"/>
              <w:numId w:val="98"/>
            </w:numPr>
            <w:tabs>
              <w:tab w:val="left" w:pos="720"/>
              <w:tab w:val="left" w:pos="1440"/>
            </w:tabs>
            <w:spacing w:before="240"/>
            <w:rPr>
              <w:ins w:id="1946" w:author="BHA Regulatory Affairs Unit" w:date="2026-07-29T16:06:00Z"/>
            </w:rPr>
          </w:pPr>
          <w:sdt>
            <w:sdtPr>
              <w:tag w:val="goog_rdk_1937"/>
              <w:id w:val="-703652554"/>
            </w:sdtPr>
            <w:sdtContent>
              <w:ins w:id="1947" w:author="BHA Regulatory Affairs Unit" w:date="2026-07-29T16:06:00Z">
                <w:r>
                  <w:t>Agencies shall report the full name and date of birth of any individual who diverted the drugs, if known.</w:t>
                </w:r>
              </w:ins>
            </w:sdtContent>
          </w:sdt>
        </w:p>
      </w:sdtContent>
    </w:sdt>
    <w:sdt>
      <w:sdtPr>
        <w:tag w:val="goog_rdk_1940"/>
        <w:id w:val="1675610646"/>
      </w:sdtPr>
      <w:sdtContent>
        <w:p w14:paraId="0000048C" w14:textId="77777777" w:rsidR="00CF3663" w:rsidRDefault="00000000">
          <w:pPr>
            <w:numPr>
              <w:ilvl w:val="1"/>
              <w:numId w:val="98"/>
            </w:numPr>
            <w:tabs>
              <w:tab w:val="left" w:pos="720"/>
              <w:tab w:val="left" w:pos="1440"/>
            </w:tabs>
            <w:spacing w:before="240"/>
            <w:rPr>
              <w:ins w:id="1948" w:author="BHA Regulatory Affairs Unit" w:date="2026-07-29T16:06:00Z"/>
            </w:rPr>
          </w:pPr>
          <w:sdt>
            <w:sdtPr>
              <w:tag w:val="goog_rdk_1939"/>
              <w:id w:val="771992152"/>
            </w:sdtPr>
            <w:sdtContent>
              <w:ins w:id="1949" w:author="BHA Regulatory Affairs Unit" w:date="2026-07-29T16:06:00Z">
                <w:r>
                  <w:t>Medication error: medication error that resulted or could have resulted in harm to an individual;</w:t>
                </w:r>
              </w:ins>
            </w:sdtContent>
          </w:sdt>
        </w:p>
      </w:sdtContent>
    </w:sdt>
    <w:sdt>
      <w:sdtPr>
        <w:tag w:val="goog_rdk_1942"/>
        <w:id w:val="-977654718"/>
      </w:sdtPr>
      <w:sdtContent>
        <w:p w14:paraId="0000048D" w14:textId="77777777" w:rsidR="00CF3663" w:rsidRDefault="00000000">
          <w:pPr>
            <w:numPr>
              <w:ilvl w:val="1"/>
              <w:numId w:val="98"/>
            </w:numPr>
            <w:tabs>
              <w:tab w:val="left" w:pos="720"/>
              <w:tab w:val="left" w:pos="1440"/>
            </w:tabs>
            <w:spacing w:before="240"/>
            <w:rPr>
              <w:ins w:id="1950" w:author="BHA Regulatory Affairs Unit" w:date="2026-07-29T16:06:00Z"/>
            </w:rPr>
          </w:pPr>
          <w:sdt>
            <w:sdtPr>
              <w:tag w:val="goog_rdk_1941"/>
              <w:id w:val="2130263049"/>
            </w:sdtPr>
            <w:sdtContent>
              <w:ins w:id="1951" w:author="BHA Regulatory Affairs Unit" w:date="2026-07-29T16:06:00Z">
                <w:r>
                  <w:t>Medical emergency: any suicide attempt/self-injury, other form of serious injury, health emergency, overdose or serious illness which occurred on agency premises, or in the presence of agency personnel;</w:t>
                </w:r>
              </w:ins>
            </w:sdtContent>
          </w:sdt>
        </w:p>
      </w:sdtContent>
    </w:sdt>
    <w:sdt>
      <w:sdtPr>
        <w:tag w:val="goog_rdk_1944"/>
        <w:id w:val="-75559075"/>
      </w:sdtPr>
      <w:sdtContent>
        <w:p w14:paraId="0000048E" w14:textId="77777777" w:rsidR="00CF3663" w:rsidRDefault="00000000">
          <w:pPr>
            <w:numPr>
              <w:ilvl w:val="2"/>
              <w:numId w:val="98"/>
            </w:numPr>
            <w:tabs>
              <w:tab w:val="left" w:pos="720"/>
              <w:tab w:val="left" w:pos="1440"/>
            </w:tabs>
            <w:spacing w:before="240"/>
            <w:rPr>
              <w:ins w:id="1952" w:author="BHA Regulatory Affairs Unit" w:date="2026-07-29T16:06:00Z"/>
            </w:rPr>
          </w:pPr>
          <w:sdt>
            <w:sdtPr>
              <w:tag w:val="goog_rdk_1943"/>
              <w:id w:val="-1297265030"/>
            </w:sdtPr>
            <w:sdtContent>
              <w:ins w:id="1953" w:author="BHA Regulatory Affairs Unit" w:date="2026-07-29T16:06:00Z">
                <w:r>
                  <w:t>This does not include an individual’s need for medical stabilization while receiving eating disorder treatment and recovery services such as electrolyte imbalance, glucose level, or other medical conditions as a result of the eating disorder.</w:t>
                </w:r>
              </w:ins>
            </w:sdtContent>
          </w:sdt>
        </w:p>
      </w:sdtContent>
    </w:sdt>
    <w:sdt>
      <w:sdtPr>
        <w:tag w:val="goog_rdk_1946"/>
        <w:id w:val="-1857926102"/>
      </w:sdtPr>
      <w:sdtContent>
        <w:p w14:paraId="0000048F" w14:textId="77777777" w:rsidR="00CF3663" w:rsidRDefault="00000000">
          <w:pPr>
            <w:numPr>
              <w:ilvl w:val="3"/>
              <w:numId w:val="98"/>
            </w:numPr>
            <w:tabs>
              <w:tab w:val="left" w:pos="720"/>
              <w:tab w:val="left" w:pos="1440"/>
            </w:tabs>
            <w:spacing w:before="240"/>
            <w:rPr>
              <w:ins w:id="1954" w:author="BHA Regulatory Affairs Unit" w:date="2026-07-29T16:06:00Z"/>
            </w:rPr>
          </w:pPr>
          <w:sdt>
            <w:sdtPr>
              <w:tag w:val="goog_rdk_1945"/>
              <w:id w:val="1669848348"/>
            </w:sdtPr>
            <w:sdtContent>
              <w:ins w:id="1955" w:author="BHA Regulatory Affairs Unit" w:date="2026-07-29T16:06:00Z">
                <w:r>
                  <w:t>When an individual leaves the program to receive medical services and returns after stabilization, a critical incident report to BHA is not required.</w:t>
                </w:r>
              </w:ins>
            </w:sdtContent>
          </w:sdt>
        </w:p>
      </w:sdtContent>
    </w:sdt>
    <w:sdt>
      <w:sdtPr>
        <w:tag w:val="goog_rdk_1948"/>
        <w:id w:val="21134464"/>
      </w:sdtPr>
      <w:sdtContent>
        <w:p w14:paraId="00000490" w14:textId="77777777" w:rsidR="00CF3663" w:rsidRDefault="00000000">
          <w:pPr>
            <w:numPr>
              <w:ilvl w:val="3"/>
              <w:numId w:val="98"/>
            </w:numPr>
            <w:tabs>
              <w:tab w:val="left" w:pos="720"/>
              <w:tab w:val="left" w:pos="1440"/>
            </w:tabs>
            <w:spacing w:before="240"/>
            <w:rPr>
              <w:ins w:id="1956" w:author="BHA Regulatory Affairs Unit" w:date="2026-07-29T16:06:00Z"/>
            </w:rPr>
          </w:pPr>
          <w:sdt>
            <w:sdtPr>
              <w:tag w:val="goog_rdk_1947"/>
              <w:id w:val="-1172745852"/>
            </w:sdtPr>
            <w:sdtContent>
              <w:ins w:id="1957" w:author="BHA Regulatory Affairs Unit" w:date="2026-07-29T16:06:00Z">
                <w:r>
                  <w:t>When an individual leaves the program to receive medical services and does not return, a critical incident report is required to be submitted to BHA, in accordance with this Part 1.14 of this Chapter 1.</w:t>
                </w:r>
              </w:ins>
            </w:sdtContent>
          </w:sdt>
        </w:p>
      </w:sdtContent>
    </w:sdt>
    <w:sdt>
      <w:sdtPr>
        <w:tag w:val="goog_rdk_1950"/>
        <w:id w:val="-1230861372"/>
      </w:sdtPr>
      <w:sdtContent>
        <w:p w14:paraId="00000491" w14:textId="77777777" w:rsidR="00CF3663" w:rsidRDefault="00000000">
          <w:pPr>
            <w:numPr>
              <w:ilvl w:val="1"/>
              <w:numId w:val="98"/>
            </w:numPr>
            <w:tabs>
              <w:tab w:val="left" w:pos="720"/>
              <w:tab w:val="left" w:pos="1440"/>
            </w:tabs>
            <w:spacing w:before="240"/>
            <w:rPr>
              <w:ins w:id="1958" w:author="BHA Regulatory Affairs Unit" w:date="2026-07-29T16:06:00Z"/>
            </w:rPr>
          </w:pPr>
          <w:sdt>
            <w:sdtPr>
              <w:tag w:val="goog_rdk_1949"/>
              <w:id w:val="-1628275886"/>
            </w:sdtPr>
            <w:sdtContent>
              <w:ins w:id="1959" w:author="BHA Regulatory Affairs Unit" w:date="2026-07-29T16:06:00Z">
                <w:r>
                  <w:t>Any instance involving physical, sexual, or verbal abuse of an individual, pursuant to Sections 18-3-202, 18-3-203, 18-3-204, 18-3-206, 18-3-402, 18-3-404, 18-3-405, 18-3- 405.3, 18-3-405.5, and 18-9-111 (exempting however, the phrase “intended to harass”), C.R.S., by another individual, personnel, or a visitor to an agency;</w:t>
                </w:r>
              </w:ins>
            </w:sdtContent>
          </w:sdt>
        </w:p>
      </w:sdtContent>
    </w:sdt>
    <w:sdt>
      <w:sdtPr>
        <w:tag w:val="goog_rdk_1952"/>
        <w:id w:val="838535454"/>
      </w:sdtPr>
      <w:sdtContent>
        <w:p w14:paraId="00000492" w14:textId="77777777" w:rsidR="00CF3663" w:rsidRDefault="00000000">
          <w:pPr>
            <w:numPr>
              <w:ilvl w:val="1"/>
              <w:numId w:val="98"/>
            </w:numPr>
            <w:tabs>
              <w:tab w:val="left" w:pos="720"/>
              <w:tab w:val="left" w:pos="1440"/>
            </w:tabs>
            <w:spacing w:before="240"/>
            <w:rPr>
              <w:ins w:id="1960" w:author="BHA Regulatory Affairs Unit" w:date="2026-07-29T16:06:00Z"/>
            </w:rPr>
          </w:pPr>
          <w:sdt>
            <w:sdtPr>
              <w:tag w:val="goog_rdk_1951"/>
              <w:id w:val="1290980116"/>
            </w:sdtPr>
            <w:sdtContent>
              <w:ins w:id="1961" w:author="BHA Regulatory Affairs Unit" w:date="2026-07-29T16:06:00Z">
                <w:r>
                  <w:t>Any instance that results in any of the following serious injuries to an individual:</w:t>
                </w:r>
              </w:ins>
            </w:sdtContent>
          </w:sdt>
        </w:p>
      </w:sdtContent>
    </w:sdt>
    <w:sdt>
      <w:sdtPr>
        <w:tag w:val="goog_rdk_1954"/>
        <w:id w:val="1792739168"/>
      </w:sdtPr>
      <w:sdtContent>
        <w:p w14:paraId="00000493" w14:textId="77777777" w:rsidR="00CF3663" w:rsidRDefault="00000000">
          <w:pPr>
            <w:numPr>
              <w:ilvl w:val="2"/>
              <w:numId w:val="98"/>
            </w:numPr>
            <w:tabs>
              <w:tab w:val="left" w:pos="720"/>
              <w:tab w:val="left" w:pos="1440"/>
            </w:tabs>
            <w:spacing w:before="240"/>
            <w:rPr>
              <w:ins w:id="1962" w:author="BHA Regulatory Affairs Unit" w:date="2026-07-29T16:06:00Z"/>
            </w:rPr>
          </w:pPr>
          <w:sdt>
            <w:sdtPr>
              <w:tag w:val="goog_rdk_1953"/>
              <w:id w:val="-1373489618"/>
            </w:sdtPr>
            <w:sdtContent>
              <w:ins w:id="1963" w:author="BHA Regulatory Affairs Unit" w:date="2026-07-29T16:06:00Z">
                <w:r>
                  <w:t>Brain or spinal cord injuries;</w:t>
                </w:r>
              </w:ins>
            </w:sdtContent>
          </w:sdt>
        </w:p>
      </w:sdtContent>
    </w:sdt>
    <w:sdt>
      <w:sdtPr>
        <w:tag w:val="goog_rdk_1956"/>
        <w:id w:val="-366813171"/>
      </w:sdtPr>
      <w:sdtContent>
        <w:p w14:paraId="00000494" w14:textId="77777777" w:rsidR="00CF3663" w:rsidRDefault="00000000">
          <w:pPr>
            <w:numPr>
              <w:ilvl w:val="2"/>
              <w:numId w:val="98"/>
            </w:numPr>
            <w:tabs>
              <w:tab w:val="left" w:pos="720"/>
              <w:tab w:val="left" w:pos="1440"/>
            </w:tabs>
            <w:spacing w:before="240"/>
            <w:rPr>
              <w:ins w:id="1964" w:author="BHA Regulatory Affairs Unit" w:date="2026-07-29T16:06:00Z"/>
            </w:rPr>
          </w:pPr>
          <w:sdt>
            <w:sdtPr>
              <w:tag w:val="goog_rdk_1955"/>
              <w:id w:val="-1299865217"/>
            </w:sdtPr>
            <w:sdtContent>
              <w:ins w:id="1965" w:author="BHA Regulatory Affairs Unit" w:date="2026-07-29T16:06:00Z">
                <w:r>
                  <w:t>Life-threatening complications of anesthesia or life-threatening transfusion errors or reactions; or</w:t>
                </w:r>
              </w:ins>
            </w:sdtContent>
          </w:sdt>
        </w:p>
      </w:sdtContent>
    </w:sdt>
    <w:sdt>
      <w:sdtPr>
        <w:tag w:val="goog_rdk_1958"/>
        <w:id w:val="1692076571"/>
      </w:sdtPr>
      <w:sdtContent>
        <w:p w14:paraId="00000495" w14:textId="77777777" w:rsidR="00CF3663" w:rsidRDefault="00000000">
          <w:pPr>
            <w:numPr>
              <w:ilvl w:val="2"/>
              <w:numId w:val="98"/>
            </w:numPr>
            <w:tabs>
              <w:tab w:val="left" w:pos="720"/>
              <w:tab w:val="left" w:pos="1440"/>
            </w:tabs>
            <w:spacing w:before="240"/>
            <w:rPr>
              <w:ins w:id="1966" w:author="BHA Regulatory Affairs Unit" w:date="2026-07-29T16:06:00Z"/>
            </w:rPr>
          </w:pPr>
          <w:sdt>
            <w:sdtPr>
              <w:tag w:val="goog_rdk_1957"/>
              <w:id w:val="-1731954008"/>
            </w:sdtPr>
            <w:sdtContent>
              <w:ins w:id="1967" w:author="BHA Regulatory Affairs Unit" w:date="2026-07-29T16:06:00Z">
                <w:r>
                  <w:t>Second- or third-degree burns involving twenty percent (20%) or more of the body surface area of an adult, or more than fifteen percent (15%) of the body surface area of a child;</w:t>
                </w:r>
              </w:ins>
            </w:sdtContent>
          </w:sdt>
        </w:p>
      </w:sdtContent>
    </w:sdt>
    <w:sdt>
      <w:sdtPr>
        <w:tag w:val="goog_rdk_1960"/>
        <w:id w:val="46967447"/>
      </w:sdtPr>
      <w:sdtContent>
        <w:p w14:paraId="00000496" w14:textId="77777777" w:rsidR="00CF3663" w:rsidRDefault="00000000">
          <w:pPr>
            <w:numPr>
              <w:ilvl w:val="1"/>
              <w:numId w:val="98"/>
            </w:numPr>
            <w:tabs>
              <w:tab w:val="left" w:pos="720"/>
              <w:tab w:val="left" w:pos="1440"/>
            </w:tabs>
            <w:spacing w:before="240"/>
            <w:rPr>
              <w:ins w:id="1968" w:author="BHA Regulatory Affairs Unit" w:date="2026-07-29T16:06:00Z"/>
            </w:rPr>
          </w:pPr>
          <w:sdt>
            <w:sdtPr>
              <w:tag w:val="goog_rdk_1959"/>
              <w:id w:val="1957282314"/>
            </w:sdtPr>
            <w:sdtContent>
              <w:ins w:id="1969" w:author="BHA Regulatory Affairs Unit" w:date="2026-07-29T16:06:00Z">
                <w:r>
                  <w:t>Any instance involving caretaker neglect of an individual, pursuant to Section 26-3.1-101(2.3), C.R.S., or child abuse or neglect, pursuant to Section 19-1-103(1), C.R.S.;</w:t>
                </w:r>
              </w:ins>
            </w:sdtContent>
          </w:sdt>
        </w:p>
      </w:sdtContent>
    </w:sdt>
    <w:sdt>
      <w:sdtPr>
        <w:tag w:val="goog_rdk_1962"/>
        <w:id w:val="453174381"/>
      </w:sdtPr>
      <w:sdtContent>
        <w:p w14:paraId="00000497" w14:textId="77777777" w:rsidR="00CF3663" w:rsidRDefault="00000000">
          <w:pPr>
            <w:numPr>
              <w:ilvl w:val="1"/>
              <w:numId w:val="98"/>
            </w:numPr>
            <w:tabs>
              <w:tab w:val="left" w:pos="720"/>
              <w:tab w:val="left" w:pos="1440"/>
            </w:tabs>
            <w:spacing w:before="240"/>
            <w:rPr>
              <w:ins w:id="1970" w:author="BHA Regulatory Affairs Unit" w:date="2026-07-29T16:06:00Z"/>
            </w:rPr>
          </w:pPr>
          <w:sdt>
            <w:sdtPr>
              <w:tag w:val="goog_rdk_1961"/>
              <w:id w:val="-656712392"/>
            </w:sdtPr>
            <w:sdtContent>
              <w:ins w:id="1971" w:author="BHA Regulatory Affairs Unit" w:date="2026-07-29T16:06:00Z">
                <w:r>
                  <w:t>Any instance involving misappropriation of an individual’s property, meaning patterns of loss or single incidences of deliberately misplacing, exploiting, or wrongfully using, either temporarily or permanently, an individual’s belongings or money without the individual’s consent; and/or</w:t>
                </w:r>
              </w:ins>
            </w:sdtContent>
          </w:sdt>
        </w:p>
      </w:sdtContent>
    </w:sdt>
    <w:sdt>
      <w:sdtPr>
        <w:tag w:val="goog_rdk_1964"/>
        <w:id w:val="2109512617"/>
      </w:sdtPr>
      <w:sdtContent>
        <w:p w14:paraId="00000498" w14:textId="77777777" w:rsidR="00CF3663" w:rsidRDefault="00000000">
          <w:pPr>
            <w:numPr>
              <w:ilvl w:val="1"/>
              <w:numId w:val="98"/>
            </w:numPr>
            <w:tabs>
              <w:tab w:val="left" w:pos="720"/>
              <w:tab w:val="left" w:pos="1440"/>
            </w:tabs>
            <w:spacing w:before="240"/>
            <w:rPr>
              <w:ins w:id="1972" w:author="BHA Regulatory Affairs Unit" w:date="2026-07-29T16:06:00Z"/>
            </w:rPr>
          </w:pPr>
          <w:sdt>
            <w:sdtPr>
              <w:tag w:val="goog_rdk_1963"/>
              <w:id w:val="416847386"/>
            </w:sdtPr>
            <w:sdtContent>
              <w:ins w:id="1973" w:author="BHA Regulatory Affairs Unit" w:date="2026-07-29T16:06:00Z">
                <w:r>
                  <w:t>Any occurrence involving the malfunction or intentional or accidental misuse of care equipment that occurs during treatment or diagnosis of an individual, and that significantly or adversely affects or, if not averted, would have significantly adversely affected an individual.</w:t>
                </w:r>
              </w:ins>
            </w:sdtContent>
          </w:sdt>
        </w:p>
      </w:sdtContent>
    </w:sdt>
    <w:sdt>
      <w:sdtPr>
        <w:tag w:val="goog_rdk_1966"/>
        <w:id w:val="1324056063"/>
      </w:sdtPr>
      <w:sdtContent>
        <w:p w14:paraId="00000499" w14:textId="77777777" w:rsidR="00CF3663" w:rsidRDefault="00000000">
          <w:pPr>
            <w:numPr>
              <w:ilvl w:val="0"/>
              <w:numId w:val="98"/>
            </w:numPr>
            <w:tabs>
              <w:tab w:val="left" w:pos="720"/>
              <w:tab w:val="left" w:pos="1440"/>
            </w:tabs>
            <w:spacing w:before="240"/>
            <w:rPr>
              <w:ins w:id="1974" w:author="BHA Regulatory Affairs Unit" w:date="2026-07-29T16:06:00Z"/>
            </w:rPr>
          </w:pPr>
          <w:sdt>
            <w:sdtPr>
              <w:tag w:val="goog_rdk_1965"/>
              <w:id w:val="-202356039"/>
            </w:sdtPr>
            <w:sdtContent>
              <w:ins w:id="1975" w:author="BHA Regulatory Affairs Unit" w:date="2026-07-29T16:06:00Z">
                <w:r>
                  <w:t>Critical incidents must be reported to BHA within one (1) business day after the incident. Critical incidents must also be reported to BHA within one (1) business day of when an agency determines that a reportable incident has occurred and BHA requests such reporting.</w:t>
                </w:r>
              </w:ins>
            </w:sdtContent>
          </w:sdt>
        </w:p>
      </w:sdtContent>
    </w:sdt>
    <w:sdt>
      <w:sdtPr>
        <w:tag w:val="goog_rdk_1968"/>
        <w:id w:val="-760002958"/>
      </w:sdtPr>
      <w:sdtContent>
        <w:p w14:paraId="0000049A" w14:textId="77777777" w:rsidR="00CF3663" w:rsidRDefault="00000000">
          <w:pPr>
            <w:numPr>
              <w:ilvl w:val="0"/>
              <w:numId w:val="98"/>
            </w:numPr>
            <w:tabs>
              <w:tab w:val="left" w:pos="720"/>
              <w:tab w:val="left" w:pos="1440"/>
            </w:tabs>
            <w:spacing w:before="240"/>
            <w:rPr>
              <w:ins w:id="1976" w:author="BHA Regulatory Affairs Unit" w:date="2026-07-29T16:06:00Z"/>
            </w:rPr>
          </w:pPr>
          <w:sdt>
            <w:sdtPr>
              <w:tag w:val="goog_rdk_1967"/>
              <w:id w:val="88866572"/>
            </w:sdtPr>
            <w:sdtContent>
              <w:ins w:id="1977" w:author="BHA Regulatory Affairs Unit" w:date="2026-07-29T16:06:00Z">
                <w:r>
                  <w:t>BHA may conduct scheduled or unscheduled site reviews for specific monitoring purposes and investigation of critical incidents reports in accordance with:</w:t>
                </w:r>
              </w:ins>
            </w:sdtContent>
          </w:sdt>
        </w:p>
      </w:sdtContent>
    </w:sdt>
    <w:sdt>
      <w:sdtPr>
        <w:tag w:val="goog_rdk_1970"/>
        <w:id w:val="-585411160"/>
      </w:sdtPr>
      <w:sdtContent>
        <w:p w14:paraId="0000049B" w14:textId="77777777" w:rsidR="00CF3663" w:rsidRDefault="00000000">
          <w:pPr>
            <w:numPr>
              <w:ilvl w:val="1"/>
              <w:numId w:val="98"/>
            </w:numPr>
            <w:tabs>
              <w:tab w:val="left" w:pos="720"/>
              <w:tab w:val="left" w:pos="1440"/>
            </w:tabs>
            <w:spacing w:before="240"/>
            <w:rPr>
              <w:ins w:id="1978" w:author="BHA Regulatory Affairs Unit" w:date="2026-07-29T16:06:00Z"/>
            </w:rPr>
          </w:pPr>
          <w:sdt>
            <w:sdtPr>
              <w:tag w:val="goog_rdk_1969"/>
              <w:id w:val="-1146223839"/>
            </w:sdtPr>
            <w:sdtContent>
              <w:ins w:id="1979" w:author="BHA Regulatory Affairs Unit" w:date="2026-07-29T16:06:00Z">
                <w:r>
                  <w:t>BHA policies and procedures;</w:t>
                </w:r>
              </w:ins>
            </w:sdtContent>
          </w:sdt>
        </w:p>
      </w:sdtContent>
    </w:sdt>
    <w:sdt>
      <w:sdtPr>
        <w:tag w:val="goog_rdk_1972"/>
        <w:id w:val="993300089"/>
      </w:sdtPr>
      <w:sdtContent>
        <w:p w14:paraId="0000049C" w14:textId="77777777" w:rsidR="00CF3663" w:rsidRDefault="00000000">
          <w:pPr>
            <w:numPr>
              <w:ilvl w:val="1"/>
              <w:numId w:val="98"/>
            </w:numPr>
            <w:tabs>
              <w:tab w:val="left" w:pos="720"/>
              <w:tab w:val="left" w:pos="1440"/>
            </w:tabs>
            <w:spacing w:before="240"/>
            <w:rPr>
              <w:ins w:id="1980" w:author="BHA Regulatory Affairs Unit" w:date="2026-07-29T16:06:00Z"/>
            </w:rPr>
          </w:pPr>
          <w:sdt>
            <w:sdtPr>
              <w:tag w:val="goog_rdk_1971"/>
              <w:id w:val="1621386815"/>
            </w:sdtPr>
            <w:sdtContent>
              <w:ins w:id="1981" w:author="BHA Regulatory Affairs Unit" w:date="2026-07-29T16:06:00Z">
                <w:r>
                  <w:t>Regulations that protect the rights and/or confidentiality individuals, in accordance with Sections 27-65-101 through -131, C.R.S., HIPAA, as incorporated by reference in Part 1.2.1 of this Chapter 1, and 42 C.F.R. Part 2; as incorporated by reference in Part 1.2.1 of this Chapter 1; and</w:t>
                </w:r>
              </w:ins>
            </w:sdtContent>
          </w:sdt>
        </w:p>
      </w:sdtContent>
    </w:sdt>
    <w:sdt>
      <w:sdtPr>
        <w:tag w:val="goog_rdk_1974"/>
        <w:id w:val="-1316957411"/>
      </w:sdtPr>
      <w:sdtContent>
        <w:p w14:paraId="0000049D" w14:textId="77777777" w:rsidR="00CF3663" w:rsidRDefault="00000000">
          <w:pPr>
            <w:numPr>
              <w:ilvl w:val="1"/>
              <w:numId w:val="98"/>
            </w:numPr>
            <w:tabs>
              <w:tab w:val="left" w:pos="720"/>
              <w:tab w:val="left" w:pos="1440"/>
            </w:tabs>
            <w:spacing w:before="240"/>
            <w:rPr>
              <w:ins w:id="1982" w:author="BHA Regulatory Affairs Unit" w:date="2026-07-29T16:06:00Z"/>
            </w:rPr>
          </w:pPr>
          <w:sdt>
            <w:sdtPr>
              <w:tag w:val="goog_rdk_1973"/>
              <w:id w:val="-531430277"/>
            </w:sdtPr>
            <w:sdtContent>
              <w:ins w:id="1983" w:author="BHA Regulatory Affairs Unit" w:date="2026-07-29T16:06:00Z">
                <w:r>
                  <w:t>Controlled substance licensing, pursuant to Section 27-81-113, C.R.S., Section 27-80-212, C.R.S., and Section 18-18-503, C.R.S.</w:t>
                </w:r>
              </w:ins>
            </w:sdtContent>
          </w:sdt>
        </w:p>
      </w:sdtContent>
    </w:sdt>
    <w:sdt>
      <w:sdtPr>
        <w:tag w:val="goog_rdk_1976"/>
        <w:id w:val="-708625694"/>
      </w:sdtPr>
      <w:sdtContent>
        <w:p w14:paraId="0000049E" w14:textId="77777777" w:rsidR="00CF3663" w:rsidRDefault="00000000">
          <w:pPr>
            <w:numPr>
              <w:ilvl w:val="0"/>
              <w:numId w:val="98"/>
            </w:numPr>
            <w:tabs>
              <w:tab w:val="left" w:pos="720"/>
              <w:tab w:val="left" w:pos="1440"/>
            </w:tabs>
            <w:spacing w:before="240"/>
            <w:rPr>
              <w:ins w:id="1984" w:author="BHA Regulatory Affairs Unit" w:date="2026-07-29T16:06:00Z"/>
            </w:rPr>
          </w:pPr>
          <w:sdt>
            <w:sdtPr>
              <w:tag w:val="goog_rdk_1975"/>
              <w:id w:val="333295550"/>
            </w:sdtPr>
            <w:sdtContent>
              <w:ins w:id="1985" w:author="BHA Regulatory Affairs Unit" w:date="2026-07-29T16:06:00Z">
                <w:r>
                  <w:t>BHA shall have access to relevant documentation required to determine compliance with these Rules.</w:t>
                </w:r>
              </w:ins>
            </w:sdtContent>
          </w:sdt>
        </w:p>
      </w:sdtContent>
    </w:sdt>
    <w:sdt>
      <w:sdtPr>
        <w:tag w:val="goog_rdk_1978"/>
        <w:id w:val="-104456441"/>
      </w:sdtPr>
      <w:sdtContent>
        <w:p w14:paraId="0000049F" w14:textId="77777777" w:rsidR="00CF3663" w:rsidRDefault="00000000">
          <w:pPr>
            <w:numPr>
              <w:ilvl w:val="0"/>
              <w:numId w:val="98"/>
            </w:numPr>
            <w:tabs>
              <w:tab w:val="left" w:pos="720"/>
              <w:tab w:val="left" w:pos="1440"/>
            </w:tabs>
            <w:spacing w:before="240"/>
            <w:rPr>
              <w:ins w:id="1986" w:author="BHA Regulatory Affairs Unit" w:date="2026-07-29T16:06:00Z"/>
            </w:rPr>
          </w:pPr>
          <w:sdt>
            <w:sdtPr>
              <w:tag w:val="goog_rdk_1977"/>
              <w:id w:val="140891003"/>
            </w:sdtPr>
            <w:sdtContent>
              <w:ins w:id="1987" w:author="BHA Regulatory Affairs Unit" w:date="2026-07-29T16:06:00Z">
                <w:r>
                  <w:t>Agencies must:</w:t>
                </w:r>
              </w:ins>
            </w:sdtContent>
          </w:sdt>
        </w:p>
      </w:sdtContent>
    </w:sdt>
    <w:sdt>
      <w:sdtPr>
        <w:tag w:val="goog_rdk_1980"/>
        <w:id w:val="-1176241674"/>
      </w:sdtPr>
      <w:sdtContent>
        <w:p w14:paraId="000004A0" w14:textId="77777777" w:rsidR="00CF3663" w:rsidRDefault="00000000">
          <w:pPr>
            <w:numPr>
              <w:ilvl w:val="1"/>
              <w:numId w:val="98"/>
            </w:numPr>
            <w:tabs>
              <w:tab w:val="left" w:pos="720"/>
              <w:tab w:val="left" w:pos="1440"/>
            </w:tabs>
            <w:spacing w:before="240"/>
            <w:rPr>
              <w:ins w:id="1988" w:author="BHA Regulatory Affairs Unit" w:date="2026-07-29T16:06:00Z"/>
            </w:rPr>
          </w:pPr>
          <w:sdt>
            <w:sdtPr>
              <w:tag w:val="goog_rdk_1979"/>
              <w:id w:val="-2121198518"/>
            </w:sdtPr>
            <w:sdtContent>
              <w:ins w:id="1989" w:author="BHA Regulatory Affairs Unit" w:date="2026-07-29T16:06:00Z">
                <w:r>
                  <w:t>Establish written policies and procedures for reporting and reviewing all critical incidents occurring at an agency;</w:t>
                </w:r>
              </w:ins>
            </w:sdtContent>
          </w:sdt>
        </w:p>
      </w:sdtContent>
    </w:sdt>
    <w:sdt>
      <w:sdtPr>
        <w:tag w:val="goog_rdk_1982"/>
        <w:id w:val="1713039135"/>
      </w:sdtPr>
      <w:sdtContent>
        <w:p w14:paraId="000004A1" w14:textId="77777777" w:rsidR="00CF3663" w:rsidRDefault="00000000">
          <w:pPr>
            <w:numPr>
              <w:ilvl w:val="1"/>
              <w:numId w:val="98"/>
            </w:numPr>
            <w:tabs>
              <w:tab w:val="left" w:pos="720"/>
              <w:tab w:val="left" w:pos="1440"/>
            </w:tabs>
            <w:spacing w:before="240"/>
            <w:rPr>
              <w:ins w:id="1990" w:author="BHA Regulatory Affairs Unit" w:date="2026-07-29T16:06:00Z"/>
            </w:rPr>
          </w:pPr>
          <w:sdt>
            <w:sdtPr>
              <w:tag w:val="goog_rdk_1981"/>
              <w:id w:val="-1936142342"/>
            </w:sdtPr>
            <w:sdtContent>
              <w:ins w:id="1991" w:author="BHA Regulatory Affairs Unit" w:date="2026-07-29T16:06:00Z">
                <w:r>
                  <w:t>Submit critical incidents reports to BHA using state prescribed forms that can be obtained from BHA’s website at https://bha.colorado.gov/for-providers. This is not in lieu of other reporting mandated by state statute or federal guidelines;</w:t>
                </w:r>
              </w:ins>
            </w:sdtContent>
          </w:sdt>
        </w:p>
      </w:sdtContent>
    </w:sdt>
    <w:sdt>
      <w:sdtPr>
        <w:tag w:val="goog_rdk_1984"/>
        <w:id w:val="-1149181327"/>
      </w:sdtPr>
      <w:sdtContent>
        <w:p w14:paraId="000004A2" w14:textId="77777777" w:rsidR="00CF3663" w:rsidRDefault="00000000">
          <w:pPr>
            <w:numPr>
              <w:ilvl w:val="1"/>
              <w:numId w:val="98"/>
            </w:numPr>
            <w:tabs>
              <w:tab w:val="left" w:pos="720"/>
              <w:tab w:val="left" w:pos="1440"/>
            </w:tabs>
            <w:spacing w:before="240"/>
            <w:rPr>
              <w:ins w:id="1992" w:author="BHA Regulatory Affairs Unit" w:date="2026-07-29T16:06:00Z"/>
            </w:rPr>
          </w:pPr>
          <w:sdt>
            <w:sdtPr>
              <w:tag w:val="goog_rdk_1983"/>
              <w:id w:val="518273774"/>
            </w:sdtPr>
            <w:sdtContent>
              <w:ins w:id="1993" w:author="BHA Regulatory Affairs Unit" w:date="2026-07-29T16:06:00Z">
                <w:r>
                  <w:t>Make available a report with the investigation findings for review by BHA, upon request; and</w:t>
                </w:r>
              </w:ins>
            </w:sdtContent>
          </w:sdt>
        </w:p>
      </w:sdtContent>
    </w:sdt>
    <w:sdt>
      <w:sdtPr>
        <w:tag w:val="goog_rdk_1986"/>
        <w:id w:val="505724047"/>
      </w:sdtPr>
      <w:sdtContent>
        <w:p w14:paraId="000004A3" w14:textId="77777777" w:rsidR="00CF3663" w:rsidRDefault="00000000">
          <w:pPr>
            <w:numPr>
              <w:ilvl w:val="1"/>
              <w:numId w:val="98"/>
            </w:numPr>
            <w:tabs>
              <w:tab w:val="left" w:pos="720"/>
              <w:tab w:val="left" w:pos="1440"/>
            </w:tabs>
            <w:spacing w:before="240"/>
            <w:rPr>
              <w:ins w:id="1994" w:author="BHA Regulatory Affairs Unit" w:date="2026-07-29T16:06:00Z"/>
            </w:rPr>
          </w:pPr>
          <w:sdt>
            <w:sdtPr>
              <w:tag w:val="goog_rdk_1985"/>
              <w:id w:val="2132508633"/>
            </w:sdtPr>
            <w:sdtContent>
              <w:ins w:id="1995" w:author="BHA Regulatory Affairs Unit" w:date="2026-07-29T16:06:00Z">
                <w:r>
                  <w:t>Maintain critical incidents reports for a minimum of three (3) years following the incident, unless it would violate any other federal or state law.</w:t>
                </w:r>
              </w:ins>
            </w:sdtContent>
          </w:sdt>
        </w:p>
      </w:sdtContent>
    </w:sdt>
    <w:sdt>
      <w:sdtPr>
        <w:tag w:val="goog_rdk_1989"/>
        <w:id w:val="-252479130"/>
      </w:sdtPr>
      <w:sdtContent>
        <w:p w14:paraId="000004A4" w14:textId="77777777" w:rsidR="00CF3663" w:rsidRDefault="00000000">
          <w:pPr>
            <w:keepNext/>
            <w:spacing w:before="240" w:after="60"/>
            <w:ind w:firstLine="0"/>
            <w:rPr>
              <w:ins w:id="1996" w:author="BHA Regulatory Affairs Unit" w:date="2026-07-29T16:06:00Z"/>
              <w:b/>
              <w:bCs/>
            </w:rPr>
          </w:pPr>
          <w:sdt>
            <w:sdtPr>
              <w:tag w:val="goog_rdk_1987"/>
              <w:id w:val="1247022892"/>
            </w:sdtPr>
            <w:sdtContent>
              <w:sdt>
                <w:sdtPr>
                  <w:tag w:val="goog_rdk_1988"/>
                  <w:id w:val="507565134"/>
                </w:sdtPr>
                <w:sdtContent>
                  <w:commentRangeStart w:id="1997"/>
                </w:sdtContent>
              </w:sdt>
              <w:ins w:id="1998" w:author="BHA Regulatory Affairs Unit" w:date="2026-07-29T16:06:00Z">
                <w:r>
                  <w:rPr>
                    <w:b/>
                    <w:bCs/>
                  </w:rPr>
                  <w:t>1.15</w:t>
                </w:r>
                <w:r>
                  <w:rPr>
                    <w:b/>
                    <w:bCs/>
                  </w:rPr>
                  <w:tab/>
                  <w:t>Personnel and Service Settings</w:t>
                </w:r>
                <w:commentRangeEnd w:id="1997"/>
                <w:r>
                  <w:rPr>
                    <w:rStyle w:val="CommentReference"/>
                    <w:sz w:val="24"/>
                    <w:szCs w:val="24"/>
                  </w:rPr>
                  <w:commentReference w:id="1997"/>
                </w:r>
              </w:ins>
            </w:sdtContent>
          </w:sdt>
        </w:p>
      </w:sdtContent>
    </w:sdt>
    <w:sdt>
      <w:sdtPr>
        <w:tag w:val="goog_rdk_1991"/>
        <w:id w:val="1996762294"/>
      </w:sdtPr>
      <w:sdtContent>
        <w:p w14:paraId="000004A5" w14:textId="77777777" w:rsidR="00CF3663" w:rsidRDefault="00000000">
          <w:pPr>
            <w:numPr>
              <w:ilvl w:val="0"/>
              <w:numId w:val="99"/>
            </w:numPr>
            <w:tabs>
              <w:tab w:val="left" w:pos="720"/>
              <w:tab w:val="left" w:pos="1440"/>
            </w:tabs>
            <w:spacing w:before="240"/>
            <w:rPr>
              <w:ins w:id="1999" w:author="BHA Regulatory Affairs Unit" w:date="2026-07-29T16:06:00Z"/>
            </w:rPr>
          </w:pPr>
          <w:sdt>
            <w:sdtPr>
              <w:tag w:val="goog_rdk_1990"/>
              <w:id w:val="-579416073"/>
            </w:sdtPr>
            <w:sdtContent>
              <w:ins w:id="2000" w:author="BHA Regulatory Affairs Unit" w:date="2026-07-29T16:06:00Z">
                <w:r>
                  <w:t>Agencies must ensure individuals are provided with services in the least restrictive setting that meets an individual's needs.</w:t>
                </w:r>
              </w:ins>
            </w:sdtContent>
          </w:sdt>
        </w:p>
      </w:sdtContent>
    </w:sdt>
    <w:sdt>
      <w:sdtPr>
        <w:tag w:val="goog_rdk_1993"/>
        <w:id w:val="-929079414"/>
      </w:sdtPr>
      <w:sdtContent>
        <w:p w14:paraId="000004A6" w14:textId="77777777" w:rsidR="00CF3663" w:rsidRDefault="00000000">
          <w:pPr>
            <w:keepNext/>
            <w:spacing w:before="240" w:after="60"/>
            <w:ind w:firstLine="0"/>
            <w:rPr>
              <w:ins w:id="2001" w:author="BHA Regulatory Affairs Unit" w:date="2026-07-29T16:06:00Z"/>
              <w:b/>
              <w:bCs/>
            </w:rPr>
          </w:pPr>
          <w:sdt>
            <w:sdtPr>
              <w:tag w:val="goog_rdk_1992"/>
              <w:id w:val="944396542"/>
            </w:sdtPr>
            <w:sdtContent>
              <w:ins w:id="2002" w:author="BHA Regulatory Affairs Unit" w:date="2026-07-29T16:06:00Z">
                <w:r>
                  <w:rPr>
                    <w:b/>
                    <w:bCs/>
                  </w:rPr>
                  <w:t>1.15.1</w:t>
                </w:r>
                <w:r>
                  <w:rPr>
                    <w:b/>
                    <w:bCs/>
                  </w:rPr>
                  <w:tab/>
                  <w:t>Personnel and Contracted Services</w:t>
                </w:r>
              </w:ins>
            </w:sdtContent>
          </w:sdt>
        </w:p>
      </w:sdtContent>
    </w:sdt>
    <w:sdt>
      <w:sdtPr>
        <w:tag w:val="goog_rdk_1995"/>
        <w:id w:val="-928914238"/>
      </w:sdtPr>
      <w:sdtContent>
        <w:p w14:paraId="000004A7" w14:textId="77777777" w:rsidR="00CF3663" w:rsidRDefault="00000000">
          <w:pPr>
            <w:numPr>
              <w:ilvl w:val="0"/>
              <w:numId w:val="101"/>
            </w:numPr>
            <w:tabs>
              <w:tab w:val="left" w:pos="720"/>
              <w:tab w:val="left" w:pos="1440"/>
            </w:tabs>
            <w:spacing w:before="240"/>
            <w:rPr>
              <w:ins w:id="2003" w:author="BHA Regulatory Affairs Unit" w:date="2026-07-29T16:06:00Z"/>
            </w:rPr>
          </w:pPr>
          <w:sdt>
            <w:sdtPr>
              <w:tag w:val="goog_rdk_1994"/>
              <w:id w:val="-784688186"/>
            </w:sdtPr>
            <w:sdtContent>
              <w:ins w:id="2004" w:author="BHA Regulatory Affairs Unit" w:date="2026-07-29T16:06:00Z">
                <w:r>
                  <w:t>Agencies shall ensure oversight of the credential(s), endorsement(s), service(s), and physical location(s), in accordance with policies and procedures adopted by the governing body, as required by those policies.</w:t>
                </w:r>
              </w:ins>
            </w:sdtContent>
          </w:sdt>
        </w:p>
      </w:sdtContent>
    </w:sdt>
    <w:sdt>
      <w:sdtPr>
        <w:tag w:val="goog_rdk_1997"/>
        <w:id w:val="-1317366232"/>
      </w:sdtPr>
      <w:sdtContent>
        <w:p w14:paraId="000004A8" w14:textId="77777777" w:rsidR="00CF3663" w:rsidRDefault="00000000">
          <w:pPr>
            <w:numPr>
              <w:ilvl w:val="0"/>
              <w:numId w:val="101"/>
            </w:numPr>
            <w:tabs>
              <w:tab w:val="left" w:pos="720"/>
              <w:tab w:val="left" w:pos="1440"/>
            </w:tabs>
            <w:spacing w:before="240"/>
            <w:rPr>
              <w:ins w:id="2005" w:author="BHA Regulatory Affairs Unit" w:date="2026-07-29T16:06:00Z"/>
            </w:rPr>
          </w:pPr>
          <w:sdt>
            <w:sdtPr>
              <w:tag w:val="goog_rdk_1996"/>
              <w:id w:val="1367704343"/>
            </w:sdtPr>
            <w:sdtContent>
              <w:ins w:id="2006" w:author="BHA Regulatory Affairs Unit" w:date="2026-07-29T16:06:00Z">
                <w:r>
                  <w:t>Agencies must have an administrator responsible for implementing service policies and procedures adopted by the governing body, as well as the day-to-day operation of the credential, endorsement, services, or location, including but not limited to:</w:t>
                </w:r>
              </w:ins>
            </w:sdtContent>
          </w:sdt>
        </w:p>
      </w:sdtContent>
    </w:sdt>
    <w:sdt>
      <w:sdtPr>
        <w:tag w:val="goog_rdk_1999"/>
        <w:id w:val="1484533079"/>
      </w:sdtPr>
      <w:sdtContent>
        <w:p w14:paraId="000004A9" w14:textId="77777777" w:rsidR="00CF3663" w:rsidRDefault="00000000">
          <w:pPr>
            <w:numPr>
              <w:ilvl w:val="1"/>
              <w:numId w:val="101"/>
            </w:numPr>
            <w:tabs>
              <w:tab w:val="left" w:pos="720"/>
              <w:tab w:val="left" w:pos="1440"/>
            </w:tabs>
            <w:spacing w:before="240"/>
            <w:rPr>
              <w:ins w:id="2007" w:author="BHA Regulatory Affairs Unit" w:date="2026-07-29T16:06:00Z"/>
            </w:rPr>
          </w:pPr>
          <w:sdt>
            <w:sdtPr>
              <w:tag w:val="goog_rdk_1998"/>
              <w:id w:val="1718196217"/>
            </w:sdtPr>
            <w:sdtContent>
              <w:ins w:id="2008" w:author="BHA Regulatory Affairs Unit" w:date="2026-07-29T16:06:00Z">
                <w:r>
                  <w:t>Management of business and financial operations;</w:t>
                </w:r>
              </w:ins>
            </w:sdtContent>
          </w:sdt>
        </w:p>
      </w:sdtContent>
    </w:sdt>
    <w:sdt>
      <w:sdtPr>
        <w:tag w:val="goog_rdk_2001"/>
        <w:id w:val="492346418"/>
      </w:sdtPr>
      <w:sdtContent>
        <w:p w14:paraId="000004AA" w14:textId="77777777" w:rsidR="00CF3663" w:rsidRDefault="00000000">
          <w:pPr>
            <w:numPr>
              <w:ilvl w:val="1"/>
              <w:numId w:val="101"/>
            </w:numPr>
            <w:tabs>
              <w:tab w:val="left" w:pos="720"/>
              <w:tab w:val="left" w:pos="1440"/>
            </w:tabs>
            <w:spacing w:before="240"/>
            <w:rPr>
              <w:ins w:id="2009" w:author="BHA Regulatory Affairs Unit" w:date="2026-07-29T16:06:00Z"/>
            </w:rPr>
          </w:pPr>
          <w:sdt>
            <w:sdtPr>
              <w:tag w:val="goog_rdk_2000"/>
              <w:id w:val="634610370"/>
            </w:sdtPr>
            <w:sdtContent>
              <w:ins w:id="2010" w:author="BHA Regulatory Affairs Unit" w:date="2026-07-29T16:06:00Z">
                <w:r>
                  <w:t>Ensuring standards in these Rules are met for the credential, endorsement, services, and location, including, but not limited to the standards as described in Part 1.16.3 of this Chapter 1;</w:t>
                </w:r>
              </w:ins>
            </w:sdtContent>
          </w:sdt>
        </w:p>
      </w:sdtContent>
    </w:sdt>
    <w:sdt>
      <w:sdtPr>
        <w:tag w:val="goog_rdk_2003"/>
        <w:id w:val="-1469054081"/>
      </w:sdtPr>
      <w:sdtContent>
        <w:p w14:paraId="000004AB" w14:textId="77777777" w:rsidR="00CF3663" w:rsidRDefault="00000000">
          <w:pPr>
            <w:numPr>
              <w:ilvl w:val="1"/>
              <w:numId w:val="101"/>
            </w:numPr>
            <w:tabs>
              <w:tab w:val="left" w:pos="720"/>
              <w:tab w:val="left" w:pos="1440"/>
            </w:tabs>
            <w:spacing w:before="240"/>
            <w:rPr>
              <w:ins w:id="2011" w:author="BHA Regulatory Affairs Unit" w:date="2026-07-29T16:06:00Z"/>
            </w:rPr>
          </w:pPr>
          <w:sdt>
            <w:sdtPr>
              <w:tag w:val="goog_rdk_2002"/>
              <w:id w:val="561905544"/>
            </w:sdtPr>
            <w:sdtContent>
              <w:ins w:id="2012" w:author="BHA Regulatory Affairs Unit" w:date="2026-07-29T16:06:00Z">
                <w:r>
                  <w:t>Ensuring buildings are properly maintained and building safety and security needs are met;</w:t>
                </w:r>
              </w:ins>
            </w:sdtContent>
          </w:sdt>
        </w:p>
      </w:sdtContent>
    </w:sdt>
    <w:sdt>
      <w:sdtPr>
        <w:tag w:val="goog_rdk_2005"/>
        <w:id w:val="1473985166"/>
      </w:sdtPr>
      <w:sdtContent>
        <w:p w14:paraId="000004AC" w14:textId="77777777" w:rsidR="00CF3663" w:rsidRDefault="00000000">
          <w:pPr>
            <w:numPr>
              <w:ilvl w:val="1"/>
              <w:numId w:val="101"/>
            </w:numPr>
            <w:tabs>
              <w:tab w:val="left" w:pos="720"/>
              <w:tab w:val="left" w:pos="1440"/>
            </w:tabs>
            <w:spacing w:before="240"/>
            <w:rPr>
              <w:ins w:id="2013" w:author="BHA Regulatory Affairs Unit" w:date="2026-07-29T16:06:00Z"/>
            </w:rPr>
          </w:pPr>
          <w:sdt>
            <w:sdtPr>
              <w:tag w:val="goog_rdk_2004"/>
              <w:id w:val="1920183124"/>
            </w:sdtPr>
            <w:sdtContent>
              <w:ins w:id="2014" w:author="BHA Regulatory Affairs Unit" w:date="2026-07-29T16:06:00Z">
                <w:r>
                  <w:t>Implementing infection control and emergency preparedness policies and procedures, in accordance with governing body policies;</w:t>
                </w:r>
              </w:ins>
            </w:sdtContent>
          </w:sdt>
        </w:p>
      </w:sdtContent>
    </w:sdt>
    <w:sdt>
      <w:sdtPr>
        <w:tag w:val="goog_rdk_2007"/>
        <w:id w:val="-403501797"/>
      </w:sdtPr>
      <w:sdtContent>
        <w:p w14:paraId="000004AD" w14:textId="77777777" w:rsidR="00CF3663" w:rsidRDefault="00000000">
          <w:pPr>
            <w:numPr>
              <w:ilvl w:val="1"/>
              <w:numId w:val="101"/>
            </w:numPr>
            <w:tabs>
              <w:tab w:val="left" w:pos="720"/>
              <w:tab w:val="left" w:pos="1440"/>
            </w:tabs>
            <w:spacing w:before="240"/>
            <w:rPr>
              <w:ins w:id="2015" w:author="BHA Regulatory Affairs Unit" w:date="2026-07-29T16:06:00Z"/>
            </w:rPr>
          </w:pPr>
          <w:sdt>
            <w:sdtPr>
              <w:tag w:val="goog_rdk_2006"/>
              <w:id w:val="-1484676474"/>
            </w:sdtPr>
            <w:sdtContent>
              <w:ins w:id="2016" w:author="BHA Regulatory Affairs Unit" w:date="2026-07-29T16:06:00Z">
                <w:r>
                  <w:t>Establishing and maintaining relationships with agencies, services, and behavioral health resources within the community; and</w:t>
                </w:r>
              </w:ins>
            </w:sdtContent>
          </w:sdt>
        </w:p>
      </w:sdtContent>
    </w:sdt>
    <w:sdt>
      <w:sdtPr>
        <w:tag w:val="goog_rdk_2009"/>
        <w:id w:val="-950079892"/>
      </w:sdtPr>
      <w:sdtContent>
        <w:p w14:paraId="000004AE" w14:textId="77777777" w:rsidR="00CF3663" w:rsidRDefault="00000000">
          <w:pPr>
            <w:numPr>
              <w:ilvl w:val="1"/>
              <w:numId w:val="101"/>
            </w:numPr>
            <w:tabs>
              <w:tab w:val="left" w:pos="720"/>
              <w:tab w:val="left" w:pos="1440"/>
            </w:tabs>
            <w:spacing w:before="240"/>
            <w:rPr>
              <w:ins w:id="2017" w:author="BHA Regulatory Affairs Unit" w:date="2026-07-29T16:06:00Z"/>
            </w:rPr>
          </w:pPr>
          <w:sdt>
            <w:sdtPr>
              <w:tag w:val="goog_rdk_2008"/>
              <w:id w:val="-1170293320"/>
            </w:sdtPr>
            <w:sdtContent>
              <w:ins w:id="2018" w:author="BHA Regulatory Affairs Unit" w:date="2026-07-29T16:06:00Z">
                <w:r>
                  <w:t>Identifying personnel to whom administrator responsibilities are delegated during periods when the administrator is neither on-site nor available through interactive means within thirty (30) minutes.</w:t>
                </w:r>
              </w:ins>
            </w:sdtContent>
          </w:sdt>
        </w:p>
      </w:sdtContent>
    </w:sdt>
    <w:sdt>
      <w:sdtPr>
        <w:tag w:val="goog_rdk_2011"/>
        <w:id w:val="320637559"/>
      </w:sdtPr>
      <w:sdtContent>
        <w:p w14:paraId="000004AF" w14:textId="77777777" w:rsidR="00CF3663" w:rsidRDefault="00000000">
          <w:pPr>
            <w:numPr>
              <w:ilvl w:val="2"/>
              <w:numId w:val="101"/>
            </w:numPr>
            <w:tabs>
              <w:tab w:val="left" w:pos="720"/>
              <w:tab w:val="left" w:pos="1440"/>
            </w:tabs>
            <w:spacing w:before="240"/>
            <w:rPr>
              <w:ins w:id="2019" w:author="BHA Regulatory Affairs Unit" w:date="2026-07-29T16:06:00Z"/>
            </w:rPr>
          </w:pPr>
          <w:sdt>
            <w:sdtPr>
              <w:tag w:val="goog_rdk_2010"/>
              <w:id w:val="1605990529"/>
            </w:sdtPr>
            <w:sdtContent>
              <w:ins w:id="2020" w:author="BHA Regulatory Affairs Unit" w:date="2026-07-29T16:06:00Z">
                <w:r>
                  <w:t>Agencies may have a single administrator, or multiple administrators for the combination of endorsements, services, and locations included in an agency credential.</w:t>
                </w:r>
              </w:ins>
            </w:sdtContent>
          </w:sdt>
        </w:p>
      </w:sdtContent>
    </w:sdt>
    <w:sdt>
      <w:sdtPr>
        <w:tag w:val="goog_rdk_2013"/>
        <w:id w:val="-1740816466"/>
      </w:sdtPr>
      <w:sdtContent>
        <w:p w14:paraId="000004B0" w14:textId="77777777" w:rsidR="00CF3663" w:rsidRDefault="00000000">
          <w:pPr>
            <w:numPr>
              <w:ilvl w:val="0"/>
              <w:numId w:val="101"/>
            </w:numPr>
            <w:tabs>
              <w:tab w:val="left" w:pos="720"/>
              <w:tab w:val="left" w:pos="1440"/>
            </w:tabs>
            <w:spacing w:before="240"/>
            <w:rPr>
              <w:ins w:id="2021" w:author="BHA Regulatory Affairs Unit" w:date="2026-07-29T16:06:00Z"/>
            </w:rPr>
          </w:pPr>
          <w:sdt>
            <w:sdtPr>
              <w:tag w:val="goog_rdk_2012"/>
              <w:id w:val="-98076348"/>
            </w:sdtPr>
            <w:sdtContent>
              <w:ins w:id="2022" w:author="BHA Regulatory Affairs Unit" w:date="2026-07-29T16:06:00Z">
                <w:r>
                  <w:t>For agencies providing clinical services, a Clinical Director is required who is responsible for the overall clinical services provided to individuals, including but not limited to:</w:t>
                </w:r>
              </w:ins>
            </w:sdtContent>
          </w:sdt>
        </w:p>
      </w:sdtContent>
    </w:sdt>
    <w:sdt>
      <w:sdtPr>
        <w:tag w:val="goog_rdk_2015"/>
        <w:id w:val="391043992"/>
      </w:sdtPr>
      <w:sdtContent>
        <w:p w14:paraId="000004B1" w14:textId="77777777" w:rsidR="00CF3663" w:rsidRDefault="00000000">
          <w:pPr>
            <w:numPr>
              <w:ilvl w:val="1"/>
              <w:numId w:val="101"/>
            </w:numPr>
            <w:tabs>
              <w:tab w:val="left" w:pos="720"/>
              <w:tab w:val="left" w:pos="1440"/>
            </w:tabs>
            <w:spacing w:before="240"/>
            <w:rPr>
              <w:ins w:id="2023" w:author="BHA Regulatory Affairs Unit" w:date="2026-07-29T16:06:00Z"/>
            </w:rPr>
          </w:pPr>
          <w:sdt>
            <w:sdtPr>
              <w:tag w:val="goog_rdk_2014"/>
              <w:id w:val="-441136378"/>
            </w:sdtPr>
            <w:sdtContent>
              <w:ins w:id="2024" w:author="BHA Regulatory Affairs Unit" w:date="2026-07-29T16:06:00Z">
                <w:r>
                  <w:t>Ensuring training and continuing education for agency clinical personnel, relevant to the services provided by the personnel;</w:t>
                </w:r>
              </w:ins>
            </w:sdtContent>
          </w:sdt>
        </w:p>
      </w:sdtContent>
    </w:sdt>
    <w:sdt>
      <w:sdtPr>
        <w:tag w:val="goog_rdk_2017"/>
        <w:id w:val="-824906577"/>
      </w:sdtPr>
      <w:sdtContent>
        <w:p w14:paraId="000004B2" w14:textId="77777777" w:rsidR="00CF3663" w:rsidRDefault="00000000">
          <w:pPr>
            <w:numPr>
              <w:ilvl w:val="1"/>
              <w:numId w:val="101"/>
            </w:numPr>
            <w:tabs>
              <w:tab w:val="left" w:pos="720"/>
              <w:tab w:val="left" w:pos="1440"/>
            </w:tabs>
            <w:spacing w:before="240"/>
            <w:rPr>
              <w:ins w:id="2025" w:author="BHA Regulatory Affairs Unit" w:date="2026-07-29T16:06:00Z"/>
            </w:rPr>
          </w:pPr>
          <w:sdt>
            <w:sdtPr>
              <w:tag w:val="goog_rdk_2016"/>
              <w:id w:val="177078590"/>
            </w:sdtPr>
            <w:sdtContent>
              <w:ins w:id="2026" w:author="BHA Regulatory Affairs Unit" w:date="2026-07-29T16:06:00Z">
                <w:r>
                  <w:t>Ensuring supervision and clinical oversight of agency personnel, in accordance with Part 1.15.2 of this Chapter 1;</w:t>
                </w:r>
              </w:ins>
            </w:sdtContent>
          </w:sdt>
        </w:p>
      </w:sdtContent>
    </w:sdt>
    <w:sdt>
      <w:sdtPr>
        <w:tag w:val="goog_rdk_2019"/>
        <w:id w:val="-716034801"/>
      </w:sdtPr>
      <w:sdtContent>
        <w:p w14:paraId="000004B3" w14:textId="77777777" w:rsidR="00CF3663" w:rsidRDefault="00000000">
          <w:pPr>
            <w:numPr>
              <w:ilvl w:val="1"/>
              <w:numId w:val="101"/>
            </w:numPr>
            <w:tabs>
              <w:tab w:val="left" w:pos="720"/>
              <w:tab w:val="left" w:pos="1440"/>
            </w:tabs>
            <w:spacing w:before="240"/>
            <w:rPr>
              <w:ins w:id="2027" w:author="BHA Regulatory Affairs Unit" w:date="2026-07-29T16:06:00Z"/>
            </w:rPr>
          </w:pPr>
          <w:sdt>
            <w:sdtPr>
              <w:tag w:val="goog_rdk_2018"/>
              <w:id w:val="-1260405521"/>
            </w:sdtPr>
            <w:sdtContent>
              <w:ins w:id="2028" w:author="BHA Regulatory Affairs Unit" w:date="2026-07-29T16:06:00Z">
                <w:r>
                  <w:t>Including a method to provide clinical supervision and oversight during periods when the Clinical Director is unable to fulfill their duties within thirty (30) minutes; and</w:t>
                </w:r>
              </w:ins>
            </w:sdtContent>
          </w:sdt>
        </w:p>
      </w:sdtContent>
    </w:sdt>
    <w:sdt>
      <w:sdtPr>
        <w:tag w:val="goog_rdk_2021"/>
        <w:id w:val="-1585178522"/>
      </w:sdtPr>
      <w:sdtContent>
        <w:p w14:paraId="000004B4" w14:textId="77777777" w:rsidR="00CF3663" w:rsidRDefault="00000000">
          <w:pPr>
            <w:numPr>
              <w:ilvl w:val="1"/>
              <w:numId w:val="101"/>
            </w:numPr>
            <w:tabs>
              <w:tab w:val="left" w:pos="720"/>
              <w:tab w:val="left" w:pos="1440"/>
            </w:tabs>
            <w:spacing w:before="240"/>
            <w:rPr>
              <w:ins w:id="2029" w:author="BHA Regulatory Affairs Unit" w:date="2026-07-29T16:06:00Z"/>
            </w:rPr>
          </w:pPr>
          <w:sdt>
            <w:sdtPr>
              <w:tag w:val="goog_rdk_2020"/>
              <w:id w:val="-681256263"/>
            </w:sdtPr>
            <w:sdtContent>
              <w:ins w:id="2030" w:author="BHA Regulatory Affairs Unit" w:date="2026-07-29T16:06:00Z">
                <w:r>
                  <w:t>Ensuring services provided are appropriate as indicated in screenings and assessments.</w:t>
                </w:r>
              </w:ins>
            </w:sdtContent>
          </w:sdt>
        </w:p>
      </w:sdtContent>
    </w:sdt>
    <w:sdt>
      <w:sdtPr>
        <w:tag w:val="goog_rdk_2023"/>
        <w:id w:val="1636504424"/>
      </w:sdtPr>
      <w:sdtContent>
        <w:p w14:paraId="000004B5" w14:textId="77777777" w:rsidR="00CF3663" w:rsidRDefault="00000000">
          <w:pPr>
            <w:numPr>
              <w:ilvl w:val="0"/>
              <w:numId w:val="101"/>
            </w:numPr>
            <w:tabs>
              <w:tab w:val="left" w:pos="720"/>
              <w:tab w:val="left" w:pos="1440"/>
            </w:tabs>
            <w:spacing w:before="240"/>
            <w:rPr>
              <w:ins w:id="2031" w:author="BHA Regulatory Affairs Unit" w:date="2026-07-29T16:06:00Z"/>
            </w:rPr>
          </w:pPr>
          <w:sdt>
            <w:sdtPr>
              <w:tag w:val="goog_rdk_2022"/>
              <w:id w:val="-1569767299"/>
            </w:sdtPr>
            <w:sdtContent>
              <w:ins w:id="2032" w:author="BHA Regulatory Affairs Unit" w:date="2026-07-29T16:06:00Z">
                <w:r>
                  <w:t>If providing SUD or co-occurring services, the Clinical Director shall hold an advanced understanding of ASAM Criteria, as incorporated by reference in Part 1.2.1 of this Chapter 1, including:</w:t>
                </w:r>
              </w:ins>
            </w:sdtContent>
          </w:sdt>
        </w:p>
      </w:sdtContent>
    </w:sdt>
    <w:sdt>
      <w:sdtPr>
        <w:tag w:val="goog_rdk_2025"/>
        <w:id w:val="-1211570203"/>
      </w:sdtPr>
      <w:sdtContent>
        <w:p w14:paraId="000004B6" w14:textId="77777777" w:rsidR="00CF3663" w:rsidRDefault="00000000">
          <w:pPr>
            <w:numPr>
              <w:ilvl w:val="1"/>
              <w:numId w:val="101"/>
            </w:numPr>
            <w:tabs>
              <w:tab w:val="left" w:pos="720"/>
              <w:tab w:val="left" w:pos="1440"/>
            </w:tabs>
            <w:spacing w:before="240"/>
            <w:rPr>
              <w:ins w:id="2033" w:author="BHA Regulatory Affairs Unit" w:date="2026-07-29T16:06:00Z"/>
            </w:rPr>
          </w:pPr>
          <w:sdt>
            <w:sdtPr>
              <w:tag w:val="goog_rdk_2024"/>
              <w:id w:val="1093540846"/>
            </w:sdtPr>
            <w:sdtContent>
              <w:ins w:id="2034" w:author="BHA Regulatory Affairs Unit" w:date="2026-07-29T16:06:00Z">
                <w:r>
                  <w:t>Treatment modalities, medical, and medication treatments for SUDs including comorbid biomedical and co-occurring psychiatric conditions, and placement within the continuum of care;</w:t>
                </w:r>
              </w:ins>
            </w:sdtContent>
          </w:sdt>
        </w:p>
      </w:sdtContent>
    </w:sdt>
    <w:sdt>
      <w:sdtPr>
        <w:tag w:val="goog_rdk_2027"/>
        <w:id w:val="1757291261"/>
      </w:sdtPr>
      <w:sdtContent>
        <w:p w14:paraId="000004B7" w14:textId="77777777" w:rsidR="00CF3663" w:rsidRDefault="00000000">
          <w:pPr>
            <w:numPr>
              <w:ilvl w:val="1"/>
              <w:numId w:val="101"/>
            </w:numPr>
            <w:tabs>
              <w:tab w:val="left" w:pos="720"/>
              <w:tab w:val="left" w:pos="1440"/>
            </w:tabs>
            <w:spacing w:before="240"/>
            <w:rPr>
              <w:ins w:id="2035" w:author="BHA Regulatory Affairs Unit" w:date="2026-07-29T16:06:00Z"/>
            </w:rPr>
          </w:pPr>
          <w:sdt>
            <w:sdtPr>
              <w:tag w:val="goog_rdk_2026"/>
              <w:id w:val="744408208"/>
            </w:sdtPr>
            <w:sdtContent>
              <w:ins w:id="2036" w:author="BHA Regulatory Affairs Unit" w:date="2026-07-29T16:06:00Z">
                <w:r>
                  <w:t>Level of Care and Treatment Planning assessments;</w:t>
                </w:r>
              </w:ins>
            </w:sdtContent>
          </w:sdt>
        </w:p>
      </w:sdtContent>
    </w:sdt>
    <w:sdt>
      <w:sdtPr>
        <w:tag w:val="goog_rdk_2029"/>
        <w:id w:val="-1655621704"/>
      </w:sdtPr>
      <w:sdtContent>
        <w:p w14:paraId="000004B8" w14:textId="77777777" w:rsidR="00CF3663" w:rsidRDefault="00000000">
          <w:pPr>
            <w:numPr>
              <w:ilvl w:val="1"/>
              <w:numId w:val="101"/>
            </w:numPr>
            <w:tabs>
              <w:tab w:val="left" w:pos="720"/>
              <w:tab w:val="left" w:pos="1440"/>
            </w:tabs>
            <w:spacing w:before="240"/>
            <w:rPr>
              <w:ins w:id="2037" w:author="BHA Regulatory Affairs Unit" w:date="2026-07-29T16:06:00Z"/>
            </w:rPr>
          </w:pPr>
          <w:sdt>
            <w:sdtPr>
              <w:tag w:val="goog_rdk_2028"/>
              <w:id w:val="363236458"/>
            </w:sdtPr>
            <w:sdtContent>
              <w:ins w:id="2038" w:author="BHA Regulatory Affairs Unit" w:date="2026-07-29T16:06:00Z">
                <w:r>
                  <w:t>Dimensional Admission Criteria, including risk ratings;</w:t>
                </w:r>
              </w:ins>
            </w:sdtContent>
          </w:sdt>
        </w:p>
      </w:sdtContent>
    </w:sdt>
    <w:sdt>
      <w:sdtPr>
        <w:tag w:val="goog_rdk_2031"/>
        <w:id w:val="1321455923"/>
      </w:sdtPr>
      <w:sdtContent>
        <w:p w14:paraId="000004B9" w14:textId="77777777" w:rsidR="00CF3663" w:rsidRDefault="00000000">
          <w:pPr>
            <w:numPr>
              <w:ilvl w:val="1"/>
              <w:numId w:val="101"/>
            </w:numPr>
            <w:tabs>
              <w:tab w:val="left" w:pos="720"/>
              <w:tab w:val="left" w:pos="1440"/>
            </w:tabs>
            <w:spacing w:before="240"/>
            <w:rPr>
              <w:ins w:id="2039" w:author="BHA Regulatory Affairs Unit" w:date="2026-07-29T16:06:00Z"/>
            </w:rPr>
          </w:pPr>
          <w:sdt>
            <w:sdtPr>
              <w:tag w:val="goog_rdk_2030"/>
              <w:id w:val="1149642426"/>
            </w:sdtPr>
            <w:sdtContent>
              <w:ins w:id="2040" w:author="BHA Regulatory Affairs Unit" w:date="2026-07-29T16:06:00Z">
                <w:r>
                  <w:t xml:space="preserve">Dimensional Drivers; and </w:t>
                </w:r>
              </w:ins>
            </w:sdtContent>
          </w:sdt>
        </w:p>
      </w:sdtContent>
    </w:sdt>
    <w:sdt>
      <w:sdtPr>
        <w:tag w:val="goog_rdk_2033"/>
        <w:id w:val="690117048"/>
      </w:sdtPr>
      <w:sdtContent>
        <w:p w14:paraId="000004BA" w14:textId="77777777" w:rsidR="00CF3663" w:rsidRDefault="00000000">
          <w:pPr>
            <w:numPr>
              <w:ilvl w:val="1"/>
              <w:numId w:val="101"/>
            </w:numPr>
            <w:tabs>
              <w:tab w:val="left" w:pos="720"/>
              <w:tab w:val="left" w:pos="1440"/>
            </w:tabs>
            <w:spacing w:before="240"/>
            <w:rPr>
              <w:ins w:id="2041" w:author="BHA Regulatory Affairs Unit" w:date="2026-07-29T16:06:00Z"/>
            </w:rPr>
          </w:pPr>
          <w:sdt>
            <w:sdtPr>
              <w:tag w:val="goog_rdk_2032"/>
              <w:id w:val="-959387333"/>
            </w:sdtPr>
            <w:sdtContent>
              <w:ins w:id="2042" w:author="BHA Regulatory Affairs Unit" w:date="2026-07-29T16:06:00Z">
                <w:r>
                  <w:t>General knowledge of medical capabilities for each level of care.</w:t>
                </w:r>
              </w:ins>
            </w:sdtContent>
          </w:sdt>
        </w:p>
      </w:sdtContent>
    </w:sdt>
    <w:sdt>
      <w:sdtPr>
        <w:tag w:val="goog_rdk_2035"/>
        <w:id w:val="-319936240"/>
      </w:sdtPr>
      <w:sdtContent>
        <w:p w14:paraId="000004BB" w14:textId="77777777" w:rsidR="00CF3663" w:rsidRDefault="00000000">
          <w:pPr>
            <w:numPr>
              <w:ilvl w:val="0"/>
              <w:numId w:val="101"/>
            </w:numPr>
            <w:tabs>
              <w:tab w:val="left" w:pos="720"/>
              <w:tab w:val="left" w:pos="1440"/>
            </w:tabs>
            <w:spacing w:before="240"/>
            <w:rPr>
              <w:ins w:id="2043" w:author="BHA Regulatory Affairs Unit" w:date="2026-07-29T16:06:00Z"/>
            </w:rPr>
          </w:pPr>
          <w:sdt>
            <w:sdtPr>
              <w:tag w:val="goog_rdk_2034"/>
              <w:id w:val="-2117553189"/>
            </w:sdtPr>
            <w:sdtContent>
              <w:ins w:id="2044" w:author="BHA Regulatory Affairs Unit" w:date="2026-07-29T16:06:00Z">
                <w:r>
                  <w:t>Agencies may have a single Clinical Director, or multiple Clinical Directors, as appropriate for the combination of endorsements, services, and locations included in an agency credential.</w:t>
                </w:r>
              </w:ins>
            </w:sdtContent>
          </w:sdt>
        </w:p>
      </w:sdtContent>
    </w:sdt>
    <w:sdt>
      <w:sdtPr>
        <w:tag w:val="goog_rdk_2037"/>
        <w:id w:val="-2140273579"/>
      </w:sdtPr>
      <w:sdtContent>
        <w:p w14:paraId="000004BC" w14:textId="77777777" w:rsidR="00CF3663" w:rsidRDefault="00000000">
          <w:pPr>
            <w:numPr>
              <w:ilvl w:val="0"/>
              <w:numId w:val="101"/>
            </w:numPr>
            <w:tabs>
              <w:tab w:val="left" w:pos="720"/>
              <w:tab w:val="left" w:pos="1440"/>
            </w:tabs>
            <w:spacing w:before="240"/>
            <w:rPr>
              <w:ins w:id="2045" w:author="BHA Regulatory Affairs Unit" w:date="2026-07-29T16:06:00Z"/>
            </w:rPr>
          </w:pPr>
          <w:sdt>
            <w:sdtPr>
              <w:tag w:val="goog_rdk_2036"/>
              <w:id w:val="742111249"/>
            </w:sdtPr>
            <w:sdtContent>
              <w:ins w:id="2046" w:author="BHA Regulatory Affairs Unit" w:date="2026-07-29T16:06:00Z">
                <w:r>
                  <w:t>The minimum qualifications for the administrator and Clinical Director are set by an agency’s policies and procedures.</w:t>
                </w:r>
              </w:ins>
            </w:sdtContent>
          </w:sdt>
        </w:p>
      </w:sdtContent>
    </w:sdt>
    <w:sdt>
      <w:sdtPr>
        <w:tag w:val="goog_rdk_2039"/>
        <w:id w:val="-873717848"/>
      </w:sdtPr>
      <w:sdtContent>
        <w:p w14:paraId="000004BD" w14:textId="77777777" w:rsidR="00CF3663" w:rsidRDefault="00000000">
          <w:pPr>
            <w:numPr>
              <w:ilvl w:val="0"/>
              <w:numId w:val="101"/>
            </w:numPr>
            <w:tabs>
              <w:tab w:val="left" w:pos="720"/>
              <w:tab w:val="left" w:pos="1440"/>
            </w:tabs>
            <w:spacing w:before="240"/>
            <w:rPr>
              <w:ins w:id="2047" w:author="BHA Regulatory Affairs Unit" w:date="2026-07-29T16:06:00Z"/>
            </w:rPr>
          </w:pPr>
          <w:sdt>
            <w:sdtPr>
              <w:tag w:val="goog_rdk_2038"/>
              <w:id w:val="-951826367"/>
            </w:sdtPr>
            <w:sdtContent>
              <w:ins w:id="2048" w:author="BHA Regulatory Affairs Unit" w:date="2026-07-29T16:06:00Z">
                <w:r>
                  <w:t>For agencies providing services that employ a Program Director, per their endorsement(s) requirements, a Program Director must:</w:t>
                </w:r>
              </w:ins>
            </w:sdtContent>
          </w:sdt>
        </w:p>
      </w:sdtContent>
    </w:sdt>
    <w:sdt>
      <w:sdtPr>
        <w:tag w:val="goog_rdk_2041"/>
        <w:id w:val="-1671307110"/>
      </w:sdtPr>
      <w:sdtContent>
        <w:p w14:paraId="000004BE" w14:textId="77777777" w:rsidR="00CF3663" w:rsidRDefault="00000000">
          <w:pPr>
            <w:numPr>
              <w:ilvl w:val="1"/>
              <w:numId w:val="101"/>
            </w:numPr>
            <w:tabs>
              <w:tab w:val="left" w:pos="720"/>
              <w:tab w:val="left" w:pos="1440"/>
            </w:tabs>
            <w:spacing w:before="240"/>
            <w:rPr>
              <w:ins w:id="2049" w:author="BHA Regulatory Affairs Unit" w:date="2026-07-29T16:06:00Z"/>
            </w:rPr>
          </w:pPr>
          <w:sdt>
            <w:sdtPr>
              <w:tag w:val="goog_rdk_2040"/>
              <w:id w:val="-351251281"/>
            </w:sdtPr>
            <w:sdtContent>
              <w:ins w:id="2050" w:author="BHA Regulatory Affairs Unit" w:date="2026-07-29T16:06:00Z">
                <w:r>
                  <w:t>Have at least five (5) years or more of documented experience in behavioral health;</w:t>
                </w:r>
              </w:ins>
            </w:sdtContent>
          </w:sdt>
        </w:p>
      </w:sdtContent>
    </w:sdt>
    <w:sdt>
      <w:sdtPr>
        <w:tag w:val="goog_rdk_2043"/>
        <w:id w:val="552375619"/>
      </w:sdtPr>
      <w:sdtContent>
        <w:p w14:paraId="000004BF" w14:textId="77777777" w:rsidR="00CF3663" w:rsidRDefault="00000000">
          <w:pPr>
            <w:numPr>
              <w:ilvl w:val="1"/>
              <w:numId w:val="101"/>
            </w:numPr>
            <w:tabs>
              <w:tab w:val="left" w:pos="720"/>
              <w:tab w:val="left" w:pos="1440"/>
            </w:tabs>
            <w:spacing w:before="240"/>
            <w:rPr>
              <w:ins w:id="2051" w:author="BHA Regulatory Affairs Unit" w:date="2026-07-29T16:06:00Z"/>
            </w:rPr>
          </w:pPr>
          <w:sdt>
            <w:sdtPr>
              <w:tag w:val="goog_rdk_2042"/>
              <w:id w:val="-965094322"/>
            </w:sdtPr>
            <w:sdtContent>
              <w:ins w:id="2052" w:author="BHA Regulatory Affairs Unit" w:date="2026-07-29T16:06:00Z">
                <w:r>
                  <w:t>Hold a master’s degree in a related field;</w:t>
                </w:r>
              </w:ins>
            </w:sdtContent>
          </w:sdt>
        </w:p>
      </w:sdtContent>
    </w:sdt>
    <w:sdt>
      <w:sdtPr>
        <w:tag w:val="goog_rdk_2045"/>
        <w:id w:val="545480936"/>
      </w:sdtPr>
      <w:sdtContent>
        <w:p w14:paraId="000004C0" w14:textId="77777777" w:rsidR="00CF3663" w:rsidRDefault="00000000">
          <w:pPr>
            <w:numPr>
              <w:ilvl w:val="2"/>
              <w:numId w:val="101"/>
            </w:numPr>
            <w:tabs>
              <w:tab w:val="left" w:pos="720"/>
              <w:tab w:val="left" w:pos="1440"/>
            </w:tabs>
            <w:spacing w:before="240"/>
            <w:rPr>
              <w:ins w:id="2053" w:author="BHA Regulatory Affairs Unit" w:date="2026-07-29T16:06:00Z"/>
            </w:rPr>
          </w:pPr>
          <w:sdt>
            <w:sdtPr>
              <w:tag w:val="goog_rdk_2044"/>
              <w:id w:val="133833260"/>
            </w:sdtPr>
            <w:sdtContent>
              <w:ins w:id="2054" w:author="BHA Regulatory Affairs Unit" w:date="2026-07-29T16:06:00Z">
                <w:r>
                  <w:t>A person who does not possess a master’s degree but have seven (7) years or more of documented experience in behavioral health must demonstrate, through documentation held in the personnel file, regular supervision and/or consultation with the Clinical Director as set by an agency’s policies and procedures, to ensure that clinical needs are addressed.</w:t>
                </w:r>
              </w:ins>
            </w:sdtContent>
          </w:sdt>
        </w:p>
      </w:sdtContent>
    </w:sdt>
    <w:sdt>
      <w:sdtPr>
        <w:tag w:val="goog_rdk_2047"/>
        <w:id w:val="-1813688499"/>
      </w:sdtPr>
      <w:sdtContent>
        <w:p w14:paraId="000004C1" w14:textId="77777777" w:rsidR="00CF3663" w:rsidRDefault="00000000">
          <w:pPr>
            <w:numPr>
              <w:ilvl w:val="1"/>
              <w:numId w:val="101"/>
            </w:numPr>
            <w:tabs>
              <w:tab w:val="left" w:pos="720"/>
              <w:tab w:val="left" w:pos="1440"/>
            </w:tabs>
            <w:spacing w:before="240"/>
            <w:rPr>
              <w:ins w:id="2055" w:author="BHA Regulatory Affairs Unit" w:date="2026-07-29T16:06:00Z"/>
            </w:rPr>
          </w:pPr>
          <w:sdt>
            <w:sdtPr>
              <w:tag w:val="goog_rdk_2046"/>
              <w:id w:val="-572073884"/>
            </w:sdtPr>
            <w:sdtContent>
              <w:ins w:id="2056" w:author="BHA Regulatory Affairs Unit" w:date="2026-07-29T16:06:00Z">
                <w:r>
                  <w:t>Be responsible for programmatic oversight including development, implementation, and maintenance of a program’s policies and procedures;</w:t>
                </w:r>
              </w:ins>
            </w:sdtContent>
          </w:sdt>
        </w:p>
      </w:sdtContent>
    </w:sdt>
    <w:sdt>
      <w:sdtPr>
        <w:tag w:val="goog_rdk_2049"/>
        <w:id w:val="-700854354"/>
      </w:sdtPr>
      <w:sdtContent>
        <w:p w14:paraId="000004C2" w14:textId="77777777" w:rsidR="00CF3663" w:rsidRDefault="00000000">
          <w:pPr>
            <w:numPr>
              <w:ilvl w:val="1"/>
              <w:numId w:val="101"/>
            </w:numPr>
            <w:tabs>
              <w:tab w:val="left" w:pos="720"/>
              <w:tab w:val="left" w:pos="1440"/>
            </w:tabs>
            <w:spacing w:before="240"/>
            <w:rPr>
              <w:ins w:id="2057" w:author="BHA Regulatory Affairs Unit" w:date="2026-07-29T16:06:00Z"/>
            </w:rPr>
          </w:pPr>
          <w:sdt>
            <w:sdtPr>
              <w:tag w:val="goog_rdk_2048"/>
              <w:id w:val="2021724609"/>
            </w:sdtPr>
            <w:sdtContent>
              <w:ins w:id="2058" w:author="BHA Regulatory Affairs Unit" w:date="2026-07-29T16:06:00Z">
                <w:r>
                  <w:t>Ensure training and continuing education for all non-clinical personnel, including allied health staff, relevant to the duties assigned and level of services being provided;</w:t>
                </w:r>
              </w:ins>
            </w:sdtContent>
          </w:sdt>
        </w:p>
      </w:sdtContent>
    </w:sdt>
    <w:sdt>
      <w:sdtPr>
        <w:tag w:val="goog_rdk_2051"/>
        <w:id w:val="225474039"/>
      </w:sdtPr>
      <w:sdtContent>
        <w:p w14:paraId="000004C3" w14:textId="77777777" w:rsidR="00CF3663" w:rsidRDefault="00000000">
          <w:pPr>
            <w:numPr>
              <w:ilvl w:val="1"/>
              <w:numId w:val="101"/>
            </w:numPr>
            <w:tabs>
              <w:tab w:val="left" w:pos="720"/>
              <w:tab w:val="left" w:pos="1440"/>
            </w:tabs>
            <w:spacing w:before="240"/>
            <w:rPr>
              <w:ins w:id="2059" w:author="BHA Regulatory Affairs Unit" w:date="2026-07-29T16:06:00Z"/>
            </w:rPr>
          </w:pPr>
          <w:sdt>
            <w:sdtPr>
              <w:tag w:val="goog_rdk_2050"/>
              <w:id w:val="-575562101"/>
            </w:sdtPr>
            <w:sdtContent>
              <w:ins w:id="2060" w:author="BHA Regulatory Affairs Unit" w:date="2026-07-29T16:06:00Z">
                <w:r>
                  <w:t>Ensure supervision and oversight of non-clinical personnel;</w:t>
                </w:r>
              </w:ins>
            </w:sdtContent>
          </w:sdt>
        </w:p>
      </w:sdtContent>
    </w:sdt>
    <w:sdt>
      <w:sdtPr>
        <w:tag w:val="goog_rdk_2053"/>
        <w:id w:val="809811797"/>
      </w:sdtPr>
      <w:sdtContent>
        <w:p w14:paraId="000004C4" w14:textId="77777777" w:rsidR="00CF3663" w:rsidRDefault="00000000">
          <w:pPr>
            <w:numPr>
              <w:ilvl w:val="1"/>
              <w:numId w:val="101"/>
            </w:numPr>
            <w:tabs>
              <w:tab w:val="left" w:pos="720"/>
              <w:tab w:val="left" w:pos="1440"/>
            </w:tabs>
            <w:spacing w:before="240"/>
            <w:rPr>
              <w:ins w:id="2061" w:author="BHA Regulatory Affairs Unit" w:date="2026-07-29T16:06:00Z"/>
            </w:rPr>
          </w:pPr>
          <w:sdt>
            <w:sdtPr>
              <w:tag w:val="goog_rdk_2052"/>
              <w:id w:val="1246422532"/>
            </w:sdtPr>
            <w:sdtContent>
              <w:ins w:id="2062" w:author="BHA Regulatory Affairs Unit" w:date="2026-07-29T16:06:00Z">
                <w:r>
                  <w:t>Ensure a method to provide supervision and oversight during periods when the Program Director is unable to fulfill their duties within thirty (30) minutes; and</w:t>
                </w:r>
              </w:ins>
            </w:sdtContent>
          </w:sdt>
        </w:p>
      </w:sdtContent>
    </w:sdt>
    <w:sdt>
      <w:sdtPr>
        <w:tag w:val="goog_rdk_2055"/>
        <w:id w:val="837640416"/>
      </w:sdtPr>
      <w:sdtContent>
        <w:p w14:paraId="000004C5" w14:textId="77777777" w:rsidR="00CF3663" w:rsidRDefault="00000000">
          <w:pPr>
            <w:numPr>
              <w:ilvl w:val="1"/>
              <w:numId w:val="101"/>
            </w:numPr>
            <w:tabs>
              <w:tab w:val="left" w:pos="720"/>
              <w:tab w:val="left" w:pos="1440"/>
            </w:tabs>
            <w:spacing w:before="240"/>
            <w:rPr>
              <w:ins w:id="2063" w:author="BHA Regulatory Affairs Unit" w:date="2026-07-29T16:06:00Z"/>
            </w:rPr>
          </w:pPr>
          <w:sdt>
            <w:sdtPr>
              <w:tag w:val="goog_rdk_2054"/>
              <w:id w:val="538985332"/>
            </w:sdtPr>
            <w:sdtContent>
              <w:ins w:id="2064" w:author="BHA Regulatory Affairs Unit" w:date="2026-07-29T16:06:00Z">
                <w:r>
                  <w:t>Provide oversight and management of the program’s milieu.</w:t>
                </w:r>
              </w:ins>
            </w:sdtContent>
          </w:sdt>
        </w:p>
      </w:sdtContent>
    </w:sdt>
    <w:sdt>
      <w:sdtPr>
        <w:tag w:val="goog_rdk_2057"/>
        <w:id w:val="-532330089"/>
      </w:sdtPr>
      <w:sdtContent>
        <w:p w14:paraId="000004C6" w14:textId="77777777" w:rsidR="00CF3663" w:rsidRDefault="00000000">
          <w:pPr>
            <w:numPr>
              <w:ilvl w:val="0"/>
              <w:numId w:val="101"/>
            </w:numPr>
            <w:tabs>
              <w:tab w:val="left" w:pos="720"/>
              <w:tab w:val="left" w:pos="1440"/>
            </w:tabs>
            <w:spacing w:before="240"/>
            <w:rPr>
              <w:ins w:id="2065" w:author="BHA Regulatory Affairs Unit" w:date="2026-07-29T16:06:00Z"/>
            </w:rPr>
          </w:pPr>
          <w:sdt>
            <w:sdtPr>
              <w:tag w:val="goog_rdk_2056"/>
              <w:id w:val="-1810178039"/>
            </w:sdtPr>
            <w:sdtContent>
              <w:ins w:id="2066" w:author="BHA Regulatory Affairs Unit" w:date="2026-07-29T16:06:00Z">
                <w:r>
                  <w:t>The Program Director may be employed in an independent practice and contracted for these services as directed by an agency’s policies and procedures.</w:t>
                </w:r>
              </w:ins>
            </w:sdtContent>
          </w:sdt>
        </w:p>
      </w:sdtContent>
    </w:sdt>
    <w:sdt>
      <w:sdtPr>
        <w:tag w:val="goog_rdk_2059"/>
        <w:id w:val="1169671096"/>
      </w:sdtPr>
      <w:sdtContent>
        <w:p w14:paraId="000004C7" w14:textId="77777777" w:rsidR="00CF3663" w:rsidRDefault="00000000">
          <w:pPr>
            <w:numPr>
              <w:ilvl w:val="0"/>
              <w:numId w:val="101"/>
            </w:numPr>
            <w:tabs>
              <w:tab w:val="left" w:pos="720"/>
              <w:tab w:val="left" w:pos="1440"/>
            </w:tabs>
            <w:spacing w:before="240"/>
            <w:rPr>
              <w:ins w:id="2067" w:author="BHA Regulatory Affairs Unit" w:date="2026-07-29T16:06:00Z"/>
            </w:rPr>
          </w:pPr>
          <w:sdt>
            <w:sdtPr>
              <w:tag w:val="goog_rdk_2058"/>
              <w:id w:val="534041446"/>
            </w:sdtPr>
            <w:sdtContent>
              <w:ins w:id="2068" w:author="BHA Regulatory Affairs Unit" w:date="2026-07-29T16:06:00Z">
                <w:r>
                  <w:t>For agencies providing services that employ a Medical Director, per their endorsement(s) requirements, the Medical Director must be a licensed physician or advanced practice provider, unless otherwise stated in the endorsements(s) and/or credential requirement(s) of these Rules.</w:t>
                </w:r>
              </w:ins>
            </w:sdtContent>
          </w:sdt>
        </w:p>
      </w:sdtContent>
    </w:sdt>
    <w:sdt>
      <w:sdtPr>
        <w:tag w:val="goog_rdk_2061"/>
        <w:id w:val="1198835582"/>
      </w:sdtPr>
      <w:sdtContent>
        <w:p w14:paraId="000004C8" w14:textId="77777777" w:rsidR="00CF3663" w:rsidRDefault="00000000">
          <w:pPr>
            <w:numPr>
              <w:ilvl w:val="1"/>
              <w:numId w:val="101"/>
            </w:numPr>
            <w:tabs>
              <w:tab w:val="left" w:pos="720"/>
              <w:tab w:val="left" w:pos="1440"/>
            </w:tabs>
            <w:spacing w:before="240"/>
            <w:rPr>
              <w:ins w:id="2069" w:author="BHA Regulatory Affairs Unit" w:date="2026-07-29T16:06:00Z"/>
            </w:rPr>
          </w:pPr>
          <w:sdt>
            <w:sdtPr>
              <w:tag w:val="goog_rdk_2060"/>
              <w:id w:val="-124271419"/>
            </w:sdtPr>
            <w:sdtContent>
              <w:ins w:id="2070" w:author="BHA Regulatory Affairs Unit" w:date="2026-07-29T16:06:00Z">
                <w:r>
                  <w:t>If providing SUD or co-occurring services, agencies must:</w:t>
                </w:r>
              </w:ins>
            </w:sdtContent>
          </w:sdt>
        </w:p>
      </w:sdtContent>
    </w:sdt>
    <w:sdt>
      <w:sdtPr>
        <w:tag w:val="goog_rdk_2063"/>
        <w:id w:val="-2019918309"/>
      </w:sdtPr>
      <w:sdtContent>
        <w:p w14:paraId="000004C9" w14:textId="77777777" w:rsidR="00CF3663" w:rsidRDefault="00000000">
          <w:pPr>
            <w:numPr>
              <w:ilvl w:val="2"/>
              <w:numId w:val="101"/>
            </w:numPr>
            <w:tabs>
              <w:tab w:val="left" w:pos="720"/>
              <w:tab w:val="left" w:pos="1440"/>
            </w:tabs>
            <w:spacing w:before="240"/>
            <w:rPr>
              <w:ins w:id="2071" w:author="BHA Regulatory Affairs Unit" w:date="2026-07-29T16:06:00Z"/>
            </w:rPr>
          </w:pPr>
          <w:sdt>
            <w:sdtPr>
              <w:tag w:val="goog_rdk_2062"/>
              <w:id w:val="-1837690735"/>
            </w:sdtPr>
            <w:sdtContent>
              <w:ins w:id="2072" w:author="BHA Regulatory Affairs Unit" w:date="2026-07-29T16:06:00Z">
                <w:r>
                  <w:t>Ensure a Medical Director’s qualifications for physicians and advanced practice providers meets staff competencies recommended by American Society of Addiction Medicine (ASAM).</w:t>
                </w:r>
              </w:ins>
            </w:sdtContent>
          </w:sdt>
        </w:p>
      </w:sdtContent>
    </w:sdt>
    <w:sdt>
      <w:sdtPr>
        <w:tag w:val="goog_rdk_2065"/>
        <w:id w:val="-1939607548"/>
      </w:sdtPr>
      <w:sdtContent>
        <w:p w14:paraId="000004CA" w14:textId="77777777" w:rsidR="00CF3663" w:rsidRDefault="00000000">
          <w:pPr>
            <w:numPr>
              <w:ilvl w:val="3"/>
              <w:numId w:val="101"/>
            </w:numPr>
            <w:tabs>
              <w:tab w:val="left" w:pos="720"/>
              <w:tab w:val="left" w:pos="1440"/>
            </w:tabs>
            <w:spacing w:before="240"/>
            <w:rPr>
              <w:ins w:id="2073" w:author="BHA Regulatory Affairs Unit" w:date="2026-07-29T16:06:00Z"/>
            </w:rPr>
          </w:pPr>
          <w:sdt>
            <w:sdtPr>
              <w:tag w:val="goog_rdk_2064"/>
              <w:id w:val="337404372"/>
            </w:sdtPr>
            <w:sdtContent>
              <w:ins w:id="2074" w:author="BHA Regulatory Affairs Unit" w:date="2026-07-29T16:06:00Z">
                <w:r>
                  <w:t>If a Medical Director does not hold board certification as an addiction specialist physician or addiction psychiatrist, agencies shall have policies and procedures that demonstrate available consultation and/or mentorship with a professional that is board certified.</w:t>
                </w:r>
              </w:ins>
            </w:sdtContent>
          </w:sdt>
        </w:p>
      </w:sdtContent>
    </w:sdt>
    <w:sdt>
      <w:sdtPr>
        <w:tag w:val="goog_rdk_2067"/>
        <w:id w:val="1935778815"/>
      </w:sdtPr>
      <w:sdtContent>
        <w:p w14:paraId="000004CB" w14:textId="77777777" w:rsidR="00CF3663" w:rsidRDefault="00000000">
          <w:pPr>
            <w:numPr>
              <w:ilvl w:val="1"/>
              <w:numId w:val="101"/>
            </w:numPr>
            <w:tabs>
              <w:tab w:val="left" w:pos="720"/>
              <w:tab w:val="left" w:pos="1440"/>
            </w:tabs>
            <w:spacing w:before="240"/>
            <w:rPr>
              <w:ins w:id="2075" w:author="BHA Regulatory Affairs Unit" w:date="2026-07-29T16:06:00Z"/>
            </w:rPr>
          </w:pPr>
          <w:sdt>
            <w:sdtPr>
              <w:tag w:val="goog_rdk_2066"/>
              <w:id w:val="-540105408"/>
            </w:sdtPr>
            <w:sdtContent>
              <w:ins w:id="2076" w:author="BHA Regulatory Affairs Unit" w:date="2026-07-29T16:06:00Z">
                <w:r>
                  <w:t>A Medical Director must:</w:t>
                </w:r>
              </w:ins>
            </w:sdtContent>
          </w:sdt>
        </w:p>
      </w:sdtContent>
    </w:sdt>
    <w:sdt>
      <w:sdtPr>
        <w:tag w:val="goog_rdk_2069"/>
        <w:id w:val="2020182902"/>
      </w:sdtPr>
      <w:sdtContent>
        <w:p w14:paraId="000004CC" w14:textId="77777777" w:rsidR="00CF3663" w:rsidRDefault="00000000">
          <w:pPr>
            <w:numPr>
              <w:ilvl w:val="2"/>
              <w:numId w:val="101"/>
            </w:numPr>
            <w:tabs>
              <w:tab w:val="left" w:pos="720"/>
              <w:tab w:val="left" w:pos="1440"/>
            </w:tabs>
            <w:spacing w:before="240"/>
            <w:rPr>
              <w:ins w:id="2077" w:author="BHA Regulatory Affairs Unit" w:date="2026-07-29T16:06:00Z"/>
            </w:rPr>
          </w:pPr>
          <w:sdt>
            <w:sdtPr>
              <w:tag w:val="goog_rdk_2068"/>
              <w:id w:val="-278986058"/>
            </w:sdtPr>
            <w:sdtContent>
              <w:ins w:id="2078" w:author="BHA Regulatory Affairs Unit" w:date="2026-07-29T16:06:00Z">
                <w:r>
                  <w:t>Possess the documented experience requirements needed for the endorsement(s) and/or license(s) being supervised;</w:t>
                </w:r>
              </w:ins>
            </w:sdtContent>
          </w:sdt>
        </w:p>
      </w:sdtContent>
    </w:sdt>
    <w:sdt>
      <w:sdtPr>
        <w:tag w:val="goog_rdk_2071"/>
        <w:id w:val="987333683"/>
      </w:sdtPr>
      <w:sdtContent>
        <w:p w14:paraId="000004CD" w14:textId="77777777" w:rsidR="00CF3663" w:rsidRDefault="00000000">
          <w:pPr>
            <w:numPr>
              <w:ilvl w:val="6"/>
              <w:numId w:val="141"/>
            </w:numPr>
            <w:tabs>
              <w:tab w:val="left" w:pos="720"/>
              <w:tab w:val="left" w:pos="2160"/>
            </w:tabs>
            <w:spacing w:before="240"/>
            <w:ind w:left="2970" w:hanging="810"/>
            <w:rPr>
              <w:ins w:id="2079" w:author="BHA Regulatory Affairs Unit" w:date="2026-07-29T16:06:00Z"/>
            </w:rPr>
          </w:pPr>
          <w:sdt>
            <w:sdtPr>
              <w:tag w:val="goog_rdk_2070"/>
              <w:id w:val="865522873"/>
            </w:sdtPr>
            <w:sdtContent>
              <w:ins w:id="2080" w:author="BHA Regulatory Affairs Unit" w:date="2026-07-29T16:06:00Z">
                <w:r>
                  <w:t>Documented time in residency and fellowship programs may count towards experiential requirements if aligned with agency policy and procedures.</w:t>
                </w:r>
              </w:ins>
            </w:sdtContent>
          </w:sdt>
        </w:p>
      </w:sdtContent>
    </w:sdt>
    <w:sdt>
      <w:sdtPr>
        <w:tag w:val="goog_rdk_2073"/>
        <w:id w:val="847257619"/>
      </w:sdtPr>
      <w:sdtContent>
        <w:p w14:paraId="000004CE" w14:textId="77777777" w:rsidR="00CF3663" w:rsidRDefault="00000000">
          <w:pPr>
            <w:numPr>
              <w:ilvl w:val="2"/>
              <w:numId w:val="101"/>
            </w:numPr>
            <w:tabs>
              <w:tab w:val="left" w:pos="720"/>
              <w:tab w:val="left" w:pos="1440"/>
            </w:tabs>
            <w:spacing w:before="240"/>
            <w:rPr>
              <w:ins w:id="2081" w:author="BHA Regulatory Affairs Unit" w:date="2026-07-29T16:06:00Z"/>
            </w:rPr>
          </w:pPr>
          <w:sdt>
            <w:sdtPr>
              <w:tag w:val="goog_rdk_2072"/>
              <w:id w:val="516980636"/>
            </w:sdtPr>
            <w:sdtContent>
              <w:ins w:id="2082" w:author="BHA Regulatory Affairs Unit" w:date="2026-07-29T16:06:00Z">
                <w:r>
                  <w:t>Be responsible for the development, approval, and regular review of an agency’s policies, procedures, and protocols for admission decisions including the medical capabilities of an agency’s personnel and resources that are locally available;</w:t>
                </w:r>
              </w:ins>
            </w:sdtContent>
          </w:sdt>
        </w:p>
      </w:sdtContent>
    </w:sdt>
    <w:sdt>
      <w:sdtPr>
        <w:tag w:val="goog_rdk_2075"/>
        <w:id w:val="1205778991"/>
      </w:sdtPr>
      <w:sdtContent>
        <w:p w14:paraId="000004CF" w14:textId="77777777" w:rsidR="00CF3663" w:rsidRDefault="00000000">
          <w:pPr>
            <w:numPr>
              <w:ilvl w:val="2"/>
              <w:numId w:val="101"/>
            </w:numPr>
            <w:tabs>
              <w:tab w:val="left" w:pos="720"/>
              <w:tab w:val="left" w:pos="1440"/>
            </w:tabs>
            <w:spacing w:before="240"/>
            <w:rPr>
              <w:ins w:id="2083" w:author="BHA Regulatory Affairs Unit" w:date="2026-07-29T16:06:00Z"/>
            </w:rPr>
          </w:pPr>
          <w:sdt>
            <w:sdtPr>
              <w:tag w:val="goog_rdk_2074"/>
              <w:id w:val="264696568"/>
            </w:sdtPr>
            <w:sdtContent>
              <w:ins w:id="2084" w:author="BHA Regulatory Affairs Unit" w:date="2026-07-29T16:06:00Z">
                <w:r>
                  <w:t>Ensure supervision and oversight of all medical personnel and practices; and</w:t>
                </w:r>
              </w:ins>
            </w:sdtContent>
          </w:sdt>
        </w:p>
      </w:sdtContent>
    </w:sdt>
    <w:sdt>
      <w:sdtPr>
        <w:tag w:val="goog_rdk_2077"/>
        <w:id w:val="687230621"/>
      </w:sdtPr>
      <w:sdtContent>
        <w:p w14:paraId="000004D0" w14:textId="77777777" w:rsidR="00CF3663" w:rsidRDefault="00000000">
          <w:pPr>
            <w:numPr>
              <w:ilvl w:val="2"/>
              <w:numId w:val="101"/>
            </w:numPr>
            <w:tabs>
              <w:tab w:val="left" w:pos="720"/>
              <w:tab w:val="left" w:pos="1440"/>
            </w:tabs>
            <w:spacing w:before="240"/>
            <w:rPr>
              <w:ins w:id="2085" w:author="BHA Regulatory Affairs Unit" w:date="2026-07-29T16:06:00Z"/>
            </w:rPr>
          </w:pPr>
          <w:sdt>
            <w:sdtPr>
              <w:tag w:val="goog_rdk_2076"/>
              <w:id w:val="-596389093"/>
            </w:sdtPr>
            <w:sdtContent>
              <w:ins w:id="2086" w:author="BHA Regulatory Affairs Unit" w:date="2026-07-29T16:06:00Z">
                <w:r>
                  <w:t>Be available to review admission decisions for issues including, but not limited to, withdrawal management, intoxication management, psychiatric medication management, and any additional medical needs of an individual assessed upon entrance into or during treatment of the endorsed services.</w:t>
                </w:r>
              </w:ins>
            </w:sdtContent>
          </w:sdt>
        </w:p>
      </w:sdtContent>
    </w:sdt>
    <w:sdt>
      <w:sdtPr>
        <w:tag w:val="goog_rdk_2079"/>
        <w:id w:val="44407802"/>
      </w:sdtPr>
      <w:sdtContent>
        <w:p w14:paraId="000004D1" w14:textId="77777777" w:rsidR="00CF3663" w:rsidRDefault="00000000">
          <w:pPr>
            <w:numPr>
              <w:ilvl w:val="3"/>
              <w:numId w:val="101"/>
            </w:numPr>
            <w:tabs>
              <w:tab w:val="left" w:pos="720"/>
              <w:tab w:val="left" w:pos="1440"/>
            </w:tabs>
            <w:spacing w:before="240"/>
            <w:rPr>
              <w:ins w:id="2087" w:author="BHA Regulatory Affairs Unit" w:date="2026-07-29T16:06:00Z"/>
            </w:rPr>
          </w:pPr>
          <w:sdt>
            <w:sdtPr>
              <w:tag w:val="goog_rdk_2078"/>
              <w:id w:val="636039622"/>
            </w:sdtPr>
            <w:sdtContent>
              <w:ins w:id="2088" w:author="BHA Regulatory Affairs Unit" w:date="2026-07-29T16:06:00Z">
                <w:r>
                  <w:t>Medical Directors may delegate these responsibilities to other medical personnel acting within their scope, and in accordance with an agency’s policies and procedures.</w:t>
                </w:r>
              </w:ins>
            </w:sdtContent>
          </w:sdt>
        </w:p>
      </w:sdtContent>
    </w:sdt>
    <w:sdt>
      <w:sdtPr>
        <w:tag w:val="goog_rdk_2081"/>
        <w:id w:val="1506131978"/>
      </w:sdtPr>
      <w:sdtContent>
        <w:p w14:paraId="000004D2" w14:textId="77777777" w:rsidR="00CF3663" w:rsidRDefault="00000000">
          <w:pPr>
            <w:numPr>
              <w:ilvl w:val="1"/>
              <w:numId w:val="101"/>
            </w:numPr>
            <w:tabs>
              <w:tab w:val="left" w:pos="720"/>
              <w:tab w:val="left" w:pos="1440"/>
            </w:tabs>
            <w:spacing w:before="240"/>
            <w:rPr>
              <w:ins w:id="2089" w:author="BHA Regulatory Affairs Unit" w:date="2026-07-29T16:06:00Z"/>
            </w:rPr>
          </w:pPr>
          <w:sdt>
            <w:sdtPr>
              <w:tag w:val="goog_rdk_2080"/>
              <w:id w:val="1574658120"/>
            </w:sdtPr>
            <w:sdtContent>
              <w:ins w:id="2090" w:author="BHA Regulatory Affairs Unit" w:date="2026-07-29T16:06:00Z">
                <w:r>
                  <w:t>Any requirements stated in Chapter 13 of these Rules for a Medical Director supersede these Chapter 1 requirements for those agencies that hold a Controlled Substance License.</w:t>
                </w:r>
              </w:ins>
            </w:sdtContent>
          </w:sdt>
        </w:p>
      </w:sdtContent>
    </w:sdt>
    <w:sdt>
      <w:sdtPr>
        <w:tag w:val="goog_rdk_2083"/>
        <w:id w:val="-330463377"/>
      </w:sdtPr>
      <w:sdtContent>
        <w:p w14:paraId="000004D3" w14:textId="77777777" w:rsidR="00CF3663" w:rsidRDefault="00000000">
          <w:pPr>
            <w:numPr>
              <w:ilvl w:val="0"/>
              <w:numId w:val="101"/>
            </w:numPr>
            <w:tabs>
              <w:tab w:val="left" w:pos="720"/>
              <w:tab w:val="left" w:pos="1440"/>
            </w:tabs>
            <w:spacing w:before="240"/>
            <w:rPr>
              <w:ins w:id="2091" w:author="BHA Regulatory Affairs Unit" w:date="2026-07-29T16:06:00Z"/>
            </w:rPr>
          </w:pPr>
          <w:sdt>
            <w:sdtPr>
              <w:tag w:val="goog_rdk_2082"/>
              <w:id w:val="-593260869"/>
            </w:sdtPr>
            <w:sdtContent>
              <w:ins w:id="2092" w:author="BHA Regulatory Affairs Unit" w:date="2026-07-29T16:06:00Z">
                <w:r>
                  <w:t>A Medical Director may be employed in an independent practice and contracted for these services as directed by an agency’s policies and procedures.</w:t>
                </w:r>
              </w:ins>
            </w:sdtContent>
          </w:sdt>
        </w:p>
      </w:sdtContent>
    </w:sdt>
    <w:sdt>
      <w:sdtPr>
        <w:tag w:val="goog_rdk_2085"/>
        <w:id w:val="-253699552"/>
      </w:sdtPr>
      <w:sdtContent>
        <w:p w14:paraId="000004D4" w14:textId="77777777" w:rsidR="00CF3663" w:rsidRDefault="00000000">
          <w:pPr>
            <w:numPr>
              <w:ilvl w:val="0"/>
              <w:numId w:val="101"/>
            </w:numPr>
            <w:tabs>
              <w:tab w:val="left" w:pos="720"/>
              <w:tab w:val="left" w:pos="1440"/>
            </w:tabs>
            <w:spacing w:before="240"/>
            <w:rPr>
              <w:ins w:id="2093" w:author="BHA Regulatory Affairs Unit" w:date="2026-07-29T16:06:00Z"/>
            </w:rPr>
          </w:pPr>
          <w:sdt>
            <w:sdtPr>
              <w:tag w:val="goog_rdk_2084"/>
              <w:id w:val="1278302393"/>
            </w:sdtPr>
            <w:sdtContent>
              <w:ins w:id="2094" w:author="BHA Regulatory Affairs Unit" w:date="2026-07-29T16:06:00Z">
                <w:r>
                  <w:t>An administrator or other managerial roles may be specific to a single physical location or may be shared among locations, as appropriate for the services, size, and geographic dispersion of the services.</w:t>
                </w:r>
              </w:ins>
            </w:sdtContent>
          </w:sdt>
        </w:p>
      </w:sdtContent>
    </w:sdt>
    <w:sdt>
      <w:sdtPr>
        <w:tag w:val="goog_rdk_2087"/>
        <w:id w:val="1936647275"/>
      </w:sdtPr>
      <w:sdtContent>
        <w:p w14:paraId="000004D5" w14:textId="77777777" w:rsidR="00CF3663" w:rsidRDefault="00000000">
          <w:pPr>
            <w:numPr>
              <w:ilvl w:val="0"/>
              <w:numId w:val="101"/>
            </w:numPr>
            <w:tabs>
              <w:tab w:val="left" w:pos="720"/>
              <w:tab w:val="left" w:pos="1440"/>
            </w:tabs>
            <w:spacing w:before="240"/>
            <w:rPr>
              <w:ins w:id="2095" w:author="BHA Regulatory Affairs Unit" w:date="2026-07-29T16:06:00Z"/>
            </w:rPr>
          </w:pPr>
          <w:sdt>
            <w:sdtPr>
              <w:tag w:val="goog_rdk_2086"/>
              <w:id w:val="-1827870185"/>
            </w:sdtPr>
            <w:sdtContent>
              <w:ins w:id="2096" w:author="BHA Regulatory Affairs Unit" w:date="2026-07-29T16:06:00Z">
                <w:r>
                  <w:t>A single person may serve multiple managerial roles if that person meets qualifications and is consistent with policies adopted by the governing body.</w:t>
                </w:r>
              </w:ins>
            </w:sdtContent>
          </w:sdt>
        </w:p>
      </w:sdtContent>
    </w:sdt>
    <w:sdt>
      <w:sdtPr>
        <w:tag w:val="goog_rdk_2089"/>
        <w:id w:val="1452252531"/>
      </w:sdtPr>
      <w:sdtContent>
        <w:p w14:paraId="000004D6" w14:textId="77777777" w:rsidR="00CF3663" w:rsidRDefault="00000000">
          <w:pPr>
            <w:numPr>
              <w:ilvl w:val="0"/>
              <w:numId w:val="101"/>
            </w:numPr>
            <w:tabs>
              <w:tab w:val="left" w:pos="720"/>
              <w:tab w:val="left" w:pos="1440"/>
            </w:tabs>
            <w:spacing w:before="240"/>
            <w:rPr>
              <w:ins w:id="2097" w:author="BHA Regulatory Affairs Unit" w:date="2026-07-29T16:06:00Z"/>
            </w:rPr>
          </w:pPr>
          <w:sdt>
            <w:sdtPr>
              <w:tag w:val="goog_rdk_2088"/>
              <w:id w:val="1727327300"/>
            </w:sdtPr>
            <w:sdtContent>
              <w:ins w:id="2098" w:author="BHA Regulatory Affairs Unit" w:date="2026-07-29T16:06:00Z">
                <w:r>
                  <w:t>Agencies shall maintain a sufficient number of qualified personnel for each credential, endorsement, and physical location to provide the credentialed services, meet the clinical needs of individuals, and comply with state and federal requirements. Agencies shall ensure personnel are only assigned duties they are competent to perform adequately, and safely, and within their scope of practice.</w:t>
                </w:r>
              </w:ins>
            </w:sdtContent>
          </w:sdt>
        </w:p>
      </w:sdtContent>
    </w:sdt>
    <w:sdt>
      <w:sdtPr>
        <w:tag w:val="goog_rdk_2091"/>
        <w:id w:val="-1629954359"/>
      </w:sdtPr>
      <w:sdtContent>
        <w:p w14:paraId="000004D7" w14:textId="77777777" w:rsidR="00CF3663" w:rsidRDefault="00000000">
          <w:pPr>
            <w:numPr>
              <w:ilvl w:val="1"/>
              <w:numId w:val="101"/>
            </w:numPr>
            <w:tabs>
              <w:tab w:val="left" w:pos="720"/>
              <w:tab w:val="left" w:pos="1440"/>
            </w:tabs>
            <w:spacing w:before="240"/>
            <w:rPr>
              <w:ins w:id="2099" w:author="BHA Regulatory Affairs Unit" w:date="2026-07-29T16:06:00Z"/>
            </w:rPr>
          </w:pPr>
          <w:sdt>
            <w:sdtPr>
              <w:tag w:val="goog_rdk_2090"/>
              <w:id w:val="-905274849"/>
            </w:sdtPr>
            <w:sdtContent>
              <w:ins w:id="2100" w:author="BHA Regulatory Affairs Unit" w:date="2026-07-29T16:06:00Z">
                <w:r>
                  <w:t>Agencies must ensure peer support professionals are not required to provide services that compromise the dynamic of a peer-to-peer relationship or that are outside the scope of providing recovery-focused services.</w:t>
                </w:r>
              </w:ins>
            </w:sdtContent>
          </w:sdt>
        </w:p>
      </w:sdtContent>
    </w:sdt>
    <w:sdt>
      <w:sdtPr>
        <w:tag w:val="goog_rdk_2093"/>
        <w:id w:val="608723567"/>
      </w:sdtPr>
      <w:sdtContent>
        <w:p w14:paraId="000004D8" w14:textId="77777777" w:rsidR="00CF3663" w:rsidRDefault="00000000">
          <w:pPr>
            <w:numPr>
              <w:ilvl w:val="2"/>
              <w:numId w:val="101"/>
            </w:numPr>
            <w:tabs>
              <w:tab w:val="left" w:pos="720"/>
              <w:tab w:val="left" w:pos="1440"/>
            </w:tabs>
            <w:spacing w:before="240"/>
            <w:rPr>
              <w:ins w:id="2101" w:author="BHA Regulatory Affairs Unit" w:date="2026-07-29T16:06:00Z"/>
            </w:rPr>
          </w:pPr>
          <w:sdt>
            <w:sdtPr>
              <w:tag w:val="goog_rdk_2092"/>
              <w:id w:val="1973825531"/>
            </w:sdtPr>
            <w:sdtContent>
              <w:ins w:id="2102" w:author="BHA Regulatory Affairs Unit" w:date="2026-07-29T16:06:00Z">
                <w:r>
                  <w:t>Activities that are outside of the scope of a peer support professional include, but are not limited to:</w:t>
                </w:r>
              </w:ins>
            </w:sdtContent>
          </w:sdt>
        </w:p>
      </w:sdtContent>
    </w:sdt>
    <w:sdt>
      <w:sdtPr>
        <w:tag w:val="goog_rdk_2095"/>
        <w:id w:val="-1369035675"/>
      </w:sdtPr>
      <w:sdtContent>
        <w:p w14:paraId="000004D9" w14:textId="77777777" w:rsidR="00CF3663" w:rsidRDefault="00000000">
          <w:pPr>
            <w:numPr>
              <w:ilvl w:val="3"/>
              <w:numId w:val="101"/>
            </w:numPr>
            <w:tabs>
              <w:tab w:val="left" w:pos="720"/>
              <w:tab w:val="left" w:pos="1440"/>
            </w:tabs>
            <w:spacing w:before="240"/>
            <w:rPr>
              <w:ins w:id="2103" w:author="BHA Regulatory Affairs Unit" w:date="2026-07-29T16:06:00Z"/>
            </w:rPr>
          </w:pPr>
          <w:sdt>
            <w:sdtPr>
              <w:tag w:val="goog_rdk_2094"/>
              <w:id w:val="-2063531941"/>
            </w:sdtPr>
            <w:sdtContent>
              <w:ins w:id="2104" w:author="BHA Regulatory Affairs Unit" w:date="2026-07-29T16:06:00Z">
                <w:r>
                  <w:t xml:space="preserve">Performing clinical and/or diagnostic assessments, service planning, or treatment; and </w:t>
                </w:r>
              </w:ins>
            </w:sdtContent>
          </w:sdt>
        </w:p>
      </w:sdtContent>
    </w:sdt>
    <w:sdt>
      <w:sdtPr>
        <w:tag w:val="goog_rdk_2097"/>
        <w:id w:val="-1768859344"/>
      </w:sdtPr>
      <w:sdtContent>
        <w:p w14:paraId="000004DA" w14:textId="77777777" w:rsidR="00CF3663" w:rsidRDefault="00000000">
          <w:pPr>
            <w:numPr>
              <w:ilvl w:val="3"/>
              <w:numId w:val="101"/>
            </w:numPr>
            <w:tabs>
              <w:tab w:val="left" w:pos="720"/>
              <w:tab w:val="left" w:pos="1440"/>
            </w:tabs>
            <w:spacing w:before="240"/>
            <w:rPr>
              <w:ins w:id="2105" w:author="BHA Regulatory Affairs Unit" w:date="2026-07-29T16:06:00Z"/>
            </w:rPr>
          </w:pPr>
          <w:sdt>
            <w:sdtPr>
              <w:tag w:val="goog_rdk_2096"/>
              <w:id w:val="657908907"/>
            </w:sdtPr>
            <w:sdtContent>
              <w:ins w:id="2106" w:author="BHA Regulatory Affairs Unit" w:date="2026-07-29T16:06:00Z">
                <w:r>
                  <w:t>Drug and/or alcohol testing, monitoring, and/or collection of toxicology samples.</w:t>
                </w:r>
              </w:ins>
            </w:sdtContent>
          </w:sdt>
        </w:p>
      </w:sdtContent>
    </w:sdt>
    <w:sdt>
      <w:sdtPr>
        <w:tag w:val="goog_rdk_2099"/>
        <w:id w:val="1525572844"/>
      </w:sdtPr>
      <w:sdtContent>
        <w:p w14:paraId="000004DB" w14:textId="77777777" w:rsidR="00CF3663" w:rsidRDefault="00000000">
          <w:pPr>
            <w:numPr>
              <w:ilvl w:val="0"/>
              <w:numId w:val="101"/>
            </w:numPr>
            <w:tabs>
              <w:tab w:val="left" w:pos="720"/>
              <w:tab w:val="left" w:pos="1440"/>
            </w:tabs>
            <w:spacing w:before="240"/>
            <w:rPr>
              <w:ins w:id="2107" w:author="BHA Regulatory Affairs Unit" w:date="2026-07-29T16:06:00Z"/>
            </w:rPr>
          </w:pPr>
          <w:sdt>
            <w:sdtPr>
              <w:tag w:val="goog_rdk_2098"/>
              <w:id w:val="-1562644778"/>
            </w:sdtPr>
            <w:sdtContent>
              <w:ins w:id="2108" w:author="BHA Regulatory Affairs Unit" w:date="2026-07-29T16:06:00Z">
                <w:r>
                  <w:t>Personnel assigned to direct individual care must be qualified through either professional credentials, education, training, and/or experience in the principles, policies, procedures, and appropriate techniques for providing individual services.</w:t>
                </w:r>
              </w:ins>
            </w:sdtContent>
          </w:sdt>
        </w:p>
      </w:sdtContent>
    </w:sdt>
    <w:sdt>
      <w:sdtPr>
        <w:tag w:val="goog_rdk_2101"/>
        <w:id w:val="1822686541"/>
      </w:sdtPr>
      <w:sdtContent>
        <w:p w14:paraId="000004DC" w14:textId="77777777" w:rsidR="00CF3663" w:rsidRDefault="00000000">
          <w:pPr>
            <w:numPr>
              <w:ilvl w:val="1"/>
              <w:numId w:val="101"/>
            </w:numPr>
            <w:tabs>
              <w:tab w:val="left" w:pos="720"/>
              <w:tab w:val="left" w:pos="1440"/>
            </w:tabs>
            <w:spacing w:before="240"/>
            <w:rPr>
              <w:ins w:id="2109" w:author="BHA Regulatory Affairs Unit" w:date="2026-07-29T16:06:00Z"/>
            </w:rPr>
          </w:pPr>
          <w:sdt>
            <w:sdtPr>
              <w:tag w:val="goog_rdk_2100"/>
              <w:id w:val="-369193221"/>
            </w:sdtPr>
            <w:sdtContent>
              <w:ins w:id="2110" w:author="BHA Regulatory Affairs Unit" w:date="2026-07-29T16:06:00Z">
                <w:r>
                  <w:t>Personnel providing individual services must be legally authorized to provide the service in accordance with applicable federal, state, and local laws.</w:t>
                </w:r>
              </w:ins>
            </w:sdtContent>
          </w:sdt>
        </w:p>
      </w:sdtContent>
    </w:sdt>
    <w:sdt>
      <w:sdtPr>
        <w:tag w:val="goog_rdk_2103"/>
        <w:id w:val="824425307"/>
      </w:sdtPr>
      <w:sdtContent>
        <w:p w14:paraId="000004DD" w14:textId="77777777" w:rsidR="00CF3663" w:rsidRDefault="00000000">
          <w:pPr>
            <w:numPr>
              <w:ilvl w:val="1"/>
              <w:numId w:val="101"/>
            </w:numPr>
            <w:tabs>
              <w:tab w:val="left" w:pos="720"/>
              <w:tab w:val="left" w:pos="1440"/>
            </w:tabs>
            <w:spacing w:before="240"/>
            <w:rPr>
              <w:ins w:id="2111" w:author="BHA Regulatory Affairs Unit" w:date="2026-07-29T16:06:00Z"/>
            </w:rPr>
          </w:pPr>
          <w:sdt>
            <w:sdtPr>
              <w:tag w:val="goog_rdk_2102"/>
              <w:id w:val="-1491473636"/>
            </w:sdtPr>
            <w:sdtContent>
              <w:ins w:id="2112" w:author="BHA Regulatory Affairs Unit" w:date="2026-07-29T16:06:00Z">
                <w:r>
                  <w:t>Licensed, certified, and/or registered personnel must have an active license, certification, or registration in the State of Colorado, and may only provide services within their scope of practice.</w:t>
                </w:r>
              </w:ins>
            </w:sdtContent>
          </w:sdt>
        </w:p>
      </w:sdtContent>
    </w:sdt>
    <w:sdt>
      <w:sdtPr>
        <w:tag w:val="goog_rdk_2105"/>
        <w:id w:val="1560536795"/>
      </w:sdtPr>
      <w:sdtContent>
        <w:p w14:paraId="000004DE" w14:textId="77777777" w:rsidR="00CF3663" w:rsidRDefault="00000000">
          <w:pPr>
            <w:numPr>
              <w:ilvl w:val="1"/>
              <w:numId w:val="101"/>
            </w:numPr>
            <w:tabs>
              <w:tab w:val="left" w:pos="720"/>
              <w:tab w:val="left" w:pos="1440"/>
            </w:tabs>
            <w:spacing w:before="240"/>
            <w:rPr>
              <w:ins w:id="2113" w:author="BHA Regulatory Affairs Unit" w:date="2026-07-29T16:06:00Z"/>
            </w:rPr>
          </w:pPr>
          <w:sdt>
            <w:sdtPr>
              <w:tag w:val="goog_rdk_2104"/>
              <w:id w:val="577013567"/>
            </w:sdtPr>
            <w:sdtContent>
              <w:ins w:id="2114" w:author="BHA Regulatory Affairs Unit" w:date="2026-07-29T16:06:00Z">
                <w:r>
                  <w:t>Agencies shall verify the license, certification, or registration, and check for any disciplinary action against personnel providing individual services, through the Colorado Department of Regulatory Agencies (DORA), or other state or federal agencies, not more than thirty (30) calendar days prior to hire.</w:t>
                </w:r>
              </w:ins>
            </w:sdtContent>
          </w:sdt>
        </w:p>
      </w:sdtContent>
    </w:sdt>
    <w:sdt>
      <w:sdtPr>
        <w:tag w:val="goog_rdk_2107"/>
        <w:id w:val="803414633"/>
      </w:sdtPr>
      <w:sdtContent>
        <w:p w14:paraId="000004DF" w14:textId="77777777" w:rsidR="00CF3663" w:rsidRDefault="00000000">
          <w:pPr>
            <w:numPr>
              <w:ilvl w:val="1"/>
              <w:numId w:val="101"/>
            </w:numPr>
            <w:tabs>
              <w:tab w:val="left" w:pos="720"/>
              <w:tab w:val="left" w:pos="1440"/>
            </w:tabs>
            <w:spacing w:before="240"/>
            <w:rPr>
              <w:ins w:id="2115" w:author="BHA Regulatory Affairs Unit" w:date="2026-07-29T16:06:00Z"/>
            </w:rPr>
          </w:pPr>
          <w:sdt>
            <w:sdtPr>
              <w:tag w:val="goog_rdk_2106"/>
              <w:id w:val="1951897487"/>
            </w:sdtPr>
            <w:sdtContent>
              <w:ins w:id="2116" w:author="BHA Regulatory Affairs Unit" w:date="2026-07-29T16:06:00Z">
                <w:r>
                  <w:t>Agencies shall create policies and procedures regarding supervision of all personnel pursuant to Part 1.15.2 of this Chapter 1.</w:t>
                </w:r>
              </w:ins>
            </w:sdtContent>
          </w:sdt>
        </w:p>
      </w:sdtContent>
    </w:sdt>
    <w:sdt>
      <w:sdtPr>
        <w:tag w:val="goog_rdk_2109"/>
        <w:id w:val="1732159236"/>
      </w:sdtPr>
      <w:sdtContent>
        <w:p w14:paraId="000004E0" w14:textId="77777777" w:rsidR="00CF3663" w:rsidRDefault="00000000">
          <w:pPr>
            <w:numPr>
              <w:ilvl w:val="1"/>
              <w:numId w:val="101"/>
            </w:numPr>
            <w:tabs>
              <w:tab w:val="left" w:pos="720"/>
              <w:tab w:val="left" w:pos="1440"/>
            </w:tabs>
            <w:spacing w:before="240"/>
            <w:rPr>
              <w:ins w:id="2117" w:author="BHA Regulatory Affairs Unit" w:date="2026-07-29T16:06:00Z"/>
            </w:rPr>
          </w:pPr>
          <w:sdt>
            <w:sdtPr>
              <w:tag w:val="goog_rdk_2108"/>
              <w:id w:val="464712090"/>
            </w:sdtPr>
            <w:sdtContent>
              <w:ins w:id="2118" w:author="BHA Regulatory Affairs Unit" w:date="2026-07-29T16:06:00Z">
                <w:r>
                  <w:t>At a minimum, personnel providing individual services must be trained in:</w:t>
                </w:r>
              </w:ins>
            </w:sdtContent>
          </w:sdt>
        </w:p>
      </w:sdtContent>
    </w:sdt>
    <w:sdt>
      <w:sdtPr>
        <w:tag w:val="goog_rdk_2111"/>
        <w:id w:val="-178312457"/>
      </w:sdtPr>
      <w:sdtContent>
        <w:p w14:paraId="000004E1" w14:textId="77777777" w:rsidR="00CF3663" w:rsidRDefault="00000000">
          <w:pPr>
            <w:numPr>
              <w:ilvl w:val="2"/>
              <w:numId w:val="101"/>
            </w:numPr>
            <w:tabs>
              <w:tab w:val="left" w:pos="720"/>
              <w:tab w:val="left" w:pos="1440"/>
            </w:tabs>
            <w:spacing w:before="240"/>
            <w:rPr>
              <w:ins w:id="2119" w:author="BHA Regulatory Affairs Unit" w:date="2026-07-29T16:06:00Z"/>
            </w:rPr>
          </w:pPr>
          <w:sdt>
            <w:sdtPr>
              <w:tag w:val="goog_rdk_2110"/>
              <w:id w:val="790025129"/>
            </w:sdtPr>
            <w:sdtContent>
              <w:ins w:id="2120" w:author="BHA Regulatory Affairs Unit" w:date="2026-07-29T16:06:00Z">
                <w:r>
                  <w:t>De-escalation techniques;</w:t>
                </w:r>
              </w:ins>
            </w:sdtContent>
          </w:sdt>
        </w:p>
      </w:sdtContent>
    </w:sdt>
    <w:sdt>
      <w:sdtPr>
        <w:tag w:val="goog_rdk_2113"/>
        <w:id w:val="282761528"/>
      </w:sdtPr>
      <w:sdtContent>
        <w:p w14:paraId="000004E2" w14:textId="77777777" w:rsidR="00CF3663" w:rsidRDefault="00000000">
          <w:pPr>
            <w:numPr>
              <w:ilvl w:val="2"/>
              <w:numId w:val="101"/>
            </w:numPr>
            <w:tabs>
              <w:tab w:val="left" w:pos="720"/>
              <w:tab w:val="left" w:pos="1440"/>
            </w:tabs>
            <w:spacing w:before="240"/>
            <w:rPr>
              <w:ins w:id="2121" w:author="BHA Regulatory Affairs Unit" w:date="2026-07-29T16:06:00Z"/>
            </w:rPr>
          </w:pPr>
          <w:sdt>
            <w:sdtPr>
              <w:tag w:val="goog_rdk_2112"/>
              <w:id w:val="869385779"/>
            </w:sdtPr>
            <w:sdtContent>
              <w:ins w:id="2122" w:author="BHA Regulatory Affairs Unit" w:date="2026-07-29T16:06:00Z">
                <w:r>
                  <w:t>Culturally and linguistically appropriate service delivery; and</w:t>
                </w:r>
              </w:ins>
            </w:sdtContent>
          </w:sdt>
        </w:p>
      </w:sdtContent>
    </w:sdt>
    <w:sdt>
      <w:sdtPr>
        <w:tag w:val="goog_rdk_2115"/>
        <w:id w:val="1205609563"/>
      </w:sdtPr>
      <w:sdtContent>
        <w:p w14:paraId="000004E3" w14:textId="77777777" w:rsidR="00CF3663" w:rsidRDefault="00000000">
          <w:pPr>
            <w:numPr>
              <w:ilvl w:val="2"/>
              <w:numId w:val="101"/>
            </w:numPr>
            <w:tabs>
              <w:tab w:val="left" w:pos="720"/>
              <w:tab w:val="left" w:pos="1440"/>
            </w:tabs>
            <w:spacing w:before="240"/>
            <w:rPr>
              <w:ins w:id="2123" w:author="BHA Regulatory Affairs Unit" w:date="2026-07-29T16:06:00Z"/>
            </w:rPr>
          </w:pPr>
          <w:sdt>
            <w:sdtPr>
              <w:tag w:val="goog_rdk_2114"/>
              <w:id w:val="-999859787"/>
            </w:sdtPr>
            <w:sdtContent>
              <w:ins w:id="2124" w:author="BHA Regulatory Affairs Unit" w:date="2026-07-29T16:06:00Z">
                <w:r>
                  <w:t>Trauma-informed care practices and service delivery.</w:t>
                </w:r>
              </w:ins>
            </w:sdtContent>
          </w:sdt>
        </w:p>
      </w:sdtContent>
    </w:sdt>
    <w:sdt>
      <w:sdtPr>
        <w:tag w:val="goog_rdk_2117"/>
        <w:id w:val="-1403594821"/>
      </w:sdtPr>
      <w:sdtContent>
        <w:p w14:paraId="000004E4" w14:textId="77777777" w:rsidR="00CF3663" w:rsidRDefault="00000000">
          <w:pPr>
            <w:numPr>
              <w:ilvl w:val="0"/>
              <w:numId w:val="101"/>
            </w:numPr>
            <w:tabs>
              <w:tab w:val="left" w:pos="720"/>
              <w:tab w:val="left" w:pos="1440"/>
            </w:tabs>
            <w:spacing w:before="240"/>
            <w:rPr>
              <w:ins w:id="2125" w:author="BHA Regulatory Affairs Unit" w:date="2026-07-29T16:06:00Z"/>
            </w:rPr>
          </w:pPr>
          <w:sdt>
            <w:sdtPr>
              <w:tag w:val="goog_rdk_2116"/>
              <w:id w:val="-633251773"/>
            </w:sdtPr>
            <w:sdtContent>
              <w:ins w:id="2126" w:author="BHA Regulatory Affairs Unit" w:date="2026-07-29T16:06:00Z">
                <w:r>
                  <w:t>Agencies shall obtain a name-based criminal history record check for each prospective personnel or volunteer prior to hire or contract of new personnel, or acceptance of persons for volunteer service if that volunteer service involves unsupervised direct contact with individuals receiving services.</w:t>
                </w:r>
              </w:ins>
            </w:sdtContent>
          </w:sdt>
        </w:p>
      </w:sdtContent>
    </w:sdt>
    <w:sdt>
      <w:sdtPr>
        <w:tag w:val="goog_rdk_2119"/>
        <w:id w:val="447631492"/>
      </w:sdtPr>
      <w:sdtContent>
        <w:p w14:paraId="000004E5" w14:textId="77777777" w:rsidR="00CF3663" w:rsidRDefault="00000000">
          <w:pPr>
            <w:numPr>
              <w:ilvl w:val="1"/>
              <w:numId w:val="101"/>
            </w:numPr>
            <w:tabs>
              <w:tab w:val="left" w:pos="720"/>
              <w:tab w:val="left" w:pos="1440"/>
            </w:tabs>
            <w:spacing w:before="240"/>
            <w:rPr>
              <w:ins w:id="2127" w:author="BHA Regulatory Affairs Unit" w:date="2026-07-29T16:06:00Z"/>
            </w:rPr>
          </w:pPr>
          <w:sdt>
            <w:sdtPr>
              <w:tag w:val="goog_rdk_2118"/>
              <w:id w:val="351070717"/>
            </w:sdtPr>
            <w:sdtContent>
              <w:ins w:id="2128" w:author="BHA Regulatory Affairs Unit" w:date="2026-07-29T16:06:00Z">
                <w:r>
                  <w:t>If the prospective personnel have lived in Colorado for more than three (3) years at the time of application, agencies shall obtain and keep record of an official name-based criminal history report conducted by the Colorado Bureau of Investigation (CBI).</w:t>
                </w:r>
              </w:ins>
            </w:sdtContent>
          </w:sdt>
        </w:p>
      </w:sdtContent>
    </w:sdt>
    <w:sdt>
      <w:sdtPr>
        <w:tag w:val="goog_rdk_2121"/>
        <w:id w:val="-146358570"/>
      </w:sdtPr>
      <w:sdtContent>
        <w:p w14:paraId="000004E6" w14:textId="77777777" w:rsidR="00CF3663" w:rsidRDefault="00000000">
          <w:pPr>
            <w:numPr>
              <w:ilvl w:val="1"/>
              <w:numId w:val="101"/>
            </w:numPr>
            <w:tabs>
              <w:tab w:val="left" w:pos="720"/>
              <w:tab w:val="left" w:pos="1440"/>
            </w:tabs>
            <w:spacing w:before="240"/>
            <w:rPr>
              <w:ins w:id="2129" w:author="BHA Regulatory Affairs Unit" w:date="2026-07-29T16:06:00Z"/>
            </w:rPr>
          </w:pPr>
          <w:sdt>
            <w:sdtPr>
              <w:tag w:val="goog_rdk_2120"/>
              <w:id w:val="852495007"/>
            </w:sdtPr>
            <w:sdtContent>
              <w:ins w:id="2130" w:author="BHA Regulatory Affairs Unit" w:date="2026-07-29T16:06:00Z">
                <w:r>
                  <w:t>If the prospective personnel have lived in Colorado for three (3) years or less at the time of application, agencies shall obtain and keep record of an official name-based criminal history report for each state in which the prospective personnel have lived during the past three (3) years, conducted by the respective states’ bureaus of investigation or equivalent state-level law enforcement agency, or a national criminal history report conducted by the federal bureau of investigation.</w:t>
                </w:r>
              </w:ins>
            </w:sdtContent>
          </w:sdt>
        </w:p>
      </w:sdtContent>
    </w:sdt>
    <w:sdt>
      <w:sdtPr>
        <w:tag w:val="goog_rdk_2123"/>
        <w:id w:val="-1760481410"/>
      </w:sdtPr>
      <w:sdtContent>
        <w:p w14:paraId="000004E7" w14:textId="77777777" w:rsidR="00CF3663" w:rsidRDefault="00000000">
          <w:pPr>
            <w:numPr>
              <w:ilvl w:val="1"/>
              <w:numId w:val="101"/>
            </w:numPr>
            <w:tabs>
              <w:tab w:val="left" w:pos="720"/>
              <w:tab w:val="left" w:pos="1440"/>
            </w:tabs>
            <w:spacing w:before="240"/>
            <w:rPr>
              <w:ins w:id="2131" w:author="BHA Regulatory Affairs Unit" w:date="2026-07-29T16:06:00Z"/>
            </w:rPr>
          </w:pPr>
          <w:sdt>
            <w:sdtPr>
              <w:tag w:val="goog_rdk_2122"/>
              <w:id w:val="1170296562"/>
            </w:sdtPr>
            <w:sdtContent>
              <w:ins w:id="2132" w:author="BHA Regulatory Affairs Unit" w:date="2026-07-29T16:06:00Z">
                <w:r>
                  <w:t>Agencies shall bear the cost of obtaining such information.</w:t>
                </w:r>
              </w:ins>
            </w:sdtContent>
          </w:sdt>
        </w:p>
      </w:sdtContent>
    </w:sdt>
    <w:sdt>
      <w:sdtPr>
        <w:tag w:val="goog_rdk_2125"/>
        <w:id w:val="-431511355"/>
      </w:sdtPr>
      <w:sdtContent>
        <w:p w14:paraId="000004E8" w14:textId="77777777" w:rsidR="00CF3663" w:rsidRDefault="00000000">
          <w:pPr>
            <w:numPr>
              <w:ilvl w:val="1"/>
              <w:numId w:val="101"/>
            </w:numPr>
            <w:tabs>
              <w:tab w:val="left" w:pos="720"/>
              <w:tab w:val="left" w:pos="1440"/>
            </w:tabs>
            <w:spacing w:before="240"/>
            <w:rPr>
              <w:ins w:id="2133" w:author="BHA Regulatory Affairs Unit" w:date="2026-07-29T16:06:00Z"/>
            </w:rPr>
          </w:pPr>
          <w:sdt>
            <w:sdtPr>
              <w:tag w:val="goog_rdk_2124"/>
              <w:id w:val="1601639473"/>
            </w:sdtPr>
            <w:sdtContent>
              <w:ins w:id="2134" w:author="BHA Regulatory Affairs Unit" w:date="2026-07-29T16:06:00Z">
                <w:r>
                  <w:t>If an agency contracts with a staffing agency for the provision of services, it shall require the staffing agency to meet the requirements of this Part 1.15.1.D of this Chapter 1.</w:t>
                </w:r>
              </w:ins>
            </w:sdtContent>
          </w:sdt>
        </w:p>
      </w:sdtContent>
    </w:sdt>
    <w:sdt>
      <w:sdtPr>
        <w:tag w:val="goog_rdk_2127"/>
        <w:id w:val="1988179891"/>
      </w:sdtPr>
      <w:sdtContent>
        <w:p w14:paraId="000004E9" w14:textId="77777777" w:rsidR="00CF3663" w:rsidRDefault="00000000">
          <w:pPr>
            <w:numPr>
              <w:ilvl w:val="1"/>
              <w:numId w:val="101"/>
            </w:numPr>
            <w:tabs>
              <w:tab w:val="left" w:pos="720"/>
              <w:tab w:val="left" w:pos="1440"/>
            </w:tabs>
            <w:spacing w:before="240"/>
            <w:rPr>
              <w:ins w:id="2135" w:author="BHA Regulatory Affairs Unit" w:date="2026-07-29T16:06:00Z"/>
            </w:rPr>
          </w:pPr>
          <w:sdt>
            <w:sdtPr>
              <w:tag w:val="goog_rdk_2126"/>
              <w:id w:val="1042203757"/>
            </w:sdtPr>
            <w:sdtContent>
              <w:ins w:id="2136" w:author="BHA Regulatory Affairs Unit" w:date="2026-07-29T16:06:00Z">
                <w:r>
                  <w:t>When determining whether a prospective personnel is eligible for hire or contract, if the criminal history record check reveals the personnel has a conviction or plea of guilty, active deferred judgment, or nolo contendere, agencies shall follow its policy developed in accordance with Part 1.15.1.E.3.a. of this Chapter 1.</w:t>
                </w:r>
              </w:ins>
            </w:sdtContent>
          </w:sdt>
        </w:p>
      </w:sdtContent>
    </w:sdt>
    <w:sdt>
      <w:sdtPr>
        <w:tag w:val="goog_rdk_2129"/>
        <w:id w:val="1158664699"/>
      </w:sdtPr>
      <w:sdtContent>
        <w:p w14:paraId="000004EA" w14:textId="77777777" w:rsidR="00CF3663" w:rsidRDefault="00000000">
          <w:pPr>
            <w:numPr>
              <w:ilvl w:val="0"/>
              <w:numId w:val="101"/>
            </w:numPr>
            <w:tabs>
              <w:tab w:val="left" w:pos="720"/>
              <w:tab w:val="left" w:pos="1440"/>
            </w:tabs>
            <w:spacing w:before="240"/>
            <w:rPr>
              <w:ins w:id="2137" w:author="BHA Regulatory Affairs Unit" w:date="2026-07-29T16:06:00Z"/>
            </w:rPr>
          </w:pPr>
          <w:sdt>
            <w:sdtPr>
              <w:tag w:val="goog_rdk_2128"/>
              <w:id w:val="1757842626"/>
            </w:sdtPr>
            <w:sdtContent>
              <w:ins w:id="2138" w:author="BHA Regulatory Affairs Unit" w:date="2026-07-29T16:06:00Z">
                <w:r>
                  <w:t>Agencies shall have written personnel policies developed in accordance with Part 1.15.1.C of this Chapter 1, including, but not limited to:</w:t>
                </w:r>
              </w:ins>
            </w:sdtContent>
          </w:sdt>
        </w:p>
      </w:sdtContent>
    </w:sdt>
    <w:sdt>
      <w:sdtPr>
        <w:tag w:val="goog_rdk_2131"/>
        <w:id w:val="-1178632220"/>
      </w:sdtPr>
      <w:sdtContent>
        <w:p w14:paraId="000004EB" w14:textId="77777777" w:rsidR="00CF3663" w:rsidRDefault="00000000">
          <w:pPr>
            <w:numPr>
              <w:ilvl w:val="1"/>
              <w:numId w:val="101"/>
            </w:numPr>
            <w:tabs>
              <w:tab w:val="left" w:pos="720"/>
              <w:tab w:val="left" w:pos="1440"/>
            </w:tabs>
            <w:spacing w:before="240"/>
            <w:rPr>
              <w:ins w:id="2139" w:author="BHA Regulatory Affairs Unit" w:date="2026-07-29T16:06:00Z"/>
            </w:rPr>
          </w:pPr>
          <w:sdt>
            <w:sdtPr>
              <w:tag w:val="goog_rdk_2130"/>
              <w:id w:val="1993969548"/>
            </w:sdtPr>
            <w:sdtContent>
              <w:ins w:id="2140" w:author="BHA Regulatory Affairs Unit" w:date="2026-07-29T16:06:00Z">
                <w:r>
                  <w:t>Line of authority/management hierarchy of personnel;</w:t>
                </w:r>
              </w:ins>
            </w:sdtContent>
          </w:sdt>
        </w:p>
      </w:sdtContent>
    </w:sdt>
    <w:sdt>
      <w:sdtPr>
        <w:tag w:val="goog_rdk_2133"/>
        <w:id w:val="-1134457935"/>
      </w:sdtPr>
      <w:sdtContent>
        <w:p w14:paraId="000004EC" w14:textId="77777777" w:rsidR="00CF3663" w:rsidRDefault="00000000">
          <w:pPr>
            <w:numPr>
              <w:ilvl w:val="1"/>
              <w:numId w:val="101"/>
            </w:numPr>
            <w:tabs>
              <w:tab w:val="left" w:pos="720"/>
              <w:tab w:val="left" w:pos="1440"/>
            </w:tabs>
            <w:spacing w:before="240"/>
            <w:rPr>
              <w:ins w:id="2141" w:author="BHA Regulatory Affairs Unit" w:date="2026-07-29T16:06:00Z"/>
            </w:rPr>
          </w:pPr>
          <w:sdt>
            <w:sdtPr>
              <w:tag w:val="goog_rdk_2132"/>
              <w:id w:val="1670456570"/>
            </w:sdtPr>
            <w:sdtContent>
              <w:ins w:id="2142" w:author="BHA Regulatory Affairs Unit" w:date="2026-07-29T16:06:00Z">
                <w:r>
                  <w:t>Job descriptions and/or responsibilities;</w:t>
                </w:r>
              </w:ins>
            </w:sdtContent>
          </w:sdt>
        </w:p>
      </w:sdtContent>
    </w:sdt>
    <w:sdt>
      <w:sdtPr>
        <w:tag w:val="goog_rdk_2135"/>
        <w:id w:val="-1596904922"/>
      </w:sdtPr>
      <w:sdtContent>
        <w:p w14:paraId="000004ED" w14:textId="77777777" w:rsidR="00CF3663" w:rsidRDefault="00000000">
          <w:pPr>
            <w:numPr>
              <w:ilvl w:val="1"/>
              <w:numId w:val="101"/>
            </w:numPr>
            <w:tabs>
              <w:tab w:val="left" w:pos="720"/>
              <w:tab w:val="left" w:pos="1440"/>
            </w:tabs>
            <w:spacing w:before="240"/>
            <w:rPr>
              <w:ins w:id="2143" w:author="BHA Regulatory Affairs Unit" w:date="2026-07-29T16:06:00Z"/>
            </w:rPr>
          </w:pPr>
          <w:sdt>
            <w:sdtPr>
              <w:tag w:val="goog_rdk_2134"/>
              <w:id w:val="1471533780"/>
            </w:sdtPr>
            <w:sdtContent>
              <w:ins w:id="2144" w:author="BHA Regulatory Affairs Unit" w:date="2026-07-29T16:06:00Z">
                <w:r>
                  <w:t>Written criteria and procedures for evaluating which convictions or complaints make prospective personnel unacceptable for hire, or existing personnel unacceptable for retention, including:</w:t>
                </w:r>
              </w:ins>
            </w:sdtContent>
          </w:sdt>
        </w:p>
      </w:sdtContent>
    </w:sdt>
    <w:sdt>
      <w:sdtPr>
        <w:tag w:val="goog_rdk_2137"/>
        <w:id w:val="-645516543"/>
      </w:sdtPr>
      <w:sdtContent>
        <w:p w14:paraId="000004EE" w14:textId="77777777" w:rsidR="00CF3663" w:rsidRDefault="00000000">
          <w:pPr>
            <w:numPr>
              <w:ilvl w:val="2"/>
              <w:numId w:val="101"/>
            </w:numPr>
            <w:tabs>
              <w:tab w:val="left" w:pos="720"/>
              <w:tab w:val="left" w:pos="1440"/>
            </w:tabs>
            <w:spacing w:before="240"/>
            <w:rPr>
              <w:ins w:id="2145" w:author="BHA Regulatory Affairs Unit" w:date="2026-07-29T16:06:00Z"/>
            </w:rPr>
          </w:pPr>
          <w:sdt>
            <w:sdtPr>
              <w:tag w:val="goog_rdk_2136"/>
              <w:id w:val="727463986"/>
            </w:sdtPr>
            <w:sdtContent>
              <w:ins w:id="2146" w:author="BHA Regulatory Affairs Unit" w:date="2026-07-29T16:06:00Z">
                <w:r>
                  <w:t>Factors to be considered when determining whether prospective personnel are eligible for hire when their criminal history record check reveals a conviction or plea of guilty, active deferred judgment, or nolo contendere, including but not limited to:</w:t>
                </w:r>
              </w:ins>
            </w:sdtContent>
          </w:sdt>
        </w:p>
      </w:sdtContent>
    </w:sdt>
    <w:sdt>
      <w:sdtPr>
        <w:tag w:val="goog_rdk_2139"/>
        <w:id w:val="-1386046592"/>
      </w:sdtPr>
      <w:sdtContent>
        <w:p w14:paraId="000004EF" w14:textId="77777777" w:rsidR="00CF3663" w:rsidRDefault="00000000">
          <w:pPr>
            <w:numPr>
              <w:ilvl w:val="3"/>
              <w:numId w:val="101"/>
            </w:numPr>
            <w:tabs>
              <w:tab w:val="left" w:pos="720"/>
              <w:tab w:val="left" w:pos="1440"/>
            </w:tabs>
            <w:spacing w:before="240"/>
            <w:rPr>
              <w:ins w:id="2147" w:author="BHA Regulatory Affairs Unit" w:date="2026-07-29T16:06:00Z"/>
            </w:rPr>
          </w:pPr>
          <w:sdt>
            <w:sdtPr>
              <w:tag w:val="goog_rdk_2138"/>
              <w:id w:val="-623318389"/>
            </w:sdtPr>
            <w:sdtContent>
              <w:ins w:id="2148" w:author="BHA Regulatory Affairs Unit" w:date="2026-07-29T16:06:00Z">
                <w:r>
                  <w:t>The nature and seriousness of the offense;</w:t>
                </w:r>
              </w:ins>
            </w:sdtContent>
          </w:sdt>
        </w:p>
      </w:sdtContent>
    </w:sdt>
    <w:sdt>
      <w:sdtPr>
        <w:tag w:val="goog_rdk_2141"/>
        <w:id w:val="1230540001"/>
      </w:sdtPr>
      <w:sdtContent>
        <w:p w14:paraId="000004F0" w14:textId="77777777" w:rsidR="00CF3663" w:rsidRDefault="00000000">
          <w:pPr>
            <w:numPr>
              <w:ilvl w:val="3"/>
              <w:numId w:val="101"/>
            </w:numPr>
            <w:tabs>
              <w:tab w:val="left" w:pos="720"/>
              <w:tab w:val="left" w:pos="1440"/>
            </w:tabs>
            <w:spacing w:before="240"/>
            <w:rPr>
              <w:ins w:id="2149" w:author="BHA Regulatory Affairs Unit" w:date="2026-07-29T16:06:00Z"/>
            </w:rPr>
          </w:pPr>
          <w:sdt>
            <w:sdtPr>
              <w:tag w:val="goog_rdk_2140"/>
              <w:id w:val="-575068473"/>
            </w:sdtPr>
            <w:sdtContent>
              <w:ins w:id="2150" w:author="BHA Regulatory Affairs Unit" w:date="2026-07-29T16:06:00Z">
                <w:r>
                  <w:t>The nature of the position and how the offense relates to, or may impact, the duties of the position. Experience in the criminal justice system is not necessarily a disqualifier, and in certain circumstances, an agency may determine that some lived experiences would benefit a particular position;</w:t>
                </w:r>
              </w:ins>
            </w:sdtContent>
          </w:sdt>
        </w:p>
      </w:sdtContent>
    </w:sdt>
    <w:sdt>
      <w:sdtPr>
        <w:tag w:val="goog_rdk_2143"/>
        <w:id w:val="1714997788"/>
      </w:sdtPr>
      <w:sdtContent>
        <w:p w14:paraId="000004F1" w14:textId="77777777" w:rsidR="00CF3663" w:rsidRDefault="00000000">
          <w:pPr>
            <w:numPr>
              <w:ilvl w:val="3"/>
              <w:numId w:val="101"/>
            </w:numPr>
            <w:tabs>
              <w:tab w:val="left" w:pos="720"/>
              <w:tab w:val="left" w:pos="1440"/>
            </w:tabs>
            <w:spacing w:before="240"/>
            <w:rPr>
              <w:ins w:id="2151" w:author="BHA Regulatory Affairs Unit" w:date="2026-07-29T16:06:00Z"/>
            </w:rPr>
          </w:pPr>
          <w:sdt>
            <w:sdtPr>
              <w:tag w:val="goog_rdk_2142"/>
              <w:id w:val="-936124824"/>
            </w:sdtPr>
            <w:sdtContent>
              <w:ins w:id="2152" w:author="BHA Regulatory Affairs Unit" w:date="2026-07-29T16:06:00Z">
                <w:r>
                  <w:t>The length of time since the conviction or plea;</w:t>
                </w:r>
              </w:ins>
            </w:sdtContent>
          </w:sdt>
        </w:p>
      </w:sdtContent>
    </w:sdt>
    <w:sdt>
      <w:sdtPr>
        <w:tag w:val="goog_rdk_2145"/>
        <w:id w:val="-1240041031"/>
      </w:sdtPr>
      <w:sdtContent>
        <w:p w14:paraId="000004F2" w14:textId="77777777" w:rsidR="00CF3663" w:rsidRDefault="00000000">
          <w:pPr>
            <w:numPr>
              <w:ilvl w:val="3"/>
              <w:numId w:val="101"/>
            </w:numPr>
            <w:tabs>
              <w:tab w:val="left" w:pos="720"/>
              <w:tab w:val="left" w:pos="1440"/>
            </w:tabs>
            <w:spacing w:before="240"/>
            <w:rPr>
              <w:ins w:id="2153" w:author="BHA Regulatory Affairs Unit" w:date="2026-07-29T16:06:00Z"/>
            </w:rPr>
          </w:pPr>
          <w:sdt>
            <w:sdtPr>
              <w:tag w:val="goog_rdk_2144"/>
              <w:id w:val="693706951"/>
            </w:sdtPr>
            <w:sdtContent>
              <w:ins w:id="2154" w:author="BHA Regulatory Affairs Unit" w:date="2026-07-29T16:06:00Z">
                <w:r>
                  <w:t>Whether such conviction is isolated or part of a pattern; and</w:t>
                </w:r>
              </w:ins>
            </w:sdtContent>
          </w:sdt>
        </w:p>
      </w:sdtContent>
    </w:sdt>
    <w:sdt>
      <w:sdtPr>
        <w:tag w:val="goog_rdk_2147"/>
        <w:id w:val="-804703459"/>
      </w:sdtPr>
      <w:sdtContent>
        <w:p w14:paraId="000004F3" w14:textId="77777777" w:rsidR="00CF3663" w:rsidRDefault="00000000">
          <w:pPr>
            <w:numPr>
              <w:ilvl w:val="3"/>
              <w:numId w:val="101"/>
            </w:numPr>
            <w:tabs>
              <w:tab w:val="left" w:pos="720"/>
              <w:tab w:val="left" w:pos="1440"/>
            </w:tabs>
            <w:spacing w:before="240"/>
            <w:rPr>
              <w:ins w:id="2155" w:author="BHA Regulatory Affairs Unit" w:date="2026-07-29T16:06:00Z"/>
            </w:rPr>
          </w:pPr>
          <w:sdt>
            <w:sdtPr>
              <w:tag w:val="goog_rdk_2146"/>
              <w:id w:val="-703680396"/>
            </w:sdtPr>
            <w:sdtContent>
              <w:ins w:id="2156" w:author="BHA Regulatory Affairs Unit" w:date="2026-07-29T16:06:00Z">
                <w:r>
                  <w:t>Whether there are mitigating or aggravating circumstances involved.</w:t>
                </w:r>
              </w:ins>
            </w:sdtContent>
          </w:sdt>
        </w:p>
      </w:sdtContent>
    </w:sdt>
    <w:sdt>
      <w:sdtPr>
        <w:tag w:val="goog_rdk_2149"/>
        <w:id w:val="-1586615239"/>
      </w:sdtPr>
      <w:sdtContent>
        <w:p w14:paraId="000004F4" w14:textId="77777777" w:rsidR="00CF3663" w:rsidRDefault="00000000">
          <w:pPr>
            <w:numPr>
              <w:ilvl w:val="1"/>
              <w:numId w:val="101"/>
            </w:numPr>
            <w:tabs>
              <w:tab w:val="left" w:pos="720"/>
              <w:tab w:val="left" w:pos="1440"/>
            </w:tabs>
            <w:spacing w:before="240"/>
            <w:rPr>
              <w:ins w:id="2157" w:author="BHA Regulatory Affairs Unit" w:date="2026-07-29T16:06:00Z"/>
            </w:rPr>
          </w:pPr>
          <w:sdt>
            <w:sdtPr>
              <w:tag w:val="goog_rdk_2148"/>
              <w:id w:val="-1633366066"/>
            </w:sdtPr>
            <w:sdtContent>
              <w:ins w:id="2158" w:author="BHA Regulatory Affairs Unit" w:date="2026-07-29T16:06:00Z">
                <w:r>
                  <w:t>Conditions of employment, including but not limited to:</w:t>
                </w:r>
              </w:ins>
            </w:sdtContent>
          </w:sdt>
        </w:p>
      </w:sdtContent>
    </w:sdt>
    <w:sdt>
      <w:sdtPr>
        <w:tag w:val="goog_rdk_2151"/>
        <w:id w:val="-227853279"/>
      </w:sdtPr>
      <w:sdtContent>
        <w:p w14:paraId="000004F5" w14:textId="77777777" w:rsidR="00CF3663" w:rsidRDefault="00000000">
          <w:pPr>
            <w:numPr>
              <w:ilvl w:val="2"/>
              <w:numId w:val="101"/>
            </w:numPr>
            <w:tabs>
              <w:tab w:val="left" w:pos="720"/>
              <w:tab w:val="left" w:pos="1440"/>
            </w:tabs>
            <w:spacing w:before="240"/>
            <w:rPr>
              <w:ins w:id="2159" w:author="BHA Regulatory Affairs Unit" w:date="2026-07-29T16:06:00Z"/>
            </w:rPr>
          </w:pPr>
          <w:sdt>
            <w:sdtPr>
              <w:tag w:val="goog_rdk_2150"/>
              <w:id w:val="1762827361"/>
            </w:sdtPr>
            <w:sdtContent>
              <w:ins w:id="2160" w:author="BHA Regulatory Affairs Unit" w:date="2026-07-29T16:06:00Z">
                <w:r>
                  <w:t>That personnel refrain from sexual or romantic relationships between supervisors and supervisees and sexual or romantic relationships with individuals served;</w:t>
                </w:r>
              </w:ins>
            </w:sdtContent>
          </w:sdt>
        </w:p>
      </w:sdtContent>
    </w:sdt>
    <w:sdt>
      <w:sdtPr>
        <w:tag w:val="goog_rdk_2153"/>
        <w:id w:val="1573080582"/>
      </w:sdtPr>
      <w:sdtContent>
        <w:p w14:paraId="000004F6" w14:textId="77777777" w:rsidR="00CF3663" w:rsidRDefault="00000000">
          <w:pPr>
            <w:numPr>
              <w:ilvl w:val="1"/>
              <w:numId w:val="101"/>
            </w:numPr>
            <w:tabs>
              <w:tab w:val="left" w:pos="720"/>
              <w:tab w:val="left" w:pos="1440"/>
            </w:tabs>
            <w:spacing w:before="240"/>
            <w:rPr>
              <w:ins w:id="2161" w:author="BHA Regulatory Affairs Unit" w:date="2026-07-29T16:06:00Z"/>
            </w:rPr>
          </w:pPr>
          <w:sdt>
            <w:sdtPr>
              <w:tag w:val="goog_rdk_2152"/>
              <w:id w:val="220564019"/>
            </w:sdtPr>
            <w:sdtContent>
              <w:ins w:id="2162" w:author="BHA Regulatory Affairs Unit" w:date="2026-07-29T16:06:00Z">
                <w:r>
                  <w:t>Position qualifications and required credentials;</w:t>
                </w:r>
              </w:ins>
            </w:sdtContent>
          </w:sdt>
        </w:p>
      </w:sdtContent>
    </w:sdt>
    <w:sdt>
      <w:sdtPr>
        <w:tag w:val="goog_rdk_2155"/>
        <w:id w:val="-421784320"/>
      </w:sdtPr>
      <w:sdtContent>
        <w:p w14:paraId="000004F7" w14:textId="77777777" w:rsidR="00CF3663" w:rsidRDefault="00000000">
          <w:pPr>
            <w:numPr>
              <w:ilvl w:val="1"/>
              <w:numId w:val="101"/>
            </w:numPr>
            <w:tabs>
              <w:tab w:val="left" w:pos="720"/>
              <w:tab w:val="left" w:pos="1440"/>
            </w:tabs>
            <w:spacing w:before="240"/>
            <w:rPr>
              <w:ins w:id="2163" w:author="BHA Regulatory Affairs Unit" w:date="2026-07-29T16:06:00Z"/>
            </w:rPr>
          </w:pPr>
          <w:sdt>
            <w:sdtPr>
              <w:tag w:val="goog_rdk_2154"/>
              <w:id w:val="-1449948335"/>
            </w:sdtPr>
            <w:sdtContent>
              <w:ins w:id="2164" w:author="BHA Regulatory Affairs Unit" w:date="2026-07-29T16:06:00Z">
                <w:r>
                  <w:t>Orientation, training, and continuing education requirements, for the populations served and services provided;</w:t>
                </w:r>
              </w:ins>
            </w:sdtContent>
          </w:sdt>
        </w:p>
      </w:sdtContent>
    </w:sdt>
    <w:sdt>
      <w:sdtPr>
        <w:tag w:val="goog_rdk_2157"/>
        <w:id w:val="-1866678302"/>
      </w:sdtPr>
      <w:sdtContent>
        <w:p w14:paraId="000004F8" w14:textId="77777777" w:rsidR="00CF3663" w:rsidRDefault="00000000">
          <w:pPr>
            <w:numPr>
              <w:ilvl w:val="1"/>
              <w:numId w:val="101"/>
            </w:numPr>
            <w:tabs>
              <w:tab w:val="left" w:pos="720"/>
              <w:tab w:val="left" w:pos="1440"/>
            </w:tabs>
            <w:spacing w:before="240"/>
            <w:rPr>
              <w:ins w:id="2165" w:author="BHA Regulatory Affairs Unit" w:date="2026-07-29T16:06:00Z"/>
            </w:rPr>
          </w:pPr>
          <w:sdt>
            <w:sdtPr>
              <w:tag w:val="goog_rdk_2156"/>
              <w:id w:val="-748815091"/>
            </w:sdtPr>
            <w:sdtContent>
              <w:ins w:id="2166" w:author="BHA Regulatory Affairs Unit" w:date="2026-07-29T16:06:00Z">
                <w:r>
                  <w:t>Routine monitoring of personnel credentials and disciplinary actions;</w:t>
                </w:r>
              </w:ins>
            </w:sdtContent>
          </w:sdt>
        </w:p>
      </w:sdtContent>
    </w:sdt>
    <w:sdt>
      <w:sdtPr>
        <w:tag w:val="goog_rdk_2159"/>
        <w:id w:val="-2009047159"/>
      </w:sdtPr>
      <w:sdtContent>
        <w:p w14:paraId="000004F9" w14:textId="77777777" w:rsidR="00CF3663" w:rsidRDefault="00000000">
          <w:pPr>
            <w:numPr>
              <w:ilvl w:val="1"/>
              <w:numId w:val="101"/>
            </w:numPr>
            <w:tabs>
              <w:tab w:val="left" w:pos="720"/>
              <w:tab w:val="left" w:pos="1440"/>
            </w:tabs>
            <w:spacing w:before="240"/>
            <w:rPr>
              <w:ins w:id="2167" w:author="BHA Regulatory Affairs Unit" w:date="2026-07-29T16:06:00Z"/>
            </w:rPr>
          </w:pPr>
          <w:sdt>
            <w:sdtPr>
              <w:tag w:val="goog_rdk_2158"/>
              <w:id w:val="-1784197379"/>
            </w:sdtPr>
            <w:sdtContent>
              <w:ins w:id="2168" w:author="BHA Regulatory Affairs Unit" w:date="2026-07-29T16:06:00Z">
                <w:r>
                  <w:t>Requirements for self-reporting of new or current investigations, criminal charges, indictments, or convictions that may affect the personnel’s ability to carry out their duties or functions of the job; and</w:t>
                </w:r>
              </w:ins>
            </w:sdtContent>
          </w:sdt>
        </w:p>
      </w:sdtContent>
    </w:sdt>
    <w:sdt>
      <w:sdtPr>
        <w:tag w:val="goog_rdk_2161"/>
        <w:id w:val="-1207182646"/>
      </w:sdtPr>
      <w:sdtContent>
        <w:p w14:paraId="000004FA" w14:textId="77777777" w:rsidR="00CF3663" w:rsidRDefault="00000000">
          <w:pPr>
            <w:numPr>
              <w:ilvl w:val="1"/>
              <w:numId w:val="101"/>
            </w:numPr>
            <w:tabs>
              <w:tab w:val="left" w:pos="720"/>
              <w:tab w:val="left" w:pos="1440"/>
            </w:tabs>
            <w:spacing w:before="240"/>
            <w:rPr>
              <w:ins w:id="2169" w:author="BHA Regulatory Affairs Unit" w:date="2026-07-29T16:06:00Z"/>
            </w:rPr>
          </w:pPr>
          <w:sdt>
            <w:sdtPr>
              <w:tag w:val="goog_rdk_2160"/>
              <w:id w:val="67926608"/>
            </w:sdtPr>
            <w:sdtContent>
              <w:ins w:id="2170" w:author="BHA Regulatory Affairs Unit" w:date="2026-07-29T16:06:00Z">
                <w:r>
                  <w:t>Policies requiring personnel to be free of communicable disease that can be readily transmitted in an agency.</w:t>
                </w:r>
              </w:ins>
            </w:sdtContent>
          </w:sdt>
        </w:p>
      </w:sdtContent>
    </w:sdt>
    <w:sdt>
      <w:sdtPr>
        <w:tag w:val="goog_rdk_2163"/>
        <w:id w:val="-617796408"/>
      </w:sdtPr>
      <w:sdtContent>
        <w:p w14:paraId="000004FB" w14:textId="77777777" w:rsidR="00CF3663" w:rsidRDefault="00000000">
          <w:pPr>
            <w:numPr>
              <w:ilvl w:val="2"/>
              <w:numId w:val="101"/>
            </w:numPr>
            <w:tabs>
              <w:tab w:val="left" w:pos="720"/>
              <w:tab w:val="left" w:pos="1440"/>
            </w:tabs>
            <w:spacing w:before="240"/>
            <w:rPr>
              <w:ins w:id="2171" w:author="BHA Regulatory Affairs Unit" w:date="2026-07-29T16:06:00Z"/>
            </w:rPr>
          </w:pPr>
          <w:sdt>
            <w:sdtPr>
              <w:tag w:val="goog_rdk_2162"/>
              <w:id w:val="-1810667061"/>
            </w:sdtPr>
            <w:sdtContent>
              <w:ins w:id="2172" w:author="BHA Regulatory Affairs Unit" w:date="2026-07-29T16:06:00Z">
                <w:r>
                  <w:t>Personnel that have direct contact with individuals must have a tuberculin skin or blood test prior to direct contact with individuals.</w:t>
                </w:r>
              </w:ins>
            </w:sdtContent>
          </w:sdt>
        </w:p>
      </w:sdtContent>
    </w:sdt>
    <w:sdt>
      <w:sdtPr>
        <w:tag w:val="goog_rdk_2165"/>
        <w:id w:val="910846963"/>
      </w:sdtPr>
      <w:sdtContent>
        <w:p w14:paraId="000004FC" w14:textId="77777777" w:rsidR="00CF3663" w:rsidRDefault="00000000">
          <w:pPr>
            <w:numPr>
              <w:ilvl w:val="3"/>
              <w:numId w:val="101"/>
            </w:numPr>
            <w:tabs>
              <w:tab w:val="left" w:pos="720"/>
              <w:tab w:val="left" w:pos="1440"/>
            </w:tabs>
            <w:spacing w:before="240"/>
            <w:rPr>
              <w:ins w:id="2173" w:author="BHA Regulatory Affairs Unit" w:date="2026-07-29T16:06:00Z"/>
            </w:rPr>
          </w:pPr>
          <w:sdt>
            <w:sdtPr>
              <w:tag w:val="goog_rdk_2164"/>
              <w:id w:val="-1233563337"/>
            </w:sdtPr>
            <w:sdtContent>
              <w:ins w:id="2174" w:author="BHA Regulatory Affairs Unit" w:date="2026-07-29T16:06:00Z">
                <w:r>
                  <w:t>In the event of a positive reaction to the skin test, evidence of a chest x-ray and other appropriate follow-up may be required in accordance with community standards of practice.</w:t>
                </w:r>
              </w:ins>
            </w:sdtContent>
          </w:sdt>
        </w:p>
      </w:sdtContent>
    </w:sdt>
    <w:sdt>
      <w:sdtPr>
        <w:tag w:val="goog_rdk_2167"/>
        <w:id w:val="919345523"/>
      </w:sdtPr>
      <w:sdtContent>
        <w:p w14:paraId="000004FD" w14:textId="77777777" w:rsidR="00CF3663" w:rsidRDefault="00000000">
          <w:pPr>
            <w:numPr>
              <w:ilvl w:val="0"/>
              <w:numId w:val="101"/>
            </w:numPr>
            <w:tabs>
              <w:tab w:val="left" w:pos="720"/>
              <w:tab w:val="left" w:pos="1440"/>
            </w:tabs>
            <w:spacing w:before="240"/>
            <w:rPr>
              <w:ins w:id="2175" w:author="BHA Regulatory Affairs Unit" w:date="2026-07-29T16:06:00Z"/>
            </w:rPr>
          </w:pPr>
          <w:sdt>
            <w:sdtPr>
              <w:tag w:val="goog_rdk_2166"/>
              <w:id w:val="-1820297420"/>
            </w:sdtPr>
            <w:sdtContent>
              <w:ins w:id="2176" w:author="BHA Regulatory Affairs Unit" w:date="2026-07-29T16:06:00Z">
                <w:r>
                  <w:t>Agencies shall ensure that personnel have access to, and knowledge about, an agency’s policies, procedures, and state and federal laws and regulations relevant to their respective duties.</w:t>
                </w:r>
              </w:ins>
            </w:sdtContent>
          </w:sdt>
        </w:p>
      </w:sdtContent>
    </w:sdt>
    <w:sdt>
      <w:sdtPr>
        <w:tag w:val="goog_rdk_2169"/>
        <w:id w:val="-620443938"/>
      </w:sdtPr>
      <w:sdtContent>
        <w:p w14:paraId="000004FE" w14:textId="77777777" w:rsidR="00CF3663" w:rsidRDefault="00000000">
          <w:pPr>
            <w:numPr>
              <w:ilvl w:val="0"/>
              <w:numId w:val="101"/>
            </w:numPr>
            <w:tabs>
              <w:tab w:val="left" w:pos="720"/>
              <w:tab w:val="left" w:pos="1440"/>
            </w:tabs>
            <w:spacing w:before="240"/>
            <w:rPr>
              <w:ins w:id="2177" w:author="BHA Regulatory Affairs Unit" w:date="2026-07-29T16:06:00Z"/>
            </w:rPr>
          </w:pPr>
          <w:sdt>
            <w:sdtPr>
              <w:tag w:val="goog_rdk_2168"/>
              <w:id w:val="2108154545"/>
            </w:sdtPr>
            <w:sdtContent>
              <w:ins w:id="2178" w:author="BHA Regulatory Affairs Unit" w:date="2026-07-29T16:06:00Z">
                <w:r>
                  <w:t>Agencies must maintain records on all personnel, including, but not limited to:</w:t>
                </w:r>
              </w:ins>
            </w:sdtContent>
          </w:sdt>
        </w:p>
      </w:sdtContent>
    </w:sdt>
    <w:sdt>
      <w:sdtPr>
        <w:tag w:val="goog_rdk_2171"/>
        <w:id w:val="1671730768"/>
      </w:sdtPr>
      <w:sdtContent>
        <w:p w14:paraId="000004FF" w14:textId="77777777" w:rsidR="00CF3663" w:rsidRDefault="00000000">
          <w:pPr>
            <w:numPr>
              <w:ilvl w:val="1"/>
              <w:numId w:val="101"/>
            </w:numPr>
            <w:tabs>
              <w:tab w:val="left" w:pos="720"/>
              <w:tab w:val="left" w:pos="1440"/>
            </w:tabs>
            <w:spacing w:before="240"/>
            <w:rPr>
              <w:ins w:id="2179" w:author="BHA Regulatory Affairs Unit" w:date="2026-07-29T16:06:00Z"/>
            </w:rPr>
          </w:pPr>
          <w:sdt>
            <w:sdtPr>
              <w:tag w:val="goog_rdk_2170"/>
              <w:id w:val="-1074497585"/>
            </w:sdtPr>
            <w:sdtContent>
              <w:ins w:id="2180" w:author="BHA Regulatory Affairs Unit" w:date="2026-07-29T16:06:00Z">
                <w:r>
                  <w:t>Date of hire;</w:t>
                </w:r>
              </w:ins>
            </w:sdtContent>
          </w:sdt>
        </w:p>
      </w:sdtContent>
    </w:sdt>
    <w:sdt>
      <w:sdtPr>
        <w:tag w:val="goog_rdk_2173"/>
        <w:id w:val="1959372528"/>
      </w:sdtPr>
      <w:sdtContent>
        <w:p w14:paraId="00000500" w14:textId="77777777" w:rsidR="00CF3663" w:rsidRDefault="00000000">
          <w:pPr>
            <w:numPr>
              <w:ilvl w:val="1"/>
              <w:numId w:val="101"/>
            </w:numPr>
            <w:tabs>
              <w:tab w:val="left" w:pos="720"/>
              <w:tab w:val="left" w:pos="1440"/>
            </w:tabs>
            <w:spacing w:before="240"/>
            <w:rPr>
              <w:ins w:id="2181" w:author="BHA Regulatory Affairs Unit" w:date="2026-07-29T16:06:00Z"/>
            </w:rPr>
          </w:pPr>
          <w:sdt>
            <w:sdtPr>
              <w:tag w:val="goog_rdk_2172"/>
              <w:id w:val="1178689344"/>
            </w:sdtPr>
            <w:sdtContent>
              <w:ins w:id="2182" w:author="BHA Regulatory Affairs Unit" w:date="2026-07-29T16:06:00Z">
                <w:r>
                  <w:t>Job description;</w:t>
                </w:r>
              </w:ins>
            </w:sdtContent>
          </w:sdt>
        </w:p>
      </w:sdtContent>
    </w:sdt>
    <w:sdt>
      <w:sdtPr>
        <w:tag w:val="goog_rdk_2175"/>
        <w:id w:val="-1388926000"/>
      </w:sdtPr>
      <w:sdtContent>
        <w:p w14:paraId="00000501" w14:textId="77777777" w:rsidR="00CF3663" w:rsidRDefault="00000000">
          <w:pPr>
            <w:numPr>
              <w:ilvl w:val="1"/>
              <w:numId w:val="101"/>
            </w:numPr>
            <w:tabs>
              <w:tab w:val="left" w:pos="720"/>
              <w:tab w:val="left" w:pos="1440"/>
            </w:tabs>
            <w:spacing w:before="240"/>
            <w:rPr>
              <w:ins w:id="2183" w:author="BHA Regulatory Affairs Unit" w:date="2026-07-29T16:06:00Z"/>
            </w:rPr>
          </w:pPr>
          <w:sdt>
            <w:sdtPr>
              <w:tag w:val="goog_rdk_2174"/>
              <w:id w:val="1720948225"/>
            </w:sdtPr>
            <w:sdtContent>
              <w:ins w:id="2184" w:author="BHA Regulatory Affairs Unit" w:date="2026-07-29T16:06:00Z">
                <w:r>
                  <w:t>Results of criminal history record checks;</w:t>
                </w:r>
              </w:ins>
            </w:sdtContent>
          </w:sdt>
        </w:p>
      </w:sdtContent>
    </w:sdt>
    <w:sdt>
      <w:sdtPr>
        <w:tag w:val="goog_rdk_2177"/>
        <w:id w:val="1084867712"/>
      </w:sdtPr>
      <w:sdtContent>
        <w:p w14:paraId="00000502" w14:textId="77777777" w:rsidR="00CF3663" w:rsidRDefault="00000000">
          <w:pPr>
            <w:numPr>
              <w:ilvl w:val="1"/>
              <w:numId w:val="101"/>
            </w:numPr>
            <w:tabs>
              <w:tab w:val="left" w:pos="720"/>
              <w:tab w:val="left" w:pos="1440"/>
            </w:tabs>
            <w:spacing w:before="240"/>
            <w:rPr>
              <w:ins w:id="2185" w:author="BHA Regulatory Affairs Unit" w:date="2026-07-29T16:06:00Z"/>
            </w:rPr>
          </w:pPr>
          <w:sdt>
            <w:sdtPr>
              <w:tag w:val="goog_rdk_2176"/>
              <w:id w:val="320623163"/>
            </w:sdtPr>
            <w:sdtContent>
              <w:ins w:id="2186" w:author="BHA Regulatory Affairs Unit" w:date="2026-07-29T16:06:00Z">
                <w:r>
                  <w:t>Documentation of professional credentials, education, and training;</w:t>
                </w:r>
              </w:ins>
            </w:sdtContent>
          </w:sdt>
        </w:p>
      </w:sdtContent>
    </w:sdt>
    <w:sdt>
      <w:sdtPr>
        <w:tag w:val="goog_rdk_2179"/>
        <w:id w:val="-312361485"/>
      </w:sdtPr>
      <w:sdtContent>
        <w:p w14:paraId="00000503" w14:textId="77777777" w:rsidR="00CF3663" w:rsidRDefault="00000000">
          <w:pPr>
            <w:numPr>
              <w:ilvl w:val="1"/>
              <w:numId w:val="101"/>
            </w:numPr>
            <w:tabs>
              <w:tab w:val="left" w:pos="720"/>
              <w:tab w:val="left" w:pos="1440"/>
            </w:tabs>
            <w:spacing w:before="240"/>
            <w:rPr>
              <w:ins w:id="2187" w:author="BHA Regulatory Affairs Unit" w:date="2026-07-29T16:06:00Z"/>
            </w:rPr>
          </w:pPr>
          <w:sdt>
            <w:sdtPr>
              <w:tag w:val="goog_rdk_2178"/>
              <w:id w:val="1632708562"/>
            </w:sdtPr>
            <w:sdtContent>
              <w:ins w:id="2188" w:author="BHA Regulatory Affairs Unit" w:date="2026-07-29T16:06:00Z">
                <w:r>
                  <w:t>Documentation of any disciplinary action taken against the person by a credentialing body;</w:t>
                </w:r>
              </w:ins>
            </w:sdtContent>
          </w:sdt>
        </w:p>
      </w:sdtContent>
    </w:sdt>
    <w:sdt>
      <w:sdtPr>
        <w:tag w:val="goog_rdk_2181"/>
        <w:id w:val="1580027567"/>
      </w:sdtPr>
      <w:sdtContent>
        <w:p w14:paraId="00000504" w14:textId="77777777" w:rsidR="00CF3663" w:rsidRDefault="00000000">
          <w:pPr>
            <w:numPr>
              <w:ilvl w:val="1"/>
              <w:numId w:val="101"/>
            </w:numPr>
            <w:tabs>
              <w:tab w:val="left" w:pos="720"/>
              <w:tab w:val="left" w:pos="1440"/>
            </w:tabs>
            <w:spacing w:before="240"/>
            <w:rPr>
              <w:ins w:id="2189" w:author="BHA Regulatory Affairs Unit" w:date="2026-07-29T16:06:00Z"/>
            </w:rPr>
          </w:pPr>
          <w:sdt>
            <w:sdtPr>
              <w:tag w:val="goog_rdk_2180"/>
              <w:id w:val="-1097044819"/>
            </w:sdtPr>
            <w:sdtContent>
              <w:ins w:id="2190" w:author="BHA Regulatory Affairs Unit" w:date="2026-07-29T16:06:00Z">
                <w:r>
                  <w:t>Documentation of orientation and training;</w:t>
                </w:r>
              </w:ins>
            </w:sdtContent>
          </w:sdt>
        </w:p>
      </w:sdtContent>
    </w:sdt>
    <w:sdt>
      <w:sdtPr>
        <w:tag w:val="goog_rdk_2183"/>
        <w:id w:val="424419850"/>
      </w:sdtPr>
      <w:sdtContent>
        <w:p w14:paraId="00000505" w14:textId="77777777" w:rsidR="00CF3663" w:rsidRDefault="00000000">
          <w:pPr>
            <w:numPr>
              <w:ilvl w:val="1"/>
              <w:numId w:val="101"/>
            </w:numPr>
            <w:tabs>
              <w:tab w:val="left" w:pos="720"/>
              <w:tab w:val="left" w:pos="1440"/>
            </w:tabs>
            <w:spacing w:before="240"/>
            <w:rPr>
              <w:ins w:id="2191" w:author="BHA Regulatory Affairs Unit" w:date="2026-07-29T16:06:00Z"/>
            </w:rPr>
          </w:pPr>
          <w:sdt>
            <w:sdtPr>
              <w:tag w:val="goog_rdk_2182"/>
              <w:id w:val="-909050284"/>
            </w:sdtPr>
            <w:sdtContent>
              <w:ins w:id="2192" w:author="BHA Regulatory Affairs Unit" w:date="2026-07-29T16:06:00Z">
                <w:r>
                  <w:t>Evidence of review of an agency’s policies, procedures, and state and federal laws and regulations relevant to their respective duties;</w:t>
                </w:r>
              </w:ins>
            </w:sdtContent>
          </w:sdt>
        </w:p>
      </w:sdtContent>
    </w:sdt>
    <w:sdt>
      <w:sdtPr>
        <w:tag w:val="goog_rdk_2185"/>
        <w:id w:val="1672327049"/>
      </w:sdtPr>
      <w:sdtContent>
        <w:p w14:paraId="00000506" w14:textId="77777777" w:rsidR="00CF3663" w:rsidRDefault="00000000">
          <w:pPr>
            <w:numPr>
              <w:ilvl w:val="1"/>
              <w:numId w:val="101"/>
            </w:numPr>
            <w:tabs>
              <w:tab w:val="left" w:pos="720"/>
              <w:tab w:val="left" w:pos="1440"/>
            </w:tabs>
            <w:spacing w:before="240"/>
            <w:rPr>
              <w:ins w:id="2193" w:author="BHA Regulatory Affairs Unit" w:date="2026-07-29T16:06:00Z"/>
            </w:rPr>
          </w:pPr>
          <w:sdt>
            <w:sdtPr>
              <w:tag w:val="goog_rdk_2184"/>
              <w:id w:val="-99992360"/>
            </w:sdtPr>
            <w:sdtContent>
              <w:ins w:id="2194" w:author="BHA Regulatory Affairs Unit" w:date="2026-07-29T16:06:00Z">
                <w:r>
                  <w:t>Documentation of tuberculosis testing and results, for personnel who have direct contact with individuals; and</w:t>
                </w:r>
              </w:ins>
            </w:sdtContent>
          </w:sdt>
        </w:p>
      </w:sdtContent>
    </w:sdt>
    <w:sdt>
      <w:sdtPr>
        <w:tag w:val="goog_rdk_2187"/>
        <w:id w:val="-819555634"/>
      </w:sdtPr>
      <w:sdtContent>
        <w:p w14:paraId="00000507" w14:textId="77777777" w:rsidR="00CF3663" w:rsidRDefault="00000000">
          <w:pPr>
            <w:numPr>
              <w:ilvl w:val="1"/>
              <w:numId w:val="101"/>
            </w:numPr>
            <w:tabs>
              <w:tab w:val="left" w:pos="720"/>
              <w:tab w:val="left" w:pos="1440"/>
            </w:tabs>
            <w:spacing w:before="240"/>
            <w:rPr>
              <w:ins w:id="2195" w:author="BHA Regulatory Affairs Unit" w:date="2026-07-29T16:06:00Z"/>
            </w:rPr>
          </w:pPr>
          <w:sdt>
            <w:sdtPr>
              <w:tag w:val="goog_rdk_2186"/>
              <w:id w:val="947604817"/>
            </w:sdtPr>
            <w:sdtContent>
              <w:ins w:id="2196" w:author="BHA Regulatory Affairs Unit" w:date="2026-07-29T16:06:00Z">
                <w:r>
                  <w:t>Results of pre-employment reference checks.</w:t>
                </w:r>
              </w:ins>
            </w:sdtContent>
          </w:sdt>
        </w:p>
      </w:sdtContent>
    </w:sdt>
    <w:sdt>
      <w:sdtPr>
        <w:tag w:val="goog_rdk_2189"/>
        <w:id w:val="-1015656636"/>
      </w:sdtPr>
      <w:sdtContent>
        <w:p w14:paraId="00000508" w14:textId="77777777" w:rsidR="00CF3663" w:rsidRDefault="00000000">
          <w:pPr>
            <w:numPr>
              <w:ilvl w:val="2"/>
              <w:numId w:val="101"/>
            </w:numPr>
            <w:tabs>
              <w:tab w:val="left" w:pos="720"/>
              <w:tab w:val="left" w:pos="1440"/>
            </w:tabs>
            <w:spacing w:before="240"/>
            <w:rPr>
              <w:ins w:id="2197" w:author="BHA Regulatory Affairs Unit" w:date="2026-07-29T16:06:00Z"/>
            </w:rPr>
          </w:pPr>
          <w:sdt>
            <w:sdtPr>
              <w:tag w:val="goog_rdk_2188"/>
              <w:id w:val="-709707285"/>
            </w:sdtPr>
            <w:sdtContent>
              <w:ins w:id="2198" w:author="BHA Regulatory Affairs Unit" w:date="2026-07-29T16:06:00Z">
                <w:r>
                  <w:t>If a candidate indicates previous experience at a behavioral health agency, the hiring agency must document results of those reference checks.</w:t>
                </w:r>
              </w:ins>
            </w:sdtContent>
          </w:sdt>
        </w:p>
      </w:sdtContent>
    </w:sdt>
    <w:sdt>
      <w:sdtPr>
        <w:tag w:val="goog_rdk_2191"/>
        <w:id w:val="-554121127"/>
      </w:sdtPr>
      <w:sdtContent>
        <w:p w14:paraId="00000509" w14:textId="77777777" w:rsidR="00CF3663" w:rsidRDefault="00000000">
          <w:pPr>
            <w:numPr>
              <w:ilvl w:val="0"/>
              <w:numId w:val="101"/>
            </w:numPr>
            <w:tabs>
              <w:tab w:val="left" w:pos="720"/>
              <w:tab w:val="left" w:pos="1440"/>
            </w:tabs>
            <w:spacing w:before="240"/>
            <w:rPr>
              <w:ins w:id="2199" w:author="BHA Regulatory Affairs Unit" w:date="2026-07-29T16:06:00Z"/>
            </w:rPr>
          </w:pPr>
          <w:sdt>
            <w:sdtPr>
              <w:tag w:val="goog_rdk_2190"/>
              <w:id w:val="1123268101"/>
            </w:sdtPr>
            <w:sdtContent>
              <w:ins w:id="2200" w:author="BHA Regulatory Affairs Unit" w:date="2026-07-29T16:06:00Z">
                <w:r>
                  <w:t>Agencies must ensure that personnel complete an initial orientation on basic infection prevention and control, safety, and emergency preparedness procedures, as set forth in Part 1.11 of this Chapter 1.</w:t>
                </w:r>
              </w:ins>
            </w:sdtContent>
          </w:sdt>
        </w:p>
      </w:sdtContent>
    </w:sdt>
    <w:sdt>
      <w:sdtPr>
        <w:tag w:val="goog_rdk_2193"/>
        <w:id w:val="-1873856088"/>
      </w:sdtPr>
      <w:sdtContent>
        <w:p w14:paraId="0000050A" w14:textId="77777777" w:rsidR="00CF3663" w:rsidRDefault="00000000">
          <w:pPr>
            <w:numPr>
              <w:ilvl w:val="0"/>
              <w:numId w:val="101"/>
            </w:numPr>
            <w:tabs>
              <w:tab w:val="left" w:pos="720"/>
              <w:tab w:val="left" w:pos="1440"/>
            </w:tabs>
            <w:spacing w:before="240"/>
            <w:rPr>
              <w:ins w:id="2201" w:author="BHA Regulatory Affairs Unit" w:date="2026-07-29T16:06:00Z"/>
            </w:rPr>
          </w:pPr>
          <w:sdt>
            <w:sdtPr>
              <w:tag w:val="goog_rdk_2192"/>
              <w:id w:val="-1285893946"/>
            </w:sdtPr>
            <w:sdtContent>
              <w:ins w:id="2202" w:author="BHA Regulatory Affairs Unit" w:date="2026-07-29T16:06:00Z">
                <w:r>
                  <w:t>Agencies must ensure that personnel receive the following training prior to working independently with individuals, and on a periodic basis:</w:t>
                </w:r>
              </w:ins>
            </w:sdtContent>
          </w:sdt>
        </w:p>
      </w:sdtContent>
    </w:sdt>
    <w:sdt>
      <w:sdtPr>
        <w:tag w:val="goog_rdk_2195"/>
        <w:id w:val="518179043"/>
      </w:sdtPr>
      <w:sdtContent>
        <w:p w14:paraId="0000050B" w14:textId="77777777" w:rsidR="00CF3663" w:rsidRDefault="00000000">
          <w:pPr>
            <w:numPr>
              <w:ilvl w:val="1"/>
              <w:numId w:val="101"/>
            </w:numPr>
            <w:tabs>
              <w:tab w:val="left" w:pos="720"/>
              <w:tab w:val="left" w:pos="1440"/>
            </w:tabs>
            <w:spacing w:before="240"/>
            <w:rPr>
              <w:ins w:id="2203" w:author="BHA Regulatory Affairs Unit" w:date="2026-07-29T16:06:00Z"/>
            </w:rPr>
          </w:pPr>
          <w:sdt>
            <w:sdtPr>
              <w:tag w:val="goog_rdk_2194"/>
              <w:id w:val="-1744943883"/>
            </w:sdtPr>
            <w:sdtContent>
              <w:ins w:id="2204" w:author="BHA Regulatory Affairs Unit" w:date="2026-07-29T16:06:00Z">
                <w:r>
                  <w:t>Training specific to the particular needs of the populations served, including the provision of person-centered, trauma-informed, harm reduction-focused, physically and programmatically accessible, and culturally and linguistically responsive services;</w:t>
                </w:r>
              </w:ins>
            </w:sdtContent>
          </w:sdt>
        </w:p>
      </w:sdtContent>
    </w:sdt>
    <w:sdt>
      <w:sdtPr>
        <w:tag w:val="goog_rdk_2197"/>
        <w:id w:val="-295643148"/>
      </w:sdtPr>
      <w:sdtContent>
        <w:p w14:paraId="0000050C" w14:textId="77777777" w:rsidR="00CF3663" w:rsidRDefault="00000000">
          <w:pPr>
            <w:numPr>
              <w:ilvl w:val="1"/>
              <w:numId w:val="101"/>
            </w:numPr>
            <w:tabs>
              <w:tab w:val="left" w:pos="720"/>
              <w:tab w:val="left" w:pos="1440"/>
            </w:tabs>
            <w:spacing w:before="240"/>
            <w:rPr>
              <w:ins w:id="2205" w:author="BHA Regulatory Affairs Unit" w:date="2026-07-29T16:06:00Z"/>
            </w:rPr>
          </w:pPr>
          <w:sdt>
            <w:sdtPr>
              <w:tag w:val="goog_rdk_2196"/>
              <w:id w:val="1385915142"/>
            </w:sdtPr>
            <w:sdtContent>
              <w:ins w:id="2206" w:author="BHA Regulatory Affairs Unit" w:date="2026-07-29T16:06:00Z">
                <w:r>
                  <w:t>Infection control;</w:t>
                </w:r>
              </w:ins>
            </w:sdtContent>
          </w:sdt>
        </w:p>
      </w:sdtContent>
    </w:sdt>
    <w:sdt>
      <w:sdtPr>
        <w:tag w:val="goog_rdk_2199"/>
        <w:id w:val="-248990265"/>
      </w:sdtPr>
      <w:sdtContent>
        <w:p w14:paraId="0000050D" w14:textId="77777777" w:rsidR="00CF3663" w:rsidRDefault="00000000">
          <w:pPr>
            <w:numPr>
              <w:ilvl w:val="1"/>
              <w:numId w:val="101"/>
            </w:numPr>
            <w:tabs>
              <w:tab w:val="left" w:pos="720"/>
              <w:tab w:val="left" w:pos="1440"/>
            </w:tabs>
            <w:spacing w:before="240"/>
            <w:rPr>
              <w:ins w:id="2207" w:author="BHA Regulatory Affairs Unit" w:date="2026-07-29T16:06:00Z"/>
            </w:rPr>
          </w:pPr>
          <w:sdt>
            <w:sdtPr>
              <w:tag w:val="goog_rdk_2198"/>
              <w:id w:val="514025355"/>
            </w:sdtPr>
            <w:sdtContent>
              <w:ins w:id="2208" w:author="BHA Regulatory Affairs Unit" w:date="2026-07-29T16:06:00Z">
                <w:r>
                  <w:t>Emergency preparedness, including de-escalation of potentially dangerous situations, including but not limited to threats of violence, acts of violence, and abuse/mistreatment of an individual;</w:t>
                </w:r>
              </w:ins>
            </w:sdtContent>
          </w:sdt>
        </w:p>
      </w:sdtContent>
    </w:sdt>
    <w:sdt>
      <w:sdtPr>
        <w:tag w:val="goog_rdk_2201"/>
        <w:id w:val="-570939359"/>
      </w:sdtPr>
      <w:sdtContent>
        <w:p w14:paraId="0000050E" w14:textId="77777777" w:rsidR="00CF3663" w:rsidRDefault="00000000">
          <w:pPr>
            <w:numPr>
              <w:ilvl w:val="1"/>
              <w:numId w:val="101"/>
            </w:numPr>
            <w:tabs>
              <w:tab w:val="left" w:pos="720"/>
              <w:tab w:val="left" w:pos="1440"/>
            </w:tabs>
            <w:spacing w:before="240"/>
            <w:rPr>
              <w:ins w:id="2209" w:author="BHA Regulatory Affairs Unit" w:date="2026-07-29T16:06:00Z"/>
            </w:rPr>
          </w:pPr>
          <w:sdt>
            <w:sdtPr>
              <w:tag w:val="goog_rdk_2200"/>
              <w:id w:val="-900834414"/>
            </w:sdtPr>
            <w:sdtContent>
              <w:ins w:id="2210" w:author="BHA Regulatory Affairs Unit" w:date="2026-07-29T16:06:00Z">
                <w:r>
                  <w:t>Critical incident reporting;</w:t>
                </w:r>
              </w:ins>
            </w:sdtContent>
          </w:sdt>
        </w:p>
      </w:sdtContent>
    </w:sdt>
    <w:sdt>
      <w:sdtPr>
        <w:tag w:val="goog_rdk_2203"/>
        <w:id w:val="1748314270"/>
      </w:sdtPr>
      <w:sdtContent>
        <w:p w14:paraId="0000050F" w14:textId="77777777" w:rsidR="00CF3663" w:rsidRDefault="00000000">
          <w:pPr>
            <w:numPr>
              <w:ilvl w:val="1"/>
              <w:numId w:val="101"/>
            </w:numPr>
            <w:tabs>
              <w:tab w:val="left" w:pos="720"/>
              <w:tab w:val="left" w:pos="1440"/>
            </w:tabs>
            <w:spacing w:before="240"/>
            <w:rPr>
              <w:ins w:id="2211" w:author="BHA Regulatory Affairs Unit" w:date="2026-07-29T16:06:00Z"/>
            </w:rPr>
          </w:pPr>
          <w:sdt>
            <w:sdtPr>
              <w:tag w:val="goog_rdk_2202"/>
              <w:id w:val="257306413"/>
            </w:sdtPr>
            <w:sdtContent>
              <w:ins w:id="2212" w:author="BHA Regulatory Affairs Unit" w:date="2026-07-29T16:06:00Z">
                <w:r>
                  <w:t>Suicide prevention;</w:t>
                </w:r>
              </w:ins>
            </w:sdtContent>
          </w:sdt>
        </w:p>
      </w:sdtContent>
    </w:sdt>
    <w:sdt>
      <w:sdtPr>
        <w:tag w:val="goog_rdk_2205"/>
        <w:id w:val="1054285651"/>
      </w:sdtPr>
      <w:sdtContent>
        <w:p w14:paraId="00000510" w14:textId="77777777" w:rsidR="00CF3663" w:rsidRDefault="00000000">
          <w:pPr>
            <w:numPr>
              <w:ilvl w:val="1"/>
              <w:numId w:val="101"/>
            </w:numPr>
            <w:tabs>
              <w:tab w:val="left" w:pos="720"/>
              <w:tab w:val="left" w:pos="1440"/>
            </w:tabs>
            <w:spacing w:before="240"/>
            <w:rPr>
              <w:ins w:id="2213" w:author="BHA Regulatory Affairs Unit" w:date="2026-07-29T16:06:00Z"/>
            </w:rPr>
          </w:pPr>
          <w:sdt>
            <w:sdtPr>
              <w:tag w:val="goog_rdk_2204"/>
              <w:id w:val="-2053780258"/>
            </w:sdtPr>
            <w:sdtContent>
              <w:ins w:id="2214" w:author="BHA Regulatory Affairs Unit" w:date="2026-07-29T16:06:00Z">
                <w:r>
                  <w:t>Individual rights of the population served;</w:t>
                </w:r>
              </w:ins>
            </w:sdtContent>
          </w:sdt>
        </w:p>
      </w:sdtContent>
    </w:sdt>
    <w:sdt>
      <w:sdtPr>
        <w:tag w:val="goog_rdk_2207"/>
        <w:id w:val="-1497340507"/>
      </w:sdtPr>
      <w:sdtContent>
        <w:p w14:paraId="00000511" w14:textId="77777777" w:rsidR="00CF3663" w:rsidRDefault="00000000">
          <w:pPr>
            <w:numPr>
              <w:ilvl w:val="1"/>
              <w:numId w:val="101"/>
            </w:numPr>
            <w:tabs>
              <w:tab w:val="left" w:pos="720"/>
              <w:tab w:val="left" w:pos="1440"/>
            </w:tabs>
            <w:spacing w:before="240"/>
            <w:rPr>
              <w:ins w:id="2215" w:author="BHA Regulatory Affairs Unit" w:date="2026-07-29T16:06:00Z"/>
            </w:rPr>
          </w:pPr>
          <w:sdt>
            <w:sdtPr>
              <w:tag w:val="goog_rdk_2206"/>
              <w:id w:val="-1874959547"/>
            </w:sdtPr>
            <w:sdtContent>
              <w:ins w:id="2216" w:author="BHA Regulatory Affairs Unit" w:date="2026-07-29T16:06:00Z">
                <w:r>
                  <w:t>Confidentiality, including individual privacy and records privacy and security;</w:t>
                </w:r>
              </w:ins>
            </w:sdtContent>
          </w:sdt>
        </w:p>
      </w:sdtContent>
    </w:sdt>
    <w:sdt>
      <w:sdtPr>
        <w:tag w:val="goog_rdk_2209"/>
        <w:id w:val="-961732243"/>
      </w:sdtPr>
      <w:sdtContent>
        <w:p w14:paraId="00000512" w14:textId="77777777" w:rsidR="00CF3663" w:rsidRDefault="00000000">
          <w:pPr>
            <w:numPr>
              <w:ilvl w:val="1"/>
              <w:numId w:val="101"/>
            </w:numPr>
            <w:tabs>
              <w:tab w:val="left" w:pos="720"/>
              <w:tab w:val="left" w:pos="1440"/>
            </w:tabs>
            <w:spacing w:before="240"/>
            <w:rPr>
              <w:ins w:id="2217" w:author="BHA Regulatory Affairs Unit" w:date="2026-07-29T16:06:00Z"/>
            </w:rPr>
          </w:pPr>
          <w:sdt>
            <w:sdtPr>
              <w:tag w:val="goog_rdk_2208"/>
              <w:id w:val="1953644461"/>
            </w:sdtPr>
            <w:sdtContent>
              <w:ins w:id="2218" w:author="BHA Regulatory Affairs Unit" w:date="2026-07-29T16:06:00Z">
                <w:r>
                  <w:t>Agency policies and procedures;</w:t>
                </w:r>
              </w:ins>
            </w:sdtContent>
          </w:sdt>
        </w:p>
      </w:sdtContent>
    </w:sdt>
    <w:sdt>
      <w:sdtPr>
        <w:tag w:val="goog_rdk_2211"/>
        <w:id w:val="12120799"/>
      </w:sdtPr>
      <w:sdtContent>
        <w:p w14:paraId="00000513" w14:textId="77777777" w:rsidR="00CF3663" w:rsidRDefault="00000000">
          <w:pPr>
            <w:numPr>
              <w:ilvl w:val="1"/>
              <w:numId w:val="101"/>
            </w:numPr>
            <w:tabs>
              <w:tab w:val="left" w:pos="720"/>
              <w:tab w:val="left" w:pos="1440"/>
            </w:tabs>
            <w:spacing w:before="240"/>
            <w:rPr>
              <w:ins w:id="2219" w:author="BHA Regulatory Affairs Unit" w:date="2026-07-29T16:06:00Z"/>
            </w:rPr>
          </w:pPr>
          <w:sdt>
            <w:sdtPr>
              <w:tag w:val="goog_rdk_2210"/>
              <w:id w:val="-170772221"/>
            </w:sdtPr>
            <w:sdtContent>
              <w:ins w:id="2220" w:author="BHA Regulatory Affairs Unit" w:date="2026-07-29T16:06:00Z">
                <w:r>
                  <w:t>Mandatory reporting requirements for suspected abuse, neglect, or mistreatment, as set forth in 1.18.A.9.a(4) of this Chapter 1; and</w:t>
                </w:r>
              </w:ins>
            </w:sdtContent>
          </w:sdt>
        </w:p>
      </w:sdtContent>
    </w:sdt>
    <w:sdt>
      <w:sdtPr>
        <w:tag w:val="goog_rdk_2213"/>
        <w:id w:val="-229655781"/>
      </w:sdtPr>
      <w:sdtContent>
        <w:p w14:paraId="00000514" w14:textId="77777777" w:rsidR="00CF3663" w:rsidRDefault="00000000">
          <w:pPr>
            <w:numPr>
              <w:ilvl w:val="1"/>
              <w:numId w:val="101"/>
            </w:numPr>
            <w:tabs>
              <w:tab w:val="left" w:pos="720"/>
              <w:tab w:val="left" w:pos="1440"/>
            </w:tabs>
            <w:spacing w:before="240"/>
            <w:rPr>
              <w:ins w:id="2221" w:author="BHA Regulatory Affairs Unit" w:date="2026-07-29T16:06:00Z"/>
            </w:rPr>
          </w:pPr>
          <w:sdt>
            <w:sdtPr>
              <w:tag w:val="goog_rdk_2212"/>
              <w:id w:val="1905631515"/>
            </w:sdtPr>
            <w:sdtContent>
              <w:ins w:id="2222" w:author="BHA Regulatory Affairs Unit" w:date="2026-07-29T16:06:00Z">
                <w:r>
                  <w:t>Understanding of basic pharmacology and medications that are relevant to the treatment type and population served by an agency, including but not limited to, medication-assisted treatment (MAT) services and medications for opioid use disorders (MOUD).</w:t>
                </w:r>
              </w:ins>
            </w:sdtContent>
          </w:sdt>
        </w:p>
      </w:sdtContent>
    </w:sdt>
    <w:sdt>
      <w:sdtPr>
        <w:tag w:val="goog_rdk_2215"/>
        <w:id w:val="279208305"/>
      </w:sdtPr>
      <w:sdtContent>
        <w:p w14:paraId="00000515" w14:textId="77777777" w:rsidR="00CF3663" w:rsidRDefault="00000000">
          <w:pPr>
            <w:numPr>
              <w:ilvl w:val="2"/>
              <w:numId w:val="101"/>
            </w:numPr>
            <w:tabs>
              <w:tab w:val="left" w:pos="720"/>
              <w:tab w:val="left" w:pos="1440"/>
            </w:tabs>
            <w:spacing w:before="240"/>
            <w:rPr>
              <w:ins w:id="2223" w:author="BHA Regulatory Affairs Unit" w:date="2026-07-29T16:06:00Z"/>
            </w:rPr>
          </w:pPr>
          <w:sdt>
            <w:sdtPr>
              <w:tag w:val="goog_rdk_2214"/>
              <w:id w:val="920760830"/>
            </w:sdtPr>
            <w:sdtContent>
              <w:ins w:id="2224" w:author="BHA Regulatory Affairs Unit" w:date="2026-07-29T16:06:00Z">
                <w:r>
                  <w:t>This training requirement may not be used as reason to present or represent unqualified personnel as experts in pharmacology.</w:t>
                </w:r>
              </w:ins>
            </w:sdtContent>
          </w:sdt>
        </w:p>
      </w:sdtContent>
    </w:sdt>
    <w:sdt>
      <w:sdtPr>
        <w:tag w:val="goog_rdk_2217"/>
        <w:id w:val="-1449915562"/>
      </w:sdtPr>
      <w:sdtContent>
        <w:p w14:paraId="00000516" w14:textId="77777777" w:rsidR="00CF3663" w:rsidRDefault="00000000">
          <w:pPr>
            <w:numPr>
              <w:ilvl w:val="2"/>
              <w:numId w:val="101"/>
            </w:numPr>
            <w:tabs>
              <w:tab w:val="left" w:pos="720"/>
              <w:tab w:val="left" w:pos="1440"/>
            </w:tabs>
            <w:spacing w:before="240"/>
            <w:rPr>
              <w:ins w:id="2225" w:author="BHA Regulatory Affairs Unit" w:date="2026-07-29T16:06:00Z"/>
            </w:rPr>
          </w:pPr>
          <w:sdt>
            <w:sdtPr>
              <w:tag w:val="goog_rdk_2216"/>
              <w:id w:val="-1218151894"/>
            </w:sdtPr>
            <w:sdtContent>
              <w:ins w:id="2226" w:author="BHA Regulatory Affairs Unit" w:date="2026-07-29T16:06:00Z">
                <w:r>
                  <w:t>Agencies must not encourage personnel to present or represent themselves as being able to make recommendations to individuals receiving services that are outside of their scope of practice.</w:t>
                </w:r>
              </w:ins>
            </w:sdtContent>
          </w:sdt>
        </w:p>
      </w:sdtContent>
    </w:sdt>
    <w:sdt>
      <w:sdtPr>
        <w:tag w:val="goog_rdk_2219"/>
        <w:id w:val="-852144115"/>
      </w:sdtPr>
      <w:sdtContent>
        <w:p w14:paraId="00000517" w14:textId="77777777" w:rsidR="00CF3663" w:rsidRDefault="00000000">
          <w:pPr>
            <w:numPr>
              <w:ilvl w:val="3"/>
              <w:numId w:val="101"/>
            </w:numPr>
            <w:tabs>
              <w:tab w:val="left" w:pos="720"/>
              <w:tab w:val="left" w:pos="1440"/>
            </w:tabs>
            <w:spacing w:before="240"/>
            <w:rPr>
              <w:ins w:id="2227" w:author="BHA Regulatory Affairs Unit" w:date="2026-07-29T16:06:00Z"/>
            </w:rPr>
          </w:pPr>
          <w:sdt>
            <w:sdtPr>
              <w:tag w:val="goog_rdk_2218"/>
              <w:id w:val="1129838239"/>
            </w:sdtPr>
            <w:sdtContent>
              <w:ins w:id="2228" w:author="BHA Regulatory Affairs Unit" w:date="2026-07-29T16:06:00Z">
                <w:r>
                  <w:t>This training requirement is meant to ensure that personnel receive a base knowledge for the behavioral health community they service and allow for meaningful, timely, and supportive recovery-focused interactions with individuals receiving services.</w:t>
                </w:r>
              </w:ins>
            </w:sdtContent>
          </w:sdt>
        </w:p>
      </w:sdtContent>
    </w:sdt>
    <w:sdt>
      <w:sdtPr>
        <w:tag w:val="goog_rdk_2221"/>
        <w:id w:val="-1082293152"/>
      </w:sdtPr>
      <w:sdtContent>
        <w:p w14:paraId="00000518" w14:textId="77777777" w:rsidR="00CF3663" w:rsidRDefault="00000000">
          <w:pPr>
            <w:numPr>
              <w:ilvl w:val="0"/>
              <w:numId w:val="101"/>
            </w:numPr>
            <w:tabs>
              <w:tab w:val="left" w:pos="720"/>
              <w:tab w:val="left" w:pos="1440"/>
            </w:tabs>
            <w:spacing w:before="240"/>
            <w:rPr>
              <w:ins w:id="2229" w:author="BHA Regulatory Affairs Unit" w:date="2026-07-29T16:06:00Z"/>
            </w:rPr>
          </w:pPr>
          <w:sdt>
            <w:sdtPr>
              <w:tag w:val="goog_rdk_2220"/>
              <w:id w:val="388455794"/>
            </w:sdtPr>
            <w:sdtContent>
              <w:ins w:id="2230" w:author="BHA Regulatory Affairs Unit" w:date="2026-07-29T16:06:00Z">
                <w:r>
                  <w:t>Agencies providing recovery support services utilizing peer support professionals must ensure the peer support professional(s) hold a professional peer support certification credential, as set forth in Part 1.2.1 of this Chapter 1.</w:t>
                </w:r>
              </w:ins>
            </w:sdtContent>
          </w:sdt>
        </w:p>
      </w:sdtContent>
    </w:sdt>
    <w:sdt>
      <w:sdtPr>
        <w:tag w:val="goog_rdk_2223"/>
        <w:id w:val="403044757"/>
      </w:sdtPr>
      <w:sdtContent>
        <w:p w14:paraId="00000519" w14:textId="77777777" w:rsidR="00CF3663" w:rsidRDefault="00000000">
          <w:pPr>
            <w:numPr>
              <w:ilvl w:val="1"/>
              <w:numId w:val="101"/>
            </w:numPr>
            <w:tabs>
              <w:tab w:val="left" w:pos="720"/>
              <w:tab w:val="left" w:pos="1440"/>
            </w:tabs>
            <w:spacing w:before="240"/>
            <w:rPr>
              <w:ins w:id="2231" w:author="BHA Regulatory Affairs Unit" w:date="2026-07-29T16:06:00Z"/>
            </w:rPr>
          </w:pPr>
          <w:sdt>
            <w:sdtPr>
              <w:tag w:val="goog_rdk_2222"/>
              <w:id w:val="-410700664"/>
            </w:sdtPr>
            <w:sdtContent>
              <w:ins w:id="2232" w:author="BHA Regulatory Affairs Unit" w:date="2026-07-29T16:06:00Z">
                <w:r>
                  <w:t>Proof of certification must be documented in personnel files.</w:t>
                </w:r>
              </w:ins>
            </w:sdtContent>
          </w:sdt>
        </w:p>
      </w:sdtContent>
    </w:sdt>
    <w:sdt>
      <w:sdtPr>
        <w:tag w:val="goog_rdk_2225"/>
        <w:id w:val="-1240008878"/>
      </w:sdtPr>
      <w:sdtContent>
        <w:p w14:paraId="0000051A" w14:textId="77777777" w:rsidR="00CF3663" w:rsidRDefault="00000000">
          <w:pPr>
            <w:numPr>
              <w:ilvl w:val="1"/>
              <w:numId w:val="101"/>
            </w:numPr>
            <w:tabs>
              <w:tab w:val="left" w:pos="720"/>
              <w:tab w:val="left" w:pos="1440"/>
            </w:tabs>
            <w:spacing w:before="240"/>
            <w:rPr>
              <w:ins w:id="2233" w:author="BHA Regulatory Affairs Unit" w:date="2026-07-29T16:06:00Z"/>
            </w:rPr>
          </w:pPr>
          <w:sdt>
            <w:sdtPr>
              <w:tag w:val="goog_rdk_2224"/>
              <w:id w:val="1703589863"/>
            </w:sdtPr>
            <w:sdtContent>
              <w:ins w:id="2234" w:author="BHA Regulatory Affairs Unit" w:date="2026-07-29T16:06:00Z">
                <w:r>
                  <w:t>Peer support professionals must be in good standing with their certifying body, including compliance with the certifying body’s code of ethics.</w:t>
                </w:r>
              </w:ins>
            </w:sdtContent>
          </w:sdt>
        </w:p>
      </w:sdtContent>
    </w:sdt>
    <w:sdt>
      <w:sdtPr>
        <w:tag w:val="goog_rdk_2227"/>
        <w:id w:val="-117124176"/>
      </w:sdtPr>
      <w:sdtContent>
        <w:p w14:paraId="0000051B" w14:textId="77777777" w:rsidR="00CF3663" w:rsidRDefault="00000000">
          <w:pPr>
            <w:numPr>
              <w:ilvl w:val="1"/>
              <w:numId w:val="101"/>
            </w:numPr>
            <w:tabs>
              <w:tab w:val="left" w:pos="720"/>
              <w:tab w:val="left" w:pos="1440"/>
            </w:tabs>
            <w:spacing w:before="240"/>
            <w:rPr>
              <w:ins w:id="2235" w:author="BHA Regulatory Affairs Unit" w:date="2026-07-29T16:06:00Z"/>
            </w:rPr>
          </w:pPr>
          <w:sdt>
            <w:sdtPr>
              <w:tag w:val="goog_rdk_2226"/>
              <w:id w:val="1862126409"/>
            </w:sdtPr>
            <w:sdtContent>
              <w:ins w:id="2236" w:author="BHA Regulatory Affairs Unit" w:date="2026-07-29T16:06:00Z">
                <w:r>
                  <w:t>Peer support professionals must provide individuals with a written disclosure at the time of first contact that includes:</w:t>
                </w:r>
              </w:ins>
            </w:sdtContent>
          </w:sdt>
        </w:p>
      </w:sdtContent>
    </w:sdt>
    <w:sdt>
      <w:sdtPr>
        <w:tag w:val="goog_rdk_2229"/>
        <w:id w:val="754388159"/>
      </w:sdtPr>
      <w:sdtContent>
        <w:p w14:paraId="0000051C" w14:textId="77777777" w:rsidR="00CF3663" w:rsidRDefault="00000000">
          <w:pPr>
            <w:numPr>
              <w:ilvl w:val="2"/>
              <w:numId w:val="101"/>
            </w:numPr>
            <w:tabs>
              <w:tab w:val="left" w:pos="720"/>
              <w:tab w:val="left" w:pos="1440"/>
            </w:tabs>
            <w:spacing w:before="240"/>
            <w:rPr>
              <w:ins w:id="2237" w:author="BHA Regulatory Affairs Unit" w:date="2026-07-29T16:06:00Z"/>
            </w:rPr>
          </w:pPr>
          <w:sdt>
            <w:sdtPr>
              <w:tag w:val="goog_rdk_2228"/>
              <w:id w:val="1223913327"/>
            </w:sdtPr>
            <w:sdtContent>
              <w:ins w:id="2238" w:author="BHA Regulatory Affairs Unit" w:date="2026-07-29T16:06:00Z">
                <w:r>
                  <w:t>Their full name;</w:t>
                </w:r>
              </w:ins>
            </w:sdtContent>
          </w:sdt>
        </w:p>
      </w:sdtContent>
    </w:sdt>
    <w:sdt>
      <w:sdtPr>
        <w:tag w:val="goog_rdk_2231"/>
        <w:id w:val="107679817"/>
      </w:sdtPr>
      <w:sdtContent>
        <w:p w14:paraId="0000051D" w14:textId="77777777" w:rsidR="00CF3663" w:rsidRDefault="00000000">
          <w:pPr>
            <w:numPr>
              <w:ilvl w:val="2"/>
              <w:numId w:val="101"/>
            </w:numPr>
            <w:tabs>
              <w:tab w:val="left" w:pos="720"/>
              <w:tab w:val="left" w:pos="1440"/>
            </w:tabs>
            <w:spacing w:before="240"/>
            <w:rPr>
              <w:ins w:id="2239" w:author="BHA Regulatory Affairs Unit" w:date="2026-07-29T16:06:00Z"/>
            </w:rPr>
          </w:pPr>
          <w:sdt>
            <w:sdtPr>
              <w:tag w:val="goog_rdk_2230"/>
              <w:id w:val="-767436981"/>
            </w:sdtPr>
            <w:sdtContent>
              <w:ins w:id="2240" w:author="BHA Regulatory Affairs Unit" w:date="2026-07-29T16:06:00Z">
                <w:r>
                  <w:t>Their contact information;</w:t>
                </w:r>
              </w:ins>
            </w:sdtContent>
          </w:sdt>
        </w:p>
      </w:sdtContent>
    </w:sdt>
    <w:sdt>
      <w:sdtPr>
        <w:tag w:val="goog_rdk_2233"/>
        <w:id w:val="1164550385"/>
      </w:sdtPr>
      <w:sdtContent>
        <w:p w14:paraId="0000051E" w14:textId="77777777" w:rsidR="00CF3663" w:rsidRDefault="00000000">
          <w:pPr>
            <w:numPr>
              <w:ilvl w:val="2"/>
              <w:numId w:val="101"/>
            </w:numPr>
            <w:tabs>
              <w:tab w:val="left" w:pos="720"/>
              <w:tab w:val="left" w:pos="1440"/>
            </w:tabs>
            <w:spacing w:before="240"/>
            <w:rPr>
              <w:ins w:id="2241" w:author="BHA Regulatory Affairs Unit" w:date="2026-07-29T16:06:00Z"/>
            </w:rPr>
          </w:pPr>
          <w:sdt>
            <w:sdtPr>
              <w:tag w:val="goog_rdk_2232"/>
              <w:id w:val="-954008701"/>
            </w:sdtPr>
            <w:sdtContent>
              <w:ins w:id="2242" w:author="BHA Regulatory Affairs Unit" w:date="2026-07-29T16:06:00Z">
                <w:r>
                  <w:t>Their qualifications;</w:t>
                </w:r>
              </w:ins>
            </w:sdtContent>
          </w:sdt>
        </w:p>
      </w:sdtContent>
    </w:sdt>
    <w:sdt>
      <w:sdtPr>
        <w:tag w:val="goog_rdk_2235"/>
        <w:id w:val="1732971476"/>
      </w:sdtPr>
      <w:sdtContent>
        <w:p w14:paraId="0000051F" w14:textId="77777777" w:rsidR="00CF3663" w:rsidRDefault="00000000">
          <w:pPr>
            <w:numPr>
              <w:ilvl w:val="2"/>
              <w:numId w:val="101"/>
            </w:numPr>
            <w:tabs>
              <w:tab w:val="left" w:pos="720"/>
              <w:tab w:val="left" w:pos="1440"/>
            </w:tabs>
            <w:spacing w:before="240"/>
            <w:rPr>
              <w:ins w:id="2243" w:author="BHA Regulatory Affairs Unit" w:date="2026-07-29T16:06:00Z"/>
            </w:rPr>
          </w:pPr>
          <w:sdt>
            <w:sdtPr>
              <w:tag w:val="goog_rdk_2234"/>
              <w:id w:val="1840407509"/>
            </w:sdtPr>
            <w:sdtContent>
              <w:ins w:id="2244" w:author="BHA Regulatory Affairs Unit" w:date="2026-07-29T16:06:00Z">
                <w:r>
                  <w:t>Their role in work with the individual;</w:t>
                </w:r>
              </w:ins>
            </w:sdtContent>
          </w:sdt>
        </w:p>
      </w:sdtContent>
    </w:sdt>
    <w:sdt>
      <w:sdtPr>
        <w:tag w:val="goog_rdk_2237"/>
        <w:id w:val="-1648646881"/>
      </w:sdtPr>
      <w:sdtContent>
        <w:p w14:paraId="00000520" w14:textId="77777777" w:rsidR="00CF3663" w:rsidRDefault="00000000">
          <w:pPr>
            <w:numPr>
              <w:ilvl w:val="2"/>
              <w:numId w:val="101"/>
            </w:numPr>
            <w:tabs>
              <w:tab w:val="left" w:pos="720"/>
              <w:tab w:val="left" w:pos="1440"/>
            </w:tabs>
            <w:spacing w:before="240"/>
            <w:rPr>
              <w:ins w:id="2245" w:author="BHA Regulatory Affairs Unit" w:date="2026-07-29T16:06:00Z"/>
            </w:rPr>
          </w:pPr>
          <w:sdt>
            <w:sdtPr>
              <w:tag w:val="goog_rdk_2236"/>
              <w:id w:val="-1033509869"/>
            </w:sdtPr>
            <w:sdtContent>
              <w:ins w:id="2246" w:author="BHA Regulatory Affairs Unit" w:date="2026-07-29T16:06:00Z">
                <w:r>
                  <w:t>Their supervisor's name and contact information; and</w:t>
                </w:r>
              </w:ins>
            </w:sdtContent>
          </w:sdt>
        </w:p>
      </w:sdtContent>
    </w:sdt>
    <w:sdt>
      <w:sdtPr>
        <w:tag w:val="goog_rdk_2239"/>
        <w:id w:val="-1960382093"/>
      </w:sdtPr>
      <w:sdtContent>
        <w:p w14:paraId="00000521" w14:textId="77777777" w:rsidR="00CF3663" w:rsidRDefault="00000000">
          <w:pPr>
            <w:numPr>
              <w:ilvl w:val="2"/>
              <w:numId w:val="101"/>
            </w:numPr>
            <w:tabs>
              <w:tab w:val="left" w:pos="720"/>
              <w:tab w:val="left" w:pos="1440"/>
            </w:tabs>
            <w:spacing w:before="240"/>
            <w:rPr>
              <w:ins w:id="2247" w:author="BHA Regulatory Affairs Unit" w:date="2026-07-29T16:06:00Z"/>
            </w:rPr>
          </w:pPr>
          <w:sdt>
            <w:sdtPr>
              <w:tag w:val="goog_rdk_2238"/>
              <w:id w:val="-417869200"/>
            </w:sdtPr>
            <w:sdtContent>
              <w:ins w:id="2248" w:author="BHA Regulatory Affairs Unit" w:date="2026-07-29T16:06:00Z">
                <w:r>
                  <w:t>The name of the agency that employs the peer support professional.</w:t>
                </w:r>
              </w:ins>
            </w:sdtContent>
          </w:sdt>
        </w:p>
      </w:sdtContent>
    </w:sdt>
    <w:sdt>
      <w:sdtPr>
        <w:tag w:val="goog_rdk_2241"/>
        <w:id w:val="-2005435585"/>
      </w:sdtPr>
      <w:sdtContent>
        <w:p w14:paraId="00000522" w14:textId="77777777" w:rsidR="00CF3663" w:rsidRDefault="00000000">
          <w:pPr>
            <w:numPr>
              <w:ilvl w:val="0"/>
              <w:numId w:val="101"/>
            </w:numPr>
            <w:tabs>
              <w:tab w:val="left" w:pos="720"/>
              <w:tab w:val="left" w:pos="1440"/>
            </w:tabs>
            <w:spacing w:before="240"/>
            <w:rPr>
              <w:ins w:id="2249" w:author="BHA Regulatory Affairs Unit" w:date="2026-07-29T16:06:00Z"/>
            </w:rPr>
          </w:pPr>
          <w:sdt>
            <w:sdtPr>
              <w:tag w:val="goog_rdk_2240"/>
              <w:id w:val="559141600"/>
            </w:sdtPr>
            <w:sdtContent>
              <w:ins w:id="2250" w:author="BHA Regulatory Affairs Unit" w:date="2026-07-29T16:06:00Z">
                <w:r>
                  <w:t>Medication consistency</w:t>
                </w:r>
              </w:ins>
            </w:sdtContent>
          </w:sdt>
        </w:p>
      </w:sdtContent>
    </w:sdt>
    <w:sdt>
      <w:sdtPr>
        <w:tag w:val="goog_rdk_2243"/>
        <w:id w:val="-2083642207"/>
      </w:sdtPr>
      <w:sdtContent>
        <w:p w14:paraId="00000523" w14:textId="77777777" w:rsidR="00CF3663" w:rsidRDefault="00000000">
          <w:pPr>
            <w:numPr>
              <w:ilvl w:val="1"/>
              <w:numId w:val="101"/>
            </w:numPr>
            <w:tabs>
              <w:tab w:val="left" w:pos="720"/>
              <w:tab w:val="left" w:pos="1440"/>
            </w:tabs>
            <w:spacing w:before="240"/>
            <w:rPr>
              <w:ins w:id="2251" w:author="BHA Regulatory Affairs Unit" w:date="2026-07-29T16:06:00Z"/>
            </w:rPr>
          </w:pPr>
          <w:sdt>
            <w:sdtPr>
              <w:tag w:val="goog_rdk_2242"/>
              <w:id w:val="1701265597"/>
            </w:sdtPr>
            <w:sdtContent>
              <w:ins w:id="2252" w:author="BHA Regulatory Affairs Unit" w:date="2026-07-29T16:06:00Z">
                <w:r>
                  <w:t>Agencies shall ensure clinical personnel are aware of, and have access to, the medication formulary.</w:t>
                </w:r>
              </w:ins>
            </w:sdtContent>
          </w:sdt>
        </w:p>
      </w:sdtContent>
    </w:sdt>
    <w:sdt>
      <w:sdtPr>
        <w:tag w:val="goog_rdk_2245"/>
        <w:id w:val="-88346290"/>
      </w:sdtPr>
      <w:sdtContent>
        <w:p w14:paraId="00000524" w14:textId="77777777" w:rsidR="00CF3663" w:rsidRDefault="00000000">
          <w:pPr>
            <w:numPr>
              <w:ilvl w:val="1"/>
              <w:numId w:val="101"/>
            </w:numPr>
            <w:tabs>
              <w:tab w:val="left" w:pos="720"/>
              <w:tab w:val="left" w:pos="1440"/>
            </w:tabs>
            <w:spacing w:before="240"/>
            <w:rPr>
              <w:ins w:id="2253" w:author="BHA Regulatory Affairs Unit" w:date="2026-07-29T16:06:00Z"/>
            </w:rPr>
          </w:pPr>
          <w:sdt>
            <w:sdtPr>
              <w:tag w:val="goog_rdk_2244"/>
              <w:id w:val="-515857589"/>
            </w:sdtPr>
            <w:sdtContent>
              <w:ins w:id="2254" w:author="BHA Regulatory Affairs Unit" w:date="2026-07-29T16:06:00Z">
                <w:r>
                  <w:t>Agencies shall ensure personnel have access to the medications on the medication formulary when prescribing medications to treat behavioral health disorders for an individual who is, or was, involved with the criminal or juvenile justice system.</w:t>
                </w:r>
              </w:ins>
            </w:sdtContent>
          </w:sdt>
        </w:p>
      </w:sdtContent>
    </w:sdt>
    <w:sdt>
      <w:sdtPr>
        <w:tag w:val="goog_rdk_2247"/>
        <w:id w:val="-600163137"/>
      </w:sdtPr>
      <w:sdtContent>
        <w:p w14:paraId="00000525" w14:textId="77777777" w:rsidR="00CF3663" w:rsidRDefault="00000000">
          <w:pPr>
            <w:keepNext/>
            <w:spacing w:before="240" w:after="60"/>
            <w:ind w:firstLine="0"/>
            <w:rPr>
              <w:ins w:id="2255" w:author="BHA Regulatory Affairs Unit" w:date="2026-07-29T16:06:00Z"/>
              <w:b/>
              <w:bCs/>
            </w:rPr>
          </w:pPr>
          <w:sdt>
            <w:sdtPr>
              <w:tag w:val="goog_rdk_2246"/>
              <w:id w:val="-993330228"/>
            </w:sdtPr>
            <w:sdtContent>
              <w:ins w:id="2256" w:author="BHA Regulatory Affairs Unit" w:date="2026-07-29T16:06:00Z">
                <w:r>
                  <w:rPr>
                    <w:b/>
                    <w:bCs/>
                  </w:rPr>
                  <w:t>1.15.2</w:t>
                </w:r>
                <w:r>
                  <w:rPr>
                    <w:b/>
                    <w:bCs/>
                  </w:rPr>
                  <w:tab/>
                  <w:t>Clinical Supervision</w:t>
                </w:r>
              </w:ins>
            </w:sdtContent>
          </w:sdt>
        </w:p>
      </w:sdtContent>
    </w:sdt>
    <w:sdt>
      <w:sdtPr>
        <w:tag w:val="goog_rdk_2249"/>
        <w:id w:val="-1467986651"/>
      </w:sdtPr>
      <w:sdtContent>
        <w:p w14:paraId="00000526" w14:textId="77777777" w:rsidR="00CF3663" w:rsidRDefault="00000000">
          <w:pPr>
            <w:numPr>
              <w:ilvl w:val="0"/>
              <w:numId w:val="102"/>
            </w:numPr>
            <w:tabs>
              <w:tab w:val="left" w:pos="720"/>
              <w:tab w:val="left" w:pos="1440"/>
            </w:tabs>
            <w:spacing w:before="240"/>
            <w:rPr>
              <w:ins w:id="2257" w:author="BHA Regulatory Affairs Unit" w:date="2026-07-29T16:06:00Z"/>
            </w:rPr>
          </w:pPr>
          <w:sdt>
            <w:sdtPr>
              <w:tag w:val="goog_rdk_2248"/>
              <w:id w:val="-2128471091"/>
            </w:sdtPr>
            <w:sdtContent>
              <w:ins w:id="2258" w:author="BHA Regulatory Affairs Unit" w:date="2026-07-29T16:06:00Z">
                <w:r>
                  <w:t>With the exception of peer support professionals, agencies must ensure that personnel providing behavioral health services receive clinical supervision, as defined in Part 1.2.2 of this Chapter 1.</w:t>
                </w:r>
              </w:ins>
            </w:sdtContent>
          </w:sdt>
        </w:p>
      </w:sdtContent>
    </w:sdt>
    <w:sdt>
      <w:sdtPr>
        <w:tag w:val="goog_rdk_2251"/>
        <w:id w:val="-1886742393"/>
      </w:sdtPr>
      <w:sdtContent>
        <w:p w14:paraId="00000527" w14:textId="77777777" w:rsidR="00CF3663" w:rsidRDefault="00000000">
          <w:pPr>
            <w:numPr>
              <w:ilvl w:val="0"/>
              <w:numId w:val="102"/>
            </w:numPr>
            <w:tabs>
              <w:tab w:val="left" w:pos="720"/>
              <w:tab w:val="left" w:pos="1440"/>
            </w:tabs>
            <w:spacing w:before="240"/>
            <w:rPr>
              <w:ins w:id="2259" w:author="BHA Regulatory Affairs Unit" w:date="2026-07-29T16:06:00Z"/>
            </w:rPr>
          </w:pPr>
          <w:sdt>
            <w:sdtPr>
              <w:tag w:val="goog_rdk_2250"/>
              <w:id w:val="997477634"/>
            </w:sdtPr>
            <w:sdtContent>
              <w:ins w:id="2260" w:author="BHA Regulatory Affairs Unit" w:date="2026-07-29T16:06:00Z">
                <w:r>
                  <w:t>Agencies shall develop policies and procedures for supervision that address the following:</w:t>
                </w:r>
              </w:ins>
            </w:sdtContent>
          </w:sdt>
        </w:p>
      </w:sdtContent>
    </w:sdt>
    <w:sdt>
      <w:sdtPr>
        <w:tag w:val="goog_rdk_2253"/>
        <w:id w:val="-1530130532"/>
      </w:sdtPr>
      <w:sdtContent>
        <w:p w14:paraId="00000528" w14:textId="77777777" w:rsidR="00CF3663" w:rsidRDefault="00000000">
          <w:pPr>
            <w:numPr>
              <w:ilvl w:val="1"/>
              <w:numId w:val="102"/>
            </w:numPr>
            <w:tabs>
              <w:tab w:val="left" w:pos="720"/>
              <w:tab w:val="left" w:pos="1440"/>
            </w:tabs>
            <w:spacing w:before="240"/>
            <w:rPr>
              <w:ins w:id="2261" w:author="BHA Regulatory Affairs Unit" w:date="2026-07-29T16:06:00Z"/>
            </w:rPr>
          </w:pPr>
          <w:sdt>
            <w:sdtPr>
              <w:tag w:val="goog_rdk_2252"/>
              <w:id w:val="1662926505"/>
            </w:sdtPr>
            <w:sdtContent>
              <w:ins w:id="2262" w:author="BHA Regulatory Affairs Unit" w:date="2026-07-29T16:06:00Z">
                <w:r>
                  <w:t>Supervisee’s mandatory disclosure statement that clearly states they are under supervision, and by whom;</w:t>
                </w:r>
              </w:ins>
            </w:sdtContent>
          </w:sdt>
        </w:p>
      </w:sdtContent>
    </w:sdt>
    <w:sdt>
      <w:sdtPr>
        <w:tag w:val="goog_rdk_2255"/>
        <w:id w:val="852483957"/>
      </w:sdtPr>
      <w:sdtContent>
        <w:p w14:paraId="00000529" w14:textId="77777777" w:rsidR="00CF3663" w:rsidRDefault="00000000">
          <w:pPr>
            <w:numPr>
              <w:ilvl w:val="1"/>
              <w:numId w:val="102"/>
            </w:numPr>
            <w:tabs>
              <w:tab w:val="left" w:pos="720"/>
              <w:tab w:val="left" w:pos="1440"/>
            </w:tabs>
            <w:spacing w:before="240"/>
            <w:rPr>
              <w:ins w:id="2263" w:author="BHA Regulatory Affairs Unit" w:date="2026-07-29T16:06:00Z"/>
            </w:rPr>
          </w:pPr>
          <w:sdt>
            <w:sdtPr>
              <w:tag w:val="goog_rdk_2254"/>
              <w:id w:val="2058037371"/>
            </w:sdtPr>
            <w:sdtContent>
              <w:ins w:id="2264" w:author="BHA Regulatory Affairs Unit" w:date="2026-07-29T16:06:00Z">
                <w:r>
                  <w:t>Requirements for regular evaluation of the supervisee’s progress, tied to the responsibilities assigned;</w:t>
                </w:r>
              </w:ins>
            </w:sdtContent>
          </w:sdt>
        </w:p>
      </w:sdtContent>
    </w:sdt>
    <w:sdt>
      <w:sdtPr>
        <w:tag w:val="goog_rdk_2257"/>
        <w:id w:val="149512435"/>
      </w:sdtPr>
      <w:sdtContent>
        <w:p w14:paraId="0000052A" w14:textId="77777777" w:rsidR="00CF3663" w:rsidRDefault="00000000">
          <w:pPr>
            <w:numPr>
              <w:ilvl w:val="1"/>
              <w:numId w:val="102"/>
            </w:numPr>
            <w:tabs>
              <w:tab w:val="left" w:pos="720"/>
              <w:tab w:val="left" w:pos="1440"/>
            </w:tabs>
            <w:spacing w:before="240"/>
            <w:rPr>
              <w:ins w:id="2265" w:author="BHA Regulatory Affairs Unit" w:date="2026-07-29T16:06:00Z"/>
            </w:rPr>
          </w:pPr>
          <w:sdt>
            <w:sdtPr>
              <w:tag w:val="goog_rdk_2256"/>
              <w:id w:val="1014127341"/>
            </w:sdtPr>
            <w:sdtContent>
              <w:ins w:id="2266" w:author="BHA Regulatory Affairs Unit" w:date="2026-07-29T16:06:00Z">
                <w:r>
                  <w:t>Documentation and frequency of supervisor review(s) and provided feedback;</w:t>
                </w:r>
              </w:ins>
            </w:sdtContent>
          </w:sdt>
        </w:p>
      </w:sdtContent>
    </w:sdt>
    <w:sdt>
      <w:sdtPr>
        <w:tag w:val="goog_rdk_2259"/>
        <w:id w:val="-1823018557"/>
      </w:sdtPr>
      <w:sdtContent>
        <w:p w14:paraId="0000052B" w14:textId="77777777" w:rsidR="00CF3663" w:rsidRDefault="00000000">
          <w:pPr>
            <w:numPr>
              <w:ilvl w:val="1"/>
              <w:numId w:val="102"/>
            </w:numPr>
            <w:tabs>
              <w:tab w:val="left" w:pos="720"/>
              <w:tab w:val="left" w:pos="1440"/>
            </w:tabs>
            <w:spacing w:before="240"/>
            <w:rPr>
              <w:ins w:id="2267" w:author="BHA Regulatory Affairs Unit" w:date="2026-07-29T16:06:00Z"/>
            </w:rPr>
          </w:pPr>
          <w:sdt>
            <w:sdtPr>
              <w:tag w:val="goog_rdk_2258"/>
              <w:id w:val="-819295182"/>
            </w:sdtPr>
            <w:sdtContent>
              <w:ins w:id="2268" w:author="BHA Regulatory Affairs Unit" w:date="2026-07-29T16:06:00Z">
                <w:r>
                  <w:t>Maximum number of supervisees a supervisor oversees; and</w:t>
                </w:r>
              </w:ins>
            </w:sdtContent>
          </w:sdt>
        </w:p>
      </w:sdtContent>
    </w:sdt>
    <w:sdt>
      <w:sdtPr>
        <w:tag w:val="goog_rdk_2261"/>
        <w:id w:val="-156939043"/>
      </w:sdtPr>
      <w:sdtContent>
        <w:p w14:paraId="0000052C" w14:textId="77777777" w:rsidR="00CF3663" w:rsidRDefault="00000000">
          <w:pPr>
            <w:numPr>
              <w:ilvl w:val="1"/>
              <w:numId w:val="102"/>
            </w:numPr>
            <w:tabs>
              <w:tab w:val="left" w:pos="720"/>
              <w:tab w:val="left" w:pos="1440"/>
            </w:tabs>
            <w:spacing w:before="240"/>
            <w:rPr>
              <w:ins w:id="2269" w:author="BHA Regulatory Affairs Unit" w:date="2026-07-29T16:06:00Z"/>
            </w:rPr>
          </w:pPr>
          <w:sdt>
            <w:sdtPr>
              <w:tag w:val="goog_rdk_2260"/>
              <w:id w:val="-534032865"/>
            </w:sdtPr>
            <w:sdtContent>
              <w:ins w:id="2270" w:author="BHA Regulatory Affairs Unit" w:date="2026-07-29T16:06:00Z">
                <w:r>
                  <w:t>How supervision and/or consultation is covered by personnel with comparable credentials when the usual supervisor is not available.</w:t>
                </w:r>
              </w:ins>
            </w:sdtContent>
          </w:sdt>
        </w:p>
      </w:sdtContent>
    </w:sdt>
    <w:sdt>
      <w:sdtPr>
        <w:tag w:val="goog_rdk_2263"/>
        <w:id w:val="-1647501839"/>
      </w:sdtPr>
      <w:sdtContent>
        <w:p w14:paraId="0000052D" w14:textId="77777777" w:rsidR="00CF3663" w:rsidRDefault="00000000">
          <w:pPr>
            <w:numPr>
              <w:ilvl w:val="0"/>
              <w:numId w:val="102"/>
            </w:numPr>
            <w:tabs>
              <w:tab w:val="left" w:pos="720"/>
              <w:tab w:val="left" w:pos="1440"/>
            </w:tabs>
            <w:spacing w:before="240"/>
            <w:rPr>
              <w:ins w:id="2271" w:author="BHA Regulatory Affairs Unit" w:date="2026-07-29T16:06:00Z"/>
            </w:rPr>
          </w:pPr>
          <w:sdt>
            <w:sdtPr>
              <w:tag w:val="goog_rdk_2262"/>
              <w:id w:val="-60908071"/>
            </w:sdtPr>
            <w:sdtContent>
              <w:ins w:id="2272" w:author="BHA Regulatory Affairs Unit" w:date="2026-07-29T16:06:00Z">
                <w:r>
                  <w:t>Clinical supervisors must, at minimum:</w:t>
                </w:r>
              </w:ins>
            </w:sdtContent>
          </w:sdt>
        </w:p>
      </w:sdtContent>
    </w:sdt>
    <w:sdt>
      <w:sdtPr>
        <w:tag w:val="goog_rdk_2265"/>
        <w:id w:val="1091125155"/>
      </w:sdtPr>
      <w:sdtContent>
        <w:p w14:paraId="0000052E" w14:textId="77777777" w:rsidR="00CF3663" w:rsidRDefault="00000000">
          <w:pPr>
            <w:numPr>
              <w:ilvl w:val="1"/>
              <w:numId w:val="102"/>
            </w:numPr>
            <w:tabs>
              <w:tab w:val="left" w:pos="720"/>
              <w:tab w:val="left" w:pos="1440"/>
            </w:tabs>
            <w:spacing w:before="240"/>
            <w:rPr>
              <w:ins w:id="2273" w:author="BHA Regulatory Affairs Unit" w:date="2026-07-29T16:06:00Z"/>
            </w:rPr>
          </w:pPr>
          <w:sdt>
            <w:sdtPr>
              <w:tag w:val="goog_rdk_2264"/>
              <w:id w:val="2138808078"/>
            </w:sdtPr>
            <w:sdtContent>
              <w:ins w:id="2274" w:author="BHA Regulatory Affairs Unit" w:date="2026-07-29T16:06:00Z">
                <w:r>
                  <w:t>Meet the standard qualifications for clinical supervision as defined by the supervisor’s professional practice board;</w:t>
                </w:r>
              </w:ins>
            </w:sdtContent>
          </w:sdt>
        </w:p>
      </w:sdtContent>
    </w:sdt>
    <w:sdt>
      <w:sdtPr>
        <w:tag w:val="goog_rdk_2267"/>
        <w:id w:val="-919757524"/>
      </w:sdtPr>
      <w:sdtContent>
        <w:p w14:paraId="0000052F" w14:textId="77777777" w:rsidR="00CF3663" w:rsidRDefault="00000000">
          <w:pPr>
            <w:numPr>
              <w:ilvl w:val="1"/>
              <w:numId w:val="102"/>
            </w:numPr>
            <w:tabs>
              <w:tab w:val="left" w:pos="720"/>
              <w:tab w:val="left" w:pos="1440"/>
            </w:tabs>
            <w:spacing w:before="240"/>
            <w:rPr>
              <w:ins w:id="2275" w:author="BHA Regulatory Affairs Unit" w:date="2026-07-29T16:06:00Z"/>
            </w:rPr>
          </w:pPr>
          <w:sdt>
            <w:sdtPr>
              <w:tag w:val="goog_rdk_2266"/>
              <w:id w:val="1942736569"/>
            </w:sdtPr>
            <w:sdtContent>
              <w:ins w:id="2276" w:author="BHA Regulatory Affairs Unit" w:date="2026-07-29T16:06:00Z">
                <w:r>
                  <w:t>Deliver clinical supervision within the supervisor’s professional practice license and ethical standards for:</w:t>
                </w:r>
              </w:ins>
            </w:sdtContent>
          </w:sdt>
        </w:p>
      </w:sdtContent>
    </w:sdt>
    <w:sdt>
      <w:sdtPr>
        <w:tag w:val="goog_rdk_2269"/>
        <w:id w:val="316500649"/>
      </w:sdtPr>
      <w:sdtContent>
        <w:p w14:paraId="00000530" w14:textId="77777777" w:rsidR="00CF3663" w:rsidRDefault="00000000">
          <w:pPr>
            <w:numPr>
              <w:ilvl w:val="2"/>
              <w:numId w:val="102"/>
            </w:numPr>
            <w:tabs>
              <w:tab w:val="left" w:pos="720"/>
              <w:tab w:val="left" w:pos="1440"/>
            </w:tabs>
            <w:spacing w:before="240"/>
            <w:rPr>
              <w:ins w:id="2277" w:author="BHA Regulatory Affairs Unit" w:date="2026-07-29T16:06:00Z"/>
            </w:rPr>
          </w:pPr>
          <w:sdt>
            <w:sdtPr>
              <w:tag w:val="goog_rdk_2268"/>
              <w:id w:val="1822187037"/>
            </w:sdtPr>
            <w:sdtContent>
              <w:ins w:id="2278" w:author="BHA Regulatory Affairs Unit" w:date="2026-07-29T16:06:00Z">
                <w:r>
                  <w:t>Those that are licensed or seeking professional licensure; or</w:t>
                </w:r>
              </w:ins>
            </w:sdtContent>
          </w:sdt>
        </w:p>
      </w:sdtContent>
    </w:sdt>
    <w:sdt>
      <w:sdtPr>
        <w:tag w:val="goog_rdk_2271"/>
        <w:id w:val="-148198187"/>
      </w:sdtPr>
      <w:sdtContent>
        <w:p w14:paraId="00000531" w14:textId="77777777" w:rsidR="00CF3663" w:rsidRDefault="00000000">
          <w:pPr>
            <w:numPr>
              <w:ilvl w:val="2"/>
              <w:numId w:val="102"/>
            </w:numPr>
            <w:tabs>
              <w:tab w:val="left" w:pos="720"/>
              <w:tab w:val="left" w:pos="1440"/>
            </w:tabs>
            <w:spacing w:before="240"/>
            <w:rPr>
              <w:ins w:id="2279" w:author="BHA Regulatory Affairs Unit" w:date="2026-07-29T16:06:00Z"/>
            </w:rPr>
          </w:pPr>
          <w:sdt>
            <w:sdtPr>
              <w:tag w:val="goog_rdk_2270"/>
              <w:id w:val="1426363264"/>
            </w:sdtPr>
            <w:sdtContent>
              <w:ins w:id="2280" w:author="BHA Regulatory Affairs Unit" w:date="2026-07-29T16:06:00Z">
                <w:r>
                  <w:t>When supervising personnel that are not seeking or not eligible for professional licensure, such as group living workers, the supervisor must follow standards in the Colorado Mental Health Practice Act, as defined in Article 245 of Title 12, C.R.S.;</w:t>
                </w:r>
              </w:ins>
            </w:sdtContent>
          </w:sdt>
        </w:p>
      </w:sdtContent>
    </w:sdt>
    <w:sdt>
      <w:sdtPr>
        <w:tag w:val="goog_rdk_2273"/>
        <w:id w:val="-1527512927"/>
      </w:sdtPr>
      <w:sdtContent>
        <w:p w14:paraId="00000532" w14:textId="77777777" w:rsidR="00CF3663" w:rsidRDefault="00000000">
          <w:pPr>
            <w:numPr>
              <w:ilvl w:val="1"/>
              <w:numId w:val="102"/>
            </w:numPr>
            <w:tabs>
              <w:tab w:val="left" w:pos="720"/>
              <w:tab w:val="left" w:pos="1440"/>
            </w:tabs>
            <w:spacing w:before="240"/>
            <w:rPr>
              <w:ins w:id="2281" w:author="BHA Regulatory Affairs Unit" w:date="2026-07-29T16:06:00Z"/>
            </w:rPr>
          </w:pPr>
          <w:sdt>
            <w:sdtPr>
              <w:tag w:val="goog_rdk_2272"/>
              <w:id w:val="-112068252"/>
            </w:sdtPr>
            <w:sdtContent>
              <w:ins w:id="2282" w:author="BHA Regulatory Affairs Unit" w:date="2026-07-29T16:06:00Z">
                <w:r>
                  <w:t>Dedicate time between the supervisor and supervisee to instruct, model, and encourage self-reflection regarding acquisition of clinical and administrative skills by the supervisees;</w:t>
                </w:r>
              </w:ins>
            </w:sdtContent>
          </w:sdt>
        </w:p>
      </w:sdtContent>
    </w:sdt>
    <w:sdt>
      <w:sdtPr>
        <w:tag w:val="goog_rdk_2275"/>
        <w:id w:val="-1963800187"/>
      </w:sdtPr>
      <w:sdtContent>
        <w:p w14:paraId="00000533" w14:textId="77777777" w:rsidR="00CF3663" w:rsidRDefault="00000000">
          <w:pPr>
            <w:numPr>
              <w:ilvl w:val="2"/>
              <w:numId w:val="102"/>
            </w:numPr>
            <w:tabs>
              <w:tab w:val="left" w:pos="720"/>
              <w:tab w:val="left" w:pos="1440"/>
            </w:tabs>
            <w:spacing w:before="240"/>
            <w:rPr>
              <w:ins w:id="2283" w:author="BHA Regulatory Affairs Unit" w:date="2026-07-29T16:06:00Z"/>
            </w:rPr>
          </w:pPr>
          <w:sdt>
            <w:sdtPr>
              <w:tag w:val="goog_rdk_2274"/>
              <w:id w:val="392003427"/>
            </w:sdtPr>
            <w:sdtContent>
              <w:ins w:id="2284" w:author="BHA Regulatory Affairs Unit" w:date="2026-07-29T16:06:00Z">
                <w:r>
                  <w:t>Clinical supervisors will determine skills through observation, evaluation, feedback, and mutual problem-solving.</w:t>
                </w:r>
              </w:ins>
            </w:sdtContent>
          </w:sdt>
        </w:p>
      </w:sdtContent>
    </w:sdt>
    <w:sdt>
      <w:sdtPr>
        <w:tag w:val="goog_rdk_2277"/>
        <w:id w:val="100234348"/>
      </w:sdtPr>
      <w:sdtContent>
        <w:p w14:paraId="00000534" w14:textId="77777777" w:rsidR="00CF3663" w:rsidRDefault="00000000">
          <w:pPr>
            <w:numPr>
              <w:ilvl w:val="1"/>
              <w:numId w:val="102"/>
            </w:numPr>
            <w:tabs>
              <w:tab w:val="left" w:pos="720"/>
              <w:tab w:val="left" w:pos="1440"/>
            </w:tabs>
            <w:spacing w:before="240"/>
            <w:rPr>
              <w:ins w:id="2285" w:author="BHA Regulatory Affairs Unit" w:date="2026-07-29T16:06:00Z"/>
            </w:rPr>
          </w:pPr>
          <w:sdt>
            <w:sdtPr>
              <w:tag w:val="goog_rdk_2276"/>
              <w:id w:val="-760844979"/>
            </w:sdtPr>
            <w:sdtContent>
              <w:ins w:id="2286" w:author="BHA Regulatory Affairs Unit" w:date="2026-07-29T16:06:00Z">
                <w:r>
                  <w:t>Address ethics and ethical dilemmas as aligned with the appropriate professional practice board;</w:t>
                </w:r>
              </w:ins>
            </w:sdtContent>
          </w:sdt>
        </w:p>
      </w:sdtContent>
    </w:sdt>
    <w:sdt>
      <w:sdtPr>
        <w:tag w:val="goog_rdk_2279"/>
        <w:id w:val="-1291003227"/>
      </w:sdtPr>
      <w:sdtContent>
        <w:p w14:paraId="00000535" w14:textId="77777777" w:rsidR="00CF3663" w:rsidRDefault="00000000">
          <w:pPr>
            <w:numPr>
              <w:ilvl w:val="1"/>
              <w:numId w:val="102"/>
            </w:numPr>
            <w:tabs>
              <w:tab w:val="left" w:pos="720"/>
              <w:tab w:val="left" w:pos="1440"/>
            </w:tabs>
            <w:spacing w:before="240"/>
            <w:rPr>
              <w:ins w:id="2287" w:author="BHA Regulatory Affairs Unit" w:date="2026-07-29T16:06:00Z"/>
            </w:rPr>
          </w:pPr>
          <w:sdt>
            <w:sdtPr>
              <w:tag w:val="goog_rdk_2278"/>
              <w:id w:val="1833289138"/>
            </w:sdtPr>
            <w:sdtContent>
              <w:ins w:id="2288" w:author="BHA Regulatory Affairs Unit" w:date="2026-07-29T16:06:00Z">
                <w:r>
                  <w:t>Provide professional direction based on experience, expertise, and/or for ethical or safety concerns;</w:t>
                </w:r>
              </w:ins>
            </w:sdtContent>
          </w:sdt>
        </w:p>
      </w:sdtContent>
    </w:sdt>
    <w:sdt>
      <w:sdtPr>
        <w:tag w:val="goog_rdk_2281"/>
        <w:id w:val="-863099590"/>
      </w:sdtPr>
      <w:sdtContent>
        <w:p w14:paraId="00000536" w14:textId="77777777" w:rsidR="00CF3663" w:rsidRDefault="00000000">
          <w:pPr>
            <w:numPr>
              <w:ilvl w:val="1"/>
              <w:numId w:val="102"/>
            </w:numPr>
            <w:tabs>
              <w:tab w:val="left" w:pos="720"/>
              <w:tab w:val="left" w:pos="1440"/>
            </w:tabs>
            <w:spacing w:before="240"/>
            <w:rPr>
              <w:ins w:id="2289" w:author="BHA Regulatory Affairs Unit" w:date="2026-07-29T16:06:00Z"/>
            </w:rPr>
          </w:pPr>
          <w:sdt>
            <w:sdtPr>
              <w:tag w:val="goog_rdk_2280"/>
              <w:id w:val="1315864844"/>
            </w:sdtPr>
            <w:sdtContent>
              <w:ins w:id="2290" w:author="BHA Regulatory Affairs Unit" w:date="2026-07-29T16:06:00Z">
                <w:r>
                  <w:t>Ensure that safety and crisis management plans are followed and that clinical supervisors are available to personnel for assistance in crisis situations and processing of the crisis event afterwards; and</w:t>
                </w:r>
              </w:ins>
            </w:sdtContent>
          </w:sdt>
        </w:p>
      </w:sdtContent>
    </w:sdt>
    <w:sdt>
      <w:sdtPr>
        <w:tag w:val="goog_rdk_2283"/>
        <w:id w:val="-1412670677"/>
      </w:sdtPr>
      <w:sdtContent>
        <w:p w14:paraId="00000537" w14:textId="77777777" w:rsidR="00CF3663" w:rsidRDefault="00000000">
          <w:pPr>
            <w:numPr>
              <w:ilvl w:val="1"/>
              <w:numId w:val="102"/>
            </w:numPr>
            <w:tabs>
              <w:tab w:val="left" w:pos="720"/>
              <w:tab w:val="left" w:pos="1440"/>
            </w:tabs>
            <w:spacing w:before="240"/>
            <w:rPr>
              <w:ins w:id="2291" w:author="BHA Regulatory Affairs Unit" w:date="2026-07-29T16:06:00Z"/>
            </w:rPr>
          </w:pPr>
          <w:sdt>
            <w:sdtPr>
              <w:tag w:val="goog_rdk_2282"/>
              <w:id w:val="1980529353"/>
            </w:sdtPr>
            <w:sdtContent>
              <w:ins w:id="2292" w:author="BHA Regulatory Affairs Unit" w:date="2026-07-29T16:06:00Z">
                <w:r>
                  <w:t>Document the date, duration, and the content of the supervision session for their supervisee(s), which may include a professional development plan.</w:t>
                </w:r>
              </w:ins>
            </w:sdtContent>
          </w:sdt>
        </w:p>
      </w:sdtContent>
    </w:sdt>
    <w:sdt>
      <w:sdtPr>
        <w:tag w:val="goog_rdk_2285"/>
        <w:id w:val="1761748329"/>
      </w:sdtPr>
      <w:sdtContent>
        <w:p w14:paraId="00000538" w14:textId="77777777" w:rsidR="00CF3663" w:rsidRDefault="00000000">
          <w:pPr>
            <w:numPr>
              <w:ilvl w:val="2"/>
              <w:numId w:val="102"/>
            </w:numPr>
            <w:tabs>
              <w:tab w:val="left" w:pos="720"/>
              <w:tab w:val="left" w:pos="1440"/>
            </w:tabs>
            <w:spacing w:before="240"/>
            <w:rPr>
              <w:ins w:id="2293" w:author="BHA Regulatory Affairs Unit" w:date="2026-07-29T16:06:00Z"/>
            </w:rPr>
          </w:pPr>
          <w:sdt>
            <w:sdtPr>
              <w:tag w:val="goog_rdk_2284"/>
              <w:id w:val="922745049"/>
            </w:sdtPr>
            <w:sdtContent>
              <w:ins w:id="2294" w:author="BHA Regulatory Affairs Unit" w:date="2026-07-29T16:06:00Z">
                <w:r>
                  <w:t>Documents pertaining to clinical supervision must be provided to the supervisee and BHA, upon request.</w:t>
                </w:r>
              </w:ins>
            </w:sdtContent>
          </w:sdt>
        </w:p>
      </w:sdtContent>
    </w:sdt>
    <w:sdt>
      <w:sdtPr>
        <w:tag w:val="goog_rdk_2287"/>
        <w:id w:val="1104202085"/>
      </w:sdtPr>
      <w:sdtContent>
        <w:p w14:paraId="00000539" w14:textId="77777777" w:rsidR="00CF3663" w:rsidRDefault="00000000">
          <w:pPr>
            <w:numPr>
              <w:ilvl w:val="0"/>
              <w:numId w:val="102"/>
            </w:numPr>
            <w:tabs>
              <w:tab w:val="left" w:pos="720"/>
              <w:tab w:val="left" w:pos="1440"/>
            </w:tabs>
            <w:spacing w:before="240"/>
            <w:rPr>
              <w:ins w:id="2295" w:author="BHA Regulatory Affairs Unit" w:date="2026-07-29T16:06:00Z"/>
            </w:rPr>
          </w:pPr>
          <w:sdt>
            <w:sdtPr>
              <w:tag w:val="goog_rdk_2286"/>
              <w:id w:val="-1775692792"/>
            </w:sdtPr>
            <w:sdtContent>
              <w:ins w:id="2296" w:author="BHA Regulatory Affairs Unit" w:date="2026-07-29T16:06:00Z">
                <w:r>
                  <w:t>Personnel-specific clinical supervision requirements</w:t>
                </w:r>
              </w:ins>
            </w:sdtContent>
          </w:sdt>
        </w:p>
      </w:sdtContent>
    </w:sdt>
    <w:sdt>
      <w:sdtPr>
        <w:tag w:val="goog_rdk_2289"/>
        <w:id w:val="2020345638"/>
      </w:sdtPr>
      <w:sdtContent>
        <w:p w14:paraId="0000053A" w14:textId="77777777" w:rsidR="00CF3663" w:rsidRDefault="00000000">
          <w:pPr>
            <w:numPr>
              <w:ilvl w:val="1"/>
              <w:numId w:val="102"/>
            </w:numPr>
            <w:tabs>
              <w:tab w:val="left" w:pos="720"/>
              <w:tab w:val="left" w:pos="1440"/>
            </w:tabs>
            <w:spacing w:before="240"/>
            <w:rPr>
              <w:ins w:id="2297" w:author="BHA Regulatory Affairs Unit" w:date="2026-07-29T16:06:00Z"/>
            </w:rPr>
          </w:pPr>
          <w:sdt>
            <w:sdtPr>
              <w:tag w:val="goog_rdk_2288"/>
              <w:id w:val="1683679593"/>
            </w:sdtPr>
            <w:sdtContent>
              <w:ins w:id="2298" w:author="BHA Regulatory Affairs Unit" w:date="2026-07-29T16:06:00Z">
                <w:r>
                  <w:t>Licensees and authorized practitioners will be provided with clinical supervision and/or consultation, upon request, by the licensee or authorized practitioner, or during times of individual emergency.</w:t>
                </w:r>
              </w:ins>
            </w:sdtContent>
          </w:sdt>
        </w:p>
      </w:sdtContent>
    </w:sdt>
    <w:sdt>
      <w:sdtPr>
        <w:tag w:val="goog_rdk_2291"/>
        <w:id w:val="-1889408055"/>
      </w:sdtPr>
      <w:sdtContent>
        <w:p w14:paraId="0000053B" w14:textId="77777777" w:rsidR="00CF3663" w:rsidRDefault="00000000">
          <w:pPr>
            <w:numPr>
              <w:ilvl w:val="1"/>
              <w:numId w:val="102"/>
            </w:numPr>
            <w:tabs>
              <w:tab w:val="left" w:pos="720"/>
              <w:tab w:val="left" w:pos="1440"/>
            </w:tabs>
            <w:spacing w:before="240"/>
            <w:rPr>
              <w:ins w:id="2299" w:author="BHA Regulatory Affairs Unit" w:date="2026-07-29T16:06:00Z"/>
            </w:rPr>
          </w:pPr>
          <w:sdt>
            <w:sdtPr>
              <w:tag w:val="goog_rdk_2290"/>
              <w:id w:val="-1005061679"/>
            </w:sdtPr>
            <w:sdtContent>
              <w:ins w:id="2300" w:author="BHA Regulatory Affairs Unit" w:date="2026-07-29T16:06:00Z">
                <w:r>
                  <w:t>Candidates will be provided with clinical supervision at a rate that will meet their licensing requirements for the license they are pursuing, or at a minimum of one (1) hour every two (2) weeks, whichever provides a higher level of clinical supervision.</w:t>
                </w:r>
              </w:ins>
            </w:sdtContent>
          </w:sdt>
        </w:p>
      </w:sdtContent>
    </w:sdt>
    <w:sdt>
      <w:sdtPr>
        <w:tag w:val="goog_rdk_2293"/>
        <w:id w:val="-1388323553"/>
      </w:sdtPr>
      <w:sdtContent>
        <w:p w14:paraId="0000053C" w14:textId="77777777" w:rsidR="00CF3663" w:rsidRDefault="00000000">
          <w:pPr>
            <w:numPr>
              <w:ilvl w:val="1"/>
              <w:numId w:val="102"/>
            </w:numPr>
            <w:tabs>
              <w:tab w:val="left" w:pos="720"/>
              <w:tab w:val="left" w:pos="1440"/>
            </w:tabs>
            <w:spacing w:before="240"/>
            <w:rPr>
              <w:ins w:id="2301" w:author="BHA Regulatory Affairs Unit" w:date="2026-07-29T16:06:00Z"/>
            </w:rPr>
          </w:pPr>
          <w:sdt>
            <w:sdtPr>
              <w:tag w:val="goog_rdk_2292"/>
              <w:id w:val="-1305437502"/>
            </w:sdtPr>
            <w:sdtContent>
              <w:ins w:id="2302" w:author="BHA Regulatory Affairs Unit" w:date="2026-07-29T16:06:00Z">
                <w:r>
                  <w:t>Clinical documentation completed by a counselor-in-training and/or intern still in pursuit of their clinical degree must be reviewed and co-signed by a clinical supervisor able to supervise, pursuant to their scope of practice.</w:t>
                </w:r>
              </w:ins>
            </w:sdtContent>
          </w:sdt>
        </w:p>
      </w:sdtContent>
    </w:sdt>
    <w:sdt>
      <w:sdtPr>
        <w:tag w:val="goog_rdk_2295"/>
        <w:id w:val="-662390934"/>
      </w:sdtPr>
      <w:sdtContent>
        <w:p w14:paraId="0000053D" w14:textId="77777777" w:rsidR="00CF3663" w:rsidRDefault="00000000">
          <w:pPr>
            <w:numPr>
              <w:ilvl w:val="1"/>
              <w:numId w:val="102"/>
            </w:numPr>
            <w:tabs>
              <w:tab w:val="left" w:pos="720"/>
              <w:tab w:val="left" w:pos="1440"/>
            </w:tabs>
            <w:spacing w:before="240"/>
            <w:rPr>
              <w:ins w:id="2303" w:author="BHA Regulatory Affairs Unit" w:date="2026-07-29T16:06:00Z"/>
            </w:rPr>
          </w:pPr>
          <w:sdt>
            <w:sdtPr>
              <w:tag w:val="goog_rdk_2294"/>
              <w:id w:val="12727899"/>
            </w:sdtPr>
            <w:sdtContent>
              <w:ins w:id="2304" w:author="BHA Regulatory Affairs Unit" w:date="2026-07-29T16:06:00Z">
                <w:r>
                  <w:t>Personnel not seeking or not eligible for licensure, but that are providing clinical services, will be provided clinical supervision at a frequency that ensures treatment to individuals is appropriate, safe, and in line with assessment treatment needs and an individual’s treatment goals.</w:t>
                </w:r>
              </w:ins>
            </w:sdtContent>
          </w:sdt>
        </w:p>
      </w:sdtContent>
    </w:sdt>
    <w:sdt>
      <w:sdtPr>
        <w:tag w:val="goog_rdk_2297"/>
        <w:id w:val="2084820549"/>
      </w:sdtPr>
      <w:sdtContent>
        <w:p w14:paraId="0000053E" w14:textId="77777777" w:rsidR="00CF3663" w:rsidRDefault="00000000">
          <w:pPr>
            <w:numPr>
              <w:ilvl w:val="1"/>
              <w:numId w:val="102"/>
            </w:numPr>
            <w:tabs>
              <w:tab w:val="left" w:pos="720"/>
              <w:tab w:val="left" w:pos="1440"/>
            </w:tabs>
            <w:spacing w:before="240"/>
            <w:rPr>
              <w:ins w:id="2305" w:author="BHA Regulatory Affairs Unit" w:date="2026-07-29T16:06:00Z"/>
            </w:rPr>
          </w:pPr>
          <w:sdt>
            <w:sdtPr>
              <w:tag w:val="goog_rdk_2296"/>
              <w:id w:val="-572086623"/>
            </w:sdtPr>
            <w:sdtContent>
              <w:ins w:id="2306" w:author="BHA Regulatory Affairs Unit" w:date="2026-07-29T16:06:00Z">
                <w:r>
                  <w:t>Peer support professionals must be supervised on a monthly basis for at least one (1) hour, at a minimum, by a licensee in good standing with their credentialing body, and/or an experienced peer support professional who meets the criteria set forth in Part 1.2.2 of this Chapter 1. Supervisors shall document supervision date, time, duration, and topics discussed.</w:t>
                </w:r>
              </w:ins>
            </w:sdtContent>
          </w:sdt>
        </w:p>
      </w:sdtContent>
    </w:sdt>
    <w:sdt>
      <w:sdtPr>
        <w:tag w:val="goog_rdk_2299"/>
        <w:id w:val="1486544326"/>
      </w:sdtPr>
      <w:sdtContent>
        <w:p w14:paraId="0000053F" w14:textId="77777777" w:rsidR="00CF3663" w:rsidRDefault="00000000">
          <w:pPr>
            <w:numPr>
              <w:ilvl w:val="2"/>
              <w:numId w:val="102"/>
            </w:numPr>
            <w:tabs>
              <w:tab w:val="left" w:pos="720"/>
              <w:tab w:val="left" w:pos="1440"/>
            </w:tabs>
            <w:spacing w:before="240"/>
            <w:rPr>
              <w:ins w:id="2307" w:author="BHA Regulatory Affairs Unit" w:date="2026-07-29T16:06:00Z"/>
            </w:rPr>
          </w:pPr>
          <w:sdt>
            <w:sdtPr>
              <w:tag w:val="goog_rdk_2298"/>
              <w:id w:val="1517914870"/>
            </w:sdtPr>
            <w:sdtContent>
              <w:ins w:id="2308" w:author="BHA Regulatory Affairs Unit" w:date="2026-07-29T16:06:00Z">
                <w:r>
                  <w:t>Supervisors of peer support professionals must demonstrate to BHA that they have received training in:</w:t>
                </w:r>
              </w:ins>
            </w:sdtContent>
          </w:sdt>
        </w:p>
      </w:sdtContent>
    </w:sdt>
    <w:sdt>
      <w:sdtPr>
        <w:tag w:val="goog_rdk_2301"/>
        <w:id w:val="235153087"/>
      </w:sdtPr>
      <w:sdtContent>
        <w:p w14:paraId="00000540" w14:textId="77777777" w:rsidR="00CF3663" w:rsidRDefault="00000000">
          <w:pPr>
            <w:numPr>
              <w:ilvl w:val="3"/>
              <w:numId w:val="102"/>
            </w:numPr>
            <w:tabs>
              <w:tab w:val="left" w:pos="720"/>
              <w:tab w:val="left" w:pos="1440"/>
            </w:tabs>
            <w:spacing w:before="240"/>
            <w:rPr>
              <w:ins w:id="2309" w:author="BHA Regulatory Affairs Unit" w:date="2026-07-29T16:06:00Z"/>
            </w:rPr>
          </w:pPr>
          <w:sdt>
            <w:sdtPr>
              <w:tag w:val="goog_rdk_2300"/>
              <w:id w:val="2033530998"/>
            </w:sdtPr>
            <w:sdtContent>
              <w:ins w:id="2310" w:author="BHA Regulatory Affairs Unit" w:date="2026-07-29T16:06:00Z">
                <w:r>
                  <w:t xml:space="preserve">The provision of peer support services; </w:t>
                </w:r>
              </w:ins>
            </w:sdtContent>
          </w:sdt>
        </w:p>
      </w:sdtContent>
    </w:sdt>
    <w:sdt>
      <w:sdtPr>
        <w:tag w:val="goog_rdk_2303"/>
        <w:id w:val="-1518249410"/>
      </w:sdtPr>
      <w:sdtContent>
        <w:p w14:paraId="00000541" w14:textId="77777777" w:rsidR="00CF3663" w:rsidRDefault="00000000">
          <w:pPr>
            <w:numPr>
              <w:ilvl w:val="3"/>
              <w:numId w:val="102"/>
            </w:numPr>
            <w:tabs>
              <w:tab w:val="left" w:pos="720"/>
              <w:tab w:val="left" w:pos="1440"/>
            </w:tabs>
            <w:spacing w:before="240"/>
            <w:rPr>
              <w:ins w:id="2311" w:author="BHA Regulatory Affairs Unit" w:date="2026-07-29T16:06:00Z"/>
            </w:rPr>
          </w:pPr>
          <w:sdt>
            <w:sdtPr>
              <w:tag w:val="goog_rdk_2302"/>
              <w:id w:val="-653231221"/>
            </w:sdtPr>
            <w:sdtContent>
              <w:ins w:id="2312" w:author="BHA Regulatory Affairs Unit" w:date="2026-07-29T16:06:00Z">
                <w:r>
                  <w:t xml:space="preserve">The supervision of peer support professionals; and </w:t>
                </w:r>
              </w:ins>
            </w:sdtContent>
          </w:sdt>
        </w:p>
      </w:sdtContent>
    </w:sdt>
    <w:sdt>
      <w:sdtPr>
        <w:tag w:val="goog_rdk_2305"/>
        <w:id w:val="-151509748"/>
      </w:sdtPr>
      <w:sdtContent>
        <w:p w14:paraId="00000542" w14:textId="77777777" w:rsidR="00CF3663" w:rsidRDefault="00000000">
          <w:pPr>
            <w:numPr>
              <w:ilvl w:val="3"/>
              <w:numId w:val="102"/>
            </w:numPr>
            <w:tabs>
              <w:tab w:val="left" w:pos="720"/>
              <w:tab w:val="left" w:pos="1440"/>
            </w:tabs>
            <w:spacing w:before="240"/>
            <w:rPr>
              <w:ins w:id="2313" w:author="BHA Regulatory Affairs Unit" w:date="2026-07-29T16:06:00Z"/>
            </w:rPr>
          </w:pPr>
          <w:sdt>
            <w:sdtPr>
              <w:tag w:val="goog_rdk_2304"/>
              <w:id w:val="999007427"/>
            </w:sdtPr>
            <w:sdtContent>
              <w:ins w:id="2314" w:author="BHA Regulatory Affairs Unit" w:date="2026-07-29T16:06:00Z">
                <w:r>
                  <w:t>The role of peer support professionals.</w:t>
                </w:r>
              </w:ins>
            </w:sdtContent>
          </w:sdt>
        </w:p>
      </w:sdtContent>
    </w:sdt>
    <w:sdt>
      <w:sdtPr>
        <w:tag w:val="goog_rdk_2307"/>
        <w:id w:val="665877495"/>
      </w:sdtPr>
      <w:sdtContent>
        <w:p w14:paraId="00000543" w14:textId="77777777" w:rsidR="00CF3663" w:rsidRDefault="00000000">
          <w:pPr>
            <w:numPr>
              <w:ilvl w:val="2"/>
              <w:numId w:val="102"/>
            </w:numPr>
            <w:tabs>
              <w:tab w:val="left" w:pos="720"/>
              <w:tab w:val="left" w:pos="1440"/>
            </w:tabs>
            <w:spacing w:before="240"/>
            <w:rPr>
              <w:ins w:id="2315" w:author="BHA Regulatory Affairs Unit" w:date="2026-07-29T16:06:00Z"/>
            </w:rPr>
          </w:pPr>
          <w:sdt>
            <w:sdtPr>
              <w:tag w:val="goog_rdk_2306"/>
              <w:id w:val="750787082"/>
            </w:sdtPr>
            <w:sdtContent>
              <w:ins w:id="2316" w:author="BHA Regulatory Affairs Unit" w:date="2026-07-29T16:06:00Z">
                <w:r>
                  <w:t>Supervision of a peer support professional may include co-reflective supervision strategies in which supervisors and supervisees engage in a relationship of mutual learning.</w:t>
                </w:r>
              </w:ins>
            </w:sdtContent>
          </w:sdt>
        </w:p>
      </w:sdtContent>
    </w:sdt>
    <w:sdt>
      <w:sdtPr>
        <w:tag w:val="goog_rdk_2309"/>
        <w:id w:val="-777597834"/>
      </w:sdtPr>
      <w:sdtContent>
        <w:p w14:paraId="00000544" w14:textId="77777777" w:rsidR="00CF3663" w:rsidRDefault="00000000">
          <w:pPr>
            <w:keepNext/>
            <w:spacing w:before="240" w:after="60"/>
            <w:ind w:firstLine="0"/>
            <w:rPr>
              <w:ins w:id="2317" w:author="BHA Regulatory Affairs Unit" w:date="2026-07-29T16:06:00Z"/>
              <w:b/>
              <w:bCs/>
            </w:rPr>
          </w:pPr>
          <w:sdt>
            <w:sdtPr>
              <w:tag w:val="goog_rdk_2308"/>
              <w:id w:val="-1740718828"/>
            </w:sdtPr>
            <w:sdtContent>
              <w:ins w:id="2318" w:author="BHA Regulatory Affairs Unit" w:date="2026-07-29T16:06:00Z">
                <w:r>
                  <w:rPr>
                    <w:b/>
                    <w:bCs/>
                  </w:rPr>
                  <w:t>1.15.3</w:t>
                </w:r>
                <w:r>
                  <w:rPr>
                    <w:b/>
                    <w:bCs/>
                  </w:rPr>
                  <w:tab/>
                  <w:t>Campus-Delivered Services</w:t>
                </w:r>
              </w:ins>
            </w:sdtContent>
          </w:sdt>
        </w:p>
      </w:sdtContent>
    </w:sdt>
    <w:sdt>
      <w:sdtPr>
        <w:tag w:val="goog_rdk_2311"/>
        <w:id w:val="-1055242570"/>
      </w:sdtPr>
      <w:sdtContent>
        <w:p w14:paraId="00000545" w14:textId="77777777" w:rsidR="00CF3663" w:rsidRDefault="00000000">
          <w:pPr>
            <w:numPr>
              <w:ilvl w:val="0"/>
              <w:numId w:val="103"/>
            </w:numPr>
            <w:tabs>
              <w:tab w:val="left" w:pos="720"/>
              <w:tab w:val="left" w:pos="1440"/>
            </w:tabs>
            <w:spacing w:before="240"/>
            <w:rPr>
              <w:ins w:id="2319" w:author="BHA Regulatory Affairs Unit" w:date="2026-07-29T16:06:00Z"/>
            </w:rPr>
          </w:pPr>
          <w:sdt>
            <w:sdtPr>
              <w:tag w:val="goog_rdk_2310"/>
              <w:id w:val="-526148431"/>
            </w:sdtPr>
            <w:sdtContent>
              <w:ins w:id="2320" w:author="BHA Regulatory Affairs Unit" w:date="2026-07-29T16:06:00Z">
                <w:r>
                  <w:t>Adjoining spaces or a campus-style model may be utilized to meet the standards of a credential and/or endorsement(s), when appropriate.</w:t>
                </w:r>
              </w:ins>
            </w:sdtContent>
          </w:sdt>
        </w:p>
      </w:sdtContent>
    </w:sdt>
    <w:sdt>
      <w:sdtPr>
        <w:tag w:val="goog_rdk_2313"/>
        <w:id w:val="411109372"/>
      </w:sdtPr>
      <w:sdtContent>
        <w:p w14:paraId="00000546" w14:textId="77777777" w:rsidR="00CF3663" w:rsidRDefault="00000000">
          <w:pPr>
            <w:numPr>
              <w:ilvl w:val="0"/>
              <w:numId w:val="103"/>
            </w:numPr>
            <w:tabs>
              <w:tab w:val="left" w:pos="720"/>
              <w:tab w:val="left" w:pos="1440"/>
            </w:tabs>
            <w:spacing w:before="240"/>
            <w:rPr>
              <w:ins w:id="2321" w:author="BHA Regulatory Affairs Unit" w:date="2026-07-29T16:06:00Z"/>
            </w:rPr>
          </w:pPr>
          <w:sdt>
            <w:sdtPr>
              <w:tag w:val="goog_rdk_2312"/>
              <w:id w:val="132680780"/>
            </w:sdtPr>
            <w:sdtContent>
              <w:ins w:id="2322" w:author="BHA Regulatory Affairs Unit" w:date="2026-07-29T16:06:00Z">
                <w:r>
                  <w:t>If this model is utilized:</w:t>
                </w:r>
              </w:ins>
            </w:sdtContent>
          </w:sdt>
        </w:p>
      </w:sdtContent>
    </w:sdt>
    <w:sdt>
      <w:sdtPr>
        <w:tag w:val="goog_rdk_2315"/>
        <w:id w:val="-1784009917"/>
      </w:sdtPr>
      <w:sdtContent>
        <w:p w14:paraId="00000547" w14:textId="77777777" w:rsidR="00CF3663" w:rsidRDefault="00000000">
          <w:pPr>
            <w:numPr>
              <w:ilvl w:val="1"/>
              <w:numId w:val="103"/>
            </w:numPr>
            <w:tabs>
              <w:tab w:val="left" w:pos="720"/>
              <w:tab w:val="left" w:pos="1440"/>
            </w:tabs>
            <w:spacing w:before="240"/>
            <w:rPr>
              <w:ins w:id="2323" w:author="BHA Regulatory Affairs Unit" w:date="2026-07-29T16:06:00Z"/>
            </w:rPr>
          </w:pPr>
          <w:sdt>
            <w:sdtPr>
              <w:tag w:val="goog_rdk_2314"/>
              <w:id w:val="550767979"/>
            </w:sdtPr>
            <w:sdtContent>
              <w:ins w:id="2324" w:author="BHA Regulatory Affairs Unit" w:date="2026-07-29T16:06:00Z">
                <w:r>
                  <w:t>Each part of the campus must meet relevant credentialing standards;</w:t>
                </w:r>
              </w:ins>
            </w:sdtContent>
          </w:sdt>
        </w:p>
      </w:sdtContent>
    </w:sdt>
    <w:sdt>
      <w:sdtPr>
        <w:tag w:val="goog_rdk_2317"/>
        <w:id w:val="119307781"/>
      </w:sdtPr>
      <w:sdtContent>
        <w:p w14:paraId="00000548" w14:textId="77777777" w:rsidR="00CF3663" w:rsidRDefault="00000000">
          <w:pPr>
            <w:numPr>
              <w:ilvl w:val="1"/>
              <w:numId w:val="103"/>
            </w:numPr>
            <w:tabs>
              <w:tab w:val="left" w:pos="720"/>
              <w:tab w:val="left" w:pos="1440"/>
            </w:tabs>
            <w:spacing w:before="240"/>
            <w:rPr>
              <w:ins w:id="2325" w:author="BHA Regulatory Affairs Unit" w:date="2026-07-29T16:06:00Z"/>
            </w:rPr>
          </w:pPr>
          <w:sdt>
            <w:sdtPr>
              <w:tag w:val="goog_rdk_2316"/>
              <w:id w:val="43084544"/>
            </w:sdtPr>
            <w:sdtContent>
              <w:ins w:id="2326" w:author="BHA Regulatory Affairs Unit" w:date="2026-07-29T16:06:00Z">
                <w:r>
                  <w:t>Parts of the campus may not share personnel to maintain the required ratios;</w:t>
                </w:r>
              </w:ins>
            </w:sdtContent>
          </w:sdt>
        </w:p>
      </w:sdtContent>
    </w:sdt>
    <w:sdt>
      <w:sdtPr>
        <w:tag w:val="goog_rdk_2319"/>
        <w:id w:val="-1935971523"/>
      </w:sdtPr>
      <w:sdtContent>
        <w:p w14:paraId="00000549" w14:textId="77777777" w:rsidR="00CF3663" w:rsidRDefault="00000000">
          <w:pPr>
            <w:numPr>
              <w:ilvl w:val="1"/>
              <w:numId w:val="103"/>
            </w:numPr>
            <w:tabs>
              <w:tab w:val="left" w:pos="720"/>
              <w:tab w:val="left" w:pos="1440"/>
            </w:tabs>
            <w:spacing w:before="240"/>
            <w:rPr>
              <w:ins w:id="2327" w:author="BHA Regulatory Affairs Unit" w:date="2026-07-29T16:06:00Z"/>
            </w:rPr>
          </w:pPr>
          <w:sdt>
            <w:sdtPr>
              <w:tag w:val="goog_rdk_2318"/>
              <w:id w:val="601660931"/>
            </w:sdtPr>
            <w:sdtContent>
              <w:ins w:id="2328" w:author="BHA Regulatory Affairs Unit" w:date="2026-07-29T16:06:00Z">
                <w:r>
                  <w:t>Parts of the campus should be close in proximity, without potential safety hazards such as streets, bridges, or railroad tracks separating them; and</w:t>
                </w:r>
              </w:ins>
            </w:sdtContent>
          </w:sdt>
        </w:p>
      </w:sdtContent>
    </w:sdt>
    <w:sdt>
      <w:sdtPr>
        <w:tag w:val="goog_rdk_2321"/>
        <w:id w:val="104447917"/>
      </w:sdtPr>
      <w:sdtContent>
        <w:p w14:paraId="0000054A" w14:textId="77777777" w:rsidR="00CF3663" w:rsidRDefault="00000000">
          <w:pPr>
            <w:numPr>
              <w:ilvl w:val="2"/>
              <w:numId w:val="103"/>
            </w:numPr>
            <w:tabs>
              <w:tab w:val="left" w:pos="720"/>
              <w:tab w:val="left" w:pos="1440"/>
            </w:tabs>
            <w:spacing w:before="240"/>
            <w:rPr>
              <w:ins w:id="2329" w:author="BHA Regulatory Affairs Unit" w:date="2026-07-29T16:06:00Z"/>
            </w:rPr>
          </w:pPr>
          <w:sdt>
            <w:sdtPr>
              <w:tag w:val="goog_rdk_2320"/>
              <w:id w:val="1148622646"/>
            </w:sdtPr>
            <w:sdtContent>
              <w:ins w:id="2330" w:author="BHA Regulatory Affairs Unit" w:date="2026-07-29T16:06:00Z">
                <w:r>
                  <w:t>If the campus structure cannot accommodate this, agencies must have sufficient personnel oversight to ensure individuals are safely escorted between campus locations, as needed.</w:t>
                </w:r>
              </w:ins>
            </w:sdtContent>
          </w:sdt>
        </w:p>
      </w:sdtContent>
    </w:sdt>
    <w:sdt>
      <w:sdtPr>
        <w:tag w:val="goog_rdk_2323"/>
        <w:id w:val="1771679252"/>
      </w:sdtPr>
      <w:sdtContent>
        <w:p w14:paraId="0000054B" w14:textId="77777777" w:rsidR="00CF3663" w:rsidRDefault="00000000">
          <w:pPr>
            <w:numPr>
              <w:ilvl w:val="1"/>
              <w:numId w:val="103"/>
            </w:numPr>
            <w:tabs>
              <w:tab w:val="left" w:pos="720"/>
              <w:tab w:val="left" w:pos="1440"/>
            </w:tabs>
            <w:spacing w:before="240"/>
            <w:rPr>
              <w:ins w:id="2331" w:author="BHA Regulatory Affairs Unit" w:date="2026-07-29T16:06:00Z"/>
            </w:rPr>
          </w:pPr>
          <w:sdt>
            <w:sdtPr>
              <w:tag w:val="goog_rdk_2322"/>
              <w:id w:val="-879072298"/>
            </w:sdtPr>
            <w:sdtContent>
              <w:ins w:id="2332" w:author="BHA Regulatory Affairs Unit" w:date="2026-07-29T16:06:00Z">
                <w:r>
                  <w:t>Parts of the campus may require separate credentials, credential numbers, and/or certificates to be assigned and issued.</w:t>
                </w:r>
              </w:ins>
            </w:sdtContent>
          </w:sdt>
        </w:p>
      </w:sdtContent>
    </w:sdt>
    <w:sdt>
      <w:sdtPr>
        <w:tag w:val="goog_rdk_2325"/>
        <w:id w:val="1238173530"/>
      </w:sdtPr>
      <w:sdtContent>
        <w:p w14:paraId="0000054C" w14:textId="77777777" w:rsidR="00CF3663" w:rsidRDefault="00000000">
          <w:pPr>
            <w:keepNext/>
            <w:spacing w:before="240" w:after="60"/>
            <w:ind w:firstLine="0"/>
            <w:rPr>
              <w:ins w:id="2333" w:author="BHA Regulatory Affairs Unit" w:date="2026-07-29T16:06:00Z"/>
              <w:b/>
              <w:bCs/>
            </w:rPr>
          </w:pPr>
          <w:sdt>
            <w:sdtPr>
              <w:tag w:val="goog_rdk_2324"/>
              <w:id w:val="-758466988"/>
            </w:sdtPr>
            <w:sdtContent>
              <w:ins w:id="2334" w:author="BHA Regulatory Affairs Unit" w:date="2026-07-29T16:06:00Z">
                <w:r>
                  <w:rPr>
                    <w:b/>
                    <w:bCs/>
                  </w:rPr>
                  <w:t>1.15.4</w:t>
                </w:r>
                <w:r>
                  <w:rPr>
                    <w:b/>
                    <w:bCs/>
                  </w:rPr>
                  <w:tab/>
                  <w:t>Public Community Settings</w:t>
                </w:r>
              </w:ins>
            </w:sdtContent>
          </w:sdt>
        </w:p>
      </w:sdtContent>
    </w:sdt>
    <w:sdt>
      <w:sdtPr>
        <w:tag w:val="goog_rdk_2327"/>
        <w:id w:val="-1408657066"/>
      </w:sdtPr>
      <w:sdtContent>
        <w:p w14:paraId="0000054D" w14:textId="77777777" w:rsidR="00CF3663" w:rsidRDefault="00000000">
          <w:pPr>
            <w:numPr>
              <w:ilvl w:val="0"/>
              <w:numId w:val="104"/>
            </w:numPr>
            <w:tabs>
              <w:tab w:val="left" w:pos="720"/>
              <w:tab w:val="left" w:pos="1440"/>
            </w:tabs>
            <w:spacing w:before="240"/>
            <w:rPr>
              <w:ins w:id="2335" w:author="BHA Regulatory Affairs Unit" w:date="2026-07-29T16:06:00Z"/>
            </w:rPr>
          </w:pPr>
          <w:sdt>
            <w:sdtPr>
              <w:tag w:val="goog_rdk_2326"/>
              <w:id w:val="-1159675883"/>
            </w:sdtPr>
            <w:sdtContent>
              <w:ins w:id="2336" w:author="BHA Regulatory Affairs Unit" w:date="2026-07-29T16:06:00Z">
                <w:r>
                  <w:t>If an agency uses public community settings for the provision of services, it shall develop and implement policies and procedures regarding the delivery of such services, including:</w:t>
                </w:r>
              </w:ins>
            </w:sdtContent>
          </w:sdt>
        </w:p>
      </w:sdtContent>
    </w:sdt>
    <w:sdt>
      <w:sdtPr>
        <w:tag w:val="goog_rdk_2329"/>
        <w:id w:val="374930112"/>
      </w:sdtPr>
      <w:sdtContent>
        <w:p w14:paraId="0000054E" w14:textId="77777777" w:rsidR="00CF3663" w:rsidRDefault="00000000">
          <w:pPr>
            <w:numPr>
              <w:ilvl w:val="1"/>
              <w:numId w:val="104"/>
            </w:numPr>
            <w:tabs>
              <w:tab w:val="left" w:pos="720"/>
              <w:tab w:val="left" w:pos="1440"/>
            </w:tabs>
            <w:spacing w:before="240"/>
            <w:rPr>
              <w:ins w:id="2337" w:author="BHA Regulatory Affairs Unit" w:date="2026-07-29T16:06:00Z"/>
            </w:rPr>
          </w:pPr>
          <w:sdt>
            <w:sdtPr>
              <w:tag w:val="goog_rdk_2328"/>
              <w:id w:val="-287246597"/>
            </w:sdtPr>
            <w:sdtContent>
              <w:ins w:id="2338" w:author="BHA Regulatory Affairs Unit" w:date="2026-07-29T16:06:00Z">
                <w:r>
                  <w:t>Collection of required signatures, when necessary;</w:t>
                </w:r>
              </w:ins>
            </w:sdtContent>
          </w:sdt>
        </w:p>
      </w:sdtContent>
    </w:sdt>
    <w:sdt>
      <w:sdtPr>
        <w:tag w:val="goog_rdk_2331"/>
        <w:id w:val="-366120075"/>
      </w:sdtPr>
      <w:sdtContent>
        <w:p w14:paraId="0000054F" w14:textId="77777777" w:rsidR="00CF3663" w:rsidRDefault="00000000">
          <w:pPr>
            <w:numPr>
              <w:ilvl w:val="1"/>
              <w:numId w:val="104"/>
            </w:numPr>
            <w:tabs>
              <w:tab w:val="left" w:pos="720"/>
              <w:tab w:val="left" w:pos="1440"/>
            </w:tabs>
            <w:spacing w:before="240"/>
            <w:rPr>
              <w:ins w:id="2339" w:author="BHA Regulatory Affairs Unit" w:date="2026-07-29T16:06:00Z"/>
            </w:rPr>
          </w:pPr>
          <w:sdt>
            <w:sdtPr>
              <w:tag w:val="goog_rdk_2330"/>
              <w:id w:val="-1750263773"/>
            </w:sdtPr>
            <w:sdtContent>
              <w:ins w:id="2340" w:author="BHA Regulatory Affairs Unit" w:date="2026-07-29T16:06:00Z">
                <w:r>
                  <w:t>Selection and utilization of public spaces that are safe and accessible to individuals being served;</w:t>
                </w:r>
              </w:ins>
            </w:sdtContent>
          </w:sdt>
        </w:p>
      </w:sdtContent>
    </w:sdt>
    <w:sdt>
      <w:sdtPr>
        <w:tag w:val="goog_rdk_2333"/>
        <w:id w:val="1234113422"/>
      </w:sdtPr>
      <w:sdtContent>
        <w:p w14:paraId="00000550" w14:textId="77777777" w:rsidR="00CF3663" w:rsidRDefault="00000000">
          <w:pPr>
            <w:numPr>
              <w:ilvl w:val="1"/>
              <w:numId w:val="104"/>
            </w:numPr>
            <w:tabs>
              <w:tab w:val="left" w:pos="720"/>
              <w:tab w:val="left" w:pos="1440"/>
            </w:tabs>
            <w:spacing w:before="240"/>
            <w:rPr>
              <w:ins w:id="2341" w:author="BHA Regulatory Affairs Unit" w:date="2026-07-29T16:06:00Z"/>
            </w:rPr>
          </w:pPr>
          <w:sdt>
            <w:sdtPr>
              <w:tag w:val="goog_rdk_2332"/>
              <w:id w:val="118731686"/>
            </w:sdtPr>
            <w:sdtContent>
              <w:ins w:id="2342" w:author="BHA Regulatory Affairs Unit" w:date="2026-07-29T16:06:00Z">
                <w:r>
                  <w:t>Procedure(s) for how an agency will ensure individual privacy and confidentiality in the public setting, according to state and federal regulations;</w:t>
                </w:r>
              </w:ins>
            </w:sdtContent>
          </w:sdt>
        </w:p>
      </w:sdtContent>
    </w:sdt>
    <w:sdt>
      <w:sdtPr>
        <w:tag w:val="goog_rdk_2335"/>
        <w:id w:val="1499209353"/>
      </w:sdtPr>
      <w:sdtContent>
        <w:p w14:paraId="00000551" w14:textId="77777777" w:rsidR="00CF3663" w:rsidRDefault="00000000">
          <w:pPr>
            <w:numPr>
              <w:ilvl w:val="1"/>
              <w:numId w:val="104"/>
            </w:numPr>
            <w:tabs>
              <w:tab w:val="left" w:pos="720"/>
              <w:tab w:val="left" w:pos="1440"/>
            </w:tabs>
            <w:spacing w:before="240"/>
            <w:rPr>
              <w:ins w:id="2343" w:author="BHA Regulatory Affairs Unit" w:date="2026-07-29T16:06:00Z"/>
            </w:rPr>
          </w:pPr>
          <w:sdt>
            <w:sdtPr>
              <w:tag w:val="goog_rdk_2334"/>
              <w:id w:val="1972666904"/>
            </w:sdtPr>
            <w:sdtContent>
              <w:ins w:id="2344" w:author="BHA Regulatory Affairs Unit" w:date="2026-07-29T16:06:00Z">
                <w:r>
                  <w:t>Procedure(s) for personnel response if an individual experiences an emergency while receiving services in the public setting; and</w:t>
                </w:r>
              </w:ins>
            </w:sdtContent>
          </w:sdt>
        </w:p>
      </w:sdtContent>
    </w:sdt>
    <w:sdt>
      <w:sdtPr>
        <w:tag w:val="goog_rdk_2337"/>
        <w:id w:val="-1684430880"/>
      </w:sdtPr>
      <w:sdtContent>
        <w:p w14:paraId="00000552" w14:textId="77777777" w:rsidR="00CF3663" w:rsidRDefault="00000000">
          <w:pPr>
            <w:numPr>
              <w:ilvl w:val="1"/>
              <w:numId w:val="104"/>
            </w:numPr>
            <w:tabs>
              <w:tab w:val="left" w:pos="720"/>
              <w:tab w:val="left" w:pos="1440"/>
            </w:tabs>
            <w:spacing w:before="240"/>
            <w:rPr>
              <w:ins w:id="2345" w:author="BHA Regulatory Affairs Unit" w:date="2026-07-29T16:06:00Z"/>
            </w:rPr>
          </w:pPr>
          <w:sdt>
            <w:sdtPr>
              <w:tag w:val="goog_rdk_2336"/>
              <w:id w:val="-207369497"/>
            </w:sdtPr>
            <w:sdtContent>
              <w:ins w:id="2346" w:author="BHA Regulatory Affairs Unit" w:date="2026-07-29T16:06:00Z">
                <w:r>
                  <w:t>Procedure(s) to promote and monitor personnel safety while providing services in this setting.</w:t>
                </w:r>
              </w:ins>
            </w:sdtContent>
          </w:sdt>
        </w:p>
      </w:sdtContent>
    </w:sdt>
    <w:sdt>
      <w:sdtPr>
        <w:tag w:val="goog_rdk_2339"/>
        <w:id w:val="745470431"/>
      </w:sdtPr>
      <w:sdtContent>
        <w:p w14:paraId="00000553" w14:textId="77777777" w:rsidR="00CF3663" w:rsidRDefault="00000000">
          <w:pPr>
            <w:numPr>
              <w:ilvl w:val="2"/>
              <w:numId w:val="104"/>
            </w:numPr>
            <w:tabs>
              <w:tab w:val="left" w:pos="720"/>
              <w:tab w:val="left" w:pos="1440"/>
            </w:tabs>
            <w:spacing w:before="240"/>
            <w:rPr>
              <w:ins w:id="2347" w:author="BHA Regulatory Affairs Unit" w:date="2026-07-29T16:06:00Z"/>
            </w:rPr>
          </w:pPr>
          <w:sdt>
            <w:sdtPr>
              <w:tag w:val="goog_rdk_2338"/>
              <w:id w:val="-174188041"/>
            </w:sdtPr>
            <w:sdtContent>
              <w:ins w:id="2348" w:author="BHA Regulatory Affairs Unit" w:date="2026-07-29T16:06:00Z">
                <w:r>
                  <w:t>Such policies may apply to an agency as a whole, a physical location, or a specific endorsement, as applicable.</w:t>
                </w:r>
              </w:ins>
            </w:sdtContent>
          </w:sdt>
        </w:p>
      </w:sdtContent>
    </w:sdt>
    <w:sdt>
      <w:sdtPr>
        <w:tag w:val="goog_rdk_2341"/>
        <w:id w:val="-521173944"/>
      </w:sdtPr>
      <w:sdtContent>
        <w:p w14:paraId="00000554" w14:textId="77777777" w:rsidR="00CF3663" w:rsidRDefault="00000000">
          <w:pPr>
            <w:numPr>
              <w:ilvl w:val="0"/>
              <w:numId w:val="104"/>
            </w:numPr>
            <w:tabs>
              <w:tab w:val="left" w:pos="720"/>
              <w:tab w:val="left" w:pos="1440"/>
            </w:tabs>
            <w:spacing w:before="240"/>
            <w:rPr>
              <w:ins w:id="2349" w:author="BHA Regulatory Affairs Unit" w:date="2026-07-29T16:06:00Z"/>
            </w:rPr>
          </w:pPr>
          <w:sdt>
            <w:sdtPr>
              <w:tag w:val="goog_rdk_2340"/>
              <w:id w:val="-855239420"/>
            </w:sdtPr>
            <w:sdtContent>
              <w:ins w:id="2350" w:author="BHA Regulatory Affairs Unit" w:date="2026-07-29T16:06:00Z">
                <w:r>
                  <w:t>A peer support professional may provide services in a variety of settings, if permitted access, that may include, but are not limited to:</w:t>
                </w:r>
              </w:ins>
            </w:sdtContent>
          </w:sdt>
        </w:p>
      </w:sdtContent>
    </w:sdt>
    <w:sdt>
      <w:sdtPr>
        <w:tag w:val="goog_rdk_2343"/>
        <w:id w:val="2049273578"/>
      </w:sdtPr>
      <w:sdtContent>
        <w:p w14:paraId="00000555" w14:textId="77777777" w:rsidR="00CF3663" w:rsidRDefault="00000000">
          <w:pPr>
            <w:numPr>
              <w:ilvl w:val="1"/>
              <w:numId w:val="104"/>
            </w:numPr>
            <w:tabs>
              <w:tab w:val="left" w:pos="720"/>
              <w:tab w:val="left" w:pos="1440"/>
            </w:tabs>
            <w:spacing w:before="240"/>
            <w:rPr>
              <w:ins w:id="2351" w:author="BHA Regulatory Affairs Unit" w:date="2026-07-29T16:06:00Z"/>
            </w:rPr>
          </w:pPr>
          <w:sdt>
            <w:sdtPr>
              <w:tag w:val="goog_rdk_2342"/>
              <w:id w:val="-667635081"/>
            </w:sdtPr>
            <w:sdtContent>
              <w:ins w:id="2352" w:author="BHA Regulatory Affairs Unit" w:date="2026-07-29T16:06:00Z">
                <w:r>
                  <w:t>Court-affiliated settings, such as the Department of Corrections, county jails, or community correctional placements;</w:t>
                </w:r>
              </w:ins>
            </w:sdtContent>
          </w:sdt>
        </w:p>
      </w:sdtContent>
    </w:sdt>
    <w:sdt>
      <w:sdtPr>
        <w:tag w:val="goog_rdk_2345"/>
        <w:id w:val="-765842230"/>
      </w:sdtPr>
      <w:sdtContent>
        <w:p w14:paraId="00000556" w14:textId="77777777" w:rsidR="00CF3663" w:rsidRDefault="00000000">
          <w:pPr>
            <w:numPr>
              <w:ilvl w:val="1"/>
              <w:numId w:val="104"/>
            </w:numPr>
            <w:tabs>
              <w:tab w:val="left" w:pos="720"/>
              <w:tab w:val="left" w:pos="1440"/>
            </w:tabs>
            <w:spacing w:before="240"/>
            <w:rPr>
              <w:ins w:id="2353" w:author="BHA Regulatory Affairs Unit" w:date="2026-07-29T16:06:00Z"/>
            </w:rPr>
          </w:pPr>
          <w:sdt>
            <w:sdtPr>
              <w:tag w:val="goog_rdk_2344"/>
              <w:id w:val="920167362"/>
            </w:sdtPr>
            <w:sdtContent>
              <w:ins w:id="2354" w:author="BHA Regulatory Affairs Unit" w:date="2026-07-29T16:06:00Z">
                <w:r>
                  <w:t>Physical health settings, such as primary care physician offices;</w:t>
                </w:r>
              </w:ins>
            </w:sdtContent>
          </w:sdt>
        </w:p>
      </w:sdtContent>
    </w:sdt>
    <w:sdt>
      <w:sdtPr>
        <w:tag w:val="goog_rdk_2347"/>
        <w:id w:val="1455636588"/>
      </w:sdtPr>
      <w:sdtContent>
        <w:p w14:paraId="00000557" w14:textId="77777777" w:rsidR="00CF3663" w:rsidRDefault="00000000">
          <w:pPr>
            <w:numPr>
              <w:ilvl w:val="1"/>
              <w:numId w:val="104"/>
            </w:numPr>
            <w:tabs>
              <w:tab w:val="left" w:pos="720"/>
              <w:tab w:val="left" w:pos="1440"/>
            </w:tabs>
            <w:spacing w:before="240"/>
            <w:rPr>
              <w:ins w:id="2355" w:author="BHA Regulatory Affairs Unit" w:date="2026-07-29T16:06:00Z"/>
            </w:rPr>
          </w:pPr>
          <w:sdt>
            <w:sdtPr>
              <w:tag w:val="goog_rdk_2346"/>
              <w:id w:val="-411306243"/>
            </w:sdtPr>
            <w:sdtContent>
              <w:ins w:id="2356" w:author="BHA Regulatory Affairs Unit" w:date="2026-07-29T16:06:00Z">
                <w:r>
                  <w:t>Emergency departments;</w:t>
                </w:r>
              </w:ins>
            </w:sdtContent>
          </w:sdt>
        </w:p>
      </w:sdtContent>
    </w:sdt>
    <w:sdt>
      <w:sdtPr>
        <w:tag w:val="goog_rdk_2349"/>
        <w:id w:val="1747605204"/>
      </w:sdtPr>
      <w:sdtContent>
        <w:p w14:paraId="00000558" w14:textId="77777777" w:rsidR="00CF3663" w:rsidRDefault="00000000">
          <w:pPr>
            <w:numPr>
              <w:ilvl w:val="1"/>
              <w:numId w:val="104"/>
            </w:numPr>
            <w:tabs>
              <w:tab w:val="left" w:pos="720"/>
              <w:tab w:val="left" w:pos="1440"/>
            </w:tabs>
            <w:spacing w:before="240"/>
            <w:rPr>
              <w:ins w:id="2357" w:author="BHA Regulatory Affairs Unit" w:date="2026-07-29T16:06:00Z"/>
            </w:rPr>
          </w:pPr>
          <w:sdt>
            <w:sdtPr>
              <w:tag w:val="goog_rdk_2348"/>
              <w:id w:val="-1857439662"/>
            </w:sdtPr>
            <w:sdtContent>
              <w:ins w:id="2358" w:author="BHA Regulatory Affairs Unit" w:date="2026-07-29T16:06:00Z">
                <w:r>
                  <w:t>Audio-visual or audio-only telehealth;</w:t>
                </w:r>
              </w:ins>
            </w:sdtContent>
          </w:sdt>
        </w:p>
      </w:sdtContent>
    </w:sdt>
    <w:sdt>
      <w:sdtPr>
        <w:tag w:val="goog_rdk_2351"/>
        <w:id w:val="-1562321632"/>
      </w:sdtPr>
      <w:sdtContent>
        <w:p w14:paraId="00000559" w14:textId="77777777" w:rsidR="00CF3663" w:rsidRDefault="00000000">
          <w:pPr>
            <w:numPr>
              <w:ilvl w:val="1"/>
              <w:numId w:val="104"/>
            </w:numPr>
            <w:tabs>
              <w:tab w:val="left" w:pos="720"/>
              <w:tab w:val="left" w:pos="1440"/>
            </w:tabs>
            <w:spacing w:before="240"/>
            <w:rPr>
              <w:ins w:id="2359" w:author="BHA Regulatory Affairs Unit" w:date="2026-07-29T16:06:00Z"/>
            </w:rPr>
          </w:pPr>
          <w:sdt>
            <w:sdtPr>
              <w:tag w:val="goog_rdk_2350"/>
              <w:id w:val="-329019278"/>
            </w:sdtPr>
            <w:sdtContent>
              <w:ins w:id="2360" w:author="BHA Regulatory Affairs Unit" w:date="2026-07-29T16:06:00Z">
                <w:r>
                  <w:t>Agencies serving homeless communities;</w:t>
                </w:r>
              </w:ins>
            </w:sdtContent>
          </w:sdt>
        </w:p>
      </w:sdtContent>
    </w:sdt>
    <w:sdt>
      <w:sdtPr>
        <w:tag w:val="goog_rdk_2353"/>
        <w:id w:val="817406822"/>
      </w:sdtPr>
      <w:sdtContent>
        <w:p w14:paraId="0000055A" w14:textId="77777777" w:rsidR="00CF3663" w:rsidRDefault="00000000">
          <w:pPr>
            <w:numPr>
              <w:ilvl w:val="1"/>
              <w:numId w:val="104"/>
            </w:numPr>
            <w:tabs>
              <w:tab w:val="left" w:pos="720"/>
              <w:tab w:val="left" w:pos="1440"/>
            </w:tabs>
            <w:spacing w:before="240"/>
            <w:rPr>
              <w:ins w:id="2361" w:author="BHA Regulatory Affairs Unit" w:date="2026-07-29T16:06:00Z"/>
            </w:rPr>
          </w:pPr>
          <w:sdt>
            <w:sdtPr>
              <w:tag w:val="goog_rdk_2352"/>
              <w:id w:val="-2007589958"/>
            </w:sdtPr>
            <w:sdtContent>
              <w:ins w:id="2362" w:author="BHA Regulatory Affairs Unit" w:date="2026-07-29T16:06:00Z">
                <w:r>
                  <w:t>Peer respite homes;</w:t>
                </w:r>
              </w:ins>
            </w:sdtContent>
          </w:sdt>
        </w:p>
      </w:sdtContent>
    </w:sdt>
    <w:sdt>
      <w:sdtPr>
        <w:tag w:val="goog_rdk_2355"/>
        <w:id w:val="-41727869"/>
      </w:sdtPr>
      <w:sdtContent>
        <w:p w14:paraId="0000055B" w14:textId="77777777" w:rsidR="00CF3663" w:rsidRDefault="00000000">
          <w:pPr>
            <w:numPr>
              <w:ilvl w:val="1"/>
              <w:numId w:val="104"/>
            </w:numPr>
            <w:tabs>
              <w:tab w:val="left" w:pos="720"/>
              <w:tab w:val="left" w:pos="1440"/>
            </w:tabs>
            <w:spacing w:before="240"/>
            <w:rPr>
              <w:ins w:id="2363" w:author="BHA Regulatory Affairs Unit" w:date="2026-07-29T16:06:00Z"/>
            </w:rPr>
          </w:pPr>
          <w:sdt>
            <w:sdtPr>
              <w:tag w:val="goog_rdk_2354"/>
              <w:id w:val="59579535"/>
            </w:sdtPr>
            <w:sdtContent>
              <w:ins w:id="2364" w:author="BHA Regulatory Affairs Unit" w:date="2026-07-29T16:06:00Z">
                <w:r>
                  <w:t>School-based health centers;</w:t>
                </w:r>
              </w:ins>
            </w:sdtContent>
          </w:sdt>
        </w:p>
      </w:sdtContent>
    </w:sdt>
    <w:sdt>
      <w:sdtPr>
        <w:tag w:val="goog_rdk_2357"/>
        <w:id w:val="-1350887042"/>
      </w:sdtPr>
      <w:sdtContent>
        <w:p w14:paraId="0000055C" w14:textId="77777777" w:rsidR="00CF3663" w:rsidRDefault="00000000">
          <w:pPr>
            <w:numPr>
              <w:ilvl w:val="1"/>
              <w:numId w:val="104"/>
            </w:numPr>
            <w:tabs>
              <w:tab w:val="left" w:pos="720"/>
              <w:tab w:val="left" w:pos="1440"/>
            </w:tabs>
            <w:spacing w:before="240"/>
            <w:rPr>
              <w:ins w:id="2365" w:author="BHA Regulatory Affairs Unit" w:date="2026-07-29T16:06:00Z"/>
            </w:rPr>
          </w:pPr>
          <w:sdt>
            <w:sdtPr>
              <w:tag w:val="goog_rdk_2356"/>
              <w:id w:val="2133902339"/>
            </w:sdtPr>
            <w:sdtContent>
              <w:ins w:id="2366" w:author="BHA Regulatory Affairs Unit" w:date="2026-07-29T16:06:00Z">
                <w:r>
                  <w:t>Home and community-based settings, including salons and other gathering places; and</w:t>
                </w:r>
              </w:ins>
            </w:sdtContent>
          </w:sdt>
        </w:p>
      </w:sdtContent>
    </w:sdt>
    <w:sdt>
      <w:sdtPr>
        <w:tag w:val="goog_rdk_2359"/>
        <w:id w:val="224093400"/>
      </w:sdtPr>
      <w:sdtContent>
        <w:p w14:paraId="0000055D" w14:textId="77777777" w:rsidR="00CF3663" w:rsidRDefault="00000000">
          <w:pPr>
            <w:numPr>
              <w:ilvl w:val="1"/>
              <w:numId w:val="104"/>
            </w:numPr>
            <w:tabs>
              <w:tab w:val="left" w:pos="720"/>
              <w:tab w:val="left" w:pos="1440"/>
            </w:tabs>
            <w:spacing w:before="240"/>
            <w:rPr>
              <w:ins w:id="2367" w:author="BHA Regulatory Affairs Unit" w:date="2026-07-29T16:06:00Z"/>
            </w:rPr>
          </w:pPr>
          <w:sdt>
            <w:sdtPr>
              <w:tag w:val="goog_rdk_2358"/>
              <w:id w:val="549453526"/>
            </w:sdtPr>
            <w:sdtContent>
              <w:ins w:id="2368" w:author="BHA Regulatory Affairs Unit" w:date="2026-07-29T16:06:00Z">
                <w:r>
                  <w:t>Brick and mortar recovery community organizations, including faith-based organizations.</w:t>
                </w:r>
              </w:ins>
            </w:sdtContent>
          </w:sdt>
        </w:p>
      </w:sdtContent>
    </w:sdt>
    <w:sdt>
      <w:sdtPr>
        <w:tag w:val="goog_rdk_2361"/>
        <w:id w:val="1668351824"/>
      </w:sdtPr>
      <w:sdtContent>
        <w:p w14:paraId="0000055E" w14:textId="77777777" w:rsidR="00CF3663" w:rsidRDefault="00000000">
          <w:pPr>
            <w:keepNext/>
            <w:spacing w:before="240" w:after="60"/>
            <w:ind w:firstLine="0"/>
            <w:rPr>
              <w:ins w:id="2369" w:author="BHA Regulatory Affairs Unit" w:date="2026-07-29T16:06:00Z"/>
              <w:b/>
              <w:bCs/>
            </w:rPr>
          </w:pPr>
          <w:sdt>
            <w:sdtPr>
              <w:tag w:val="goog_rdk_2360"/>
              <w:id w:val="1552677002"/>
            </w:sdtPr>
            <w:sdtContent>
              <w:ins w:id="2370" w:author="BHA Regulatory Affairs Unit" w:date="2026-07-29T16:06:00Z">
                <w:r>
                  <w:rPr>
                    <w:b/>
                    <w:bCs/>
                  </w:rPr>
                  <w:t>1.15.5</w:t>
                </w:r>
                <w:r>
                  <w:rPr>
                    <w:b/>
                    <w:bCs/>
                  </w:rPr>
                  <w:tab/>
                  <w:t>Behavioral Health Emergency Services</w:t>
                </w:r>
              </w:ins>
            </w:sdtContent>
          </w:sdt>
        </w:p>
      </w:sdtContent>
    </w:sdt>
    <w:sdt>
      <w:sdtPr>
        <w:tag w:val="goog_rdk_2363"/>
        <w:id w:val="-2067618016"/>
      </w:sdtPr>
      <w:sdtContent>
        <w:p w14:paraId="0000055F" w14:textId="77777777" w:rsidR="00CF3663" w:rsidRDefault="00000000">
          <w:pPr>
            <w:numPr>
              <w:ilvl w:val="0"/>
              <w:numId w:val="105"/>
            </w:numPr>
            <w:tabs>
              <w:tab w:val="left" w:pos="720"/>
              <w:tab w:val="left" w:pos="1440"/>
            </w:tabs>
            <w:spacing w:before="240"/>
            <w:rPr>
              <w:ins w:id="2371" w:author="BHA Regulatory Affairs Unit" w:date="2026-07-29T16:06:00Z"/>
            </w:rPr>
          </w:pPr>
          <w:sdt>
            <w:sdtPr>
              <w:tag w:val="goog_rdk_2362"/>
              <w:id w:val="-327656731"/>
            </w:sdtPr>
            <w:sdtContent>
              <w:ins w:id="2372" w:author="BHA Regulatory Affairs Unit" w:date="2026-07-29T16:06:00Z">
                <w:r>
                  <w:t>Agencies shall develop and implement policies and procedures regarding behavioral health emergency services and methods for addressing individuals with unexpected high acuity and/or urgent behavioral health needs. Such policies and procedures may apply to an agency as a whole, a specific endorsement, or a physical location, as appropriate, and must include, but not be limited to:</w:t>
                </w:r>
              </w:ins>
            </w:sdtContent>
          </w:sdt>
        </w:p>
      </w:sdtContent>
    </w:sdt>
    <w:sdt>
      <w:sdtPr>
        <w:tag w:val="goog_rdk_2365"/>
        <w:id w:val="-1616187391"/>
      </w:sdtPr>
      <w:sdtContent>
        <w:p w14:paraId="00000560" w14:textId="77777777" w:rsidR="00CF3663" w:rsidRDefault="00000000">
          <w:pPr>
            <w:numPr>
              <w:ilvl w:val="1"/>
              <w:numId w:val="105"/>
            </w:numPr>
            <w:tabs>
              <w:tab w:val="left" w:pos="720"/>
              <w:tab w:val="left" w:pos="1440"/>
            </w:tabs>
            <w:spacing w:before="240"/>
            <w:rPr>
              <w:ins w:id="2373" w:author="BHA Regulatory Affairs Unit" w:date="2026-07-29T16:06:00Z"/>
            </w:rPr>
          </w:pPr>
          <w:sdt>
            <w:sdtPr>
              <w:tag w:val="goog_rdk_2364"/>
              <w:id w:val="-321366795"/>
            </w:sdtPr>
            <w:sdtContent>
              <w:ins w:id="2374" w:author="BHA Regulatory Affairs Unit" w:date="2026-07-29T16:06:00Z">
                <w:r>
                  <w:t>The behavioral health emergency services provided by an agency, if any, and the hours during which such behavioral health emergency services are available;</w:t>
                </w:r>
              </w:ins>
            </w:sdtContent>
          </w:sdt>
        </w:p>
      </w:sdtContent>
    </w:sdt>
    <w:sdt>
      <w:sdtPr>
        <w:tag w:val="goog_rdk_2367"/>
        <w:id w:val="2045609130"/>
      </w:sdtPr>
      <w:sdtContent>
        <w:p w14:paraId="00000561" w14:textId="77777777" w:rsidR="00CF3663" w:rsidRDefault="00000000">
          <w:pPr>
            <w:numPr>
              <w:ilvl w:val="1"/>
              <w:numId w:val="105"/>
            </w:numPr>
            <w:tabs>
              <w:tab w:val="left" w:pos="720"/>
              <w:tab w:val="left" w:pos="1440"/>
            </w:tabs>
            <w:spacing w:before="240"/>
            <w:rPr>
              <w:ins w:id="2375" w:author="BHA Regulatory Affairs Unit" w:date="2026-07-29T16:06:00Z"/>
            </w:rPr>
          </w:pPr>
          <w:sdt>
            <w:sdtPr>
              <w:tag w:val="goog_rdk_2366"/>
              <w:id w:val="-1084439561"/>
            </w:sdtPr>
            <w:sdtContent>
              <w:ins w:id="2376" w:author="BHA Regulatory Affairs Unit" w:date="2026-07-29T16:06:00Z">
                <w:r>
                  <w:t>How an agency ensures access to behavioral health emergency services when not provided directly by the agency, including, but not limited to:</w:t>
                </w:r>
              </w:ins>
            </w:sdtContent>
          </w:sdt>
        </w:p>
      </w:sdtContent>
    </w:sdt>
    <w:sdt>
      <w:sdtPr>
        <w:tag w:val="goog_rdk_2369"/>
        <w:id w:val="-1585157154"/>
      </w:sdtPr>
      <w:sdtContent>
        <w:p w14:paraId="00000562" w14:textId="77777777" w:rsidR="00CF3663" w:rsidRDefault="00000000">
          <w:pPr>
            <w:numPr>
              <w:ilvl w:val="2"/>
              <w:numId w:val="105"/>
            </w:numPr>
            <w:tabs>
              <w:tab w:val="left" w:pos="720"/>
              <w:tab w:val="left" w:pos="1440"/>
            </w:tabs>
            <w:spacing w:before="240"/>
            <w:rPr>
              <w:ins w:id="2377" w:author="BHA Regulatory Affairs Unit" w:date="2026-07-29T16:06:00Z"/>
            </w:rPr>
          </w:pPr>
          <w:sdt>
            <w:sdtPr>
              <w:tag w:val="goog_rdk_2368"/>
              <w:id w:val="-4758291"/>
            </w:sdtPr>
            <w:sdtContent>
              <w:ins w:id="2378" w:author="BHA Regulatory Affairs Unit" w:date="2026-07-29T16:06:00Z">
                <w:r>
                  <w:t>Criteria used in determining when behavioral health emergency services are needed;</w:t>
                </w:r>
              </w:ins>
            </w:sdtContent>
          </w:sdt>
        </w:p>
      </w:sdtContent>
    </w:sdt>
    <w:sdt>
      <w:sdtPr>
        <w:tag w:val="goog_rdk_2371"/>
        <w:id w:val="-786815509"/>
      </w:sdtPr>
      <w:sdtContent>
        <w:p w14:paraId="00000563" w14:textId="77777777" w:rsidR="00CF3663" w:rsidRDefault="00000000">
          <w:pPr>
            <w:numPr>
              <w:ilvl w:val="2"/>
              <w:numId w:val="105"/>
            </w:numPr>
            <w:tabs>
              <w:tab w:val="left" w:pos="720"/>
              <w:tab w:val="left" w:pos="1440"/>
            </w:tabs>
            <w:spacing w:before="240"/>
            <w:rPr>
              <w:ins w:id="2379" w:author="BHA Regulatory Affairs Unit" w:date="2026-07-29T16:06:00Z"/>
            </w:rPr>
          </w:pPr>
          <w:sdt>
            <w:sdtPr>
              <w:tag w:val="goog_rdk_2370"/>
              <w:id w:val="928017228"/>
            </w:sdtPr>
            <w:sdtContent>
              <w:ins w:id="2380" w:author="BHA Regulatory Affairs Unit" w:date="2026-07-29T16:06:00Z">
                <w:r>
                  <w:t>Internal protocols for personnel and supervisors in response to behavioral health emergency;</w:t>
                </w:r>
              </w:ins>
            </w:sdtContent>
          </w:sdt>
        </w:p>
      </w:sdtContent>
    </w:sdt>
    <w:sdt>
      <w:sdtPr>
        <w:tag w:val="goog_rdk_2373"/>
        <w:id w:val="-335401856"/>
      </w:sdtPr>
      <w:sdtContent>
        <w:p w14:paraId="00000564" w14:textId="77777777" w:rsidR="00CF3663" w:rsidRDefault="00000000">
          <w:pPr>
            <w:numPr>
              <w:ilvl w:val="2"/>
              <w:numId w:val="105"/>
            </w:numPr>
            <w:tabs>
              <w:tab w:val="left" w:pos="720"/>
              <w:tab w:val="left" w:pos="1440"/>
            </w:tabs>
            <w:spacing w:before="240"/>
            <w:rPr>
              <w:ins w:id="2381" w:author="BHA Regulatory Affairs Unit" w:date="2026-07-29T16:06:00Z"/>
            </w:rPr>
          </w:pPr>
          <w:sdt>
            <w:sdtPr>
              <w:tag w:val="goog_rdk_2372"/>
              <w:id w:val="1486076698"/>
            </w:sdtPr>
            <w:sdtContent>
              <w:ins w:id="2382" w:author="BHA Regulatory Affairs Unit" w:date="2026-07-29T16:06:00Z">
                <w:r>
                  <w:t>Protocols for facilitating transfers to other agencies; and</w:t>
                </w:r>
              </w:ins>
            </w:sdtContent>
          </w:sdt>
        </w:p>
      </w:sdtContent>
    </w:sdt>
    <w:sdt>
      <w:sdtPr>
        <w:tag w:val="goog_rdk_2375"/>
        <w:id w:val="-42195261"/>
      </w:sdtPr>
      <w:sdtContent>
        <w:p w14:paraId="00000565" w14:textId="77777777" w:rsidR="00CF3663" w:rsidRDefault="00000000">
          <w:pPr>
            <w:numPr>
              <w:ilvl w:val="2"/>
              <w:numId w:val="105"/>
            </w:numPr>
            <w:tabs>
              <w:tab w:val="left" w:pos="720"/>
              <w:tab w:val="left" w:pos="1440"/>
            </w:tabs>
            <w:spacing w:before="240"/>
            <w:rPr>
              <w:ins w:id="2383" w:author="BHA Regulatory Affairs Unit" w:date="2026-07-29T16:06:00Z"/>
            </w:rPr>
          </w:pPr>
          <w:sdt>
            <w:sdtPr>
              <w:tag w:val="goog_rdk_2374"/>
              <w:id w:val="1773001711"/>
            </w:sdtPr>
            <w:sdtContent>
              <w:ins w:id="2384" w:author="BHA Regulatory Affairs Unit" w:date="2026-07-29T16:06:00Z">
                <w:r>
                  <w:t>Methods of providing information to individuals to ensure understanding of how to access behavioral health emergency services; and</w:t>
                </w:r>
              </w:ins>
            </w:sdtContent>
          </w:sdt>
        </w:p>
      </w:sdtContent>
    </w:sdt>
    <w:sdt>
      <w:sdtPr>
        <w:tag w:val="goog_rdk_2377"/>
        <w:id w:val="-1192325035"/>
      </w:sdtPr>
      <w:sdtContent>
        <w:p w14:paraId="00000566" w14:textId="77777777" w:rsidR="00CF3663" w:rsidRDefault="00000000">
          <w:pPr>
            <w:numPr>
              <w:ilvl w:val="1"/>
              <w:numId w:val="105"/>
            </w:numPr>
            <w:tabs>
              <w:tab w:val="left" w:pos="720"/>
              <w:tab w:val="left" w:pos="1440"/>
            </w:tabs>
            <w:spacing w:before="240"/>
            <w:rPr>
              <w:ins w:id="2385" w:author="BHA Regulatory Affairs Unit" w:date="2026-07-29T16:06:00Z"/>
            </w:rPr>
          </w:pPr>
          <w:sdt>
            <w:sdtPr>
              <w:tag w:val="goog_rdk_2376"/>
              <w:id w:val="-1385778548"/>
            </w:sdtPr>
            <w:sdtContent>
              <w:ins w:id="2386" w:author="BHA Regulatory Affairs Unit" w:date="2026-07-29T16:06:00Z">
                <w:r>
                  <w:t>The methods for identifying, responding to, and/or mitigating, sudden or unpredictable high-acuity or increased needs in existing individuals within twenty-four (24) hours of notification of increased need.</w:t>
                </w:r>
              </w:ins>
            </w:sdtContent>
          </w:sdt>
        </w:p>
      </w:sdtContent>
    </w:sdt>
    <w:sdt>
      <w:sdtPr>
        <w:tag w:val="goog_rdk_2379"/>
        <w:id w:val="-2020837946"/>
      </w:sdtPr>
      <w:sdtContent>
        <w:p w14:paraId="00000567" w14:textId="77777777" w:rsidR="00CF3663" w:rsidRDefault="00000000">
          <w:pPr>
            <w:numPr>
              <w:ilvl w:val="0"/>
              <w:numId w:val="105"/>
            </w:numPr>
            <w:tabs>
              <w:tab w:val="left" w:pos="720"/>
              <w:tab w:val="left" w:pos="1440"/>
            </w:tabs>
            <w:spacing w:before="240"/>
            <w:rPr>
              <w:ins w:id="2387" w:author="BHA Regulatory Affairs Unit" w:date="2026-07-29T16:06:00Z"/>
            </w:rPr>
          </w:pPr>
          <w:sdt>
            <w:sdtPr>
              <w:tag w:val="goog_rdk_2378"/>
              <w:id w:val="-902263647"/>
            </w:sdtPr>
            <w:sdtContent>
              <w:ins w:id="2388" w:author="BHA Regulatory Affairs Unit" w:date="2026-07-29T16:06:00Z">
                <w:r>
                  <w:t>Agencies must develop and implement policies and procedures regarding access to emergency medical services. Such policies and procedures may be for an agency as a whole, a specific endorsement, or a physical location, as appropriate, and must include, but are not limited to:</w:t>
                </w:r>
              </w:ins>
            </w:sdtContent>
          </w:sdt>
        </w:p>
      </w:sdtContent>
    </w:sdt>
    <w:sdt>
      <w:sdtPr>
        <w:tag w:val="goog_rdk_2381"/>
        <w:id w:val="-2063372319"/>
      </w:sdtPr>
      <w:sdtContent>
        <w:p w14:paraId="00000568" w14:textId="77777777" w:rsidR="00CF3663" w:rsidRDefault="00000000">
          <w:pPr>
            <w:numPr>
              <w:ilvl w:val="1"/>
              <w:numId w:val="105"/>
            </w:numPr>
            <w:tabs>
              <w:tab w:val="left" w:pos="720"/>
              <w:tab w:val="left" w:pos="1440"/>
            </w:tabs>
            <w:spacing w:before="240"/>
            <w:rPr>
              <w:ins w:id="2389" w:author="BHA Regulatory Affairs Unit" w:date="2026-07-29T16:06:00Z"/>
            </w:rPr>
          </w:pPr>
          <w:sdt>
            <w:sdtPr>
              <w:tag w:val="goog_rdk_2380"/>
              <w:id w:val="480790528"/>
            </w:sdtPr>
            <w:sdtContent>
              <w:ins w:id="2390" w:author="BHA Regulatory Affairs Unit" w:date="2026-07-29T16:06:00Z">
                <w:r>
                  <w:t>The medical emergency services provided by an agency, if any, and the hours during which such medical emergency services are available;</w:t>
                </w:r>
              </w:ins>
            </w:sdtContent>
          </w:sdt>
        </w:p>
      </w:sdtContent>
    </w:sdt>
    <w:sdt>
      <w:sdtPr>
        <w:tag w:val="goog_rdk_2383"/>
        <w:id w:val="-529098072"/>
      </w:sdtPr>
      <w:sdtContent>
        <w:p w14:paraId="00000569" w14:textId="77777777" w:rsidR="00CF3663" w:rsidRDefault="00000000">
          <w:pPr>
            <w:numPr>
              <w:ilvl w:val="1"/>
              <w:numId w:val="105"/>
            </w:numPr>
            <w:tabs>
              <w:tab w:val="left" w:pos="720"/>
              <w:tab w:val="left" w:pos="1440"/>
            </w:tabs>
            <w:spacing w:before="240"/>
            <w:rPr>
              <w:ins w:id="2391" w:author="BHA Regulatory Affairs Unit" w:date="2026-07-29T16:06:00Z"/>
            </w:rPr>
          </w:pPr>
          <w:sdt>
            <w:sdtPr>
              <w:tag w:val="goog_rdk_2382"/>
              <w:id w:val="-2034116150"/>
            </w:sdtPr>
            <w:sdtContent>
              <w:ins w:id="2392" w:author="BHA Regulatory Affairs Unit" w:date="2026-07-29T16:06:00Z">
                <w:r>
                  <w:t>How an agency ensures access to medical emergency services when not provided directly by the agency, including, but not limited to:</w:t>
                </w:r>
              </w:ins>
            </w:sdtContent>
          </w:sdt>
        </w:p>
      </w:sdtContent>
    </w:sdt>
    <w:sdt>
      <w:sdtPr>
        <w:tag w:val="goog_rdk_2385"/>
        <w:id w:val="1190137676"/>
      </w:sdtPr>
      <w:sdtContent>
        <w:p w14:paraId="0000056A" w14:textId="77777777" w:rsidR="00CF3663" w:rsidRDefault="00000000">
          <w:pPr>
            <w:numPr>
              <w:ilvl w:val="2"/>
              <w:numId w:val="105"/>
            </w:numPr>
            <w:tabs>
              <w:tab w:val="left" w:pos="720"/>
              <w:tab w:val="left" w:pos="1440"/>
            </w:tabs>
            <w:spacing w:before="240"/>
            <w:rPr>
              <w:ins w:id="2393" w:author="BHA Regulatory Affairs Unit" w:date="2026-07-29T16:06:00Z"/>
            </w:rPr>
          </w:pPr>
          <w:sdt>
            <w:sdtPr>
              <w:tag w:val="goog_rdk_2384"/>
              <w:id w:val="-2107559265"/>
            </w:sdtPr>
            <w:sdtContent>
              <w:ins w:id="2394" w:author="BHA Regulatory Affairs Unit" w:date="2026-07-29T16:06:00Z">
                <w:r>
                  <w:t>Criteria used in determining when medical emergency services are needed;</w:t>
                </w:r>
              </w:ins>
            </w:sdtContent>
          </w:sdt>
        </w:p>
      </w:sdtContent>
    </w:sdt>
    <w:sdt>
      <w:sdtPr>
        <w:tag w:val="goog_rdk_2387"/>
        <w:id w:val="-1428492307"/>
      </w:sdtPr>
      <w:sdtContent>
        <w:p w14:paraId="0000056B" w14:textId="77777777" w:rsidR="00CF3663" w:rsidRDefault="00000000">
          <w:pPr>
            <w:numPr>
              <w:ilvl w:val="2"/>
              <w:numId w:val="105"/>
            </w:numPr>
            <w:tabs>
              <w:tab w:val="left" w:pos="720"/>
              <w:tab w:val="left" w:pos="1440"/>
            </w:tabs>
            <w:spacing w:before="240"/>
            <w:rPr>
              <w:ins w:id="2395" w:author="BHA Regulatory Affairs Unit" w:date="2026-07-29T16:06:00Z"/>
            </w:rPr>
          </w:pPr>
          <w:sdt>
            <w:sdtPr>
              <w:tag w:val="goog_rdk_2386"/>
              <w:id w:val="-392680650"/>
            </w:sdtPr>
            <w:sdtContent>
              <w:ins w:id="2396" w:author="BHA Regulatory Affairs Unit" w:date="2026-07-29T16:06:00Z">
                <w:r>
                  <w:t>Internal protocols for personnel in response to a medical emergency; and</w:t>
                </w:r>
              </w:ins>
            </w:sdtContent>
          </w:sdt>
        </w:p>
      </w:sdtContent>
    </w:sdt>
    <w:sdt>
      <w:sdtPr>
        <w:tag w:val="goog_rdk_2389"/>
        <w:id w:val="-1751751579"/>
      </w:sdtPr>
      <w:sdtContent>
        <w:p w14:paraId="0000056C" w14:textId="77777777" w:rsidR="00CF3663" w:rsidRDefault="00000000">
          <w:pPr>
            <w:numPr>
              <w:ilvl w:val="2"/>
              <w:numId w:val="105"/>
            </w:numPr>
            <w:tabs>
              <w:tab w:val="left" w:pos="720"/>
              <w:tab w:val="left" w:pos="1440"/>
            </w:tabs>
            <w:spacing w:before="240"/>
            <w:rPr>
              <w:ins w:id="2397" w:author="BHA Regulatory Affairs Unit" w:date="2026-07-29T16:06:00Z"/>
            </w:rPr>
          </w:pPr>
          <w:sdt>
            <w:sdtPr>
              <w:tag w:val="goog_rdk_2388"/>
              <w:id w:val="-694178620"/>
            </w:sdtPr>
            <w:sdtContent>
              <w:ins w:id="2398" w:author="BHA Regulatory Affairs Unit" w:date="2026-07-29T16:06:00Z">
                <w:r>
                  <w:t>Protocols for facilitating transfers of individuals to emergency medical providers or facilities.</w:t>
                </w:r>
              </w:ins>
            </w:sdtContent>
          </w:sdt>
        </w:p>
      </w:sdtContent>
    </w:sdt>
    <w:sdt>
      <w:sdtPr>
        <w:tag w:val="goog_rdk_2391"/>
        <w:id w:val="-314073424"/>
      </w:sdtPr>
      <w:sdtContent>
        <w:p w14:paraId="0000056D" w14:textId="77777777" w:rsidR="00CF3663" w:rsidRDefault="00000000">
          <w:pPr>
            <w:numPr>
              <w:ilvl w:val="1"/>
              <w:numId w:val="105"/>
            </w:numPr>
            <w:tabs>
              <w:tab w:val="left" w:pos="720"/>
              <w:tab w:val="left" w:pos="1440"/>
            </w:tabs>
            <w:spacing w:before="240"/>
            <w:rPr>
              <w:ins w:id="2399" w:author="BHA Regulatory Affairs Unit" w:date="2026-07-29T16:06:00Z"/>
            </w:rPr>
          </w:pPr>
          <w:sdt>
            <w:sdtPr>
              <w:tag w:val="goog_rdk_2390"/>
              <w:id w:val="-1495443047"/>
            </w:sdtPr>
            <w:sdtContent>
              <w:ins w:id="2400" w:author="BHA Regulatory Affairs Unit" w:date="2026-07-29T16:06:00Z">
                <w:r>
                  <w:t>Methods of providing information to individuals to ensure an individual’s understanding of how to access medical emergency services.</w:t>
                </w:r>
              </w:ins>
            </w:sdtContent>
          </w:sdt>
        </w:p>
      </w:sdtContent>
    </w:sdt>
    <w:sdt>
      <w:sdtPr>
        <w:tag w:val="goog_rdk_2393"/>
        <w:id w:val="-156034547"/>
      </w:sdtPr>
      <w:sdtContent>
        <w:p w14:paraId="0000056E" w14:textId="77777777" w:rsidR="00CF3663" w:rsidRDefault="00000000">
          <w:pPr>
            <w:numPr>
              <w:ilvl w:val="0"/>
              <w:numId w:val="105"/>
            </w:numPr>
            <w:tabs>
              <w:tab w:val="left" w:pos="720"/>
              <w:tab w:val="left" w:pos="1440"/>
            </w:tabs>
            <w:spacing w:before="240"/>
            <w:rPr>
              <w:ins w:id="2401" w:author="BHA Regulatory Affairs Unit" w:date="2026-07-29T16:06:00Z"/>
            </w:rPr>
          </w:pPr>
          <w:sdt>
            <w:sdtPr>
              <w:tag w:val="goog_rdk_2392"/>
              <w:id w:val="-1553754078"/>
            </w:sdtPr>
            <w:sdtContent>
              <w:ins w:id="2402" w:author="BHA Regulatory Affairs Unit" w:date="2026-07-29T16:06:00Z">
                <w:r>
                  <w:t>Agencies shall inform individuals how to access medical and behavioral health crisis or emergency services twenty-four (24) hours per day, seven (7) days per week.</w:t>
                </w:r>
              </w:ins>
            </w:sdtContent>
          </w:sdt>
        </w:p>
      </w:sdtContent>
    </w:sdt>
    <w:sdt>
      <w:sdtPr>
        <w:tag w:val="goog_rdk_2396"/>
        <w:id w:val="-1346968133"/>
      </w:sdtPr>
      <w:sdtContent>
        <w:p w14:paraId="0000056F" w14:textId="77777777" w:rsidR="00CF3663" w:rsidRDefault="00000000">
          <w:pPr>
            <w:keepNext/>
            <w:spacing w:before="240" w:after="60"/>
            <w:ind w:firstLine="0"/>
            <w:rPr>
              <w:ins w:id="2403" w:author="BHA Regulatory Affairs Unit" w:date="2026-07-29T16:06:00Z"/>
              <w:b/>
              <w:bCs/>
            </w:rPr>
          </w:pPr>
          <w:sdt>
            <w:sdtPr>
              <w:tag w:val="goog_rdk_2394"/>
              <w:id w:val="1679006391"/>
            </w:sdtPr>
            <w:sdtContent>
              <w:sdt>
                <w:sdtPr>
                  <w:tag w:val="goog_rdk_2395"/>
                  <w:id w:val="531564125"/>
                </w:sdtPr>
                <w:sdtContent>
                  <w:commentRangeStart w:id="2404"/>
                </w:sdtContent>
              </w:sdt>
              <w:ins w:id="2405" w:author="BHA Regulatory Affairs Unit" w:date="2026-07-29T16:06:00Z">
                <w:r>
                  <w:rPr>
                    <w:b/>
                    <w:bCs/>
                  </w:rPr>
                  <w:t>1.15.6</w:t>
                </w:r>
                <w:r>
                  <w:rPr>
                    <w:b/>
                    <w:bCs/>
                  </w:rPr>
                  <w:tab/>
                  <w:t>Telehealth</w:t>
                </w:r>
                <w:commentRangeEnd w:id="2404"/>
                <w:r>
                  <w:rPr>
                    <w:rStyle w:val="CommentReference"/>
                    <w:sz w:val="24"/>
                    <w:szCs w:val="24"/>
                  </w:rPr>
                  <w:commentReference w:id="2404"/>
                </w:r>
              </w:ins>
            </w:sdtContent>
          </w:sdt>
        </w:p>
      </w:sdtContent>
    </w:sdt>
    <w:sdt>
      <w:sdtPr>
        <w:tag w:val="goog_rdk_2398"/>
        <w:id w:val="-1915846281"/>
      </w:sdtPr>
      <w:sdtContent>
        <w:p w14:paraId="00000570" w14:textId="77777777" w:rsidR="00CF3663" w:rsidRDefault="00000000">
          <w:pPr>
            <w:numPr>
              <w:ilvl w:val="0"/>
              <w:numId w:val="106"/>
            </w:numPr>
            <w:tabs>
              <w:tab w:val="left" w:pos="720"/>
              <w:tab w:val="left" w:pos="1440"/>
            </w:tabs>
            <w:spacing w:before="240"/>
            <w:rPr>
              <w:ins w:id="2406" w:author="BHA Regulatory Affairs Unit" w:date="2026-07-29T16:06:00Z"/>
            </w:rPr>
          </w:pPr>
          <w:sdt>
            <w:sdtPr>
              <w:tag w:val="goog_rdk_2397"/>
              <w:id w:val="-318481657"/>
            </w:sdtPr>
            <w:sdtContent>
              <w:ins w:id="2407" w:author="BHA Regulatory Affairs Unit" w:date="2026-07-29T16:06:00Z">
                <w:r>
                  <w:t>Agencies may use telehealth methods for the provision of services under these Rules, except for services that specifically require in-person contact.</w:t>
                </w:r>
              </w:ins>
            </w:sdtContent>
          </w:sdt>
        </w:p>
      </w:sdtContent>
    </w:sdt>
    <w:sdt>
      <w:sdtPr>
        <w:tag w:val="goog_rdk_2400"/>
        <w:id w:val="793997503"/>
      </w:sdtPr>
      <w:sdtContent>
        <w:p w14:paraId="00000571" w14:textId="77777777" w:rsidR="00CF3663" w:rsidRDefault="00000000">
          <w:pPr>
            <w:numPr>
              <w:ilvl w:val="1"/>
              <w:numId w:val="106"/>
            </w:numPr>
            <w:tabs>
              <w:tab w:val="left" w:pos="720"/>
              <w:tab w:val="left" w:pos="1440"/>
            </w:tabs>
            <w:spacing w:before="240"/>
            <w:rPr>
              <w:ins w:id="2408" w:author="BHA Regulatory Affairs Unit" w:date="2026-07-29T16:06:00Z"/>
            </w:rPr>
          </w:pPr>
          <w:sdt>
            <w:sdtPr>
              <w:tag w:val="goog_rdk_2399"/>
              <w:id w:val="429723253"/>
            </w:sdtPr>
            <w:sdtContent>
              <w:ins w:id="2409" w:author="BHA Regulatory Affairs Unit" w:date="2026-07-29T16:06:00Z">
                <w:r>
                  <w:t>If a service is allowable via telehealth according to state and federal regulations, appropriate methods will be noted within the applicable endorsement Chapter.</w:t>
                </w:r>
              </w:ins>
            </w:sdtContent>
          </w:sdt>
        </w:p>
      </w:sdtContent>
    </w:sdt>
    <w:sdt>
      <w:sdtPr>
        <w:tag w:val="goog_rdk_2402"/>
        <w:id w:val="-1010835545"/>
      </w:sdtPr>
      <w:sdtContent>
        <w:p w14:paraId="00000572" w14:textId="77777777" w:rsidR="00CF3663" w:rsidRDefault="00000000">
          <w:pPr>
            <w:numPr>
              <w:ilvl w:val="1"/>
              <w:numId w:val="106"/>
            </w:numPr>
            <w:tabs>
              <w:tab w:val="left" w:pos="720"/>
              <w:tab w:val="left" w:pos="1440"/>
            </w:tabs>
            <w:spacing w:before="240"/>
            <w:rPr>
              <w:ins w:id="2410" w:author="BHA Regulatory Affairs Unit" w:date="2026-07-29T16:06:00Z"/>
            </w:rPr>
          </w:pPr>
          <w:sdt>
            <w:sdtPr>
              <w:tag w:val="goog_rdk_2401"/>
              <w:id w:val="-2081547415"/>
            </w:sdtPr>
            <w:sdtContent>
              <w:ins w:id="2411" w:author="BHA Regulatory Affairs Unit" w:date="2026-07-29T16:06:00Z">
                <w:r>
                  <w:t>If an individual prefers to receive services in-person and an agency does not offer the appropriate service in-person, the agency shall refer the individual to another entity that offers the service in-person.</w:t>
                </w:r>
              </w:ins>
            </w:sdtContent>
          </w:sdt>
        </w:p>
      </w:sdtContent>
    </w:sdt>
    <w:sdt>
      <w:sdtPr>
        <w:tag w:val="goog_rdk_2404"/>
        <w:id w:val="1009760562"/>
      </w:sdtPr>
      <w:sdtContent>
        <w:p w14:paraId="00000573" w14:textId="77777777" w:rsidR="00CF3663" w:rsidRDefault="00000000">
          <w:pPr>
            <w:numPr>
              <w:ilvl w:val="0"/>
              <w:numId w:val="106"/>
            </w:numPr>
            <w:tabs>
              <w:tab w:val="left" w:pos="720"/>
              <w:tab w:val="left" w:pos="1440"/>
            </w:tabs>
            <w:spacing w:before="240"/>
            <w:rPr>
              <w:ins w:id="2412" w:author="BHA Regulatory Affairs Unit" w:date="2026-07-29T16:06:00Z"/>
            </w:rPr>
          </w:pPr>
          <w:sdt>
            <w:sdtPr>
              <w:tag w:val="goog_rdk_2403"/>
              <w:id w:val="2077252569"/>
            </w:sdtPr>
            <w:sdtContent>
              <w:ins w:id="2413" w:author="BHA Regulatory Affairs Unit" w:date="2026-07-29T16:06:00Z">
                <w:r>
                  <w:t>If an agency uses telehealth methods, it must develop and implement policies and procedures regarding telehealth services, including, but not limited to:</w:t>
                </w:r>
              </w:ins>
            </w:sdtContent>
          </w:sdt>
        </w:p>
      </w:sdtContent>
    </w:sdt>
    <w:sdt>
      <w:sdtPr>
        <w:tag w:val="goog_rdk_2406"/>
        <w:id w:val="-611413363"/>
      </w:sdtPr>
      <w:sdtContent>
        <w:p w14:paraId="00000574" w14:textId="77777777" w:rsidR="00CF3663" w:rsidRDefault="00000000">
          <w:pPr>
            <w:numPr>
              <w:ilvl w:val="1"/>
              <w:numId w:val="106"/>
            </w:numPr>
            <w:tabs>
              <w:tab w:val="left" w:pos="720"/>
              <w:tab w:val="left" w:pos="1440"/>
            </w:tabs>
            <w:spacing w:before="240"/>
            <w:rPr>
              <w:ins w:id="2414" w:author="BHA Regulatory Affairs Unit" w:date="2026-07-29T16:06:00Z"/>
            </w:rPr>
          </w:pPr>
          <w:sdt>
            <w:sdtPr>
              <w:tag w:val="goog_rdk_2405"/>
              <w:id w:val="1447728457"/>
            </w:sdtPr>
            <w:sdtContent>
              <w:ins w:id="2415" w:author="BHA Regulatory Affairs Unit" w:date="2026-07-29T16:06:00Z">
                <w:r>
                  <w:t>Collection of required signatures;</w:t>
                </w:r>
              </w:ins>
            </w:sdtContent>
          </w:sdt>
        </w:p>
      </w:sdtContent>
    </w:sdt>
    <w:sdt>
      <w:sdtPr>
        <w:tag w:val="goog_rdk_2408"/>
        <w:id w:val="-1479530738"/>
      </w:sdtPr>
      <w:sdtContent>
        <w:p w14:paraId="00000575" w14:textId="77777777" w:rsidR="00CF3663" w:rsidRDefault="00000000">
          <w:pPr>
            <w:numPr>
              <w:ilvl w:val="1"/>
              <w:numId w:val="106"/>
            </w:numPr>
            <w:tabs>
              <w:tab w:val="left" w:pos="720"/>
              <w:tab w:val="left" w:pos="1440"/>
            </w:tabs>
            <w:spacing w:before="240"/>
            <w:rPr>
              <w:ins w:id="2416" w:author="BHA Regulatory Affairs Unit" w:date="2026-07-29T16:06:00Z"/>
            </w:rPr>
          </w:pPr>
          <w:sdt>
            <w:sdtPr>
              <w:tag w:val="goog_rdk_2407"/>
              <w:id w:val="-1802746048"/>
            </w:sdtPr>
            <w:sdtContent>
              <w:ins w:id="2417" w:author="BHA Regulatory Affairs Unit" w:date="2026-07-29T16:06:00Z">
                <w:r>
                  <w:t>Training for personnel specific to the modality or manner for determining competence with the modality;</w:t>
                </w:r>
              </w:ins>
            </w:sdtContent>
          </w:sdt>
        </w:p>
      </w:sdtContent>
    </w:sdt>
    <w:sdt>
      <w:sdtPr>
        <w:tag w:val="goog_rdk_2410"/>
        <w:id w:val="-1522038512"/>
      </w:sdtPr>
      <w:sdtContent>
        <w:p w14:paraId="00000576" w14:textId="77777777" w:rsidR="00CF3663" w:rsidRDefault="00000000">
          <w:pPr>
            <w:numPr>
              <w:ilvl w:val="1"/>
              <w:numId w:val="106"/>
            </w:numPr>
            <w:tabs>
              <w:tab w:val="left" w:pos="720"/>
              <w:tab w:val="left" w:pos="1440"/>
            </w:tabs>
            <w:spacing w:before="240"/>
            <w:rPr>
              <w:ins w:id="2418" w:author="BHA Regulatory Affairs Unit" w:date="2026-07-29T16:06:00Z"/>
            </w:rPr>
          </w:pPr>
          <w:sdt>
            <w:sdtPr>
              <w:tag w:val="goog_rdk_2409"/>
              <w:id w:val="440498042"/>
            </w:sdtPr>
            <w:sdtContent>
              <w:ins w:id="2419" w:author="BHA Regulatory Affairs Unit" w:date="2026-07-29T16:06:00Z">
                <w:r>
                  <w:t>Procedure for personnel response if an individual experiences an emergency while receiving services via telehealth, including collection of information about the individual’s remote location for each session;</w:t>
                </w:r>
              </w:ins>
            </w:sdtContent>
          </w:sdt>
        </w:p>
      </w:sdtContent>
    </w:sdt>
    <w:sdt>
      <w:sdtPr>
        <w:tag w:val="goog_rdk_2412"/>
        <w:id w:val="-2020948703"/>
      </w:sdtPr>
      <w:sdtContent>
        <w:p w14:paraId="00000577" w14:textId="77777777" w:rsidR="00CF3663" w:rsidRDefault="00000000">
          <w:pPr>
            <w:numPr>
              <w:ilvl w:val="1"/>
              <w:numId w:val="106"/>
            </w:numPr>
            <w:tabs>
              <w:tab w:val="left" w:pos="720"/>
              <w:tab w:val="left" w:pos="1440"/>
            </w:tabs>
            <w:spacing w:before="240"/>
            <w:rPr>
              <w:ins w:id="2420" w:author="BHA Regulatory Affairs Unit" w:date="2026-07-29T16:06:00Z"/>
            </w:rPr>
          </w:pPr>
          <w:sdt>
            <w:sdtPr>
              <w:tag w:val="goog_rdk_2411"/>
              <w:id w:val="318004328"/>
            </w:sdtPr>
            <w:sdtContent>
              <w:ins w:id="2421" w:author="BHA Regulatory Affairs Unit" w:date="2026-07-29T16:06:00Z">
                <w:r>
                  <w:t>Confidentiality protocols designed to protect the individual’s privacy in accordance with state and federal law; and</w:t>
                </w:r>
              </w:ins>
            </w:sdtContent>
          </w:sdt>
        </w:p>
      </w:sdtContent>
    </w:sdt>
    <w:sdt>
      <w:sdtPr>
        <w:tag w:val="goog_rdk_2414"/>
        <w:id w:val="688360566"/>
      </w:sdtPr>
      <w:sdtContent>
        <w:p w14:paraId="00000578" w14:textId="77777777" w:rsidR="00CF3663" w:rsidRDefault="00000000">
          <w:pPr>
            <w:numPr>
              <w:ilvl w:val="1"/>
              <w:numId w:val="106"/>
            </w:numPr>
            <w:tabs>
              <w:tab w:val="left" w:pos="720"/>
              <w:tab w:val="left" w:pos="1440"/>
            </w:tabs>
            <w:spacing w:before="240"/>
            <w:rPr>
              <w:ins w:id="2422" w:author="BHA Regulatory Affairs Unit" w:date="2026-07-29T16:06:00Z"/>
            </w:rPr>
          </w:pPr>
          <w:sdt>
            <w:sdtPr>
              <w:tag w:val="goog_rdk_2413"/>
              <w:id w:val="1961078438"/>
            </w:sdtPr>
            <w:sdtContent>
              <w:ins w:id="2423" w:author="BHA Regulatory Affairs Unit" w:date="2026-07-29T16:06:00Z">
                <w:r>
                  <w:t>Specification as to whether policies apply to an agency as a whole, a physical location, or a specific endorsement, as appropriate.</w:t>
                </w:r>
              </w:ins>
            </w:sdtContent>
          </w:sdt>
        </w:p>
      </w:sdtContent>
    </w:sdt>
    <w:sdt>
      <w:sdtPr>
        <w:tag w:val="goog_rdk_2416"/>
        <w:id w:val="1732746091"/>
      </w:sdtPr>
      <w:sdtContent>
        <w:p w14:paraId="00000579" w14:textId="77777777" w:rsidR="00CF3663" w:rsidRDefault="00000000">
          <w:pPr>
            <w:numPr>
              <w:ilvl w:val="0"/>
              <w:numId w:val="106"/>
            </w:numPr>
            <w:tabs>
              <w:tab w:val="left" w:pos="720"/>
              <w:tab w:val="left" w:pos="1440"/>
            </w:tabs>
            <w:spacing w:before="240"/>
            <w:rPr>
              <w:ins w:id="2424" w:author="BHA Regulatory Affairs Unit" w:date="2026-07-29T16:06:00Z"/>
            </w:rPr>
          </w:pPr>
          <w:sdt>
            <w:sdtPr>
              <w:tag w:val="goog_rdk_2415"/>
              <w:id w:val="-2079274110"/>
            </w:sdtPr>
            <w:sdtContent>
              <w:ins w:id="2425" w:author="BHA Regulatory Affairs Unit" w:date="2026-07-29T16:06:00Z">
                <w:r>
                  <w:t>Services provided via telehealth methods must be documented in an individual’s record, consistent with documentation requirements for in-person services.</w:t>
                </w:r>
              </w:ins>
            </w:sdtContent>
          </w:sdt>
        </w:p>
      </w:sdtContent>
    </w:sdt>
    <w:sdt>
      <w:sdtPr>
        <w:tag w:val="goog_rdk_2418"/>
        <w:id w:val="636918334"/>
      </w:sdtPr>
      <w:sdtContent>
        <w:p w14:paraId="0000057A" w14:textId="77777777" w:rsidR="00CF3663" w:rsidRDefault="00000000">
          <w:pPr>
            <w:numPr>
              <w:ilvl w:val="0"/>
              <w:numId w:val="106"/>
            </w:numPr>
            <w:tabs>
              <w:tab w:val="left" w:pos="720"/>
              <w:tab w:val="left" w:pos="1440"/>
            </w:tabs>
            <w:spacing w:before="240"/>
            <w:rPr>
              <w:ins w:id="2426" w:author="BHA Regulatory Affairs Unit" w:date="2026-07-29T16:06:00Z"/>
            </w:rPr>
          </w:pPr>
          <w:sdt>
            <w:sdtPr>
              <w:tag w:val="goog_rdk_2417"/>
              <w:id w:val="1529625104"/>
            </w:sdtPr>
            <w:sdtContent>
              <w:ins w:id="2427" w:author="BHA Regulatory Affairs Unit" w:date="2026-07-29T16:06:00Z">
                <w:r>
                  <w:t>Services may be provided through synchronous audio-visual methods but must not include text-only methods such as text message or email. Some services may be provided through audio-only methods according to state and federal regulations. If audio-only methods are used, the following must be noted in an individual’s record:</w:t>
                </w:r>
              </w:ins>
            </w:sdtContent>
          </w:sdt>
        </w:p>
      </w:sdtContent>
    </w:sdt>
    <w:sdt>
      <w:sdtPr>
        <w:tag w:val="goog_rdk_2420"/>
        <w:id w:val="468720696"/>
      </w:sdtPr>
      <w:sdtContent>
        <w:p w14:paraId="0000057B" w14:textId="77777777" w:rsidR="00CF3663" w:rsidRDefault="00000000">
          <w:pPr>
            <w:numPr>
              <w:ilvl w:val="1"/>
              <w:numId w:val="106"/>
            </w:numPr>
            <w:tabs>
              <w:tab w:val="left" w:pos="720"/>
              <w:tab w:val="left" w:pos="1440"/>
            </w:tabs>
            <w:spacing w:before="240"/>
            <w:rPr>
              <w:ins w:id="2428" w:author="BHA Regulatory Affairs Unit" w:date="2026-07-29T16:06:00Z"/>
            </w:rPr>
          </w:pPr>
          <w:sdt>
            <w:sdtPr>
              <w:tag w:val="goog_rdk_2419"/>
              <w:id w:val="-504790692"/>
            </w:sdtPr>
            <w:sdtContent>
              <w:ins w:id="2429" w:author="BHA Regulatory Affairs Unit" w:date="2026-07-29T16:06:00Z">
                <w:r>
                  <w:t>The reason audio-visual methods were not utilized; and</w:t>
                </w:r>
              </w:ins>
            </w:sdtContent>
          </w:sdt>
        </w:p>
      </w:sdtContent>
    </w:sdt>
    <w:sdt>
      <w:sdtPr>
        <w:tag w:val="goog_rdk_2422"/>
        <w:id w:val="-451683352"/>
      </w:sdtPr>
      <w:sdtContent>
        <w:p w14:paraId="0000057C" w14:textId="77777777" w:rsidR="00CF3663" w:rsidRDefault="00000000">
          <w:pPr>
            <w:numPr>
              <w:ilvl w:val="1"/>
              <w:numId w:val="106"/>
            </w:numPr>
            <w:tabs>
              <w:tab w:val="left" w:pos="720"/>
              <w:tab w:val="left" w:pos="1440"/>
            </w:tabs>
            <w:spacing w:before="240"/>
            <w:rPr>
              <w:ins w:id="2430" w:author="BHA Regulatory Affairs Unit" w:date="2026-07-29T16:06:00Z"/>
            </w:rPr>
          </w:pPr>
          <w:sdt>
            <w:sdtPr>
              <w:tag w:val="goog_rdk_2421"/>
              <w:id w:val="542922293"/>
            </w:sdtPr>
            <w:sdtContent>
              <w:ins w:id="2431" w:author="BHA Regulatory Affairs Unit" w:date="2026-07-29T16:06:00Z">
                <w:r>
                  <w:t>The clinical determination of appropriateness for service delivery method.</w:t>
                </w:r>
              </w:ins>
            </w:sdtContent>
          </w:sdt>
        </w:p>
      </w:sdtContent>
    </w:sdt>
    <w:sdt>
      <w:sdtPr>
        <w:tag w:val="goog_rdk_2425"/>
        <w:id w:val="948407262"/>
      </w:sdtPr>
      <w:sdtContent>
        <w:p w14:paraId="0000057D" w14:textId="77777777" w:rsidR="00CF3663" w:rsidRDefault="00000000">
          <w:pPr>
            <w:keepNext/>
            <w:spacing w:before="240" w:after="60"/>
            <w:ind w:firstLine="0"/>
            <w:rPr>
              <w:ins w:id="2432" w:author="BHA Regulatory Affairs Unit" w:date="2026-07-29T16:06:00Z"/>
              <w:b/>
              <w:bCs/>
            </w:rPr>
          </w:pPr>
          <w:sdt>
            <w:sdtPr>
              <w:tag w:val="goog_rdk_2423"/>
              <w:id w:val="1095489538"/>
            </w:sdtPr>
            <w:sdtContent>
              <w:sdt>
                <w:sdtPr>
                  <w:tag w:val="goog_rdk_2424"/>
                  <w:id w:val="-2052083741"/>
                </w:sdtPr>
                <w:sdtContent>
                  <w:commentRangeStart w:id="2433"/>
                </w:sdtContent>
              </w:sdt>
              <w:ins w:id="2434" w:author="BHA Regulatory Affairs Unit" w:date="2026-07-29T16:06:00Z">
                <w:r>
                  <w:rPr>
                    <w:b/>
                    <w:bCs/>
                  </w:rPr>
                  <w:t>1.16</w:t>
                </w:r>
                <w:r>
                  <w:rPr>
                    <w:b/>
                    <w:bCs/>
                  </w:rPr>
                  <w:tab/>
                  <w:t>Operational Standards</w:t>
                </w:r>
                <w:commentRangeEnd w:id="2433"/>
                <w:r>
                  <w:rPr>
                    <w:rStyle w:val="CommentReference"/>
                    <w:sz w:val="24"/>
                    <w:szCs w:val="24"/>
                  </w:rPr>
                  <w:commentReference w:id="2433"/>
                </w:r>
              </w:ins>
            </w:sdtContent>
          </w:sdt>
        </w:p>
      </w:sdtContent>
    </w:sdt>
    <w:sdt>
      <w:sdtPr>
        <w:tag w:val="goog_rdk_2427"/>
        <w:id w:val="-699725403"/>
      </w:sdtPr>
      <w:sdtContent>
        <w:p w14:paraId="0000057E" w14:textId="77777777" w:rsidR="00CF3663" w:rsidRDefault="00000000">
          <w:pPr>
            <w:keepNext/>
            <w:spacing w:before="240" w:after="60"/>
            <w:ind w:firstLine="0"/>
            <w:rPr>
              <w:ins w:id="2435" w:author="BHA Regulatory Affairs Unit" w:date="2026-07-29T16:06:00Z"/>
              <w:b/>
              <w:bCs/>
            </w:rPr>
          </w:pPr>
          <w:sdt>
            <w:sdtPr>
              <w:tag w:val="goog_rdk_2426"/>
              <w:id w:val="1968903436"/>
            </w:sdtPr>
            <w:sdtContent>
              <w:ins w:id="2436" w:author="BHA Regulatory Affairs Unit" w:date="2026-07-29T16:06:00Z">
                <w:r>
                  <w:rPr>
                    <w:b/>
                    <w:bCs/>
                  </w:rPr>
                  <w:t>1.16.1</w:t>
                </w:r>
                <w:r>
                  <w:rPr>
                    <w:b/>
                    <w:bCs/>
                  </w:rPr>
                  <w:tab/>
                  <w:t>Information and Notices</w:t>
                </w:r>
              </w:ins>
            </w:sdtContent>
          </w:sdt>
        </w:p>
      </w:sdtContent>
    </w:sdt>
    <w:sdt>
      <w:sdtPr>
        <w:tag w:val="goog_rdk_2429"/>
        <w:id w:val="1337880924"/>
      </w:sdtPr>
      <w:sdtContent>
        <w:p w14:paraId="0000057F" w14:textId="77777777" w:rsidR="00CF3663" w:rsidRDefault="00000000">
          <w:pPr>
            <w:numPr>
              <w:ilvl w:val="0"/>
              <w:numId w:val="107"/>
            </w:numPr>
            <w:tabs>
              <w:tab w:val="left" w:pos="720"/>
              <w:tab w:val="left" w:pos="1440"/>
            </w:tabs>
            <w:spacing w:before="240"/>
            <w:rPr>
              <w:ins w:id="2437" w:author="BHA Regulatory Affairs Unit" w:date="2026-07-29T16:06:00Z"/>
            </w:rPr>
          </w:pPr>
          <w:sdt>
            <w:sdtPr>
              <w:tag w:val="goog_rdk_2428"/>
              <w:id w:val="1696285192"/>
            </w:sdtPr>
            <w:sdtContent>
              <w:ins w:id="2438" w:author="BHA Regulatory Affairs Unit" w:date="2026-07-29T16:06:00Z">
                <w:r>
                  <w:t>Agencies must clearly communicate with individuals receiving services and the community served. Information and notices in this Part 1.16.1 of this Chapter 1, must be kept current and prominently displayed and/or posted in ways that effectively communicate at least the following information:</w:t>
                </w:r>
              </w:ins>
            </w:sdtContent>
          </w:sdt>
        </w:p>
      </w:sdtContent>
    </w:sdt>
    <w:sdt>
      <w:sdtPr>
        <w:tag w:val="goog_rdk_2431"/>
        <w:id w:val="-833368123"/>
      </w:sdtPr>
      <w:sdtContent>
        <w:p w14:paraId="00000580" w14:textId="77777777" w:rsidR="00CF3663" w:rsidRDefault="00000000">
          <w:pPr>
            <w:numPr>
              <w:ilvl w:val="1"/>
              <w:numId w:val="107"/>
            </w:numPr>
            <w:tabs>
              <w:tab w:val="left" w:pos="720"/>
              <w:tab w:val="left" w:pos="1440"/>
            </w:tabs>
            <w:spacing w:before="240"/>
            <w:rPr>
              <w:ins w:id="2439" w:author="BHA Regulatory Affairs Unit" w:date="2026-07-29T16:06:00Z"/>
            </w:rPr>
          </w:pPr>
          <w:sdt>
            <w:sdtPr>
              <w:tag w:val="goog_rdk_2430"/>
              <w:id w:val="-242219372"/>
            </w:sdtPr>
            <w:sdtContent>
              <w:ins w:id="2440" w:author="BHA Regulatory Affairs Unit" w:date="2026-07-29T16:06:00Z">
                <w:r>
                  <w:t>Any and all BHA-issued certificate(s) reflecting an agency’s current credentials;</w:t>
                </w:r>
              </w:ins>
            </w:sdtContent>
          </w:sdt>
        </w:p>
      </w:sdtContent>
    </w:sdt>
    <w:sdt>
      <w:sdtPr>
        <w:tag w:val="goog_rdk_2433"/>
        <w:id w:val="281879898"/>
      </w:sdtPr>
      <w:sdtContent>
        <w:p w14:paraId="00000581" w14:textId="77777777" w:rsidR="00CF3663" w:rsidRDefault="00000000">
          <w:pPr>
            <w:numPr>
              <w:ilvl w:val="1"/>
              <w:numId w:val="107"/>
            </w:numPr>
            <w:tabs>
              <w:tab w:val="left" w:pos="720"/>
              <w:tab w:val="left" w:pos="1440"/>
            </w:tabs>
            <w:spacing w:before="240"/>
            <w:rPr>
              <w:ins w:id="2441" w:author="BHA Regulatory Affairs Unit" w:date="2026-07-29T16:06:00Z"/>
            </w:rPr>
          </w:pPr>
          <w:sdt>
            <w:sdtPr>
              <w:tag w:val="goog_rdk_2432"/>
              <w:id w:val="1311330308"/>
            </w:sdtPr>
            <w:sdtContent>
              <w:ins w:id="2442" w:author="BHA Regulatory Affairs Unit" w:date="2026-07-29T16:06:00Z">
                <w:r>
                  <w:t>Hours of operation, including hours of admission, known breaks in availability, and other relevant information detailing when services may or may not be accessed;</w:t>
                </w:r>
              </w:ins>
            </w:sdtContent>
          </w:sdt>
        </w:p>
      </w:sdtContent>
    </w:sdt>
    <w:sdt>
      <w:sdtPr>
        <w:tag w:val="goog_rdk_2435"/>
        <w:id w:val="-1090527273"/>
      </w:sdtPr>
      <w:sdtContent>
        <w:p w14:paraId="00000582" w14:textId="77777777" w:rsidR="00CF3663" w:rsidRDefault="00000000">
          <w:pPr>
            <w:numPr>
              <w:ilvl w:val="1"/>
              <w:numId w:val="107"/>
            </w:numPr>
            <w:tabs>
              <w:tab w:val="left" w:pos="720"/>
              <w:tab w:val="left" w:pos="1440"/>
            </w:tabs>
            <w:spacing w:before="240"/>
            <w:rPr>
              <w:ins w:id="2443" w:author="BHA Regulatory Affairs Unit" w:date="2026-07-29T16:06:00Z"/>
            </w:rPr>
          </w:pPr>
          <w:sdt>
            <w:sdtPr>
              <w:tag w:val="goog_rdk_2434"/>
              <w:id w:val="-19318902"/>
            </w:sdtPr>
            <w:sdtContent>
              <w:ins w:id="2444" w:author="BHA Regulatory Affairs Unit" w:date="2026-07-29T16:06:00Z">
                <w:r>
                  <w:t>Notice of individual’s rights;</w:t>
                </w:r>
              </w:ins>
            </w:sdtContent>
          </w:sdt>
        </w:p>
      </w:sdtContent>
    </w:sdt>
    <w:sdt>
      <w:sdtPr>
        <w:tag w:val="goog_rdk_2437"/>
        <w:id w:val="-1103834009"/>
      </w:sdtPr>
      <w:sdtContent>
        <w:p w14:paraId="00000583" w14:textId="77777777" w:rsidR="00CF3663" w:rsidRDefault="00000000">
          <w:pPr>
            <w:numPr>
              <w:ilvl w:val="1"/>
              <w:numId w:val="107"/>
            </w:numPr>
            <w:tabs>
              <w:tab w:val="left" w:pos="720"/>
              <w:tab w:val="left" w:pos="1440"/>
            </w:tabs>
            <w:spacing w:before="240"/>
            <w:rPr>
              <w:ins w:id="2445" w:author="BHA Regulatory Affairs Unit" w:date="2026-07-29T16:06:00Z"/>
            </w:rPr>
          </w:pPr>
          <w:sdt>
            <w:sdtPr>
              <w:tag w:val="goog_rdk_2436"/>
              <w:id w:val="-664877619"/>
            </w:sdtPr>
            <w:sdtContent>
              <w:ins w:id="2446" w:author="BHA Regulatory Affairs Unit" w:date="2026-07-29T16:06:00Z">
                <w:r>
                  <w:t>The grievance procedure, as set forth in Part 1.13 of this Chapter 1; and</w:t>
                </w:r>
              </w:ins>
            </w:sdtContent>
          </w:sdt>
        </w:p>
      </w:sdtContent>
    </w:sdt>
    <w:sdt>
      <w:sdtPr>
        <w:tag w:val="goog_rdk_2439"/>
        <w:id w:val="754330184"/>
      </w:sdtPr>
      <w:sdtContent>
        <w:p w14:paraId="00000584" w14:textId="77777777" w:rsidR="00CF3663" w:rsidRDefault="00000000">
          <w:pPr>
            <w:numPr>
              <w:ilvl w:val="1"/>
              <w:numId w:val="107"/>
            </w:numPr>
            <w:tabs>
              <w:tab w:val="left" w:pos="720"/>
              <w:tab w:val="left" w:pos="1440"/>
            </w:tabs>
            <w:spacing w:before="240"/>
            <w:rPr>
              <w:ins w:id="2447" w:author="BHA Regulatory Affairs Unit" w:date="2026-07-29T16:06:00Z"/>
            </w:rPr>
          </w:pPr>
          <w:sdt>
            <w:sdtPr>
              <w:tag w:val="goog_rdk_2438"/>
              <w:id w:val="1796382314"/>
            </w:sdtPr>
            <w:sdtContent>
              <w:ins w:id="2448" w:author="BHA Regulatory Affairs Unit" w:date="2026-07-29T16:06:00Z">
                <w:r>
                  <w:t>An agency’s procedures for obtaining individual records.</w:t>
                </w:r>
              </w:ins>
            </w:sdtContent>
          </w:sdt>
        </w:p>
      </w:sdtContent>
    </w:sdt>
    <w:sdt>
      <w:sdtPr>
        <w:tag w:val="goog_rdk_2441"/>
        <w:id w:val="-853159664"/>
      </w:sdtPr>
      <w:sdtContent>
        <w:p w14:paraId="00000585" w14:textId="77777777" w:rsidR="00CF3663" w:rsidRDefault="00000000">
          <w:pPr>
            <w:numPr>
              <w:ilvl w:val="0"/>
              <w:numId w:val="107"/>
            </w:numPr>
            <w:tabs>
              <w:tab w:val="left" w:pos="720"/>
              <w:tab w:val="left" w:pos="1440"/>
            </w:tabs>
            <w:spacing w:before="240"/>
            <w:rPr>
              <w:ins w:id="2449" w:author="BHA Regulatory Affairs Unit" w:date="2026-07-29T16:06:00Z"/>
            </w:rPr>
          </w:pPr>
          <w:sdt>
            <w:sdtPr>
              <w:tag w:val="goog_rdk_2440"/>
              <w:id w:val="127796224"/>
            </w:sdtPr>
            <w:sdtContent>
              <w:ins w:id="2450" w:author="BHA Regulatory Affairs Unit" w:date="2026-07-29T16:06:00Z">
                <w:r>
                  <w:t>Agencies must also post the following, if applicable, to their services provided:</w:t>
                </w:r>
              </w:ins>
            </w:sdtContent>
          </w:sdt>
        </w:p>
      </w:sdtContent>
    </w:sdt>
    <w:sdt>
      <w:sdtPr>
        <w:tag w:val="goog_rdk_2443"/>
        <w:id w:val="1817251756"/>
      </w:sdtPr>
      <w:sdtContent>
        <w:p w14:paraId="00000586" w14:textId="77777777" w:rsidR="00CF3663" w:rsidRDefault="00000000">
          <w:pPr>
            <w:numPr>
              <w:ilvl w:val="1"/>
              <w:numId w:val="107"/>
            </w:numPr>
            <w:tabs>
              <w:tab w:val="left" w:pos="720"/>
              <w:tab w:val="left" w:pos="1440"/>
            </w:tabs>
            <w:spacing w:before="240"/>
            <w:rPr>
              <w:ins w:id="2451" w:author="BHA Regulatory Affairs Unit" w:date="2026-07-29T16:06:00Z"/>
            </w:rPr>
          </w:pPr>
          <w:sdt>
            <w:sdtPr>
              <w:tag w:val="goog_rdk_2442"/>
              <w:id w:val="1682167779"/>
            </w:sdtPr>
            <w:sdtContent>
              <w:ins w:id="2452" w:author="BHA Regulatory Affairs Unit" w:date="2026-07-29T16:06:00Z">
                <w:r>
                  <w:t>Maps of emergency exit routes that sufficiently address navigation out of the location during an emergency, if services are offered at a credentialed location;</w:t>
                </w:r>
              </w:ins>
            </w:sdtContent>
          </w:sdt>
        </w:p>
      </w:sdtContent>
    </w:sdt>
    <w:sdt>
      <w:sdtPr>
        <w:tag w:val="goog_rdk_2445"/>
        <w:id w:val="-922088248"/>
      </w:sdtPr>
      <w:sdtContent>
        <w:p w14:paraId="00000587" w14:textId="77777777" w:rsidR="00CF3663" w:rsidRDefault="00000000">
          <w:pPr>
            <w:numPr>
              <w:ilvl w:val="1"/>
              <w:numId w:val="107"/>
            </w:numPr>
            <w:tabs>
              <w:tab w:val="left" w:pos="720"/>
              <w:tab w:val="left" w:pos="1440"/>
            </w:tabs>
            <w:spacing w:before="240"/>
            <w:rPr>
              <w:ins w:id="2453" w:author="BHA Regulatory Affairs Unit" w:date="2026-07-29T16:06:00Z"/>
            </w:rPr>
          </w:pPr>
          <w:sdt>
            <w:sdtPr>
              <w:tag w:val="goog_rdk_2444"/>
              <w:id w:val="9626420"/>
            </w:sdtPr>
            <w:sdtContent>
              <w:ins w:id="2454" w:author="BHA Regulatory Affairs Unit" w:date="2026-07-29T16:06:00Z">
                <w:r>
                  <w:t>House rules, as set forth in Part 5.2.2.F of these Rules;</w:t>
                </w:r>
              </w:ins>
            </w:sdtContent>
          </w:sdt>
        </w:p>
      </w:sdtContent>
    </w:sdt>
    <w:sdt>
      <w:sdtPr>
        <w:tag w:val="goog_rdk_2447"/>
        <w:id w:val="1987834022"/>
      </w:sdtPr>
      <w:sdtContent>
        <w:p w14:paraId="00000588" w14:textId="77777777" w:rsidR="00CF3663" w:rsidRDefault="00000000">
          <w:pPr>
            <w:numPr>
              <w:ilvl w:val="1"/>
              <w:numId w:val="107"/>
            </w:numPr>
            <w:tabs>
              <w:tab w:val="left" w:pos="720"/>
              <w:tab w:val="left" w:pos="1440"/>
            </w:tabs>
            <w:spacing w:before="240"/>
            <w:rPr>
              <w:ins w:id="2455" w:author="BHA Regulatory Affairs Unit" w:date="2026-07-29T16:06:00Z"/>
            </w:rPr>
          </w:pPr>
          <w:sdt>
            <w:sdtPr>
              <w:tag w:val="goog_rdk_2446"/>
              <w:id w:val="2107963789"/>
            </w:sdtPr>
            <w:sdtContent>
              <w:ins w:id="2456" w:author="BHA Regulatory Affairs Unit" w:date="2026-07-29T16:06:00Z">
                <w:r>
                  <w:t>A “no smoking” sign in locations where oxygen is in use;</w:t>
                </w:r>
              </w:ins>
            </w:sdtContent>
          </w:sdt>
        </w:p>
      </w:sdtContent>
    </w:sdt>
    <w:sdt>
      <w:sdtPr>
        <w:tag w:val="goog_rdk_2449"/>
        <w:id w:val="1994784130"/>
      </w:sdtPr>
      <w:sdtContent>
        <w:p w14:paraId="00000589" w14:textId="77777777" w:rsidR="00CF3663" w:rsidRDefault="00000000">
          <w:pPr>
            <w:numPr>
              <w:ilvl w:val="1"/>
              <w:numId w:val="107"/>
            </w:numPr>
            <w:tabs>
              <w:tab w:val="left" w:pos="720"/>
              <w:tab w:val="left" w:pos="1440"/>
            </w:tabs>
            <w:spacing w:before="240"/>
            <w:rPr>
              <w:ins w:id="2457" w:author="BHA Regulatory Affairs Unit" w:date="2026-07-29T16:06:00Z"/>
            </w:rPr>
          </w:pPr>
          <w:sdt>
            <w:sdtPr>
              <w:tag w:val="goog_rdk_2448"/>
              <w:id w:val="1824709732"/>
            </w:sdtPr>
            <w:sdtContent>
              <w:ins w:id="2458" w:author="BHA Regulatory Affairs Unit" w:date="2026-07-29T16:06:00Z">
                <w:r>
                  <w:t>Procedures for responding to circumstances and events that warrant entering a divert status;</w:t>
                </w:r>
              </w:ins>
            </w:sdtContent>
          </w:sdt>
        </w:p>
      </w:sdtContent>
    </w:sdt>
    <w:sdt>
      <w:sdtPr>
        <w:tag w:val="goog_rdk_2451"/>
        <w:id w:val="1451084623"/>
      </w:sdtPr>
      <w:sdtContent>
        <w:p w14:paraId="0000058A" w14:textId="77777777" w:rsidR="00CF3663" w:rsidRDefault="00000000">
          <w:pPr>
            <w:numPr>
              <w:ilvl w:val="1"/>
              <w:numId w:val="107"/>
            </w:numPr>
            <w:tabs>
              <w:tab w:val="left" w:pos="720"/>
              <w:tab w:val="left" w:pos="1440"/>
            </w:tabs>
            <w:spacing w:before="240"/>
            <w:rPr>
              <w:ins w:id="2459" w:author="BHA Regulatory Affairs Unit" w:date="2026-07-29T16:06:00Z"/>
            </w:rPr>
          </w:pPr>
          <w:sdt>
            <w:sdtPr>
              <w:tag w:val="goog_rdk_2450"/>
              <w:id w:val="-607107052"/>
            </w:sdtPr>
            <w:sdtContent>
              <w:ins w:id="2460" w:author="BHA Regulatory Affairs Unit" w:date="2026-07-29T16:06:00Z">
                <w:r>
                  <w:t>An agency’s published sliding fee schedule for services, if approved as a comprehensive safety net provider;</w:t>
                </w:r>
              </w:ins>
            </w:sdtContent>
          </w:sdt>
        </w:p>
      </w:sdtContent>
    </w:sdt>
    <w:sdt>
      <w:sdtPr>
        <w:tag w:val="goog_rdk_2453"/>
        <w:id w:val="381172314"/>
      </w:sdtPr>
      <w:sdtContent>
        <w:p w14:paraId="0000058B" w14:textId="77777777" w:rsidR="00CF3663" w:rsidRDefault="00000000">
          <w:pPr>
            <w:numPr>
              <w:ilvl w:val="1"/>
              <w:numId w:val="107"/>
            </w:numPr>
            <w:tabs>
              <w:tab w:val="left" w:pos="720"/>
              <w:tab w:val="left" w:pos="1440"/>
            </w:tabs>
            <w:spacing w:before="240"/>
            <w:rPr>
              <w:ins w:id="2461" w:author="BHA Regulatory Affairs Unit" w:date="2026-07-29T16:06:00Z"/>
            </w:rPr>
          </w:pPr>
          <w:sdt>
            <w:sdtPr>
              <w:tag w:val="goog_rdk_2452"/>
              <w:id w:val="-1413682676"/>
            </w:sdtPr>
            <w:sdtContent>
              <w:ins w:id="2462" w:author="BHA Regulatory Affairs Unit" w:date="2026-07-29T16:06:00Z">
                <w:r>
                  <w:t>Minor rights, if designated for 27-65 services; and</w:t>
                </w:r>
              </w:ins>
            </w:sdtContent>
          </w:sdt>
        </w:p>
      </w:sdtContent>
    </w:sdt>
    <w:sdt>
      <w:sdtPr>
        <w:tag w:val="goog_rdk_2455"/>
        <w:id w:val="913755044"/>
      </w:sdtPr>
      <w:sdtContent>
        <w:p w14:paraId="0000058C" w14:textId="77777777" w:rsidR="00CF3663" w:rsidRDefault="00000000">
          <w:pPr>
            <w:numPr>
              <w:ilvl w:val="1"/>
              <w:numId w:val="107"/>
            </w:numPr>
            <w:tabs>
              <w:tab w:val="left" w:pos="720"/>
              <w:tab w:val="left" w:pos="1440"/>
            </w:tabs>
            <w:spacing w:before="240"/>
            <w:rPr>
              <w:ins w:id="2463" w:author="BHA Regulatory Affairs Unit" w:date="2026-07-29T16:06:00Z"/>
            </w:rPr>
          </w:pPr>
          <w:sdt>
            <w:sdtPr>
              <w:tag w:val="goog_rdk_2454"/>
              <w:id w:val="-1180696571"/>
            </w:sdtPr>
            <w:sdtContent>
              <w:ins w:id="2464" w:author="BHA Regulatory Affairs Unit" w:date="2026-07-29T16:06:00Z">
                <w:r>
                  <w:t>Safety and security policies for each 27-65 designated unit.</w:t>
                </w:r>
              </w:ins>
            </w:sdtContent>
          </w:sdt>
        </w:p>
      </w:sdtContent>
    </w:sdt>
    <w:sdt>
      <w:sdtPr>
        <w:tag w:val="goog_rdk_2457"/>
        <w:id w:val="-1504813499"/>
      </w:sdtPr>
      <w:sdtContent>
        <w:p w14:paraId="0000058D" w14:textId="77777777" w:rsidR="00CF3663" w:rsidRDefault="00000000">
          <w:pPr>
            <w:numPr>
              <w:ilvl w:val="0"/>
              <w:numId w:val="107"/>
            </w:numPr>
            <w:tabs>
              <w:tab w:val="left" w:pos="720"/>
              <w:tab w:val="left" w:pos="1440"/>
            </w:tabs>
            <w:spacing w:before="240"/>
            <w:rPr>
              <w:ins w:id="2465" w:author="BHA Regulatory Affairs Unit" w:date="2026-07-29T16:06:00Z"/>
            </w:rPr>
          </w:pPr>
          <w:sdt>
            <w:sdtPr>
              <w:tag w:val="goog_rdk_2456"/>
              <w:id w:val="2010047733"/>
            </w:sdtPr>
            <w:sdtContent>
              <w:ins w:id="2466" w:author="BHA Regulatory Affairs Unit" w:date="2026-07-29T16:06:00Z">
                <w:r>
                  <w:t>Agencies that provide telehealth services and/or have a website must post the information required pursuant to this Part 1.16.1 of this Chapter 1 on their website, when applicable. Information shall be clearly and conspicuously labeled, and made accessible through an intuitive and user-friendly website interface.</w:t>
                </w:r>
              </w:ins>
            </w:sdtContent>
          </w:sdt>
        </w:p>
      </w:sdtContent>
    </w:sdt>
    <w:sdt>
      <w:sdtPr>
        <w:tag w:val="goog_rdk_2459"/>
        <w:id w:val="-1913454385"/>
      </w:sdtPr>
      <w:sdtContent>
        <w:p w14:paraId="0000058E" w14:textId="77777777" w:rsidR="00CF3663" w:rsidRDefault="00000000">
          <w:pPr>
            <w:keepNext/>
            <w:spacing w:before="240" w:after="60"/>
            <w:ind w:firstLine="0"/>
            <w:rPr>
              <w:ins w:id="2467" w:author="BHA Regulatory Affairs Unit" w:date="2026-07-29T16:06:00Z"/>
              <w:b/>
              <w:bCs/>
            </w:rPr>
          </w:pPr>
          <w:sdt>
            <w:sdtPr>
              <w:tag w:val="goog_rdk_2458"/>
              <w:id w:val="-1295016354"/>
            </w:sdtPr>
            <w:sdtContent>
              <w:ins w:id="2468" w:author="BHA Regulatory Affairs Unit" w:date="2026-07-29T16:06:00Z">
                <w:r>
                  <w:rPr>
                    <w:b/>
                    <w:bCs/>
                  </w:rPr>
                  <w:t>1.16.2</w:t>
                </w:r>
                <w:r>
                  <w:rPr>
                    <w:b/>
                    <w:bCs/>
                  </w:rPr>
                  <w:tab/>
                  <w:t>Medication Administration</w:t>
                </w:r>
              </w:ins>
            </w:sdtContent>
          </w:sdt>
        </w:p>
      </w:sdtContent>
    </w:sdt>
    <w:sdt>
      <w:sdtPr>
        <w:tag w:val="goog_rdk_2461"/>
        <w:id w:val="-1593837335"/>
      </w:sdtPr>
      <w:sdtContent>
        <w:p w14:paraId="0000058F" w14:textId="77777777" w:rsidR="00CF3663" w:rsidRDefault="00000000">
          <w:pPr>
            <w:numPr>
              <w:ilvl w:val="0"/>
              <w:numId w:val="108"/>
            </w:numPr>
            <w:tabs>
              <w:tab w:val="left" w:pos="720"/>
              <w:tab w:val="left" w:pos="1440"/>
            </w:tabs>
            <w:spacing w:before="240"/>
            <w:rPr>
              <w:ins w:id="2469" w:author="BHA Regulatory Affairs Unit" w:date="2026-07-29T16:06:00Z"/>
            </w:rPr>
          </w:pPr>
          <w:sdt>
            <w:sdtPr>
              <w:tag w:val="goog_rdk_2460"/>
              <w:id w:val="763129873"/>
            </w:sdtPr>
            <w:sdtContent>
              <w:ins w:id="2470" w:author="BHA Regulatory Affairs Unit" w:date="2026-07-29T16:06:00Z">
                <w:r>
                  <w:t>Agencies shall ensure that medications are administered only by licensed or certified personnel allowed to administer medications under their scopes of practice, or unlicensed personnel who are Qualified Medication Administration Persons (QMAPs) acting within their scope of practice.</w:t>
                </w:r>
              </w:ins>
            </w:sdtContent>
          </w:sdt>
        </w:p>
      </w:sdtContent>
    </w:sdt>
    <w:sdt>
      <w:sdtPr>
        <w:tag w:val="goog_rdk_2463"/>
        <w:id w:val="1121755191"/>
      </w:sdtPr>
      <w:sdtContent>
        <w:p w14:paraId="00000590" w14:textId="77777777" w:rsidR="00CF3663" w:rsidRDefault="00000000">
          <w:pPr>
            <w:numPr>
              <w:ilvl w:val="0"/>
              <w:numId w:val="108"/>
            </w:numPr>
            <w:tabs>
              <w:tab w:val="left" w:pos="720"/>
              <w:tab w:val="left" w:pos="1440"/>
            </w:tabs>
            <w:spacing w:before="240"/>
            <w:rPr>
              <w:ins w:id="2471" w:author="BHA Regulatory Affairs Unit" w:date="2026-07-29T16:06:00Z"/>
            </w:rPr>
          </w:pPr>
          <w:sdt>
            <w:sdtPr>
              <w:tag w:val="goog_rdk_2462"/>
              <w:id w:val="1570525526"/>
            </w:sdtPr>
            <w:sdtContent>
              <w:ins w:id="2472" w:author="BHA Regulatory Affairs Unit" w:date="2026-07-29T16:06:00Z">
                <w:r>
                  <w:t>When using QMAPs to administer medication, agencies shall ensure compliance with 6 CCR 1011-1, Chapter 24 (March 17, 2025), which is hereby incorporated by reference. No later editions or amendments are incorporated. This Colorado Department of Public Health and Environment Rule is available at no cost at  https://www.coloradosos.gov/CCR/DisplayRule.do?action=ruleinfo&amp;ruleId=3050&amp;deptID=16&amp;agencyID=144&amp;deptName=Department%20of%20Public%20Health%20and%20Environment&amp;agencyName=Health%20Facilities%20and%20Emergency%20Medical%20Services%20Division%20(1011,%201015%20Series)&amp;seriesNum=6%20CCR%201011-1%20Chapter%2024. Individuals may inspect or obtain a copy of the rule at BHA’s office, 710 S. Ash Street, Unit C140, Denver, CO 80246, during regular business hours.</w:t>
                </w:r>
              </w:ins>
            </w:sdtContent>
          </w:sdt>
        </w:p>
      </w:sdtContent>
    </w:sdt>
    <w:sdt>
      <w:sdtPr>
        <w:tag w:val="goog_rdk_2465"/>
        <w:id w:val="581344665"/>
      </w:sdtPr>
      <w:sdtContent>
        <w:p w14:paraId="00000591" w14:textId="77777777" w:rsidR="00CF3663" w:rsidRDefault="00000000">
          <w:pPr>
            <w:keepNext/>
            <w:spacing w:before="240" w:after="60"/>
            <w:ind w:firstLine="0"/>
            <w:rPr>
              <w:ins w:id="2473" w:author="BHA Regulatory Affairs Unit" w:date="2026-07-29T16:06:00Z"/>
              <w:b/>
              <w:bCs/>
            </w:rPr>
          </w:pPr>
          <w:sdt>
            <w:sdtPr>
              <w:tag w:val="goog_rdk_2464"/>
              <w:id w:val="703970582"/>
            </w:sdtPr>
            <w:sdtContent>
              <w:ins w:id="2474" w:author="BHA Regulatory Affairs Unit" w:date="2026-07-29T16:06:00Z">
                <w:r>
                  <w:rPr>
                    <w:b/>
                    <w:bCs/>
                  </w:rPr>
                  <w:t>1.16.3</w:t>
                </w:r>
                <w:r>
                  <w:rPr>
                    <w:b/>
                    <w:bCs/>
                  </w:rPr>
                  <w:tab/>
                  <w:t>Residential and Overnight Standards</w:t>
                </w:r>
              </w:ins>
            </w:sdtContent>
          </w:sdt>
        </w:p>
      </w:sdtContent>
    </w:sdt>
    <w:sdt>
      <w:sdtPr>
        <w:tag w:val="goog_rdk_2467"/>
        <w:id w:val="-57900962"/>
      </w:sdtPr>
      <w:sdtContent>
        <w:p w14:paraId="00000592" w14:textId="77777777" w:rsidR="00CF3663" w:rsidRDefault="00000000">
          <w:pPr>
            <w:numPr>
              <w:ilvl w:val="0"/>
              <w:numId w:val="109"/>
            </w:numPr>
            <w:tabs>
              <w:tab w:val="left" w:pos="720"/>
              <w:tab w:val="left" w:pos="1440"/>
            </w:tabs>
            <w:spacing w:before="240"/>
            <w:rPr>
              <w:ins w:id="2475" w:author="BHA Regulatory Affairs Unit" w:date="2026-07-29T16:06:00Z"/>
            </w:rPr>
          </w:pPr>
          <w:sdt>
            <w:sdtPr>
              <w:tag w:val="goog_rdk_2466"/>
              <w:id w:val="-1819246180"/>
            </w:sdtPr>
            <w:sdtContent>
              <w:ins w:id="2476" w:author="BHA Regulatory Affairs Unit" w:date="2026-07-29T16:06:00Z">
                <w:r>
                  <w:t>Agencies providing residential and/or overnight services shall meet the standards set forth in Part 1.16.4 of this Chapter 1.</w:t>
                </w:r>
              </w:ins>
            </w:sdtContent>
          </w:sdt>
        </w:p>
      </w:sdtContent>
    </w:sdt>
    <w:sdt>
      <w:sdtPr>
        <w:tag w:val="goog_rdk_2469"/>
        <w:id w:val="-566470295"/>
      </w:sdtPr>
      <w:sdtContent>
        <w:p w14:paraId="00000593" w14:textId="77777777" w:rsidR="00CF3663" w:rsidRDefault="00000000">
          <w:pPr>
            <w:numPr>
              <w:ilvl w:val="0"/>
              <w:numId w:val="109"/>
            </w:numPr>
            <w:tabs>
              <w:tab w:val="left" w:pos="720"/>
              <w:tab w:val="left" w:pos="1440"/>
            </w:tabs>
            <w:spacing w:before="240"/>
            <w:rPr>
              <w:ins w:id="2477" w:author="BHA Regulatory Affairs Unit" w:date="2026-07-29T16:06:00Z"/>
            </w:rPr>
          </w:pPr>
          <w:sdt>
            <w:sdtPr>
              <w:tag w:val="goog_rdk_2468"/>
              <w:id w:val="-1103449597"/>
            </w:sdtPr>
            <w:sdtContent>
              <w:ins w:id="2478" w:author="BHA Regulatory Affairs Unit" w:date="2026-07-29T16:06:00Z">
                <w:r>
                  <w:t>Each physical location in which residential and/or overnight services are provided must meet the following personnel requirements:</w:t>
                </w:r>
              </w:ins>
            </w:sdtContent>
          </w:sdt>
        </w:p>
      </w:sdtContent>
    </w:sdt>
    <w:sdt>
      <w:sdtPr>
        <w:tag w:val="goog_rdk_2471"/>
        <w:id w:val="1542962675"/>
      </w:sdtPr>
      <w:sdtContent>
        <w:p w14:paraId="00000594" w14:textId="77777777" w:rsidR="00CF3663" w:rsidRDefault="00000000">
          <w:pPr>
            <w:numPr>
              <w:ilvl w:val="1"/>
              <w:numId w:val="109"/>
            </w:numPr>
            <w:tabs>
              <w:tab w:val="left" w:pos="720"/>
              <w:tab w:val="left" w:pos="1440"/>
            </w:tabs>
            <w:spacing w:before="240"/>
            <w:rPr>
              <w:ins w:id="2479" w:author="BHA Regulatory Affairs Unit" w:date="2026-07-29T16:06:00Z"/>
            </w:rPr>
          </w:pPr>
          <w:sdt>
            <w:sdtPr>
              <w:tag w:val="goog_rdk_2470"/>
              <w:id w:val="564304767"/>
            </w:sdtPr>
            <w:sdtContent>
              <w:ins w:id="2480" w:author="BHA Regulatory Affairs Unit" w:date="2026-07-29T16:06:00Z">
                <w:r>
                  <w:t>Each physical location must have appropriate oversight personnel, such as an administrator and/or Clinical Director, or personnel delegated those same responsibilities, available twenty-four (24) hours per day, seven (7) days per week; and</w:t>
                </w:r>
              </w:ins>
            </w:sdtContent>
          </w:sdt>
        </w:p>
      </w:sdtContent>
    </w:sdt>
    <w:sdt>
      <w:sdtPr>
        <w:tag w:val="goog_rdk_2473"/>
        <w:id w:val="-1710744078"/>
      </w:sdtPr>
      <w:sdtContent>
        <w:p w14:paraId="00000595" w14:textId="77777777" w:rsidR="00CF3663" w:rsidRDefault="00000000">
          <w:pPr>
            <w:numPr>
              <w:ilvl w:val="2"/>
              <w:numId w:val="109"/>
            </w:numPr>
            <w:tabs>
              <w:tab w:val="left" w:pos="720"/>
              <w:tab w:val="left" w:pos="1440"/>
            </w:tabs>
            <w:spacing w:before="240"/>
            <w:rPr>
              <w:ins w:id="2481" w:author="BHA Regulatory Affairs Unit" w:date="2026-07-29T16:06:00Z"/>
            </w:rPr>
          </w:pPr>
          <w:sdt>
            <w:sdtPr>
              <w:tag w:val="goog_rdk_2472"/>
              <w:id w:val="-1766767857"/>
            </w:sdtPr>
            <w:sdtContent>
              <w:ins w:id="2482" w:author="BHA Regulatory Affairs Unit" w:date="2026-07-29T16:06:00Z">
                <w:r>
                  <w:t>Oversight personnel when the administrator and/or Clinical Director are not physically on-site must be in accordance with policies, as set forth in Part 1.12.D.4.d of this Chapter 1.</w:t>
                </w:r>
              </w:ins>
            </w:sdtContent>
          </w:sdt>
        </w:p>
      </w:sdtContent>
    </w:sdt>
    <w:sdt>
      <w:sdtPr>
        <w:tag w:val="goog_rdk_2475"/>
        <w:id w:val="461746202"/>
      </w:sdtPr>
      <w:sdtContent>
        <w:p w14:paraId="00000596" w14:textId="77777777" w:rsidR="00CF3663" w:rsidRDefault="00000000">
          <w:pPr>
            <w:numPr>
              <w:ilvl w:val="1"/>
              <w:numId w:val="109"/>
            </w:numPr>
            <w:tabs>
              <w:tab w:val="left" w:pos="720"/>
              <w:tab w:val="left" w:pos="1440"/>
            </w:tabs>
            <w:spacing w:before="240"/>
            <w:rPr>
              <w:ins w:id="2483" w:author="BHA Regulatory Affairs Unit" w:date="2026-07-29T16:06:00Z"/>
            </w:rPr>
          </w:pPr>
          <w:sdt>
            <w:sdtPr>
              <w:tag w:val="goog_rdk_2474"/>
              <w:id w:val="1662486471"/>
            </w:sdtPr>
            <w:sdtContent>
              <w:ins w:id="2484" w:author="BHA Regulatory Affairs Unit" w:date="2026-07-29T16:06:00Z">
                <w:r>
                  <w:t>Each physical location must have at least one (1) person trained in cardio-pulmonary resuscitation (CPR) and first aid, on-site and on-duty, at all times, when individuals are present.</w:t>
                </w:r>
              </w:ins>
            </w:sdtContent>
          </w:sdt>
        </w:p>
      </w:sdtContent>
    </w:sdt>
    <w:sdt>
      <w:sdtPr>
        <w:tag w:val="goog_rdk_2477"/>
        <w:id w:val="6941568"/>
      </w:sdtPr>
      <w:sdtContent>
        <w:p w14:paraId="00000597" w14:textId="77777777" w:rsidR="00CF3663" w:rsidRDefault="00000000">
          <w:pPr>
            <w:numPr>
              <w:ilvl w:val="0"/>
              <w:numId w:val="109"/>
            </w:numPr>
            <w:tabs>
              <w:tab w:val="left" w:pos="720"/>
              <w:tab w:val="left" w:pos="1440"/>
            </w:tabs>
            <w:spacing w:before="240"/>
            <w:rPr>
              <w:ins w:id="2485" w:author="BHA Regulatory Affairs Unit" w:date="2026-07-29T16:06:00Z"/>
            </w:rPr>
          </w:pPr>
          <w:sdt>
            <w:sdtPr>
              <w:tag w:val="goog_rdk_2476"/>
              <w:id w:val="-1845754445"/>
            </w:sdtPr>
            <w:sdtContent>
              <w:ins w:id="2486" w:author="BHA Regulatory Affairs Unit" w:date="2026-07-29T16:06:00Z">
                <w:r>
                  <w:t>Personnel providing services under the residential and/or overnight endorsement shall be trained in the following:</w:t>
                </w:r>
              </w:ins>
            </w:sdtContent>
          </w:sdt>
        </w:p>
      </w:sdtContent>
    </w:sdt>
    <w:sdt>
      <w:sdtPr>
        <w:tag w:val="goog_rdk_2479"/>
        <w:id w:val="1190239357"/>
      </w:sdtPr>
      <w:sdtContent>
        <w:p w14:paraId="00000598" w14:textId="77777777" w:rsidR="00CF3663" w:rsidRDefault="00000000">
          <w:pPr>
            <w:numPr>
              <w:ilvl w:val="1"/>
              <w:numId w:val="109"/>
            </w:numPr>
            <w:tabs>
              <w:tab w:val="left" w:pos="720"/>
              <w:tab w:val="left" w:pos="1440"/>
            </w:tabs>
            <w:spacing w:before="240"/>
            <w:rPr>
              <w:ins w:id="2487" w:author="BHA Regulatory Affairs Unit" w:date="2026-07-29T16:06:00Z"/>
            </w:rPr>
          </w:pPr>
          <w:sdt>
            <w:sdtPr>
              <w:tag w:val="goog_rdk_2478"/>
              <w:id w:val="-412254307"/>
            </w:sdtPr>
            <w:sdtContent>
              <w:ins w:id="2488" w:author="BHA Regulatory Affairs Unit" w:date="2026-07-29T16:06:00Z">
                <w:r>
                  <w:t>The recognition and response to common side effects of medications used for behavioral health disorders, and response to emergency drug reactions;</w:t>
                </w:r>
              </w:ins>
            </w:sdtContent>
          </w:sdt>
        </w:p>
      </w:sdtContent>
    </w:sdt>
    <w:sdt>
      <w:sdtPr>
        <w:tag w:val="goog_rdk_2481"/>
        <w:id w:val="2104412835"/>
      </w:sdtPr>
      <w:sdtContent>
        <w:p w14:paraId="00000599" w14:textId="77777777" w:rsidR="00CF3663" w:rsidRDefault="00000000">
          <w:pPr>
            <w:numPr>
              <w:ilvl w:val="1"/>
              <w:numId w:val="109"/>
            </w:numPr>
            <w:tabs>
              <w:tab w:val="left" w:pos="720"/>
              <w:tab w:val="left" w:pos="1440"/>
            </w:tabs>
            <w:spacing w:before="240"/>
            <w:rPr>
              <w:ins w:id="2489" w:author="BHA Regulatory Affairs Unit" w:date="2026-07-29T16:06:00Z"/>
            </w:rPr>
          </w:pPr>
          <w:sdt>
            <w:sdtPr>
              <w:tag w:val="goog_rdk_2480"/>
              <w:id w:val="1108364364"/>
            </w:sdtPr>
            <w:sdtContent>
              <w:ins w:id="2490" w:author="BHA Regulatory Affairs Unit" w:date="2026-07-29T16:06:00Z">
                <w:r>
                  <w:t>Behavior management and de-escalation techniques, including incidents involving harm to self or others, and elopement; and,</w:t>
                </w:r>
              </w:ins>
            </w:sdtContent>
          </w:sdt>
        </w:p>
      </w:sdtContent>
    </w:sdt>
    <w:sdt>
      <w:sdtPr>
        <w:tag w:val="goog_rdk_2483"/>
        <w:id w:val="905958283"/>
      </w:sdtPr>
      <w:sdtContent>
        <w:p w14:paraId="0000059A" w14:textId="77777777" w:rsidR="00CF3663" w:rsidRDefault="00000000">
          <w:pPr>
            <w:numPr>
              <w:ilvl w:val="1"/>
              <w:numId w:val="109"/>
            </w:numPr>
            <w:tabs>
              <w:tab w:val="left" w:pos="720"/>
              <w:tab w:val="left" w:pos="1440"/>
            </w:tabs>
            <w:spacing w:before="240"/>
            <w:rPr>
              <w:ins w:id="2491" w:author="BHA Regulatory Affairs Unit" w:date="2026-07-29T16:06:00Z"/>
            </w:rPr>
          </w:pPr>
          <w:sdt>
            <w:sdtPr>
              <w:tag w:val="goog_rdk_2482"/>
              <w:id w:val="-1137433780"/>
            </w:sdtPr>
            <w:sdtContent>
              <w:ins w:id="2492" w:author="BHA Regulatory Affairs Unit" w:date="2026-07-29T16:06:00Z">
                <w:r>
                  <w:t>Behavioral health and medical emergency response training, consistent with emergency services policies, as set forth Parts 1.15.5.A and 1.15.5.B of this Chapter 1.</w:t>
                </w:r>
              </w:ins>
            </w:sdtContent>
          </w:sdt>
        </w:p>
      </w:sdtContent>
    </w:sdt>
    <w:sdt>
      <w:sdtPr>
        <w:tag w:val="goog_rdk_2485"/>
        <w:id w:val="-1835608047"/>
      </w:sdtPr>
      <w:sdtContent>
        <w:p w14:paraId="0000059B" w14:textId="77777777" w:rsidR="00CF3663" w:rsidRDefault="00000000">
          <w:pPr>
            <w:numPr>
              <w:ilvl w:val="2"/>
              <w:numId w:val="109"/>
            </w:numPr>
            <w:tabs>
              <w:tab w:val="left" w:pos="720"/>
              <w:tab w:val="left" w:pos="1440"/>
            </w:tabs>
            <w:spacing w:before="240"/>
            <w:rPr>
              <w:ins w:id="2493" w:author="BHA Regulatory Affairs Unit" w:date="2026-07-29T16:06:00Z"/>
            </w:rPr>
          </w:pPr>
          <w:sdt>
            <w:sdtPr>
              <w:tag w:val="goog_rdk_2484"/>
              <w:id w:val="1881758098"/>
            </w:sdtPr>
            <w:sdtContent>
              <w:ins w:id="2494" w:author="BHA Regulatory Affairs Unit" w:date="2026-07-29T16:06:00Z">
                <w:r>
                  <w:t>Personnel preparing or serving food shall complete food safety training. At a minimum, this must include that personnel overseeing dietary services shall have knowledge of foodborne disease prevention, including, but not limited to:</w:t>
                </w:r>
              </w:ins>
            </w:sdtContent>
          </w:sdt>
        </w:p>
      </w:sdtContent>
    </w:sdt>
    <w:sdt>
      <w:sdtPr>
        <w:tag w:val="goog_rdk_2487"/>
        <w:id w:val="-704763974"/>
      </w:sdtPr>
      <w:sdtContent>
        <w:p w14:paraId="0000059C" w14:textId="77777777" w:rsidR="00CF3663" w:rsidRDefault="00000000">
          <w:pPr>
            <w:numPr>
              <w:ilvl w:val="3"/>
              <w:numId w:val="109"/>
            </w:numPr>
            <w:tabs>
              <w:tab w:val="left" w:pos="720"/>
              <w:tab w:val="left" w:pos="1440"/>
            </w:tabs>
            <w:spacing w:before="240"/>
            <w:rPr>
              <w:ins w:id="2495" w:author="BHA Regulatory Affairs Unit" w:date="2026-07-29T16:06:00Z"/>
            </w:rPr>
          </w:pPr>
          <w:sdt>
            <w:sdtPr>
              <w:tag w:val="goog_rdk_2486"/>
              <w:id w:val="1046677531"/>
            </w:sdtPr>
            <w:sdtContent>
              <w:ins w:id="2496" w:author="BHA Regulatory Affairs Unit" w:date="2026-07-29T16:06:00Z">
                <w:r>
                  <w:t>Hygienic practices and food safety techniques pertaining to preparation, food storage, and dishwashing.</w:t>
                </w:r>
              </w:ins>
            </w:sdtContent>
          </w:sdt>
        </w:p>
      </w:sdtContent>
    </w:sdt>
    <w:sdt>
      <w:sdtPr>
        <w:tag w:val="goog_rdk_2489"/>
        <w:id w:val="-874120352"/>
      </w:sdtPr>
      <w:sdtContent>
        <w:p w14:paraId="0000059D" w14:textId="77777777" w:rsidR="00CF3663" w:rsidRDefault="00000000">
          <w:pPr>
            <w:numPr>
              <w:ilvl w:val="0"/>
              <w:numId w:val="109"/>
            </w:numPr>
            <w:tabs>
              <w:tab w:val="left" w:pos="720"/>
              <w:tab w:val="left" w:pos="1440"/>
            </w:tabs>
            <w:spacing w:before="240"/>
            <w:rPr>
              <w:ins w:id="2497" w:author="BHA Regulatory Affairs Unit" w:date="2026-07-29T16:06:00Z"/>
            </w:rPr>
          </w:pPr>
          <w:sdt>
            <w:sdtPr>
              <w:tag w:val="goog_rdk_2488"/>
              <w:id w:val="998272703"/>
            </w:sdtPr>
            <w:sdtContent>
              <w:ins w:id="2498" w:author="BHA Regulatory Affairs Unit" w:date="2026-07-29T16:06:00Z">
                <w:r>
                  <w:t>Agencies shall have policies and procedures specific to the residential and/or overnight endorsement, services, or physical location, as applicable, including, but not limited to:</w:t>
                </w:r>
              </w:ins>
            </w:sdtContent>
          </w:sdt>
        </w:p>
      </w:sdtContent>
    </w:sdt>
    <w:sdt>
      <w:sdtPr>
        <w:tag w:val="goog_rdk_2491"/>
        <w:id w:val="474210352"/>
      </w:sdtPr>
      <w:sdtContent>
        <w:p w14:paraId="0000059E" w14:textId="77777777" w:rsidR="00CF3663" w:rsidRDefault="00000000">
          <w:pPr>
            <w:numPr>
              <w:ilvl w:val="1"/>
              <w:numId w:val="109"/>
            </w:numPr>
            <w:tabs>
              <w:tab w:val="left" w:pos="720"/>
              <w:tab w:val="left" w:pos="1440"/>
            </w:tabs>
            <w:spacing w:before="240"/>
            <w:rPr>
              <w:ins w:id="2499" w:author="BHA Regulatory Affairs Unit" w:date="2026-07-29T16:06:00Z"/>
            </w:rPr>
          </w:pPr>
          <w:sdt>
            <w:sdtPr>
              <w:tag w:val="goog_rdk_2490"/>
              <w:id w:val="-1783095283"/>
            </w:sdtPr>
            <w:sdtContent>
              <w:ins w:id="2500" w:author="BHA Regulatory Affairs Unit" w:date="2026-07-29T16:06:00Z">
                <w:r>
                  <w:t>Policies and procedures to be followed in the event of serious illness, injury, or death of an individual during their stay, including, but not limited to:</w:t>
                </w:r>
              </w:ins>
            </w:sdtContent>
          </w:sdt>
        </w:p>
      </w:sdtContent>
    </w:sdt>
    <w:sdt>
      <w:sdtPr>
        <w:tag w:val="goog_rdk_2493"/>
        <w:id w:val="665979174"/>
      </w:sdtPr>
      <w:sdtContent>
        <w:p w14:paraId="0000059F" w14:textId="77777777" w:rsidR="00CF3663" w:rsidRDefault="00000000">
          <w:pPr>
            <w:numPr>
              <w:ilvl w:val="2"/>
              <w:numId w:val="109"/>
            </w:numPr>
            <w:tabs>
              <w:tab w:val="left" w:pos="720"/>
              <w:tab w:val="left" w:pos="1440"/>
            </w:tabs>
            <w:spacing w:before="240"/>
            <w:rPr>
              <w:ins w:id="2501" w:author="BHA Regulatory Affairs Unit" w:date="2026-07-29T16:06:00Z"/>
            </w:rPr>
          </w:pPr>
          <w:sdt>
            <w:sdtPr>
              <w:tag w:val="goog_rdk_2492"/>
              <w:id w:val="-605566538"/>
            </w:sdtPr>
            <w:sdtContent>
              <w:ins w:id="2502" w:author="BHA Regulatory Affairs Unit" w:date="2026-07-29T16:06:00Z">
                <w:r>
                  <w:t>Criteria for when an individual's injury or illness warrants medical treatment or an in-person medical evaluation;</w:t>
                </w:r>
              </w:ins>
            </w:sdtContent>
          </w:sdt>
        </w:p>
      </w:sdtContent>
    </w:sdt>
    <w:sdt>
      <w:sdtPr>
        <w:tag w:val="goog_rdk_2495"/>
        <w:id w:val="1768791896"/>
      </w:sdtPr>
      <w:sdtContent>
        <w:p w14:paraId="000005A0" w14:textId="77777777" w:rsidR="00CF3663" w:rsidRDefault="00000000">
          <w:pPr>
            <w:numPr>
              <w:ilvl w:val="2"/>
              <w:numId w:val="109"/>
            </w:numPr>
            <w:tabs>
              <w:tab w:val="left" w:pos="720"/>
              <w:tab w:val="left" w:pos="1440"/>
            </w:tabs>
            <w:spacing w:before="240"/>
            <w:rPr>
              <w:ins w:id="2503" w:author="BHA Regulatory Affairs Unit" w:date="2026-07-29T16:06:00Z"/>
            </w:rPr>
          </w:pPr>
          <w:sdt>
            <w:sdtPr>
              <w:tag w:val="goog_rdk_2494"/>
              <w:id w:val="-1104433585"/>
            </w:sdtPr>
            <w:sdtContent>
              <w:ins w:id="2504" w:author="BHA Regulatory Affairs Unit" w:date="2026-07-29T16:06:00Z">
                <w:r>
                  <w:t>Requirements for notifying an individual’s emergency contact, including immediate notification in the case of an emergency room visit or unscheduled hospitalization; and</w:t>
                </w:r>
              </w:ins>
            </w:sdtContent>
          </w:sdt>
        </w:p>
      </w:sdtContent>
    </w:sdt>
    <w:sdt>
      <w:sdtPr>
        <w:tag w:val="goog_rdk_2497"/>
        <w:id w:val="-303602695"/>
      </w:sdtPr>
      <w:sdtContent>
        <w:p w14:paraId="000005A1" w14:textId="77777777" w:rsidR="00CF3663" w:rsidRDefault="00000000">
          <w:pPr>
            <w:numPr>
              <w:ilvl w:val="2"/>
              <w:numId w:val="109"/>
            </w:numPr>
            <w:tabs>
              <w:tab w:val="left" w:pos="720"/>
              <w:tab w:val="left" w:pos="1440"/>
            </w:tabs>
            <w:spacing w:before="240"/>
            <w:rPr>
              <w:ins w:id="2505" w:author="BHA Regulatory Affairs Unit" w:date="2026-07-29T16:06:00Z"/>
            </w:rPr>
          </w:pPr>
          <w:sdt>
            <w:sdtPr>
              <w:tag w:val="goog_rdk_2496"/>
              <w:id w:val="-792143140"/>
            </w:sdtPr>
            <w:sdtContent>
              <w:ins w:id="2506" w:author="BHA Regulatory Affairs Unit" w:date="2026-07-29T16:06:00Z">
                <w:r>
                  <w:t>Reporting procedures within an agency.</w:t>
                </w:r>
              </w:ins>
            </w:sdtContent>
          </w:sdt>
        </w:p>
      </w:sdtContent>
    </w:sdt>
    <w:sdt>
      <w:sdtPr>
        <w:tag w:val="goog_rdk_2499"/>
        <w:id w:val="-802823654"/>
      </w:sdtPr>
      <w:sdtContent>
        <w:p w14:paraId="000005A2" w14:textId="77777777" w:rsidR="00CF3663" w:rsidRDefault="00000000">
          <w:pPr>
            <w:numPr>
              <w:ilvl w:val="1"/>
              <w:numId w:val="109"/>
            </w:numPr>
            <w:tabs>
              <w:tab w:val="left" w:pos="720"/>
              <w:tab w:val="left" w:pos="1440"/>
            </w:tabs>
            <w:spacing w:before="240"/>
            <w:rPr>
              <w:ins w:id="2507" w:author="BHA Regulatory Affairs Unit" w:date="2026-07-29T16:06:00Z"/>
            </w:rPr>
          </w:pPr>
          <w:sdt>
            <w:sdtPr>
              <w:tag w:val="goog_rdk_2498"/>
              <w:id w:val="-2116570781"/>
            </w:sdtPr>
            <w:sdtContent>
              <w:ins w:id="2508" w:author="BHA Regulatory Affairs Unit" w:date="2026-07-29T16:06:00Z">
                <w:r>
                  <w:t>Written policies and procedures for the management of individuals’ personal funds and property, including, but not limited to:</w:t>
                </w:r>
              </w:ins>
            </w:sdtContent>
          </w:sdt>
        </w:p>
      </w:sdtContent>
    </w:sdt>
    <w:sdt>
      <w:sdtPr>
        <w:tag w:val="goog_rdk_2501"/>
        <w:id w:val="1341088870"/>
      </w:sdtPr>
      <w:sdtContent>
        <w:p w14:paraId="000005A3" w14:textId="77777777" w:rsidR="00CF3663" w:rsidRDefault="00000000">
          <w:pPr>
            <w:numPr>
              <w:ilvl w:val="2"/>
              <w:numId w:val="109"/>
            </w:numPr>
            <w:tabs>
              <w:tab w:val="left" w:pos="720"/>
              <w:tab w:val="left" w:pos="1440"/>
              <w:tab w:val="left" w:pos="2160"/>
            </w:tabs>
            <w:spacing w:before="200" w:after="200" w:line="360" w:lineRule="auto"/>
            <w:rPr>
              <w:ins w:id="2509" w:author="BHA Regulatory Affairs Unit" w:date="2026-07-29T16:06:00Z"/>
            </w:rPr>
          </w:pPr>
          <w:sdt>
            <w:sdtPr>
              <w:tag w:val="goog_rdk_2500"/>
              <w:id w:val="-1160495584"/>
            </w:sdtPr>
            <w:sdtContent>
              <w:ins w:id="2510" w:author="BHA Regulatory Affairs Unit" w:date="2026-07-29T16:06:00Z">
                <w:r>
                  <w:t>How the individual’s belongings are inventoried and secured. This process must be observed by at least two (2) people, as follows:</w:t>
                </w:r>
              </w:ins>
            </w:sdtContent>
          </w:sdt>
        </w:p>
      </w:sdtContent>
    </w:sdt>
    <w:sdt>
      <w:sdtPr>
        <w:tag w:val="goog_rdk_2503"/>
        <w:id w:val="-450165919"/>
      </w:sdtPr>
      <w:sdtContent>
        <w:p w14:paraId="000005A4" w14:textId="77777777" w:rsidR="00CF3663" w:rsidRDefault="00000000">
          <w:pPr>
            <w:numPr>
              <w:ilvl w:val="3"/>
              <w:numId w:val="109"/>
            </w:numPr>
            <w:tabs>
              <w:tab w:val="left" w:pos="720"/>
              <w:tab w:val="left" w:pos="1440"/>
              <w:tab w:val="left" w:pos="2160"/>
            </w:tabs>
            <w:spacing w:before="200" w:after="200" w:line="360" w:lineRule="auto"/>
            <w:rPr>
              <w:ins w:id="2511" w:author="BHA Regulatory Affairs Unit" w:date="2026-07-29T16:06:00Z"/>
            </w:rPr>
          </w:pPr>
          <w:sdt>
            <w:sdtPr>
              <w:tag w:val="goog_rdk_2502"/>
              <w:id w:val="655159015"/>
            </w:sdtPr>
            <w:sdtContent>
              <w:ins w:id="2512" w:author="BHA Regulatory Affairs Unit" w:date="2026-07-29T16:06:00Z">
                <w:r>
                  <w:t>By one (1) personnel and the individual entering care, if the individual is not intoxicated or otherwise incapacitated and is able to actively participate; or</w:t>
                </w:r>
              </w:ins>
            </w:sdtContent>
          </w:sdt>
        </w:p>
      </w:sdtContent>
    </w:sdt>
    <w:sdt>
      <w:sdtPr>
        <w:tag w:val="goog_rdk_2505"/>
        <w:id w:val="-1337846300"/>
      </w:sdtPr>
      <w:sdtContent>
        <w:p w14:paraId="000005A5" w14:textId="77777777" w:rsidR="00CF3663" w:rsidRDefault="00000000">
          <w:pPr>
            <w:numPr>
              <w:ilvl w:val="3"/>
              <w:numId w:val="109"/>
            </w:numPr>
            <w:tabs>
              <w:tab w:val="left" w:pos="720"/>
              <w:tab w:val="left" w:pos="1440"/>
              <w:tab w:val="left" w:pos="2160"/>
            </w:tabs>
            <w:spacing w:before="200" w:after="200" w:line="360" w:lineRule="auto"/>
            <w:rPr>
              <w:ins w:id="2513" w:author="BHA Regulatory Affairs Unit" w:date="2026-07-29T16:06:00Z"/>
            </w:rPr>
          </w:pPr>
          <w:sdt>
            <w:sdtPr>
              <w:tag w:val="goog_rdk_2504"/>
              <w:id w:val="1059865893"/>
            </w:sdtPr>
            <w:sdtContent>
              <w:ins w:id="2514" w:author="BHA Regulatory Affairs Unit" w:date="2026-07-29T16:06:00Z">
                <w:r>
                  <w:t>By two (2) personnel when the individual entering care is intoxicated or otherwise unable to actively participate in this process; and</w:t>
                </w:r>
              </w:ins>
            </w:sdtContent>
          </w:sdt>
        </w:p>
      </w:sdtContent>
    </w:sdt>
    <w:sdt>
      <w:sdtPr>
        <w:tag w:val="goog_rdk_2507"/>
        <w:id w:val="791671801"/>
      </w:sdtPr>
      <w:sdtContent>
        <w:p w14:paraId="000005A6" w14:textId="77777777" w:rsidR="00CF3663" w:rsidRDefault="00000000">
          <w:pPr>
            <w:numPr>
              <w:ilvl w:val="3"/>
              <w:numId w:val="109"/>
            </w:numPr>
            <w:tabs>
              <w:tab w:val="left" w:pos="720"/>
              <w:tab w:val="left" w:pos="1440"/>
              <w:tab w:val="left" w:pos="2160"/>
            </w:tabs>
            <w:spacing w:before="200" w:after="200" w:line="360" w:lineRule="auto"/>
            <w:rPr>
              <w:ins w:id="2515" w:author="BHA Regulatory Affairs Unit" w:date="2026-07-29T16:06:00Z"/>
            </w:rPr>
          </w:pPr>
          <w:sdt>
            <w:sdtPr>
              <w:tag w:val="goog_rdk_2506"/>
              <w:id w:val="754454213"/>
            </w:sdtPr>
            <w:sdtContent>
              <w:ins w:id="2516" w:author="BHA Regulatory Affairs Unit" w:date="2026-07-29T16:06:00Z">
                <w:r>
                  <w:t>Documentation reflecting this process must be maintained in the individual’s record;</w:t>
                </w:r>
              </w:ins>
            </w:sdtContent>
          </w:sdt>
        </w:p>
      </w:sdtContent>
    </w:sdt>
    <w:sdt>
      <w:sdtPr>
        <w:tag w:val="goog_rdk_2509"/>
        <w:id w:val="-1539894226"/>
      </w:sdtPr>
      <w:sdtContent>
        <w:p w14:paraId="000005A7" w14:textId="77777777" w:rsidR="00CF3663" w:rsidRDefault="00000000">
          <w:pPr>
            <w:numPr>
              <w:ilvl w:val="1"/>
              <w:numId w:val="109"/>
            </w:numPr>
            <w:tabs>
              <w:tab w:val="left" w:pos="720"/>
              <w:tab w:val="left" w:pos="1440"/>
            </w:tabs>
            <w:spacing w:before="240"/>
            <w:rPr>
              <w:ins w:id="2517" w:author="BHA Regulatory Affairs Unit" w:date="2026-07-29T16:06:00Z"/>
            </w:rPr>
          </w:pPr>
          <w:sdt>
            <w:sdtPr>
              <w:tag w:val="goog_rdk_2508"/>
              <w:id w:val="-566682202"/>
            </w:sdtPr>
            <w:sdtContent>
              <w:ins w:id="2518" w:author="BHA Regulatory Affairs Unit" w:date="2026-07-29T16:06:00Z">
                <w:r>
                  <w:t>Infection control policies to address risks associated with housekeeping, dietary services, and linen and laundry services, in addition to the requirements set forth in Part 1.11 of this Chapter 1;</w:t>
                </w:r>
              </w:ins>
            </w:sdtContent>
          </w:sdt>
        </w:p>
      </w:sdtContent>
    </w:sdt>
    <w:sdt>
      <w:sdtPr>
        <w:tag w:val="goog_rdk_2511"/>
        <w:id w:val="-563277708"/>
      </w:sdtPr>
      <w:sdtContent>
        <w:p w14:paraId="000005A8" w14:textId="77777777" w:rsidR="00CF3663" w:rsidRDefault="00000000">
          <w:pPr>
            <w:numPr>
              <w:ilvl w:val="2"/>
              <w:numId w:val="109"/>
            </w:numPr>
            <w:tabs>
              <w:tab w:val="left" w:pos="720"/>
              <w:tab w:val="left" w:pos="1440"/>
            </w:tabs>
            <w:spacing w:before="240"/>
            <w:rPr>
              <w:ins w:id="2519" w:author="BHA Regulatory Affairs Unit" w:date="2026-07-29T16:06:00Z"/>
            </w:rPr>
          </w:pPr>
          <w:sdt>
            <w:sdtPr>
              <w:tag w:val="goog_rdk_2510"/>
              <w:id w:val="-76713944"/>
            </w:sdtPr>
            <w:sdtContent>
              <w:ins w:id="2520" w:author="BHA Regulatory Affairs Unit" w:date="2026-07-29T16:06:00Z">
                <w:r>
                  <w:t>Policies for linen and laundry services must include:</w:t>
                </w:r>
              </w:ins>
            </w:sdtContent>
          </w:sdt>
        </w:p>
      </w:sdtContent>
    </w:sdt>
    <w:sdt>
      <w:sdtPr>
        <w:tag w:val="goog_rdk_2513"/>
        <w:id w:val="-199257387"/>
      </w:sdtPr>
      <w:sdtContent>
        <w:p w14:paraId="000005A9" w14:textId="77777777" w:rsidR="00CF3663" w:rsidRDefault="00000000">
          <w:pPr>
            <w:numPr>
              <w:ilvl w:val="3"/>
              <w:numId w:val="109"/>
            </w:numPr>
            <w:tabs>
              <w:tab w:val="left" w:pos="720"/>
              <w:tab w:val="left" w:pos="1440"/>
            </w:tabs>
            <w:spacing w:before="240"/>
            <w:rPr>
              <w:ins w:id="2521" w:author="BHA Regulatory Affairs Unit" w:date="2026-07-29T16:06:00Z"/>
            </w:rPr>
          </w:pPr>
          <w:sdt>
            <w:sdtPr>
              <w:tag w:val="goog_rdk_2512"/>
              <w:id w:val="1793580863"/>
            </w:sdtPr>
            <w:sdtContent>
              <w:ins w:id="2522" w:author="BHA Regulatory Affairs Unit" w:date="2026-07-29T16:06:00Z">
                <w:r>
                  <w:t>Procedures for preventing contamination between soiled linen and clean linen through either the use of gloves or hand washing; and</w:t>
                </w:r>
              </w:ins>
            </w:sdtContent>
          </w:sdt>
        </w:p>
      </w:sdtContent>
    </w:sdt>
    <w:sdt>
      <w:sdtPr>
        <w:tag w:val="goog_rdk_2515"/>
        <w:id w:val="-210058968"/>
      </w:sdtPr>
      <w:sdtContent>
        <w:p w14:paraId="000005AA" w14:textId="77777777" w:rsidR="00CF3663" w:rsidRDefault="00000000">
          <w:pPr>
            <w:numPr>
              <w:ilvl w:val="3"/>
              <w:numId w:val="109"/>
            </w:numPr>
            <w:tabs>
              <w:tab w:val="left" w:pos="720"/>
              <w:tab w:val="left" w:pos="1440"/>
            </w:tabs>
            <w:spacing w:before="240"/>
            <w:rPr>
              <w:ins w:id="2523" w:author="BHA Regulatory Affairs Unit" w:date="2026-07-29T16:06:00Z"/>
            </w:rPr>
          </w:pPr>
          <w:sdt>
            <w:sdtPr>
              <w:tag w:val="goog_rdk_2514"/>
              <w:id w:val="1383244663"/>
            </w:sdtPr>
            <w:sdtContent>
              <w:ins w:id="2524" w:author="BHA Regulatory Affairs Unit" w:date="2026-07-29T16:06:00Z">
                <w:r>
                  <w:t>Procedures for soiled linen to be stored separately from clean linen, in separate enclosed areas.</w:t>
                </w:r>
              </w:ins>
            </w:sdtContent>
          </w:sdt>
        </w:p>
      </w:sdtContent>
    </w:sdt>
    <w:sdt>
      <w:sdtPr>
        <w:tag w:val="goog_rdk_2517"/>
        <w:id w:val="1767235878"/>
      </w:sdtPr>
      <w:sdtContent>
        <w:p w14:paraId="000005AB" w14:textId="77777777" w:rsidR="00CF3663" w:rsidRDefault="00000000">
          <w:pPr>
            <w:numPr>
              <w:ilvl w:val="2"/>
              <w:numId w:val="109"/>
            </w:numPr>
            <w:tabs>
              <w:tab w:val="left" w:pos="720"/>
              <w:tab w:val="left" w:pos="1440"/>
            </w:tabs>
            <w:spacing w:before="240"/>
            <w:rPr>
              <w:ins w:id="2525" w:author="BHA Regulatory Affairs Unit" w:date="2026-07-29T16:06:00Z"/>
            </w:rPr>
          </w:pPr>
          <w:sdt>
            <w:sdtPr>
              <w:tag w:val="goog_rdk_2516"/>
              <w:id w:val="-518779027"/>
            </w:sdtPr>
            <w:sdtContent>
              <w:ins w:id="2526" w:author="BHA Regulatory Affairs Unit" w:date="2026-07-29T16:06:00Z">
                <w:r>
                  <w:t>Dietary services must be provided using methods that conform to state or local food safety standards, including, at a minimum:</w:t>
                </w:r>
              </w:ins>
            </w:sdtContent>
          </w:sdt>
        </w:p>
      </w:sdtContent>
    </w:sdt>
    <w:sdt>
      <w:sdtPr>
        <w:tag w:val="goog_rdk_2519"/>
        <w:id w:val="-442511491"/>
      </w:sdtPr>
      <w:sdtContent>
        <w:p w14:paraId="000005AC" w14:textId="77777777" w:rsidR="00CF3663" w:rsidRDefault="00000000">
          <w:pPr>
            <w:numPr>
              <w:ilvl w:val="3"/>
              <w:numId w:val="109"/>
            </w:numPr>
            <w:tabs>
              <w:tab w:val="left" w:pos="720"/>
              <w:tab w:val="left" w:pos="1440"/>
            </w:tabs>
            <w:spacing w:before="240"/>
            <w:rPr>
              <w:ins w:id="2527" w:author="BHA Regulatory Affairs Unit" w:date="2026-07-29T16:06:00Z"/>
            </w:rPr>
          </w:pPr>
          <w:sdt>
            <w:sdtPr>
              <w:tag w:val="goog_rdk_2518"/>
              <w:id w:val="-500647949"/>
            </w:sdtPr>
            <w:sdtContent>
              <w:ins w:id="2528" w:author="BHA Regulatory Affairs Unit" w:date="2026-07-29T16:06:00Z">
                <w:r>
                  <w:t>Food must be prepared, handled, and stored in a sanitary manner, so that it is free from spoilage and/or contamination, and must be safe for human consumption; and</w:t>
                </w:r>
              </w:ins>
            </w:sdtContent>
          </w:sdt>
        </w:p>
      </w:sdtContent>
    </w:sdt>
    <w:sdt>
      <w:sdtPr>
        <w:tag w:val="goog_rdk_2521"/>
        <w:id w:val="-939725411"/>
      </w:sdtPr>
      <w:sdtContent>
        <w:p w14:paraId="000005AD" w14:textId="77777777" w:rsidR="00CF3663" w:rsidRDefault="00000000">
          <w:pPr>
            <w:numPr>
              <w:ilvl w:val="3"/>
              <w:numId w:val="109"/>
            </w:numPr>
            <w:tabs>
              <w:tab w:val="left" w:pos="720"/>
              <w:tab w:val="left" w:pos="1440"/>
            </w:tabs>
            <w:spacing w:before="240"/>
            <w:rPr>
              <w:ins w:id="2529" w:author="BHA Regulatory Affairs Unit" w:date="2026-07-29T16:06:00Z"/>
            </w:rPr>
          </w:pPr>
          <w:sdt>
            <w:sdtPr>
              <w:tag w:val="goog_rdk_2520"/>
              <w:id w:val="1602577006"/>
            </w:sdtPr>
            <w:sdtContent>
              <w:ins w:id="2530" w:author="BHA Regulatory Affairs Unit" w:date="2026-07-29T16:06:00Z">
                <w:r>
                  <w:t>Reusable equipment, dishes, cutlery, and other dishware used for the preparation, serving, or storage of food must be washed in a safe and sanitary manner, and, in the case of dishwashing machines, in accordance with manufacturer’s instructions.</w:t>
                </w:r>
              </w:ins>
            </w:sdtContent>
          </w:sdt>
        </w:p>
      </w:sdtContent>
    </w:sdt>
    <w:sdt>
      <w:sdtPr>
        <w:tag w:val="goog_rdk_2523"/>
        <w:id w:val="-1873174859"/>
      </w:sdtPr>
      <w:sdtContent>
        <w:p w14:paraId="000005AE" w14:textId="77777777" w:rsidR="00CF3663" w:rsidRDefault="00000000">
          <w:pPr>
            <w:numPr>
              <w:ilvl w:val="1"/>
              <w:numId w:val="109"/>
            </w:numPr>
            <w:tabs>
              <w:tab w:val="left" w:pos="720"/>
              <w:tab w:val="left" w:pos="1440"/>
            </w:tabs>
            <w:spacing w:before="240"/>
            <w:rPr>
              <w:ins w:id="2531" w:author="BHA Regulatory Affairs Unit" w:date="2026-07-29T16:06:00Z"/>
            </w:rPr>
          </w:pPr>
          <w:sdt>
            <w:sdtPr>
              <w:tag w:val="goog_rdk_2522"/>
              <w:id w:val="1175636038"/>
            </w:sdtPr>
            <w:sdtContent>
              <w:ins w:id="2532" w:author="BHA Regulatory Affairs Unit" w:date="2026-07-29T16:06:00Z">
                <w:r>
                  <w:t>The provision of linen and laundry services, including but not limited to:</w:t>
                </w:r>
              </w:ins>
            </w:sdtContent>
          </w:sdt>
        </w:p>
      </w:sdtContent>
    </w:sdt>
    <w:sdt>
      <w:sdtPr>
        <w:tag w:val="goog_rdk_2525"/>
        <w:id w:val="384081090"/>
      </w:sdtPr>
      <w:sdtContent>
        <w:p w14:paraId="000005AF" w14:textId="77777777" w:rsidR="00CF3663" w:rsidRDefault="00000000">
          <w:pPr>
            <w:numPr>
              <w:ilvl w:val="2"/>
              <w:numId w:val="109"/>
            </w:numPr>
            <w:tabs>
              <w:tab w:val="left" w:pos="720"/>
              <w:tab w:val="left" w:pos="1440"/>
            </w:tabs>
            <w:spacing w:before="240"/>
            <w:rPr>
              <w:ins w:id="2533" w:author="BHA Regulatory Affairs Unit" w:date="2026-07-29T16:06:00Z"/>
            </w:rPr>
          </w:pPr>
          <w:sdt>
            <w:sdtPr>
              <w:tag w:val="goog_rdk_2524"/>
              <w:id w:val="1937886258"/>
            </w:sdtPr>
            <w:sdtContent>
              <w:ins w:id="2534" w:author="BHA Regulatory Affairs Unit" w:date="2026-07-29T16:06:00Z">
                <w:r>
                  <w:t>Individuals must have access to laundry services for personal clothing, which may be provided through the use of personal laundry facilities, a centralized laundry service, or may be contracted for with an outside provider;</w:t>
                </w:r>
              </w:ins>
            </w:sdtContent>
          </w:sdt>
        </w:p>
      </w:sdtContent>
    </w:sdt>
    <w:sdt>
      <w:sdtPr>
        <w:tag w:val="goog_rdk_2527"/>
        <w:id w:val="1221374424"/>
      </w:sdtPr>
      <w:sdtContent>
        <w:p w14:paraId="000005B0" w14:textId="77777777" w:rsidR="00CF3663" w:rsidRDefault="00000000">
          <w:pPr>
            <w:numPr>
              <w:ilvl w:val="2"/>
              <w:numId w:val="109"/>
            </w:numPr>
            <w:tabs>
              <w:tab w:val="left" w:pos="720"/>
              <w:tab w:val="left" w:pos="1440"/>
            </w:tabs>
            <w:spacing w:before="240"/>
            <w:rPr>
              <w:ins w:id="2535" w:author="BHA Regulatory Affairs Unit" w:date="2026-07-29T16:06:00Z"/>
            </w:rPr>
          </w:pPr>
          <w:sdt>
            <w:sdtPr>
              <w:tag w:val="goog_rdk_2526"/>
              <w:id w:val="-1785172000"/>
            </w:sdtPr>
            <w:sdtContent>
              <w:ins w:id="2536" w:author="BHA Regulatory Affairs Unit" w:date="2026-07-29T16:06:00Z">
                <w:r>
                  <w:t>A requirement to maintain a sufficient supply of clean linen, including sheets and towels;</w:t>
                </w:r>
              </w:ins>
            </w:sdtContent>
          </w:sdt>
        </w:p>
      </w:sdtContent>
    </w:sdt>
    <w:sdt>
      <w:sdtPr>
        <w:tag w:val="goog_rdk_2529"/>
        <w:id w:val="1403911010"/>
      </w:sdtPr>
      <w:sdtContent>
        <w:p w14:paraId="000005B1" w14:textId="77777777" w:rsidR="00CF3663" w:rsidRDefault="00000000">
          <w:pPr>
            <w:numPr>
              <w:ilvl w:val="2"/>
              <w:numId w:val="109"/>
            </w:numPr>
            <w:tabs>
              <w:tab w:val="left" w:pos="720"/>
              <w:tab w:val="left" w:pos="1440"/>
            </w:tabs>
            <w:spacing w:before="240"/>
            <w:rPr>
              <w:ins w:id="2537" w:author="BHA Regulatory Affairs Unit" w:date="2026-07-29T16:06:00Z"/>
            </w:rPr>
          </w:pPr>
          <w:sdt>
            <w:sdtPr>
              <w:tag w:val="goog_rdk_2528"/>
              <w:id w:val="766912272"/>
            </w:sdtPr>
            <w:sdtContent>
              <w:ins w:id="2538" w:author="BHA Regulatory Affairs Unit" w:date="2026-07-29T16:06:00Z">
                <w:r>
                  <w:t>Agencies may have laundry room(s) with residential-style washer(s) and dryer(s) in an area with adequate square footage and ventilation for the number of washers and/or dryers included in the space;</w:t>
                </w:r>
              </w:ins>
            </w:sdtContent>
          </w:sdt>
        </w:p>
      </w:sdtContent>
    </w:sdt>
    <w:sdt>
      <w:sdtPr>
        <w:tag w:val="goog_rdk_2531"/>
        <w:id w:val="1950363112"/>
      </w:sdtPr>
      <w:sdtContent>
        <w:p w14:paraId="000005B2" w14:textId="77777777" w:rsidR="00CF3663" w:rsidRDefault="00000000">
          <w:pPr>
            <w:numPr>
              <w:ilvl w:val="2"/>
              <w:numId w:val="109"/>
            </w:numPr>
            <w:tabs>
              <w:tab w:val="left" w:pos="720"/>
              <w:tab w:val="left" w:pos="1440"/>
            </w:tabs>
            <w:spacing w:before="240"/>
            <w:rPr>
              <w:ins w:id="2539" w:author="BHA Regulatory Affairs Unit" w:date="2026-07-29T16:06:00Z"/>
            </w:rPr>
          </w:pPr>
          <w:sdt>
            <w:sdtPr>
              <w:tag w:val="goog_rdk_2530"/>
              <w:id w:val="1901335941"/>
            </w:sdtPr>
            <w:sdtContent>
              <w:ins w:id="2540" w:author="BHA Regulatory Affairs Unit" w:date="2026-07-29T16:06:00Z">
                <w:r>
                  <w:t>The laundry room(s) must not be used for storage of soiled or clean linen;</w:t>
                </w:r>
              </w:ins>
            </w:sdtContent>
          </w:sdt>
        </w:p>
      </w:sdtContent>
    </w:sdt>
    <w:sdt>
      <w:sdtPr>
        <w:tag w:val="goog_rdk_2533"/>
        <w:id w:val="-266561308"/>
      </w:sdtPr>
      <w:sdtContent>
        <w:p w14:paraId="000005B3" w14:textId="77777777" w:rsidR="00CF3663" w:rsidRDefault="00000000">
          <w:pPr>
            <w:numPr>
              <w:ilvl w:val="2"/>
              <w:numId w:val="109"/>
            </w:numPr>
            <w:tabs>
              <w:tab w:val="left" w:pos="720"/>
              <w:tab w:val="left" w:pos="1440"/>
            </w:tabs>
            <w:spacing w:before="240"/>
            <w:rPr>
              <w:ins w:id="2541" w:author="BHA Regulatory Affairs Unit" w:date="2026-07-29T16:06:00Z"/>
            </w:rPr>
          </w:pPr>
          <w:sdt>
            <w:sdtPr>
              <w:tag w:val="goog_rdk_2532"/>
              <w:id w:val="1785069544"/>
            </w:sdtPr>
            <w:sdtContent>
              <w:ins w:id="2542" w:author="BHA Regulatory Affairs Unit" w:date="2026-07-29T16:06:00Z">
                <w:r>
                  <w:t>There must be a separate enclosed area for receiving and holding soiled linen until ready for pickup or processing, in addition to a separate enclosed area for clean linen storage; and</w:t>
                </w:r>
              </w:ins>
            </w:sdtContent>
          </w:sdt>
        </w:p>
      </w:sdtContent>
    </w:sdt>
    <w:sdt>
      <w:sdtPr>
        <w:tag w:val="goog_rdk_2535"/>
        <w:id w:val="2064072503"/>
      </w:sdtPr>
      <w:sdtContent>
        <w:p w14:paraId="000005B4" w14:textId="77777777" w:rsidR="00CF3663" w:rsidRDefault="00000000">
          <w:pPr>
            <w:numPr>
              <w:ilvl w:val="2"/>
              <w:numId w:val="109"/>
            </w:numPr>
            <w:tabs>
              <w:tab w:val="left" w:pos="720"/>
              <w:tab w:val="left" w:pos="1440"/>
            </w:tabs>
            <w:spacing w:before="240"/>
            <w:rPr>
              <w:ins w:id="2543" w:author="BHA Regulatory Affairs Unit" w:date="2026-07-29T16:06:00Z"/>
            </w:rPr>
          </w:pPr>
          <w:sdt>
            <w:sdtPr>
              <w:tag w:val="goog_rdk_2534"/>
              <w:id w:val="1870216240"/>
            </w:sdtPr>
            <w:sdtContent>
              <w:ins w:id="2544" w:author="BHA Regulatory Affairs Unit" w:date="2026-07-29T16:06:00Z">
                <w:r>
                  <w:t>There must be hand-washing, or other appropriate hand-sanitizing, facilities in each area where unbagged, soiled linen is handled.</w:t>
                </w:r>
              </w:ins>
            </w:sdtContent>
          </w:sdt>
        </w:p>
      </w:sdtContent>
    </w:sdt>
    <w:sdt>
      <w:sdtPr>
        <w:tag w:val="goog_rdk_2537"/>
        <w:id w:val="1338021250"/>
      </w:sdtPr>
      <w:sdtContent>
        <w:p w14:paraId="000005B5" w14:textId="77777777" w:rsidR="00CF3663" w:rsidRDefault="00000000">
          <w:pPr>
            <w:numPr>
              <w:ilvl w:val="1"/>
              <w:numId w:val="109"/>
            </w:numPr>
            <w:tabs>
              <w:tab w:val="left" w:pos="720"/>
              <w:tab w:val="left" w:pos="1440"/>
            </w:tabs>
            <w:spacing w:before="240"/>
            <w:rPr>
              <w:ins w:id="2545" w:author="BHA Regulatory Affairs Unit" w:date="2026-07-29T16:06:00Z"/>
            </w:rPr>
          </w:pPr>
          <w:sdt>
            <w:sdtPr>
              <w:tag w:val="goog_rdk_2536"/>
              <w:id w:val="-1515368318"/>
            </w:sdtPr>
            <w:sdtContent>
              <w:ins w:id="2546" w:author="BHA Regulatory Affairs Unit" w:date="2026-07-29T16:06:00Z">
                <w:r>
                  <w:t>The provision of dietary services, including but not limited to:</w:t>
                </w:r>
              </w:ins>
            </w:sdtContent>
          </w:sdt>
        </w:p>
      </w:sdtContent>
    </w:sdt>
    <w:sdt>
      <w:sdtPr>
        <w:tag w:val="goog_rdk_2539"/>
        <w:id w:val="361206723"/>
      </w:sdtPr>
      <w:sdtContent>
        <w:p w14:paraId="000005B6" w14:textId="77777777" w:rsidR="00CF3663" w:rsidRDefault="00000000">
          <w:pPr>
            <w:numPr>
              <w:ilvl w:val="2"/>
              <w:numId w:val="109"/>
            </w:numPr>
            <w:tabs>
              <w:tab w:val="left" w:pos="720"/>
              <w:tab w:val="left" w:pos="1440"/>
            </w:tabs>
            <w:spacing w:before="240"/>
            <w:rPr>
              <w:ins w:id="2547" w:author="BHA Regulatory Affairs Unit" w:date="2026-07-29T16:06:00Z"/>
            </w:rPr>
          </w:pPr>
          <w:sdt>
            <w:sdtPr>
              <w:tag w:val="goog_rdk_2538"/>
              <w:id w:val="-1146667802"/>
            </w:sdtPr>
            <w:sdtContent>
              <w:ins w:id="2548" w:author="BHA Regulatory Affairs Unit" w:date="2026-07-29T16:06:00Z">
                <w:r>
                  <w:t>Agencies must ensure that there is enough food and water on hand to provide all individuals with three (3) nutritionally balanced meals for four (4) days;</w:t>
                </w:r>
              </w:ins>
            </w:sdtContent>
          </w:sdt>
        </w:p>
      </w:sdtContent>
    </w:sdt>
    <w:sdt>
      <w:sdtPr>
        <w:tag w:val="goog_rdk_2541"/>
        <w:id w:val="-686869871"/>
      </w:sdtPr>
      <w:sdtContent>
        <w:p w14:paraId="000005B7" w14:textId="77777777" w:rsidR="00CF3663" w:rsidRDefault="00000000">
          <w:pPr>
            <w:numPr>
              <w:ilvl w:val="2"/>
              <w:numId w:val="109"/>
            </w:numPr>
            <w:tabs>
              <w:tab w:val="left" w:pos="720"/>
              <w:tab w:val="left" w:pos="1440"/>
            </w:tabs>
            <w:spacing w:before="240"/>
            <w:rPr>
              <w:ins w:id="2549" w:author="BHA Regulatory Affairs Unit" w:date="2026-07-29T16:06:00Z"/>
            </w:rPr>
          </w:pPr>
          <w:sdt>
            <w:sdtPr>
              <w:tag w:val="goog_rdk_2540"/>
              <w:id w:val="-1067107692"/>
            </w:sdtPr>
            <w:sdtContent>
              <w:ins w:id="2550" w:author="BHA Regulatory Affairs Unit" w:date="2026-07-29T16:06:00Z">
                <w:r>
                  <w:t>An agency responsible for providing meals to individuals must:</w:t>
                </w:r>
              </w:ins>
            </w:sdtContent>
          </w:sdt>
        </w:p>
      </w:sdtContent>
    </w:sdt>
    <w:sdt>
      <w:sdtPr>
        <w:tag w:val="goog_rdk_2543"/>
        <w:id w:val="1973703436"/>
      </w:sdtPr>
      <w:sdtContent>
        <w:p w14:paraId="000005B8" w14:textId="77777777" w:rsidR="00CF3663" w:rsidRDefault="00000000">
          <w:pPr>
            <w:numPr>
              <w:ilvl w:val="3"/>
              <w:numId w:val="109"/>
            </w:numPr>
            <w:tabs>
              <w:tab w:val="left" w:pos="720"/>
              <w:tab w:val="left" w:pos="1440"/>
            </w:tabs>
            <w:spacing w:before="240"/>
            <w:rPr>
              <w:ins w:id="2551" w:author="BHA Regulatory Affairs Unit" w:date="2026-07-29T16:06:00Z"/>
            </w:rPr>
          </w:pPr>
          <w:sdt>
            <w:sdtPr>
              <w:tag w:val="goog_rdk_2542"/>
              <w:id w:val="-971956212"/>
            </w:sdtPr>
            <w:sdtContent>
              <w:ins w:id="2552" w:author="BHA Regulatory Affairs Unit" w:date="2026-07-29T16:06:00Z">
                <w:r>
                  <w:t>Provide at least three (3) meals daily, at regular times comparable to normal mealtimes in the community, or in accordance with individual needs, preferences, and plans of care;</w:t>
                </w:r>
              </w:ins>
            </w:sdtContent>
          </w:sdt>
        </w:p>
      </w:sdtContent>
    </w:sdt>
    <w:sdt>
      <w:sdtPr>
        <w:tag w:val="goog_rdk_2545"/>
        <w:id w:val="-1495929971"/>
      </w:sdtPr>
      <w:sdtContent>
        <w:p w14:paraId="000005B9" w14:textId="77777777" w:rsidR="00CF3663" w:rsidRDefault="00000000">
          <w:pPr>
            <w:numPr>
              <w:ilvl w:val="4"/>
              <w:numId w:val="109"/>
            </w:numPr>
            <w:tabs>
              <w:tab w:val="left" w:pos="720"/>
              <w:tab w:val="left" w:pos="1440"/>
            </w:tabs>
            <w:spacing w:before="240"/>
            <w:rPr>
              <w:ins w:id="2553" w:author="BHA Regulatory Affairs Unit" w:date="2026-07-29T16:06:00Z"/>
            </w:rPr>
          </w:pPr>
          <w:sdt>
            <w:sdtPr>
              <w:tag w:val="goog_rdk_2544"/>
              <w:id w:val="1865352536"/>
            </w:sdtPr>
            <w:sdtContent>
              <w:ins w:id="2554" w:author="BHA Regulatory Affairs Unit" w:date="2026-07-29T16:06:00Z">
                <w:r>
                  <w:t>Nourishing meal substitutes and between-meal snacks must be provided, in accordance with plans of care, to individuals who want to eat at non-traditional times or outside of scheduled meal service times.</w:t>
                </w:r>
              </w:ins>
            </w:sdtContent>
          </w:sdt>
        </w:p>
      </w:sdtContent>
    </w:sdt>
    <w:sdt>
      <w:sdtPr>
        <w:tag w:val="goog_rdk_2547"/>
        <w:id w:val="-470204899"/>
      </w:sdtPr>
      <w:sdtContent>
        <w:p w14:paraId="000005BA" w14:textId="77777777" w:rsidR="00CF3663" w:rsidRDefault="00000000">
          <w:pPr>
            <w:numPr>
              <w:ilvl w:val="4"/>
              <w:numId w:val="109"/>
            </w:numPr>
            <w:tabs>
              <w:tab w:val="left" w:pos="720"/>
              <w:tab w:val="left" w:pos="1440"/>
            </w:tabs>
            <w:spacing w:before="240"/>
            <w:rPr>
              <w:ins w:id="2555" w:author="BHA Regulatory Affairs Unit" w:date="2026-07-29T16:06:00Z"/>
            </w:rPr>
          </w:pPr>
          <w:sdt>
            <w:sdtPr>
              <w:tag w:val="goog_rdk_2546"/>
              <w:id w:val="-985433858"/>
            </w:sdtPr>
            <w:sdtContent>
              <w:ins w:id="2556" w:author="BHA Regulatory Affairs Unit" w:date="2026-07-29T16:06:00Z">
                <w:r>
                  <w:t>Meals must include a variety of foods, be nutritionally balanced, and sufficient in amount to satisfy appetites of individuals.</w:t>
                </w:r>
              </w:ins>
            </w:sdtContent>
          </w:sdt>
        </w:p>
      </w:sdtContent>
    </w:sdt>
    <w:sdt>
      <w:sdtPr>
        <w:tag w:val="goog_rdk_2549"/>
        <w:id w:val="-1795789990"/>
      </w:sdtPr>
      <w:sdtContent>
        <w:p w14:paraId="000005BB" w14:textId="77777777" w:rsidR="00CF3663" w:rsidRDefault="00000000">
          <w:pPr>
            <w:numPr>
              <w:ilvl w:val="4"/>
              <w:numId w:val="109"/>
            </w:numPr>
            <w:tabs>
              <w:tab w:val="left" w:pos="720"/>
              <w:tab w:val="left" w:pos="1440"/>
            </w:tabs>
            <w:spacing w:before="240"/>
            <w:rPr>
              <w:ins w:id="2557" w:author="BHA Regulatory Affairs Unit" w:date="2026-07-29T16:06:00Z"/>
            </w:rPr>
          </w:pPr>
          <w:sdt>
            <w:sdtPr>
              <w:tag w:val="goog_rdk_2548"/>
              <w:id w:val="596046754"/>
            </w:sdtPr>
            <w:sdtContent>
              <w:ins w:id="2558" w:author="BHA Regulatory Affairs Unit" w:date="2026-07-29T16:06:00Z">
                <w:r>
                  <w:t>Appealing substitutes of similar nutritive value must be available for individuals who choose not to eat food that is initially served or who request an alternative meal.</w:t>
                </w:r>
              </w:ins>
            </w:sdtContent>
          </w:sdt>
        </w:p>
      </w:sdtContent>
    </w:sdt>
    <w:sdt>
      <w:sdtPr>
        <w:tag w:val="goog_rdk_2551"/>
        <w:id w:val="-398333497"/>
      </w:sdtPr>
      <w:sdtContent>
        <w:p w14:paraId="000005BC" w14:textId="77777777" w:rsidR="00CF3663" w:rsidRDefault="00000000">
          <w:pPr>
            <w:numPr>
              <w:ilvl w:val="3"/>
              <w:numId w:val="109"/>
            </w:numPr>
            <w:tabs>
              <w:tab w:val="left" w:pos="720"/>
              <w:tab w:val="left" w:pos="1440"/>
            </w:tabs>
            <w:spacing w:before="240"/>
            <w:rPr>
              <w:ins w:id="2559" w:author="BHA Regulatory Affairs Unit" w:date="2026-07-29T16:06:00Z"/>
            </w:rPr>
          </w:pPr>
          <w:sdt>
            <w:sdtPr>
              <w:tag w:val="goog_rdk_2550"/>
              <w:id w:val="1262318725"/>
            </w:sdtPr>
            <w:sdtContent>
              <w:ins w:id="2560" w:author="BHA Regulatory Affairs Unit" w:date="2026-07-29T16:06:00Z">
                <w:r>
                  <w:t>Offer drinks, including water and other liquids, to individuals with every meal and between meals throughout the day; and</w:t>
                </w:r>
              </w:ins>
            </w:sdtContent>
          </w:sdt>
        </w:p>
      </w:sdtContent>
    </w:sdt>
    <w:sdt>
      <w:sdtPr>
        <w:tag w:val="goog_rdk_2553"/>
        <w:id w:val="1573380892"/>
      </w:sdtPr>
      <w:sdtContent>
        <w:p w14:paraId="000005BD" w14:textId="77777777" w:rsidR="00CF3663" w:rsidRDefault="00000000">
          <w:pPr>
            <w:numPr>
              <w:ilvl w:val="3"/>
              <w:numId w:val="109"/>
            </w:numPr>
            <w:tabs>
              <w:tab w:val="left" w:pos="720"/>
              <w:tab w:val="left" w:pos="1440"/>
            </w:tabs>
            <w:spacing w:before="240"/>
            <w:rPr>
              <w:ins w:id="2561" w:author="BHA Regulatory Affairs Unit" w:date="2026-07-29T16:06:00Z"/>
            </w:rPr>
          </w:pPr>
          <w:sdt>
            <w:sdtPr>
              <w:tag w:val="goog_rdk_2552"/>
              <w:id w:val="449493124"/>
            </w:sdtPr>
            <w:sdtContent>
              <w:ins w:id="2562" w:author="BHA Regulatory Affairs Unit" w:date="2026-07-29T16:06:00Z">
                <w:r>
                  <w:t>Ensure that individuals have independent access to water, at all times.</w:t>
                </w:r>
              </w:ins>
            </w:sdtContent>
          </w:sdt>
        </w:p>
      </w:sdtContent>
    </w:sdt>
    <w:sdt>
      <w:sdtPr>
        <w:tag w:val="goog_rdk_2555"/>
        <w:id w:val="-985319445"/>
      </w:sdtPr>
      <w:sdtContent>
        <w:p w14:paraId="000005BE" w14:textId="77777777" w:rsidR="00CF3663" w:rsidRDefault="00000000">
          <w:pPr>
            <w:numPr>
              <w:ilvl w:val="1"/>
              <w:numId w:val="109"/>
            </w:numPr>
            <w:tabs>
              <w:tab w:val="left" w:pos="720"/>
              <w:tab w:val="left" w:pos="1440"/>
            </w:tabs>
            <w:spacing w:before="240"/>
            <w:rPr>
              <w:ins w:id="2563" w:author="BHA Regulatory Affairs Unit" w:date="2026-07-29T16:06:00Z"/>
            </w:rPr>
          </w:pPr>
          <w:sdt>
            <w:sdtPr>
              <w:tag w:val="goog_rdk_2554"/>
              <w:id w:val="608864533"/>
            </w:sdtPr>
            <w:sdtContent>
              <w:ins w:id="2564" w:author="BHA Regulatory Affairs Unit" w:date="2026-07-29T16:06:00Z">
                <w:r>
                  <w:t>If the population served includes individuals assessed to be at risk of imminent harm to self or others, agencies shall require safety checks be conducted at least every fifteen (15) minutes and at every shift change to identify and remedy hazards and shall maintain documentation of such checks;</w:t>
                </w:r>
              </w:ins>
            </w:sdtContent>
          </w:sdt>
        </w:p>
      </w:sdtContent>
    </w:sdt>
    <w:sdt>
      <w:sdtPr>
        <w:tag w:val="goog_rdk_2557"/>
        <w:id w:val="-57372011"/>
      </w:sdtPr>
      <w:sdtContent>
        <w:p w14:paraId="000005BF" w14:textId="77777777" w:rsidR="00CF3663" w:rsidRDefault="00000000">
          <w:pPr>
            <w:numPr>
              <w:ilvl w:val="1"/>
              <w:numId w:val="109"/>
            </w:numPr>
            <w:tabs>
              <w:tab w:val="left" w:pos="720"/>
              <w:tab w:val="left" w:pos="1440"/>
            </w:tabs>
            <w:spacing w:before="240"/>
            <w:rPr>
              <w:ins w:id="2565" w:author="BHA Regulatory Affairs Unit" w:date="2026-07-29T16:06:00Z"/>
            </w:rPr>
          </w:pPr>
          <w:sdt>
            <w:sdtPr>
              <w:tag w:val="goog_rdk_2556"/>
              <w:id w:val="-1323984696"/>
            </w:sdtPr>
            <w:sdtContent>
              <w:ins w:id="2566" w:author="BHA Regulatory Affairs Unit" w:date="2026-07-29T16:06:00Z">
                <w:r>
                  <w:t>The type of first aid equipment maintained by an agency, including a requirement that such equipment be maintained in a readily accessible location, at each physical location providing services under the residential and/or overnight endorsement. First aid equipment must include, but not be limited to, an automated external defibrillator (AED); and</w:t>
                </w:r>
              </w:ins>
            </w:sdtContent>
          </w:sdt>
        </w:p>
      </w:sdtContent>
    </w:sdt>
    <w:sdt>
      <w:sdtPr>
        <w:tag w:val="goog_rdk_2559"/>
        <w:id w:val="-454721724"/>
      </w:sdtPr>
      <w:sdtContent>
        <w:p w14:paraId="000005C0" w14:textId="77777777" w:rsidR="00CF3663" w:rsidRDefault="00000000">
          <w:pPr>
            <w:numPr>
              <w:ilvl w:val="2"/>
              <w:numId w:val="109"/>
            </w:numPr>
            <w:tabs>
              <w:tab w:val="left" w:pos="720"/>
              <w:tab w:val="left" w:pos="1440"/>
            </w:tabs>
            <w:spacing w:before="240"/>
            <w:rPr>
              <w:ins w:id="2567" w:author="BHA Regulatory Affairs Unit" w:date="2026-07-29T16:06:00Z"/>
            </w:rPr>
          </w:pPr>
          <w:sdt>
            <w:sdtPr>
              <w:tag w:val="goog_rdk_2558"/>
              <w:id w:val="1917742163"/>
            </w:sdtPr>
            <w:sdtContent>
              <w:ins w:id="2568" w:author="BHA Regulatory Affairs Unit" w:date="2026-07-29T16:06:00Z">
                <w:r>
                  <w:t>First aid supplies and equipment must be kept unexpired and in reliable condition.</w:t>
                </w:r>
              </w:ins>
            </w:sdtContent>
          </w:sdt>
        </w:p>
      </w:sdtContent>
    </w:sdt>
    <w:sdt>
      <w:sdtPr>
        <w:tag w:val="goog_rdk_2561"/>
        <w:id w:val="-172979297"/>
      </w:sdtPr>
      <w:sdtContent>
        <w:p w14:paraId="000005C1" w14:textId="77777777" w:rsidR="00CF3663" w:rsidRDefault="00000000">
          <w:pPr>
            <w:numPr>
              <w:ilvl w:val="1"/>
              <w:numId w:val="109"/>
            </w:numPr>
            <w:tabs>
              <w:tab w:val="left" w:pos="720"/>
              <w:tab w:val="left" w:pos="1440"/>
            </w:tabs>
            <w:spacing w:before="240"/>
            <w:rPr>
              <w:ins w:id="2569" w:author="BHA Regulatory Affairs Unit" w:date="2026-07-29T16:06:00Z"/>
            </w:rPr>
          </w:pPr>
          <w:sdt>
            <w:sdtPr>
              <w:tag w:val="goog_rdk_2560"/>
              <w:id w:val="-101284908"/>
            </w:sdtPr>
            <w:sdtContent>
              <w:ins w:id="2570" w:author="BHA Regulatory Affairs Unit" w:date="2026-07-29T16:06:00Z">
                <w:r>
                  <w:t>Smoking policies applicable to individuals, including, but not limited to any prohibitions on smoking, designated areas for smoking, and methods/substances allowed under any smoking policy, such as tobacco, electronic cigarettes, vaporizers, etc.</w:t>
                </w:r>
              </w:ins>
            </w:sdtContent>
          </w:sdt>
        </w:p>
      </w:sdtContent>
    </w:sdt>
    <w:sdt>
      <w:sdtPr>
        <w:tag w:val="goog_rdk_2563"/>
        <w:id w:val="650776570"/>
      </w:sdtPr>
      <w:sdtContent>
        <w:p w14:paraId="000005C2" w14:textId="77777777" w:rsidR="00CF3663" w:rsidRDefault="00000000">
          <w:pPr>
            <w:numPr>
              <w:ilvl w:val="0"/>
              <w:numId w:val="109"/>
            </w:numPr>
            <w:tabs>
              <w:tab w:val="left" w:pos="720"/>
              <w:tab w:val="left" w:pos="1440"/>
            </w:tabs>
            <w:spacing w:before="240"/>
            <w:rPr>
              <w:ins w:id="2571" w:author="BHA Regulatory Affairs Unit" w:date="2026-07-29T16:06:00Z"/>
            </w:rPr>
          </w:pPr>
          <w:sdt>
            <w:sdtPr>
              <w:tag w:val="goog_rdk_2562"/>
              <w:id w:val="1950695834"/>
            </w:sdtPr>
            <w:sdtContent>
              <w:ins w:id="2572" w:author="BHA Regulatory Affairs Unit" w:date="2026-07-29T16:06:00Z">
                <w:r>
                  <w:t>Agencies must ensure there is a minimum of one (1) full bathroom for every six (6) individuals, including a toilet, sink, toilet paper dispenser, mirror, tub and/or shower, and towel rack.</w:t>
                </w:r>
              </w:ins>
            </w:sdtContent>
          </w:sdt>
        </w:p>
      </w:sdtContent>
    </w:sdt>
    <w:sdt>
      <w:sdtPr>
        <w:tag w:val="goog_rdk_2565"/>
        <w:id w:val="-1915158778"/>
      </w:sdtPr>
      <w:sdtContent>
        <w:p w14:paraId="000005C3" w14:textId="77777777" w:rsidR="00CF3663" w:rsidRDefault="00000000">
          <w:pPr>
            <w:numPr>
              <w:ilvl w:val="0"/>
              <w:numId w:val="109"/>
            </w:numPr>
            <w:tabs>
              <w:tab w:val="left" w:pos="720"/>
              <w:tab w:val="left" w:pos="1440"/>
            </w:tabs>
            <w:spacing w:before="240"/>
            <w:rPr>
              <w:ins w:id="2573" w:author="BHA Regulatory Affairs Unit" w:date="2026-07-29T16:06:00Z"/>
            </w:rPr>
          </w:pPr>
          <w:sdt>
            <w:sdtPr>
              <w:tag w:val="goog_rdk_2564"/>
              <w:id w:val="529707452"/>
            </w:sdtPr>
            <w:sdtContent>
              <w:ins w:id="2574" w:author="BHA Regulatory Affairs Unit" w:date="2026-07-29T16:06:00Z">
                <w:r>
                  <w:t>Bathrooms must be equipped with soap dispensers, or agencies shall have a procedure in place that prevents individuals from sharing soap.</w:t>
                </w:r>
              </w:ins>
            </w:sdtContent>
          </w:sdt>
        </w:p>
      </w:sdtContent>
    </w:sdt>
    <w:sdt>
      <w:sdtPr>
        <w:tag w:val="goog_rdk_2567"/>
        <w:id w:val="-440993053"/>
      </w:sdtPr>
      <w:sdtContent>
        <w:p w14:paraId="000005C4" w14:textId="77777777" w:rsidR="00CF3663" w:rsidRDefault="00000000">
          <w:pPr>
            <w:numPr>
              <w:ilvl w:val="0"/>
              <w:numId w:val="109"/>
            </w:numPr>
            <w:tabs>
              <w:tab w:val="left" w:pos="720"/>
              <w:tab w:val="left" w:pos="1440"/>
            </w:tabs>
            <w:spacing w:before="240"/>
            <w:rPr>
              <w:ins w:id="2575" w:author="BHA Regulatory Affairs Unit" w:date="2026-07-29T16:06:00Z"/>
            </w:rPr>
          </w:pPr>
          <w:sdt>
            <w:sdtPr>
              <w:tag w:val="goog_rdk_2566"/>
              <w:id w:val="-1915344211"/>
            </w:sdtPr>
            <w:sdtContent>
              <w:ins w:id="2576" w:author="BHA Regulatory Affairs Unit" w:date="2026-07-29T16:06:00Z">
                <w:r>
                  <w:t>Agencies shall ensure that individuals have access to basic hygiene supplies.</w:t>
                </w:r>
              </w:ins>
            </w:sdtContent>
          </w:sdt>
        </w:p>
      </w:sdtContent>
    </w:sdt>
    <w:sdt>
      <w:sdtPr>
        <w:tag w:val="goog_rdk_2569"/>
        <w:id w:val="690593165"/>
      </w:sdtPr>
      <w:sdtContent>
        <w:p w14:paraId="000005C5" w14:textId="77777777" w:rsidR="00CF3663" w:rsidRDefault="00000000">
          <w:pPr>
            <w:numPr>
              <w:ilvl w:val="0"/>
              <w:numId w:val="109"/>
            </w:numPr>
            <w:tabs>
              <w:tab w:val="left" w:pos="720"/>
              <w:tab w:val="left" w:pos="1440"/>
            </w:tabs>
            <w:spacing w:before="240"/>
            <w:rPr>
              <w:ins w:id="2577" w:author="BHA Regulatory Affairs Unit" w:date="2026-07-29T16:06:00Z"/>
            </w:rPr>
          </w:pPr>
          <w:sdt>
            <w:sdtPr>
              <w:tag w:val="goog_rdk_2568"/>
              <w:id w:val="-704540500"/>
            </w:sdtPr>
            <w:sdtContent>
              <w:ins w:id="2578" w:author="BHA Regulatory Affairs Unit" w:date="2026-07-29T16:06:00Z">
                <w:r>
                  <w:t>In addition to the requirements set forth in Part 1.11 of this Chapter 1, an agency’s emergency policies must address:</w:t>
                </w:r>
              </w:ins>
            </w:sdtContent>
          </w:sdt>
        </w:p>
      </w:sdtContent>
    </w:sdt>
    <w:sdt>
      <w:sdtPr>
        <w:tag w:val="goog_rdk_2571"/>
        <w:id w:val="-346796467"/>
      </w:sdtPr>
      <w:sdtContent>
        <w:p w14:paraId="000005C6" w14:textId="77777777" w:rsidR="00CF3663" w:rsidRDefault="00000000">
          <w:pPr>
            <w:numPr>
              <w:ilvl w:val="1"/>
              <w:numId w:val="109"/>
            </w:numPr>
            <w:tabs>
              <w:tab w:val="left" w:pos="720"/>
              <w:tab w:val="left" w:pos="1440"/>
            </w:tabs>
            <w:spacing w:before="240"/>
            <w:rPr>
              <w:ins w:id="2579" w:author="BHA Regulatory Affairs Unit" w:date="2026-07-29T16:06:00Z"/>
            </w:rPr>
          </w:pPr>
          <w:sdt>
            <w:sdtPr>
              <w:tag w:val="goog_rdk_2570"/>
              <w:id w:val="4105763"/>
            </w:sdtPr>
            <w:sdtContent>
              <w:ins w:id="2580" w:author="BHA Regulatory Affairs Unit" w:date="2026-07-29T16:06:00Z">
                <w:r>
                  <w:t>When to evacuate the premises, when to shelter in place, and the procedures for doing so;</w:t>
                </w:r>
              </w:ins>
            </w:sdtContent>
          </w:sdt>
        </w:p>
      </w:sdtContent>
    </w:sdt>
    <w:sdt>
      <w:sdtPr>
        <w:tag w:val="goog_rdk_2573"/>
        <w:id w:val="-1673537433"/>
      </w:sdtPr>
      <w:sdtContent>
        <w:p w14:paraId="000005C7" w14:textId="77777777" w:rsidR="00CF3663" w:rsidRDefault="00000000">
          <w:pPr>
            <w:numPr>
              <w:ilvl w:val="1"/>
              <w:numId w:val="109"/>
            </w:numPr>
            <w:tabs>
              <w:tab w:val="left" w:pos="720"/>
              <w:tab w:val="left" w:pos="1440"/>
            </w:tabs>
            <w:spacing w:before="240"/>
            <w:rPr>
              <w:ins w:id="2581" w:author="BHA Regulatory Affairs Unit" w:date="2026-07-29T16:06:00Z"/>
            </w:rPr>
          </w:pPr>
          <w:sdt>
            <w:sdtPr>
              <w:tag w:val="goog_rdk_2572"/>
              <w:id w:val="-858451914"/>
            </w:sdtPr>
            <w:sdtContent>
              <w:ins w:id="2582" w:author="BHA Regulatory Affairs Unit" w:date="2026-07-29T16:06:00Z">
                <w:r>
                  <w:t>A predetermined means of communicating with individuals, families, staff and other providers;</w:t>
                </w:r>
              </w:ins>
            </w:sdtContent>
          </w:sdt>
        </w:p>
      </w:sdtContent>
    </w:sdt>
    <w:sdt>
      <w:sdtPr>
        <w:tag w:val="goog_rdk_2575"/>
        <w:id w:val="-1843515823"/>
      </w:sdtPr>
      <w:sdtContent>
        <w:p w14:paraId="000005C8" w14:textId="77777777" w:rsidR="00CF3663" w:rsidRDefault="00000000">
          <w:pPr>
            <w:numPr>
              <w:ilvl w:val="1"/>
              <w:numId w:val="109"/>
            </w:numPr>
            <w:tabs>
              <w:tab w:val="left" w:pos="720"/>
              <w:tab w:val="left" w:pos="1440"/>
            </w:tabs>
            <w:spacing w:before="240"/>
            <w:rPr>
              <w:ins w:id="2583" w:author="BHA Regulatory Affairs Unit" w:date="2026-07-29T16:06:00Z"/>
            </w:rPr>
          </w:pPr>
          <w:sdt>
            <w:sdtPr>
              <w:tag w:val="goog_rdk_2574"/>
              <w:id w:val="-623810498"/>
            </w:sdtPr>
            <w:sdtContent>
              <w:ins w:id="2584" w:author="BHA Regulatory Affairs Unit" w:date="2026-07-29T16:06:00Z">
                <w:r>
                  <w:t>A plan that ensures the availability of, or access to, emergency power for essential functions, and all individually required medical devices or auxiliary aids or services;</w:t>
                </w:r>
              </w:ins>
            </w:sdtContent>
          </w:sdt>
        </w:p>
      </w:sdtContent>
    </w:sdt>
    <w:sdt>
      <w:sdtPr>
        <w:tag w:val="goog_rdk_2577"/>
        <w:id w:val="744099290"/>
      </w:sdtPr>
      <w:sdtContent>
        <w:p w14:paraId="000005C9" w14:textId="77777777" w:rsidR="00CF3663" w:rsidRDefault="00000000">
          <w:pPr>
            <w:numPr>
              <w:ilvl w:val="1"/>
              <w:numId w:val="109"/>
            </w:numPr>
            <w:tabs>
              <w:tab w:val="left" w:pos="720"/>
              <w:tab w:val="left" w:pos="1440"/>
            </w:tabs>
            <w:spacing w:before="240"/>
            <w:rPr>
              <w:ins w:id="2585" w:author="BHA Regulatory Affairs Unit" w:date="2026-07-29T16:06:00Z"/>
            </w:rPr>
          </w:pPr>
          <w:sdt>
            <w:sdtPr>
              <w:tag w:val="goog_rdk_2576"/>
              <w:id w:val="1282597"/>
            </w:sdtPr>
            <w:sdtContent>
              <w:ins w:id="2586" w:author="BHA Regulatory Affairs Unit" w:date="2026-07-29T16:06:00Z">
                <w:r>
                  <w:t>Storage and preservation of medications; and</w:t>
                </w:r>
              </w:ins>
            </w:sdtContent>
          </w:sdt>
        </w:p>
      </w:sdtContent>
    </w:sdt>
    <w:sdt>
      <w:sdtPr>
        <w:tag w:val="goog_rdk_2579"/>
        <w:id w:val="-1883539130"/>
      </w:sdtPr>
      <w:sdtContent>
        <w:p w14:paraId="000005CA" w14:textId="77777777" w:rsidR="00CF3663" w:rsidRDefault="00000000">
          <w:pPr>
            <w:numPr>
              <w:ilvl w:val="1"/>
              <w:numId w:val="109"/>
            </w:numPr>
            <w:tabs>
              <w:tab w:val="left" w:pos="720"/>
              <w:tab w:val="left" w:pos="1440"/>
            </w:tabs>
            <w:spacing w:before="240"/>
            <w:rPr>
              <w:ins w:id="2587" w:author="BHA Regulatory Affairs Unit" w:date="2026-07-29T16:06:00Z"/>
            </w:rPr>
          </w:pPr>
          <w:sdt>
            <w:sdtPr>
              <w:tag w:val="goog_rdk_2578"/>
              <w:id w:val="537106724"/>
            </w:sdtPr>
            <w:sdtContent>
              <w:ins w:id="2588" w:author="BHA Regulatory Affairs Unit" w:date="2026-07-29T16:06:00Z">
                <w:r>
                  <w:t>In the event the relocation of individuals becomes necessary, written agreements with other health facilities and/or community agencies.</w:t>
                </w:r>
              </w:ins>
            </w:sdtContent>
          </w:sdt>
        </w:p>
      </w:sdtContent>
    </w:sdt>
    <w:sdt>
      <w:sdtPr>
        <w:tag w:val="goog_rdk_2581"/>
        <w:id w:val="1805840452"/>
      </w:sdtPr>
      <w:sdtContent>
        <w:p w14:paraId="000005CB" w14:textId="77777777" w:rsidR="00CF3663" w:rsidRDefault="00000000">
          <w:pPr>
            <w:numPr>
              <w:ilvl w:val="0"/>
              <w:numId w:val="109"/>
            </w:numPr>
            <w:tabs>
              <w:tab w:val="left" w:pos="720"/>
              <w:tab w:val="left" w:pos="1440"/>
            </w:tabs>
            <w:spacing w:before="240"/>
            <w:rPr>
              <w:ins w:id="2589" w:author="BHA Regulatory Affairs Unit" w:date="2026-07-29T16:06:00Z"/>
            </w:rPr>
          </w:pPr>
          <w:sdt>
            <w:sdtPr>
              <w:tag w:val="goog_rdk_2580"/>
              <w:id w:val="-190377322"/>
            </w:sdtPr>
            <w:sdtContent>
              <w:ins w:id="2590" w:author="BHA Regulatory Affairs Unit" w:date="2026-07-29T16:06:00Z">
                <w:r>
                  <w:t>Agencies shall have, readily available, a roster of current individuals, their room assignments, and emergency contact information, along with a facility diagram showing room locations.</w:t>
                </w:r>
              </w:ins>
            </w:sdtContent>
          </w:sdt>
        </w:p>
      </w:sdtContent>
    </w:sdt>
    <w:sdt>
      <w:sdtPr>
        <w:tag w:val="goog_rdk_2583"/>
        <w:id w:val="-1991712249"/>
      </w:sdtPr>
      <w:sdtContent>
        <w:p w14:paraId="000005CC" w14:textId="77777777" w:rsidR="00CF3663" w:rsidRDefault="00000000">
          <w:pPr>
            <w:numPr>
              <w:ilvl w:val="0"/>
              <w:numId w:val="109"/>
            </w:numPr>
            <w:tabs>
              <w:tab w:val="left" w:pos="720"/>
              <w:tab w:val="left" w:pos="1440"/>
            </w:tabs>
            <w:spacing w:before="240"/>
            <w:rPr>
              <w:ins w:id="2591" w:author="BHA Regulatory Affairs Unit" w:date="2026-07-29T16:06:00Z"/>
            </w:rPr>
          </w:pPr>
          <w:sdt>
            <w:sdtPr>
              <w:tag w:val="goog_rdk_2582"/>
              <w:id w:val="181381182"/>
            </w:sdtPr>
            <w:sdtContent>
              <w:ins w:id="2592" w:author="BHA Regulatory Affairs Unit" w:date="2026-07-29T16:06:00Z">
                <w:r>
                  <w:t>Hot water temperature requirements are in accordance with Part 1.16.4 of this Chapter 1.</w:t>
                </w:r>
              </w:ins>
            </w:sdtContent>
          </w:sdt>
        </w:p>
      </w:sdtContent>
    </w:sdt>
    <w:sdt>
      <w:sdtPr>
        <w:tag w:val="goog_rdk_2585"/>
        <w:id w:val="1973923431"/>
      </w:sdtPr>
      <w:sdtContent>
        <w:p w14:paraId="000005CD" w14:textId="77777777" w:rsidR="00CF3663" w:rsidRDefault="00000000">
          <w:pPr>
            <w:numPr>
              <w:ilvl w:val="0"/>
              <w:numId w:val="109"/>
            </w:numPr>
            <w:tabs>
              <w:tab w:val="left" w:pos="720"/>
              <w:tab w:val="left" w:pos="1440"/>
            </w:tabs>
            <w:spacing w:before="240"/>
            <w:rPr>
              <w:ins w:id="2593" w:author="BHA Regulatory Affairs Unit" w:date="2026-07-29T16:06:00Z"/>
            </w:rPr>
          </w:pPr>
          <w:sdt>
            <w:sdtPr>
              <w:tag w:val="goog_rdk_2584"/>
              <w:id w:val="-1364242943"/>
            </w:sdtPr>
            <w:sdtContent>
              <w:ins w:id="2594" w:author="BHA Regulatory Affairs Unit" w:date="2026-07-29T16:06:00Z">
                <w:r>
                  <w:t>Agencies serving both adults and children must ensure management of the living space assignments, including physical barriers and personnel oversight of activities to ensure safety. This management must include, but is not limited to:</w:t>
                </w:r>
              </w:ins>
            </w:sdtContent>
          </w:sdt>
        </w:p>
      </w:sdtContent>
    </w:sdt>
    <w:sdt>
      <w:sdtPr>
        <w:tag w:val="goog_rdk_2587"/>
        <w:id w:val="-847074430"/>
      </w:sdtPr>
      <w:sdtContent>
        <w:p w14:paraId="000005CE" w14:textId="77777777" w:rsidR="00CF3663" w:rsidRDefault="00000000">
          <w:pPr>
            <w:numPr>
              <w:ilvl w:val="1"/>
              <w:numId w:val="109"/>
            </w:numPr>
            <w:tabs>
              <w:tab w:val="left" w:pos="720"/>
              <w:tab w:val="left" w:pos="1440"/>
            </w:tabs>
            <w:spacing w:before="240"/>
            <w:rPr>
              <w:ins w:id="2595" w:author="BHA Regulatory Affairs Unit" w:date="2026-07-29T16:06:00Z"/>
            </w:rPr>
          </w:pPr>
          <w:sdt>
            <w:sdtPr>
              <w:tag w:val="goog_rdk_2586"/>
              <w:id w:val="156047583"/>
            </w:sdtPr>
            <w:sdtContent>
              <w:ins w:id="2596" w:author="BHA Regulatory Affairs Unit" w:date="2026-07-29T16:06:00Z">
                <w:r>
                  <w:t>Physical barriers, such as doors or walls;</w:t>
                </w:r>
              </w:ins>
            </w:sdtContent>
          </w:sdt>
        </w:p>
      </w:sdtContent>
    </w:sdt>
    <w:sdt>
      <w:sdtPr>
        <w:tag w:val="goog_rdk_2589"/>
        <w:id w:val="1097969016"/>
      </w:sdtPr>
      <w:sdtContent>
        <w:p w14:paraId="000005CF" w14:textId="77777777" w:rsidR="00CF3663" w:rsidRDefault="00000000">
          <w:pPr>
            <w:numPr>
              <w:ilvl w:val="1"/>
              <w:numId w:val="109"/>
            </w:numPr>
            <w:tabs>
              <w:tab w:val="left" w:pos="720"/>
              <w:tab w:val="left" w:pos="1440"/>
            </w:tabs>
            <w:spacing w:before="240"/>
            <w:rPr>
              <w:ins w:id="2597" w:author="BHA Regulatory Affairs Unit" w:date="2026-07-29T16:06:00Z"/>
            </w:rPr>
          </w:pPr>
          <w:sdt>
            <w:sdtPr>
              <w:tag w:val="goog_rdk_2588"/>
              <w:id w:val="-1166347009"/>
            </w:sdtPr>
            <w:sdtContent>
              <w:ins w:id="2598" w:author="BHA Regulatory Affairs Unit" w:date="2026-07-29T16:06:00Z">
                <w:r>
                  <w:t>Personnel stations that separate living space assignments; and</w:t>
                </w:r>
              </w:ins>
            </w:sdtContent>
          </w:sdt>
        </w:p>
      </w:sdtContent>
    </w:sdt>
    <w:sdt>
      <w:sdtPr>
        <w:tag w:val="goog_rdk_2591"/>
        <w:id w:val="-1335921659"/>
      </w:sdtPr>
      <w:sdtContent>
        <w:p w14:paraId="000005D0" w14:textId="77777777" w:rsidR="00CF3663" w:rsidRDefault="00000000">
          <w:pPr>
            <w:numPr>
              <w:ilvl w:val="1"/>
              <w:numId w:val="109"/>
            </w:numPr>
            <w:tabs>
              <w:tab w:val="left" w:pos="720"/>
              <w:tab w:val="left" w:pos="1440"/>
            </w:tabs>
            <w:spacing w:before="240"/>
            <w:rPr>
              <w:ins w:id="2599" w:author="BHA Regulatory Affairs Unit" w:date="2026-07-29T16:06:00Z"/>
            </w:rPr>
          </w:pPr>
          <w:sdt>
            <w:sdtPr>
              <w:tag w:val="goog_rdk_2590"/>
              <w:id w:val="318832343"/>
            </w:sdtPr>
            <w:sdtContent>
              <w:ins w:id="2600" w:author="BHA Regulatory Affairs Unit" w:date="2026-07-29T16:06:00Z">
                <w:r>
                  <w:t>Other practical arrangements that support the safe management of individuals receiving services.</w:t>
                </w:r>
              </w:ins>
            </w:sdtContent>
          </w:sdt>
        </w:p>
      </w:sdtContent>
    </w:sdt>
    <w:sdt>
      <w:sdtPr>
        <w:tag w:val="goog_rdk_2594"/>
        <w:id w:val="-707064665"/>
      </w:sdtPr>
      <w:sdtContent>
        <w:p w14:paraId="000005D1" w14:textId="77777777" w:rsidR="00CF3663" w:rsidRDefault="00000000">
          <w:pPr>
            <w:keepNext/>
            <w:spacing w:before="240" w:after="60"/>
            <w:ind w:firstLine="0"/>
            <w:rPr>
              <w:ins w:id="2601" w:author="BHA Regulatory Affairs Unit" w:date="2026-07-29T16:06:00Z"/>
              <w:b/>
              <w:bCs/>
            </w:rPr>
          </w:pPr>
          <w:sdt>
            <w:sdtPr>
              <w:tag w:val="goog_rdk_2592"/>
              <w:id w:val="795752112"/>
            </w:sdtPr>
            <w:sdtContent>
              <w:sdt>
                <w:sdtPr>
                  <w:tag w:val="goog_rdk_2593"/>
                  <w:id w:val="189692928"/>
                </w:sdtPr>
                <w:sdtContent>
                  <w:commentRangeStart w:id="2602"/>
                </w:sdtContent>
              </w:sdt>
              <w:ins w:id="2603" w:author="BHA Regulatory Affairs Unit" w:date="2026-07-29T16:06:00Z">
                <w:r>
                  <w:rPr>
                    <w:b/>
                    <w:bCs/>
                  </w:rPr>
                  <w:t>1.16.4</w:t>
                </w:r>
                <w:r>
                  <w:rPr>
                    <w:b/>
                    <w:bCs/>
                  </w:rPr>
                  <w:tab/>
                  <w:t>Secure Setting Standards</w:t>
                </w:r>
                <w:commentRangeEnd w:id="2602"/>
                <w:r>
                  <w:rPr>
                    <w:rStyle w:val="CommentReference"/>
                    <w:sz w:val="24"/>
                    <w:szCs w:val="24"/>
                  </w:rPr>
                  <w:commentReference w:id="2602"/>
                </w:r>
              </w:ins>
            </w:sdtContent>
          </w:sdt>
        </w:p>
      </w:sdtContent>
    </w:sdt>
    <w:sdt>
      <w:sdtPr>
        <w:tag w:val="goog_rdk_2596"/>
        <w:id w:val="-1358220852"/>
      </w:sdtPr>
      <w:sdtContent>
        <w:p w14:paraId="000005D2" w14:textId="77777777" w:rsidR="00CF3663" w:rsidRDefault="00000000">
          <w:pPr>
            <w:numPr>
              <w:ilvl w:val="0"/>
              <w:numId w:val="110"/>
            </w:numPr>
            <w:tabs>
              <w:tab w:val="left" w:pos="720"/>
              <w:tab w:val="left" w:pos="1440"/>
            </w:tabs>
            <w:spacing w:before="240"/>
            <w:rPr>
              <w:ins w:id="2604" w:author="BHA Regulatory Affairs Unit" w:date="2026-07-29T16:06:00Z"/>
            </w:rPr>
          </w:pPr>
          <w:sdt>
            <w:sdtPr>
              <w:tag w:val="goog_rdk_2595"/>
              <w:id w:val="1619547785"/>
            </w:sdtPr>
            <w:sdtContent>
              <w:ins w:id="2605" w:author="BHA Regulatory Affairs Unit" w:date="2026-07-29T16:06:00Z">
                <w:r>
                  <w:t>Agencies providing services in a secure setting shall meet the standards set forth in Part 1.16.5 of this Chapter 1, in addition to the General Building Standards, as set forth in Part 1.11 of this Chapter 1.</w:t>
                </w:r>
              </w:ins>
            </w:sdtContent>
          </w:sdt>
        </w:p>
      </w:sdtContent>
    </w:sdt>
    <w:sdt>
      <w:sdtPr>
        <w:tag w:val="goog_rdk_2598"/>
        <w:id w:val="307193410"/>
      </w:sdtPr>
      <w:sdtContent>
        <w:p w14:paraId="000005D3" w14:textId="77777777" w:rsidR="00CF3663" w:rsidRDefault="00000000">
          <w:pPr>
            <w:numPr>
              <w:ilvl w:val="0"/>
              <w:numId w:val="110"/>
            </w:numPr>
            <w:tabs>
              <w:tab w:val="left" w:pos="720"/>
              <w:tab w:val="left" w:pos="1440"/>
            </w:tabs>
            <w:spacing w:before="240"/>
            <w:rPr>
              <w:ins w:id="2606" w:author="BHA Regulatory Affairs Unit" w:date="2026-07-29T16:06:00Z"/>
            </w:rPr>
          </w:pPr>
          <w:sdt>
            <w:sdtPr>
              <w:tag w:val="goog_rdk_2597"/>
              <w:id w:val="1466930921"/>
            </w:sdtPr>
            <w:sdtContent>
              <w:ins w:id="2607" w:author="BHA Regulatory Affairs Unit" w:date="2026-07-29T16:06:00Z">
                <w:r>
                  <w:t>Agencies providing services in secured setting shall develop, implement, and abide by their established policies and procedures to ensure compliance with these secured setting standards. This includes, but is not limited to:</w:t>
                </w:r>
              </w:ins>
            </w:sdtContent>
          </w:sdt>
        </w:p>
      </w:sdtContent>
    </w:sdt>
    <w:sdt>
      <w:sdtPr>
        <w:tag w:val="goog_rdk_2600"/>
        <w:id w:val="501945345"/>
      </w:sdtPr>
      <w:sdtContent>
        <w:p w14:paraId="000005D4" w14:textId="77777777" w:rsidR="00CF3663" w:rsidRDefault="00000000">
          <w:pPr>
            <w:numPr>
              <w:ilvl w:val="1"/>
              <w:numId w:val="110"/>
            </w:numPr>
            <w:tabs>
              <w:tab w:val="left" w:pos="720"/>
              <w:tab w:val="left" w:pos="1440"/>
            </w:tabs>
            <w:spacing w:before="240"/>
            <w:rPr>
              <w:ins w:id="2608" w:author="BHA Regulatory Affairs Unit" w:date="2026-07-29T16:06:00Z"/>
            </w:rPr>
          </w:pPr>
          <w:sdt>
            <w:sdtPr>
              <w:tag w:val="goog_rdk_2599"/>
              <w:id w:val="1096332542"/>
            </w:sdtPr>
            <w:sdtContent>
              <w:ins w:id="2609" w:author="BHA Regulatory Affairs Unit" w:date="2026-07-29T16:06:00Z">
                <w:r>
                  <w:t>Ensuring the facility is kept in good repair, with maintenance conducted as needed or on a routine basis, and hazardous items are identified and removed within a specified timeframe; and</w:t>
                </w:r>
              </w:ins>
            </w:sdtContent>
          </w:sdt>
        </w:p>
      </w:sdtContent>
    </w:sdt>
    <w:sdt>
      <w:sdtPr>
        <w:tag w:val="goog_rdk_2602"/>
        <w:id w:val="-674913615"/>
      </w:sdtPr>
      <w:sdtContent>
        <w:p w14:paraId="000005D5" w14:textId="77777777" w:rsidR="00CF3663" w:rsidRDefault="00000000">
          <w:pPr>
            <w:numPr>
              <w:ilvl w:val="1"/>
              <w:numId w:val="110"/>
            </w:numPr>
            <w:tabs>
              <w:tab w:val="left" w:pos="720"/>
              <w:tab w:val="left" w:pos="1440"/>
            </w:tabs>
            <w:spacing w:before="240"/>
            <w:rPr>
              <w:ins w:id="2610" w:author="BHA Regulatory Affairs Unit" w:date="2026-07-29T16:06:00Z"/>
            </w:rPr>
          </w:pPr>
          <w:sdt>
            <w:sdtPr>
              <w:tag w:val="goog_rdk_2601"/>
              <w:id w:val="-898145401"/>
            </w:sdtPr>
            <w:sdtContent>
              <w:ins w:id="2611" w:author="BHA Regulatory Affairs Unit" w:date="2026-07-29T16:06:00Z">
                <w:r>
                  <w:t>Items that could pose a threat to the health, safety, and welfare of an individual shall be kept in a manner that is inaccessible to individuals in care.</w:t>
                </w:r>
              </w:ins>
            </w:sdtContent>
          </w:sdt>
        </w:p>
      </w:sdtContent>
    </w:sdt>
    <w:sdt>
      <w:sdtPr>
        <w:tag w:val="goog_rdk_2604"/>
        <w:id w:val="285013328"/>
      </w:sdtPr>
      <w:sdtContent>
        <w:p w14:paraId="000005D6" w14:textId="77777777" w:rsidR="00CF3663" w:rsidRDefault="00000000">
          <w:pPr>
            <w:numPr>
              <w:ilvl w:val="0"/>
              <w:numId w:val="110"/>
            </w:numPr>
            <w:tabs>
              <w:tab w:val="left" w:pos="720"/>
              <w:tab w:val="left" w:pos="1440"/>
            </w:tabs>
            <w:spacing w:before="240"/>
            <w:rPr>
              <w:ins w:id="2612" w:author="BHA Regulatory Affairs Unit" w:date="2026-07-29T16:06:00Z"/>
            </w:rPr>
          </w:pPr>
          <w:sdt>
            <w:sdtPr>
              <w:tag w:val="goog_rdk_2603"/>
              <w:id w:val="1986771566"/>
            </w:sdtPr>
            <w:sdtContent>
              <w:ins w:id="2613" w:author="BHA Regulatory Affairs Unit" w:date="2026-07-29T16:06:00Z">
                <w:r>
                  <w:t>General physical standards</w:t>
                </w:r>
              </w:ins>
            </w:sdtContent>
          </w:sdt>
        </w:p>
      </w:sdtContent>
    </w:sdt>
    <w:sdt>
      <w:sdtPr>
        <w:tag w:val="goog_rdk_2606"/>
        <w:id w:val="82420863"/>
      </w:sdtPr>
      <w:sdtContent>
        <w:p w14:paraId="000005D7" w14:textId="77777777" w:rsidR="00CF3663" w:rsidRDefault="00000000">
          <w:pPr>
            <w:numPr>
              <w:ilvl w:val="1"/>
              <w:numId w:val="110"/>
            </w:numPr>
            <w:tabs>
              <w:tab w:val="left" w:pos="720"/>
              <w:tab w:val="left" w:pos="1440"/>
            </w:tabs>
            <w:spacing w:before="240"/>
            <w:rPr>
              <w:ins w:id="2614" w:author="BHA Regulatory Affairs Unit" w:date="2026-07-29T16:06:00Z"/>
            </w:rPr>
          </w:pPr>
          <w:sdt>
            <w:sdtPr>
              <w:tag w:val="goog_rdk_2605"/>
              <w:id w:val="-1036578788"/>
            </w:sdtPr>
            <w:sdtContent>
              <w:ins w:id="2615" w:author="BHA Regulatory Affairs Unit" w:date="2026-07-29T16:06:00Z">
                <w:r>
                  <w:t>A minimum of two (2) entryways shall be provided for ingress and egress from the secured setting by individuals using a wheelchair. These access points shall be a minimum of thirty-two (32) inches wide.</w:t>
                </w:r>
              </w:ins>
            </w:sdtContent>
          </w:sdt>
        </w:p>
      </w:sdtContent>
    </w:sdt>
    <w:sdt>
      <w:sdtPr>
        <w:tag w:val="goog_rdk_2608"/>
        <w:id w:val="-1827553919"/>
      </w:sdtPr>
      <w:sdtContent>
        <w:p w14:paraId="000005D8" w14:textId="77777777" w:rsidR="00CF3663" w:rsidRDefault="00000000">
          <w:pPr>
            <w:numPr>
              <w:ilvl w:val="1"/>
              <w:numId w:val="110"/>
            </w:numPr>
            <w:tabs>
              <w:tab w:val="left" w:pos="720"/>
              <w:tab w:val="left" w:pos="1440"/>
            </w:tabs>
            <w:spacing w:before="240"/>
            <w:rPr>
              <w:ins w:id="2616" w:author="BHA Regulatory Affairs Unit" w:date="2026-07-29T16:06:00Z"/>
            </w:rPr>
          </w:pPr>
          <w:sdt>
            <w:sdtPr>
              <w:tag w:val="goog_rdk_2607"/>
              <w:id w:val="696981536"/>
            </w:sdtPr>
            <w:sdtContent>
              <w:ins w:id="2617" w:author="BHA Regulatory Affairs Unit" w:date="2026-07-29T16:06:00Z">
                <w:r>
                  <w:t>All parts of the secured setting shall be:</w:t>
                </w:r>
              </w:ins>
            </w:sdtContent>
          </w:sdt>
        </w:p>
      </w:sdtContent>
    </w:sdt>
    <w:sdt>
      <w:sdtPr>
        <w:tag w:val="goog_rdk_2610"/>
        <w:id w:val="93011311"/>
      </w:sdtPr>
      <w:sdtContent>
        <w:p w14:paraId="000005D9" w14:textId="77777777" w:rsidR="00CF3663" w:rsidRDefault="00000000">
          <w:pPr>
            <w:numPr>
              <w:ilvl w:val="2"/>
              <w:numId w:val="110"/>
            </w:numPr>
            <w:tabs>
              <w:tab w:val="left" w:pos="720"/>
              <w:tab w:val="left" w:pos="1440"/>
            </w:tabs>
            <w:spacing w:before="240"/>
            <w:rPr>
              <w:ins w:id="2618" w:author="BHA Regulatory Affairs Unit" w:date="2026-07-29T16:06:00Z"/>
            </w:rPr>
          </w:pPr>
          <w:sdt>
            <w:sdtPr>
              <w:tag w:val="goog_rdk_2609"/>
              <w:id w:val="378547289"/>
            </w:sdtPr>
            <w:sdtContent>
              <w:ins w:id="2619" w:author="BHA Regulatory Affairs Unit" w:date="2026-07-29T16:06:00Z">
                <w:r>
                  <w:t>Clean and sanitary;</w:t>
                </w:r>
              </w:ins>
            </w:sdtContent>
          </w:sdt>
        </w:p>
      </w:sdtContent>
    </w:sdt>
    <w:sdt>
      <w:sdtPr>
        <w:tag w:val="goog_rdk_2612"/>
        <w:id w:val="903519471"/>
      </w:sdtPr>
      <w:sdtContent>
        <w:p w14:paraId="000005DA" w14:textId="77777777" w:rsidR="00CF3663" w:rsidRDefault="00000000">
          <w:pPr>
            <w:numPr>
              <w:ilvl w:val="2"/>
              <w:numId w:val="110"/>
            </w:numPr>
            <w:tabs>
              <w:tab w:val="left" w:pos="720"/>
              <w:tab w:val="left" w:pos="1440"/>
            </w:tabs>
            <w:spacing w:before="240"/>
            <w:rPr>
              <w:ins w:id="2620" w:author="BHA Regulatory Affairs Unit" w:date="2026-07-29T16:06:00Z"/>
            </w:rPr>
          </w:pPr>
          <w:sdt>
            <w:sdtPr>
              <w:tag w:val="goog_rdk_2611"/>
              <w:id w:val="1797322446"/>
            </w:sdtPr>
            <w:sdtContent>
              <w:ins w:id="2621" w:author="BHA Regulatory Affairs Unit" w:date="2026-07-29T16:06:00Z">
                <w:r>
                  <w:t>Free of hazards to health and safety;</w:t>
                </w:r>
              </w:ins>
            </w:sdtContent>
          </w:sdt>
        </w:p>
      </w:sdtContent>
    </w:sdt>
    <w:sdt>
      <w:sdtPr>
        <w:tag w:val="goog_rdk_2614"/>
        <w:id w:val="-1209679910"/>
      </w:sdtPr>
      <w:sdtContent>
        <w:p w14:paraId="000005DB" w14:textId="77777777" w:rsidR="00CF3663" w:rsidRDefault="00000000">
          <w:pPr>
            <w:numPr>
              <w:ilvl w:val="2"/>
              <w:numId w:val="110"/>
            </w:numPr>
            <w:tabs>
              <w:tab w:val="left" w:pos="720"/>
              <w:tab w:val="left" w:pos="1440"/>
            </w:tabs>
            <w:spacing w:before="240"/>
            <w:rPr>
              <w:ins w:id="2622" w:author="BHA Regulatory Affairs Unit" w:date="2026-07-29T16:06:00Z"/>
            </w:rPr>
          </w:pPr>
          <w:sdt>
            <w:sdtPr>
              <w:tag w:val="goog_rdk_2613"/>
              <w:id w:val="856351236"/>
            </w:sdtPr>
            <w:sdtContent>
              <w:ins w:id="2623" w:author="BHA Regulatory Affairs Unit" w:date="2026-07-29T16:06:00Z">
                <w:r>
                  <w:t>Designed for the year-round use of individuals served; and</w:t>
                </w:r>
              </w:ins>
            </w:sdtContent>
          </w:sdt>
        </w:p>
      </w:sdtContent>
    </w:sdt>
    <w:sdt>
      <w:sdtPr>
        <w:tag w:val="goog_rdk_2616"/>
        <w:id w:val="441050088"/>
      </w:sdtPr>
      <w:sdtContent>
        <w:p w14:paraId="000005DC" w14:textId="77777777" w:rsidR="00CF3663" w:rsidRDefault="00000000">
          <w:pPr>
            <w:numPr>
              <w:ilvl w:val="2"/>
              <w:numId w:val="110"/>
            </w:numPr>
            <w:tabs>
              <w:tab w:val="left" w:pos="720"/>
              <w:tab w:val="left" w:pos="1440"/>
            </w:tabs>
            <w:spacing w:before="240"/>
            <w:rPr>
              <w:ins w:id="2624" w:author="BHA Regulatory Affairs Unit" w:date="2026-07-29T16:06:00Z"/>
            </w:rPr>
          </w:pPr>
          <w:sdt>
            <w:sdtPr>
              <w:tag w:val="goog_rdk_2615"/>
              <w:id w:val="-1261152293"/>
            </w:sdtPr>
            <w:sdtContent>
              <w:ins w:id="2625" w:author="BHA Regulatory Affairs Unit" w:date="2026-07-29T16:06:00Z">
                <w:r>
                  <w:t>Designed to minimize the opportunity for harm to individuals and personnel within the secured setting. This includes, but it is not limited to utilizing anti-ligature items and furnishings, when appropriate.</w:t>
                </w:r>
              </w:ins>
            </w:sdtContent>
          </w:sdt>
        </w:p>
      </w:sdtContent>
    </w:sdt>
    <w:sdt>
      <w:sdtPr>
        <w:tag w:val="goog_rdk_2618"/>
        <w:id w:val="1335947538"/>
      </w:sdtPr>
      <w:sdtContent>
        <w:p w14:paraId="000005DD" w14:textId="77777777" w:rsidR="00CF3663" w:rsidRDefault="00000000">
          <w:pPr>
            <w:numPr>
              <w:ilvl w:val="0"/>
              <w:numId w:val="110"/>
            </w:numPr>
            <w:tabs>
              <w:tab w:val="left" w:pos="720"/>
              <w:tab w:val="left" w:pos="1440"/>
            </w:tabs>
            <w:spacing w:before="240"/>
            <w:rPr>
              <w:ins w:id="2626" w:author="BHA Regulatory Affairs Unit" w:date="2026-07-29T16:06:00Z"/>
            </w:rPr>
          </w:pPr>
          <w:sdt>
            <w:sdtPr>
              <w:tag w:val="goog_rdk_2617"/>
              <w:id w:val="-1752685275"/>
            </w:sdtPr>
            <w:sdtContent>
              <w:ins w:id="2627" w:author="BHA Regulatory Affairs Unit" w:date="2026-07-29T16:06:00Z">
                <w:r>
                  <w:t>Interior physical standards</w:t>
                </w:r>
              </w:ins>
            </w:sdtContent>
          </w:sdt>
        </w:p>
      </w:sdtContent>
    </w:sdt>
    <w:sdt>
      <w:sdtPr>
        <w:tag w:val="goog_rdk_2620"/>
        <w:id w:val="1325156807"/>
      </w:sdtPr>
      <w:sdtContent>
        <w:p w14:paraId="000005DE" w14:textId="77777777" w:rsidR="00CF3663" w:rsidRDefault="00000000">
          <w:pPr>
            <w:numPr>
              <w:ilvl w:val="1"/>
              <w:numId w:val="110"/>
            </w:numPr>
            <w:tabs>
              <w:tab w:val="left" w:pos="720"/>
              <w:tab w:val="left" w:pos="1440"/>
            </w:tabs>
            <w:spacing w:before="240"/>
            <w:rPr>
              <w:ins w:id="2628" w:author="BHA Regulatory Affairs Unit" w:date="2026-07-29T16:06:00Z"/>
            </w:rPr>
          </w:pPr>
          <w:sdt>
            <w:sdtPr>
              <w:tag w:val="goog_rdk_2619"/>
              <w:id w:val="316383243"/>
            </w:sdtPr>
            <w:sdtContent>
              <w:ins w:id="2629" w:author="BHA Regulatory Affairs Unit" w:date="2026-07-29T16:06:00Z">
                <w:r>
                  <w:t>The layout, finishes, and furnishings of a secured setting must be maintained in good repair, with heat, lighting, and ventilation sufficient for its intended use and individual needs.</w:t>
                </w:r>
              </w:ins>
            </w:sdtContent>
          </w:sdt>
        </w:p>
      </w:sdtContent>
    </w:sdt>
    <w:sdt>
      <w:sdtPr>
        <w:tag w:val="goog_rdk_2622"/>
        <w:id w:val="65078673"/>
      </w:sdtPr>
      <w:sdtContent>
        <w:p w14:paraId="000005DF" w14:textId="77777777" w:rsidR="00CF3663" w:rsidRDefault="00000000">
          <w:pPr>
            <w:numPr>
              <w:ilvl w:val="1"/>
              <w:numId w:val="110"/>
            </w:numPr>
            <w:tabs>
              <w:tab w:val="left" w:pos="720"/>
              <w:tab w:val="left" w:pos="1440"/>
            </w:tabs>
            <w:spacing w:before="240"/>
            <w:rPr>
              <w:ins w:id="2630" w:author="BHA Regulatory Affairs Unit" w:date="2026-07-29T16:06:00Z"/>
            </w:rPr>
          </w:pPr>
          <w:sdt>
            <w:sdtPr>
              <w:tag w:val="goog_rdk_2621"/>
              <w:id w:val="-1901934043"/>
            </w:sdtPr>
            <w:sdtContent>
              <w:ins w:id="2631" w:author="BHA Regulatory Affairs Unit" w:date="2026-07-29T16:06:00Z">
                <w:r>
                  <w:t>Windows that can be accessed by individuals must have security glazing or other appropriate security features to reduce the possibility of injury or elopement.</w:t>
                </w:r>
              </w:ins>
            </w:sdtContent>
          </w:sdt>
        </w:p>
      </w:sdtContent>
    </w:sdt>
    <w:sdt>
      <w:sdtPr>
        <w:tag w:val="goog_rdk_2624"/>
        <w:id w:val="741534082"/>
      </w:sdtPr>
      <w:sdtContent>
        <w:p w14:paraId="000005E0" w14:textId="77777777" w:rsidR="00CF3663" w:rsidRDefault="00000000">
          <w:pPr>
            <w:numPr>
              <w:ilvl w:val="1"/>
              <w:numId w:val="110"/>
            </w:numPr>
            <w:tabs>
              <w:tab w:val="left" w:pos="720"/>
              <w:tab w:val="left" w:pos="1440"/>
            </w:tabs>
            <w:spacing w:before="240"/>
            <w:rPr>
              <w:ins w:id="2632" w:author="BHA Regulatory Affairs Unit" w:date="2026-07-29T16:06:00Z"/>
            </w:rPr>
          </w:pPr>
          <w:sdt>
            <w:sdtPr>
              <w:tag w:val="goog_rdk_2623"/>
              <w:id w:val="81843970"/>
            </w:sdtPr>
            <w:sdtContent>
              <w:ins w:id="2633" w:author="BHA Regulatory Affairs Unit" w:date="2026-07-29T16:06:00Z">
                <w:r>
                  <w:t>Items/substances that could be used for self-harm or harm to others, including, but not limited to, sharp knives and cleaning solutions, must be appropriately labeled and stored in a safe manner, inaccessible to individuals.</w:t>
                </w:r>
              </w:ins>
            </w:sdtContent>
          </w:sdt>
        </w:p>
      </w:sdtContent>
    </w:sdt>
    <w:sdt>
      <w:sdtPr>
        <w:tag w:val="goog_rdk_2626"/>
        <w:id w:val="294359367"/>
      </w:sdtPr>
      <w:sdtContent>
        <w:p w14:paraId="000005E1" w14:textId="77777777" w:rsidR="00CF3663" w:rsidRDefault="00000000">
          <w:pPr>
            <w:numPr>
              <w:ilvl w:val="1"/>
              <w:numId w:val="110"/>
            </w:numPr>
            <w:tabs>
              <w:tab w:val="left" w:pos="720"/>
              <w:tab w:val="left" w:pos="1440"/>
            </w:tabs>
            <w:spacing w:before="240"/>
            <w:rPr>
              <w:ins w:id="2634" w:author="BHA Regulatory Affairs Unit" w:date="2026-07-29T16:06:00Z"/>
            </w:rPr>
          </w:pPr>
          <w:sdt>
            <w:sdtPr>
              <w:tag w:val="goog_rdk_2625"/>
              <w:id w:val="-1549881251"/>
            </w:sdtPr>
            <w:sdtContent>
              <w:ins w:id="2635" w:author="BHA Regulatory Affairs Unit" w:date="2026-07-29T16:06:00Z">
                <w:r>
                  <w:t>The physical location shall be maintained free of infestations of insects and rodents, and all openings to the outside must be screened.</w:t>
                </w:r>
              </w:ins>
            </w:sdtContent>
          </w:sdt>
        </w:p>
      </w:sdtContent>
    </w:sdt>
    <w:sdt>
      <w:sdtPr>
        <w:tag w:val="goog_rdk_2628"/>
        <w:id w:val="473203518"/>
      </w:sdtPr>
      <w:sdtContent>
        <w:p w14:paraId="000005E2" w14:textId="77777777" w:rsidR="00CF3663" w:rsidRDefault="00000000">
          <w:pPr>
            <w:numPr>
              <w:ilvl w:val="1"/>
              <w:numId w:val="110"/>
            </w:numPr>
            <w:tabs>
              <w:tab w:val="left" w:pos="720"/>
              <w:tab w:val="left" w:pos="1440"/>
            </w:tabs>
            <w:spacing w:before="240"/>
            <w:rPr>
              <w:ins w:id="2636" w:author="BHA Regulatory Affairs Unit" w:date="2026-07-29T16:06:00Z"/>
            </w:rPr>
          </w:pPr>
          <w:sdt>
            <w:sdtPr>
              <w:tag w:val="goog_rdk_2627"/>
              <w:id w:val="1379755234"/>
            </w:sdtPr>
            <w:sdtContent>
              <w:ins w:id="2637" w:author="BHA Regulatory Affairs Unit" w:date="2026-07-29T16:06:00Z">
                <w:r>
                  <w:t>An adequate supply of safe, potable water must be available.</w:t>
                </w:r>
              </w:ins>
            </w:sdtContent>
          </w:sdt>
        </w:p>
      </w:sdtContent>
    </w:sdt>
    <w:sdt>
      <w:sdtPr>
        <w:tag w:val="goog_rdk_2630"/>
        <w:id w:val="-1044144487"/>
      </w:sdtPr>
      <w:sdtContent>
        <w:p w14:paraId="000005E3" w14:textId="77777777" w:rsidR="00CF3663" w:rsidRDefault="00000000">
          <w:pPr>
            <w:numPr>
              <w:ilvl w:val="1"/>
              <w:numId w:val="110"/>
            </w:numPr>
            <w:tabs>
              <w:tab w:val="left" w:pos="720"/>
              <w:tab w:val="left" w:pos="1440"/>
            </w:tabs>
            <w:spacing w:before="240"/>
            <w:rPr>
              <w:ins w:id="2638" w:author="BHA Regulatory Affairs Unit" w:date="2026-07-29T16:06:00Z"/>
            </w:rPr>
          </w:pPr>
          <w:sdt>
            <w:sdtPr>
              <w:tag w:val="goog_rdk_2629"/>
              <w:id w:val="794650872"/>
            </w:sdtPr>
            <w:sdtContent>
              <w:ins w:id="2639" w:author="BHA Regulatory Affairs Unit" w:date="2026-07-29T16:06:00Z">
                <w:r>
                  <w:t>Hot water shall not be more than one hundred and twenty (120) degrees Fahrenheit at taps which are accessible by individuals, and there must be a sufficient supply of hot water to meet the needs during peak usage.</w:t>
                </w:r>
              </w:ins>
            </w:sdtContent>
          </w:sdt>
        </w:p>
      </w:sdtContent>
    </w:sdt>
    <w:sdt>
      <w:sdtPr>
        <w:tag w:val="goog_rdk_2632"/>
        <w:id w:val="-119091835"/>
      </w:sdtPr>
      <w:sdtContent>
        <w:p w14:paraId="000005E4" w14:textId="77777777" w:rsidR="00CF3663" w:rsidRDefault="00000000">
          <w:pPr>
            <w:numPr>
              <w:ilvl w:val="1"/>
              <w:numId w:val="110"/>
            </w:numPr>
            <w:tabs>
              <w:tab w:val="left" w:pos="720"/>
              <w:tab w:val="left" w:pos="1440"/>
            </w:tabs>
            <w:spacing w:before="240"/>
            <w:rPr>
              <w:ins w:id="2640" w:author="BHA Regulatory Affairs Unit" w:date="2026-07-29T16:06:00Z"/>
            </w:rPr>
          </w:pPr>
          <w:sdt>
            <w:sdtPr>
              <w:tag w:val="goog_rdk_2631"/>
              <w:id w:val="-1742119371"/>
            </w:sdtPr>
            <w:sdtContent>
              <w:ins w:id="2641" w:author="BHA Regulatory Affairs Unit" w:date="2026-07-29T16:06:00Z">
                <w:r>
                  <w:t>There shall be separate identified room(s) to allow for private conversations and counseling sessions.</w:t>
                </w:r>
              </w:ins>
            </w:sdtContent>
          </w:sdt>
        </w:p>
      </w:sdtContent>
    </w:sdt>
    <w:sdt>
      <w:sdtPr>
        <w:tag w:val="goog_rdk_2634"/>
        <w:id w:val="-2000204164"/>
      </w:sdtPr>
      <w:sdtContent>
        <w:p w14:paraId="000005E5" w14:textId="77777777" w:rsidR="00CF3663" w:rsidRDefault="00000000">
          <w:pPr>
            <w:numPr>
              <w:ilvl w:val="0"/>
              <w:numId w:val="110"/>
            </w:numPr>
            <w:tabs>
              <w:tab w:val="left" w:pos="720"/>
              <w:tab w:val="left" w:pos="1440"/>
            </w:tabs>
            <w:spacing w:before="240"/>
            <w:rPr>
              <w:ins w:id="2642" w:author="BHA Regulatory Affairs Unit" w:date="2026-07-29T16:06:00Z"/>
            </w:rPr>
          </w:pPr>
          <w:sdt>
            <w:sdtPr>
              <w:tag w:val="goog_rdk_2633"/>
              <w:id w:val="1643383034"/>
            </w:sdtPr>
            <w:sdtContent>
              <w:ins w:id="2643" w:author="BHA Regulatory Affairs Unit" w:date="2026-07-29T16:06:00Z">
                <w:r>
                  <w:t>Common areas and milieu</w:t>
                </w:r>
              </w:ins>
            </w:sdtContent>
          </w:sdt>
        </w:p>
      </w:sdtContent>
    </w:sdt>
    <w:sdt>
      <w:sdtPr>
        <w:tag w:val="goog_rdk_2636"/>
        <w:id w:val="341239225"/>
      </w:sdtPr>
      <w:sdtContent>
        <w:p w14:paraId="000005E6" w14:textId="77777777" w:rsidR="00CF3663" w:rsidRDefault="00000000">
          <w:pPr>
            <w:numPr>
              <w:ilvl w:val="1"/>
              <w:numId w:val="110"/>
            </w:numPr>
            <w:tabs>
              <w:tab w:val="left" w:pos="720"/>
              <w:tab w:val="left" w:pos="1440"/>
            </w:tabs>
            <w:spacing w:before="240"/>
            <w:rPr>
              <w:ins w:id="2644" w:author="BHA Regulatory Affairs Unit" w:date="2026-07-29T16:06:00Z"/>
            </w:rPr>
          </w:pPr>
          <w:sdt>
            <w:sdtPr>
              <w:tag w:val="goog_rdk_2635"/>
              <w:id w:val="-8607823"/>
            </w:sdtPr>
            <w:sdtContent>
              <w:ins w:id="2645" w:author="BHA Regulatory Affairs Unit" w:date="2026-07-29T16:06:00Z">
                <w:r>
                  <w:t>The secured setting shall have common areas adequate to accommodate individuals receiving services. This common area must:</w:t>
                </w:r>
              </w:ins>
            </w:sdtContent>
          </w:sdt>
        </w:p>
      </w:sdtContent>
    </w:sdt>
    <w:sdt>
      <w:sdtPr>
        <w:tag w:val="goog_rdk_2638"/>
        <w:id w:val="822982179"/>
      </w:sdtPr>
      <w:sdtContent>
        <w:p w14:paraId="000005E7" w14:textId="77777777" w:rsidR="00CF3663" w:rsidRDefault="00000000">
          <w:pPr>
            <w:numPr>
              <w:ilvl w:val="2"/>
              <w:numId w:val="110"/>
            </w:numPr>
            <w:tabs>
              <w:tab w:val="left" w:pos="720"/>
              <w:tab w:val="left" w:pos="1440"/>
            </w:tabs>
            <w:spacing w:before="240"/>
            <w:rPr>
              <w:ins w:id="2646" w:author="BHA Regulatory Affairs Unit" w:date="2026-07-29T16:06:00Z"/>
            </w:rPr>
          </w:pPr>
          <w:sdt>
            <w:sdtPr>
              <w:tag w:val="goog_rdk_2637"/>
              <w:id w:val="1466831050"/>
            </w:sdtPr>
            <w:sdtContent>
              <w:ins w:id="2647" w:author="BHA Regulatory Affairs Unit" w:date="2026-07-29T16:06:00Z">
                <w:r>
                  <w:t>Include a dining area capable of comfortably seating all individuals during meal times;</w:t>
                </w:r>
              </w:ins>
            </w:sdtContent>
          </w:sdt>
        </w:p>
      </w:sdtContent>
    </w:sdt>
    <w:sdt>
      <w:sdtPr>
        <w:tag w:val="goog_rdk_2640"/>
        <w:id w:val="1845109681"/>
      </w:sdtPr>
      <w:sdtContent>
        <w:p w14:paraId="000005E8" w14:textId="77777777" w:rsidR="00CF3663" w:rsidRDefault="00000000">
          <w:pPr>
            <w:numPr>
              <w:ilvl w:val="2"/>
              <w:numId w:val="110"/>
            </w:numPr>
            <w:tabs>
              <w:tab w:val="left" w:pos="720"/>
              <w:tab w:val="left" w:pos="1440"/>
            </w:tabs>
            <w:spacing w:before="240"/>
            <w:rPr>
              <w:ins w:id="2648" w:author="BHA Regulatory Affairs Unit" w:date="2026-07-29T16:06:00Z"/>
            </w:rPr>
          </w:pPr>
          <w:sdt>
            <w:sdtPr>
              <w:tag w:val="goog_rdk_2639"/>
              <w:id w:val="1393458407"/>
            </w:sdtPr>
            <w:sdtContent>
              <w:ins w:id="2649" w:author="BHA Regulatory Affairs Unit" w:date="2026-07-29T16:06:00Z">
                <w:r>
                  <w:t>Be accessible to individuals using an auxiliary aid without requiring transfer from a wheelchair to walker, or from a wheelchair to a regular chair; and</w:t>
                </w:r>
              </w:ins>
            </w:sdtContent>
          </w:sdt>
        </w:p>
      </w:sdtContent>
    </w:sdt>
    <w:sdt>
      <w:sdtPr>
        <w:tag w:val="goog_rdk_2642"/>
        <w:id w:val="1275323012"/>
      </w:sdtPr>
      <w:sdtContent>
        <w:p w14:paraId="000005E9" w14:textId="77777777" w:rsidR="00CF3663" w:rsidRDefault="00000000">
          <w:pPr>
            <w:numPr>
              <w:ilvl w:val="2"/>
              <w:numId w:val="110"/>
            </w:numPr>
            <w:tabs>
              <w:tab w:val="left" w:pos="720"/>
              <w:tab w:val="left" w:pos="1440"/>
            </w:tabs>
            <w:spacing w:before="240"/>
            <w:rPr>
              <w:ins w:id="2650" w:author="BHA Regulatory Affairs Unit" w:date="2026-07-29T16:06:00Z"/>
            </w:rPr>
          </w:pPr>
          <w:sdt>
            <w:sdtPr>
              <w:tag w:val="goog_rdk_2641"/>
              <w:id w:val="-800745516"/>
            </w:sdtPr>
            <w:sdtContent>
              <w:ins w:id="2651" w:author="BHA Regulatory Affairs Unit" w:date="2026-07-29T16:06:00Z">
                <w:r>
                  <w:t>Have accessible doors of at least thirty-two (32) inches wide.</w:t>
                </w:r>
              </w:ins>
            </w:sdtContent>
          </w:sdt>
        </w:p>
      </w:sdtContent>
    </w:sdt>
    <w:sdt>
      <w:sdtPr>
        <w:tag w:val="goog_rdk_2644"/>
        <w:id w:val="435087037"/>
      </w:sdtPr>
      <w:sdtContent>
        <w:p w14:paraId="000005EA" w14:textId="77777777" w:rsidR="00CF3663" w:rsidRDefault="00000000">
          <w:pPr>
            <w:numPr>
              <w:ilvl w:val="0"/>
              <w:numId w:val="110"/>
            </w:numPr>
            <w:tabs>
              <w:tab w:val="left" w:pos="720"/>
              <w:tab w:val="left" w:pos="1440"/>
            </w:tabs>
            <w:spacing w:before="240"/>
            <w:rPr>
              <w:ins w:id="2652" w:author="BHA Regulatory Affairs Unit" w:date="2026-07-29T16:06:00Z"/>
            </w:rPr>
          </w:pPr>
          <w:sdt>
            <w:sdtPr>
              <w:tag w:val="goog_rdk_2643"/>
              <w:id w:val="869935450"/>
            </w:sdtPr>
            <w:sdtContent>
              <w:ins w:id="2653" w:author="BHA Regulatory Affairs Unit" w:date="2026-07-29T16:06:00Z">
                <w:r>
                  <w:t>Bedrooms</w:t>
                </w:r>
              </w:ins>
            </w:sdtContent>
          </w:sdt>
        </w:p>
      </w:sdtContent>
    </w:sdt>
    <w:sdt>
      <w:sdtPr>
        <w:tag w:val="goog_rdk_2646"/>
        <w:id w:val="-1554764406"/>
      </w:sdtPr>
      <w:sdtContent>
        <w:p w14:paraId="000005EB" w14:textId="77777777" w:rsidR="00CF3663" w:rsidRDefault="00000000">
          <w:pPr>
            <w:numPr>
              <w:ilvl w:val="1"/>
              <w:numId w:val="110"/>
            </w:numPr>
            <w:tabs>
              <w:tab w:val="left" w:pos="720"/>
              <w:tab w:val="left" w:pos="1440"/>
            </w:tabs>
            <w:spacing w:before="240"/>
            <w:rPr>
              <w:ins w:id="2654" w:author="BHA Regulatory Affairs Unit" w:date="2026-07-29T16:06:00Z"/>
            </w:rPr>
          </w:pPr>
          <w:sdt>
            <w:sdtPr>
              <w:tag w:val="goog_rdk_2645"/>
              <w:id w:val="56697631"/>
            </w:sdtPr>
            <w:sdtContent>
              <w:ins w:id="2655" w:author="BHA Regulatory Affairs Unit" w:date="2026-07-29T16:06:00Z">
                <w:r>
                  <w:t>No individual may be assigned to any room other than a regularly designated bedroom.</w:t>
                </w:r>
              </w:ins>
            </w:sdtContent>
          </w:sdt>
        </w:p>
      </w:sdtContent>
    </w:sdt>
    <w:sdt>
      <w:sdtPr>
        <w:tag w:val="goog_rdk_2648"/>
        <w:id w:val="-1632690461"/>
      </w:sdtPr>
      <w:sdtContent>
        <w:p w14:paraId="000005EC" w14:textId="77777777" w:rsidR="00CF3663" w:rsidRDefault="00000000">
          <w:pPr>
            <w:numPr>
              <w:ilvl w:val="2"/>
              <w:numId w:val="110"/>
            </w:numPr>
            <w:tabs>
              <w:tab w:val="left" w:pos="720"/>
              <w:tab w:val="left" w:pos="1440"/>
            </w:tabs>
            <w:spacing w:before="240"/>
            <w:rPr>
              <w:ins w:id="2656" w:author="BHA Regulatory Affairs Unit" w:date="2026-07-29T16:06:00Z"/>
            </w:rPr>
          </w:pPr>
          <w:sdt>
            <w:sdtPr>
              <w:tag w:val="goog_rdk_2647"/>
              <w:id w:val="-988415100"/>
            </w:sdtPr>
            <w:sdtContent>
              <w:ins w:id="2657" w:author="BHA Regulatory Affairs Unit" w:date="2026-07-29T16:06:00Z">
                <w:r>
                  <w:t>Temporary occupancy of a room not typically utilized as a bedroom is permissible on a limited basis when the use of the assigned bedroom is contraindicated due to circumstances related to individual safety or emergent issues. Justification for such placement, and the length of placement, shall be documented in an individual’s record.</w:t>
                </w:r>
              </w:ins>
            </w:sdtContent>
          </w:sdt>
        </w:p>
      </w:sdtContent>
    </w:sdt>
    <w:sdt>
      <w:sdtPr>
        <w:tag w:val="goog_rdk_2650"/>
        <w:id w:val="628838483"/>
      </w:sdtPr>
      <w:sdtContent>
        <w:p w14:paraId="000005ED" w14:textId="77777777" w:rsidR="00CF3663" w:rsidRDefault="00000000">
          <w:pPr>
            <w:numPr>
              <w:ilvl w:val="1"/>
              <w:numId w:val="110"/>
            </w:numPr>
            <w:tabs>
              <w:tab w:val="left" w:pos="720"/>
              <w:tab w:val="left" w:pos="1440"/>
            </w:tabs>
            <w:spacing w:before="240"/>
            <w:rPr>
              <w:ins w:id="2658" w:author="BHA Regulatory Affairs Unit" w:date="2026-07-29T16:06:00Z"/>
            </w:rPr>
          </w:pPr>
          <w:sdt>
            <w:sdtPr>
              <w:tag w:val="goog_rdk_2649"/>
              <w:id w:val="238803267"/>
            </w:sdtPr>
            <w:sdtContent>
              <w:ins w:id="2659" w:author="BHA Regulatory Affairs Unit" w:date="2026-07-29T16:06:00Z">
                <w:r>
                  <w:t>No more than two (2) individuals shall reside in a bedroom.</w:t>
                </w:r>
              </w:ins>
            </w:sdtContent>
          </w:sdt>
        </w:p>
      </w:sdtContent>
    </w:sdt>
    <w:sdt>
      <w:sdtPr>
        <w:tag w:val="goog_rdk_2652"/>
        <w:id w:val="-121854689"/>
      </w:sdtPr>
      <w:sdtContent>
        <w:p w14:paraId="000005EE" w14:textId="77777777" w:rsidR="00CF3663" w:rsidRDefault="00000000">
          <w:pPr>
            <w:numPr>
              <w:ilvl w:val="1"/>
              <w:numId w:val="110"/>
            </w:numPr>
            <w:tabs>
              <w:tab w:val="left" w:pos="720"/>
              <w:tab w:val="left" w:pos="1440"/>
            </w:tabs>
            <w:spacing w:before="240"/>
            <w:rPr>
              <w:ins w:id="2660" w:author="BHA Regulatory Affairs Unit" w:date="2026-07-29T16:06:00Z"/>
            </w:rPr>
          </w:pPr>
          <w:sdt>
            <w:sdtPr>
              <w:tag w:val="goog_rdk_2651"/>
              <w:id w:val="1285276344"/>
            </w:sdtPr>
            <w:sdtContent>
              <w:ins w:id="2661" w:author="BHA Regulatory Affairs Unit" w:date="2026-07-29T16:06:00Z">
                <w:r>
                  <w:t>Each bedroom must meet or exceed the following square footage requirements, not including bathroom areas and/or closets:</w:t>
                </w:r>
              </w:ins>
            </w:sdtContent>
          </w:sdt>
        </w:p>
      </w:sdtContent>
    </w:sdt>
    <w:sdt>
      <w:sdtPr>
        <w:tag w:val="goog_rdk_2654"/>
        <w:id w:val="886235907"/>
      </w:sdtPr>
      <w:sdtContent>
        <w:p w14:paraId="000005EF" w14:textId="77777777" w:rsidR="00CF3663" w:rsidRDefault="00000000">
          <w:pPr>
            <w:numPr>
              <w:ilvl w:val="2"/>
              <w:numId w:val="110"/>
            </w:numPr>
            <w:tabs>
              <w:tab w:val="left" w:pos="720"/>
              <w:tab w:val="left" w:pos="1440"/>
            </w:tabs>
            <w:spacing w:before="240"/>
            <w:rPr>
              <w:ins w:id="2662" w:author="BHA Regulatory Affairs Unit" w:date="2026-07-29T16:06:00Z"/>
            </w:rPr>
          </w:pPr>
          <w:sdt>
            <w:sdtPr>
              <w:tag w:val="goog_rdk_2653"/>
              <w:id w:val="-763560840"/>
            </w:sdtPr>
            <w:sdtContent>
              <w:ins w:id="2663" w:author="BHA Regulatory Affairs Unit" w:date="2026-07-29T16:06:00Z">
                <w:r>
                  <w:t>Not less than one hundred (100) square feet for a single occupancy bedroom; and</w:t>
                </w:r>
              </w:ins>
            </w:sdtContent>
          </w:sdt>
        </w:p>
      </w:sdtContent>
    </w:sdt>
    <w:sdt>
      <w:sdtPr>
        <w:tag w:val="goog_rdk_2656"/>
        <w:id w:val="118598281"/>
      </w:sdtPr>
      <w:sdtContent>
        <w:p w14:paraId="000005F0" w14:textId="77777777" w:rsidR="00CF3663" w:rsidRDefault="00000000">
          <w:pPr>
            <w:numPr>
              <w:ilvl w:val="2"/>
              <w:numId w:val="110"/>
            </w:numPr>
            <w:tabs>
              <w:tab w:val="left" w:pos="720"/>
              <w:tab w:val="left" w:pos="1440"/>
            </w:tabs>
            <w:spacing w:before="240"/>
            <w:rPr>
              <w:ins w:id="2664" w:author="BHA Regulatory Affairs Unit" w:date="2026-07-29T16:06:00Z"/>
            </w:rPr>
          </w:pPr>
          <w:sdt>
            <w:sdtPr>
              <w:tag w:val="goog_rdk_2655"/>
              <w:id w:val="-1549771509"/>
            </w:sdtPr>
            <w:sdtContent>
              <w:ins w:id="2665" w:author="BHA Regulatory Affairs Unit" w:date="2026-07-29T16:06:00Z">
                <w:r>
                  <w:t>Not less than one hundred twenty (120) square feet for a double occupancy bedroom.</w:t>
                </w:r>
              </w:ins>
            </w:sdtContent>
          </w:sdt>
        </w:p>
      </w:sdtContent>
    </w:sdt>
    <w:sdt>
      <w:sdtPr>
        <w:tag w:val="goog_rdk_2658"/>
        <w:id w:val="1936273236"/>
      </w:sdtPr>
      <w:sdtContent>
        <w:p w14:paraId="000005F1" w14:textId="77777777" w:rsidR="00CF3663" w:rsidRDefault="00000000">
          <w:pPr>
            <w:numPr>
              <w:ilvl w:val="1"/>
              <w:numId w:val="110"/>
            </w:numPr>
            <w:tabs>
              <w:tab w:val="left" w:pos="720"/>
              <w:tab w:val="left" w:pos="1440"/>
            </w:tabs>
            <w:spacing w:before="240"/>
            <w:rPr>
              <w:ins w:id="2666" w:author="BHA Regulatory Affairs Unit" w:date="2026-07-29T16:06:00Z"/>
            </w:rPr>
          </w:pPr>
          <w:sdt>
            <w:sdtPr>
              <w:tag w:val="goog_rdk_2657"/>
              <w:id w:val="-1930439987"/>
            </w:sdtPr>
            <w:sdtContent>
              <w:ins w:id="2667" w:author="BHA Regulatory Affairs Unit" w:date="2026-07-29T16:06:00Z">
                <w:r>
                  <w:t>Each bedroom must include the following for individuals served:</w:t>
                </w:r>
              </w:ins>
            </w:sdtContent>
          </w:sdt>
        </w:p>
      </w:sdtContent>
    </w:sdt>
    <w:sdt>
      <w:sdtPr>
        <w:tag w:val="goog_rdk_2660"/>
        <w:id w:val="-1496462405"/>
      </w:sdtPr>
      <w:sdtContent>
        <w:p w14:paraId="000005F2" w14:textId="77777777" w:rsidR="00CF3663" w:rsidRDefault="00000000">
          <w:pPr>
            <w:numPr>
              <w:ilvl w:val="2"/>
              <w:numId w:val="110"/>
            </w:numPr>
            <w:tabs>
              <w:tab w:val="left" w:pos="720"/>
              <w:tab w:val="left" w:pos="1440"/>
            </w:tabs>
            <w:spacing w:before="240"/>
            <w:rPr>
              <w:ins w:id="2668" w:author="BHA Regulatory Affairs Unit" w:date="2026-07-29T16:06:00Z"/>
            </w:rPr>
          </w:pPr>
          <w:sdt>
            <w:sdtPr>
              <w:tag w:val="goog_rdk_2659"/>
              <w:id w:val="889334813"/>
            </w:sdtPr>
            <w:sdtContent>
              <w:ins w:id="2669" w:author="BHA Regulatory Affairs Unit" w:date="2026-07-29T16:06:00Z">
                <w:r>
                  <w:t>A comfortable, at least “standard” sized bed with a clean mattress, mattress protector, and pillow;</w:t>
                </w:r>
              </w:ins>
            </w:sdtContent>
          </w:sdt>
        </w:p>
      </w:sdtContent>
    </w:sdt>
    <w:sdt>
      <w:sdtPr>
        <w:tag w:val="goog_rdk_2662"/>
        <w:id w:val="641369905"/>
      </w:sdtPr>
      <w:sdtContent>
        <w:p w14:paraId="000005F3" w14:textId="77777777" w:rsidR="00CF3663" w:rsidRDefault="00000000">
          <w:pPr>
            <w:numPr>
              <w:ilvl w:val="2"/>
              <w:numId w:val="110"/>
            </w:numPr>
            <w:tabs>
              <w:tab w:val="left" w:pos="720"/>
              <w:tab w:val="left" w:pos="1440"/>
            </w:tabs>
            <w:spacing w:before="240"/>
            <w:rPr>
              <w:ins w:id="2670" w:author="BHA Regulatory Affairs Unit" w:date="2026-07-29T16:06:00Z"/>
            </w:rPr>
          </w:pPr>
          <w:sdt>
            <w:sdtPr>
              <w:tag w:val="goog_rdk_2661"/>
              <w:id w:val="1120236515"/>
            </w:sdtPr>
            <w:sdtContent>
              <w:ins w:id="2671" w:author="BHA Regulatory Affairs Unit" w:date="2026-07-29T16:06:00Z">
                <w:r>
                  <w:t>A dedicated and separate storage option that is adequate for an individual’s personal belongings, such as a closet or locker;</w:t>
                </w:r>
              </w:ins>
            </w:sdtContent>
          </w:sdt>
        </w:p>
      </w:sdtContent>
    </w:sdt>
    <w:sdt>
      <w:sdtPr>
        <w:tag w:val="goog_rdk_2664"/>
        <w:id w:val="-1930259428"/>
      </w:sdtPr>
      <w:sdtContent>
        <w:p w14:paraId="000005F4" w14:textId="77777777" w:rsidR="00CF3663" w:rsidRDefault="00000000">
          <w:pPr>
            <w:numPr>
              <w:ilvl w:val="3"/>
              <w:numId w:val="110"/>
            </w:numPr>
            <w:tabs>
              <w:tab w:val="left" w:pos="720"/>
              <w:tab w:val="left" w:pos="1440"/>
            </w:tabs>
            <w:spacing w:before="240"/>
            <w:rPr>
              <w:ins w:id="2672" w:author="BHA Regulatory Affairs Unit" w:date="2026-07-29T16:06:00Z"/>
            </w:rPr>
          </w:pPr>
          <w:sdt>
            <w:sdtPr>
              <w:tag w:val="goog_rdk_2663"/>
              <w:id w:val="-1179881640"/>
            </w:sdtPr>
            <w:sdtContent>
              <w:ins w:id="2673" w:author="BHA Regulatory Affairs Unit" w:date="2026-07-29T16:06:00Z">
                <w:r>
                  <w:t>Shelves may be provided for folded garments in lieu of hanging garments.</w:t>
                </w:r>
              </w:ins>
            </w:sdtContent>
          </w:sdt>
        </w:p>
      </w:sdtContent>
    </w:sdt>
    <w:sdt>
      <w:sdtPr>
        <w:tag w:val="goog_rdk_2666"/>
        <w:id w:val="1239976372"/>
      </w:sdtPr>
      <w:sdtContent>
        <w:p w14:paraId="000005F5" w14:textId="77777777" w:rsidR="00CF3663" w:rsidRDefault="00000000">
          <w:pPr>
            <w:numPr>
              <w:ilvl w:val="2"/>
              <w:numId w:val="110"/>
            </w:numPr>
            <w:tabs>
              <w:tab w:val="left" w:pos="720"/>
              <w:tab w:val="left" w:pos="1440"/>
            </w:tabs>
            <w:spacing w:before="240"/>
            <w:rPr>
              <w:ins w:id="2674" w:author="BHA Regulatory Affairs Unit" w:date="2026-07-29T16:06:00Z"/>
            </w:rPr>
          </w:pPr>
          <w:sdt>
            <w:sdtPr>
              <w:tag w:val="goog_rdk_2665"/>
              <w:id w:val="-712107879"/>
            </w:sdtPr>
            <w:sdtContent>
              <w:ins w:id="2675" w:author="BHA Regulatory Affairs Unit" w:date="2026-07-29T16:06:00Z">
                <w:r>
                  <w:t>A safe and sanitary method to store an individual’s towel, such as a breakaway towel rack; and</w:t>
                </w:r>
              </w:ins>
            </w:sdtContent>
          </w:sdt>
        </w:p>
      </w:sdtContent>
    </w:sdt>
    <w:sdt>
      <w:sdtPr>
        <w:tag w:val="goog_rdk_2668"/>
        <w:id w:val="-1706524644"/>
      </w:sdtPr>
      <w:sdtContent>
        <w:p w14:paraId="000005F6" w14:textId="77777777" w:rsidR="00CF3663" w:rsidRDefault="00000000">
          <w:pPr>
            <w:numPr>
              <w:ilvl w:val="2"/>
              <w:numId w:val="110"/>
            </w:numPr>
            <w:tabs>
              <w:tab w:val="left" w:pos="720"/>
              <w:tab w:val="left" w:pos="1440"/>
            </w:tabs>
            <w:spacing w:before="240"/>
            <w:rPr>
              <w:ins w:id="2676" w:author="BHA Regulatory Affairs Unit" w:date="2026-07-29T16:06:00Z"/>
            </w:rPr>
          </w:pPr>
          <w:sdt>
            <w:sdtPr>
              <w:tag w:val="goog_rdk_2667"/>
              <w:id w:val="82827731"/>
            </w:sdtPr>
            <w:sdtContent>
              <w:ins w:id="2677" w:author="BHA Regulatory Affairs Unit" w:date="2026-07-29T16:06:00Z">
                <w:r>
                  <w:t>A chair or seating options for comfort.</w:t>
                </w:r>
              </w:ins>
            </w:sdtContent>
          </w:sdt>
        </w:p>
      </w:sdtContent>
    </w:sdt>
    <w:sdt>
      <w:sdtPr>
        <w:tag w:val="goog_rdk_2670"/>
        <w:id w:val="270533048"/>
      </w:sdtPr>
      <w:sdtContent>
        <w:p w14:paraId="000005F7" w14:textId="77777777" w:rsidR="00CF3663" w:rsidRDefault="00000000">
          <w:pPr>
            <w:numPr>
              <w:ilvl w:val="3"/>
              <w:numId w:val="110"/>
            </w:numPr>
            <w:tabs>
              <w:tab w:val="left" w:pos="720"/>
              <w:tab w:val="left" w:pos="1440"/>
            </w:tabs>
            <w:spacing w:before="240"/>
            <w:rPr>
              <w:ins w:id="2678" w:author="BHA Regulatory Affairs Unit" w:date="2026-07-29T16:06:00Z"/>
            </w:rPr>
          </w:pPr>
          <w:sdt>
            <w:sdtPr>
              <w:tag w:val="goog_rdk_2669"/>
              <w:id w:val="1588062151"/>
            </w:sdtPr>
            <w:sdtContent>
              <w:ins w:id="2679" w:author="BHA Regulatory Affairs Unit" w:date="2026-07-29T16:06:00Z">
                <w:r>
                  <w:t>If a chair is contraindicated for an individual(s) residing in the bedroom, an alternate seating option shall be provided in close proximity to the bedroom. Rationale and necessity shall be documented in an individual’s record.</w:t>
                </w:r>
              </w:ins>
            </w:sdtContent>
          </w:sdt>
        </w:p>
      </w:sdtContent>
    </w:sdt>
    <w:sdt>
      <w:sdtPr>
        <w:tag w:val="goog_rdk_2672"/>
        <w:id w:val="-1544043526"/>
      </w:sdtPr>
      <w:sdtContent>
        <w:p w14:paraId="000005F8" w14:textId="77777777" w:rsidR="00CF3663" w:rsidRDefault="00000000">
          <w:pPr>
            <w:numPr>
              <w:ilvl w:val="1"/>
              <w:numId w:val="110"/>
            </w:numPr>
            <w:tabs>
              <w:tab w:val="left" w:pos="720"/>
              <w:tab w:val="left" w:pos="1440"/>
            </w:tabs>
            <w:spacing w:before="240"/>
            <w:rPr>
              <w:ins w:id="2680" w:author="BHA Regulatory Affairs Unit" w:date="2026-07-29T16:06:00Z"/>
            </w:rPr>
          </w:pPr>
          <w:sdt>
            <w:sdtPr>
              <w:tag w:val="goog_rdk_2671"/>
              <w:id w:val="1786703270"/>
            </w:sdtPr>
            <w:sdtContent>
              <w:ins w:id="2681" w:author="BHA Regulatory Affairs Unit" w:date="2026-07-29T16:06:00Z">
                <w:r>
                  <w:t>The following items shall be prohibited in bedrooms:</w:t>
                </w:r>
              </w:ins>
            </w:sdtContent>
          </w:sdt>
        </w:p>
      </w:sdtContent>
    </w:sdt>
    <w:sdt>
      <w:sdtPr>
        <w:tag w:val="goog_rdk_2674"/>
        <w:id w:val="29248002"/>
      </w:sdtPr>
      <w:sdtContent>
        <w:p w14:paraId="000005F9" w14:textId="77777777" w:rsidR="00CF3663" w:rsidRDefault="00000000">
          <w:pPr>
            <w:numPr>
              <w:ilvl w:val="2"/>
              <w:numId w:val="110"/>
            </w:numPr>
            <w:tabs>
              <w:tab w:val="left" w:pos="720"/>
              <w:tab w:val="left" w:pos="1440"/>
            </w:tabs>
            <w:spacing w:before="240"/>
            <w:rPr>
              <w:ins w:id="2682" w:author="BHA Regulatory Affairs Unit" w:date="2026-07-29T16:06:00Z"/>
            </w:rPr>
          </w:pPr>
          <w:sdt>
            <w:sdtPr>
              <w:tag w:val="goog_rdk_2673"/>
              <w:id w:val="-2042797525"/>
            </w:sdtPr>
            <w:sdtContent>
              <w:ins w:id="2683" w:author="BHA Regulatory Affairs Unit" w:date="2026-07-29T16:06:00Z">
                <w:r>
                  <w:t>Extension cords;</w:t>
                </w:r>
              </w:ins>
            </w:sdtContent>
          </w:sdt>
        </w:p>
      </w:sdtContent>
    </w:sdt>
    <w:sdt>
      <w:sdtPr>
        <w:tag w:val="goog_rdk_2676"/>
        <w:id w:val="1933469698"/>
      </w:sdtPr>
      <w:sdtContent>
        <w:p w14:paraId="000005FA" w14:textId="77777777" w:rsidR="00CF3663" w:rsidRDefault="00000000">
          <w:pPr>
            <w:numPr>
              <w:ilvl w:val="2"/>
              <w:numId w:val="110"/>
            </w:numPr>
            <w:tabs>
              <w:tab w:val="left" w:pos="720"/>
              <w:tab w:val="left" w:pos="1440"/>
            </w:tabs>
            <w:spacing w:before="240"/>
            <w:rPr>
              <w:ins w:id="2684" w:author="BHA Regulatory Affairs Unit" w:date="2026-07-29T16:06:00Z"/>
            </w:rPr>
          </w:pPr>
          <w:sdt>
            <w:sdtPr>
              <w:tag w:val="goog_rdk_2675"/>
              <w:id w:val="-1976114426"/>
            </w:sdtPr>
            <w:sdtContent>
              <w:ins w:id="2685" w:author="BHA Regulatory Affairs Unit" w:date="2026-07-29T16:06:00Z">
                <w:r>
                  <w:t>Multiple-use electrical sockets;</w:t>
                </w:r>
              </w:ins>
            </w:sdtContent>
          </w:sdt>
        </w:p>
      </w:sdtContent>
    </w:sdt>
    <w:sdt>
      <w:sdtPr>
        <w:tag w:val="goog_rdk_2678"/>
        <w:id w:val="-1531746609"/>
      </w:sdtPr>
      <w:sdtContent>
        <w:p w14:paraId="000005FB" w14:textId="77777777" w:rsidR="00CF3663" w:rsidRDefault="00000000">
          <w:pPr>
            <w:numPr>
              <w:ilvl w:val="2"/>
              <w:numId w:val="110"/>
            </w:numPr>
            <w:tabs>
              <w:tab w:val="left" w:pos="720"/>
              <w:tab w:val="left" w:pos="1440"/>
            </w:tabs>
            <w:spacing w:before="240"/>
            <w:rPr>
              <w:ins w:id="2686" w:author="BHA Regulatory Affairs Unit" w:date="2026-07-29T16:06:00Z"/>
            </w:rPr>
          </w:pPr>
          <w:sdt>
            <w:sdtPr>
              <w:tag w:val="goog_rdk_2677"/>
              <w:id w:val="848681827"/>
            </w:sdtPr>
            <w:sdtContent>
              <w:ins w:id="2687" w:author="BHA Regulatory Affairs Unit" w:date="2026-07-29T16:06:00Z">
                <w:r>
                  <w:t>Rollaway-type beds, such as cots or folding beds; and</w:t>
                </w:r>
              </w:ins>
            </w:sdtContent>
          </w:sdt>
        </w:p>
      </w:sdtContent>
    </w:sdt>
    <w:sdt>
      <w:sdtPr>
        <w:tag w:val="goog_rdk_2680"/>
        <w:id w:val="-1808300140"/>
      </w:sdtPr>
      <w:sdtContent>
        <w:p w14:paraId="000005FC" w14:textId="77777777" w:rsidR="00CF3663" w:rsidRDefault="00000000">
          <w:pPr>
            <w:numPr>
              <w:ilvl w:val="2"/>
              <w:numId w:val="110"/>
            </w:numPr>
            <w:tabs>
              <w:tab w:val="left" w:pos="720"/>
              <w:tab w:val="left" w:pos="1440"/>
            </w:tabs>
            <w:spacing w:before="240"/>
            <w:rPr>
              <w:ins w:id="2688" w:author="BHA Regulatory Affairs Unit" w:date="2026-07-29T16:06:00Z"/>
            </w:rPr>
          </w:pPr>
          <w:sdt>
            <w:sdtPr>
              <w:tag w:val="goog_rdk_2679"/>
              <w:id w:val="1531195801"/>
            </w:sdtPr>
            <w:sdtContent>
              <w:ins w:id="2689" w:author="BHA Regulatory Affairs Unit" w:date="2026-07-29T16:06:00Z">
                <w:r>
                  <w:t>Bunk beds.</w:t>
                </w:r>
              </w:ins>
            </w:sdtContent>
          </w:sdt>
        </w:p>
      </w:sdtContent>
    </w:sdt>
    <w:sdt>
      <w:sdtPr>
        <w:tag w:val="goog_rdk_2682"/>
        <w:id w:val="-1479132975"/>
      </w:sdtPr>
      <w:sdtContent>
        <w:p w14:paraId="000005FD" w14:textId="77777777" w:rsidR="00CF3663" w:rsidRDefault="00000000">
          <w:pPr>
            <w:numPr>
              <w:ilvl w:val="0"/>
              <w:numId w:val="110"/>
            </w:numPr>
            <w:tabs>
              <w:tab w:val="left" w:pos="720"/>
              <w:tab w:val="left" w:pos="1440"/>
            </w:tabs>
            <w:spacing w:before="240"/>
            <w:rPr>
              <w:ins w:id="2690" w:author="BHA Regulatory Affairs Unit" w:date="2026-07-29T16:06:00Z"/>
            </w:rPr>
          </w:pPr>
          <w:sdt>
            <w:sdtPr>
              <w:tag w:val="goog_rdk_2681"/>
              <w:id w:val="-391204637"/>
            </w:sdtPr>
            <w:sdtContent>
              <w:ins w:id="2691" w:author="BHA Regulatory Affairs Unit" w:date="2026-07-29T16:06:00Z">
                <w:r>
                  <w:t>Bathrooms</w:t>
                </w:r>
              </w:ins>
            </w:sdtContent>
          </w:sdt>
        </w:p>
      </w:sdtContent>
    </w:sdt>
    <w:sdt>
      <w:sdtPr>
        <w:tag w:val="goog_rdk_2684"/>
        <w:id w:val="-1088571344"/>
      </w:sdtPr>
      <w:sdtContent>
        <w:p w14:paraId="000005FE" w14:textId="77777777" w:rsidR="00CF3663" w:rsidRDefault="00000000">
          <w:pPr>
            <w:numPr>
              <w:ilvl w:val="1"/>
              <w:numId w:val="110"/>
            </w:numPr>
            <w:tabs>
              <w:tab w:val="left" w:pos="720"/>
              <w:tab w:val="left" w:pos="1440"/>
            </w:tabs>
            <w:spacing w:before="240"/>
            <w:rPr>
              <w:ins w:id="2692" w:author="BHA Regulatory Affairs Unit" w:date="2026-07-29T16:06:00Z"/>
            </w:rPr>
          </w:pPr>
          <w:sdt>
            <w:sdtPr>
              <w:tag w:val="goog_rdk_2683"/>
              <w:id w:val="-188482430"/>
            </w:sdtPr>
            <w:sdtContent>
              <w:ins w:id="2693" w:author="BHA Regulatory Affairs Unit" w:date="2026-07-29T16:06:00Z">
                <w:r>
                  <w:t>Each floor with bedrooms must have at least one (1) bathroom which can be accessed without entering a bedroom.</w:t>
                </w:r>
              </w:ins>
            </w:sdtContent>
          </w:sdt>
        </w:p>
      </w:sdtContent>
    </w:sdt>
    <w:sdt>
      <w:sdtPr>
        <w:tag w:val="goog_rdk_2686"/>
        <w:id w:val="144997963"/>
      </w:sdtPr>
      <w:sdtContent>
        <w:p w14:paraId="000005FF" w14:textId="77777777" w:rsidR="00CF3663" w:rsidRDefault="00000000">
          <w:pPr>
            <w:numPr>
              <w:ilvl w:val="1"/>
              <w:numId w:val="110"/>
            </w:numPr>
            <w:tabs>
              <w:tab w:val="left" w:pos="720"/>
              <w:tab w:val="left" w:pos="1440"/>
            </w:tabs>
            <w:spacing w:before="240"/>
            <w:rPr>
              <w:ins w:id="2694" w:author="BHA Regulatory Affairs Unit" w:date="2026-07-29T16:06:00Z"/>
            </w:rPr>
          </w:pPr>
          <w:sdt>
            <w:sdtPr>
              <w:tag w:val="goog_rdk_2685"/>
              <w:id w:val="-250338417"/>
            </w:sdtPr>
            <w:sdtContent>
              <w:ins w:id="2695" w:author="BHA Regulatory Affairs Unit" w:date="2026-07-29T16:06:00Z">
                <w:r>
                  <w:t>At least one (1) full bathroom must be accessible to any individual using an auxiliary aid, including properly installed grab bars at each tub and/or shower, and adjacent to each toilet.</w:t>
                </w:r>
              </w:ins>
            </w:sdtContent>
          </w:sdt>
        </w:p>
      </w:sdtContent>
    </w:sdt>
    <w:sdt>
      <w:sdtPr>
        <w:tag w:val="goog_rdk_2688"/>
        <w:id w:val="-1793791138"/>
      </w:sdtPr>
      <w:sdtContent>
        <w:p w14:paraId="00000600" w14:textId="77777777" w:rsidR="00CF3663" w:rsidRDefault="00000000">
          <w:pPr>
            <w:numPr>
              <w:ilvl w:val="1"/>
              <w:numId w:val="110"/>
            </w:numPr>
            <w:tabs>
              <w:tab w:val="left" w:pos="720"/>
              <w:tab w:val="left" w:pos="1440"/>
            </w:tabs>
            <w:spacing w:before="240"/>
            <w:rPr>
              <w:ins w:id="2696" w:author="BHA Regulatory Affairs Unit" w:date="2026-07-29T16:06:00Z"/>
            </w:rPr>
          </w:pPr>
          <w:sdt>
            <w:sdtPr>
              <w:tag w:val="goog_rdk_2687"/>
              <w:id w:val="-436079138"/>
            </w:sdtPr>
            <w:sdtContent>
              <w:ins w:id="2697" w:author="BHA Regulatory Affairs Unit" w:date="2026-07-29T16:06:00Z">
                <w:r>
                  <w:t>Bathtubs and shower floors must have non-skid surfaces.</w:t>
                </w:r>
              </w:ins>
            </w:sdtContent>
          </w:sdt>
        </w:p>
      </w:sdtContent>
    </w:sdt>
    <w:sdt>
      <w:sdtPr>
        <w:tag w:val="goog_rdk_2690"/>
        <w:id w:val="-512194206"/>
      </w:sdtPr>
      <w:sdtContent>
        <w:p w14:paraId="00000601" w14:textId="77777777" w:rsidR="00CF3663" w:rsidRDefault="00000000">
          <w:pPr>
            <w:numPr>
              <w:ilvl w:val="1"/>
              <w:numId w:val="110"/>
            </w:numPr>
            <w:tabs>
              <w:tab w:val="left" w:pos="720"/>
              <w:tab w:val="left" w:pos="1440"/>
            </w:tabs>
            <w:spacing w:before="240"/>
            <w:rPr>
              <w:ins w:id="2698" w:author="BHA Regulatory Affairs Unit" w:date="2026-07-29T16:06:00Z"/>
            </w:rPr>
          </w:pPr>
          <w:sdt>
            <w:sdtPr>
              <w:tag w:val="goog_rdk_2689"/>
              <w:id w:val="570230194"/>
            </w:sdtPr>
            <w:sdtContent>
              <w:ins w:id="2699" w:author="BHA Regulatory Affairs Unit" w:date="2026-07-29T16:06:00Z">
                <w:r>
                  <w:t>Toilet seats shall be constructed of non-absorbent materials and free of cracks.</w:t>
                </w:r>
              </w:ins>
            </w:sdtContent>
          </w:sdt>
        </w:p>
      </w:sdtContent>
    </w:sdt>
    <w:sdt>
      <w:sdtPr>
        <w:tag w:val="goog_rdk_2692"/>
        <w:id w:val="-1181330102"/>
      </w:sdtPr>
      <w:sdtContent>
        <w:p w14:paraId="00000602" w14:textId="77777777" w:rsidR="00CF3663" w:rsidRDefault="00000000">
          <w:pPr>
            <w:numPr>
              <w:ilvl w:val="1"/>
              <w:numId w:val="110"/>
            </w:numPr>
            <w:tabs>
              <w:tab w:val="left" w:pos="720"/>
              <w:tab w:val="left" w:pos="1440"/>
            </w:tabs>
            <w:spacing w:before="240"/>
            <w:rPr>
              <w:ins w:id="2700" w:author="BHA Regulatory Affairs Unit" w:date="2026-07-29T16:06:00Z"/>
            </w:rPr>
          </w:pPr>
          <w:sdt>
            <w:sdtPr>
              <w:tag w:val="goog_rdk_2691"/>
              <w:id w:val="-1742962226"/>
            </w:sdtPr>
            <w:sdtContent>
              <w:ins w:id="2701" w:author="BHA Regulatory Affairs Unit" w:date="2026-07-29T16:06:00Z">
                <w:r>
                  <w:t>Individuals must have individualized personal care articles and supplies, such as soap and towels, and such articles and supplies shall not be shared.</w:t>
                </w:r>
              </w:ins>
            </w:sdtContent>
          </w:sdt>
        </w:p>
      </w:sdtContent>
    </w:sdt>
    <w:sdt>
      <w:sdtPr>
        <w:tag w:val="goog_rdk_2694"/>
        <w:id w:val="-128264274"/>
      </w:sdtPr>
      <w:sdtContent>
        <w:p w14:paraId="00000603" w14:textId="77777777" w:rsidR="00CF3663" w:rsidRDefault="00000000">
          <w:pPr>
            <w:numPr>
              <w:ilvl w:val="1"/>
              <w:numId w:val="110"/>
            </w:numPr>
            <w:tabs>
              <w:tab w:val="left" w:pos="720"/>
              <w:tab w:val="left" w:pos="1440"/>
            </w:tabs>
            <w:spacing w:before="240"/>
            <w:rPr>
              <w:ins w:id="2702" w:author="BHA Regulatory Affairs Unit" w:date="2026-07-29T16:06:00Z"/>
            </w:rPr>
          </w:pPr>
          <w:sdt>
            <w:sdtPr>
              <w:tag w:val="goog_rdk_2693"/>
              <w:id w:val="-1811634720"/>
            </w:sdtPr>
            <w:sdtContent>
              <w:ins w:id="2703" w:author="BHA Regulatory Affairs Unit" w:date="2026-07-29T16:06:00Z">
                <w:r>
                  <w:t>Toilet paper must always be available in each bathroom.</w:t>
                </w:r>
              </w:ins>
            </w:sdtContent>
          </w:sdt>
        </w:p>
      </w:sdtContent>
    </w:sdt>
    <w:sdt>
      <w:sdtPr>
        <w:tag w:val="goog_rdk_2696"/>
        <w:id w:val="944972385"/>
      </w:sdtPr>
      <w:sdtContent>
        <w:p w14:paraId="00000604" w14:textId="77777777" w:rsidR="00CF3663" w:rsidRDefault="00000000">
          <w:pPr>
            <w:numPr>
              <w:ilvl w:val="1"/>
              <w:numId w:val="110"/>
            </w:numPr>
            <w:tabs>
              <w:tab w:val="left" w:pos="720"/>
              <w:tab w:val="left" w:pos="1440"/>
            </w:tabs>
            <w:spacing w:before="240"/>
            <w:rPr>
              <w:ins w:id="2704" w:author="BHA Regulatory Affairs Unit" w:date="2026-07-29T16:06:00Z"/>
            </w:rPr>
          </w:pPr>
          <w:sdt>
            <w:sdtPr>
              <w:tag w:val="goog_rdk_2695"/>
              <w:id w:val="-1636882994"/>
            </w:sdtPr>
            <w:sdtContent>
              <w:ins w:id="2705" w:author="BHA Regulatory Affairs Unit" w:date="2026-07-29T16:06:00Z">
                <w:r>
                  <w:t>Liquid soap and paper towels must always be available in the common bathrooms.</w:t>
                </w:r>
              </w:ins>
            </w:sdtContent>
          </w:sdt>
        </w:p>
      </w:sdtContent>
    </w:sdt>
    <w:sdt>
      <w:sdtPr>
        <w:tag w:val="goog_rdk_2698"/>
        <w:id w:val="1367210159"/>
      </w:sdtPr>
      <w:sdtContent>
        <w:p w14:paraId="00000605" w14:textId="77777777" w:rsidR="00CF3663" w:rsidRDefault="00000000">
          <w:pPr>
            <w:numPr>
              <w:ilvl w:val="1"/>
              <w:numId w:val="110"/>
            </w:numPr>
            <w:tabs>
              <w:tab w:val="left" w:pos="720"/>
              <w:tab w:val="left" w:pos="1440"/>
            </w:tabs>
            <w:spacing w:before="240"/>
            <w:rPr>
              <w:ins w:id="2706" w:author="BHA Regulatory Affairs Unit" w:date="2026-07-29T16:06:00Z"/>
            </w:rPr>
          </w:pPr>
          <w:sdt>
            <w:sdtPr>
              <w:tag w:val="goog_rdk_2697"/>
              <w:id w:val="1875027299"/>
            </w:sdtPr>
            <w:sdtContent>
              <w:ins w:id="2707" w:author="BHA Regulatory Affairs Unit" w:date="2026-07-29T16:06:00Z">
                <w:r>
                  <w:t>There must be at least one (1) full bathroom for every six (6) individuals served. This full bathroom must include a toilet, sink, toilet paper dispenser, mirror, tub and/or shower, and towel rack.</w:t>
                </w:r>
              </w:ins>
            </w:sdtContent>
          </w:sdt>
        </w:p>
      </w:sdtContent>
    </w:sdt>
    <w:sdt>
      <w:sdtPr>
        <w:tag w:val="goog_rdk_2700"/>
        <w:id w:val="-1526134601"/>
      </w:sdtPr>
      <w:sdtContent>
        <w:p w14:paraId="00000606" w14:textId="77777777" w:rsidR="00CF3663" w:rsidRDefault="00000000">
          <w:pPr>
            <w:numPr>
              <w:ilvl w:val="0"/>
              <w:numId w:val="110"/>
            </w:numPr>
            <w:tabs>
              <w:tab w:val="left" w:pos="720"/>
              <w:tab w:val="left" w:pos="1440"/>
            </w:tabs>
            <w:spacing w:before="240"/>
            <w:rPr>
              <w:ins w:id="2708" w:author="BHA Regulatory Affairs Unit" w:date="2026-07-29T16:06:00Z"/>
            </w:rPr>
          </w:pPr>
          <w:sdt>
            <w:sdtPr>
              <w:tag w:val="goog_rdk_2699"/>
              <w:id w:val="-2031775891"/>
            </w:sdtPr>
            <w:sdtContent>
              <w:ins w:id="2709" w:author="BHA Regulatory Affairs Unit" w:date="2026-07-29T16:06:00Z">
                <w:r>
                  <w:t>Exterior physical standards</w:t>
                </w:r>
              </w:ins>
            </w:sdtContent>
          </w:sdt>
        </w:p>
      </w:sdtContent>
    </w:sdt>
    <w:sdt>
      <w:sdtPr>
        <w:tag w:val="goog_rdk_2702"/>
        <w:id w:val="-219713771"/>
      </w:sdtPr>
      <w:sdtContent>
        <w:p w14:paraId="00000607" w14:textId="77777777" w:rsidR="00CF3663" w:rsidRDefault="00000000">
          <w:pPr>
            <w:numPr>
              <w:ilvl w:val="1"/>
              <w:numId w:val="110"/>
            </w:numPr>
            <w:tabs>
              <w:tab w:val="left" w:pos="720"/>
              <w:tab w:val="left" w:pos="1440"/>
            </w:tabs>
            <w:spacing w:before="240"/>
            <w:rPr>
              <w:ins w:id="2710" w:author="BHA Regulatory Affairs Unit" w:date="2026-07-29T16:06:00Z"/>
            </w:rPr>
          </w:pPr>
          <w:sdt>
            <w:sdtPr>
              <w:tag w:val="goog_rdk_2701"/>
              <w:id w:val="170959922"/>
            </w:sdtPr>
            <w:sdtContent>
              <w:ins w:id="2711" w:author="BHA Regulatory Affairs Unit" w:date="2026-07-29T16:06:00Z">
                <w:r>
                  <w:t>The exterior environment of the secured setting shall be clean, sanitary, and secure, allowing for the year-round use of individuals, free of hazards to health and safety.</w:t>
                </w:r>
              </w:ins>
            </w:sdtContent>
          </w:sdt>
        </w:p>
      </w:sdtContent>
    </w:sdt>
    <w:sdt>
      <w:sdtPr>
        <w:tag w:val="goog_rdk_2704"/>
        <w:id w:val="-2087321001"/>
      </w:sdtPr>
      <w:sdtContent>
        <w:p w14:paraId="00000608" w14:textId="77777777" w:rsidR="00CF3663" w:rsidRDefault="00000000">
          <w:pPr>
            <w:numPr>
              <w:ilvl w:val="1"/>
              <w:numId w:val="110"/>
            </w:numPr>
            <w:tabs>
              <w:tab w:val="left" w:pos="720"/>
              <w:tab w:val="left" w:pos="1440"/>
            </w:tabs>
            <w:spacing w:before="240"/>
            <w:rPr>
              <w:ins w:id="2712" w:author="BHA Regulatory Affairs Unit" w:date="2026-07-29T16:06:00Z"/>
            </w:rPr>
          </w:pPr>
          <w:sdt>
            <w:sdtPr>
              <w:tag w:val="goog_rdk_2703"/>
              <w:id w:val="1871167561"/>
            </w:sdtPr>
            <w:sdtContent>
              <w:ins w:id="2713" w:author="BHA Regulatory Affairs Unit" w:date="2026-07-29T16:06:00Z">
                <w:r>
                  <w:t>Exterior areas must be maintained to prevent hazardous slopes, holes, or other hazards, and must be kept free of high weeds and grass, garbage, and/or rubbish.</w:t>
                </w:r>
              </w:ins>
            </w:sdtContent>
          </w:sdt>
        </w:p>
      </w:sdtContent>
    </w:sdt>
    <w:sdt>
      <w:sdtPr>
        <w:tag w:val="goog_rdk_2706"/>
        <w:id w:val="1527281823"/>
      </w:sdtPr>
      <w:sdtContent>
        <w:p w14:paraId="00000609" w14:textId="77777777" w:rsidR="00CF3663" w:rsidRDefault="00000000">
          <w:pPr>
            <w:numPr>
              <w:ilvl w:val="1"/>
              <w:numId w:val="110"/>
            </w:numPr>
            <w:tabs>
              <w:tab w:val="left" w:pos="720"/>
              <w:tab w:val="left" w:pos="1440"/>
            </w:tabs>
            <w:spacing w:before="240"/>
            <w:rPr>
              <w:ins w:id="2714" w:author="BHA Regulatory Affairs Unit" w:date="2026-07-29T16:06:00Z"/>
            </w:rPr>
          </w:pPr>
          <w:sdt>
            <w:sdtPr>
              <w:tag w:val="goog_rdk_2705"/>
              <w:id w:val="847900292"/>
            </w:sdtPr>
            <w:sdtContent>
              <w:ins w:id="2715" w:author="BHA Regulatory Affairs Unit" w:date="2026-07-29T16:06:00Z">
                <w:r>
                  <w:t>Secure outdoor areas shall be fenced or enclosed to prevent elopement and protect the safety and security of individuals.</w:t>
                </w:r>
              </w:ins>
            </w:sdtContent>
          </w:sdt>
        </w:p>
      </w:sdtContent>
    </w:sdt>
    <w:sdt>
      <w:sdtPr>
        <w:tag w:val="goog_rdk_2709"/>
        <w:id w:val="-1738957991"/>
      </w:sdtPr>
      <w:sdtContent>
        <w:p w14:paraId="0000060A" w14:textId="77777777" w:rsidR="00CF3663" w:rsidRDefault="00000000">
          <w:pPr>
            <w:keepNext/>
            <w:spacing w:before="240" w:after="60"/>
            <w:ind w:firstLine="0"/>
            <w:rPr>
              <w:ins w:id="2716" w:author="BHA Regulatory Affairs Unit" w:date="2026-07-29T16:06:00Z"/>
              <w:b/>
              <w:bCs/>
            </w:rPr>
          </w:pPr>
          <w:sdt>
            <w:sdtPr>
              <w:tag w:val="goog_rdk_2707"/>
              <w:id w:val="-1217778952"/>
            </w:sdtPr>
            <w:sdtContent>
              <w:sdt>
                <w:sdtPr>
                  <w:tag w:val="goog_rdk_2708"/>
                  <w:id w:val="-1399946075"/>
                </w:sdtPr>
                <w:sdtContent>
                  <w:commentRangeStart w:id="2717"/>
                </w:sdtContent>
              </w:sdt>
              <w:ins w:id="2718" w:author="BHA Regulatory Affairs Unit" w:date="2026-07-29T16:06:00Z">
                <w:r>
                  <w:rPr>
                    <w:b/>
                    <w:bCs/>
                  </w:rPr>
                  <w:t>1.17</w:t>
                </w:r>
                <w:r>
                  <w:rPr>
                    <w:b/>
                    <w:bCs/>
                  </w:rPr>
                  <w:tab/>
                  <w:t>Documentation and Record Requirements</w:t>
                </w:r>
                <w:commentRangeEnd w:id="2717"/>
                <w:r>
                  <w:rPr>
                    <w:rStyle w:val="CommentReference"/>
                    <w:sz w:val="24"/>
                    <w:szCs w:val="24"/>
                  </w:rPr>
                  <w:commentReference w:id="2717"/>
                </w:r>
              </w:ins>
            </w:sdtContent>
          </w:sdt>
        </w:p>
      </w:sdtContent>
    </w:sdt>
    <w:sdt>
      <w:sdtPr>
        <w:tag w:val="goog_rdk_2711"/>
        <w:id w:val="-1359820518"/>
      </w:sdtPr>
      <w:sdtContent>
        <w:p w14:paraId="0000060B" w14:textId="77777777" w:rsidR="00CF3663" w:rsidRDefault="00000000">
          <w:pPr>
            <w:keepNext/>
            <w:spacing w:before="240" w:after="60"/>
            <w:ind w:firstLine="0"/>
            <w:rPr>
              <w:ins w:id="2719" w:author="BHA Regulatory Affairs Unit" w:date="2026-07-29T16:06:00Z"/>
              <w:b/>
              <w:bCs/>
            </w:rPr>
          </w:pPr>
          <w:sdt>
            <w:sdtPr>
              <w:tag w:val="goog_rdk_2710"/>
              <w:id w:val="51839767"/>
            </w:sdtPr>
            <w:sdtContent>
              <w:ins w:id="2720" w:author="BHA Regulatory Affairs Unit" w:date="2026-07-29T16:06:00Z">
                <w:r>
                  <w:rPr>
                    <w:b/>
                    <w:bCs/>
                  </w:rPr>
                  <w:t>1.17.1</w:t>
                </w:r>
                <w:r>
                  <w:rPr>
                    <w:b/>
                    <w:bCs/>
                  </w:rPr>
                  <w:tab/>
                  <w:t>Individual Records</w:t>
                </w:r>
              </w:ins>
            </w:sdtContent>
          </w:sdt>
        </w:p>
      </w:sdtContent>
    </w:sdt>
    <w:sdt>
      <w:sdtPr>
        <w:tag w:val="goog_rdk_2713"/>
        <w:id w:val="-1442856861"/>
      </w:sdtPr>
      <w:sdtContent>
        <w:p w14:paraId="0000060C" w14:textId="77777777" w:rsidR="00CF3663" w:rsidRDefault="00000000">
          <w:pPr>
            <w:numPr>
              <w:ilvl w:val="0"/>
              <w:numId w:val="113"/>
            </w:numPr>
            <w:tabs>
              <w:tab w:val="left" w:pos="720"/>
              <w:tab w:val="left" w:pos="1440"/>
            </w:tabs>
            <w:spacing w:before="240"/>
            <w:rPr>
              <w:ins w:id="2721" w:author="BHA Regulatory Affairs Unit" w:date="2026-07-29T16:06:00Z"/>
            </w:rPr>
          </w:pPr>
          <w:sdt>
            <w:sdtPr>
              <w:tag w:val="goog_rdk_2712"/>
              <w:id w:val="423696297"/>
            </w:sdtPr>
            <w:sdtContent>
              <w:ins w:id="2722" w:author="BHA Regulatory Affairs Unit" w:date="2026-07-29T16:06:00Z">
                <w:r>
                  <w:t>A confidential individual record must be maintained for each individual receiving services from an agency. This record must not contain protected health information pertaining to other individuals receiving services.</w:t>
                </w:r>
              </w:ins>
            </w:sdtContent>
          </w:sdt>
        </w:p>
      </w:sdtContent>
    </w:sdt>
    <w:sdt>
      <w:sdtPr>
        <w:tag w:val="goog_rdk_2715"/>
        <w:id w:val="1649835456"/>
      </w:sdtPr>
      <w:sdtContent>
        <w:p w14:paraId="0000060D" w14:textId="77777777" w:rsidR="00CF3663" w:rsidRDefault="00000000">
          <w:pPr>
            <w:numPr>
              <w:ilvl w:val="1"/>
              <w:numId w:val="113"/>
            </w:numPr>
            <w:tabs>
              <w:tab w:val="left" w:pos="720"/>
              <w:tab w:val="left" w:pos="1440"/>
            </w:tabs>
            <w:spacing w:before="240"/>
            <w:rPr>
              <w:ins w:id="2723" w:author="BHA Regulatory Affairs Unit" w:date="2026-07-29T16:06:00Z"/>
            </w:rPr>
          </w:pPr>
          <w:sdt>
            <w:sdtPr>
              <w:tag w:val="goog_rdk_2714"/>
              <w:id w:val="518033306"/>
            </w:sdtPr>
            <w:sdtContent>
              <w:ins w:id="2724" w:author="BHA Regulatory Affairs Unit" w:date="2026-07-29T16:06:00Z">
                <w:r>
                  <w:t>If an agency is providing services solely as a Recovery Support Services Organization (RSSO), the RSSO must follow individual record requirements set forth in Part 14.5.3 of these Rules.</w:t>
                </w:r>
              </w:ins>
            </w:sdtContent>
          </w:sdt>
        </w:p>
      </w:sdtContent>
    </w:sdt>
    <w:sdt>
      <w:sdtPr>
        <w:tag w:val="goog_rdk_2717"/>
        <w:id w:val="89567577"/>
      </w:sdtPr>
      <w:sdtContent>
        <w:p w14:paraId="0000060E" w14:textId="77777777" w:rsidR="00CF3663" w:rsidRDefault="00000000">
          <w:pPr>
            <w:numPr>
              <w:ilvl w:val="0"/>
              <w:numId w:val="113"/>
            </w:numPr>
            <w:tabs>
              <w:tab w:val="left" w:pos="720"/>
              <w:tab w:val="left" w:pos="1440"/>
            </w:tabs>
            <w:spacing w:before="240"/>
            <w:rPr>
              <w:ins w:id="2725" w:author="BHA Regulatory Affairs Unit" w:date="2026-07-29T16:06:00Z"/>
            </w:rPr>
          </w:pPr>
          <w:sdt>
            <w:sdtPr>
              <w:tag w:val="goog_rdk_2716"/>
              <w:id w:val="-355694648"/>
            </w:sdtPr>
            <w:sdtContent>
              <w:ins w:id="2726" w:author="BHA Regulatory Affairs Unit" w:date="2026-07-29T16:06:00Z">
                <w:r>
                  <w:t>Each individual record must include, at a minimum:</w:t>
                </w:r>
              </w:ins>
            </w:sdtContent>
          </w:sdt>
        </w:p>
      </w:sdtContent>
    </w:sdt>
    <w:sdt>
      <w:sdtPr>
        <w:tag w:val="goog_rdk_2719"/>
        <w:id w:val="-242202239"/>
      </w:sdtPr>
      <w:sdtContent>
        <w:p w14:paraId="0000060F" w14:textId="77777777" w:rsidR="00CF3663" w:rsidRDefault="00000000">
          <w:pPr>
            <w:numPr>
              <w:ilvl w:val="1"/>
              <w:numId w:val="113"/>
            </w:numPr>
            <w:tabs>
              <w:tab w:val="left" w:pos="720"/>
              <w:tab w:val="left" w:pos="1440"/>
            </w:tabs>
            <w:spacing w:before="240"/>
            <w:rPr>
              <w:ins w:id="2727" w:author="BHA Regulatory Affairs Unit" w:date="2026-07-29T16:06:00Z"/>
            </w:rPr>
          </w:pPr>
          <w:sdt>
            <w:sdtPr>
              <w:tag w:val="goog_rdk_2718"/>
              <w:id w:val="-1473646617"/>
            </w:sdtPr>
            <w:sdtContent>
              <w:ins w:id="2728" w:author="BHA Regulatory Affairs Unit" w:date="2026-07-29T16:06:00Z">
                <w:r>
                  <w:t>Demographic and medical information, including but not limited to:</w:t>
                </w:r>
              </w:ins>
            </w:sdtContent>
          </w:sdt>
        </w:p>
      </w:sdtContent>
    </w:sdt>
    <w:sdt>
      <w:sdtPr>
        <w:tag w:val="goog_rdk_2721"/>
        <w:id w:val="1133342228"/>
      </w:sdtPr>
      <w:sdtContent>
        <w:p w14:paraId="00000610" w14:textId="77777777" w:rsidR="00CF3663" w:rsidRDefault="00000000">
          <w:pPr>
            <w:numPr>
              <w:ilvl w:val="2"/>
              <w:numId w:val="113"/>
            </w:numPr>
            <w:tabs>
              <w:tab w:val="left" w:pos="720"/>
              <w:tab w:val="left" w:pos="1440"/>
            </w:tabs>
            <w:spacing w:before="240"/>
            <w:rPr>
              <w:ins w:id="2729" w:author="BHA Regulatory Affairs Unit" w:date="2026-07-29T16:06:00Z"/>
            </w:rPr>
          </w:pPr>
          <w:sdt>
            <w:sdtPr>
              <w:tag w:val="goog_rdk_2720"/>
              <w:id w:val="-1650258737"/>
            </w:sdtPr>
            <w:sdtContent>
              <w:ins w:id="2730" w:author="BHA Regulatory Affairs Unit" w:date="2026-07-29T16:06:00Z">
                <w:r>
                  <w:t>Individual name;</w:t>
                </w:r>
              </w:ins>
            </w:sdtContent>
          </w:sdt>
        </w:p>
      </w:sdtContent>
    </w:sdt>
    <w:sdt>
      <w:sdtPr>
        <w:tag w:val="goog_rdk_2723"/>
        <w:id w:val="1730027179"/>
      </w:sdtPr>
      <w:sdtContent>
        <w:p w14:paraId="00000611" w14:textId="77777777" w:rsidR="00CF3663" w:rsidRDefault="00000000">
          <w:pPr>
            <w:numPr>
              <w:ilvl w:val="2"/>
              <w:numId w:val="113"/>
            </w:numPr>
            <w:tabs>
              <w:tab w:val="left" w:pos="720"/>
              <w:tab w:val="left" w:pos="1440"/>
            </w:tabs>
            <w:spacing w:before="240"/>
            <w:rPr>
              <w:ins w:id="2731" w:author="BHA Regulatory Affairs Unit" w:date="2026-07-29T16:06:00Z"/>
            </w:rPr>
          </w:pPr>
          <w:sdt>
            <w:sdtPr>
              <w:tag w:val="goog_rdk_2722"/>
              <w:id w:val="-1982650912"/>
            </w:sdtPr>
            <w:sdtContent>
              <w:ins w:id="2732" w:author="BHA Regulatory Affairs Unit" w:date="2026-07-29T16:06:00Z">
                <w:r>
                  <w:t>Date of birth;</w:t>
                </w:r>
              </w:ins>
            </w:sdtContent>
          </w:sdt>
        </w:p>
      </w:sdtContent>
    </w:sdt>
    <w:sdt>
      <w:sdtPr>
        <w:tag w:val="goog_rdk_2725"/>
        <w:id w:val="1896132848"/>
      </w:sdtPr>
      <w:sdtContent>
        <w:p w14:paraId="00000612" w14:textId="77777777" w:rsidR="00CF3663" w:rsidRDefault="00000000">
          <w:pPr>
            <w:numPr>
              <w:ilvl w:val="2"/>
              <w:numId w:val="113"/>
            </w:numPr>
            <w:tabs>
              <w:tab w:val="left" w:pos="720"/>
              <w:tab w:val="left" w:pos="1440"/>
            </w:tabs>
            <w:spacing w:before="240"/>
            <w:rPr>
              <w:ins w:id="2733" w:author="BHA Regulatory Affairs Unit" w:date="2026-07-29T16:06:00Z"/>
            </w:rPr>
          </w:pPr>
          <w:sdt>
            <w:sdtPr>
              <w:tag w:val="goog_rdk_2724"/>
              <w:id w:val="985332644"/>
            </w:sdtPr>
            <w:sdtContent>
              <w:ins w:id="2734" w:author="BHA Regulatory Affairs Unit" w:date="2026-07-29T16:06:00Z">
                <w:r>
                  <w:t>Gender identity;</w:t>
                </w:r>
              </w:ins>
            </w:sdtContent>
          </w:sdt>
        </w:p>
      </w:sdtContent>
    </w:sdt>
    <w:sdt>
      <w:sdtPr>
        <w:tag w:val="goog_rdk_2727"/>
        <w:id w:val="1925538599"/>
      </w:sdtPr>
      <w:sdtContent>
        <w:p w14:paraId="00000613" w14:textId="77777777" w:rsidR="00CF3663" w:rsidRDefault="00000000">
          <w:pPr>
            <w:numPr>
              <w:ilvl w:val="2"/>
              <w:numId w:val="113"/>
            </w:numPr>
            <w:tabs>
              <w:tab w:val="left" w:pos="720"/>
              <w:tab w:val="left" w:pos="1440"/>
            </w:tabs>
            <w:spacing w:before="240"/>
            <w:rPr>
              <w:ins w:id="2735" w:author="BHA Regulatory Affairs Unit" w:date="2026-07-29T16:06:00Z"/>
            </w:rPr>
          </w:pPr>
          <w:sdt>
            <w:sdtPr>
              <w:tag w:val="goog_rdk_2726"/>
              <w:id w:val="-469872868"/>
            </w:sdtPr>
            <w:sdtContent>
              <w:ins w:id="2736" w:author="BHA Regulatory Affairs Unit" w:date="2026-07-29T16:06:00Z">
                <w:r>
                  <w:t>Preferred language, or alternative communication needs;</w:t>
                </w:r>
              </w:ins>
            </w:sdtContent>
          </w:sdt>
        </w:p>
      </w:sdtContent>
    </w:sdt>
    <w:sdt>
      <w:sdtPr>
        <w:tag w:val="goog_rdk_2729"/>
        <w:id w:val="809518515"/>
      </w:sdtPr>
      <w:sdtContent>
        <w:p w14:paraId="00000614" w14:textId="77777777" w:rsidR="00CF3663" w:rsidRDefault="00000000">
          <w:pPr>
            <w:numPr>
              <w:ilvl w:val="2"/>
              <w:numId w:val="113"/>
            </w:numPr>
            <w:tabs>
              <w:tab w:val="left" w:pos="720"/>
              <w:tab w:val="left" w:pos="1440"/>
            </w:tabs>
            <w:spacing w:before="240"/>
            <w:rPr>
              <w:ins w:id="2737" w:author="BHA Regulatory Affairs Unit" w:date="2026-07-29T16:06:00Z"/>
            </w:rPr>
          </w:pPr>
          <w:sdt>
            <w:sdtPr>
              <w:tag w:val="goog_rdk_2728"/>
              <w:id w:val="-5015409"/>
            </w:sdtPr>
            <w:sdtContent>
              <w:ins w:id="2738" w:author="BHA Regulatory Affairs Unit" w:date="2026-07-29T16:06:00Z">
                <w:r>
                  <w:t>Any cultural factors to consider in treatment;</w:t>
                </w:r>
              </w:ins>
            </w:sdtContent>
          </w:sdt>
        </w:p>
      </w:sdtContent>
    </w:sdt>
    <w:sdt>
      <w:sdtPr>
        <w:tag w:val="goog_rdk_2731"/>
        <w:id w:val="-1279039071"/>
      </w:sdtPr>
      <w:sdtContent>
        <w:p w14:paraId="00000615" w14:textId="77777777" w:rsidR="00CF3663" w:rsidRDefault="00000000">
          <w:pPr>
            <w:numPr>
              <w:ilvl w:val="2"/>
              <w:numId w:val="113"/>
            </w:numPr>
            <w:tabs>
              <w:tab w:val="left" w:pos="720"/>
              <w:tab w:val="left" w:pos="1440"/>
            </w:tabs>
            <w:spacing w:before="240"/>
            <w:rPr>
              <w:ins w:id="2739" w:author="BHA Regulatory Affairs Unit" w:date="2026-07-29T16:06:00Z"/>
            </w:rPr>
          </w:pPr>
          <w:sdt>
            <w:sdtPr>
              <w:tag w:val="goog_rdk_2730"/>
              <w:id w:val="721068478"/>
            </w:sdtPr>
            <w:sdtContent>
              <w:ins w:id="2740" w:author="BHA Regulatory Affairs Unit" w:date="2026-07-29T16:06:00Z">
                <w:r>
                  <w:t>Address;</w:t>
                </w:r>
              </w:ins>
            </w:sdtContent>
          </w:sdt>
        </w:p>
      </w:sdtContent>
    </w:sdt>
    <w:sdt>
      <w:sdtPr>
        <w:tag w:val="goog_rdk_2733"/>
        <w:id w:val="1443797091"/>
      </w:sdtPr>
      <w:sdtContent>
        <w:p w14:paraId="00000616" w14:textId="77777777" w:rsidR="00CF3663" w:rsidRDefault="00000000">
          <w:pPr>
            <w:numPr>
              <w:ilvl w:val="2"/>
              <w:numId w:val="113"/>
            </w:numPr>
            <w:tabs>
              <w:tab w:val="left" w:pos="720"/>
              <w:tab w:val="left" w:pos="1440"/>
            </w:tabs>
            <w:spacing w:before="240"/>
            <w:rPr>
              <w:ins w:id="2741" w:author="BHA Regulatory Affairs Unit" w:date="2026-07-29T16:06:00Z"/>
            </w:rPr>
          </w:pPr>
          <w:sdt>
            <w:sdtPr>
              <w:tag w:val="goog_rdk_2732"/>
              <w:id w:val="703889196"/>
            </w:sdtPr>
            <w:sdtContent>
              <w:ins w:id="2742" w:author="BHA Regulatory Affairs Unit" w:date="2026-07-29T16:06:00Z">
                <w:r>
                  <w:t>Telephone number;</w:t>
                </w:r>
              </w:ins>
            </w:sdtContent>
          </w:sdt>
        </w:p>
      </w:sdtContent>
    </w:sdt>
    <w:sdt>
      <w:sdtPr>
        <w:tag w:val="goog_rdk_2735"/>
        <w:id w:val="2119987240"/>
      </w:sdtPr>
      <w:sdtContent>
        <w:p w14:paraId="00000617" w14:textId="77777777" w:rsidR="00CF3663" w:rsidRDefault="00000000">
          <w:pPr>
            <w:numPr>
              <w:ilvl w:val="2"/>
              <w:numId w:val="113"/>
            </w:numPr>
            <w:tabs>
              <w:tab w:val="left" w:pos="720"/>
              <w:tab w:val="left" w:pos="1440"/>
            </w:tabs>
            <w:spacing w:before="240"/>
            <w:rPr>
              <w:ins w:id="2743" w:author="BHA Regulatory Affairs Unit" w:date="2026-07-29T16:06:00Z"/>
            </w:rPr>
          </w:pPr>
          <w:sdt>
            <w:sdtPr>
              <w:tag w:val="goog_rdk_2734"/>
              <w:id w:val="1938433286"/>
            </w:sdtPr>
            <w:sdtContent>
              <w:ins w:id="2744" w:author="BHA Regulatory Affairs Unit" w:date="2026-07-29T16:06:00Z">
                <w:r>
                  <w:t>Emergency contact information;</w:t>
                </w:r>
              </w:ins>
            </w:sdtContent>
          </w:sdt>
        </w:p>
      </w:sdtContent>
    </w:sdt>
    <w:sdt>
      <w:sdtPr>
        <w:tag w:val="goog_rdk_2737"/>
        <w:id w:val="-1557879445"/>
      </w:sdtPr>
      <w:sdtContent>
        <w:p w14:paraId="00000618" w14:textId="77777777" w:rsidR="00CF3663" w:rsidRDefault="00000000">
          <w:pPr>
            <w:numPr>
              <w:ilvl w:val="2"/>
              <w:numId w:val="113"/>
            </w:numPr>
            <w:tabs>
              <w:tab w:val="left" w:pos="720"/>
              <w:tab w:val="left" w:pos="1440"/>
            </w:tabs>
            <w:spacing w:before="240"/>
            <w:rPr>
              <w:ins w:id="2745" w:author="BHA Regulatory Affairs Unit" w:date="2026-07-29T16:06:00Z"/>
            </w:rPr>
          </w:pPr>
          <w:sdt>
            <w:sdtPr>
              <w:tag w:val="goog_rdk_2736"/>
              <w:id w:val="-1531076031"/>
            </w:sdtPr>
            <w:sdtContent>
              <w:ins w:id="2746" w:author="BHA Regulatory Affairs Unit" w:date="2026-07-29T16:06:00Z">
                <w:r>
                  <w:t>Physician or health provider information;</w:t>
                </w:r>
              </w:ins>
            </w:sdtContent>
          </w:sdt>
        </w:p>
      </w:sdtContent>
    </w:sdt>
    <w:sdt>
      <w:sdtPr>
        <w:tag w:val="goog_rdk_2739"/>
        <w:id w:val="-134878267"/>
      </w:sdtPr>
      <w:sdtContent>
        <w:p w14:paraId="00000619" w14:textId="77777777" w:rsidR="00CF3663" w:rsidRDefault="00000000">
          <w:pPr>
            <w:numPr>
              <w:ilvl w:val="2"/>
              <w:numId w:val="113"/>
            </w:numPr>
            <w:tabs>
              <w:tab w:val="left" w:pos="720"/>
              <w:tab w:val="left" w:pos="1440"/>
            </w:tabs>
            <w:spacing w:before="240"/>
            <w:rPr>
              <w:ins w:id="2747" w:author="BHA Regulatory Affairs Unit" w:date="2026-07-29T16:06:00Z"/>
            </w:rPr>
          </w:pPr>
          <w:sdt>
            <w:sdtPr>
              <w:tag w:val="goog_rdk_2738"/>
              <w:id w:val="934951693"/>
            </w:sdtPr>
            <w:sdtContent>
              <w:ins w:id="2748" w:author="BHA Regulatory Affairs Unit" w:date="2026-07-29T16:06:00Z">
                <w:r>
                  <w:t>Current diagnosis;</w:t>
                </w:r>
              </w:ins>
            </w:sdtContent>
          </w:sdt>
        </w:p>
      </w:sdtContent>
    </w:sdt>
    <w:sdt>
      <w:sdtPr>
        <w:tag w:val="goog_rdk_2741"/>
        <w:id w:val="785692417"/>
      </w:sdtPr>
      <w:sdtContent>
        <w:p w14:paraId="0000061A" w14:textId="77777777" w:rsidR="00CF3663" w:rsidRDefault="00000000">
          <w:pPr>
            <w:numPr>
              <w:ilvl w:val="2"/>
              <w:numId w:val="113"/>
            </w:numPr>
            <w:tabs>
              <w:tab w:val="left" w:pos="720"/>
              <w:tab w:val="left" w:pos="1440"/>
            </w:tabs>
            <w:spacing w:before="240"/>
            <w:rPr>
              <w:ins w:id="2749" w:author="BHA Regulatory Affairs Unit" w:date="2026-07-29T16:06:00Z"/>
            </w:rPr>
          </w:pPr>
          <w:sdt>
            <w:sdtPr>
              <w:tag w:val="goog_rdk_2740"/>
              <w:id w:val="-1082442241"/>
            </w:sdtPr>
            <w:sdtContent>
              <w:ins w:id="2750" w:author="BHA Regulatory Affairs Unit" w:date="2026-07-29T16:06:00Z">
                <w:r>
                  <w:t>Current medications and allergies; and</w:t>
                </w:r>
              </w:ins>
            </w:sdtContent>
          </w:sdt>
        </w:p>
      </w:sdtContent>
    </w:sdt>
    <w:sdt>
      <w:sdtPr>
        <w:tag w:val="goog_rdk_2743"/>
        <w:id w:val="-2096155264"/>
      </w:sdtPr>
      <w:sdtContent>
        <w:p w14:paraId="0000061B" w14:textId="77777777" w:rsidR="00CF3663" w:rsidRDefault="00000000">
          <w:pPr>
            <w:numPr>
              <w:ilvl w:val="2"/>
              <w:numId w:val="113"/>
            </w:numPr>
            <w:tabs>
              <w:tab w:val="left" w:pos="720"/>
              <w:tab w:val="left" w:pos="1440"/>
            </w:tabs>
            <w:spacing w:before="240"/>
            <w:rPr>
              <w:ins w:id="2751" w:author="BHA Regulatory Affairs Unit" w:date="2026-07-29T16:06:00Z"/>
            </w:rPr>
          </w:pPr>
          <w:sdt>
            <w:sdtPr>
              <w:tag w:val="goog_rdk_2742"/>
              <w:id w:val="600391319"/>
            </w:sdtPr>
            <w:sdtContent>
              <w:ins w:id="2752" w:author="BHA Regulatory Affairs Unit" w:date="2026-07-29T16:06:00Z">
                <w:r>
                  <w:t>Insurance information, if appliable.</w:t>
                </w:r>
              </w:ins>
            </w:sdtContent>
          </w:sdt>
        </w:p>
      </w:sdtContent>
    </w:sdt>
    <w:sdt>
      <w:sdtPr>
        <w:tag w:val="goog_rdk_2745"/>
        <w:id w:val="-1652907933"/>
      </w:sdtPr>
      <w:sdtContent>
        <w:p w14:paraId="0000061C" w14:textId="77777777" w:rsidR="00CF3663" w:rsidRDefault="00000000">
          <w:pPr>
            <w:numPr>
              <w:ilvl w:val="1"/>
              <w:numId w:val="113"/>
            </w:numPr>
            <w:tabs>
              <w:tab w:val="left" w:pos="720"/>
              <w:tab w:val="left" w:pos="1440"/>
            </w:tabs>
            <w:spacing w:before="240"/>
            <w:rPr>
              <w:ins w:id="2753" w:author="BHA Regulatory Affairs Unit" w:date="2026-07-29T16:06:00Z"/>
            </w:rPr>
          </w:pPr>
          <w:sdt>
            <w:sdtPr>
              <w:tag w:val="goog_rdk_2744"/>
              <w:id w:val="-303433913"/>
            </w:sdtPr>
            <w:sdtContent>
              <w:ins w:id="2754" w:author="BHA Regulatory Affairs Unit" w:date="2026-07-29T16:06:00Z">
                <w:r>
                  <w:t>Documentation specific to the services provided, when applicable, including, but not limited to:</w:t>
                </w:r>
              </w:ins>
            </w:sdtContent>
          </w:sdt>
        </w:p>
      </w:sdtContent>
    </w:sdt>
    <w:sdt>
      <w:sdtPr>
        <w:tag w:val="goog_rdk_2747"/>
        <w:id w:val="1304287918"/>
      </w:sdtPr>
      <w:sdtContent>
        <w:p w14:paraId="0000061D" w14:textId="77777777" w:rsidR="00CF3663" w:rsidRDefault="00000000">
          <w:pPr>
            <w:numPr>
              <w:ilvl w:val="2"/>
              <w:numId w:val="113"/>
            </w:numPr>
            <w:tabs>
              <w:tab w:val="left" w:pos="720"/>
              <w:tab w:val="left" w:pos="1440"/>
            </w:tabs>
            <w:spacing w:before="240"/>
            <w:rPr>
              <w:ins w:id="2755" w:author="BHA Regulatory Affairs Unit" w:date="2026-07-29T16:06:00Z"/>
            </w:rPr>
          </w:pPr>
          <w:sdt>
            <w:sdtPr>
              <w:tag w:val="goog_rdk_2746"/>
              <w:id w:val="1598146139"/>
            </w:sdtPr>
            <w:sdtContent>
              <w:ins w:id="2756" w:author="BHA Regulatory Affairs Unit" w:date="2026-07-29T16:06:00Z">
                <w:r>
                  <w:t>Screenings;</w:t>
                </w:r>
              </w:ins>
            </w:sdtContent>
          </w:sdt>
        </w:p>
      </w:sdtContent>
    </w:sdt>
    <w:sdt>
      <w:sdtPr>
        <w:tag w:val="goog_rdk_2749"/>
        <w:id w:val="-2047321526"/>
      </w:sdtPr>
      <w:sdtContent>
        <w:p w14:paraId="0000061E" w14:textId="77777777" w:rsidR="00CF3663" w:rsidRDefault="00000000">
          <w:pPr>
            <w:numPr>
              <w:ilvl w:val="2"/>
              <w:numId w:val="113"/>
            </w:numPr>
            <w:tabs>
              <w:tab w:val="left" w:pos="720"/>
              <w:tab w:val="left" w:pos="1440"/>
            </w:tabs>
            <w:spacing w:before="240"/>
            <w:rPr>
              <w:ins w:id="2757" w:author="BHA Regulatory Affairs Unit" w:date="2026-07-29T16:06:00Z"/>
            </w:rPr>
          </w:pPr>
          <w:sdt>
            <w:sdtPr>
              <w:tag w:val="goog_rdk_2748"/>
              <w:id w:val="-322124262"/>
            </w:sdtPr>
            <w:sdtContent>
              <w:ins w:id="2758" w:author="BHA Regulatory Affairs Unit" w:date="2026-07-29T16:06:00Z">
                <w:r>
                  <w:t>Assessments and reassessments;</w:t>
                </w:r>
              </w:ins>
            </w:sdtContent>
          </w:sdt>
        </w:p>
      </w:sdtContent>
    </w:sdt>
    <w:sdt>
      <w:sdtPr>
        <w:tag w:val="goog_rdk_2751"/>
        <w:id w:val="1108419770"/>
      </w:sdtPr>
      <w:sdtContent>
        <w:p w14:paraId="0000061F" w14:textId="77777777" w:rsidR="00CF3663" w:rsidRDefault="00000000">
          <w:pPr>
            <w:numPr>
              <w:ilvl w:val="2"/>
              <w:numId w:val="113"/>
            </w:numPr>
            <w:tabs>
              <w:tab w:val="left" w:pos="720"/>
              <w:tab w:val="left" w:pos="1440"/>
            </w:tabs>
            <w:spacing w:before="240"/>
            <w:rPr>
              <w:ins w:id="2759" w:author="BHA Regulatory Affairs Unit" w:date="2026-07-29T16:06:00Z"/>
            </w:rPr>
          </w:pPr>
          <w:sdt>
            <w:sdtPr>
              <w:tag w:val="goog_rdk_2750"/>
              <w:id w:val="533617301"/>
            </w:sdtPr>
            <w:sdtContent>
              <w:ins w:id="2760" w:author="BHA Regulatory Affairs Unit" w:date="2026-07-29T16:06:00Z">
                <w:r>
                  <w:t>Service plans and service plan updates;</w:t>
                </w:r>
              </w:ins>
            </w:sdtContent>
          </w:sdt>
        </w:p>
      </w:sdtContent>
    </w:sdt>
    <w:sdt>
      <w:sdtPr>
        <w:tag w:val="goog_rdk_2753"/>
        <w:id w:val="-1972750928"/>
      </w:sdtPr>
      <w:sdtContent>
        <w:p w14:paraId="00000620" w14:textId="77777777" w:rsidR="00CF3663" w:rsidRDefault="00000000">
          <w:pPr>
            <w:numPr>
              <w:ilvl w:val="2"/>
              <w:numId w:val="113"/>
            </w:numPr>
            <w:tabs>
              <w:tab w:val="left" w:pos="720"/>
              <w:tab w:val="left" w:pos="1440"/>
            </w:tabs>
            <w:spacing w:before="240"/>
            <w:rPr>
              <w:ins w:id="2761" w:author="BHA Regulatory Affairs Unit" w:date="2026-07-29T16:06:00Z"/>
            </w:rPr>
          </w:pPr>
          <w:sdt>
            <w:sdtPr>
              <w:tag w:val="goog_rdk_2752"/>
              <w:id w:val="-1367218376"/>
            </w:sdtPr>
            <w:sdtContent>
              <w:ins w:id="2762" w:author="BHA Regulatory Affairs Unit" w:date="2026-07-29T16:06:00Z">
                <w:r>
                  <w:t>Physician or practitioner orders;</w:t>
                </w:r>
              </w:ins>
            </w:sdtContent>
          </w:sdt>
        </w:p>
      </w:sdtContent>
    </w:sdt>
    <w:sdt>
      <w:sdtPr>
        <w:tag w:val="goog_rdk_2755"/>
        <w:id w:val="-64315572"/>
      </w:sdtPr>
      <w:sdtContent>
        <w:p w14:paraId="00000621" w14:textId="77777777" w:rsidR="00CF3663" w:rsidRDefault="00000000">
          <w:pPr>
            <w:numPr>
              <w:ilvl w:val="2"/>
              <w:numId w:val="113"/>
            </w:numPr>
            <w:tabs>
              <w:tab w:val="left" w:pos="720"/>
              <w:tab w:val="left" w:pos="1440"/>
            </w:tabs>
            <w:spacing w:before="240"/>
            <w:rPr>
              <w:ins w:id="2763" w:author="BHA Regulatory Affairs Unit" w:date="2026-07-29T16:06:00Z"/>
            </w:rPr>
          </w:pPr>
          <w:sdt>
            <w:sdtPr>
              <w:tag w:val="goog_rdk_2754"/>
              <w:id w:val="-1047616608"/>
            </w:sdtPr>
            <w:sdtContent>
              <w:ins w:id="2764" w:author="BHA Regulatory Affairs Unit" w:date="2026-07-29T16:06:00Z">
                <w:r>
                  <w:t>Documentation of peer support services;</w:t>
                </w:r>
              </w:ins>
            </w:sdtContent>
          </w:sdt>
        </w:p>
      </w:sdtContent>
    </w:sdt>
    <w:sdt>
      <w:sdtPr>
        <w:tag w:val="goog_rdk_2757"/>
        <w:id w:val="-481162472"/>
      </w:sdtPr>
      <w:sdtContent>
        <w:p w14:paraId="00000622" w14:textId="77777777" w:rsidR="00CF3663" w:rsidRDefault="00000000">
          <w:pPr>
            <w:numPr>
              <w:ilvl w:val="2"/>
              <w:numId w:val="113"/>
            </w:numPr>
            <w:tabs>
              <w:tab w:val="left" w:pos="720"/>
              <w:tab w:val="left" w:pos="1440"/>
            </w:tabs>
            <w:spacing w:before="240"/>
            <w:rPr>
              <w:ins w:id="2765" w:author="BHA Regulatory Affairs Unit" w:date="2026-07-29T16:06:00Z"/>
            </w:rPr>
          </w:pPr>
          <w:sdt>
            <w:sdtPr>
              <w:tag w:val="goog_rdk_2756"/>
              <w:id w:val="-925406038"/>
            </w:sdtPr>
            <w:sdtContent>
              <w:ins w:id="2766" w:author="BHA Regulatory Affairs Unit" w:date="2026-07-29T16:06:00Z">
                <w:r>
                  <w:t>Treatment progress notes and medication;</w:t>
                </w:r>
              </w:ins>
            </w:sdtContent>
          </w:sdt>
        </w:p>
      </w:sdtContent>
    </w:sdt>
    <w:sdt>
      <w:sdtPr>
        <w:tag w:val="goog_rdk_2759"/>
        <w:id w:val="-164647816"/>
      </w:sdtPr>
      <w:sdtContent>
        <w:p w14:paraId="00000623" w14:textId="77777777" w:rsidR="00CF3663" w:rsidRDefault="00000000">
          <w:pPr>
            <w:numPr>
              <w:ilvl w:val="2"/>
              <w:numId w:val="113"/>
            </w:numPr>
            <w:tabs>
              <w:tab w:val="left" w:pos="720"/>
              <w:tab w:val="left" w:pos="1440"/>
            </w:tabs>
            <w:spacing w:before="240"/>
            <w:rPr>
              <w:ins w:id="2767" w:author="BHA Regulatory Affairs Unit" w:date="2026-07-29T16:06:00Z"/>
            </w:rPr>
          </w:pPr>
          <w:sdt>
            <w:sdtPr>
              <w:tag w:val="goog_rdk_2758"/>
              <w:id w:val="-802594016"/>
            </w:sdtPr>
            <w:sdtContent>
              <w:ins w:id="2768" w:author="BHA Regulatory Affairs Unit" w:date="2026-07-29T16:06:00Z">
                <w:r>
                  <w:t>Admission summary;</w:t>
                </w:r>
              </w:ins>
            </w:sdtContent>
          </w:sdt>
        </w:p>
      </w:sdtContent>
    </w:sdt>
    <w:sdt>
      <w:sdtPr>
        <w:tag w:val="goog_rdk_2761"/>
        <w:id w:val="538776651"/>
      </w:sdtPr>
      <w:sdtContent>
        <w:p w14:paraId="00000624" w14:textId="77777777" w:rsidR="00CF3663" w:rsidRDefault="00000000">
          <w:pPr>
            <w:numPr>
              <w:ilvl w:val="2"/>
              <w:numId w:val="113"/>
            </w:numPr>
            <w:tabs>
              <w:tab w:val="left" w:pos="720"/>
              <w:tab w:val="left" w:pos="1440"/>
            </w:tabs>
            <w:spacing w:before="240"/>
            <w:rPr>
              <w:ins w:id="2769" w:author="BHA Regulatory Affairs Unit" w:date="2026-07-29T16:06:00Z"/>
            </w:rPr>
          </w:pPr>
          <w:sdt>
            <w:sdtPr>
              <w:tag w:val="goog_rdk_2760"/>
              <w:id w:val="190861853"/>
            </w:sdtPr>
            <w:sdtContent>
              <w:ins w:id="2770" w:author="BHA Regulatory Affairs Unit" w:date="2026-07-29T16:06:00Z">
                <w:r>
                  <w:t>Documentation of level of care or location of care change summary, if applicable;</w:t>
                </w:r>
              </w:ins>
            </w:sdtContent>
          </w:sdt>
        </w:p>
      </w:sdtContent>
    </w:sdt>
    <w:sdt>
      <w:sdtPr>
        <w:tag w:val="goog_rdk_2763"/>
        <w:id w:val="179990250"/>
      </w:sdtPr>
      <w:sdtContent>
        <w:p w14:paraId="00000625" w14:textId="77777777" w:rsidR="00CF3663" w:rsidRDefault="00000000">
          <w:pPr>
            <w:numPr>
              <w:ilvl w:val="2"/>
              <w:numId w:val="113"/>
            </w:numPr>
            <w:tabs>
              <w:tab w:val="left" w:pos="720"/>
              <w:tab w:val="left" w:pos="1440"/>
            </w:tabs>
            <w:spacing w:before="240"/>
            <w:rPr>
              <w:ins w:id="2771" w:author="BHA Regulatory Affairs Unit" w:date="2026-07-29T16:06:00Z"/>
            </w:rPr>
          </w:pPr>
          <w:sdt>
            <w:sdtPr>
              <w:tag w:val="goog_rdk_2762"/>
              <w:id w:val="1421132022"/>
            </w:sdtPr>
            <w:sdtContent>
              <w:ins w:id="2772" w:author="BHA Regulatory Affairs Unit" w:date="2026-07-29T16:06:00Z">
                <w:r>
                  <w:t>Discharge summary;</w:t>
                </w:r>
              </w:ins>
            </w:sdtContent>
          </w:sdt>
        </w:p>
      </w:sdtContent>
    </w:sdt>
    <w:sdt>
      <w:sdtPr>
        <w:tag w:val="goog_rdk_2765"/>
        <w:id w:val="106454035"/>
      </w:sdtPr>
      <w:sdtContent>
        <w:p w14:paraId="00000626" w14:textId="77777777" w:rsidR="00CF3663" w:rsidRDefault="00000000">
          <w:pPr>
            <w:numPr>
              <w:ilvl w:val="2"/>
              <w:numId w:val="113"/>
            </w:numPr>
            <w:tabs>
              <w:tab w:val="left" w:pos="720"/>
              <w:tab w:val="left" w:pos="1440"/>
            </w:tabs>
            <w:spacing w:before="240"/>
            <w:rPr>
              <w:ins w:id="2773" w:author="BHA Regulatory Affairs Unit" w:date="2026-07-29T16:06:00Z"/>
            </w:rPr>
          </w:pPr>
          <w:sdt>
            <w:sdtPr>
              <w:tag w:val="goog_rdk_2764"/>
              <w:id w:val="-1586019322"/>
            </w:sdtPr>
            <w:sdtContent>
              <w:ins w:id="2774" w:author="BHA Regulatory Affairs Unit" w:date="2026-07-29T16:06:00Z">
                <w:r>
                  <w:t>Safety plans; and</w:t>
                </w:r>
              </w:ins>
            </w:sdtContent>
          </w:sdt>
        </w:p>
      </w:sdtContent>
    </w:sdt>
    <w:sdt>
      <w:sdtPr>
        <w:tag w:val="goog_rdk_2767"/>
        <w:id w:val="1264491189"/>
      </w:sdtPr>
      <w:sdtContent>
        <w:p w14:paraId="00000627" w14:textId="77777777" w:rsidR="00CF3663" w:rsidRDefault="00000000">
          <w:pPr>
            <w:numPr>
              <w:ilvl w:val="2"/>
              <w:numId w:val="113"/>
            </w:numPr>
            <w:tabs>
              <w:tab w:val="left" w:pos="720"/>
              <w:tab w:val="left" w:pos="1440"/>
            </w:tabs>
            <w:spacing w:before="240"/>
            <w:rPr>
              <w:ins w:id="2775" w:author="BHA Regulatory Affairs Unit" w:date="2026-07-29T16:06:00Z"/>
            </w:rPr>
          </w:pPr>
          <w:sdt>
            <w:sdtPr>
              <w:tag w:val="goog_rdk_2766"/>
              <w:id w:val="-484919540"/>
            </w:sdtPr>
            <w:sdtContent>
              <w:ins w:id="2776" w:author="BHA Regulatory Affairs Unit" w:date="2026-07-29T16:06:00Z">
                <w:r>
                  <w:t>Any additional endorsement or service-specific documentation requirements, as set forth in these Rules.</w:t>
                </w:r>
              </w:ins>
            </w:sdtContent>
          </w:sdt>
        </w:p>
      </w:sdtContent>
    </w:sdt>
    <w:sdt>
      <w:sdtPr>
        <w:tag w:val="goog_rdk_2769"/>
        <w:id w:val="140767590"/>
      </w:sdtPr>
      <w:sdtContent>
        <w:p w14:paraId="00000628" w14:textId="77777777" w:rsidR="00CF3663" w:rsidRDefault="00000000">
          <w:pPr>
            <w:numPr>
              <w:ilvl w:val="1"/>
              <w:numId w:val="113"/>
            </w:numPr>
            <w:tabs>
              <w:tab w:val="left" w:pos="720"/>
              <w:tab w:val="left" w:pos="1440"/>
            </w:tabs>
            <w:spacing w:before="240"/>
            <w:rPr>
              <w:ins w:id="2777" w:author="BHA Regulatory Affairs Unit" w:date="2026-07-29T16:06:00Z"/>
            </w:rPr>
          </w:pPr>
          <w:sdt>
            <w:sdtPr>
              <w:tag w:val="goog_rdk_2768"/>
              <w:id w:val="257197555"/>
            </w:sdtPr>
            <w:sdtContent>
              <w:ins w:id="2778" w:author="BHA Regulatory Affairs Unit" w:date="2026-07-29T16:06:00Z">
                <w:r>
                  <w:t>Informed consent;</w:t>
                </w:r>
              </w:ins>
            </w:sdtContent>
          </w:sdt>
        </w:p>
      </w:sdtContent>
    </w:sdt>
    <w:sdt>
      <w:sdtPr>
        <w:tag w:val="goog_rdk_2771"/>
        <w:id w:val="108065895"/>
      </w:sdtPr>
      <w:sdtContent>
        <w:p w14:paraId="00000629" w14:textId="77777777" w:rsidR="00CF3663" w:rsidRDefault="00000000">
          <w:pPr>
            <w:numPr>
              <w:ilvl w:val="1"/>
              <w:numId w:val="113"/>
            </w:numPr>
            <w:tabs>
              <w:tab w:val="left" w:pos="720"/>
              <w:tab w:val="left" w:pos="1440"/>
            </w:tabs>
            <w:spacing w:before="240"/>
            <w:rPr>
              <w:ins w:id="2779" w:author="BHA Regulatory Affairs Unit" w:date="2026-07-29T16:06:00Z"/>
            </w:rPr>
          </w:pPr>
          <w:sdt>
            <w:sdtPr>
              <w:tag w:val="goog_rdk_2770"/>
              <w:id w:val="-1778013096"/>
            </w:sdtPr>
            <w:sdtContent>
              <w:ins w:id="2780" w:author="BHA Regulatory Affairs Unit" w:date="2026-07-29T16:06:00Z">
                <w:r>
                  <w:t>Release(s) of information;</w:t>
                </w:r>
              </w:ins>
            </w:sdtContent>
          </w:sdt>
        </w:p>
      </w:sdtContent>
    </w:sdt>
    <w:sdt>
      <w:sdtPr>
        <w:tag w:val="goog_rdk_2773"/>
        <w:id w:val="926762681"/>
      </w:sdtPr>
      <w:sdtContent>
        <w:p w14:paraId="0000062A" w14:textId="77777777" w:rsidR="00CF3663" w:rsidRDefault="00000000">
          <w:pPr>
            <w:numPr>
              <w:ilvl w:val="1"/>
              <w:numId w:val="113"/>
            </w:numPr>
            <w:tabs>
              <w:tab w:val="left" w:pos="720"/>
              <w:tab w:val="left" w:pos="1440"/>
            </w:tabs>
            <w:spacing w:before="240"/>
            <w:rPr>
              <w:ins w:id="2781" w:author="BHA Regulatory Affairs Unit" w:date="2026-07-29T16:06:00Z"/>
            </w:rPr>
          </w:pPr>
          <w:sdt>
            <w:sdtPr>
              <w:tag w:val="goog_rdk_2772"/>
              <w:id w:val="1147183396"/>
            </w:sdtPr>
            <w:sdtContent>
              <w:ins w:id="2782" w:author="BHA Regulatory Affairs Unit" w:date="2026-07-29T16:06:00Z">
                <w:r>
                  <w:t>Mandatory disclosure form;</w:t>
                </w:r>
              </w:ins>
            </w:sdtContent>
          </w:sdt>
        </w:p>
      </w:sdtContent>
    </w:sdt>
    <w:sdt>
      <w:sdtPr>
        <w:tag w:val="goog_rdk_2775"/>
        <w:id w:val="-1782149599"/>
      </w:sdtPr>
      <w:sdtContent>
        <w:p w14:paraId="0000062B" w14:textId="77777777" w:rsidR="00CF3663" w:rsidRDefault="00000000">
          <w:pPr>
            <w:numPr>
              <w:ilvl w:val="1"/>
              <w:numId w:val="113"/>
            </w:numPr>
            <w:tabs>
              <w:tab w:val="left" w:pos="720"/>
              <w:tab w:val="left" w:pos="1440"/>
            </w:tabs>
            <w:spacing w:before="240"/>
            <w:rPr>
              <w:ins w:id="2783" w:author="BHA Regulatory Affairs Unit" w:date="2026-07-29T16:06:00Z"/>
            </w:rPr>
          </w:pPr>
          <w:sdt>
            <w:sdtPr>
              <w:tag w:val="goog_rdk_2774"/>
              <w:id w:val="-952400854"/>
            </w:sdtPr>
            <w:sdtContent>
              <w:ins w:id="2784" w:author="BHA Regulatory Affairs Unit" w:date="2026-07-29T16:06:00Z">
                <w:r>
                  <w:t>Medical and psychiatric advance directives when such directives are provided by an individual;</w:t>
                </w:r>
              </w:ins>
            </w:sdtContent>
          </w:sdt>
        </w:p>
      </w:sdtContent>
    </w:sdt>
    <w:sdt>
      <w:sdtPr>
        <w:tag w:val="goog_rdk_2777"/>
        <w:id w:val="-1219662522"/>
      </w:sdtPr>
      <w:sdtContent>
        <w:p w14:paraId="0000062C" w14:textId="77777777" w:rsidR="00CF3663" w:rsidRDefault="00000000">
          <w:pPr>
            <w:numPr>
              <w:ilvl w:val="1"/>
              <w:numId w:val="113"/>
            </w:numPr>
            <w:tabs>
              <w:tab w:val="left" w:pos="720"/>
              <w:tab w:val="left" w:pos="1440"/>
            </w:tabs>
            <w:spacing w:before="240"/>
            <w:rPr>
              <w:ins w:id="2785" w:author="BHA Regulatory Affairs Unit" w:date="2026-07-29T16:06:00Z"/>
            </w:rPr>
          </w:pPr>
          <w:sdt>
            <w:sdtPr>
              <w:tag w:val="goog_rdk_2776"/>
              <w:id w:val="1618856853"/>
            </w:sdtPr>
            <w:sdtContent>
              <w:ins w:id="2786" w:author="BHA Regulatory Affairs Unit" w:date="2026-07-29T16:06:00Z">
                <w:r>
                  <w:t>An individual’s medication administration record;</w:t>
                </w:r>
              </w:ins>
            </w:sdtContent>
          </w:sdt>
        </w:p>
      </w:sdtContent>
    </w:sdt>
    <w:sdt>
      <w:sdtPr>
        <w:tag w:val="goog_rdk_2779"/>
        <w:id w:val="466815671"/>
      </w:sdtPr>
      <w:sdtContent>
        <w:p w14:paraId="0000062D" w14:textId="77777777" w:rsidR="00CF3663" w:rsidRDefault="00000000">
          <w:pPr>
            <w:numPr>
              <w:ilvl w:val="1"/>
              <w:numId w:val="113"/>
            </w:numPr>
            <w:tabs>
              <w:tab w:val="left" w:pos="720"/>
              <w:tab w:val="left" w:pos="1440"/>
            </w:tabs>
            <w:spacing w:before="240"/>
            <w:rPr>
              <w:ins w:id="2787" w:author="BHA Regulatory Affairs Unit" w:date="2026-07-29T16:06:00Z"/>
            </w:rPr>
          </w:pPr>
          <w:sdt>
            <w:sdtPr>
              <w:tag w:val="goog_rdk_2778"/>
              <w:id w:val="-2098481796"/>
            </w:sdtPr>
            <w:sdtContent>
              <w:ins w:id="2788" w:author="BHA Regulatory Affairs Unit" w:date="2026-07-29T16:06:00Z">
                <w:r>
                  <w:t>The out-of-state offender questionnaire, if providing substance use disorder (SUD) services;</w:t>
                </w:r>
              </w:ins>
            </w:sdtContent>
          </w:sdt>
        </w:p>
      </w:sdtContent>
    </w:sdt>
    <w:sdt>
      <w:sdtPr>
        <w:tag w:val="goog_rdk_2781"/>
        <w:id w:val="675813252"/>
      </w:sdtPr>
      <w:sdtContent>
        <w:p w14:paraId="0000062E" w14:textId="77777777" w:rsidR="00CF3663" w:rsidRDefault="00000000">
          <w:pPr>
            <w:numPr>
              <w:ilvl w:val="1"/>
              <w:numId w:val="113"/>
            </w:numPr>
            <w:tabs>
              <w:tab w:val="left" w:pos="720"/>
              <w:tab w:val="left" w:pos="1440"/>
            </w:tabs>
            <w:spacing w:before="240"/>
            <w:rPr>
              <w:ins w:id="2789" w:author="BHA Regulatory Affairs Unit" w:date="2026-07-29T16:06:00Z"/>
            </w:rPr>
          </w:pPr>
          <w:sdt>
            <w:sdtPr>
              <w:tag w:val="goog_rdk_2780"/>
              <w:id w:val="211693655"/>
            </w:sdtPr>
            <w:sdtContent>
              <w:ins w:id="2790" w:author="BHA Regulatory Affairs Unit" w:date="2026-07-29T16:06:00Z">
                <w:r>
                  <w:t>Personal belonging inventories, if applicable;</w:t>
                </w:r>
              </w:ins>
            </w:sdtContent>
          </w:sdt>
        </w:p>
      </w:sdtContent>
    </w:sdt>
    <w:sdt>
      <w:sdtPr>
        <w:tag w:val="goog_rdk_2783"/>
        <w:id w:val="-441747644"/>
      </w:sdtPr>
      <w:sdtContent>
        <w:p w14:paraId="0000062F" w14:textId="77777777" w:rsidR="00CF3663" w:rsidRDefault="00000000">
          <w:pPr>
            <w:numPr>
              <w:ilvl w:val="1"/>
              <w:numId w:val="113"/>
            </w:numPr>
            <w:tabs>
              <w:tab w:val="left" w:pos="720"/>
              <w:tab w:val="left" w:pos="1440"/>
            </w:tabs>
            <w:spacing w:before="240"/>
            <w:rPr>
              <w:ins w:id="2791" w:author="BHA Regulatory Affairs Unit" w:date="2026-07-29T16:06:00Z"/>
            </w:rPr>
          </w:pPr>
          <w:sdt>
            <w:sdtPr>
              <w:tag w:val="goog_rdk_2782"/>
              <w:id w:val="-1397018756"/>
            </w:sdtPr>
            <w:sdtContent>
              <w:ins w:id="2792" w:author="BHA Regulatory Affairs Unit" w:date="2026-07-29T16:06:00Z">
                <w:r>
                  <w:t>Court documents, when such documents are relevant to an individual’s treatment;</w:t>
                </w:r>
              </w:ins>
            </w:sdtContent>
          </w:sdt>
        </w:p>
      </w:sdtContent>
    </w:sdt>
    <w:sdt>
      <w:sdtPr>
        <w:tag w:val="goog_rdk_2785"/>
        <w:id w:val="-1839953359"/>
      </w:sdtPr>
      <w:sdtContent>
        <w:p w14:paraId="00000630" w14:textId="77777777" w:rsidR="00CF3663" w:rsidRDefault="00000000">
          <w:pPr>
            <w:numPr>
              <w:ilvl w:val="1"/>
              <w:numId w:val="113"/>
            </w:numPr>
            <w:tabs>
              <w:tab w:val="left" w:pos="720"/>
              <w:tab w:val="left" w:pos="1440"/>
            </w:tabs>
            <w:spacing w:before="240"/>
            <w:rPr>
              <w:ins w:id="2793" w:author="BHA Regulatory Affairs Unit" w:date="2026-07-29T16:06:00Z"/>
            </w:rPr>
          </w:pPr>
          <w:sdt>
            <w:sdtPr>
              <w:tag w:val="goog_rdk_2784"/>
              <w:id w:val="-85621490"/>
            </w:sdtPr>
            <w:sdtContent>
              <w:ins w:id="2794" w:author="BHA Regulatory Affairs Unit" w:date="2026-07-29T16:06:00Z">
                <w:r>
                  <w:t xml:space="preserve">Records of required communication with referral sources such as court, probation, child welfare, and parole; </w:t>
                </w:r>
              </w:ins>
            </w:sdtContent>
          </w:sdt>
        </w:p>
      </w:sdtContent>
    </w:sdt>
    <w:sdt>
      <w:sdtPr>
        <w:tag w:val="goog_rdk_2787"/>
        <w:id w:val="-2093120353"/>
      </w:sdtPr>
      <w:sdtContent>
        <w:p w14:paraId="00000631" w14:textId="77777777" w:rsidR="00CF3663" w:rsidRDefault="00000000">
          <w:pPr>
            <w:numPr>
              <w:ilvl w:val="1"/>
              <w:numId w:val="113"/>
            </w:numPr>
            <w:tabs>
              <w:tab w:val="left" w:pos="720"/>
              <w:tab w:val="left" w:pos="1440"/>
            </w:tabs>
            <w:spacing w:before="240"/>
            <w:rPr>
              <w:ins w:id="2795" w:author="BHA Regulatory Affairs Unit" w:date="2026-07-29T16:06:00Z"/>
            </w:rPr>
          </w:pPr>
          <w:sdt>
            <w:sdtPr>
              <w:tag w:val="goog_rdk_2786"/>
              <w:id w:val="-1953555083"/>
            </w:sdtPr>
            <w:sdtContent>
              <w:ins w:id="2796" w:author="BHA Regulatory Affairs Unit" w:date="2026-07-29T16:06:00Z">
                <w:r>
                  <w:t>Drug and alcohol testing and monitoring results, if applicable; and</w:t>
                </w:r>
              </w:ins>
            </w:sdtContent>
          </w:sdt>
        </w:p>
      </w:sdtContent>
    </w:sdt>
    <w:sdt>
      <w:sdtPr>
        <w:tag w:val="goog_rdk_2789"/>
        <w:id w:val="-382603577"/>
      </w:sdtPr>
      <w:sdtContent>
        <w:p w14:paraId="00000632" w14:textId="77777777" w:rsidR="00CF3663" w:rsidRDefault="00000000">
          <w:pPr>
            <w:numPr>
              <w:ilvl w:val="1"/>
              <w:numId w:val="113"/>
            </w:numPr>
            <w:tabs>
              <w:tab w:val="left" w:pos="720"/>
              <w:tab w:val="left" w:pos="1440"/>
            </w:tabs>
            <w:spacing w:before="240"/>
            <w:rPr>
              <w:ins w:id="2797" w:author="BHA Regulatory Affairs Unit" w:date="2026-07-29T16:06:00Z"/>
            </w:rPr>
          </w:pPr>
          <w:sdt>
            <w:sdtPr>
              <w:tag w:val="goog_rdk_2788"/>
              <w:id w:val="1174969439"/>
            </w:sdtPr>
            <w:sdtContent>
              <w:ins w:id="2798" w:author="BHA Regulatory Affairs Unit" w:date="2026-07-29T16:06:00Z">
                <w:r>
                  <w:t>Signed acknowledgment of receiving information for and having access to:</w:t>
                </w:r>
              </w:ins>
            </w:sdtContent>
          </w:sdt>
        </w:p>
      </w:sdtContent>
    </w:sdt>
    <w:sdt>
      <w:sdtPr>
        <w:tag w:val="goog_rdk_2791"/>
        <w:id w:val="1539386067"/>
      </w:sdtPr>
      <w:sdtContent>
        <w:p w14:paraId="00000633" w14:textId="77777777" w:rsidR="00CF3663" w:rsidRDefault="00000000">
          <w:pPr>
            <w:numPr>
              <w:ilvl w:val="2"/>
              <w:numId w:val="113"/>
            </w:numPr>
            <w:tabs>
              <w:tab w:val="left" w:pos="720"/>
              <w:tab w:val="left" w:pos="1440"/>
            </w:tabs>
            <w:spacing w:before="240"/>
            <w:rPr>
              <w:ins w:id="2799" w:author="BHA Regulatory Affairs Unit" w:date="2026-07-29T16:06:00Z"/>
            </w:rPr>
          </w:pPr>
          <w:sdt>
            <w:sdtPr>
              <w:tag w:val="goog_rdk_2790"/>
              <w:id w:val="52547469"/>
            </w:sdtPr>
            <w:sdtContent>
              <w:ins w:id="2800" w:author="BHA Regulatory Affairs Unit" w:date="2026-07-29T16:06:00Z">
                <w:r>
                  <w:t>HIPAA, as incorporated by reference in Part 1.2.1 of this Chapter 1;</w:t>
                </w:r>
              </w:ins>
            </w:sdtContent>
          </w:sdt>
        </w:p>
      </w:sdtContent>
    </w:sdt>
    <w:sdt>
      <w:sdtPr>
        <w:tag w:val="goog_rdk_2793"/>
        <w:id w:val="520925139"/>
      </w:sdtPr>
      <w:sdtContent>
        <w:p w14:paraId="00000634" w14:textId="77777777" w:rsidR="00CF3663" w:rsidRDefault="00000000">
          <w:pPr>
            <w:numPr>
              <w:ilvl w:val="2"/>
              <w:numId w:val="113"/>
            </w:numPr>
            <w:tabs>
              <w:tab w:val="left" w:pos="720"/>
              <w:tab w:val="left" w:pos="1440"/>
            </w:tabs>
            <w:spacing w:before="240"/>
            <w:rPr>
              <w:ins w:id="2801" w:author="BHA Regulatory Affairs Unit" w:date="2026-07-29T16:06:00Z"/>
            </w:rPr>
          </w:pPr>
          <w:sdt>
            <w:sdtPr>
              <w:tag w:val="goog_rdk_2792"/>
              <w:id w:val="-1528964360"/>
            </w:sdtPr>
            <w:sdtContent>
              <w:ins w:id="2802" w:author="BHA Regulatory Affairs Unit" w:date="2026-07-29T16:06:00Z">
                <w:r>
                  <w:t>42 C.F.R. Part 2, as incorporated by reference in Part 1.2.1 of this Chapter 1, as applicable;</w:t>
                </w:r>
              </w:ins>
            </w:sdtContent>
          </w:sdt>
        </w:p>
      </w:sdtContent>
    </w:sdt>
    <w:sdt>
      <w:sdtPr>
        <w:tag w:val="goog_rdk_2795"/>
        <w:id w:val="793577587"/>
      </w:sdtPr>
      <w:sdtContent>
        <w:p w14:paraId="00000635" w14:textId="77777777" w:rsidR="00CF3663" w:rsidRDefault="00000000">
          <w:pPr>
            <w:numPr>
              <w:ilvl w:val="2"/>
              <w:numId w:val="113"/>
            </w:numPr>
            <w:tabs>
              <w:tab w:val="left" w:pos="720"/>
              <w:tab w:val="left" w:pos="1440"/>
            </w:tabs>
            <w:spacing w:before="240"/>
            <w:rPr>
              <w:ins w:id="2803" w:author="BHA Regulatory Affairs Unit" w:date="2026-07-29T16:06:00Z"/>
            </w:rPr>
          </w:pPr>
          <w:sdt>
            <w:sdtPr>
              <w:tag w:val="goog_rdk_2794"/>
              <w:id w:val="2140887689"/>
            </w:sdtPr>
            <w:sdtContent>
              <w:ins w:id="2804" w:author="BHA Regulatory Affairs Unit" w:date="2026-07-29T16:06:00Z">
                <w:r>
                  <w:t>Dispute and grievance procedure(s); and</w:t>
                </w:r>
              </w:ins>
            </w:sdtContent>
          </w:sdt>
        </w:p>
      </w:sdtContent>
    </w:sdt>
    <w:sdt>
      <w:sdtPr>
        <w:tag w:val="goog_rdk_2797"/>
        <w:id w:val="-829765027"/>
      </w:sdtPr>
      <w:sdtContent>
        <w:p w14:paraId="00000636" w14:textId="77777777" w:rsidR="00CF3663" w:rsidRDefault="00000000">
          <w:pPr>
            <w:numPr>
              <w:ilvl w:val="2"/>
              <w:numId w:val="113"/>
            </w:numPr>
            <w:tabs>
              <w:tab w:val="left" w:pos="720"/>
              <w:tab w:val="left" w:pos="1440"/>
            </w:tabs>
            <w:spacing w:before="240"/>
            <w:rPr>
              <w:ins w:id="2805" w:author="BHA Regulatory Affairs Unit" w:date="2026-07-29T16:06:00Z"/>
            </w:rPr>
          </w:pPr>
          <w:sdt>
            <w:sdtPr>
              <w:tag w:val="goog_rdk_2796"/>
              <w:id w:val="1415430755"/>
            </w:sdtPr>
            <w:sdtContent>
              <w:ins w:id="2806" w:author="BHA Regulatory Affairs Unit" w:date="2026-07-29T16:06:00Z">
                <w:r>
                  <w:t>Emergency procedure(s).</w:t>
                </w:r>
              </w:ins>
            </w:sdtContent>
          </w:sdt>
        </w:p>
      </w:sdtContent>
    </w:sdt>
    <w:sdt>
      <w:sdtPr>
        <w:tag w:val="goog_rdk_2799"/>
        <w:id w:val="2143552165"/>
      </w:sdtPr>
      <w:sdtContent>
        <w:p w14:paraId="00000637" w14:textId="77777777" w:rsidR="00CF3663" w:rsidRDefault="00000000">
          <w:pPr>
            <w:numPr>
              <w:ilvl w:val="0"/>
              <w:numId w:val="113"/>
            </w:numPr>
            <w:tabs>
              <w:tab w:val="left" w:pos="720"/>
              <w:tab w:val="left" w:pos="1440"/>
            </w:tabs>
            <w:spacing w:before="240"/>
            <w:rPr>
              <w:ins w:id="2807" w:author="BHA Regulatory Affairs Unit" w:date="2026-07-29T16:06:00Z"/>
            </w:rPr>
          </w:pPr>
          <w:sdt>
            <w:sdtPr>
              <w:tag w:val="goog_rdk_2798"/>
              <w:id w:val="1683207792"/>
            </w:sdtPr>
            <w:sdtContent>
              <w:ins w:id="2808" w:author="BHA Regulatory Affairs Unit" w:date="2026-07-29T16:06:00Z">
                <w:r>
                  <w:t>Individual records must be available to an individual or their designated representative through an agency or an agency’s designated representative at reasonable times, and upon reasonable notice, in accordance with all applicable state and federal laws, including but not limited to HIPAA and 42 C.F.R. Part 2, which are both incorporated by reference in Part 1.2.1 of this Chapter 1.</w:t>
                </w:r>
              </w:ins>
            </w:sdtContent>
          </w:sdt>
        </w:p>
      </w:sdtContent>
    </w:sdt>
    <w:sdt>
      <w:sdtPr>
        <w:tag w:val="goog_rdk_2801"/>
        <w:id w:val="1550926487"/>
      </w:sdtPr>
      <w:sdtContent>
        <w:p w14:paraId="00000638" w14:textId="77777777" w:rsidR="00CF3663" w:rsidRDefault="00000000">
          <w:pPr>
            <w:numPr>
              <w:ilvl w:val="1"/>
              <w:numId w:val="113"/>
            </w:numPr>
            <w:tabs>
              <w:tab w:val="left" w:pos="720"/>
              <w:tab w:val="left" w:pos="1440"/>
            </w:tabs>
            <w:spacing w:before="240"/>
            <w:rPr>
              <w:ins w:id="2809" w:author="BHA Regulatory Affairs Unit" w:date="2026-07-29T16:06:00Z"/>
            </w:rPr>
          </w:pPr>
          <w:sdt>
            <w:sdtPr>
              <w:tag w:val="goog_rdk_2800"/>
              <w:id w:val="-102041416"/>
            </w:sdtPr>
            <w:sdtContent>
              <w:ins w:id="2810" w:author="BHA Regulatory Affairs Unit" w:date="2026-07-29T16:06:00Z">
                <w:r>
                  <w:t xml:space="preserve">The current custodian of the record must designate a substitute service provider to ensure compliance with these regulations if the original service provider is deceased or otherwise unavailable. </w:t>
                </w:r>
              </w:ins>
            </w:sdtContent>
          </w:sdt>
        </w:p>
      </w:sdtContent>
    </w:sdt>
    <w:sdt>
      <w:sdtPr>
        <w:tag w:val="goog_rdk_2803"/>
        <w:id w:val="-1219692652"/>
      </w:sdtPr>
      <w:sdtContent>
        <w:p w14:paraId="00000639" w14:textId="77777777" w:rsidR="00CF3663" w:rsidRDefault="00000000">
          <w:pPr>
            <w:numPr>
              <w:ilvl w:val="0"/>
              <w:numId w:val="113"/>
            </w:numPr>
            <w:tabs>
              <w:tab w:val="left" w:pos="720"/>
              <w:tab w:val="left" w:pos="1440"/>
            </w:tabs>
            <w:spacing w:before="240"/>
            <w:rPr>
              <w:ins w:id="2811" w:author="BHA Regulatory Affairs Unit" w:date="2026-07-29T16:06:00Z"/>
            </w:rPr>
          </w:pPr>
          <w:sdt>
            <w:sdtPr>
              <w:tag w:val="goog_rdk_2802"/>
              <w:id w:val="1538943126"/>
            </w:sdtPr>
            <w:sdtContent>
              <w:ins w:id="2812" w:author="BHA Regulatory Affairs Unit" w:date="2026-07-29T16:06:00Z">
                <w:r>
                  <w:t>Records must be kept in accordance with all applicable state and federal laws and regulations.</w:t>
                </w:r>
              </w:ins>
            </w:sdtContent>
          </w:sdt>
        </w:p>
      </w:sdtContent>
    </w:sdt>
    <w:sdt>
      <w:sdtPr>
        <w:tag w:val="goog_rdk_2805"/>
        <w:id w:val="-412277287"/>
      </w:sdtPr>
      <w:sdtContent>
        <w:p w14:paraId="0000063A" w14:textId="77777777" w:rsidR="00CF3663" w:rsidRDefault="00000000">
          <w:pPr>
            <w:numPr>
              <w:ilvl w:val="0"/>
              <w:numId w:val="113"/>
            </w:numPr>
            <w:tabs>
              <w:tab w:val="left" w:pos="720"/>
              <w:tab w:val="left" w:pos="1440"/>
            </w:tabs>
            <w:spacing w:before="240"/>
            <w:rPr>
              <w:ins w:id="2813" w:author="BHA Regulatory Affairs Unit" w:date="2026-07-29T16:06:00Z"/>
            </w:rPr>
          </w:pPr>
          <w:sdt>
            <w:sdtPr>
              <w:tag w:val="goog_rdk_2804"/>
              <w:id w:val="-1076004794"/>
            </w:sdtPr>
            <w:sdtContent>
              <w:ins w:id="2814" w:author="BHA Regulatory Affairs Unit" w:date="2026-07-29T16:06:00Z">
                <w:r>
                  <w:t>Access to medical records contained within an individual’s records must be accessed in a manner that is consistent with all applicable state and federal laws, including but not limited to, HIPAA, as incorporated by reference in Part 1.2.1 of this Chapter 1.</w:t>
                </w:r>
              </w:ins>
            </w:sdtContent>
          </w:sdt>
        </w:p>
      </w:sdtContent>
    </w:sdt>
    <w:sdt>
      <w:sdtPr>
        <w:tag w:val="goog_rdk_2807"/>
        <w:id w:val="1366003236"/>
      </w:sdtPr>
      <w:sdtContent>
        <w:p w14:paraId="0000063B" w14:textId="77777777" w:rsidR="00CF3663" w:rsidRDefault="00000000">
          <w:pPr>
            <w:numPr>
              <w:ilvl w:val="0"/>
              <w:numId w:val="113"/>
            </w:numPr>
            <w:tabs>
              <w:tab w:val="left" w:pos="720"/>
              <w:tab w:val="left" w:pos="1440"/>
            </w:tabs>
            <w:spacing w:before="240"/>
            <w:rPr>
              <w:ins w:id="2815" w:author="BHA Regulatory Affairs Unit" w:date="2026-07-29T16:06:00Z"/>
            </w:rPr>
          </w:pPr>
          <w:sdt>
            <w:sdtPr>
              <w:tag w:val="goog_rdk_2806"/>
              <w:id w:val="-278787688"/>
            </w:sdtPr>
            <w:sdtContent>
              <w:ins w:id="2816" w:author="BHA Regulatory Affairs Unit" w:date="2026-07-29T16:06:00Z">
                <w:r>
                  <w:t>Any change, correction, deletion, or other modification made to an individual record must be documented by the personnel making the alteration. This documentation must include, but is not limited to:</w:t>
                </w:r>
              </w:ins>
            </w:sdtContent>
          </w:sdt>
        </w:p>
      </w:sdtContent>
    </w:sdt>
    <w:sdt>
      <w:sdtPr>
        <w:tag w:val="goog_rdk_2809"/>
        <w:id w:val="-1371617258"/>
      </w:sdtPr>
      <w:sdtContent>
        <w:p w14:paraId="0000063C" w14:textId="77777777" w:rsidR="00CF3663" w:rsidRDefault="00000000">
          <w:pPr>
            <w:numPr>
              <w:ilvl w:val="1"/>
              <w:numId w:val="113"/>
            </w:numPr>
            <w:tabs>
              <w:tab w:val="left" w:pos="720"/>
              <w:tab w:val="left" w:pos="1440"/>
            </w:tabs>
            <w:spacing w:before="240"/>
            <w:rPr>
              <w:ins w:id="2817" w:author="BHA Regulatory Affairs Unit" w:date="2026-07-29T16:06:00Z"/>
            </w:rPr>
          </w:pPr>
          <w:sdt>
            <w:sdtPr>
              <w:tag w:val="goog_rdk_2808"/>
              <w:id w:val="1765595977"/>
            </w:sdtPr>
            <w:sdtContent>
              <w:ins w:id="2818" w:author="BHA Regulatory Affairs Unit" w:date="2026-07-29T16:06:00Z">
                <w:r>
                  <w:t>The date and time of the alteration;</w:t>
                </w:r>
              </w:ins>
            </w:sdtContent>
          </w:sdt>
        </w:p>
      </w:sdtContent>
    </w:sdt>
    <w:sdt>
      <w:sdtPr>
        <w:tag w:val="goog_rdk_2811"/>
        <w:id w:val="-1713149613"/>
      </w:sdtPr>
      <w:sdtContent>
        <w:p w14:paraId="0000063D" w14:textId="77777777" w:rsidR="00CF3663" w:rsidRDefault="00000000">
          <w:pPr>
            <w:numPr>
              <w:ilvl w:val="1"/>
              <w:numId w:val="113"/>
            </w:numPr>
            <w:tabs>
              <w:tab w:val="left" w:pos="720"/>
              <w:tab w:val="left" w:pos="1440"/>
            </w:tabs>
            <w:spacing w:before="240"/>
            <w:rPr>
              <w:ins w:id="2819" w:author="BHA Regulatory Affairs Unit" w:date="2026-07-29T16:06:00Z"/>
            </w:rPr>
          </w:pPr>
          <w:sdt>
            <w:sdtPr>
              <w:tag w:val="goog_rdk_2810"/>
              <w:id w:val="1553738281"/>
            </w:sdtPr>
            <w:sdtContent>
              <w:ins w:id="2820" w:author="BHA Regulatory Affairs Unit" w:date="2026-07-29T16:06:00Z">
                <w:r>
                  <w:t>The nature and reason for the alteration;</w:t>
                </w:r>
              </w:ins>
            </w:sdtContent>
          </w:sdt>
        </w:p>
      </w:sdtContent>
    </w:sdt>
    <w:sdt>
      <w:sdtPr>
        <w:tag w:val="goog_rdk_2813"/>
        <w:id w:val="-1408883093"/>
      </w:sdtPr>
      <w:sdtContent>
        <w:p w14:paraId="0000063E" w14:textId="77777777" w:rsidR="00CF3663" w:rsidRDefault="00000000">
          <w:pPr>
            <w:numPr>
              <w:ilvl w:val="1"/>
              <w:numId w:val="113"/>
            </w:numPr>
            <w:tabs>
              <w:tab w:val="left" w:pos="720"/>
              <w:tab w:val="left" w:pos="1440"/>
            </w:tabs>
            <w:spacing w:before="240"/>
            <w:rPr>
              <w:ins w:id="2821" w:author="BHA Regulatory Affairs Unit" w:date="2026-07-29T16:06:00Z"/>
            </w:rPr>
          </w:pPr>
          <w:sdt>
            <w:sdtPr>
              <w:tag w:val="goog_rdk_2812"/>
              <w:id w:val="-711859618"/>
            </w:sdtPr>
            <w:sdtContent>
              <w:ins w:id="2822" w:author="BHA Regulatory Affairs Unit" w:date="2026-07-29T16:06:00Z">
                <w:r>
                  <w:t>The specifics of the correction, deletion, or other modification; and</w:t>
                </w:r>
              </w:ins>
            </w:sdtContent>
          </w:sdt>
        </w:p>
      </w:sdtContent>
    </w:sdt>
    <w:sdt>
      <w:sdtPr>
        <w:tag w:val="goog_rdk_2815"/>
        <w:id w:val="1510823449"/>
      </w:sdtPr>
      <w:sdtContent>
        <w:p w14:paraId="0000063F" w14:textId="77777777" w:rsidR="00CF3663" w:rsidRDefault="00000000">
          <w:pPr>
            <w:numPr>
              <w:ilvl w:val="1"/>
              <w:numId w:val="113"/>
            </w:numPr>
            <w:tabs>
              <w:tab w:val="left" w:pos="720"/>
              <w:tab w:val="left" w:pos="1440"/>
            </w:tabs>
            <w:spacing w:before="240"/>
            <w:rPr>
              <w:ins w:id="2823" w:author="BHA Regulatory Affairs Unit" w:date="2026-07-29T16:06:00Z"/>
            </w:rPr>
          </w:pPr>
          <w:sdt>
            <w:sdtPr>
              <w:tag w:val="goog_rdk_2814"/>
              <w:id w:val="1076653326"/>
            </w:sdtPr>
            <w:sdtContent>
              <w:ins w:id="2824" w:author="BHA Regulatory Affairs Unit" w:date="2026-07-29T16:06:00Z">
                <w:r>
                  <w:t>The name of the personnel making the alteration.</w:t>
                </w:r>
              </w:ins>
            </w:sdtContent>
          </w:sdt>
        </w:p>
      </w:sdtContent>
    </w:sdt>
    <w:sdt>
      <w:sdtPr>
        <w:tag w:val="goog_rdk_2817"/>
        <w:id w:val="-570712770"/>
      </w:sdtPr>
      <w:sdtContent>
        <w:p w14:paraId="00000640" w14:textId="77777777" w:rsidR="00CF3663" w:rsidRDefault="00000000">
          <w:pPr>
            <w:numPr>
              <w:ilvl w:val="0"/>
              <w:numId w:val="113"/>
            </w:numPr>
            <w:tabs>
              <w:tab w:val="left" w:pos="720"/>
              <w:tab w:val="left" w:pos="1440"/>
            </w:tabs>
            <w:spacing w:before="240"/>
            <w:rPr>
              <w:ins w:id="2825" w:author="BHA Regulatory Affairs Unit" w:date="2026-07-29T16:06:00Z"/>
            </w:rPr>
          </w:pPr>
          <w:sdt>
            <w:sdtPr>
              <w:tag w:val="goog_rdk_2816"/>
              <w:id w:val="1560260364"/>
            </w:sdtPr>
            <w:sdtContent>
              <w:ins w:id="2826" w:author="BHA Regulatory Affairs Unit" w:date="2026-07-29T16:06:00Z">
                <w:r>
                  <w:t>Records must be retained, as follows:</w:t>
                </w:r>
              </w:ins>
            </w:sdtContent>
          </w:sdt>
        </w:p>
      </w:sdtContent>
    </w:sdt>
    <w:sdt>
      <w:sdtPr>
        <w:tag w:val="goog_rdk_2819"/>
        <w:id w:val="779105215"/>
      </w:sdtPr>
      <w:sdtContent>
        <w:p w14:paraId="00000641" w14:textId="77777777" w:rsidR="00CF3663" w:rsidRDefault="00000000">
          <w:pPr>
            <w:numPr>
              <w:ilvl w:val="1"/>
              <w:numId w:val="113"/>
            </w:numPr>
            <w:tabs>
              <w:tab w:val="left" w:pos="720"/>
              <w:tab w:val="left" w:pos="1440"/>
            </w:tabs>
            <w:spacing w:before="240"/>
            <w:rPr>
              <w:ins w:id="2827" w:author="BHA Regulatory Affairs Unit" w:date="2026-07-29T16:06:00Z"/>
            </w:rPr>
          </w:pPr>
          <w:sdt>
            <w:sdtPr>
              <w:tag w:val="goog_rdk_2818"/>
              <w:id w:val="-761275830"/>
            </w:sdtPr>
            <w:sdtContent>
              <w:ins w:id="2828" w:author="BHA Regulatory Affairs Unit" w:date="2026-07-29T16:06:00Z">
                <w:r>
                  <w:t>Records for individuals who are eighteen (18) years old or older being served at an agency with an adult outpatient endorsement, as defined in Part 1.1.2 of this Chapter 1, must be retained for seven (7) years from the date of discharge from the agency;</w:t>
                </w:r>
              </w:ins>
            </w:sdtContent>
          </w:sdt>
        </w:p>
      </w:sdtContent>
    </w:sdt>
    <w:sdt>
      <w:sdtPr>
        <w:tag w:val="goog_rdk_2821"/>
        <w:id w:val="-138913354"/>
      </w:sdtPr>
      <w:sdtContent>
        <w:p w14:paraId="00000642" w14:textId="77777777" w:rsidR="00CF3663" w:rsidRDefault="00000000">
          <w:pPr>
            <w:numPr>
              <w:ilvl w:val="2"/>
              <w:numId w:val="113"/>
            </w:numPr>
            <w:tabs>
              <w:tab w:val="left" w:pos="720"/>
              <w:tab w:val="left" w:pos="1440"/>
            </w:tabs>
            <w:spacing w:before="240"/>
            <w:rPr>
              <w:ins w:id="2829" w:author="BHA Regulatory Affairs Unit" w:date="2026-07-29T16:06:00Z"/>
            </w:rPr>
          </w:pPr>
          <w:sdt>
            <w:sdtPr>
              <w:tag w:val="goog_rdk_2820"/>
              <w:id w:val="-307669223"/>
            </w:sdtPr>
            <w:sdtContent>
              <w:ins w:id="2830" w:author="BHA Regulatory Affairs Unit" w:date="2026-07-29T16:06:00Z">
                <w:r>
                  <w:t>Records for individuals who are less than eighteen (18) years old when admitted to an agency must be retained until the individual is twenty-five (25) years old.</w:t>
                </w:r>
              </w:ins>
            </w:sdtContent>
          </w:sdt>
        </w:p>
      </w:sdtContent>
    </w:sdt>
    <w:sdt>
      <w:sdtPr>
        <w:tag w:val="goog_rdk_2823"/>
        <w:id w:val="730180679"/>
      </w:sdtPr>
      <w:sdtContent>
        <w:p w14:paraId="00000643" w14:textId="77777777" w:rsidR="00CF3663" w:rsidRDefault="00000000">
          <w:pPr>
            <w:numPr>
              <w:ilvl w:val="1"/>
              <w:numId w:val="113"/>
            </w:numPr>
            <w:tabs>
              <w:tab w:val="left" w:pos="720"/>
              <w:tab w:val="left" w:pos="1440"/>
            </w:tabs>
            <w:spacing w:before="240"/>
            <w:rPr>
              <w:ins w:id="2831" w:author="BHA Regulatory Affairs Unit" w:date="2026-07-29T16:06:00Z"/>
            </w:rPr>
          </w:pPr>
          <w:sdt>
            <w:sdtPr>
              <w:tag w:val="goog_rdk_2822"/>
              <w:id w:val="1929886804"/>
            </w:sdtPr>
            <w:sdtContent>
              <w:ins w:id="2832" w:author="BHA Regulatory Affairs Unit" w:date="2026-07-29T16:06:00Z">
                <w:r>
                  <w:t>Records for individuals who are eighteen (18) years old or older being served at an agency with an adult residential/overnight endorsements, as defined in Part 1.1.2 of this Chapter 1, must be retained for ten (10) years from the date of discharge from an agency;</w:t>
                </w:r>
              </w:ins>
            </w:sdtContent>
          </w:sdt>
        </w:p>
      </w:sdtContent>
    </w:sdt>
    <w:sdt>
      <w:sdtPr>
        <w:tag w:val="goog_rdk_2825"/>
        <w:id w:val="-1449772393"/>
      </w:sdtPr>
      <w:sdtContent>
        <w:p w14:paraId="00000644" w14:textId="77777777" w:rsidR="00CF3663" w:rsidRDefault="00000000">
          <w:pPr>
            <w:numPr>
              <w:ilvl w:val="2"/>
              <w:numId w:val="113"/>
            </w:numPr>
            <w:tabs>
              <w:tab w:val="left" w:pos="720"/>
              <w:tab w:val="left" w:pos="1440"/>
            </w:tabs>
            <w:spacing w:before="240"/>
            <w:rPr>
              <w:ins w:id="2833" w:author="BHA Regulatory Affairs Unit" w:date="2026-07-29T16:06:00Z"/>
            </w:rPr>
          </w:pPr>
          <w:sdt>
            <w:sdtPr>
              <w:tag w:val="goog_rdk_2824"/>
              <w:id w:val="-267862934"/>
            </w:sdtPr>
            <w:sdtContent>
              <w:ins w:id="2834" w:author="BHA Regulatory Affairs Unit" w:date="2026-07-29T16:06:00Z">
                <w:r>
                  <w:t>Records for individuals who are less than eighteen (18) years old when admitted to an agency must be retained until the individual is twenty-eight (28) years old.</w:t>
                </w:r>
              </w:ins>
            </w:sdtContent>
          </w:sdt>
        </w:p>
      </w:sdtContent>
    </w:sdt>
    <w:sdt>
      <w:sdtPr>
        <w:tag w:val="goog_rdk_2827"/>
        <w:id w:val="-304806736"/>
      </w:sdtPr>
      <w:sdtContent>
        <w:p w14:paraId="00000645" w14:textId="77777777" w:rsidR="00CF3663" w:rsidRDefault="00000000">
          <w:pPr>
            <w:numPr>
              <w:ilvl w:val="1"/>
              <w:numId w:val="113"/>
            </w:numPr>
            <w:tabs>
              <w:tab w:val="left" w:pos="720"/>
              <w:tab w:val="left" w:pos="1440"/>
            </w:tabs>
            <w:spacing w:before="240"/>
            <w:rPr>
              <w:ins w:id="2835" w:author="BHA Regulatory Affairs Unit" w:date="2026-07-29T16:06:00Z"/>
            </w:rPr>
          </w:pPr>
          <w:sdt>
            <w:sdtPr>
              <w:tag w:val="goog_rdk_2826"/>
              <w:id w:val="-545943744"/>
            </w:sdtPr>
            <w:sdtContent>
              <w:ins w:id="2836" w:author="BHA Regulatory Affairs Unit" w:date="2026-07-29T16:06:00Z">
                <w:r>
                  <w:t>The confidentiality of an individual record, including all medical, behavioral health, psychological, and demographic information, must be protected in accordance with all applicable federal and state laws and regulations, including record use, storage, transportation, transmission, and disposal;</w:t>
                </w:r>
              </w:ins>
            </w:sdtContent>
          </w:sdt>
        </w:p>
      </w:sdtContent>
    </w:sdt>
    <w:sdt>
      <w:sdtPr>
        <w:tag w:val="goog_rdk_2829"/>
        <w:id w:val="568263219"/>
      </w:sdtPr>
      <w:sdtContent>
        <w:p w14:paraId="00000646" w14:textId="77777777" w:rsidR="00CF3663" w:rsidRDefault="00000000">
          <w:pPr>
            <w:numPr>
              <w:ilvl w:val="1"/>
              <w:numId w:val="113"/>
            </w:numPr>
            <w:tabs>
              <w:tab w:val="left" w:pos="720"/>
              <w:tab w:val="left" w:pos="1440"/>
            </w:tabs>
            <w:spacing w:before="240"/>
            <w:rPr>
              <w:ins w:id="2837" w:author="BHA Regulatory Affairs Unit" w:date="2026-07-29T16:06:00Z"/>
            </w:rPr>
          </w:pPr>
          <w:sdt>
            <w:sdtPr>
              <w:tag w:val="goog_rdk_2828"/>
              <w:id w:val="-1501046789"/>
            </w:sdtPr>
            <w:sdtContent>
              <w:ins w:id="2838" w:author="BHA Regulatory Affairs Unit" w:date="2026-07-29T16:06:00Z">
                <w:r>
                  <w:t>When an agency closes a physical location and/or discontinues any endorsement, it must maintain records of individuals served, in accordance with the requirements of this Part 1.17.1.J of this Chapter 1; and</w:t>
                </w:r>
              </w:ins>
            </w:sdtContent>
          </w:sdt>
        </w:p>
      </w:sdtContent>
    </w:sdt>
    <w:sdt>
      <w:sdtPr>
        <w:tag w:val="goog_rdk_2831"/>
        <w:id w:val="2000457255"/>
      </w:sdtPr>
      <w:sdtContent>
        <w:p w14:paraId="00000647" w14:textId="77777777" w:rsidR="00CF3663" w:rsidRDefault="00000000">
          <w:pPr>
            <w:numPr>
              <w:ilvl w:val="1"/>
              <w:numId w:val="113"/>
            </w:numPr>
            <w:tabs>
              <w:tab w:val="left" w:pos="720"/>
              <w:tab w:val="left" w:pos="1440"/>
            </w:tabs>
            <w:spacing w:before="240"/>
            <w:rPr>
              <w:ins w:id="2839" w:author="BHA Regulatory Affairs Unit" w:date="2026-07-29T16:06:00Z"/>
            </w:rPr>
          </w:pPr>
          <w:sdt>
            <w:sdtPr>
              <w:tag w:val="goog_rdk_2830"/>
              <w:id w:val="-35663039"/>
            </w:sdtPr>
            <w:sdtContent>
              <w:ins w:id="2840" w:author="BHA Regulatory Affairs Unit" w:date="2026-07-29T16:06:00Z">
                <w:r>
                  <w:t>An agency that ceases operation must comply with the provisions set forth in Part 1.9 of this Chapter 1, regarding individual records.</w:t>
                </w:r>
              </w:ins>
            </w:sdtContent>
          </w:sdt>
        </w:p>
      </w:sdtContent>
    </w:sdt>
    <w:sdt>
      <w:sdtPr>
        <w:tag w:val="goog_rdk_2833"/>
        <w:id w:val="599723106"/>
      </w:sdtPr>
      <w:sdtContent>
        <w:p w14:paraId="00000648" w14:textId="77777777" w:rsidR="00CF3663" w:rsidRDefault="00000000">
          <w:pPr>
            <w:numPr>
              <w:ilvl w:val="0"/>
              <w:numId w:val="113"/>
            </w:numPr>
            <w:tabs>
              <w:tab w:val="left" w:pos="720"/>
              <w:tab w:val="left" w:pos="1440"/>
            </w:tabs>
            <w:spacing w:before="240"/>
            <w:rPr>
              <w:ins w:id="2841" w:author="BHA Regulatory Affairs Unit" w:date="2026-07-29T16:06:00Z"/>
            </w:rPr>
          </w:pPr>
          <w:sdt>
            <w:sdtPr>
              <w:tag w:val="goog_rdk_2832"/>
              <w:id w:val="530965672"/>
            </w:sdtPr>
            <w:sdtContent>
              <w:ins w:id="2842" w:author="BHA Regulatory Affairs Unit" w:date="2026-07-29T16:06:00Z">
                <w:r>
                  <w:t>Effect of this Part 1.17.1 of this Chapter 1 on similar rights of an individual</w:t>
                </w:r>
              </w:ins>
            </w:sdtContent>
          </w:sdt>
        </w:p>
      </w:sdtContent>
    </w:sdt>
    <w:sdt>
      <w:sdtPr>
        <w:tag w:val="goog_rdk_2835"/>
        <w:id w:val="631016621"/>
      </w:sdtPr>
      <w:sdtContent>
        <w:p w14:paraId="00000649" w14:textId="77777777" w:rsidR="00CF3663" w:rsidRDefault="00000000">
          <w:pPr>
            <w:numPr>
              <w:ilvl w:val="1"/>
              <w:numId w:val="113"/>
            </w:numPr>
            <w:tabs>
              <w:tab w:val="left" w:pos="720"/>
              <w:tab w:val="left" w:pos="1440"/>
            </w:tabs>
            <w:spacing w:before="240"/>
            <w:rPr>
              <w:ins w:id="2843" w:author="BHA Regulatory Affairs Unit" w:date="2026-07-29T16:06:00Z"/>
            </w:rPr>
          </w:pPr>
          <w:sdt>
            <w:sdtPr>
              <w:tag w:val="goog_rdk_2834"/>
              <w:id w:val="-1924282034"/>
            </w:sdtPr>
            <w:sdtContent>
              <w:ins w:id="2844" w:author="BHA Regulatory Affairs Unit" w:date="2026-07-29T16:06:00Z">
                <w:r>
                  <w:t>Nothing in this Part 1.17.1 of this Chapter 1 may be construed to limit the rights of an individual or the individual’s designated representative to inspect individual records, including the individual’s medical or psychological data, pursuant to Section 27-65-123, C.R.S.</w:t>
                </w:r>
              </w:ins>
            </w:sdtContent>
          </w:sdt>
        </w:p>
      </w:sdtContent>
    </w:sdt>
    <w:sdt>
      <w:sdtPr>
        <w:tag w:val="goog_rdk_2837"/>
        <w:id w:val="544732372"/>
      </w:sdtPr>
      <w:sdtContent>
        <w:p w14:paraId="0000064A" w14:textId="77777777" w:rsidR="00CF3663" w:rsidRDefault="00000000">
          <w:pPr>
            <w:numPr>
              <w:ilvl w:val="1"/>
              <w:numId w:val="113"/>
            </w:numPr>
            <w:tabs>
              <w:tab w:val="left" w:pos="720"/>
              <w:tab w:val="left" w:pos="1440"/>
            </w:tabs>
            <w:spacing w:before="240"/>
            <w:rPr>
              <w:ins w:id="2845" w:author="BHA Regulatory Affairs Unit" w:date="2026-07-29T16:06:00Z"/>
            </w:rPr>
          </w:pPr>
          <w:sdt>
            <w:sdtPr>
              <w:tag w:val="goog_rdk_2836"/>
              <w:id w:val="2004226765"/>
            </w:sdtPr>
            <w:sdtContent>
              <w:ins w:id="2846" w:author="BHA Regulatory Affairs Unit" w:date="2026-07-29T16:06:00Z">
                <w:r>
                  <w:t>Nothing in this Part 1.17.1 of this Chapter 1 may be construed to require a person responsible for the diagnosis or treatment of a child for substance use disorder or use of drugs, pursuant to Sections 25-4-409 and 13-22-102, C.R.S., to release records of such diagnosis or treatment to a parent, guardian, or person other than the minor or their designated representative.</w:t>
                </w:r>
              </w:ins>
            </w:sdtContent>
          </w:sdt>
        </w:p>
      </w:sdtContent>
    </w:sdt>
    <w:sdt>
      <w:sdtPr>
        <w:tag w:val="goog_rdk_2839"/>
        <w:id w:val="1046254862"/>
      </w:sdtPr>
      <w:sdtContent>
        <w:p w14:paraId="0000064B" w14:textId="77777777" w:rsidR="00CF3663" w:rsidRDefault="00000000">
          <w:pPr>
            <w:numPr>
              <w:ilvl w:val="1"/>
              <w:numId w:val="113"/>
            </w:numPr>
            <w:tabs>
              <w:tab w:val="left" w:pos="720"/>
              <w:tab w:val="left" w:pos="1440"/>
            </w:tabs>
            <w:spacing w:before="240"/>
            <w:rPr>
              <w:ins w:id="2847" w:author="BHA Regulatory Affairs Unit" w:date="2026-07-29T16:06:00Z"/>
            </w:rPr>
          </w:pPr>
          <w:sdt>
            <w:sdtPr>
              <w:tag w:val="goog_rdk_2838"/>
              <w:id w:val="-1702205266"/>
            </w:sdtPr>
            <w:sdtContent>
              <w:ins w:id="2848" w:author="BHA Regulatory Affairs Unit" w:date="2026-07-29T16:06:00Z">
                <w:r>
                  <w:t>Nothing in this Part 1.17.1 of this Chapter 1 may be construed to waive the responsibility of a custodian of medical records in an agency to maintain confidentiality of those records in its possession.</w:t>
                </w:r>
              </w:ins>
            </w:sdtContent>
          </w:sdt>
        </w:p>
      </w:sdtContent>
    </w:sdt>
    <w:sdt>
      <w:sdtPr>
        <w:tag w:val="goog_rdk_2841"/>
        <w:id w:val="-832318258"/>
      </w:sdtPr>
      <w:sdtContent>
        <w:p w14:paraId="0000064C" w14:textId="77777777" w:rsidR="00CF3663" w:rsidRDefault="00000000">
          <w:pPr>
            <w:numPr>
              <w:ilvl w:val="1"/>
              <w:numId w:val="113"/>
            </w:numPr>
            <w:tabs>
              <w:tab w:val="left" w:pos="720"/>
              <w:tab w:val="left" w:pos="1440"/>
            </w:tabs>
            <w:spacing w:before="240"/>
            <w:rPr>
              <w:ins w:id="2849" w:author="BHA Regulatory Affairs Unit" w:date="2026-07-29T16:06:00Z"/>
            </w:rPr>
          </w:pPr>
          <w:sdt>
            <w:sdtPr>
              <w:tag w:val="goog_rdk_2840"/>
              <w:id w:val="1200992698"/>
            </w:sdtPr>
            <w:sdtContent>
              <w:ins w:id="2850" w:author="BHA Regulatory Affairs Unit" w:date="2026-07-29T16:06:00Z">
                <w:r>
                  <w:t>Nothing in this Part 1.17.1 in this Chapter 1 may limit the rights of an individual, the individual’s personal representative, or a person who requests the medical records upon submission of a federal law compliant authorization, a valid subpoena, or a court order to inspect an individual’s records.</w:t>
                </w:r>
              </w:ins>
            </w:sdtContent>
          </w:sdt>
        </w:p>
      </w:sdtContent>
    </w:sdt>
    <w:sdt>
      <w:sdtPr>
        <w:tag w:val="goog_rdk_2843"/>
        <w:id w:val="-1430866162"/>
      </w:sdtPr>
      <w:sdtContent>
        <w:p w14:paraId="0000064D" w14:textId="77777777" w:rsidR="00CF3663" w:rsidRDefault="00000000">
          <w:pPr>
            <w:keepNext/>
            <w:spacing w:before="240" w:after="60"/>
            <w:ind w:firstLine="0"/>
            <w:rPr>
              <w:ins w:id="2851" w:author="BHA Regulatory Affairs Unit" w:date="2026-07-29T16:06:00Z"/>
              <w:b/>
              <w:bCs/>
            </w:rPr>
          </w:pPr>
          <w:sdt>
            <w:sdtPr>
              <w:tag w:val="goog_rdk_2842"/>
              <w:id w:val="-1922230445"/>
            </w:sdtPr>
            <w:sdtContent>
              <w:ins w:id="2852" w:author="BHA Regulatory Affairs Unit" w:date="2026-07-29T16:06:00Z">
                <w:r>
                  <w:rPr>
                    <w:b/>
                    <w:bCs/>
                  </w:rPr>
                  <w:t>1.17.2</w:t>
                </w:r>
                <w:r>
                  <w:rPr>
                    <w:b/>
                    <w:bCs/>
                  </w:rPr>
                  <w:tab/>
                  <w:t>Admission and Discharge Criteria</w:t>
                </w:r>
              </w:ins>
            </w:sdtContent>
          </w:sdt>
        </w:p>
      </w:sdtContent>
    </w:sdt>
    <w:sdt>
      <w:sdtPr>
        <w:tag w:val="goog_rdk_2845"/>
        <w:id w:val="272238531"/>
      </w:sdtPr>
      <w:sdtContent>
        <w:p w14:paraId="0000064E" w14:textId="77777777" w:rsidR="00CF3663" w:rsidRDefault="00000000">
          <w:pPr>
            <w:numPr>
              <w:ilvl w:val="0"/>
              <w:numId w:val="114"/>
            </w:numPr>
            <w:tabs>
              <w:tab w:val="left" w:pos="720"/>
              <w:tab w:val="left" w:pos="1440"/>
            </w:tabs>
            <w:spacing w:before="240"/>
            <w:rPr>
              <w:ins w:id="2853" w:author="BHA Regulatory Affairs Unit" w:date="2026-07-29T16:06:00Z"/>
            </w:rPr>
          </w:pPr>
          <w:sdt>
            <w:sdtPr>
              <w:tag w:val="goog_rdk_2844"/>
              <w:id w:val="-367789190"/>
            </w:sdtPr>
            <w:sdtContent>
              <w:ins w:id="2854" w:author="BHA Regulatory Affairs Unit" w:date="2026-07-29T16:06:00Z">
                <w:r>
                  <w:t>For applicable services, agencies shall develop and implement admission and discharge policies. Such policies may be for an agency as a whole, a particular endorsement, and/or a specific physical location, as appropriate.</w:t>
                </w:r>
              </w:ins>
            </w:sdtContent>
          </w:sdt>
        </w:p>
      </w:sdtContent>
    </w:sdt>
    <w:sdt>
      <w:sdtPr>
        <w:tag w:val="goog_rdk_2847"/>
        <w:id w:val="-1970144997"/>
      </w:sdtPr>
      <w:sdtContent>
        <w:p w14:paraId="0000064F" w14:textId="77777777" w:rsidR="00CF3663" w:rsidRDefault="00000000">
          <w:pPr>
            <w:numPr>
              <w:ilvl w:val="0"/>
              <w:numId w:val="114"/>
            </w:numPr>
            <w:tabs>
              <w:tab w:val="left" w:pos="720"/>
              <w:tab w:val="left" w:pos="1440"/>
            </w:tabs>
            <w:spacing w:before="240"/>
            <w:rPr>
              <w:ins w:id="2855" w:author="BHA Regulatory Affairs Unit" w:date="2026-07-29T16:06:00Z"/>
            </w:rPr>
          </w:pPr>
          <w:sdt>
            <w:sdtPr>
              <w:tag w:val="goog_rdk_2846"/>
              <w:id w:val="138475139"/>
            </w:sdtPr>
            <w:sdtContent>
              <w:ins w:id="2856" w:author="BHA Regulatory Affairs Unit" w:date="2026-07-29T16:06:00Z">
                <w:r>
                  <w:t>Admission policies must include, at a minimum:</w:t>
                </w:r>
              </w:ins>
            </w:sdtContent>
          </w:sdt>
        </w:p>
      </w:sdtContent>
    </w:sdt>
    <w:sdt>
      <w:sdtPr>
        <w:tag w:val="goog_rdk_2849"/>
        <w:id w:val="-739073057"/>
      </w:sdtPr>
      <w:sdtContent>
        <w:p w14:paraId="00000650" w14:textId="77777777" w:rsidR="00CF3663" w:rsidRDefault="00000000">
          <w:pPr>
            <w:numPr>
              <w:ilvl w:val="1"/>
              <w:numId w:val="114"/>
            </w:numPr>
            <w:tabs>
              <w:tab w:val="left" w:pos="720"/>
              <w:tab w:val="left" w:pos="1440"/>
            </w:tabs>
            <w:spacing w:before="240"/>
            <w:rPr>
              <w:ins w:id="2857" w:author="BHA Regulatory Affairs Unit" w:date="2026-07-29T16:06:00Z"/>
            </w:rPr>
          </w:pPr>
          <w:sdt>
            <w:sdtPr>
              <w:tag w:val="goog_rdk_2848"/>
              <w:id w:val="-294784754"/>
            </w:sdtPr>
            <w:sdtContent>
              <w:ins w:id="2858" w:author="BHA Regulatory Affairs Unit" w:date="2026-07-29T16:06:00Z">
                <w:r>
                  <w:t>Criteria to ensure:</w:t>
                </w:r>
              </w:ins>
            </w:sdtContent>
          </w:sdt>
        </w:p>
      </w:sdtContent>
    </w:sdt>
    <w:sdt>
      <w:sdtPr>
        <w:tag w:val="goog_rdk_2851"/>
        <w:id w:val="-1153436451"/>
      </w:sdtPr>
      <w:sdtContent>
        <w:p w14:paraId="00000651" w14:textId="77777777" w:rsidR="00CF3663" w:rsidRDefault="00000000">
          <w:pPr>
            <w:numPr>
              <w:ilvl w:val="2"/>
              <w:numId w:val="114"/>
            </w:numPr>
            <w:tabs>
              <w:tab w:val="left" w:pos="720"/>
              <w:tab w:val="left" w:pos="1440"/>
            </w:tabs>
            <w:spacing w:before="240"/>
            <w:rPr>
              <w:ins w:id="2859" w:author="BHA Regulatory Affairs Unit" w:date="2026-07-29T16:06:00Z"/>
            </w:rPr>
          </w:pPr>
          <w:sdt>
            <w:sdtPr>
              <w:tag w:val="goog_rdk_2850"/>
              <w:id w:val="1647953473"/>
            </w:sdtPr>
            <w:sdtContent>
              <w:ins w:id="2860" w:author="BHA Regulatory Affairs Unit" w:date="2026-07-29T16:06:00Z">
                <w:r>
                  <w:t>An agency, endorsement, and/or location only treats individuals for whom it can provide immediate assessment and treatment based on an individual’s needs;</w:t>
                </w:r>
              </w:ins>
            </w:sdtContent>
          </w:sdt>
        </w:p>
      </w:sdtContent>
    </w:sdt>
    <w:sdt>
      <w:sdtPr>
        <w:tag w:val="goog_rdk_2853"/>
        <w:id w:val="1172180493"/>
      </w:sdtPr>
      <w:sdtContent>
        <w:p w14:paraId="00000652" w14:textId="77777777" w:rsidR="00CF3663" w:rsidRDefault="00000000">
          <w:pPr>
            <w:numPr>
              <w:ilvl w:val="2"/>
              <w:numId w:val="114"/>
            </w:numPr>
            <w:tabs>
              <w:tab w:val="left" w:pos="720"/>
              <w:tab w:val="left" w:pos="1440"/>
            </w:tabs>
            <w:spacing w:before="240"/>
            <w:rPr>
              <w:ins w:id="2861" w:author="BHA Regulatory Affairs Unit" w:date="2026-07-29T16:06:00Z"/>
            </w:rPr>
          </w:pPr>
          <w:sdt>
            <w:sdtPr>
              <w:tag w:val="goog_rdk_2852"/>
              <w:id w:val="-1913328157"/>
            </w:sdtPr>
            <w:sdtContent>
              <w:ins w:id="2862" w:author="BHA Regulatory Affairs Unit" w:date="2026-07-29T16:06:00Z">
                <w:r>
                  <w:t>Treatment in the least restrictive setting based on an individual’s level of care needs;</w:t>
                </w:r>
              </w:ins>
            </w:sdtContent>
          </w:sdt>
        </w:p>
      </w:sdtContent>
    </w:sdt>
    <w:sdt>
      <w:sdtPr>
        <w:tag w:val="goog_rdk_2855"/>
        <w:id w:val="-1528323601"/>
      </w:sdtPr>
      <w:sdtContent>
        <w:p w14:paraId="00000653" w14:textId="77777777" w:rsidR="00CF3663" w:rsidRDefault="00000000">
          <w:pPr>
            <w:numPr>
              <w:ilvl w:val="2"/>
              <w:numId w:val="114"/>
            </w:numPr>
            <w:tabs>
              <w:tab w:val="left" w:pos="720"/>
              <w:tab w:val="left" w:pos="1440"/>
            </w:tabs>
            <w:spacing w:before="240"/>
            <w:rPr>
              <w:ins w:id="2863" w:author="BHA Regulatory Affairs Unit" w:date="2026-07-29T16:06:00Z"/>
            </w:rPr>
          </w:pPr>
          <w:sdt>
            <w:sdtPr>
              <w:tag w:val="goog_rdk_2854"/>
              <w:id w:val="209171740"/>
            </w:sdtPr>
            <w:sdtContent>
              <w:ins w:id="2864" w:author="BHA Regulatory Affairs Unit" w:date="2026-07-29T16:06:00Z">
                <w:r>
                  <w:t>The safety of the community and other individuals receiving treatment;</w:t>
                </w:r>
              </w:ins>
            </w:sdtContent>
          </w:sdt>
        </w:p>
      </w:sdtContent>
    </w:sdt>
    <w:sdt>
      <w:sdtPr>
        <w:tag w:val="goog_rdk_2857"/>
        <w:id w:val="407526293"/>
      </w:sdtPr>
      <w:sdtContent>
        <w:p w14:paraId="00000654" w14:textId="77777777" w:rsidR="00CF3663" w:rsidRDefault="00000000">
          <w:pPr>
            <w:numPr>
              <w:ilvl w:val="2"/>
              <w:numId w:val="114"/>
            </w:numPr>
            <w:tabs>
              <w:tab w:val="left" w:pos="720"/>
              <w:tab w:val="left" w:pos="1440"/>
            </w:tabs>
            <w:spacing w:before="240"/>
            <w:rPr>
              <w:ins w:id="2865" w:author="BHA Regulatory Affairs Unit" w:date="2026-07-29T16:06:00Z"/>
            </w:rPr>
          </w:pPr>
          <w:sdt>
            <w:sdtPr>
              <w:tag w:val="goog_rdk_2856"/>
              <w:id w:val="2029445985"/>
            </w:sdtPr>
            <w:sdtContent>
              <w:ins w:id="2866" w:author="BHA Regulatory Affairs Unit" w:date="2026-07-29T16:06:00Z">
                <w:r>
                  <w:t>The following are not sole reasons for treatment ineligibility:</w:t>
                </w:r>
              </w:ins>
            </w:sdtContent>
          </w:sdt>
        </w:p>
      </w:sdtContent>
    </w:sdt>
    <w:sdt>
      <w:sdtPr>
        <w:tag w:val="goog_rdk_2859"/>
        <w:id w:val="-251030273"/>
      </w:sdtPr>
      <w:sdtContent>
        <w:p w14:paraId="00000655" w14:textId="77777777" w:rsidR="00CF3663" w:rsidRDefault="00000000">
          <w:pPr>
            <w:numPr>
              <w:ilvl w:val="3"/>
              <w:numId w:val="114"/>
            </w:numPr>
            <w:tabs>
              <w:tab w:val="left" w:pos="720"/>
              <w:tab w:val="left" w:pos="1440"/>
            </w:tabs>
            <w:spacing w:before="240"/>
            <w:rPr>
              <w:ins w:id="2867" w:author="BHA Regulatory Affairs Unit" w:date="2026-07-29T16:06:00Z"/>
            </w:rPr>
          </w:pPr>
          <w:sdt>
            <w:sdtPr>
              <w:tag w:val="goog_rdk_2858"/>
              <w:id w:val="-954621220"/>
            </w:sdtPr>
            <w:sdtContent>
              <w:ins w:id="2868" w:author="BHA Regulatory Affairs Unit" w:date="2026-07-29T16:06:00Z">
                <w:r>
                  <w:t>Relapse;</w:t>
                </w:r>
              </w:ins>
            </w:sdtContent>
          </w:sdt>
        </w:p>
      </w:sdtContent>
    </w:sdt>
    <w:sdt>
      <w:sdtPr>
        <w:tag w:val="goog_rdk_2861"/>
        <w:id w:val="748709513"/>
      </w:sdtPr>
      <w:sdtContent>
        <w:p w14:paraId="00000656" w14:textId="77777777" w:rsidR="00CF3663" w:rsidRDefault="00000000">
          <w:pPr>
            <w:numPr>
              <w:ilvl w:val="3"/>
              <w:numId w:val="114"/>
            </w:numPr>
            <w:tabs>
              <w:tab w:val="left" w:pos="720"/>
              <w:tab w:val="left" w:pos="1440"/>
            </w:tabs>
            <w:spacing w:before="240"/>
            <w:rPr>
              <w:ins w:id="2869" w:author="BHA Regulatory Affairs Unit" w:date="2026-07-29T16:06:00Z"/>
            </w:rPr>
          </w:pPr>
          <w:sdt>
            <w:sdtPr>
              <w:tag w:val="goog_rdk_2860"/>
              <w:id w:val="1443587485"/>
            </w:sdtPr>
            <w:sdtContent>
              <w:ins w:id="2870" w:author="BHA Regulatory Affairs Unit" w:date="2026-07-29T16:06:00Z">
                <w:r>
                  <w:t>Leaving previous treatment against advice or lack of engagement in previous treatment;</w:t>
                </w:r>
              </w:ins>
            </w:sdtContent>
          </w:sdt>
        </w:p>
      </w:sdtContent>
    </w:sdt>
    <w:sdt>
      <w:sdtPr>
        <w:tag w:val="goog_rdk_2863"/>
        <w:id w:val="-560445551"/>
      </w:sdtPr>
      <w:sdtContent>
        <w:p w14:paraId="00000657" w14:textId="77777777" w:rsidR="00CF3663" w:rsidRDefault="00000000">
          <w:pPr>
            <w:numPr>
              <w:ilvl w:val="3"/>
              <w:numId w:val="114"/>
            </w:numPr>
            <w:tabs>
              <w:tab w:val="left" w:pos="720"/>
              <w:tab w:val="left" w:pos="1440"/>
            </w:tabs>
            <w:spacing w:before="240"/>
            <w:rPr>
              <w:ins w:id="2871" w:author="BHA Regulatory Affairs Unit" w:date="2026-07-29T16:06:00Z"/>
            </w:rPr>
          </w:pPr>
          <w:sdt>
            <w:sdtPr>
              <w:tag w:val="goog_rdk_2862"/>
              <w:id w:val="-712531166"/>
            </w:sdtPr>
            <w:sdtContent>
              <w:ins w:id="2872" w:author="BHA Regulatory Affairs Unit" w:date="2026-07-29T16:06:00Z">
                <w:r>
                  <w:t>Pregnancy;</w:t>
                </w:r>
              </w:ins>
            </w:sdtContent>
          </w:sdt>
        </w:p>
      </w:sdtContent>
    </w:sdt>
    <w:sdt>
      <w:sdtPr>
        <w:tag w:val="goog_rdk_2865"/>
        <w:id w:val="108971663"/>
      </w:sdtPr>
      <w:sdtContent>
        <w:p w14:paraId="00000658" w14:textId="77777777" w:rsidR="00CF3663" w:rsidRDefault="00000000">
          <w:pPr>
            <w:numPr>
              <w:ilvl w:val="3"/>
              <w:numId w:val="114"/>
            </w:numPr>
            <w:tabs>
              <w:tab w:val="left" w:pos="720"/>
              <w:tab w:val="left" w:pos="1440"/>
            </w:tabs>
            <w:spacing w:before="240"/>
            <w:rPr>
              <w:ins w:id="2873" w:author="BHA Regulatory Affairs Unit" w:date="2026-07-29T16:06:00Z"/>
            </w:rPr>
          </w:pPr>
          <w:sdt>
            <w:sdtPr>
              <w:tag w:val="goog_rdk_2864"/>
              <w:id w:val="1128331389"/>
            </w:sdtPr>
            <w:sdtContent>
              <w:ins w:id="2874" w:author="BHA Regulatory Affairs Unit" w:date="2026-07-29T16:06:00Z">
                <w:r>
                  <w:t>Substance use;</w:t>
                </w:r>
              </w:ins>
            </w:sdtContent>
          </w:sdt>
        </w:p>
      </w:sdtContent>
    </w:sdt>
    <w:sdt>
      <w:sdtPr>
        <w:tag w:val="goog_rdk_2867"/>
        <w:id w:val="-254202465"/>
      </w:sdtPr>
      <w:sdtContent>
        <w:p w14:paraId="00000659" w14:textId="77777777" w:rsidR="00CF3663" w:rsidRDefault="00000000">
          <w:pPr>
            <w:numPr>
              <w:ilvl w:val="3"/>
              <w:numId w:val="114"/>
            </w:numPr>
            <w:tabs>
              <w:tab w:val="left" w:pos="720"/>
              <w:tab w:val="left" w:pos="1440"/>
            </w:tabs>
            <w:spacing w:before="240"/>
            <w:rPr>
              <w:ins w:id="2875" w:author="BHA Regulatory Affairs Unit" w:date="2026-07-29T16:06:00Z"/>
            </w:rPr>
          </w:pPr>
          <w:sdt>
            <w:sdtPr>
              <w:tag w:val="goog_rdk_2866"/>
              <w:id w:val="-826946522"/>
            </w:sdtPr>
            <w:sdtContent>
              <w:ins w:id="2876" w:author="BHA Regulatory Affairs Unit" w:date="2026-07-29T16:06:00Z">
                <w:r>
                  <w:t>Involuntary commitment;</w:t>
                </w:r>
              </w:ins>
            </w:sdtContent>
          </w:sdt>
        </w:p>
      </w:sdtContent>
    </w:sdt>
    <w:sdt>
      <w:sdtPr>
        <w:tag w:val="goog_rdk_2869"/>
        <w:id w:val="-1371465669"/>
      </w:sdtPr>
      <w:sdtContent>
        <w:p w14:paraId="0000065A" w14:textId="77777777" w:rsidR="00CF3663" w:rsidRDefault="00000000">
          <w:pPr>
            <w:numPr>
              <w:ilvl w:val="3"/>
              <w:numId w:val="114"/>
            </w:numPr>
            <w:tabs>
              <w:tab w:val="left" w:pos="720"/>
              <w:tab w:val="left" w:pos="1440"/>
            </w:tabs>
            <w:spacing w:before="240"/>
            <w:rPr>
              <w:ins w:id="2877" w:author="BHA Regulatory Affairs Unit" w:date="2026-07-29T16:06:00Z"/>
            </w:rPr>
          </w:pPr>
          <w:sdt>
            <w:sdtPr>
              <w:tag w:val="goog_rdk_2868"/>
              <w:id w:val="-2083896638"/>
            </w:sdtPr>
            <w:sdtContent>
              <w:ins w:id="2878" w:author="BHA Regulatory Affairs Unit" w:date="2026-07-29T16:06:00Z">
                <w:r>
                  <w:t>Current utilization of any medication-assisted treatment (MAT) or interest in beginning MAT services;</w:t>
                </w:r>
              </w:ins>
            </w:sdtContent>
          </w:sdt>
        </w:p>
      </w:sdtContent>
    </w:sdt>
    <w:sdt>
      <w:sdtPr>
        <w:tag w:val="goog_rdk_2871"/>
        <w:id w:val="-1242978699"/>
      </w:sdtPr>
      <w:sdtContent>
        <w:p w14:paraId="0000065B" w14:textId="77777777" w:rsidR="00CF3663" w:rsidRDefault="00000000">
          <w:pPr>
            <w:numPr>
              <w:ilvl w:val="3"/>
              <w:numId w:val="114"/>
            </w:numPr>
            <w:tabs>
              <w:tab w:val="left" w:pos="720"/>
              <w:tab w:val="left" w:pos="1440"/>
            </w:tabs>
            <w:spacing w:before="240"/>
            <w:rPr>
              <w:ins w:id="2879" w:author="BHA Regulatory Affairs Unit" w:date="2026-07-29T16:06:00Z"/>
            </w:rPr>
          </w:pPr>
          <w:sdt>
            <w:sdtPr>
              <w:tag w:val="goog_rdk_2870"/>
              <w:id w:val="-1277059294"/>
            </w:sdtPr>
            <w:sdtContent>
              <w:ins w:id="2880" w:author="BHA Regulatory Affairs Unit" w:date="2026-07-29T16:06:00Z">
                <w:r>
                  <w:t>Previous or pending disputes, grievances, or appeals;</w:t>
                </w:r>
              </w:ins>
            </w:sdtContent>
          </w:sdt>
        </w:p>
      </w:sdtContent>
    </w:sdt>
    <w:sdt>
      <w:sdtPr>
        <w:tag w:val="goog_rdk_2873"/>
        <w:id w:val="81149117"/>
      </w:sdtPr>
      <w:sdtContent>
        <w:p w14:paraId="0000065C" w14:textId="77777777" w:rsidR="00CF3663" w:rsidRDefault="00000000">
          <w:pPr>
            <w:numPr>
              <w:ilvl w:val="3"/>
              <w:numId w:val="114"/>
            </w:numPr>
            <w:tabs>
              <w:tab w:val="left" w:pos="720"/>
              <w:tab w:val="left" w:pos="1440"/>
            </w:tabs>
            <w:spacing w:before="240"/>
            <w:rPr>
              <w:ins w:id="2881" w:author="BHA Regulatory Affairs Unit" w:date="2026-07-29T16:06:00Z"/>
            </w:rPr>
          </w:pPr>
          <w:sdt>
            <w:sdtPr>
              <w:tag w:val="goog_rdk_2872"/>
              <w:id w:val="-562356855"/>
            </w:sdtPr>
            <w:sdtContent>
              <w:ins w:id="2882" w:author="BHA Regulatory Affairs Unit" w:date="2026-07-29T16:06:00Z">
                <w:r>
                  <w:t>Housing status; and/or</w:t>
                </w:r>
              </w:ins>
            </w:sdtContent>
          </w:sdt>
        </w:p>
      </w:sdtContent>
    </w:sdt>
    <w:sdt>
      <w:sdtPr>
        <w:tag w:val="goog_rdk_2875"/>
        <w:id w:val="1687492495"/>
      </w:sdtPr>
      <w:sdtContent>
        <w:p w14:paraId="0000065D" w14:textId="77777777" w:rsidR="00CF3663" w:rsidRDefault="00000000">
          <w:pPr>
            <w:numPr>
              <w:ilvl w:val="3"/>
              <w:numId w:val="114"/>
            </w:numPr>
            <w:tabs>
              <w:tab w:val="left" w:pos="720"/>
              <w:tab w:val="left" w:pos="1440"/>
            </w:tabs>
            <w:spacing w:before="240"/>
            <w:rPr>
              <w:ins w:id="2883" w:author="BHA Regulatory Affairs Unit" w:date="2026-07-29T16:06:00Z"/>
            </w:rPr>
          </w:pPr>
          <w:sdt>
            <w:sdtPr>
              <w:tag w:val="goog_rdk_2874"/>
              <w:id w:val="1853526967"/>
            </w:sdtPr>
            <w:sdtContent>
              <w:ins w:id="2884" w:author="BHA Regulatory Affairs Unit" w:date="2026-07-29T16:06:00Z">
                <w:r>
                  <w:t>Criminal or justice-involved history, including sexual offenses.</w:t>
                </w:r>
              </w:ins>
            </w:sdtContent>
          </w:sdt>
        </w:p>
      </w:sdtContent>
    </w:sdt>
    <w:sdt>
      <w:sdtPr>
        <w:tag w:val="goog_rdk_2877"/>
        <w:id w:val="-1324842749"/>
      </w:sdtPr>
      <w:sdtContent>
        <w:p w14:paraId="0000065E" w14:textId="77777777" w:rsidR="00CF3663" w:rsidRDefault="00000000">
          <w:pPr>
            <w:numPr>
              <w:ilvl w:val="2"/>
              <w:numId w:val="114"/>
            </w:numPr>
            <w:tabs>
              <w:tab w:val="left" w:pos="720"/>
              <w:tab w:val="left" w:pos="1440"/>
            </w:tabs>
            <w:spacing w:before="240"/>
            <w:rPr>
              <w:ins w:id="2885" w:author="BHA Regulatory Affairs Unit" w:date="2026-07-29T16:06:00Z"/>
            </w:rPr>
          </w:pPr>
          <w:sdt>
            <w:sdtPr>
              <w:tag w:val="goog_rdk_2876"/>
              <w:id w:val="-1876844699"/>
            </w:sdtPr>
            <w:sdtContent>
              <w:ins w:id="2886" w:author="BHA Regulatory Affairs Unit" w:date="2026-07-29T16:06:00Z">
                <w:r>
                  <w:t>Priority populations are considered; and</w:t>
                </w:r>
              </w:ins>
            </w:sdtContent>
          </w:sdt>
        </w:p>
      </w:sdtContent>
    </w:sdt>
    <w:sdt>
      <w:sdtPr>
        <w:tag w:val="goog_rdk_2879"/>
        <w:id w:val="1869069554"/>
      </w:sdtPr>
      <w:sdtContent>
        <w:p w14:paraId="0000065F" w14:textId="77777777" w:rsidR="00CF3663" w:rsidRDefault="00000000">
          <w:pPr>
            <w:numPr>
              <w:ilvl w:val="2"/>
              <w:numId w:val="114"/>
            </w:numPr>
            <w:tabs>
              <w:tab w:val="left" w:pos="720"/>
              <w:tab w:val="left" w:pos="1440"/>
            </w:tabs>
            <w:spacing w:before="240"/>
            <w:rPr>
              <w:ins w:id="2887" w:author="BHA Regulatory Affairs Unit" w:date="2026-07-29T16:06:00Z"/>
            </w:rPr>
          </w:pPr>
          <w:sdt>
            <w:sdtPr>
              <w:tag w:val="goog_rdk_2878"/>
              <w:id w:val="146838216"/>
            </w:sdtPr>
            <w:sdtContent>
              <w:ins w:id="2888" w:author="BHA Regulatory Affairs Unit" w:date="2026-07-29T16:06:00Z">
                <w:r>
                  <w:t>Restrictions, priorities, or special admission criteria are applied equally to all individuals seeking services.</w:t>
                </w:r>
              </w:ins>
            </w:sdtContent>
          </w:sdt>
        </w:p>
      </w:sdtContent>
    </w:sdt>
    <w:sdt>
      <w:sdtPr>
        <w:tag w:val="goog_rdk_2881"/>
        <w:id w:val="1420220539"/>
      </w:sdtPr>
      <w:sdtContent>
        <w:p w14:paraId="00000660" w14:textId="77777777" w:rsidR="00CF3663" w:rsidRDefault="00000000">
          <w:pPr>
            <w:numPr>
              <w:ilvl w:val="1"/>
              <w:numId w:val="114"/>
            </w:numPr>
            <w:tabs>
              <w:tab w:val="left" w:pos="720"/>
              <w:tab w:val="left" w:pos="1440"/>
            </w:tabs>
            <w:spacing w:before="240"/>
            <w:rPr>
              <w:ins w:id="2889" w:author="BHA Regulatory Affairs Unit" w:date="2026-07-29T16:06:00Z"/>
            </w:rPr>
          </w:pPr>
          <w:sdt>
            <w:sdtPr>
              <w:tag w:val="goog_rdk_2880"/>
              <w:id w:val="-892364043"/>
            </w:sdtPr>
            <w:sdtContent>
              <w:ins w:id="2890" w:author="BHA Regulatory Affairs Unit" w:date="2026-07-29T16:06:00Z">
                <w:r>
                  <w:t>Procedures for transferring an individual from a level of care to a different level of care within an agency; and</w:t>
                </w:r>
              </w:ins>
            </w:sdtContent>
          </w:sdt>
        </w:p>
      </w:sdtContent>
    </w:sdt>
    <w:sdt>
      <w:sdtPr>
        <w:tag w:val="goog_rdk_2883"/>
        <w:id w:val="-925633124"/>
      </w:sdtPr>
      <w:sdtContent>
        <w:p w14:paraId="00000661" w14:textId="77777777" w:rsidR="00CF3663" w:rsidRDefault="00000000">
          <w:pPr>
            <w:numPr>
              <w:ilvl w:val="1"/>
              <w:numId w:val="114"/>
            </w:numPr>
            <w:tabs>
              <w:tab w:val="left" w:pos="720"/>
              <w:tab w:val="left" w:pos="1440"/>
            </w:tabs>
            <w:spacing w:before="240"/>
            <w:rPr>
              <w:ins w:id="2891" w:author="BHA Regulatory Affairs Unit" w:date="2026-07-29T16:06:00Z"/>
            </w:rPr>
          </w:pPr>
          <w:sdt>
            <w:sdtPr>
              <w:tag w:val="goog_rdk_2882"/>
              <w:id w:val="74018830"/>
            </w:sdtPr>
            <w:sdtContent>
              <w:ins w:id="2892" w:author="BHA Regulatory Affairs Unit" w:date="2026-07-29T16:06:00Z">
                <w:r>
                  <w:t>Procedures for referring an individual to other service providers when the individual cannot be admitted to an agency.</w:t>
                </w:r>
              </w:ins>
            </w:sdtContent>
          </w:sdt>
        </w:p>
      </w:sdtContent>
    </w:sdt>
    <w:sdt>
      <w:sdtPr>
        <w:tag w:val="goog_rdk_2885"/>
        <w:id w:val="1620480606"/>
      </w:sdtPr>
      <w:sdtContent>
        <w:p w14:paraId="00000662" w14:textId="77777777" w:rsidR="00CF3663" w:rsidRDefault="00000000">
          <w:pPr>
            <w:numPr>
              <w:ilvl w:val="0"/>
              <w:numId w:val="114"/>
            </w:numPr>
            <w:tabs>
              <w:tab w:val="left" w:pos="720"/>
              <w:tab w:val="left" w:pos="1440"/>
            </w:tabs>
            <w:spacing w:before="240"/>
            <w:rPr>
              <w:ins w:id="2893" w:author="BHA Regulatory Affairs Unit" w:date="2026-07-29T16:06:00Z"/>
            </w:rPr>
          </w:pPr>
          <w:sdt>
            <w:sdtPr>
              <w:tag w:val="goog_rdk_2884"/>
              <w:id w:val="-1497549589"/>
            </w:sdtPr>
            <w:sdtContent>
              <w:ins w:id="2894" w:author="BHA Regulatory Affairs Unit" w:date="2026-07-29T16:06:00Z">
                <w:r>
                  <w:t>Discharge policies must include, at a minimum:</w:t>
                </w:r>
              </w:ins>
            </w:sdtContent>
          </w:sdt>
        </w:p>
      </w:sdtContent>
    </w:sdt>
    <w:sdt>
      <w:sdtPr>
        <w:tag w:val="goog_rdk_2887"/>
        <w:id w:val="571875506"/>
      </w:sdtPr>
      <w:sdtContent>
        <w:p w14:paraId="00000663" w14:textId="77777777" w:rsidR="00CF3663" w:rsidRDefault="00000000">
          <w:pPr>
            <w:numPr>
              <w:ilvl w:val="1"/>
              <w:numId w:val="114"/>
            </w:numPr>
            <w:tabs>
              <w:tab w:val="left" w:pos="720"/>
              <w:tab w:val="left" w:pos="1440"/>
            </w:tabs>
            <w:spacing w:before="240"/>
            <w:rPr>
              <w:ins w:id="2895" w:author="BHA Regulatory Affairs Unit" w:date="2026-07-29T16:06:00Z"/>
            </w:rPr>
          </w:pPr>
          <w:sdt>
            <w:sdtPr>
              <w:tag w:val="goog_rdk_2886"/>
              <w:id w:val="1267771943"/>
            </w:sdtPr>
            <w:sdtContent>
              <w:ins w:id="2896" w:author="BHA Regulatory Affairs Unit" w:date="2026-07-29T16:06:00Z">
                <w:r>
                  <w:t>Criteria and procedures for an individual's discharge from treatment, including but not limited to:</w:t>
                </w:r>
              </w:ins>
            </w:sdtContent>
          </w:sdt>
        </w:p>
      </w:sdtContent>
    </w:sdt>
    <w:sdt>
      <w:sdtPr>
        <w:tag w:val="goog_rdk_2889"/>
        <w:id w:val="-671531665"/>
      </w:sdtPr>
      <w:sdtContent>
        <w:p w14:paraId="00000664" w14:textId="77777777" w:rsidR="00CF3663" w:rsidRDefault="00000000">
          <w:pPr>
            <w:numPr>
              <w:ilvl w:val="2"/>
              <w:numId w:val="114"/>
            </w:numPr>
            <w:tabs>
              <w:tab w:val="left" w:pos="720"/>
              <w:tab w:val="left" w:pos="1440"/>
            </w:tabs>
            <w:spacing w:before="240"/>
            <w:rPr>
              <w:ins w:id="2897" w:author="BHA Regulatory Affairs Unit" w:date="2026-07-29T16:06:00Z"/>
            </w:rPr>
          </w:pPr>
          <w:sdt>
            <w:sdtPr>
              <w:tag w:val="goog_rdk_2888"/>
              <w:id w:val="-187858744"/>
            </w:sdtPr>
            <w:sdtContent>
              <w:ins w:id="2898" w:author="BHA Regulatory Affairs Unit" w:date="2026-07-29T16:06:00Z">
                <w:r>
                  <w:t>Transfer procedures from an agency to another provider;</w:t>
                </w:r>
              </w:ins>
            </w:sdtContent>
          </w:sdt>
        </w:p>
      </w:sdtContent>
    </w:sdt>
    <w:sdt>
      <w:sdtPr>
        <w:tag w:val="goog_rdk_2891"/>
        <w:id w:val="-1467658408"/>
      </w:sdtPr>
      <w:sdtContent>
        <w:p w14:paraId="00000665" w14:textId="77777777" w:rsidR="00CF3663" w:rsidRDefault="00000000">
          <w:pPr>
            <w:numPr>
              <w:ilvl w:val="2"/>
              <w:numId w:val="114"/>
            </w:numPr>
            <w:tabs>
              <w:tab w:val="left" w:pos="720"/>
              <w:tab w:val="left" w:pos="1440"/>
            </w:tabs>
            <w:spacing w:before="240"/>
            <w:rPr>
              <w:ins w:id="2899" w:author="BHA Regulatory Affairs Unit" w:date="2026-07-29T16:06:00Z"/>
            </w:rPr>
          </w:pPr>
          <w:sdt>
            <w:sdtPr>
              <w:tag w:val="goog_rdk_2890"/>
              <w:id w:val="-762118613"/>
            </w:sdtPr>
            <w:sdtContent>
              <w:ins w:id="2900" w:author="BHA Regulatory Affairs Unit" w:date="2026-07-29T16:06:00Z">
                <w:r>
                  <w:t>Discharge procedures, criteria, and timeframes following the discharge request of an individual receiving voluntary services, no later than thirty (30) calendar days; and</w:t>
                </w:r>
              </w:ins>
            </w:sdtContent>
          </w:sdt>
        </w:p>
      </w:sdtContent>
    </w:sdt>
    <w:sdt>
      <w:sdtPr>
        <w:tag w:val="goog_rdk_2893"/>
        <w:id w:val="1988271777"/>
      </w:sdtPr>
      <w:sdtContent>
        <w:p w14:paraId="00000666" w14:textId="77777777" w:rsidR="00CF3663" w:rsidRDefault="00000000">
          <w:pPr>
            <w:numPr>
              <w:ilvl w:val="2"/>
              <w:numId w:val="114"/>
            </w:numPr>
            <w:tabs>
              <w:tab w:val="left" w:pos="720"/>
              <w:tab w:val="left" w:pos="1440"/>
            </w:tabs>
            <w:spacing w:before="240"/>
            <w:rPr>
              <w:ins w:id="2901" w:author="BHA Regulatory Affairs Unit" w:date="2026-07-29T16:06:00Z"/>
            </w:rPr>
          </w:pPr>
          <w:sdt>
            <w:sdtPr>
              <w:tag w:val="goog_rdk_2892"/>
              <w:id w:val="1143624117"/>
            </w:sdtPr>
            <w:sdtContent>
              <w:ins w:id="2902" w:author="BHA Regulatory Affairs Unit" w:date="2026-07-29T16:06:00Z">
                <w:r>
                  <w:t>Discharge and transfer procedures for an individual receiving services on an involuntary basis, if applicable.</w:t>
                </w:r>
              </w:ins>
            </w:sdtContent>
          </w:sdt>
        </w:p>
      </w:sdtContent>
    </w:sdt>
    <w:sdt>
      <w:sdtPr>
        <w:tag w:val="goog_rdk_2895"/>
        <w:id w:val="-1284678243"/>
      </w:sdtPr>
      <w:sdtContent>
        <w:p w14:paraId="00000667" w14:textId="77777777" w:rsidR="00CF3663" w:rsidRDefault="00000000">
          <w:pPr>
            <w:numPr>
              <w:ilvl w:val="1"/>
              <w:numId w:val="114"/>
            </w:numPr>
            <w:tabs>
              <w:tab w:val="left" w:pos="720"/>
              <w:tab w:val="left" w:pos="1440"/>
            </w:tabs>
            <w:spacing w:before="240"/>
            <w:rPr>
              <w:ins w:id="2903" w:author="BHA Regulatory Affairs Unit" w:date="2026-07-29T16:06:00Z"/>
            </w:rPr>
          </w:pPr>
          <w:sdt>
            <w:sdtPr>
              <w:tag w:val="goog_rdk_2894"/>
              <w:id w:val="562142787"/>
            </w:sdtPr>
            <w:sdtContent>
              <w:ins w:id="2904" w:author="BHA Regulatory Affairs Unit" w:date="2026-07-29T16:06:00Z">
                <w:r>
                  <w:t>Requirements for an individual’s discharge from treatment, including, but not limited to:</w:t>
                </w:r>
              </w:ins>
            </w:sdtContent>
          </w:sdt>
        </w:p>
      </w:sdtContent>
    </w:sdt>
    <w:sdt>
      <w:sdtPr>
        <w:tag w:val="goog_rdk_2897"/>
        <w:id w:val="-1021907752"/>
      </w:sdtPr>
      <w:sdtContent>
        <w:p w14:paraId="00000668" w14:textId="77777777" w:rsidR="00CF3663" w:rsidRDefault="00000000">
          <w:pPr>
            <w:numPr>
              <w:ilvl w:val="2"/>
              <w:numId w:val="114"/>
            </w:numPr>
            <w:tabs>
              <w:tab w:val="left" w:pos="720"/>
              <w:tab w:val="left" w:pos="1440"/>
            </w:tabs>
            <w:spacing w:before="240"/>
            <w:rPr>
              <w:ins w:id="2905" w:author="BHA Regulatory Affairs Unit" w:date="2026-07-29T16:06:00Z"/>
            </w:rPr>
          </w:pPr>
          <w:sdt>
            <w:sdtPr>
              <w:tag w:val="goog_rdk_2896"/>
              <w:id w:val="-2044418629"/>
            </w:sdtPr>
            <w:sdtContent>
              <w:ins w:id="2906" w:author="BHA Regulatory Affairs Unit" w:date="2026-07-29T16:06:00Z">
                <w:r>
                  <w:t>At the time of discharge, an agency must provide support to facilitate a smooth transition to alternate services to address any existing service needs, unless an individual refuses;</w:t>
                </w:r>
              </w:ins>
            </w:sdtContent>
          </w:sdt>
        </w:p>
      </w:sdtContent>
    </w:sdt>
    <w:sdt>
      <w:sdtPr>
        <w:tag w:val="goog_rdk_2899"/>
        <w:id w:val="195639815"/>
      </w:sdtPr>
      <w:sdtContent>
        <w:p w14:paraId="00000669" w14:textId="77777777" w:rsidR="00CF3663" w:rsidRDefault="00000000">
          <w:pPr>
            <w:numPr>
              <w:ilvl w:val="2"/>
              <w:numId w:val="114"/>
            </w:numPr>
            <w:tabs>
              <w:tab w:val="left" w:pos="720"/>
              <w:tab w:val="left" w:pos="1440"/>
            </w:tabs>
            <w:spacing w:before="240"/>
            <w:rPr>
              <w:ins w:id="2907" w:author="BHA Regulatory Affairs Unit" w:date="2026-07-29T16:06:00Z"/>
            </w:rPr>
          </w:pPr>
          <w:sdt>
            <w:sdtPr>
              <w:tag w:val="goog_rdk_2898"/>
              <w:id w:val="1909395942"/>
            </w:sdtPr>
            <w:sdtContent>
              <w:ins w:id="2908" w:author="BHA Regulatory Affairs Unit" w:date="2026-07-29T16:06:00Z">
                <w:r>
                  <w:t>If an individual declines support in connecting with additional services at the time of discharge, the reason given by the individual shall be documented within the individual’s record;</w:t>
                </w:r>
              </w:ins>
            </w:sdtContent>
          </w:sdt>
        </w:p>
      </w:sdtContent>
    </w:sdt>
    <w:sdt>
      <w:sdtPr>
        <w:tag w:val="goog_rdk_2901"/>
        <w:id w:val="-1877887080"/>
      </w:sdtPr>
      <w:sdtContent>
        <w:p w14:paraId="0000066A" w14:textId="77777777" w:rsidR="00CF3663" w:rsidRDefault="00000000">
          <w:pPr>
            <w:numPr>
              <w:ilvl w:val="2"/>
              <w:numId w:val="114"/>
            </w:numPr>
            <w:tabs>
              <w:tab w:val="left" w:pos="720"/>
              <w:tab w:val="left" w:pos="1440"/>
            </w:tabs>
            <w:spacing w:before="240"/>
            <w:rPr>
              <w:ins w:id="2909" w:author="BHA Regulatory Affairs Unit" w:date="2026-07-29T16:06:00Z"/>
            </w:rPr>
          </w:pPr>
          <w:sdt>
            <w:sdtPr>
              <w:tag w:val="goog_rdk_2900"/>
              <w:id w:val="1540054822"/>
            </w:sdtPr>
            <w:sdtContent>
              <w:ins w:id="2910" w:author="BHA Regulatory Affairs Unit" w:date="2026-07-29T16:06:00Z">
                <w:r>
                  <w:t>When an individual agrees to agency support in transitioning providers, agencies must obtain a release of information to communicate with, and share records with the new provider. Agencies shall ensure that the discharge summary meets the requirements set forth in Part 1.17.2.C.4 of Chapter 1 and is provided to the receiving provider no later than twenty-one (21) calendar days from the date of discharge. Agencies shall make every effort to complete, and send, the discharge summary prior to an individual’s initial appointment with the receiving provider; and</w:t>
                </w:r>
              </w:ins>
            </w:sdtContent>
          </w:sdt>
        </w:p>
      </w:sdtContent>
    </w:sdt>
    <w:sdt>
      <w:sdtPr>
        <w:tag w:val="goog_rdk_2903"/>
        <w:id w:val="1446668598"/>
      </w:sdtPr>
      <w:sdtContent>
        <w:p w14:paraId="0000066B" w14:textId="77777777" w:rsidR="00CF3663" w:rsidRDefault="00000000">
          <w:pPr>
            <w:numPr>
              <w:ilvl w:val="2"/>
              <w:numId w:val="114"/>
            </w:numPr>
            <w:tabs>
              <w:tab w:val="left" w:pos="720"/>
              <w:tab w:val="left" w:pos="1440"/>
            </w:tabs>
            <w:spacing w:before="240"/>
            <w:rPr>
              <w:ins w:id="2911" w:author="BHA Regulatory Affairs Unit" w:date="2026-07-29T16:06:00Z"/>
            </w:rPr>
          </w:pPr>
          <w:sdt>
            <w:sdtPr>
              <w:tag w:val="goog_rdk_2902"/>
              <w:id w:val="-1258680537"/>
            </w:sdtPr>
            <w:sdtContent>
              <w:ins w:id="2912" w:author="BHA Regulatory Affairs Unit" w:date="2026-07-29T16:06:00Z">
                <w:r>
                  <w:t xml:space="preserve">When agencies facilitate the transition of care to a new behavioral health provider or alternative resource, at the time of discharge, </w:t>
                </w:r>
                <w:r>
                  <w:lastRenderedPageBreak/>
                  <w:t>agencies shall inform individuals of the date, time, and location of the scheduled visit and/or any other information necessary to access the service or resource to which an individual was referred. Agencies shall consider barriers to care for individuals and support individuals in connecting with necessary resources to promote access to care. If this cannot be completed, agencies shall document the reason within an individual’s record, as well as any attempts made.</w:t>
                </w:r>
              </w:ins>
            </w:sdtContent>
          </w:sdt>
        </w:p>
      </w:sdtContent>
    </w:sdt>
    <w:sdt>
      <w:sdtPr>
        <w:tag w:val="goog_rdk_2905"/>
        <w:id w:val="-1536545893"/>
      </w:sdtPr>
      <w:sdtContent>
        <w:p w14:paraId="0000066C" w14:textId="77777777" w:rsidR="00CF3663" w:rsidRDefault="00000000">
          <w:pPr>
            <w:numPr>
              <w:ilvl w:val="1"/>
              <w:numId w:val="114"/>
            </w:numPr>
            <w:tabs>
              <w:tab w:val="left" w:pos="720"/>
              <w:tab w:val="left" w:pos="1440"/>
            </w:tabs>
            <w:spacing w:before="240"/>
            <w:rPr>
              <w:ins w:id="2913" w:author="BHA Regulatory Affairs Unit" w:date="2026-07-29T16:06:00Z"/>
            </w:rPr>
          </w:pPr>
          <w:sdt>
            <w:sdtPr>
              <w:tag w:val="goog_rdk_2904"/>
              <w:id w:val="968503902"/>
            </w:sdtPr>
            <w:sdtContent>
              <w:ins w:id="2914" w:author="BHA Regulatory Affairs Unit" w:date="2026-07-29T16:06:00Z">
                <w:r>
                  <w:t>Information and documentation to be provided to an individual upon discharge, unless clinically contraindicated, including but not limited to:</w:t>
                </w:r>
              </w:ins>
            </w:sdtContent>
          </w:sdt>
        </w:p>
      </w:sdtContent>
    </w:sdt>
    <w:sdt>
      <w:sdtPr>
        <w:tag w:val="goog_rdk_2907"/>
        <w:id w:val="541921942"/>
      </w:sdtPr>
      <w:sdtContent>
        <w:p w14:paraId="0000066D" w14:textId="77777777" w:rsidR="00CF3663" w:rsidRDefault="00000000">
          <w:pPr>
            <w:numPr>
              <w:ilvl w:val="2"/>
              <w:numId w:val="114"/>
            </w:numPr>
            <w:tabs>
              <w:tab w:val="left" w:pos="720"/>
              <w:tab w:val="left" w:pos="1440"/>
            </w:tabs>
            <w:spacing w:before="240"/>
            <w:rPr>
              <w:ins w:id="2915" w:author="BHA Regulatory Affairs Unit" w:date="2026-07-29T16:06:00Z"/>
            </w:rPr>
          </w:pPr>
          <w:sdt>
            <w:sdtPr>
              <w:tag w:val="goog_rdk_2906"/>
              <w:id w:val="-611788581"/>
            </w:sdtPr>
            <w:sdtContent>
              <w:ins w:id="2916" w:author="BHA Regulatory Affairs Unit" w:date="2026-07-29T16:06:00Z">
                <w:r>
                  <w:t>Medication information, including medication name, dosage, instructions for follow-up, and whether an individual was provided with medication upon discharge;</w:t>
                </w:r>
              </w:ins>
            </w:sdtContent>
          </w:sdt>
        </w:p>
      </w:sdtContent>
    </w:sdt>
    <w:sdt>
      <w:sdtPr>
        <w:tag w:val="goog_rdk_2909"/>
        <w:id w:val="-829842707"/>
      </w:sdtPr>
      <w:sdtContent>
        <w:p w14:paraId="0000066E" w14:textId="77777777" w:rsidR="00CF3663" w:rsidRDefault="00000000">
          <w:pPr>
            <w:numPr>
              <w:ilvl w:val="3"/>
              <w:numId w:val="114"/>
            </w:numPr>
            <w:tabs>
              <w:tab w:val="left" w:pos="720"/>
              <w:tab w:val="left" w:pos="1440"/>
            </w:tabs>
            <w:spacing w:before="240"/>
            <w:rPr>
              <w:ins w:id="2917" w:author="BHA Regulatory Affairs Unit" w:date="2026-07-29T16:06:00Z"/>
            </w:rPr>
          </w:pPr>
          <w:sdt>
            <w:sdtPr>
              <w:tag w:val="goog_rdk_2908"/>
              <w:id w:val="381613511"/>
            </w:sdtPr>
            <w:sdtContent>
              <w:ins w:id="2918" w:author="BHA Regulatory Affairs Unit" w:date="2026-07-29T16:06:00Z">
                <w:r>
                  <w:t>Agencies may provide individuals with unused, prescribed medications as part of the discharge process, unless it has been determined that doing so would pose a risk to the health and safety of an individual.</w:t>
                </w:r>
              </w:ins>
            </w:sdtContent>
          </w:sdt>
        </w:p>
      </w:sdtContent>
    </w:sdt>
    <w:sdt>
      <w:sdtPr>
        <w:tag w:val="goog_rdk_2911"/>
        <w:id w:val="-843701845"/>
      </w:sdtPr>
      <w:sdtContent>
        <w:p w14:paraId="0000066F" w14:textId="77777777" w:rsidR="00CF3663" w:rsidRDefault="00000000">
          <w:pPr>
            <w:numPr>
              <w:ilvl w:val="2"/>
              <w:numId w:val="114"/>
            </w:numPr>
            <w:tabs>
              <w:tab w:val="left" w:pos="720"/>
              <w:tab w:val="left" w:pos="1440"/>
            </w:tabs>
            <w:spacing w:before="240"/>
            <w:rPr>
              <w:ins w:id="2919" w:author="BHA Regulatory Affairs Unit" w:date="2026-07-29T16:06:00Z"/>
            </w:rPr>
          </w:pPr>
          <w:sdt>
            <w:sdtPr>
              <w:tag w:val="goog_rdk_2910"/>
              <w:id w:val="-991826863"/>
            </w:sdtPr>
            <w:sdtContent>
              <w:ins w:id="2920" w:author="BHA Regulatory Affairs Unit" w:date="2026-07-29T16:06:00Z">
                <w:r>
                  <w:t>Detailed information on transitioning care to other providers, including referral information, when providing referrals;</w:t>
                </w:r>
              </w:ins>
            </w:sdtContent>
          </w:sdt>
        </w:p>
      </w:sdtContent>
    </w:sdt>
    <w:sdt>
      <w:sdtPr>
        <w:tag w:val="goog_rdk_2913"/>
        <w:id w:val="1767208950"/>
      </w:sdtPr>
      <w:sdtContent>
        <w:p w14:paraId="00000670" w14:textId="77777777" w:rsidR="00CF3663" w:rsidRDefault="00000000">
          <w:pPr>
            <w:numPr>
              <w:ilvl w:val="2"/>
              <w:numId w:val="114"/>
            </w:numPr>
            <w:tabs>
              <w:tab w:val="left" w:pos="720"/>
              <w:tab w:val="left" w:pos="1440"/>
            </w:tabs>
            <w:spacing w:before="240"/>
            <w:rPr>
              <w:ins w:id="2921" w:author="BHA Regulatory Affairs Unit" w:date="2026-07-29T16:06:00Z"/>
            </w:rPr>
          </w:pPr>
          <w:sdt>
            <w:sdtPr>
              <w:tag w:val="goog_rdk_2912"/>
              <w:id w:val="1532739878"/>
            </w:sdtPr>
            <w:sdtContent>
              <w:ins w:id="2922" w:author="BHA Regulatory Affairs Unit" w:date="2026-07-29T16:06:00Z">
                <w:r>
                  <w:t>Documentation that the discharge is being made against the advice of the provider, as applicable;</w:t>
                </w:r>
              </w:ins>
            </w:sdtContent>
          </w:sdt>
        </w:p>
      </w:sdtContent>
    </w:sdt>
    <w:sdt>
      <w:sdtPr>
        <w:tag w:val="goog_rdk_2915"/>
        <w:id w:val="2135115365"/>
      </w:sdtPr>
      <w:sdtContent>
        <w:p w14:paraId="00000671" w14:textId="77777777" w:rsidR="00CF3663" w:rsidRDefault="00000000">
          <w:pPr>
            <w:numPr>
              <w:ilvl w:val="2"/>
              <w:numId w:val="114"/>
            </w:numPr>
            <w:tabs>
              <w:tab w:val="left" w:pos="720"/>
              <w:tab w:val="left" w:pos="1440"/>
            </w:tabs>
            <w:spacing w:before="240"/>
            <w:rPr>
              <w:ins w:id="2923" w:author="BHA Regulatory Affairs Unit" w:date="2026-07-29T16:06:00Z"/>
            </w:rPr>
          </w:pPr>
          <w:sdt>
            <w:sdtPr>
              <w:tag w:val="goog_rdk_2914"/>
              <w:id w:val="-525005963"/>
            </w:sdtPr>
            <w:sdtContent>
              <w:ins w:id="2924" w:author="BHA Regulatory Affairs Unit" w:date="2026-07-29T16:06:00Z">
                <w:r>
                  <w:t>Documentation required when the above information, in this Part 1.17.2.A.7 of this Chapter 1, is not provided to an individual at discharge;</w:t>
                </w:r>
              </w:ins>
            </w:sdtContent>
          </w:sdt>
        </w:p>
      </w:sdtContent>
    </w:sdt>
    <w:sdt>
      <w:sdtPr>
        <w:tag w:val="goog_rdk_2917"/>
        <w:id w:val="-2014957576"/>
      </w:sdtPr>
      <w:sdtContent>
        <w:p w14:paraId="00000672" w14:textId="77777777" w:rsidR="00CF3663" w:rsidRDefault="00000000">
          <w:pPr>
            <w:numPr>
              <w:ilvl w:val="2"/>
              <w:numId w:val="114"/>
            </w:numPr>
            <w:tabs>
              <w:tab w:val="left" w:pos="720"/>
              <w:tab w:val="left" w:pos="1440"/>
            </w:tabs>
            <w:spacing w:before="240"/>
            <w:rPr>
              <w:ins w:id="2925" w:author="BHA Regulatory Affairs Unit" w:date="2026-07-29T16:06:00Z"/>
            </w:rPr>
          </w:pPr>
          <w:sdt>
            <w:sdtPr>
              <w:tag w:val="goog_rdk_2916"/>
              <w:id w:val="-1054833413"/>
            </w:sdtPr>
            <w:sdtContent>
              <w:ins w:id="2926" w:author="BHA Regulatory Affairs Unit" w:date="2026-07-29T16:06:00Z">
                <w:r>
                  <w:t>Written notification of discharge with reason for discharge; and</w:t>
                </w:r>
              </w:ins>
            </w:sdtContent>
          </w:sdt>
        </w:p>
      </w:sdtContent>
    </w:sdt>
    <w:sdt>
      <w:sdtPr>
        <w:tag w:val="goog_rdk_2919"/>
        <w:id w:val="-60104181"/>
      </w:sdtPr>
      <w:sdtContent>
        <w:p w14:paraId="00000673" w14:textId="77777777" w:rsidR="00CF3663" w:rsidRDefault="00000000">
          <w:pPr>
            <w:numPr>
              <w:ilvl w:val="2"/>
              <w:numId w:val="114"/>
            </w:numPr>
            <w:tabs>
              <w:tab w:val="left" w:pos="720"/>
              <w:tab w:val="left" w:pos="1440"/>
            </w:tabs>
            <w:spacing w:before="240"/>
            <w:rPr>
              <w:ins w:id="2927" w:author="BHA Regulatory Affairs Unit" w:date="2026-07-29T16:06:00Z"/>
            </w:rPr>
          </w:pPr>
          <w:sdt>
            <w:sdtPr>
              <w:tag w:val="goog_rdk_2918"/>
              <w:id w:val="1174007426"/>
            </w:sdtPr>
            <w:sdtContent>
              <w:ins w:id="2928" w:author="BHA Regulatory Affairs Unit" w:date="2026-07-29T16:06:00Z">
                <w:r>
                  <w:t>Written notification of an agency and BHA dispute resolution and grievance procedures.</w:t>
                </w:r>
              </w:ins>
            </w:sdtContent>
          </w:sdt>
        </w:p>
      </w:sdtContent>
    </w:sdt>
    <w:sdt>
      <w:sdtPr>
        <w:tag w:val="goog_rdk_2921"/>
        <w:id w:val="451448337"/>
      </w:sdtPr>
      <w:sdtContent>
        <w:p w14:paraId="00000674" w14:textId="77777777" w:rsidR="00CF3663" w:rsidRDefault="00000000">
          <w:pPr>
            <w:numPr>
              <w:ilvl w:val="1"/>
              <w:numId w:val="114"/>
            </w:numPr>
            <w:tabs>
              <w:tab w:val="left" w:pos="720"/>
              <w:tab w:val="left" w:pos="1440"/>
            </w:tabs>
            <w:spacing w:before="240"/>
            <w:rPr>
              <w:ins w:id="2929" w:author="BHA Regulatory Affairs Unit" w:date="2026-07-29T16:06:00Z"/>
            </w:rPr>
          </w:pPr>
          <w:sdt>
            <w:sdtPr>
              <w:tag w:val="goog_rdk_2920"/>
              <w:id w:val="-342422943"/>
            </w:sdtPr>
            <w:sdtContent>
              <w:ins w:id="2930" w:author="BHA Regulatory Affairs Unit" w:date="2026-07-29T16:06:00Z">
                <w:r>
                  <w:t>Requirements for a discharge summary to facilitate continuity of individual care, including but not limited to:</w:t>
                </w:r>
              </w:ins>
            </w:sdtContent>
          </w:sdt>
        </w:p>
      </w:sdtContent>
    </w:sdt>
    <w:sdt>
      <w:sdtPr>
        <w:tag w:val="goog_rdk_2923"/>
        <w:id w:val="-531878463"/>
      </w:sdtPr>
      <w:sdtContent>
        <w:p w14:paraId="00000675" w14:textId="77777777" w:rsidR="00CF3663" w:rsidRDefault="00000000">
          <w:pPr>
            <w:numPr>
              <w:ilvl w:val="2"/>
              <w:numId w:val="114"/>
            </w:numPr>
            <w:tabs>
              <w:tab w:val="left" w:pos="720"/>
              <w:tab w:val="left" w:pos="1440"/>
            </w:tabs>
            <w:spacing w:before="240"/>
            <w:rPr>
              <w:ins w:id="2931" w:author="BHA Regulatory Affairs Unit" w:date="2026-07-29T16:06:00Z"/>
            </w:rPr>
          </w:pPr>
          <w:sdt>
            <w:sdtPr>
              <w:tag w:val="goog_rdk_2922"/>
              <w:id w:val="-1303892695"/>
            </w:sdtPr>
            <w:sdtContent>
              <w:ins w:id="2932" w:author="BHA Regulatory Affairs Unit" w:date="2026-07-29T16:06:00Z">
                <w:r>
                  <w:t>The timeframe for discharge summary completion, which may not be more than twenty-one (21) calendar days after discharge;</w:t>
                </w:r>
              </w:ins>
            </w:sdtContent>
          </w:sdt>
        </w:p>
      </w:sdtContent>
    </w:sdt>
    <w:sdt>
      <w:sdtPr>
        <w:tag w:val="goog_rdk_2925"/>
        <w:id w:val="-1376283256"/>
      </w:sdtPr>
      <w:sdtContent>
        <w:p w14:paraId="00000676" w14:textId="77777777" w:rsidR="00CF3663" w:rsidRDefault="00000000">
          <w:pPr>
            <w:numPr>
              <w:ilvl w:val="2"/>
              <w:numId w:val="114"/>
            </w:numPr>
            <w:tabs>
              <w:tab w:val="left" w:pos="720"/>
              <w:tab w:val="left" w:pos="1440"/>
            </w:tabs>
            <w:spacing w:before="240"/>
            <w:rPr>
              <w:ins w:id="2933" w:author="BHA Regulatory Affairs Unit" w:date="2026-07-29T16:06:00Z"/>
            </w:rPr>
          </w:pPr>
          <w:sdt>
            <w:sdtPr>
              <w:tag w:val="goog_rdk_2924"/>
              <w:id w:val="-683113117"/>
            </w:sdtPr>
            <w:sdtContent>
              <w:ins w:id="2934" w:author="BHA Regulatory Affairs Unit" w:date="2026-07-29T16:06:00Z">
                <w:r>
                  <w:t>Information to be included in the discharge summary to inform future providers of treatment history, including but not limited to:</w:t>
                </w:r>
              </w:ins>
            </w:sdtContent>
          </w:sdt>
        </w:p>
      </w:sdtContent>
    </w:sdt>
    <w:sdt>
      <w:sdtPr>
        <w:tag w:val="goog_rdk_2927"/>
        <w:id w:val="616440416"/>
      </w:sdtPr>
      <w:sdtContent>
        <w:p w14:paraId="00000677" w14:textId="77777777" w:rsidR="00CF3663" w:rsidRDefault="00000000">
          <w:pPr>
            <w:numPr>
              <w:ilvl w:val="3"/>
              <w:numId w:val="114"/>
            </w:numPr>
            <w:tabs>
              <w:tab w:val="left" w:pos="720"/>
              <w:tab w:val="left" w:pos="1440"/>
            </w:tabs>
            <w:spacing w:before="240"/>
            <w:rPr>
              <w:ins w:id="2935" w:author="BHA Regulatory Affairs Unit" w:date="2026-07-29T16:06:00Z"/>
            </w:rPr>
          </w:pPr>
          <w:sdt>
            <w:sdtPr>
              <w:tag w:val="goog_rdk_2926"/>
              <w:id w:val="-357162556"/>
            </w:sdtPr>
            <w:sdtContent>
              <w:ins w:id="2936" w:author="BHA Regulatory Affairs Unit" w:date="2026-07-29T16:06:00Z">
                <w:r>
                  <w:t>Demographic information, including but not limited to:</w:t>
                </w:r>
              </w:ins>
            </w:sdtContent>
          </w:sdt>
        </w:p>
      </w:sdtContent>
    </w:sdt>
    <w:sdt>
      <w:sdtPr>
        <w:tag w:val="goog_rdk_2929"/>
        <w:id w:val="-107413937"/>
      </w:sdtPr>
      <w:sdtContent>
        <w:p w14:paraId="00000678" w14:textId="77777777" w:rsidR="00CF3663" w:rsidRDefault="00000000">
          <w:pPr>
            <w:numPr>
              <w:ilvl w:val="4"/>
              <w:numId w:val="114"/>
            </w:numPr>
            <w:tabs>
              <w:tab w:val="left" w:pos="720"/>
              <w:tab w:val="left" w:pos="1440"/>
            </w:tabs>
            <w:spacing w:before="240"/>
            <w:rPr>
              <w:ins w:id="2937" w:author="BHA Regulatory Affairs Unit" w:date="2026-07-29T16:06:00Z"/>
            </w:rPr>
          </w:pPr>
          <w:sdt>
            <w:sdtPr>
              <w:tag w:val="goog_rdk_2928"/>
              <w:id w:val="142353065"/>
            </w:sdtPr>
            <w:sdtContent>
              <w:ins w:id="2938" w:author="BHA Regulatory Affairs Unit" w:date="2026-07-29T16:06:00Z">
                <w:r>
                  <w:t>Individual name;</w:t>
                </w:r>
              </w:ins>
            </w:sdtContent>
          </w:sdt>
        </w:p>
      </w:sdtContent>
    </w:sdt>
    <w:sdt>
      <w:sdtPr>
        <w:tag w:val="goog_rdk_2931"/>
        <w:id w:val="-1683622830"/>
      </w:sdtPr>
      <w:sdtContent>
        <w:p w14:paraId="00000679" w14:textId="77777777" w:rsidR="00CF3663" w:rsidRDefault="00000000">
          <w:pPr>
            <w:numPr>
              <w:ilvl w:val="4"/>
              <w:numId w:val="114"/>
            </w:numPr>
            <w:tabs>
              <w:tab w:val="left" w:pos="720"/>
              <w:tab w:val="left" w:pos="1440"/>
            </w:tabs>
            <w:spacing w:before="240"/>
            <w:rPr>
              <w:ins w:id="2939" w:author="BHA Regulatory Affairs Unit" w:date="2026-07-29T16:06:00Z"/>
            </w:rPr>
          </w:pPr>
          <w:sdt>
            <w:sdtPr>
              <w:tag w:val="goog_rdk_2930"/>
              <w:id w:val="-2050826171"/>
            </w:sdtPr>
            <w:sdtContent>
              <w:ins w:id="2940" w:author="BHA Regulatory Affairs Unit" w:date="2026-07-29T16:06:00Z">
                <w:r>
                  <w:t>Date of birth;</w:t>
                </w:r>
              </w:ins>
            </w:sdtContent>
          </w:sdt>
        </w:p>
      </w:sdtContent>
    </w:sdt>
    <w:sdt>
      <w:sdtPr>
        <w:tag w:val="goog_rdk_2933"/>
        <w:id w:val="-902906056"/>
      </w:sdtPr>
      <w:sdtContent>
        <w:p w14:paraId="0000067A" w14:textId="77777777" w:rsidR="00CF3663" w:rsidRDefault="00000000">
          <w:pPr>
            <w:numPr>
              <w:ilvl w:val="4"/>
              <w:numId w:val="114"/>
            </w:numPr>
            <w:tabs>
              <w:tab w:val="left" w:pos="720"/>
              <w:tab w:val="left" w:pos="1440"/>
            </w:tabs>
            <w:spacing w:before="240"/>
            <w:rPr>
              <w:ins w:id="2941" w:author="BHA Regulatory Affairs Unit" w:date="2026-07-29T16:06:00Z"/>
            </w:rPr>
          </w:pPr>
          <w:sdt>
            <w:sdtPr>
              <w:tag w:val="goog_rdk_2932"/>
              <w:id w:val="1492271613"/>
            </w:sdtPr>
            <w:sdtContent>
              <w:ins w:id="2942" w:author="BHA Regulatory Affairs Unit" w:date="2026-07-29T16:06:00Z">
                <w:r>
                  <w:t>Gender identity;</w:t>
                </w:r>
              </w:ins>
            </w:sdtContent>
          </w:sdt>
        </w:p>
      </w:sdtContent>
    </w:sdt>
    <w:sdt>
      <w:sdtPr>
        <w:tag w:val="goog_rdk_2935"/>
        <w:id w:val="-1221318411"/>
      </w:sdtPr>
      <w:sdtContent>
        <w:p w14:paraId="0000067B" w14:textId="77777777" w:rsidR="00CF3663" w:rsidRDefault="00000000">
          <w:pPr>
            <w:numPr>
              <w:ilvl w:val="4"/>
              <w:numId w:val="114"/>
            </w:numPr>
            <w:tabs>
              <w:tab w:val="left" w:pos="720"/>
              <w:tab w:val="left" w:pos="1440"/>
            </w:tabs>
            <w:spacing w:before="240"/>
            <w:rPr>
              <w:ins w:id="2943" w:author="BHA Regulatory Affairs Unit" w:date="2026-07-29T16:06:00Z"/>
            </w:rPr>
          </w:pPr>
          <w:sdt>
            <w:sdtPr>
              <w:tag w:val="goog_rdk_2934"/>
              <w:id w:val="2018606699"/>
            </w:sdtPr>
            <w:sdtContent>
              <w:ins w:id="2944" w:author="BHA Regulatory Affairs Unit" w:date="2026-07-29T16:06:00Z">
                <w:r>
                  <w:t>Preferred language, or alternative communication needs;</w:t>
                </w:r>
              </w:ins>
            </w:sdtContent>
          </w:sdt>
        </w:p>
      </w:sdtContent>
    </w:sdt>
    <w:sdt>
      <w:sdtPr>
        <w:tag w:val="goog_rdk_2937"/>
        <w:id w:val="1667519197"/>
      </w:sdtPr>
      <w:sdtContent>
        <w:p w14:paraId="0000067C" w14:textId="77777777" w:rsidR="00CF3663" w:rsidRDefault="00000000">
          <w:pPr>
            <w:numPr>
              <w:ilvl w:val="4"/>
              <w:numId w:val="114"/>
            </w:numPr>
            <w:tabs>
              <w:tab w:val="left" w:pos="720"/>
              <w:tab w:val="left" w:pos="1440"/>
            </w:tabs>
            <w:spacing w:before="240"/>
            <w:rPr>
              <w:ins w:id="2945" w:author="BHA Regulatory Affairs Unit" w:date="2026-07-29T16:06:00Z"/>
            </w:rPr>
          </w:pPr>
          <w:sdt>
            <w:sdtPr>
              <w:tag w:val="goog_rdk_2936"/>
              <w:id w:val="-1135589643"/>
            </w:sdtPr>
            <w:sdtContent>
              <w:ins w:id="2946" w:author="BHA Regulatory Affairs Unit" w:date="2026-07-29T16:06:00Z">
                <w:r>
                  <w:t>Any cultural factors to consider in treatment;</w:t>
                </w:r>
              </w:ins>
            </w:sdtContent>
          </w:sdt>
        </w:p>
      </w:sdtContent>
    </w:sdt>
    <w:sdt>
      <w:sdtPr>
        <w:tag w:val="goog_rdk_2939"/>
        <w:id w:val="-113667098"/>
      </w:sdtPr>
      <w:sdtContent>
        <w:p w14:paraId="0000067D" w14:textId="77777777" w:rsidR="00CF3663" w:rsidRDefault="00000000">
          <w:pPr>
            <w:numPr>
              <w:ilvl w:val="4"/>
              <w:numId w:val="114"/>
            </w:numPr>
            <w:tabs>
              <w:tab w:val="left" w:pos="720"/>
              <w:tab w:val="left" w:pos="1440"/>
            </w:tabs>
            <w:spacing w:before="240"/>
            <w:rPr>
              <w:ins w:id="2947" w:author="BHA Regulatory Affairs Unit" w:date="2026-07-29T16:06:00Z"/>
            </w:rPr>
          </w:pPr>
          <w:sdt>
            <w:sdtPr>
              <w:tag w:val="goog_rdk_2938"/>
              <w:id w:val="1588217309"/>
            </w:sdtPr>
            <w:sdtContent>
              <w:ins w:id="2948" w:author="BHA Regulatory Affairs Unit" w:date="2026-07-29T16:06:00Z">
                <w:r>
                  <w:t>Address;</w:t>
                </w:r>
              </w:ins>
            </w:sdtContent>
          </w:sdt>
        </w:p>
      </w:sdtContent>
    </w:sdt>
    <w:sdt>
      <w:sdtPr>
        <w:tag w:val="goog_rdk_2941"/>
        <w:id w:val="-56712557"/>
      </w:sdtPr>
      <w:sdtContent>
        <w:p w14:paraId="0000067E" w14:textId="77777777" w:rsidR="00CF3663" w:rsidRDefault="00000000">
          <w:pPr>
            <w:numPr>
              <w:ilvl w:val="4"/>
              <w:numId w:val="114"/>
            </w:numPr>
            <w:tabs>
              <w:tab w:val="left" w:pos="720"/>
              <w:tab w:val="left" w:pos="1440"/>
            </w:tabs>
            <w:spacing w:before="240"/>
            <w:rPr>
              <w:ins w:id="2949" w:author="BHA Regulatory Affairs Unit" w:date="2026-07-29T16:06:00Z"/>
            </w:rPr>
          </w:pPr>
          <w:sdt>
            <w:sdtPr>
              <w:tag w:val="goog_rdk_2940"/>
              <w:id w:val="-1804785074"/>
            </w:sdtPr>
            <w:sdtContent>
              <w:ins w:id="2950" w:author="BHA Regulatory Affairs Unit" w:date="2026-07-29T16:06:00Z">
                <w:r>
                  <w:t>Telephone number; and</w:t>
                </w:r>
              </w:ins>
            </w:sdtContent>
          </w:sdt>
        </w:p>
      </w:sdtContent>
    </w:sdt>
    <w:sdt>
      <w:sdtPr>
        <w:tag w:val="goog_rdk_2943"/>
        <w:id w:val="-1731998729"/>
      </w:sdtPr>
      <w:sdtContent>
        <w:p w14:paraId="0000067F" w14:textId="77777777" w:rsidR="00CF3663" w:rsidRDefault="00000000">
          <w:pPr>
            <w:numPr>
              <w:ilvl w:val="4"/>
              <w:numId w:val="114"/>
            </w:numPr>
            <w:tabs>
              <w:tab w:val="left" w:pos="720"/>
              <w:tab w:val="left" w:pos="1440"/>
            </w:tabs>
            <w:spacing w:before="240"/>
            <w:rPr>
              <w:ins w:id="2951" w:author="BHA Regulatory Affairs Unit" w:date="2026-07-29T16:06:00Z"/>
            </w:rPr>
          </w:pPr>
          <w:sdt>
            <w:sdtPr>
              <w:tag w:val="goog_rdk_2942"/>
              <w:id w:val="2047906379"/>
            </w:sdtPr>
            <w:sdtContent>
              <w:ins w:id="2952" w:author="BHA Regulatory Affairs Unit" w:date="2026-07-29T16:06:00Z">
                <w:r>
                  <w:t>Emergency contact information;</w:t>
                </w:r>
              </w:ins>
            </w:sdtContent>
          </w:sdt>
        </w:p>
      </w:sdtContent>
    </w:sdt>
    <w:sdt>
      <w:sdtPr>
        <w:tag w:val="goog_rdk_2945"/>
        <w:id w:val="-1946041252"/>
      </w:sdtPr>
      <w:sdtContent>
        <w:p w14:paraId="00000680" w14:textId="77777777" w:rsidR="00CF3663" w:rsidRDefault="00000000">
          <w:pPr>
            <w:numPr>
              <w:ilvl w:val="3"/>
              <w:numId w:val="114"/>
            </w:numPr>
            <w:tabs>
              <w:tab w:val="left" w:pos="720"/>
              <w:tab w:val="left" w:pos="1440"/>
            </w:tabs>
            <w:spacing w:before="240"/>
            <w:rPr>
              <w:ins w:id="2953" w:author="BHA Regulatory Affairs Unit" w:date="2026-07-29T16:06:00Z"/>
            </w:rPr>
          </w:pPr>
          <w:sdt>
            <w:sdtPr>
              <w:tag w:val="goog_rdk_2944"/>
              <w:id w:val="-1418249402"/>
            </w:sdtPr>
            <w:sdtContent>
              <w:ins w:id="2954" w:author="BHA Regulatory Affairs Unit" w:date="2026-07-29T16:06:00Z">
                <w:r>
                  <w:t>A brief summary of the episode of care, including but not limited to, the presenting issue, services received, diagnosis assigned or modified, and any outstanding needs identified;</w:t>
                </w:r>
              </w:ins>
            </w:sdtContent>
          </w:sdt>
        </w:p>
      </w:sdtContent>
    </w:sdt>
    <w:sdt>
      <w:sdtPr>
        <w:tag w:val="goog_rdk_2947"/>
        <w:id w:val="131783723"/>
      </w:sdtPr>
      <w:sdtContent>
        <w:p w14:paraId="00000681" w14:textId="77777777" w:rsidR="00CF3663" w:rsidRDefault="00000000">
          <w:pPr>
            <w:numPr>
              <w:ilvl w:val="3"/>
              <w:numId w:val="114"/>
            </w:numPr>
            <w:tabs>
              <w:tab w:val="left" w:pos="720"/>
              <w:tab w:val="left" w:pos="1440"/>
            </w:tabs>
            <w:spacing w:before="240"/>
            <w:rPr>
              <w:ins w:id="2955" w:author="BHA Regulatory Affairs Unit" w:date="2026-07-29T16:06:00Z"/>
            </w:rPr>
          </w:pPr>
          <w:sdt>
            <w:sdtPr>
              <w:tag w:val="goog_rdk_2946"/>
              <w:id w:val="-1677562092"/>
            </w:sdtPr>
            <w:sdtContent>
              <w:ins w:id="2956" w:author="BHA Regulatory Affairs Unit" w:date="2026-07-29T16:06:00Z">
                <w:r>
                  <w:t>Information on an individual’s status within the judicial system, including any type of behavioral health certification or hold;</w:t>
                </w:r>
              </w:ins>
            </w:sdtContent>
          </w:sdt>
        </w:p>
      </w:sdtContent>
    </w:sdt>
    <w:sdt>
      <w:sdtPr>
        <w:tag w:val="goog_rdk_2949"/>
        <w:id w:val="1425536322"/>
      </w:sdtPr>
      <w:sdtContent>
        <w:p w14:paraId="00000682" w14:textId="77777777" w:rsidR="00CF3663" w:rsidRDefault="00000000">
          <w:pPr>
            <w:numPr>
              <w:ilvl w:val="3"/>
              <w:numId w:val="114"/>
            </w:numPr>
            <w:tabs>
              <w:tab w:val="left" w:pos="720"/>
              <w:tab w:val="left" w:pos="1440"/>
            </w:tabs>
            <w:spacing w:before="240"/>
            <w:rPr>
              <w:ins w:id="2957" w:author="BHA Regulatory Affairs Unit" w:date="2026-07-29T16:06:00Z"/>
            </w:rPr>
          </w:pPr>
          <w:sdt>
            <w:sdtPr>
              <w:tag w:val="goog_rdk_2948"/>
              <w:id w:val="-2143307171"/>
            </w:sdtPr>
            <w:sdtContent>
              <w:ins w:id="2958" w:author="BHA Regulatory Affairs Unit" w:date="2026-07-29T16:06:00Z">
                <w:r>
                  <w:t>A summary of medications prescribed during treatment, including an individual's responses to medications;</w:t>
                </w:r>
              </w:ins>
            </w:sdtContent>
          </w:sdt>
        </w:p>
      </w:sdtContent>
    </w:sdt>
    <w:sdt>
      <w:sdtPr>
        <w:tag w:val="goog_rdk_2951"/>
        <w:id w:val="1909474248"/>
      </w:sdtPr>
      <w:sdtContent>
        <w:p w14:paraId="00000683" w14:textId="77777777" w:rsidR="00CF3663" w:rsidRDefault="00000000">
          <w:pPr>
            <w:numPr>
              <w:ilvl w:val="3"/>
              <w:numId w:val="114"/>
            </w:numPr>
            <w:tabs>
              <w:tab w:val="left" w:pos="720"/>
              <w:tab w:val="left" w:pos="1440"/>
            </w:tabs>
            <w:spacing w:before="240"/>
            <w:rPr>
              <w:ins w:id="2959" w:author="BHA Regulatory Affairs Unit" w:date="2026-07-29T16:06:00Z"/>
            </w:rPr>
          </w:pPr>
          <w:sdt>
            <w:sdtPr>
              <w:tag w:val="goog_rdk_2950"/>
              <w:id w:val="-1511441713"/>
            </w:sdtPr>
            <w:sdtContent>
              <w:ins w:id="2960" w:author="BHA Regulatory Affairs Unit" w:date="2026-07-29T16:06:00Z">
                <w:r>
                  <w:t>Medications recommended and prescribed at discharge; and</w:t>
                </w:r>
              </w:ins>
            </w:sdtContent>
          </w:sdt>
        </w:p>
      </w:sdtContent>
    </w:sdt>
    <w:sdt>
      <w:sdtPr>
        <w:tag w:val="goog_rdk_2953"/>
        <w:id w:val="-2096529272"/>
      </w:sdtPr>
      <w:sdtContent>
        <w:p w14:paraId="00000684" w14:textId="77777777" w:rsidR="00CF3663" w:rsidRDefault="00000000">
          <w:pPr>
            <w:numPr>
              <w:ilvl w:val="3"/>
              <w:numId w:val="114"/>
            </w:numPr>
            <w:tabs>
              <w:tab w:val="left" w:pos="720"/>
              <w:tab w:val="left" w:pos="1440"/>
            </w:tabs>
            <w:spacing w:before="240"/>
            <w:rPr>
              <w:ins w:id="2961" w:author="BHA Regulatory Affairs Unit" w:date="2026-07-29T16:06:00Z"/>
            </w:rPr>
          </w:pPr>
          <w:sdt>
            <w:sdtPr>
              <w:tag w:val="goog_rdk_2952"/>
              <w:id w:val="-887539486"/>
            </w:sdtPr>
            <w:sdtContent>
              <w:ins w:id="2962" w:author="BHA Regulatory Affairs Unit" w:date="2026-07-29T16:06:00Z">
                <w:r>
                  <w:t>Documentation of referrals and recommendations for follow-up care.</w:t>
                </w:r>
              </w:ins>
            </w:sdtContent>
          </w:sdt>
        </w:p>
      </w:sdtContent>
    </w:sdt>
    <w:sdt>
      <w:sdtPr>
        <w:tag w:val="goog_rdk_2955"/>
        <w:id w:val="-1991143938"/>
      </w:sdtPr>
      <w:sdtContent>
        <w:p w14:paraId="00000685" w14:textId="77777777" w:rsidR="00CF3663" w:rsidRDefault="00000000">
          <w:pPr>
            <w:numPr>
              <w:ilvl w:val="4"/>
              <w:numId w:val="114"/>
            </w:numPr>
            <w:tabs>
              <w:tab w:val="left" w:pos="720"/>
              <w:tab w:val="left" w:pos="1440"/>
            </w:tabs>
            <w:spacing w:before="240"/>
            <w:rPr>
              <w:ins w:id="2963" w:author="BHA Regulatory Affairs Unit" w:date="2026-07-29T16:06:00Z"/>
            </w:rPr>
          </w:pPr>
          <w:sdt>
            <w:sdtPr>
              <w:tag w:val="goog_rdk_2954"/>
              <w:id w:val="388030572"/>
            </w:sdtPr>
            <w:sdtContent>
              <w:ins w:id="2964" w:author="BHA Regulatory Affairs Unit" w:date="2026-07-29T16:06:00Z">
                <w:r>
                  <w:t>Discharge information may be in narrative or abbreviated format and must be written in a manner that can be readily understood by a receiving provider to allow for prompt resumption of services.</w:t>
                </w:r>
              </w:ins>
            </w:sdtContent>
          </w:sdt>
        </w:p>
      </w:sdtContent>
    </w:sdt>
    <w:sdt>
      <w:sdtPr>
        <w:tag w:val="goog_rdk_2957"/>
        <w:id w:val="478509693"/>
      </w:sdtPr>
      <w:sdtContent>
        <w:p w14:paraId="00000686" w14:textId="77777777" w:rsidR="00CF3663" w:rsidRDefault="00000000">
          <w:pPr>
            <w:numPr>
              <w:ilvl w:val="4"/>
              <w:numId w:val="114"/>
            </w:numPr>
            <w:tabs>
              <w:tab w:val="left" w:pos="720"/>
              <w:tab w:val="left" w:pos="1440"/>
            </w:tabs>
            <w:spacing w:before="240"/>
            <w:rPr>
              <w:ins w:id="2965" w:author="BHA Regulatory Affairs Unit" w:date="2026-07-29T16:06:00Z"/>
            </w:rPr>
          </w:pPr>
          <w:sdt>
            <w:sdtPr>
              <w:tag w:val="goog_rdk_2956"/>
              <w:id w:val="1977740952"/>
            </w:sdtPr>
            <w:sdtContent>
              <w:ins w:id="2966" w:author="BHA Regulatory Affairs Unit" w:date="2026-07-29T16:06:00Z">
                <w:r>
                  <w:t>A discharge summary shall be provided to an individual or designated representative, upon request, at no charge.</w:t>
                </w:r>
              </w:ins>
            </w:sdtContent>
          </w:sdt>
        </w:p>
      </w:sdtContent>
    </w:sdt>
    <w:sdt>
      <w:sdtPr>
        <w:tag w:val="goog_rdk_2959"/>
        <w:id w:val="-727774191"/>
      </w:sdtPr>
      <w:sdtContent>
        <w:p w14:paraId="00000687" w14:textId="77777777" w:rsidR="00CF3663" w:rsidRDefault="00000000">
          <w:pPr>
            <w:keepNext/>
            <w:spacing w:before="240" w:after="60"/>
            <w:ind w:firstLine="0"/>
            <w:rPr>
              <w:ins w:id="2967" w:author="BHA Regulatory Affairs Unit" w:date="2026-07-29T16:06:00Z"/>
              <w:b/>
              <w:bCs/>
            </w:rPr>
          </w:pPr>
          <w:sdt>
            <w:sdtPr>
              <w:tag w:val="goog_rdk_2958"/>
              <w:id w:val="537226994"/>
            </w:sdtPr>
            <w:sdtContent>
              <w:ins w:id="2968" w:author="BHA Regulatory Affairs Unit" w:date="2026-07-29T16:06:00Z">
                <w:r>
                  <w:rPr>
                    <w:b/>
                    <w:bCs/>
                  </w:rPr>
                  <w:t>1.17.3</w:t>
                </w:r>
                <w:r>
                  <w:rPr>
                    <w:b/>
                    <w:bCs/>
                  </w:rPr>
                  <w:tab/>
                  <w:t>Screening and Assessments</w:t>
                </w:r>
              </w:ins>
            </w:sdtContent>
          </w:sdt>
        </w:p>
      </w:sdtContent>
    </w:sdt>
    <w:sdt>
      <w:sdtPr>
        <w:tag w:val="goog_rdk_2961"/>
        <w:id w:val="1345814276"/>
      </w:sdtPr>
      <w:sdtContent>
        <w:p w14:paraId="00000688" w14:textId="77777777" w:rsidR="00CF3663" w:rsidRDefault="00000000">
          <w:pPr>
            <w:numPr>
              <w:ilvl w:val="0"/>
              <w:numId w:val="115"/>
            </w:numPr>
            <w:tabs>
              <w:tab w:val="left" w:pos="720"/>
              <w:tab w:val="left" w:pos="1440"/>
            </w:tabs>
            <w:spacing w:before="240"/>
            <w:rPr>
              <w:ins w:id="2969" w:author="BHA Regulatory Affairs Unit" w:date="2026-07-29T16:06:00Z"/>
            </w:rPr>
          </w:pPr>
          <w:sdt>
            <w:sdtPr>
              <w:tag w:val="goog_rdk_2960"/>
              <w:id w:val="1380673859"/>
            </w:sdtPr>
            <w:sdtContent>
              <w:ins w:id="2970" w:author="BHA Regulatory Affairs Unit" w:date="2026-07-29T16:06:00Z">
                <w:r>
                  <w:t>Screening and triage</w:t>
                </w:r>
              </w:ins>
            </w:sdtContent>
          </w:sdt>
        </w:p>
      </w:sdtContent>
    </w:sdt>
    <w:sdt>
      <w:sdtPr>
        <w:tag w:val="goog_rdk_2963"/>
        <w:id w:val="1780581348"/>
      </w:sdtPr>
      <w:sdtContent>
        <w:p w14:paraId="00000689" w14:textId="77777777" w:rsidR="00CF3663" w:rsidRDefault="00000000">
          <w:pPr>
            <w:numPr>
              <w:ilvl w:val="1"/>
              <w:numId w:val="115"/>
            </w:numPr>
            <w:tabs>
              <w:tab w:val="left" w:pos="720"/>
              <w:tab w:val="left" w:pos="1440"/>
            </w:tabs>
            <w:spacing w:before="240"/>
            <w:rPr>
              <w:ins w:id="2971" w:author="BHA Regulatory Affairs Unit" w:date="2026-07-29T16:06:00Z"/>
            </w:rPr>
          </w:pPr>
          <w:sdt>
            <w:sdtPr>
              <w:tag w:val="goog_rdk_2962"/>
              <w:id w:val="1735205022"/>
            </w:sdtPr>
            <w:sdtContent>
              <w:ins w:id="2972" w:author="BHA Regulatory Affairs Unit" w:date="2026-07-29T16:06:00Z">
                <w:r>
                  <w:t>Personnel meeting qualifications set forth in Part 1.15.1.C of this Chapter 1 shall complete a preliminary screening and triage process to determine the urgency of an individual’s needs, including the need for emergency or urgent medical or psychiatric services, and whether an agency can provide the appropriate care, considering an individual’s needs.</w:t>
                </w:r>
              </w:ins>
            </w:sdtContent>
          </w:sdt>
        </w:p>
      </w:sdtContent>
    </w:sdt>
    <w:sdt>
      <w:sdtPr>
        <w:tag w:val="goog_rdk_2965"/>
        <w:id w:val="1081007901"/>
      </w:sdtPr>
      <w:sdtContent>
        <w:p w14:paraId="0000068A" w14:textId="77777777" w:rsidR="00CF3663" w:rsidRDefault="00000000">
          <w:pPr>
            <w:numPr>
              <w:ilvl w:val="1"/>
              <w:numId w:val="115"/>
            </w:numPr>
            <w:tabs>
              <w:tab w:val="left" w:pos="720"/>
              <w:tab w:val="left" w:pos="1440"/>
            </w:tabs>
            <w:spacing w:before="240"/>
            <w:rPr>
              <w:ins w:id="2973" w:author="BHA Regulatory Affairs Unit" w:date="2026-07-29T16:06:00Z"/>
            </w:rPr>
          </w:pPr>
          <w:sdt>
            <w:sdtPr>
              <w:tag w:val="goog_rdk_2964"/>
              <w:id w:val="-1267381738"/>
            </w:sdtPr>
            <w:sdtContent>
              <w:ins w:id="2974" w:author="BHA Regulatory Affairs Unit" w:date="2026-07-29T16:06:00Z">
                <w:r>
                  <w:t>Screening tools and approaches must be culturally and linguistically appropriate and trauma-informed, and should accommodate an individual's disability, or disabilities, including hearing disability, cognitive limitations, visual impairment, or others, as required.</w:t>
                </w:r>
              </w:ins>
            </w:sdtContent>
          </w:sdt>
        </w:p>
      </w:sdtContent>
    </w:sdt>
    <w:sdt>
      <w:sdtPr>
        <w:tag w:val="goog_rdk_2967"/>
        <w:id w:val="-530590471"/>
      </w:sdtPr>
      <w:sdtContent>
        <w:p w14:paraId="0000068B" w14:textId="77777777" w:rsidR="00CF3663" w:rsidRDefault="00000000">
          <w:pPr>
            <w:numPr>
              <w:ilvl w:val="1"/>
              <w:numId w:val="115"/>
            </w:numPr>
            <w:tabs>
              <w:tab w:val="left" w:pos="720"/>
              <w:tab w:val="left" w:pos="1440"/>
            </w:tabs>
            <w:spacing w:before="240"/>
            <w:rPr>
              <w:ins w:id="2975" w:author="BHA Regulatory Affairs Unit" w:date="2026-07-29T16:06:00Z"/>
            </w:rPr>
          </w:pPr>
          <w:sdt>
            <w:sdtPr>
              <w:tag w:val="goog_rdk_2966"/>
              <w:id w:val="-1126754571"/>
            </w:sdtPr>
            <w:sdtContent>
              <w:ins w:id="2976" w:author="BHA Regulatory Affairs Unit" w:date="2026-07-29T16:06:00Z">
                <w:r>
                  <w:t>Screenings must collect at least the following information from an individual seeking services:</w:t>
                </w:r>
              </w:ins>
            </w:sdtContent>
          </w:sdt>
        </w:p>
      </w:sdtContent>
    </w:sdt>
    <w:sdt>
      <w:sdtPr>
        <w:tag w:val="goog_rdk_2969"/>
        <w:id w:val="305129119"/>
      </w:sdtPr>
      <w:sdtContent>
        <w:p w14:paraId="0000068C" w14:textId="77777777" w:rsidR="00CF3663" w:rsidRDefault="00000000">
          <w:pPr>
            <w:numPr>
              <w:ilvl w:val="2"/>
              <w:numId w:val="115"/>
            </w:numPr>
            <w:tabs>
              <w:tab w:val="left" w:pos="720"/>
              <w:tab w:val="left" w:pos="1440"/>
            </w:tabs>
            <w:spacing w:before="240"/>
            <w:rPr>
              <w:ins w:id="2977" w:author="BHA Regulatory Affairs Unit" w:date="2026-07-29T16:06:00Z"/>
            </w:rPr>
          </w:pPr>
          <w:sdt>
            <w:sdtPr>
              <w:tag w:val="goog_rdk_2968"/>
              <w:id w:val="2009134696"/>
            </w:sdtPr>
            <w:sdtContent>
              <w:ins w:id="2978" w:author="BHA Regulatory Affairs Unit" w:date="2026-07-29T16:06:00Z">
                <w:r>
                  <w:t>Identifying information;</w:t>
                </w:r>
              </w:ins>
            </w:sdtContent>
          </w:sdt>
        </w:p>
      </w:sdtContent>
    </w:sdt>
    <w:sdt>
      <w:sdtPr>
        <w:tag w:val="goog_rdk_2971"/>
        <w:id w:val="1044900714"/>
      </w:sdtPr>
      <w:sdtContent>
        <w:p w14:paraId="0000068D" w14:textId="77777777" w:rsidR="00CF3663" w:rsidRDefault="00000000">
          <w:pPr>
            <w:numPr>
              <w:ilvl w:val="2"/>
              <w:numId w:val="115"/>
            </w:numPr>
            <w:tabs>
              <w:tab w:val="left" w:pos="720"/>
              <w:tab w:val="left" w:pos="1440"/>
            </w:tabs>
            <w:spacing w:before="240"/>
            <w:rPr>
              <w:ins w:id="2979" w:author="BHA Regulatory Affairs Unit" w:date="2026-07-29T16:06:00Z"/>
            </w:rPr>
          </w:pPr>
          <w:sdt>
            <w:sdtPr>
              <w:tag w:val="goog_rdk_2970"/>
              <w:id w:val="1021664367"/>
            </w:sdtPr>
            <w:sdtContent>
              <w:ins w:id="2980" w:author="BHA Regulatory Affairs Unit" w:date="2026-07-29T16:06:00Z">
                <w:r>
                  <w:t>Primary complaint or reason for seeking services;</w:t>
                </w:r>
              </w:ins>
            </w:sdtContent>
          </w:sdt>
        </w:p>
      </w:sdtContent>
    </w:sdt>
    <w:sdt>
      <w:sdtPr>
        <w:tag w:val="goog_rdk_2973"/>
        <w:id w:val="-70768265"/>
      </w:sdtPr>
      <w:sdtContent>
        <w:p w14:paraId="0000068E" w14:textId="77777777" w:rsidR="00CF3663" w:rsidRDefault="00000000">
          <w:pPr>
            <w:numPr>
              <w:ilvl w:val="2"/>
              <w:numId w:val="115"/>
            </w:numPr>
            <w:tabs>
              <w:tab w:val="left" w:pos="720"/>
              <w:tab w:val="left" w:pos="1440"/>
            </w:tabs>
            <w:spacing w:before="240"/>
            <w:rPr>
              <w:ins w:id="2981" w:author="BHA Regulatory Affairs Unit" w:date="2026-07-29T16:06:00Z"/>
            </w:rPr>
          </w:pPr>
          <w:sdt>
            <w:sdtPr>
              <w:tag w:val="goog_rdk_2972"/>
              <w:id w:val="2124442745"/>
            </w:sdtPr>
            <w:sdtContent>
              <w:ins w:id="2982" w:author="BHA Regulatory Affairs Unit" w:date="2026-07-29T16:06:00Z">
                <w:r>
                  <w:t>Current behavioral health symptoms, including severity, duration, mental status, and changes or impairments in functioning due to symptoms;</w:t>
                </w:r>
              </w:ins>
            </w:sdtContent>
          </w:sdt>
        </w:p>
      </w:sdtContent>
    </w:sdt>
    <w:sdt>
      <w:sdtPr>
        <w:tag w:val="goog_rdk_2975"/>
        <w:id w:val="1948025829"/>
      </w:sdtPr>
      <w:sdtContent>
        <w:p w14:paraId="0000068F" w14:textId="77777777" w:rsidR="00CF3663" w:rsidRDefault="00000000">
          <w:pPr>
            <w:numPr>
              <w:ilvl w:val="2"/>
              <w:numId w:val="115"/>
            </w:numPr>
            <w:tabs>
              <w:tab w:val="left" w:pos="720"/>
              <w:tab w:val="left" w:pos="1440"/>
            </w:tabs>
            <w:spacing w:before="240"/>
            <w:rPr>
              <w:ins w:id="2983" w:author="BHA Regulatory Affairs Unit" w:date="2026-07-29T16:06:00Z"/>
            </w:rPr>
          </w:pPr>
          <w:sdt>
            <w:sdtPr>
              <w:tag w:val="goog_rdk_2974"/>
              <w:id w:val="1806890871"/>
            </w:sdtPr>
            <w:sdtContent>
              <w:ins w:id="2984" w:author="BHA Regulatory Affairs Unit" w:date="2026-07-29T16:06:00Z">
                <w:r>
                  <w:t>Medical concerns and chronic health issues, including pregnancy and postpartum status, when applicable;</w:t>
                </w:r>
              </w:ins>
            </w:sdtContent>
          </w:sdt>
        </w:p>
      </w:sdtContent>
    </w:sdt>
    <w:sdt>
      <w:sdtPr>
        <w:tag w:val="goog_rdk_2977"/>
        <w:id w:val="141230954"/>
      </w:sdtPr>
      <w:sdtContent>
        <w:p w14:paraId="00000690" w14:textId="77777777" w:rsidR="00CF3663" w:rsidRDefault="00000000">
          <w:pPr>
            <w:numPr>
              <w:ilvl w:val="2"/>
              <w:numId w:val="115"/>
            </w:numPr>
            <w:tabs>
              <w:tab w:val="left" w:pos="720"/>
              <w:tab w:val="left" w:pos="1440"/>
            </w:tabs>
            <w:spacing w:before="240"/>
            <w:rPr>
              <w:ins w:id="2985" w:author="BHA Regulatory Affairs Unit" w:date="2026-07-29T16:06:00Z"/>
            </w:rPr>
          </w:pPr>
          <w:sdt>
            <w:sdtPr>
              <w:tag w:val="goog_rdk_2976"/>
              <w:id w:val="1179297322"/>
            </w:sdtPr>
            <w:sdtContent>
              <w:ins w:id="2986" w:author="BHA Regulatory Affairs Unit" w:date="2026-07-29T16:06:00Z">
                <w:r>
                  <w:t>Evaluation of imminent risk, including:</w:t>
                </w:r>
              </w:ins>
            </w:sdtContent>
          </w:sdt>
        </w:p>
      </w:sdtContent>
    </w:sdt>
    <w:sdt>
      <w:sdtPr>
        <w:tag w:val="goog_rdk_2979"/>
        <w:id w:val="1449365386"/>
      </w:sdtPr>
      <w:sdtContent>
        <w:p w14:paraId="00000691" w14:textId="77777777" w:rsidR="00CF3663" w:rsidRDefault="00000000">
          <w:pPr>
            <w:numPr>
              <w:ilvl w:val="3"/>
              <w:numId w:val="115"/>
            </w:numPr>
            <w:tabs>
              <w:tab w:val="left" w:pos="720"/>
              <w:tab w:val="left" w:pos="1440"/>
            </w:tabs>
            <w:spacing w:before="240"/>
            <w:rPr>
              <w:ins w:id="2987" w:author="BHA Regulatory Affairs Unit" w:date="2026-07-29T16:06:00Z"/>
            </w:rPr>
          </w:pPr>
          <w:sdt>
            <w:sdtPr>
              <w:tag w:val="goog_rdk_2978"/>
              <w:id w:val="-1182984407"/>
            </w:sdtPr>
            <w:sdtContent>
              <w:ins w:id="2988" w:author="BHA Regulatory Affairs Unit" w:date="2026-07-29T16:06:00Z">
                <w:r>
                  <w:t>Suicide risk;</w:t>
                </w:r>
              </w:ins>
            </w:sdtContent>
          </w:sdt>
        </w:p>
      </w:sdtContent>
    </w:sdt>
    <w:sdt>
      <w:sdtPr>
        <w:tag w:val="goog_rdk_2981"/>
        <w:id w:val="691254482"/>
      </w:sdtPr>
      <w:sdtContent>
        <w:p w14:paraId="00000692" w14:textId="77777777" w:rsidR="00CF3663" w:rsidRDefault="00000000">
          <w:pPr>
            <w:numPr>
              <w:ilvl w:val="3"/>
              <w:numId w:val="115"/>
            </w:numPr>
            <w:tabs>
              <w:tab w:val="left" w:pos="720"/>
              <w:tab w:val="left" w:pos="1440"/>
            </w:tabs>
            <w:spacing w:before="240"/>
            <w:rPr>
              <w:ins w:id="2989" w:author="BHA Regulatory Affairs Unit" w:date="2026-07-29T16:06:00Z"/>
            </w:rPr>
          </w:pPr>
          <w:sdt>
            <w:sdtPr>
              <w:tag w:val="goog_rdk_2980"/>
              <w:id w:val="-353094187"/>
            </w:sdtPr>
            <w:sdtContent>
              <w:ins w:id="2990" w:author="BHA Regulatory Affairs Unit" w:date="2026-07-29T16:06:00Z">
                <w:r>
                  <w:t>Danger to self or others;</w:t>
                </w:r>
              </w:ins>
            </w:sdtContent>
          </w:sdt>
        </w:p>
      </w:sdtContent>
    </w:sdt>
    <w:sdt>
      <w:sdtPr>
        <w:tag w:val="goog_rdk_2983"/>
        <w:id w:val="187123500"/>
      </w:sdtPr>
      <w:sdtContent>
        <w:p w14:paraId="00000693" w14:textId="77777777" w:rsidR="00CF3663" w:rsidRDefault="00000000">
          <w:pPr>
            <w:numPr>
              <w:ilvl w:val="3"/>
              <w:numId w:val="115"/>
            </w:numPr>
            <w:tabs>
              <w:tab w:val="left" w:pos="720"/>
              <w:tab w:val="left" w:pos="1440"/>
            </w:tabs>
            <w:spacing w:before="240"/>
            <w:rPr>
              <w:ins w:id="2991" w:author="BHA Regulatory Affairs Unit" w:date="2026-07-29T16:06:00Z"/>
            </w:rPr>
          </w:pPr>
          <w:sdt>
            <w:sdtPr>
              <w:tag w:val="goog_rdk_2982"/>
              <w:id w:val="371763931"/>
            </w:sdtPr>
            <w:sdtContent>
              <w:ins w:id="2992" w:author="BHA Regulatory Affairs Unit" w:date="2026-07-29T16:06:00Z">
                <w:r>
                  <w:t>Urgent or critical medical conditions, including withdrawal or overdose risk; or</w:t>
                </w:r>
              </w:ins>
            </w:sdtContent>
          </w:sdt>
        </w:p>
      </w:sdtContent>
    </w:sdt>
    <w:sdt>
      <w:sdtPr>
        <w:tag w:val="goog_rdk_2985"/>
        <w:id w:val="1160694666"/>
      </w:sdtPr>
      <w:sdtContent>
        <w:p w14:paraId="00000694" w14:textId="77777777" w:rsidR="00CF3663" w:rsidRDefault="00000000">
          <w:pPr>
            <w:numPr>
              <w:ilvl w:val="3"/>
              <w:numId w:val="115"/>
            </w:numPr>
            <w:tabs>
              <w:tab w:val="left" w:pos="720"/>
              <w:tab w:val="left" w:pos="1440"/>
            </w:tabs>
            <w:spacing w:before="240"/>
            <w:rPr>
              <w:ins w:id="2993" w:author="BHA Regulatory Affairs Unit" w:date="2026-07-29T16:06:00Z"/>
            </w:rPr>
          </w:pPr>
          <w:sdt>
            <w:sdtPr>
              <w:tag w:val="goog_rdk_2984"/>
              <w:id w:val="-492107441"/>
            </w:sdtPr>
            <w:sdtContent>
              <w:ins w:id="2994" w:author="BHA Regulatory Affairs Unit" w:date="2026-07-29T16:06:00Z">
                <w:r>
                  <w:t>Other immediate risks, including threats from another person.</w:t>
                </w:r>
              </w:ins>
            </w:sdtContent>
          </w:sdt>
        </w:p>
      </w:sdtContent>
    </w:sdt>
    <w:sdt>
      <w:sdtPr>
        <w:tag w:val="goog_rdk_2987"/>
        <w:id w:val="855519704"/>
      </w:sdtPr>
      <w:sdtContent>
        <w:p w14:paraId="00000695" w14:textId="77777777" w:rsidR="00CF3663" w:rsidRDefault="00000000">
          <w:pPr>
            <w:numPr>
              <w:ilvl w:val="4"/>
              <w:numId w:val="115"/>
            </w:numPr>
            <w:tabs>
              <w:tab w:val="left" w:pos="720"/>
              <w:tab w:val="left" w:pos="1440"/>
            </w:tabs>
            <w:spacing w:before="240"/>
            <w:rPr>
              <w:ins w:id="2995" w:author="BHA Regulatory Affairs Unit" w:date="2026-07-29T16:06:00Z"/>
            </w:rPr>
          </w:pPr>
          <w:sdt>
            <w:sdtPr>
              <w:tag w:val="goog_rdk_2986"/>
              <w:id w:val="1068231736"/>
            </w:sdtPr>
            <w:sdtContent>
              <w:ins w:id="2996" w:author="BHA Regulatory Affairs Unit" w:date="2026-07-29T16:06:00Z">
                <w:r>
                  <w:t>If, at any point during the course of treatment, an evaluation of imminent risk is completed and an individual is determined to meet the criteria for an emergency mental health hold (M1 hold), the intervening professional conducting the evaluation shall use the BHA-designated application form, pursuant to Section 27-65-106, C.R.S., regardless of any 27-65 designation. The individual shall be transported to a designated facility or emergency medical services facility for further evaluation; and</w:t>
                </w:r>
              </w:ins>
            </w:sdtContent>
          </w:sdt>
        </w:p>
      </w:sdtContent>
    </w:sdt>
    <w:sdt>
      <w:sdtPr>
        <w:tag w:val="goog_rdk_2989"/>
        <w:id w:val="1142734934"/>
      </w:sdtPr>
      <w:sdtContent>
        <w:p w14:paraId="00000696" w14:textId="77777777" w:rsidR="00CF3663" w:rsidRDefault="00000000">
          <w:pPr>
            <w:numPr>
              <w:ilvl w:val="2"/>
              <w:numId w:val="115"/>
            </w:numPr>
            <w:tabs>
              <w:tab w:val="left" w:pos="720"/>
              <w:tab w:val="left" w:pos="1440"/>
            </w:tabs>
            <w:spacing w:before="240"/>
            <w:rPr>
              <w:ins w:id="2997" w:author="BHA Regulatory Affairs Unit" w:date="2026-07-29T16:06:00Z"/>
            </w:rPr>
          </w:pPr>
          <w:sdt>
            <w:sdtPr>
              <w:tag w:val="goog_rdk_2988"/>
              <w:id w:val="-1702855037"/>
            </w:sdtPr>
            <w:sdtContent>
              <w:ins w:id="2998" w:author="BHA Regulatory Affairs Unit" w:date="2026-07-29T16:06:00Z">
                <w:r>
                  <w:t>Preliminary determination of level of care needed.</w:t>
                </w:r>
              </w:ins>
            </w:sdtContent>
          </w:sdt>
        </w:p>
      </w:sdtContent>
    </w:sdt>
    <w:sdt>
      <w:sdtPr>
        <w:tag w:val="goog_rdk_2991"/>
        <w:id w:val="-86198920"/>
      </w:sdtPr>
      <w:sdtContent>
        <w:p w14:paraId="00000697" w14:textId="77777777" w:rsidR="00CF3663" w:rsidRDefault="00000000">
          <w:pPr>
            <w:numPr>
              <w:ilvl w:val="1"/>
              <w:numId w:val="115"/>
            </w:numPr>
            <w:tabs>
              <w:tab w:val="left" w:pos="720"/>
              <w:tab w:val="left" w:pos="1440"/>
            </w:tabs>
            <w:spacing w:before="240"/>
            <w:rPr>
              <w:ins w:id="2999" w:author="BHA Regulatory Affairs Unit" w:date="2026-07-29T16:06:00Z"/>
            </w:rPr>
          </w:pPr>
          <w:sdt>
            <w:sdtPr>
              <w:tag w:val="goog_rdk_2990"/>
              <w:id w:val="2056104413"/>
            </w:sdtPr>
            <w:sdtContent>
              <w:ins w:id="3000" w:author="BHA Regulatory Affairs Unit" w:date="2026-07-29T16:06:00Z">
                <w:r>
                  <w:t>Screenings that identify an imminent risk must be reviewed by a licensee, licensed addiction counselor (LAC), a certified addiction specialist (CAS), authorized practitioner, or a licensure candidate performing within their scope of practice.</w:t>
                </w:r>
              </w:ins>
            </w:sdtContent>
          </w:sdt>
        </w:p>
      </w:sdtContent>
    </w:sdt>
    <w:sdt>
      <w:sdtPr>
        <w:tag w:val="goog_rdk_2993"/>
        <w:id w:val="1891366470"/>
      </w:sdtPr>
      <w:sdtContent>
        <w:p w14:paraId="00000698" w14:textId="77777777" w:rsidR="00CF3663" w:rsidRDefault="00000000">
          <w:pPr>
            <w:numPr>
              <w:ilvl w:val="1"/>
              <w:numId w:val="115"/>
            </w:numPr>
            <w:tabs>
              <w:tab w:val="left" w:pos="720"/>
              <w:tab w:val="left" w:pos="1440"/>
            </w:tabs>
            <w:spacing w:before="240"/>
            <w:rPr>
              <w:ins w:id="3001" w:author="BHA Regulatory Affairs Unit" w:date="2026-07-29T16:06:00Z"/>
            </w:rPr>
          </w:pPr>
          <w:sdt>
            <w:sdtPr>
              <w:tag w:val="goog_rdk_2992"/>
              <w:id w:val="92616718"/>
            </w:sdtPr>
            <w:sdtContent>
              <w:ins w:id="3002" w:author="BHA Regulatory Affairs Unit" w:date="2026-07-29T16:06:00Z">
                <w:r>
                  <w:t>Screenings should be conducted in-person unless contraindicated. If contraindicated, screenings may be conducted via audio-visual or audio-only telehealth, in accordance with Part 1.15.6 of this Chapter 1. Clinical rationale must be documented in the individual’s record in the case of a telehealth screening.</w:t>
                </w:r>
              </w:ins>
            </w:sdtContent>
          </w:sdt>
        </w:p>
      </w:sdtContent>
    </w:sdt>
    <w:sdt>
      <w:sdtPr>
        <w:tag w:val="goog_rdk_2995"/>
        <w:id w:val="1710027510"/>
      </w:sdtPr>
      <w:sdtContent>
        <w:p w14:paraId="00000699" w14:textId="77777777" w:rsidR="00CF3663" w:rsidRDefault="00000000">
          <w:pPr>
            <w:numPr>
              <w:ilvl w:val="1"/>
              <w:numId w:val="115"/>
            </w:numPr>
            <w:tabs>
              <w:tab w:val="left" w:pos="720"/>
              <w:tab w:val="left" w:pos="1440"/>
            </w:tabs>
            <w:spacing w:before="240"/>
            <w:rPr>
              <w:ins w:id="3003" w:author="BHA Regulatory Affairs Unit" w:date="2026-07-29T16:06:00Z"/>
            </w:rPr>
          </w:pPr>
          <w:sdt>
            <w:sdtPr>
              <w:tag w:val="goog_rdk_2994"/>
              <w:id w:val="1388470318"/>
            </w:sdtPr>
            <w:sdtContent>
              <w:ins w:id="3004" w:author="BHA Regulatory Affairs Unit" w:date="2026-07-29T16:06:00Z">
                <w:r>
                  <w:t>To avoid redundant screening(s), supporting documentation that a screening tool was administered within the past six (6) months may be incorporated into an individual’s record in place of similar screening requirements, with the exception of screenings for imminent risk as set forth in Part 1.17.3.A.3.e of this Chapter 1. Screenings for imminent risk, as set forth in in Part 1.17.3.A.3.e of this Chapter 1, must be completed any time an individual is screened for treatment by an agency, notwithstanding any other recent screenings.</w:t>
                </w:r>
              </w:ins>
            </w:sdtContent>
          </w:sdt>
        </w:p>
      </w:sdtContent>
    </w:sdt>
    <w:sdt>
      <w:sdtPr>
        <w:tag w:val="goog_rdk_2997"/>
        <w:id w:val="433097548"/>
      </w:sdtPr>
      <w:sdtContent>
        <w:p w14:paraId="0000069A" w14:textId="77777777" w:rsidR="00CF3663" w:rsidRDefault="00000000">
          <w:pPr>
            <w:numPr>
              <w:ilvl w:val="1"/>
              <w:numId w:val="115"/>
            </w:numPr>
            <w:tabs>
              <w:tab w:val="left" w:pos="720"/>
              <w:tab w:val="left" w:pos="1440"/>
            </w:tabs>
            <w:spacing w:before="240"/>
            <w:rPr>
              <w:ins w:id="3005" w:author="BHA Regulatory Affairs Unit" w:date="2026-07-29T16:06:00Z"/>
            </w:rPr>
          </w:pPr>
          <w:sdt>
            <w:sdtPr>
              <w:tag w:val="goog_rdk_2996"/>
              <w:id w:val="2105432671"/>
            </w:sdtPr>
            <w:sdtContent>
              <w:ins w:id="3006" w:author="BHA Regulatory Affairs Unit" w:date="2026-07-29T16:06:00Z">
                <w:r>
                  <w:t>Agencies providing co-occurring conditions or substance use disorder (SUD) services for any level of care shall follow the requirements set forth in Part 3.4.2 these Rules.</w:t>
                </w:r>
              </w:ins>
            </w:sdtContent>
          </w:sdt>
        </w:p>
      </w:sdtContent>
    </w:sdt>
    <w:sdt>
      <w:sdtPr>
        <w:tag w:val="goog_rdk_2999"/>
        <w:id w:val="-3145632"/>
      </w:sdtPr>
      <w:sdtContent>
        <w:p w14:paraId="0000069B" w14:textId="77777777" w:rsidR="00CF3663" w:rsidRDefault="00000000">
          <w:pPr>
            <w:numPr>
              <w:ilvl w:val="0"/>
              <w:numId w:val="115"/>
            </w:numPr>
            <w:tabs>
              <w:tab w:val="left" w:pos="720"/>
              <w:tab w:val="left" w:pos="1440"/>
            </w:tabs>
            <w:spacing w:before="240"/>
            <w:rPr>
              <w:ins w:id="3007" w:author="BHA Regulatory Affairs Unit" w:date="2026-07-29T16:06:00Z"/>
            </w:rPr>
          </w:pPr>
          <w:sdt>
            <w:sdtPr>
              <w:tag w:val="goog_rdk_2998"/>
              <w:id w:val="-630102486"/>
            </w:sdtPr>
            <w:sdtContent>
              <w:ins w:id="3008" w:author="BHA Regulatory Affairs Unit" w:date="2026-07-29T16:06:00Z">
                <w:r>
                  <w:t>Initial assessment</w:t>
                </w:r>
              </w:ins>
            </w:sdtContent>
          </w:sdt>
        </w:p>
      </w:sdtContent>
    </w:sdt>
    <w:sdt>
      <w:sdtPr>
        <w:tag w:val="goog_rdk_3001"/>
        <w:id w:val="-1961582665"/>
      </w:sdtPr>
      <w:sdtContent>
        <w:p w14:paraId="0000069C" w14:textId="77777777" w:rsidR="00CF3663" w:rsidRDefault="00000000">
          <w:pPr>
            <w:numPr>
              <w:ilvl w:val="1"/>
              <w:numId w:val="115"/>
            </w:numPr>
            <w:tabs>
              <w:tab w:val="left" w:pos="720"/>
              <w:tab w:val="left" w:pos="1440"/>
            </w:tabs>
            <w:spacing w:before="240"/>
            <w:rPr>
              <w:ins w:id="3009" w:author="BHA Regulatory Affairs Unit" w:date="2026-07-29T16:06:00Z"/>
            </w:rPr>
          </w:pPr>
          <w:sdt>
            <w:sdtPr>
              <w:tag w:val="goog_rdk_3000"/>
              <w:id w:val="745283550"/>
            </w:sdtPr>
            <w:sdtContent>
              <w:ins w:id="3010" w:author="BHA Regulatory Affairs Unit" w:date="2026-07-29T16:06:00Z">
                <w:r>
                  <w:t>An initial assessment must be completed, signed, and/or approved by a licensee, licensed addiction counselor (LAC), a certified addiction specialist (CAS), authorized practitioner, or a licensure candidate performing within their scope of practice. Agencies must meet timeline requirements set forth in applicable endorsement Chapters. See endorsement Chapters 4 through 10 of these Rules for additional initial assessment requirements.</w:t>
                </w:r>
              </w:ins>
            </w:sdtContent>
          </w:sdt>
        </w:p>
      </w:sdtContent>
    </w:sdt>
    <w:sdt>
      <w:sdtPr>
        <w:tag w:val="goog_rdk_3003"/>
        <w:id w:val="1409142056"/>
      </w:sdtPr>
      <w:sdtContent>
        <w:p w14:paraId="0000069D" w14:textId="77777777" w:rsidR="00CF3663" w:rsidRDefault="00000000">
          <w:pPr>
            <w:numPr>
              <w:ilvl w:val="1"/>
              <w:numId w:val="115"/>
            </w:numPr>
            <w:tabs>
              <w:tab w:val="left" w:pos="720"/>
              <w:tab w:val="left" w:pos="1440"/>
            </w:tabs>
            <w:spacing w:before="240"/>
            <w:rPr>
              <w:ins w:id="3011" w:author="BHA Regulatory Affairs Unit" w:date="2026-07-29T16:06:00Z"/>
            </w:rPr>
          </w:pPr>
          <w:sdt>
            <w:sdtPr>
              <w:tag w:val="goog_rdk_3002"/>
              <w:id w:val="-472202372"/>
            </w:sdtPr>
            <w:sdtContent>
              <w:ins w:id="3012" w:author="BHA Regulatory Affairs Unit" w:date="2026-07-29T16:06:00Z">
                <w:r>
                  <w:t>The initial assessment, including information gathered as part of the preliminary screening and triage, shall include, at a minimum:</w:t>
                </w:r>
              </w:ins>
            </w:sdtContent>
          </w:sdt>
        </w:p>
      </w:sdtContent>
    </w:sdt>
    <w:sdt>
      <w:sdtPr>
        <w:tag w:val="goog_rdk_3005"/>
        <w:id w:val="2063336448"/>
      </w:sdtPr>
      <w:sdtContent>
        <w:p w14:paraId="0000069E" w14:textId="77777777" w:rsidR="00CF3663" w:rsidRDefault="00000000">
          <w:pPr>
            <w:numPr>
              <w:ilvl w:val="2"/>
              <w:numId w:val="115"/>
            </w:numPr>
            <w:tabs>
              <w:tab w:val="left" w:pos="720"/>
              <w:tab w:val="left" w:pos="1440"/>
            </w:tabs>
            <w:spacing w:before="240"/>
            <w:rPr>
              <w:ins w:id="3013" w:author="BHA Regulatory Affairs Unit" w:date="2026-07-29T16:06:00Z"/>
            </w:rPr>
          </w:pPr>
          <w:sdt>
            <w:sdtPr>
              <w:tag w:val="goog_rdk_3004"/>
              <w:id w:val="-1707741301"/>
            </w:sdtPr>
            <w:sdtContent>
              <w:ins w:id="3014" w:author="BHA Regulatory Affairs Unit" w:date="2026-07-29T16:06:00Z">
                <w:r>
                  <w:t>Provisional diagnoses;</w:t>
                </w:r>
              </w:ins>
            </w:sdtContent>
          </w:sdt>
        </w:p>
      </w:sdtContent>
    </w:sdt>
    <w:sdt>
      <w:sdtPr>
        <w:tag w:val="goog_rdk_3007"/>
        <w:id w:val="-692636186"/>
      </w:sdtPr>
      <w:sdtContent>
        <w:p w14:paraId="0000069F" w14:textId="77777777" w:rsidR="00CF3663" w:rsidRDefault="00000000">
          <w:pPr>
            <w:numPr>
              <w:ilvl w:val="2"/>
              <w:numId w:val="115"/>
            </w:numPr>
            <w:tabs>
              <w:tab w:val="left" w:pos="720"/>
              <w:tab w:val="left" w:pos="1440"/>
            </w:tabs>
            <w:spacing w:before="240"/>
            <w:rPr>
              <w:ins w:id="3015" w:author="BHA Regulatory Affairs Unit" w:date="2026-07-29T16:06:00Z"/>
            </w:rPr>
          </w:pPr>
          <w:sdt>
            <w:sdtPr>
              <w:tag w:val="goog_rdk_3006"/>
              <w:id w:val="-1074761069"/>
            </w:sdtPr>
            <w:sdtContent>
              <w:ins w:id="3016" w:author="BHA Regulatory Affairs Unit" w:date="2026-07-29T16:06:00Z">
                <w:r>
                  <w:t>The source of referral;</w:t>
                </w:r>
              </w:ins>
            </w:sdtContent>
          </w:sdt>
        </w:p>
      </w:sdtContent>
    </w:sdt>
    <w:sdt>
      <w:sdtPr>
        <w:tag w:val="goog_rdk_3009"/>
        <w:id w:val="-167608828"/>
      </w:sdtPr>
      <w:sdtContent>
        <w:p w14:paraId="000006A0" w14:textId="77777777" w:rsidR="00CF3663" w:rsidRDefault="00000000">
          <w:pPr>
            <w:numPr>
              <w:ilvl w:val="2"/>
              <w:numId w:val="115"/>
            </w:numPr>
            <w:tabs>
              <w:tab w:val="left" w:pos="720"/>
              <w:tab w:val="left" w:pos="1440"/>
            </w:tabs>
            <w:spacing w:before="240"/>
            <w:rPr>
              <w:ins w:id="3017" w:author="BHA Regulatory Affairs Unit" w:date="2026-07-29T16:06:00Z"/>
            </w:rPr>
          </w:pPr>
          <w:sdt>
            <w:sdtPr>
              <w:tag w:val="goog_rdk_3008"/>
              <w:id w:val="492331376"/>
            </w:sdtPr>
            <w:sdtContent>
              <w:ins w:id="3018" w:author="BHA Regulatory Affairs Unit" w:date="2026-07-29T16:06:00Z">
                <w:r>
                  <w:t>The reason for seeking care, as stated by an individual or other referral source(s);</w:t>
                </w:r>
              </w:ins>
            </w:sdtContent>
          </w:sdt>
        </w:p>
      </w:sdtContent>
    </w:sdt>
    <w:sdt>
      <w:sdtPr>
        <w:tag w:val="goog_rdk_3011"/>
        <w:id w:val="-1016586765"/>
      </w:sdtPr>
      <w:sdtContent>
        <w:p w14:paraId="000006A1" w14:textId="77777777" w:rsidR="00CF3663" w:rsidRDefault="00000000">
          <w:pPr>
            <w:numPr>
              <w:ilvl w:val="2"/>
              <w:numId w:val="115"/>
            </w:numPr>
            <w:tabs>
              <w:tab w:val="left" w:pos="720"/>
              <w:tab w:val="left" w:pos="1440"/>
            </w:tabs>
            <w:spacing w:before="240"/>
            <w:rPr>
              <w:ins w:id="3019" w:author="BHA Regulatory Affairs Unit" w:date="2026-07-29T16:06:00Z"/>
            </w:rPr>
          </w:pPr>
          <w:sdt>
            <w:sdtPr>
              <w:tag w:val="goog_rdk_3010"/>
              <w:id w:val="-1132715441"/>
            </w:sdtPr>
            <w:sdtContent>
              <w:ins w:id="3020" w:author="BHA Regulatory Affairs Unit" w:date="2026-07-29T16:06:00Z">
                <w:r>
                  <w:t>Identification of an individual’s immediate clinical care needs related to the diagnosis for mental and substance use disorders;</w:t>
                </w:r>
              </w:ins>
            </w:sdtContent>
          </w:sdt>
        </w:p>
      </w:sdtContent>
    </w:sdt>
    <w:sdt>
      <w:sdtPr>
        <w:tag w:val="goog_rdk_3013"/>
        <w:id w:val="-430701534"/>
      </w:sdtPr>
      <w:sdtContent>
        <w:p w14:paraId="000006A2" w14:textId="77777777" w:rsidR="00CF3663" w:rsidRDefault="00000000">
          <w:pPr>
            <w:numPr>
              <w:ilvl w:val="2"/>
              <w:numId w:val="115"/>
            </w:numPr>
            <w:tabs>
              <w:tab w:val="left" w:pos="720"/>
              <w:tab w:val="left" w:pos="1440"/>
            </w:tabs>
            <w:spacing w:before="240"/>
            <w:rPr>
              <w:ins w:id="3021" w:author="BHA Regulatory Affairs Unit" w:date="2026-07-29T16:06:00Z"/>
            </w:rPr>
          </w:pPr>
          <w:sdt>
            <w:sdtPr>
              <w:tag w:val="goog_rdk_3012"/>
              <w:id w:val="1854266446"/>
            </w:sdtPr>
            <w:sdtContent>
              <w:ins w:id="3022" w:author="BHA Regulatory Affairs Unit" w:date="2026-07-29T16:06:00Z">
                <w:r>
                  <w:t>A list of current prescriptions and prescribing physicians, over-the-counter medications, and any other substances an individual may be taking, including dosing and frequency;</w:t>
                </w:r>
              </w:ins>
            </w:sdtContent>
          </w:sdt>
        </w:p>
      </w:sdtContent>
    </w:sdt>
    <w:sdt>
      <w:sdtPr>
        <w:tag w:val="goog_rdk_3015"/>
        <w:id w:val="61706444"/>
      </w:sdtPr>
      <w:sdtContent>
        <w:p w14:paraId="000006A3" w14:textId="77777777" w:rsidR="00CF3663" w:rsidRDefault="00000000">
          <w:pPr>
            <w:numPr>
              <w:ilvl w:val="2"/>
              <w:numId w:val="115"/>
            </w:numPr>
            <w:tabs>
              <w:tab w:val="left" w:pos="720"/>
              <w:tab w:val="left" w:pos="1440"/>
            </w:tabs>
            <w:spacing w:before="240"/>
            <w:rPr>
              <w:ins w:id="3023" w:author="BHA Regulatory Affairs Unit" w:date="2026-07-29T16:06:00Z"/>
            </w:rPr>
          </w:pPr>
          <w:sdt>
            <w:sdtPr>
              <w:tag w:val="goog_rdk_3014"/>
              <w:id w:val="-1625506321"/>
            </w:sdtPr>
            <w:sdtContent>
              <w:ins w:id="3024" w:author="BHA Regulatory Affairs Unit" w:date="2026-07-29T16:06:00Z">
                <w:r>
                  <w:t>An assessment of whether the individual is a risk to self or to others, including suicide risk factors;</w:t>
                </w:r>
              </w:ins>
            </w:sdtContent>
          </w:sdt>
        </w:p>
      </w:sdtContent>
    </w:sdt>
    <w:sdt>
      <w:sdtPr>
        <w:tag w:val="goog_rdk_3017"/>
        <w:id w:val="1161996719"/>
      </w:sdtPr>
      <w:sdtContent>
        <w:p w14:paraId="000006A4" w14:textId="77777777" w:rsidR="00CF3663" w:rsidRDefault="00000000">
          <w:pPr>
            <w:numPr>
              <w:ilvl w:val="2"/>
              <w:numId w:val="115"/>
            </w:numPr>
            <w:tabs>
              <w:tab w:val="left" w:pos="720"/>
              <w:tab w:val="left" w:pos="1440"/>
            </w:tabs>
            <w:spacing w:before="240"/>
            <w:rPr>
              <w:ins w:id="3025" w:author="BHA Regulatory Affairs Unit" w:date="2026-07-29T16:06:00Z"/>
            </w:rPr>
          </w:pPr>
          <w:sdt>
            <w:sdtPr>
              <w:tag w:val="goog_rdk_3016"/>
              <w:id w:val="-938820407"/>
            </w:sdtPr>
            <w:sdtContent>
              <w:ins w:id="3026" w:author="BHA Regulatory Affairs Unit" w:date="2026-07-29T16:06:00Z">
                <w:r>
                  <w:t>An assessment of whether an individual has other concerns for their safety;</w:t>
                </w:r>
              </w:ins>
            </w:sdtContent>
          </w:sdt>
        </w:p>
      </w:sdtContent>
    </w:sdt>
    <w:sdt>
      <w:sdtPr>
        <w:tag w:val="goog_rdk_3019"/>
        <w:id w:val="-1246347479"/>
      </w:sdtPr>
      <w:sdtContent>
        <w:p w14:paraId="000006A5" w14:textId="77777777" w:rsidR="00CF3663" w:rsidRDefault="00000000">
          <w:pPr>
            <w:numPr>
              <w:ilvl w:val="2"/>
              <w:numId w:val="115"/>
            </w:numPr>
            <w:tabs>
              <w:tab w:val="left" w:pos="720"/>
              <w:tab w:val="left" w:pos="1440"/>
            </w:tabs>
            <w:spacing w:before="240"/>
            <w:rPr>
              <w:ins w:id="3027" w:author="BHA Regulatory Affairs Unit" w:date="2026-07-29T16:06:00Z"/>
            </w:rPr>
          </w:pPr>
          <w:sdt>
            <w:sdtPr>
              <w:tag w:val="goog_rdk_3018"/>
              <w:id w:val="-1505408884"/>
            </w:sdtPr>
            <w:sdtContent>
              <w:ins w:id="3028" w:author="BHA Regulatory Affairs Unit" w:date="2026-07-29T16:06:00Z">
                <w:r>
                  <w:t>Assessment of need for medical care, with referral and follow-up, as required;</w:t>
                </w:r>
              </w:ins>
            </w:sdtContent>
          </w:sdt>
        </w:p>
      </w:sdtContent>
    </w:sdt>
    <w:sdt>
      <w:sdtPr>
        <w:tag w:val="goog_rdk_3021"/>
        <w:id w:val="627973757"/>
      </w:sdtPr>
      <w:sdtContent>
        <w:p w14:paraId="000006A6" w14:textId="77777777" w:rsidR="00CF3663" w:rsidRDefault="00000000">
          <w:pPr>
            <w:numPr>
              <w:ilvl w:val="2"/>
              <w:numId w:val="115"/>
            </w:numPr>
            <w:tabs>
              <w:tab w:val="left" w:pos="720"/>
              <w:tab w:val="left" w:pos="1440"/>
            </w:tabs>
            <w:spacing w:before="240"/>
            <w:rPr>
              <w:ins w:id="3029" w:author="BHA Regulatory Affairs Unit" w:date="2026-07-29T16:06:00Z"/>
            </w:rPr>
          </w:pPr>
          <w:sdt>
            <w:sdtPr>
              <w:tag w:val="goog_rdk_3020"/>
              <w:id w:val="11676421"/>
            </w:sdtPr>
            <w:sdtContent>
              <w:ins w:id="3030" w:author="BHA Regulatory Affairs Unit" w:date="2026-07-29T16:06:00Z">
                <w:r>
                  <w:t>A determination of whether an individual presently is, or ever has, been a member of the U.S. Armed Services;</w:t>
                </w:r>
              </w:ins>
            </w:sdtContent>
          </w:sdt>
        </w:p>
      </w:sdtContent>
    </w:sdt>
    <w:sdt>
      <w:sdtPr>
        <w:tag w:val="goog_rdk_3023"/>
        <w:id w:val="-392045499"/>
      </w:sdtPr>
      <w:sdtContent>
        <w:p w14:paraId="000006A7" w14:textId="77777777" w:rsidR="00CF3663" w:rsidRDefault="00000000">
          <w:pPr>
            <w:numPr>
              <w:ilvl w:val="2"/>
              <w:numId w:val="115"/>
            </w:numPr>
            <w:tabs>
              <w:tab w:val="left" w:pos="720"/>
              <w:tab w:val="left" w:pos="1440"/>
            </w:tabs>
            <w:spacing w:before="240"/>
            <w:rPr>
              <w:ins w:id="3031" w:author="BHA Regulatory Affairs Unit" w:date="2026-07-29T16:06:00Z"/>
            </w:rPr>
          </w:pPr>
          <w:sdt>
            <w:sdtPr>
              <w:tag w:val="goog_rdk_3022"/>
              <w:id w:val="-1292837905"/>
            </w:sdtPr>
            <w:sdtContent>
              <w:ins w:id="3032" w:author="BHA Regulatory Affairs Unit" w:date="2026-07-29T16:06:00Z">
                <w:r>
                  <w:t>Current health care providers;</w:t>
                </w:r>
              </w:ins>
            </w:sdtContent>
          </w:sdt>
        </w:p>
      </w:sdtContent>
    </w:sdt>
    <w:sdt>
      <w:sdtPr>
        <w:tag w:val="goog_rdk_3025"/>
        <w:id w:val="1593634828"/>
      </w:sdtPr>
      <w:sdtContent>
        <w:p w14:paraId="000006A8" w14:textId="77777777" w:rsidR="00CF3663" w:rsidRDefault="00000000">
          <w:pPr>
            <w:numPr>
              <w:ilvl w:val="2"/>
              <w:numId w:val="115"/>
            </w:numPr>
            <w:tabs>
              <w:tab w:val="left" w:pos="720"/>
              <w:tab w:val="left" w:pos="1440"/>
            </w:tabs>
            <w:spacing w:before="240"/>
            <w:rPr>
              <w:ins w:id="3033" w:author="BHA Regulatory Affairs Unit" w:date="2026-07-29T16:06:00Z"/>
            </w:rPr>
          </w:pPr>
          <w:sdt>
            <w:sdtPr>
              <w:tag w:val="goog_rdk_3024"/>
              <w:id w:val="1495339178"/>
            </w:sdtPr>
            <w:sdtContent>
              <w:ins w:id="3034" w:author="BHA Regulatory Affairs Unit" w:date="2026-07-29T16:06:00Z">
                <w:r>
                  <w:t>Screening pregnancy-capable individuals for current pregnancy, postpartum, and/or parenting status, if clinically indicated, and the plan to provide care coordination to fulfill these identified needs including but not limited to:</w:t>
                </w:r>
              </w:ins>
            </w:sdtContent>
          </w:sdt>
        </w:p>
      </w:sdtContent>
    </w:sdt>
    <w:sdt>
      <w:sdtPr>
        <w:tag w:val="goog_rdk_3027"/>
        <w:id w:val="-1239535490"/>
      </w:sdtPr>
      <w:sdtContent>
        <w:p w14:paraId="000006A9" w14:textId="77777777" w:rsidR="00CF3663" w:rsidRDefault="00000000">
          <w:pPr>
            <w:numPr>
              <w:ilvl w:val="3"/>
              <w:numId w:val="115"/>
            </w:numPr>
            <w:tabs>
              <w:tab w:val="left" w:pos="720"/>
              <w:tab w:val="left" w:pos="1440"/>
            </w:tabs>
            <w:spacing w:before="240"/>
            <w:rPr>
              <w:ins w:id="3035" w:author="BHA Regulatory Affairs Unit" w:date="2026-07-29T16:06:00Z"/>
            </w:rPr>
          </w:pPr>
          <w:sdt>
            <w:sdtPr>
              <w:tag w:val="goog_rdk_3026"/>
              <w:id w:val="1966460956"/>
            </w:sdtPr>
            <w:sdtContent>
              <w:ins w:id="3036" w:author="BHA Regulatory Affairs Unit" w:date="2026-07-29T16:06:00Z">
                <w:r>
                  <w:t>Potential contraindications for treatments in an individual’s treatment plan;</w:t>
                </w:r>
              </w:ins>
            </w:sdtContent>
          </w:sdt>
        </w:p>
      </w:sdtContent>
    </w:sdt>
    <w:sdt>
      <w:sdtPr>
        <w:tag w:val="goog_rdk_3029"/>
        <w:id w:val="756022345"/>
      </w:sdtPr>
      <w:sdtContent>
        <w:p w14:paraId="000006AA" w14:textId="77777777" w:rsidR="00CF3663" w:rsidRDefault="00000000">
          <w:pPr>
            <w:numPr>
              <w:ilvl w:val="3"/>
              <w:numId w:val="115"/>
            </w:numPr>
            <w:tabs>
              <w:tab w:val="left" w:pos="720"/>
              <w:tab w:val="left" w:pos="1440"/>
            </w:tabs>
            <w:spacing w:before="240"/>
            <w:rPr>
              <w:ins w:id="3037" w:author="BHA Regulatory Affairs Unit" w:date="2026-07-29T16:06:00Z"/>
            </w:rPr>
          </w:pPr>
          <w:sdt>
            <w:sdtPr>
              <w:tag w:val="goog_rdk_3028"/>
              <w:id w:val="140564779"/>
            </w:sdtPr>
            <w:sdtContent>
              <w:ins w:id="3038" w:author="BHA Regulatory Affairs Unit" w:date="2026-07-29T16:06:00Z">
                <w:r>
                  <w:t>Potential medication contraindications based on pregnancy or lactation status;</w:t>
                </w:r>
              </w:ins>
            </w:sdtContent>
          </w:sdt>
        </w:p>
      </w:sdtContent>
    </w:sdt>
    <w:sdt>
      <w:sdtPr>
        <w:tag w:val="goog_rdk_3031"/>
        <w:id w:val="-502865147"/>
      </w:sdtPr>
      <w:sdtContent>
        <w:p w14:paraId="000006AB" w14:textId="77777777" w:rsidR="00CF3663" w:rsidRDefault="00000000">
          <w:pPr>
            <w:numPr>
              <w:ilvl w:val="3"/>
              <w:numId w:val="115"/>
            </w:numPr>
            <w:tabs>
              <w:tab w:val="left" w:pos="720"/>
              <w:tab w:val="left" w:pos="1440"/>
            </w:tabs>
            <w:spacing w:before="240"/>
            <w:rPr>
              <w:ins w:id="3039" w:author="BHA Regulatory Affairs Unit" w:date="2026-07-29T16:06:00Z"/>
            </w:rPr>
          </w:pPr>
          <w:sdt>
            <w:sdtPr>
              <w:tag w:val="goog_rdk_3030"/>
              <w:id w:val="662986240"/>
            </w:sdtPr>
            <w:sdtContent>
              <w:ins w:id="3040" w:author="BHA Regulatory Affairs Unit" w:date="2026-07-29T16:06:00Z">
                <w:r>
                  <w:t>Additional support needed to address pregnancy, postpartum, lactation, and/or parenting challenges; and</w:t>
                </w:r>
              </w:ins>
            </w:sdtContent>
          </w:sdt>
        </w:p>
      </w:sdtContent>
    </w:sdt>
    <w:sdt>
      <w:sdtPr>
        <w:tag w:val="goog_rdk_3033"/>
        <w:id w:val="1525463632"/>
      </w:sdtPr>
      <w:sdtContent>
        <w:p w14:paraId="000006AC" w14:textId="77777777" w:rsidR="00CF3663" w:rsidRDefault="00000000">
          <w:pPr>
            <w:numPr>
              <w:ilvl w:val="3"/>
              <w:numId w:val="115"/>
            </w:numPr>
            <w:tabs>
              <w:tab w:val="left" w:pos="720"/>
              <w:tab w:val="left" w:pos="1440"/>
            </w:tabs>
            <w:spacing w:before="240"/>
            <w:rPr>
              <w:ins w:id="3041" w:author="BHA Regulatory Affairs Unit" w:date="2026-07-29T16:06:00Z"/>
            </w:rPr>
          </w:pPr>
          <w:sdt>
            <w:sdtPr>
              <w:tag w:val="goog_rdk_3032"/>
              <w:id w:val="1927538350"/>
            </w:sdtPr>
            <w:sdtContent>
              <w:ins w:id="3042" w:author="BHA Regulatory Affairs Unit" w:date="2026-07-29T16:06:00Z">
                <w:r>
                  <w:t>Screening for perinatal mood disorders; and</w:t>
                </w:r>
              </w:ins>
            </w:sdtContent>
          </w:sdt>
        </w:p>
      </w:sdtContent>
    </w:sdt>
    <w:sdt>
      <w:sdtPr>
        <w:tag w:val="goog_rdk_3035"/>
        <w:id w:val="-2021699452"/>
      </w:sdtPr>
      <w:sdtContent>
        <w:p w14:paraId="000006AD" w14:textId="77777777" w:rsidR="00CF3663" w:rsidRDefault="00000000">
          <w:pPr>
            <w:numPr>
              <w:ilvl w:val="2"/>
              <w:numId w:val="115"/>
            </w:numPr>
            <w:tabs>
              <w:tab w:val="left" w:pos="720"/>
              <w:tab w:val="left" w:pos="1440"/>
            </w:tabs>
            <w:spacing w:before="240"/>
            <w:rPr>
              <w:ins w:id="3043" w:author="BHA Regulatory Affairs Unit" w:date="2026-07-29T16:06:00Z"/>
            </w:rPr>
          </w:pPr>
          <w:sdt>
            <w:sdtPr>
              <w:tag w:val="goog_rdk_3034"/>
              <w:id w:val="946554001"/>
            </w:sdtPr>
            <w:sdtContent>
              <w:ins w:id="3044" w:author="BHA Regulatory Affairs Unit" w:date="2026-07-29T16:06:00Z">
                <w:r>
                  <w:t>Screening, education, and access to appropriate referral(s) for all relevant individuals who:</w:t>
                </w:r>
              </w:ins>
            </w:sdtContent>
          </w:sdt>
        </w:p>
      </w:sdtContent>
    </w:sdt>
    <w:sdt>
      <w:sdtPr>
        <w:tag w:val="goog_rdk_3037"/>
        <w:id w:val="1115376670"/>
      </w:sdtPr>
      <w:sdtContent>
        <w:p w14:paraId="000006AE" w14:textId="77777777" w:rsidR="00CF3663" w:rsidRDefault="00000000">
          <w:pPr>
            <w:numPr>
              <w:ilvl w:val="3"/>
              <w:numId w:val="115"/>
            </w:numPr>
            <w:tabs>
              <w:tab w:val="left" w:pos="720"/>
              <w:tab w:val="left" w:pos="1440"/>
            </w:tabs>
            <w:spacing w:before="240"/>
            <w:rPr>
              <w:ins w:id="3045" w:author="BHA Regulatory Affairs Unit" w:date="2026-07-29T16:06:00Z"/>
            </w:rPr>
          </w:pPr>
          <w:sdt>
            <w:sdtPr>
              <w:tag w:val="goog_rdk_3036"/>
              <w:id w:val="-991302685"/>
            </w:sdtPr>
            <w:sdtContent>
              <w:ins w:id="3046" w:author="BHA Regulatory Affairs Unit" w:date="2026-07-29T16:06:00Z">
                <w:r>
                  <w:t>Are interested in contraceptive options and/or family planning care;</w:t>
                </w:r>
              </w:ins>
            </w:sdtContent>
          </w:sdt>
        </w:p>
      </w:sdtContent>
    </w:sdt>
    <w:sdt>
      <w:sdtPr>
        <w:tag w:val="goog_rdk_3039"/>
        <w:id w:val="1327231560"/>
      </w:sdtPr>
      <w:sdtContent>
        <w:p w14:paraId="000006AF" w14:textId="77777777" w:rsidR="00CF3663" w:rsidRDefault="00000000">
          <w:pPr>
            <w:numPr>
              <w:ilvl w:val="3"/>
              <w:numId w:val="115"/>
            </w:numPr>
            <w:tabs>
              <w:tab w:val="left" w:pos="720"/>
              <w:tab w:val="left" w:pos="1440"/>
            </w:tabs>
            <w:spacing w:before="240"/>
            <w:rPr>
              <w:ins w:id="3047" w:author="BHA Regulatory Affairs Unit" w:date="2026-07-29T16:06:00Z"/>
            </w:rPr>
          </w:pPr>
          <w:sdt>
            <w:sdtPr>
              <w:tag w:val="goog_rdk_3038"/>
              <w:id w:val="1836531296"/>
            </w:sdtPr>
            <w:sdtContent>
              <w:ins w:id="3048" w:author="BHA Regulatory Affairs Unit" w:date="2026-07-29T16:06:00Z">
                <w:r>
                  <w:t>Have past and present risk factors for acquiring and transmitting Human Immunodeficiency Virus/Acquired Immune Deficiency Syndrome (HIV/AIDS), Tuberculosis (TB), Hepatitis A, B, or C, and other infectious diseases; and</w:t>
                </w:r>
              </w:ins>
            </w:sdtContent>
          </w:sdt>
        </w:p>
      </w:sdtContent>
    </w:sdt>
    <w:sdt>
      <w:sdtPr>
        <w:tag w:val="goog_rdk_3041"/>
        <w:id w:val="1256292953"/>
      </w:sdtPr>
      <w:sdtContent>
        <w:p w14:paraId="000006B0" w14:textId="77777777" w:rsidR="00CF3663" w:rsidRDefault="00000000">
          <w:pPr>
            <w:numPr>
              <w:ilvl w:val="3"/>
              <w:numId w:val="115"/>
            </w:numPr>
            <w:tabs>
              <w:tab w:val="left" w:pos="720"/>
              <w:tab w:val="left" w:pos="1440"/>
            </w:tabs>
            <w:spacing w:before="240"/>
            <w:rPr>
              <w:ins w:id="3049" w:author="BHA Regulatory Affairs Unit" w:date="2026-07-29T16:06:00Z"/>
            </w:rPr>
          </w:pPr>
          <w:sdt>
            <w:sdtPr>
              <w:tag w:val="goog_rdk_3040"/>
              <w:id w:val="-133000903"/>
            </w:sdtPr>
            <w:sdtContent>
              <w:ins w:id="3050" w:author="BHA Regulatory Affairs Unit" w:date="2026-07-29T16:06:00Z">
                <w:r>
                  <w:t>Are at risk of pregnancy and/or pregnancy complications, including risks to the health of the pregnant individual and fetus.</w:t>
                </w:r>
              </w:ins>
            </w:sdtContent>
          </w:sdt>
        </w:p>
      </w:sdtContent>
    </w:sdt>
    <w:sdt>
      <w:sdtPr>
        <w:tag w:val="goog_rdk_3043"/>
        <w:id w:val="-142923861"/>
      </w:sdtPr>
      <w:sdtContent>
        <w:p w14:paraId="000006B1" w14:textId="77777777" w:rsidR="00CF3663" w:rsidRDefault="00000000">
          <w:pPr>
            <w:numPr>
              <w:ilvl w:val="4"/>
              <w:numId w:val="115"/>
            </w:numPr>
            <w:tabs>
              <w:tab w:val="left" w:pos="720"/>
              <w:tab w:val="left" w:pos="1440"/>
            </w:tabs>
            <w:spacing w:before="240"/>
            <w:rPr>
              <w:ins w:id="3051" w:author="BHA Regulatory Affairs Unit" w:date="2026-07-29T16:06:00Z"/>
            </w:rPr>
          </w:pPr>
          <w:sdt>
            <w:sdtPr>
              <w:tag w:val="goog_rdk_3042"/>
              <w:id w:val="-1956096852"/>
            </w:sdtPr>
            <w:sdtContent>
              <w:ins w:id="3052" w:author="BHA Regulatory Affairs Unit" w:date="2026-07-29T16:06:00Z">
                <w:r>
                  <w:t>If clinically indicated by the presence of continuing risk factors, screening must be conducted on a quarterly basis, at a minimum.</w:t>
                </w:r>
              </w:ins>
            </w:sdtContent>
          </w:sdt>
        </w:p>
      </w:sdtContent>
    </w:sdt>
    <w:sdt>
      <w:sdtPr>
        <w:tag w:val="goog_rdk_3045"/>
        <w:id w:val="1870413188"/>
      </w:sdtPr>
      <w:sdtContent>
        <w:p w14:paraId="000006B2" w14:textId="77777777" w:rsidR="00CF3663" w:rsidRDefault="00000000">
          <w:pPr>
            <w:numPr>
              <w:ilvl w:val="1"/>
              <w:numId w:val="115"/>
            </w:numPr>
            <w:tabs>
              <w:tab w:val="left" w:pos="720"/>
              <w:tab w:val="left" w:pos="1440"/>
            </w:tabs>
            <w:spacing w:before="240"/>
            <w:rPr>
              <w:ins w:id="3053" w:author="BHA Regulatory Affairs Unit" w:date="2026-07-29T16:06:00Z"/>
            </w:rPr>
          </w:pPr>
          <w:sdt>
            <w:sdtPr>
              <w:tag w:val="goog_rdk_3044"/>
              <w:id w:val="442570262"/>
            </w:sdtPr>
            <w:sdtContent>
              <w:ins w:id="3054" w:author="BHA Regulatory Affairs Unit" w:date="2026-07-29T16:06:00Z">
                <w:r>
                  <w:t>As needed, releases of information must be obtained.</w:t>
                </w:r>
              </w:ins>
            </w:sdtContent>
          </w:sdt>
        </w:p>
      </w:sdtContent>
    </w:sdt>
    <w:sdt>
      <w:sdtPr>
        <w:tag w:val="goog_rdk_3047"/>
        <w:id w:val="828599098"/>
      </w:sdtPr>
      <w:sdtContent>
        <w:p w14:paraId="000006B3" w14:textId="77777777" w:rsidR="00CF3663" w:rsidRDefault="00000000">
          <w:pPr>
            <w:numPr>
              <w:ilvl w:val="0"/>
              <w:numId w:val="115"/>
            </w:numPr>
            <w:tabs>
              <w:tab w:val="left" w:pos="720"/>
              <w:tab w:val="left" w:pos="1440"/>
            </w:tabs>
            <w:spacing w:before="240"/>
            <w:rPr>
              <w:ins w:id="3055" w:author="BHA Regulatory Affairs Unit" w:date="2026-07-29T16:06:00Z"/>
            </w:rPr>
          </w:pPr>
          <w:sdt>
            <w:sdtPr>
              <w:tag w:val="goog_rdk_3046"/>
              <w:id w:val="1959417981"/>
            </w:sdtPr>
            <w:sdtContent>
              <w:ins w:id="3056" w:author="BHA Regulatory Affairs Unit" w:date="2026-07-29T16:06:00Z">
                <w:r>
                  <w:t>Comprehensive assessment</w:t>
                </w:r>
              </w:ins>
            </w:sdtContent>
          </w:sdt>
        </w:p>
      </w:sdtContent>
    </w:sdt>
    <w:sdt>
      <w:sdtPr>
        <w:tag w:val="goog_rdk_3049"/>
        <w:id w:val="-1417881242"/>
      </w:sdtPr>
      <w:sdtContent>
        <w:p w14:paraId="000006B4" w14:textId="77777777" w:rsidR="00CF3663" w:rsidRDefault="00000000">
          <w:pPr>
            <w:numPr>
              <w:ilvl w:val="1"/>
              <w:numId w:val="115"/>
            </w:numPr>
            <w:tabs>
              <w:tab w:val="left" w:pos="720"/>
              <w:tab w:val="left" w:pos="1440"/>
            </w:tabs>
            <w:spacing w:before="240"/>
            <w:rPr>
              <w:ins w:id="3057" w:author="BHA Regulatory Affairs Unit" w:date="2026-07-29T16:06:00Z"/>
            </w:rPr>
          </w:pPr>
          <w:sdt>
            <w:sdtPr>
              <w:tag w:val="goog_rdk_3048"/>
              <w:id w:val="-1523328921"/>
            </w:sdtPr>
            <w:sdtContent>
              <w:ins w:id="3058" w:author="BHA Regulatory Affairs Unit" w:date="2026-07-29T16:06:00Z">
                <w:r>
                  <w:t>Agencies must complete a comprehensive, best practices assessment that focuses on person-centered care, which is signed and/or approved by a licensee, licensed addiction counselor (LAC), a certified addiction specialist (CAS), authorized practitioner, or a licensure candidate performing within their scope of practice. Agencies must meet timeline requirements set forth in applicable endorsement Chapters. See endorsement Chapters 4 through 10 of these Rules for additional requirements.</w:t>
                </w:r>
              </w:ins>
            </w:sdtContent>
          </w:sdt>
        </w:p>
      </w:sdtContent>
    </w:sdt>
    <w:sdt>
      <w:sdtPr>
        <w:tag w:val="goog_rdk_3051"/>
        <w:id w:val="-1906360352"/>
      </w:sdtPr>
      <w:sdtContent>
        <w:p w14:paraId="000006B5" w14:textId="77777777" w:rsidR="00CF3663" w:rsidRDefault="00000000">
          <w:pPr>
            <w:numPr>
              <w:ilvl w:val="1"/>
              <w:numId w:val="115"/>
            </w:numPr>
            <w:tabs>
              <w:tab w:val="left" w:pos="720"/>
              <w:tab w:val="left" w:pos="1440"/>
            </w:tabs>
            <w:spacing w:before="240"/>
            <w:rPr>
              <w:ins w:id="3059" w:author="BHA Regulatory Affairs Unit" w:date="2026-07-29T16:06:00Z"/>
            </w:rPr>
          </w:pPr>
          <w:sdt>
            <w:sdtPr>
              <w:tag w:val="goog_rdk_3050"/>
              <w:id w:val="1346114134"/>
            </w:sdtPr>
            <w:sdtContent>
              <w:ins w:id="3060" w:author="BHA Regulatory Affairs Unit" w:date="2026-07-29T16:06:00Z">
                <w:r>
                  <w:t>Information gathered as part of screening and/or the initial assessment may be incorporated into the comprehensive assessment.</w:t>
                </w:r>
              </w:ins>
            </w:sdtContent>
          </w:sdt>
        </w:p>
      </w:sdtContent>
    </w:sdt>
    <w:sdt>
      <w:sdtPr>
        <w:tag w:val="goog_rdk_3053"/>
        <w:id w:val="-1354723422"/>
      </w:sdtPr>
      <w:sdtContent>
        <w:p w14:paraId="000006B6" w14:textId="77777777" w:rsidR="00CF3663" w:rsidRDefault="00000000">
          <w:pPr>
            <w:numPr>
              <w:ilvl w:val="1"/>
              <w:numId w:val="115"/>
            </w:numPr>
            <w:tabs>
              <w:tab w:val="left" w:pos="720"/>
              <w:tab w:val="left" w:pos="1440"/>
            </w:tabs>
            <w:spacing w:before="240"/>
            <w:rPr>
              <w:ins w:id="3061" w:author="BHA Regulatory Affairs Unit" w:date="2026-07-29T16:06:00Z"/>
            </w:rPr>
          </w:pPr>
          <w:sdt>
            <w:sdtPr>
              <w:tag w:val="goog_rdk_3052"/>
              <w:id w:val="1795091868"/>
            </w:sdtPr>
            <w:sdtContent>
              <w:ins w:id="3062" w:author="BHA Regulatory Affairs Unit" w:date="2026-07-29T16:06:00Z">
                <w:r>
                  <w:t>For agencies that have, or are seeking, a SUD sub-endorsement for any level of care, assessments must follow additional requirements set forth in Part 3.4.2 of these Rules. Any duplicate information gathered from an individual in following the ASAM assessment criteria may be used for these comprehensive assessment requirements.</w:t>
                </w:r>
              </w:ins>
            </w:sdtContent>
          </w:sdt>
        </w:p>
      </w:sdtContent>
    </w:sdt>
    <w:sdt>
      <w:sdtPr>
        <w:tag w:val="goog_rdk_3055"/>
        <w:id w:val="1830642509"/>
      </w:sdtPr>
      <w:sdtContent>
        <w:p w14:paraId="000006B7" w14:textId="77777777" w:rsidR="00CF3663" w:rsidRDefault="00000000">
          <w:pPr>
            <w:numPr>
              <w:ilvl w:val="1"/>
              <w:numId w:val="115"/>
            </w:numPr>
            <w:tabs>
              <w:tab w:val="left" w:pos="720"/>
              <w:tab w:val="left" w:pos="1440"/>
            </w:tabs>
            <w:spacing w:before="240"/>
            <w:rPr>
              <w:ins w:id="3063" w:author="BHA Regulatory Affairs Unit" w:date="2026-07-29T16:06:00Z"/>
            </w:rPr>
          </w:pPr>
          <w:sdt>
            <w:sdtPr>
              <w:tag w:val="goog_rdk_3054"/>
              <w:id w:val="-2019888751"/>
            </w:sdtPr>
            <w:sdtContent>
              <w:ins w:id="3064" w:author="BHA Regulatory Affairs Unit" w:date="2026-07-29T16:06:00Z">
                <w:r>
                  <w:t>Agencies must conduct assessments throughout the course of treatment, review previous assessments, and update those assessments whenever there is a change in an individual’s level of care or functioning. The assessments must occur every six (6) months, at a minimum, unless otherwise indicated in an endorsement Chapter.</w:t>
                </w:r>
              </w:ins>
            </w:sdtContent>
          </w:sdt>
        </w:p>
      </w:sdtContent>
    </w:sdt>
    <w:sdt>
      <w:sdtPr>
        <w:tag w:val="goog_rdk_3057"/>
        <w:id w:val="-1470891122"/>
      </w:sdtPr>
      <w:sdtContent>
        <w:p w14:paraId="000006B8" w14:textId="77777777" w:rsidR="00CF3663" w:rsidRDefault="00000000">
          <w:pPr>
            <w:numPr>
              <w:ilvl w:val="1"/>
              <w:numId w:val="115"/>
            </w:numPr>
            <w:tabs>
              <w:tab w:val="left" w:pos="720"/>
              <w:tab w:val="left" w:pos="1440"/>
            </w:tabs>
            <w:spacing w:before="240"/>
            <w:rPr>
              <w:ins w:id="3065" w:author="BHA Regulatory Affairs Unit" w:date="2026-07-29T16:06:00Z"/>
            </w:rPr>
          </w:pPr>
          <w:sdt>
            <w:sdtPr>
              <w:tag w:val="goog_rdk_3056"/>
              <w:id w:val="-583976601"/>
            </w:sdtPr>
            <w:sdtContent>
              <w:ins w:id="3066" w:author="BHA Regulatory Affairs Unit" w:date="2026-07-29T16:06:00Z">
                <w:r>
                  <w:t>Methods and procedures used to assess and evaluate an individual must be developmentally and age appropriate, culturally and linguistically appropriate, and trauma-informed. Methods and procedures used to assess and evaluate an individual must be able to be provided in the preferred language and/or communication method of frequently encountered Limited English Proficiency (LEP) groups of an agency.</w:t>
                </w:r>
              </w:ins>
            </w:sdtContent>
          </w:sdt>
        </w:p>
      </w:sdtContent>
    </w:sdt>
    <w:sdt>
      <w:sdtPr>
        <w:tag w:val="goog_rdk_3059"/>
        <w:id w:val="-573173897"/>
      </w:sdtPr>
      <w:sdtContent>
        <w:p w14:paraId="000006B9" w14:textId="77777777" w:rsidR="00CF3663" w:rsidRDefault="00000000">
          <w:pPr>
            <w:numPr>
              <w:ilvl w:val="1"/>
              <w:numId w:val="115"/>
            </w:numPr>
            <w:tabs>
              <w:tab w:val="left" w:pos="720"/>
              <w:tab w:val="left" w:pos="1440"/>
            </w:tabs>
            <w:spacing w:before="240"/>
            <w:rPr>
              <w:ins w:id="3067" w:author="BHA Regulatory Affairs Unit" w:date="2026-07-29T16:06:00Z"/>
            </w:rPr>
          </w:pPr>
          <w:sdt>
            <w:sdtPr>
              <w:tag w:val="goog_rdk_3058"/>
              <w:id w:val="18826815"/>
            </w:sdtPr>
            <w:sdtContent>
              <w:ins w:id="3068" w:author="BHA Regulatory Affairs Unit" w:date="2026-07-29T16:06:00Z">
                <w:r>
                  <w:t>The assessment(s) must be documented in an individual’s record and, at minimum, include the following information, if available, appropriate, and applicable:</w:t>
                </w:r>
              </w:ins>
            </w:sdtContent>
          </w:sdt>
        </w:p>
      </w:sdtContent>
    </w:sdt>
    <w:sdt>
      <w:sdtPr>
        <w:tag w:val="goog_rdk_3061"/>
        <w:id w:val="-163762706"/>
      </w:sdtPr>
      <w:sdtContent>
        <w:p w14:paraId="000006BA" w14:textId="77777777" w:rsidR="00CF3663" w:rsidRDefault="00000000">
          <w:pPr>
            <w:numPr>
              <w:ilvl w:val="2"/>
              <w:numId w:val="115"/>
            </w:numPr>
            <w:tabs>
              <w:tab w:val="left" w:pos="720"/>
              <w:tab w:val="left" w:pos="1440"/>
            </w:tabs>
            <w:spacing w:before="240"/>
            <w:rPr>
              <w:ins w:id="3069" w:author="BHA Regulatory Affairs Unit" w:date="2026-07-29T16:06:00Z"/>
            </w:rPr>
          </w:pPr>
          <w:sdt>
            <w:sdtPr>
              <w:tag w:val="goog_rdk_3060"/>
              <w:id w:val="1456451803"/>
            </w:sdtPr>
            <w:sdtContent>
              <w:ins w:id="3070" w:author="BHA Regulatory Affairs Unit" w:date="2026-07-29T16:06:00Z">
                <w:r>
                  <w:t>Identification and demographic data;</w:t>
                </w:r>
              </w:ins>
            </w:sdtContent>
          </w:sdt>
        </w:p>
      </w:sdtContent>
    </w:sdt>
    <w:sdt>
      <w:sdtPr>
        <w:tag w:val="goog_rdk_3063"/>
        <w:id w:val="-1428400171"/>
      </w:sdtPr>
      <w:sdtContent>
        <w:p w14:paraId="000006BB" w14:textId="77777777" w:rsidR="00CF3663" w:rsidRDefault="00000000">
          <w:pPr>
            <w:numPr>
              <w:ilvl w:val="2"/>
              <w:numId w:val="115"/>
            </w:numPr>
            <w:tabs>
              <w:tab w:val="left" w:pos="720"/>
              <w:tab w:val="left" w:pos="1440"/>
            </w:tabs>
            <w:spacing w:before="240"/>
            <w:rPr>
              <w:ins w:id="3071" w:author="BHA Regulatory Affairs Unit" w:date="2026-07-29T16:06:00Z"/>
            </w:rPr>
          </w:pPr>
          <w:sdt>
            <w:sdtPr>
              <w:tag w:val="goog_rdk_3062"/>
              <w:id w:val="-1888004964"/>
            </w:sdtPr>
            <w:sdtContent>
              <w:ins w:id="3072" w:author="BHA Regulatory Affairs Unit" w:date="2026-07-29T16:06:00Z">
                <w:r>
                  <w:t>Primary complaint/reason for seeking services, including onset of symptoms and severity of symptoms;</w:t>
                </w:r>
              </w:ins>
            </w:sdtContent>
          </w:sdt>
        </w:p>
      </w:sdtContent>
    </w:sdt>
    <w:sdt>
      <w:sdtPr>
        <w:tag w:val="goog_rdk_3065"/>
        <w:id w:val="-1562708132"/>
      </w:sdtPr>
      <w:sdtContent>
        <w:p w14:paraId="000006BC" w14:textId="77777777" w:rsidR="00CF3663" w:rsidRDefault="00000000">
          <w:pPr>
            <w:numPr>
              <w:ilvl w:val="2"/>
              <w:numId w:val="115"/>
            </w:numPr>
            <w:tabs>
              <w:tab w:val="left" w:pos="720"/>
              <w:tab w:val="left" w:pos="1440"/>
            </w:tabs>
            <w:spacing w:before="240"/>
            <w:rPr>
              <w:ins w:id="3073" w:author="BHA Regulatory Affairs Unit" w:date="2026-07-29T16:06:00Z"/>
            </w:rPr>
          </w:pPr>
          <w:sdt>
            <w:sdtPr>
              <w:tag w:val="goog_rdk_3064"/>
              <w:id w:val="-1908231771"/>
            </w:sdtPr>
            <w:sdtContent>
              <w:ins w:id="3074" w:author="BHA Regulatory Affairs Unit" w:date="2026-07-29T16:06:00Z">
                <w:r>
                  <w:t>Mental health history, including but not limited to:</w:t>
                </w:r>
              </w:ins>
            </w:sdtContent>
          </w:sdt>
        </w:p>
      </w:sdtContent>
    </w:sdt>
    <w:sdt>
      <w:sdtPr>
        <w:tag w:val="goog_rdk_3067"/>
        <w:id w:val="1385492950"/>
      </w:sdtPr>
      <w:sdtContent>
        <w:p w14:paraId="000006BD" w14:textId="77777777" w:rsidR="00CF3663" w:rsidRDefault="00000000">
          <w:pPr>
            <w:numPr>
              <w:ilvl w:val="3"/>
              <w:numId w:val="115"/>
            </w:numPr>
            <w:tabs>
              <w:tab w:val="left" w:pos="720"/>
              <w:tab w:val="left" w:pos="1440"/>
            </w:tabs>
            <w:spacing w:before="240"/>
            <w:rPr>
              <w:ins w:id="3075" w:author="BHA Regulatory Affairs Unit" w:date="2026-07-29T16:06:00Z"/>
            </w:rPr>
          </w:pPr>
          <w:sdt>
            <w:sdtPr>
              <w:tag w:val="goog_rdk_3066"/>
              <w:id w:val="1180552931"/>
            </w:sdtPr>
            <w:sdtContent>
              <w:ins w:id="3076" w:author="BHA Regulatory Affairs Unit" w:date="2026-07-29T16:06:00Z">
                <w:r>
                  <w:t>Suicidal risk and ideation; and</w:t>
                </w:r>
              </w:ins>
            </w:sdtContent>
          </w:sdt>
        </w:p>
      </w:sdtContent>
    </w:sdt>
    <w:sdt>
      <w:sdtPr>
        <w:tag w:val="goog_rdk_3069"/>
        <w:id w:val="1202216558"/>
      </w:sdtPr>
      <w:sdtContent>
        <w:p w14:paraId="000006BE" w14:textId="77777777" w:rsidR="00CF3663" w:rsidRDefault="00000000">
          <w:pPr>
            <w:numPr>
              <w:ilvl w:val="3"/>
              <w:numId w:val="115"/>
            </w:numPr>
            <w:tabs>
              <w:tab w:val="left" w:pos="720"/>
              <w:tab w:val="left" w:pos="1440"/>
            </w:tabs>
            <w:spacing w:before="240"/>
            <w:rPr>
              <w:ins w:id="3077" w:author="BHA Regulatory Affairs Unit" w:date="2026-07-29T16:06:00Z"/>
            </w:rPr>
          </w:pPr>
          <w:sdt>
            <w:sdtPr>
              <w:tag w:val="goog_rdk_3068"/>
              <w:id w:val="399350907"/>
            </w:sdtPr>
            <w:sdtContent>
              <w:ins w:id="3078" w:author="BHA Regulatory Affairs Unit" w:date="2026-07-29T16:06:00Z">
                <w:r>
                  <w:t>Homicidal ideation.</w:t>
                </w:r>
              </w:ins>
            </w:sdtContent>
          </w:sdt>
        </w:p>
      </w:sdtContent>
    </w:sdt>
    <w:sdt>
      <w:sdtPr>
        <w:tag w:val="goog_rdk_3071"/>
        <w:id w:val="1753869688"/>
      </w:sdtPr>
      <w:sdtContent>
        <w:p w14:paraId="000006BF" w14:textId="77777777" w:rsidR="00CF3663" w:rsidRDefault="00000000">
          <w:pPr>
            <w:numPr>
              <w:ilvl w:val="2"/>
              <w:numId w:val="115"/>
            </w:numPr>
            <w:tabs>
              <w:tab w:val="left" w:pos="720"/>
              <w:tab w:val="left" w:pos="1440"/>
            </w:tabs>
            <w:spacing w:before="240"/>
            <w:rPr>
              <w:ins w:id="3079" w:author="BHA Regulatory Affairs Unit" w:date="2026-07-29T16:06:00Z"/>
            </w:rPr>
          </w:pPr>
          <w:sdt>
            <w:sdtPr>
              <w:tag w:val="goog_rdk_3070"/>
              <w:id w:val="-1170048464"/>
            </w:sdtPr>
            <w:sdtContent>
              <w:ins w:id="3080" w:author="BHA Regulatory Affairs Unit" w:date="2026-07-29T16:06:00Z">
                <w:r>
                  <w:t>Substance use and substance use withdrawal history;</w:t>
                </w:r>
              </w:ins>
            </w:sdtContent>
          </w:sdt>
        </w:p>
      </w:sdtContent>
    </w:sdt>
    <w:sdt>
      <w:sdtPr>
        <w:tag w:val="goog_rdk_3073"/>
        <w:id w:val="-2017500653"/>
      </w:sdtPr>
      <w:sdtContent>
        <w:p w14:paraId="000006C0" w14:textId="77777777" w:rsidR="00CF3663" w:rsidRDefault="00000000">
          <w:pPr>
            <w:numPr>
              <w:ilvl w:val="2"/>
              <w:numId w:val="115"/>
            </w:numPr>
            <w:tabs>
              <w:tab w:val="left" w:pos="720"/>
              <w:tab w:val="left" w:pos="1440"/>
            </w:tabs>
            <w:spacing w:before="240"/>
            <w:rPr>
              <w:ins w:id="3081" w:author="BHA Regulatory Affairs Unit" w:date="2026-07-29T16:06:00Z"/>
            </w:rPr>
          </w:pPr>
          <w:sdt>
            <w:sdtPr>
              <w:tag w:val="goog_rdk_3072"/>
              <w:id w:val="-328131206"/>
            </w:sdtPr>
            <w:sdtContent>
              <w:ins w:id="3082" w:author="BHA Regulatory Affairs Unit" w:date="2026-07-29T16:06:00Z">
                <w:r>
                  <w:t>Physical and dental health status, including but not limited to human immunodeficiency virus/acquired immune deficiency syndrome (HIV/AIDS), tuberculosis (TB), hepatitis A, B, or C, and other infectious diseases status and risk evaluation;</w:t>
                </w:r>
              </w:ins>
            </w:sdtContent>
          </w:sdt>
        </w:p>
      </w:sdtContent>
    </w:sdt>
    <w:sdt>
      <w:sdtPr>
        <w:tag w:val="goog_rdk_3075"/>
        <w:id w:val="-1484967533"/>
      </w:sdtPr>
      <w:sdtContent>
        <w:p w14:paraId="000006C1" w14:textId="77777777" w:rsidR="00CF3663" w:rsidRDefault="00000000">
          <w:pPr>
            <w:numPr>
              <w:ilvl w:val="2"/>
              <w:numId w:val="115"/>
            </w:numPr>
            <w:tabs>
              <w:tab w:val="left" w:pos="720"/>
              <w:tab w:val="left" w:pos="1440"/>
            </w:tabs>
            <w:spacing w:before="240"/>
            <w:rPr>
              <w:ins w:id="3083" w:author="BHA Regulatory Affairs Unit" w:date="2026-07-29T16:06:00Z"/>
            </w:rPr>
          </w:pPr>
          <w:sdt>
            <w:sdtPr>
              <w:tag w:val="goog_rdk_3074"/>
              <w:id w:val="-1818094415"/>
            </w:sdtPr>
            <w:sdtContent>
              <w:ins w:id="3084" w:author="BHA Regulatory Affairs Unit" w:date="2026-07-29T16:06:00Z">
                <w:r>
                  <w:t>A diagnosis with sufficient supporting criteria, as well as any subsequent changes in diagnosis;</w:t>
                </w:r>
              </w:ins>
            </w:sdtContent>
          </w:sdt>
        </w:p>
      </w:sdtContent>
    </w:sdt>
    <w:sdt>
      <w:sdtPr>
        <w:tag w:val="goog_rdk_3077"/>
        <w:id w:val="1934524192"/>
      </w:sdtPr>
      <w:sdtContent>
        <w:p w14:paraId="000006C2" w14:textId="77777777" w:rsidR="00CF3663" w:rsidRDefault="00000000">
          <w:pPr>
            <w:numPr>
              <w:ilvl w:val="2"/>
              <w:numId w:val="115"/>
            </w:numPr>
            <w:tabs>
              <w:tab w:val="left" w:pos="720"/>
              <w:tab w:val="left" w:pos="1440"/>
            </w:tabs>
            <w:spacing w:before="240"/>
            <w:rPr>
              <w:ins w:id="3085" w:author="BHA Regulatory Affairs Unit" w:date="2026-07-29T16:06:00Z"/>
            </w:rPr>
          </w:pPr>
          <w:sdt>
            <w:sdtPr>
              <w:tag w:val="goog_rdk_3076"/>
              <w:id w:val="-1798516855"/>
            </w:sdtPr>
            <w:sdtContent>
              <w:ins w:id="3086" w:author="BHA Regulatory Affairs Unit" w:date="2026-07-29T16:06:00Z">
                <w:r>
                  <w:t>A mental status examination(s) for individuals who receive a diagnosis. When completing a mental status exam, personnel must consider other diagnoses or disabilities that may impact motor and speech activity;</w:t>
                </w:r>
              </w:ins>
            </w:sdtContent>
          </w:sdt>
        </w:p>
      </w:sdtContent>
    </w:sdt>
    <w:sdt>
      <w:sdtPr>
        <w:tag w:val="goog_rdk_3079"/>
        <w:id w:val="-294534519"/>
      </w:sdtPr>
      <w:sdtContent>
        <w:p w14:paraId="000006C3" w14:textId="77777777" w:rsidR="00CF3663" w:rsidRDefault="00000000">
          <w:pPr>
            <w:numPr>
              <w:ilvl w:val="2"/>
              <w:numId w:val="115"/>
            </w:numPr>
            <w:tabs>
              <w:tab w:val="left" w:pos="720"/>
              <w:tab w:val="left" w:pos="1440"/>
            </w:tabs>
            <w:spacing w:before="240"/>
            <w:rPr>
              <w:ins w:id="3087" w:author="BHA Regulatory Affairs Unit" w:date="2026-07-29T16:06:00Z"/>
            </w:rPr>
          </w:pPr>
          <w:sdt>
            <w:sdtPr>
              <w:tag w:val="goog_rdk_3078"/>
              <w:id w:val="-1243823699"/>
            </w:sdtPr>
            <w:sdtContent>
              <w:ins w:id="3088" w:author="BHA Regulatory Affairs Unit" w:date="2026-07-29T16:06:00Z">
                <w:r>
                  <w:t>History of involuntary treatment;</w:t>
                </w:r>
              </w:ins>
            </w:sdtContent>
          </w:sdt>
        </w:p>
      </w:sdtContent>
    </w:sdt>
    <w:sdt>
      <w:sdtPr>
        <w:tag w:val="goog_rdk_3081"/>
        <w:id w:val="1922604343"/>
      </w:sdtPr>
      <w:sdtContent>
        <w:p w14:paraId="000006C4" w14:textId="77777777" w:rsidR="00CF3663" w:rsidRDefault="00000000">
          <w:pPr>
            <w:numPr>
              <w:ilvl w:val="2"/>
              <w:numId w:val="115"/>
            </w:numPr>
            <w:tabs>
              <w:tab w:val="left" w:pos="720"/>
              <w:tab w:val="left" w:pos="1440"/>
            </w:tabs>
            <w:spacing w:before="240"/>
            <w:rPr>
              <w:ins w:id="3089" w:author="BHA Regulatory Affairs Unit" w:date="2026-07-29T16:06:00Z"/>
            </w:rPr>
          </w:pPr>
          <w:sdt>
            <w:sdtPr>
              <w:tag w:val="goog_rdk_3080"/>
              <w:id w:val="-281729667"/>
            </w:sdtPr>
            <w:sdtContent>
              <w:ins w:id="3090" w:author="BHA Regulatory Affairs Unit" w:date="2026-07-29T16:06:00Z">
                <w:r>
                  <w:t>Advance directives, including medical and psychiatric;</w:t>
                </w:r>
              </w:ins>
            </w:sdtContent>
          </w:sdt>
        </w:p>
      </w:sdtContent>
    </w:sdt>
    <w:sdt>
      <w:sdtPr>
        <w:tag w:val="goog_rdk_3083"/>
        <w:id w:val="1793466778"/>
      </w:sdtPr>
      <w:sdtContent>
        <w:p w14:paraId="000006C5" w14:textId="77777777" w:rsidR="00CF3663" w:rsidRDefault="00000000">
          <w:pPr>
            <w:numPr>
              <w:ilvl w:val="2"/>
              <w:numId w:val="115"/>
            </w:numPr>
            <w:tabs>
              <w:tab w:val="left" w:pos="720"/>
              <w:tab w:val="left" w:pos="1440"/>
            </w:tabs>
            <w:spacing w:before="240"/>
            <w:rPr>
              <w:ins w:id="3091" w:author="BHA Regulatory Affairs Unit" w:date="2026-07-29T16:06:00Z"/>
            </w:rPr>
          </w:pPr>
          <w:sdt>
            <w:sdtPr>
              <w:tag w:val="goog_rdk_3082"/>
              <w:id w:val="1039698359"/>
            </w:sdtPr>
            <w:sdtContent>
              <w:ins w:id="3092" w:author="BHA Regulatory Affairs Unit" w:date="2026-07-29T16:06:00Z">
                <w:r>
                  <w:t>Capacity for self-sufficiency and daily functioning;</w:t>
                </w:r>
              </w:ins>
            </w:sdtContent>
          </w:sdt>
        </w:p>
      </w:sdtContent>
    </w:sdt>
    <w:sdt>
      <w:sdtPr>
        <w:tag w:val="goog_rdk_3085"/>
        <w:id w:val="-691580196"/>
      </w:sdtPr>
      <w:sdtContent>
        <w:p w14:paraId="000006C6" w14:textId="77777777" w:rsidR="00CF3663" w:rsidRDefault="00000000">
          <w:pPr>
            <w:numPr>
              <w:ilvl w:val="2"/>
              <w:numId w:val="115"/>
            </w:numPr>
            <w:tabs>
              <w:tab w:val="left" w:pos="720"/>
              <w:tab w:val="left" w:pos="1440"/>
            </w:tabs>
            <w:spacing w:before="240"/>
            <w:rPr>
              <w:ins w:id="3093" w:author="BHA Regulatory Affairs Unit" w:date="2026-07-29T16:06:00Z"/>
            </w:rPr>
          </w:pPr>
          <w:sdt>
            <w:sdtPr>
              <w:tag w:val="goog_rdk_3084"/>
              <w:id w:val="-2116107312"/>
            </w:sdtPr>
            <w:sdtContent>
              <w:ins w:id="3094" w:author="BHA Regulatory Affairs Unit" w:date="2026-07-29T16:06:00Z">
                <w:r>
                  <w:t>Cultural factors that may impact treatment, including age, ethnicity, linguistic/communication needs, gender, gender identity, sexual orientation, relational roles, spiritual beliefs, socio-economic status, personal values, level of acculturation and/or assimilation, and coping skills;</w:t>
                </w:r>
              </w:ins>
            </w:sdtContent>
          </w:sdt>
        </w:p>
      </w:sdtContent>
    </w:sdt>
    <w:sdt>
      <w:sdtPr>
        <w:tag w:val="goog_rdk_3087"/>
        <w:id w:val="-1691856676"/>
      </w:sdtPr>
      <w:sdtContent>
        <w:p w14:paraId="000006C7" w14:textId="77777777" w:rsidR="00CF3663" w:rsidRDefault="00000000">
          <w:pPr>
            <w:numPr>
              <w:ilvl w:val="2"/>
              <w:numId w:val="115"/>
            </w:numPr>
            <w:tabs>
              <w:tab w:val="left" w:pos="720"/>
              <w:tab w:val="left" w:pos="1440"/>
            </w:tabs>
            <w:spacing w:before="240"/>
            <w:rPr>
              <w:ins w:id="3095" w:author="BHA Regulatory Affairs Unit" w:date="2026-07-29T16:06:00Z"/>
            </w:rPr>
          </w:pPr>
          <w:sdt>
            <w:sdtPr>
              <w:tag w:val="goog_rdk_3086"/>
              <w:id w:val="336051189"/>
            </w:sdtPr>
            <w:sdtContent>
              <w:ins w:id="3096" w:author="BHA Regulatory Affairs Unit" w:date="2026-07-29T16:06:00Z">
                <w:r>
                  <w:t>Education, vocational training, and military service;</w:t>
                </w:r>
              </w:ins>
            </w:sdtContent>
          </w:sdt>
        </w:p>
      </w:sdtContent>
    </w:sdt>
    <w:sdt>
      <w:sdtPr>
        <w:tag w:val="goog_rdk_3089"/>
        <w:id w:val="-334254975"/>
      </w:sdtPr>
      <w:sdtContent>
        <w:p w14:paraId="000006C8" w14:textId="77777777" w:rsidR="00CF3663" w:rsidRDefault="00000000">
          <w:pPr>
            <w:numPr>
              <w:ilvl w:val="2"/>
              <w:numId w:val="115"/>
            </w:numPr>
            <w:tabs>
              <w:tab w:val="left" w:pos="720"/>
              <w:tab w:val="left" w:pos="1440"/>
            </w:tabs>
            <w:spacing w:before="240"/>
            <w:rPr>
              <w:ins w:id="3097" w:author="BHA Regulatory Affairs Unit" w:date="2026-07-29T16:06:00Z"/>
            </w:rPr>
          </w:pPr>
          <w:sdt>
            <w:sdtPr>
              <w:tag w:val="goog_rdk_3088"/>
              <w:id w:val="133741675"/>
            </w:sdtPr>
            <w:sdtContent>
              <w:ins w:id="3098" w:author="BHA Regulatory Affairs Unit" w:date="2026-07-29T16:06:00Z">
                <w:r>
                  <w:t>Family and/or social relationships, including parenting status;</w:t>
                </w:r>
              </w:ins>
            </w:sdtContent>
          </w:sdt>
        </w:p>
      </w:sdtContent>
    </w:sdt>
    <w:sdt>
      <w:sdtPr>
        <w:tag w:val="goog_rdk_3091"/>
        <w:id w:val="1896236710"/>
      </w:sdtPr>
      <w:sdtContent>
        <w:p w14:paraId="000006C9" w14:textId="77777777" w:rsidR="00CF3663" w:rsidRDefault="00000000">
          <w:pPr>
            <w:numPr>
              <w:ilvl w:val="2"/>
              <w:numId w:val="115"/>
            </w:numPr>
            <w:tabs>
              <w:tab w:val="left" w:pos="720"/>
              <w:tab w:val="left" w:pos="1440"/>
            </w:tabs>
            <w:spacing w:before="240"/>
            <w:rPr>
              <w:ins w:id="3099" w:author="BHA Regulatory Affairs Unit" w:date="2026-07-29T16:06:00Z"/>
            </w:rPr>
          </w:pPr>
          <w:sdt>
            <w:sdtPr>
              <w:tag w:val="goog_rdk_3090"/>
              <w:id w:val="-1038009587"/>
            </w:sdtPr>
            <w:sdtContent>
              <w:ins w:id="3100" w:author="BHA Regulatory Affairs Unit" w:date="2026-07-29T16:06:00Z">
                <w:r>
                  <w:t>Trauma and trauma history;</w:t>
                </w:r>
              </w:ins>
            </w:sdtContent>
          </w:sdt>
        </w:p>
      </w:sdtContent>
    </w:sdt>
    <w:sdt>
      <w:sdtPr>
        <w:tag w:val="goog_rdk_3093"/>
        <w:id w:val="-1789796367"/>
      </w:sdtPr>
      <w:sdtContent>
        <w:p w14:paraId="000006CA" w14:textId="77777777" w:rsidR="00CF3663" w:rsidRDefault="00000000">
          <w:pPr>
            <w:numPr>
              <w:ilvl w:val="2"/>
              <w:numId w:val="115"/>
            </w:numPr>
            <w:tabs>
              <w:tab w:val="left" w:pos="720"/>
              <w:tab w:val="left" w:pos="1440"/>
            </w:tabs>
            <w:spacing w:before="240"/>
            <w:rPr>
              <w:ins w:id="3101" w:author="BHA Regulatory Affairs Unit" w:date="2026-07-29T16:06:00Z"/>
            </w:rPr>
          </w:pPr>
          <w:sdt>
            <w:sdtPr>
              <w:tag w:val="goog_rdk_3092"/>
              <w:id w:val="-116174781"/>
            </w:sdtPr>
            <w:sdtContent>
              <w:ins w:id="3102" w:author="BHA Regulatory Affairs Unit" w:date="2026-07-29T16:06:00Z">
                <w:r>
                  <w:t>Physical and/or sexual abuse or perpetration and current risk, including intimate partner and family violence;</w:t>
                </w:r>
              </w:ins>
            </w:sdtContent>
          </w:sdt>
        </w:p>
      </w:sdtContent>
    </w:sdt>
    <w:sdt>
      <w:sdtPr>
        <w:tag w:val="goog_rdk_3095"/>
        <w:id w:val="1331945075"/>
      </w:sdtPr>
      <w:sdtContent>
        <w:p w14:paraId="000006CB" w14:textId="77777777" w:rsidR="00CF3663" w:rsidRDefault="00000000">
          <w:pPr>
            <w:numPr>
              <w:ilvl w:val="2"/>
              <w:numId w:val="115"/>
            </w:numPr>
            <w:tabs>
              <w:tab w:val="left" w:pos="720"/>
              <w:tab w:val="left" w:pos="1440"/>
            </w:tabs>
            <w:spacing w:before="240"/>
            <w:rPr>
              <w:ins w:id="3103" w:author="BHA Regulatory Affairs Unit" w:date="2026-07-29T16:06:00Z"/>
            </w:rPr>
          </w:pPr>
          <w:sdt>
            <w:sdtPr>
              <w:tag w:val="goog_rdk_3094"/>
              <w:id w:val="-633666564"/>
            </w:sdtPr>
            <w:sdtContent>
              <w:ins w:id="3104" w:author="BHA Regulatory Affairs Unit" w:date="2026-07-29T16:06:00Z">
                <w:r>
                  <w:t>Legal issues that may impact behavioral health outcomes;</w:t>
                </w:r>
              </w:ins>
            </w:sdtContent>
          </w:sdt>
        </w:p>
      </w:sdtContent>
    </w:sdt>
    <w:sdt>
      <w:sdtPr>
        <w:tag w:val="goog_rdk_3097"/>
        <w:id w:val="-1291805800"/>
      </w:sdtPr>
      <w:sdtContent>
        <w:p w14:paraId="000006CC" w14:textId="77777777" w:rsidR="00CF3663" w:rsidRDefault="00000000">
          <w:pPr>
            <w:numPr>
              <w:ilvl w:val="2"/>
              <w:numId w:val="115"/>
            </w:numPr>
            <w:tabs>
              <w:tab w:val="left" w:pos="720"/>
              <w:tab w:val="left" w:pos="1440"/>
            </w:tabs>
            <w:spacing w:before="240"/>
            <w:rPr>
              <w:ins w:id="3105" w:author="BHA Regulatory Affairs Unit" w:date="2026-07-29T16:06:00Z"/>
            </w:rPr>
          </w:pPr>
          <w:sdt>
            <w:sdtPr>
              <w:tag w:val="goog_rdk_3096"/>
              <w:id w:val="1736518598"/>
            </w:sdtPr>
            <w:sdtContent>
              <w:ins w:id="3106" w:author="BHA Regulatory Affairs Unit" w:date="2026-07-29T16:06:00Z">
                <w:r>
                  <w:t>Issues specific to older adults such as hearing loss, vision loss, strength, mobility, and other aging issues;</w:t>
                </w:r>
              </w:ins>
            </w:sdtContent>
          </w:sdt>
        </w:p>
      </w:sdtContent>
    </w:sdt>
    <w:sdt>
      <w:sdtPr>
        <w:tag w:val="goog_rdk_3099"/>
        <w:id w:val="-1867411270"/>
      </w:sdtPr>
      <w:sdtContent>
        <w:p w14:paraId="000006CD" w14:textId="77777777" w:rsidR="00CF3663" w:rsidRDefault="00000000">
          <w:pPr>
            <w:numPr>
              <w:ilvl w:val="2"/>
              <w:numId w:val="115"/>
            </w:numPr>
            <w:tabs>
              <w:tab w:val="left" w:pos="720"/>
              <w:tab w:val="left" w:pos="1440"/>
            </w:tabs>
            <w:spacing w:before="240"/>
            <w:rPr>
              <w:ins w:id="3107" w:author="BHA Regulatory Affairs Unit" w:date="2026-07-29T16:06:00Z"/>
            </w:rPr>
          </w:pPr>
          <w:sdt>
            <w:sdtPr>
              <w:tag w:val="goog_rdk_3098"/>
              <w:id w:val="-788171659"/>
            </w:sdtPr>
            <w:sdtContent>
              <w:ins w:id="3108" w:author="BHA Regulatory Affairs Unit" w:date="2026-07-29T16:06:00Z">
                <w:r>
                  <w:t>Issues specific to children such as growth and development, daily activities, legal guardians and need for family involvement, and engagement in a child's treatment;</w:t>
                </w:r>
              </w:ins>
            </w:sdtContent>
          </w:sdt>
        </w:p>
      </w:sdtContent>
    </w:sdt>
    <w:sdt>
      <w:sdtPr>
        <w:tag w:val="goog_rdk_3101"/>
        <w:id w:val="702340061"/>
      </w:sdtPr>
      <w:sdtContent>
        <w:p w14:paraId="000006CE" w14:textId="77777777" w:rsidR="00CF3663" w:rsidRDefault="00000000">
          <w:pPr>
            <w:numPr>
              <w:ilvl w:val="2"/>
              <w:numId w:val="115"/>
            </w:numPr>
            <w:tabs>
              <w:tab w:val="left" w:pos="720"/>
              <w:tab w:val="left" w:pos="1440"/>
            </w:tabs>
            <w:spacing w:before="240"/>
            <w:rPr>
              <w:ins w:id="3109" w:author="BHA Regulatory Affairs Unit" w:date="2026-07-29T16:06:00Z"/>
            </w:rPr>
          </w:pPr>
          <w:sdt>
            <w:sdtPr>
              <w:tag w:val="goog_rdk_3100"/>
              <w:id w:val="-490913555"/>
            </w:sdtPr>
            <w:sdtContent>
              <w:ins w:id="3110" w:author="BHA Regulatory Affairs Unit" w:date="2026-07-29T16:06:00Z">
                <w:r>
                  <w:t>Issues specific to reproductive health and childbearing such as perinatal mood disorders, infertility, contraceptive choices, lactation, childbearing, and reproductive trauma;</w:t>
                </w:r>
              </w:ins>
            </w:sdtContent>
          </w:sdt>
        </w:p>
      </w:sdtContent>
    </w:sdt>
    <w:sdt>
      <w:sdtPr>
        <w:tag w:val="goog_rdk_3103"/>
        <w:id w:val="-1323466778"/>
      </w:sdtPr>
      <w:sdtContent>
        <w:p w14:paraId="000006CF" w14:textId="77777777" w:rsidR="00CF3663" w:rsidRDefault="00000000">
          <w:pPr>
            <w:numPr>
              <w:ilvl w:val="2"/>
              <w:numId w:val="115"/>
            </w:numPr>
            <w:tabs>
              <w:tab w:val="left" w:pos="720"/>
              <w:tab w:val="left" w:pos="1440"/>
            </w:tabs>
            <w:spacing w:before="240"/>
            <w:rPr>
              <w:ins w:id="3111" w:author="BHA Regulatory Affairs Unit" w:date="2026-07-29T16:06:00Z"/>
            </w:rPr>
          </w:pPr>
          <w:sdt>
            <w:sdtPr>
              <w:tag w:val="goog_rdk_3102"/>
              <w:id w:val="-882890670"/>
            </w:sdtPr>
            <w:sdtContent>
              <w:ins w:id="3112" w:author="BHA Regulatory Affairs Unit" w:date="2026-07-29T16:06:00Z">
                <w:r>
                  <w:t>Strengths, abilities, skills, and interests; and</w:t>
                </w:r>
              </w:ins>
            </w:sdtContent>
          </w:sdt>
        </w:p>
      </w:sdtContent>
    </w:sdt>
    <w:sdt>
      <w:sdtPr>
        <w:tag w:val="goog_rdk_3105"/>
        <w:id w:val="2095542896"/>
      </w:sdtPr>
      <w:sdtContent>
        <w:p w14:paraId="000006D0" w14:textId="77777777" w:rsidR="00CF3663" w:rsidRDefault="00000000">
          <w:pPr>
            <w:numPr>
              <w:ilvl w:val="2"/>
              <w:numId w:val="115"/>
            </w:numPr>
            <w:tabs>
              <w:tab w:val="left" w:pos="720"/>
              <w:tab w:val="left" w:pos="1440"/>
            </w:tabs>
            <w:spacing w:before="240"/>
            <w:rPr>
              <w:ins w:id="3113" w:author="BHA Regulatory Affairs Unit" w:date="2026-07-29T16:06:00Z"/>
            </w:rPr>
          </w:pPr>
          <w:sdt>
            <w:sdtPr>
              <w:tag w:val="goog_rdk_3104"/>
              <w:id w:val="1619505754"/>
            </w:sdtPr>
            <w:sdtContent>
              <w:ins w:id="3114" w:author="BHA Regulatory Affairs Unit" w:date="2026-07-29T16:06:00Z">
                <w:r>
                  <w:t>Barriers to treatment.</w:t>
                </w:r>
              </w:ins>
            </w:sdtContent>
          </w:sdt>
        </w:p>
      </w:sdtContent>
    </w:sdt>
    <w:sdt>
      <w:sdtPr>
        <w:tag w:val="goog_rdk_3107"/>
        <w:id w:val="-1578982200"/>
      </w:sdtPr>
      <w:sdtContent>
        <w:p w14:paraId="000006D1" w14:textId="77777777" w:rsidR="00CF3663" w:rsidRDefault="00000000">
          <w:pPr>
            <w:numPr>
              <w:ilvl w:val="1"/>
              <w:numId w:val="115"/>
            </w:numPr>
            <w:tabs>
              <w:tab w:val="left" w:pos="720"/>
              <w:tab w:val="left" w:pos="1440"/>
            </w:tabs>
            <w:spacing w:before="240"/>
            <w:rPr>
              <w:ins w:id="3115" w:author="BHA Regulatory Affairs Unit" w:date="2026-07-29T16:06:00Z"/>
            </w:rPr>
          </w:pPr>
          <w:sdt>
            <w:sdtPr>
              <w:tag w:val="goog_rdk_3106"/>
              <w:id w:val="778530367"/>
            </w:sdtPr>
            <w:sdtContent>
              <w:ins w:id="3116" w:author="BHA Regulatory Affairs Unit" w:date="2026-07-29T16:06:00Z">
                <w:r>
                  <w:t>Upon screening for infectious disease and desired access to family planning, high risk individuals or those requesting resources must be given appropriate testing and pre- and post-test counseling on site, or through referral and care coordination.</w:t>
                </w:r>
              </w:ins>
            </w:sdtContent>
          </w:sdt>
        </w:p>
      </w:sdtContent>
    </w:sdt>
    <w:sdt>
      <w:sdtPr>
        <w:tag w:val="goog_rdk_3109"/>
        <w:id w:val="-16667966"/>
      </w:sdtPr>
      <w:sdtContent>
        <w:p w14:paraId="000006D2" w14:textId="77777777" w:rsidR="00CF3663" w:rsidRDefault="00000000">
          <w:pPr>
            <w:numPr>
              <w:ilvl w:val="1"/>
              <w:numId w:val="115"/>
            </w:numPr>
            <w:tabs>
              <w:tab w:val="left" w:pos="720"/>
              <w:tab w:val="left" w:pos="1440"/>
            </w:tabs>
            <w:spacing w:before="240"/>
            <w:rPr>
              <w:ins w:id="3117" w:author="BHA Regulatory Affairs Unit" w:date="2026-07-29T16:06:00Z"/>
            </w:rPr>
          </w:pPr>
          <w:sdt>
            <w:sdtPr>
              <w:tag w:val="goog_rdk_3108"/>
              <w:id w:val="1218476495"/>
            </w:sdtPr>
            <w:sdtContent>
              <w:ins w:id="3118" w:author="BHA Regulatory Affairs Unit" w:date="2026-07-29T16:06:00Z">
                <w:r>
                  <w:t>Additional assessment requirements may be required for specific endorsements. See endorsement Chapters 4 through 10 of these Rules for additional requirements.</w:t>
                </w:r>
              </w:ins>
            </w:sdtContent>
          </w:sdt>
        </w:p>
      </w:sdtContent>
    </w:sdt>
    <w:sdt>
      <w:sdtPr>
        <w:tag w:val="goog_rdk_3111"/>
        <w:id w:val="-2087704380"/>
      </w:sdtPr>
      <w:sdtContent>
        <w:p w14:paraId="000006D3" w14:textId="77777777" w:rsidR="00CF3663" w:rsidRDefault="00000000">
          <w:pPr>
            <w:keepNext/>
            <w:spacing w:before="240" w:after="60"/>
            <w:ind w:firstLine="0"/>
            <w:rPr>
              <w:ins w:id="3119" w:author="BHA Regulatory Affairs Unit" w:date="2026-07-29T16:06:00Z"/>
              <w:b/>
              <w:bCs/>
            </w:rPr>
          </w:pPr>
          <w:sdt>
            <w:sdtPr>
              <w:tag w:val="goog_rdk_3110"/>
              <w:id w:val="-1683249678"/>
            </w:sdtPr>
            <w:sdtContent>
              <w:ins w:id="3120" w:author="BHA Regulatory Affairs Unit" w:date="2026-07-29T16:06:00Z">
                <w:r>
                  <w:rPr>
                    <w:b/>
                    <w:bCs/>
                  </w:rPr>
                  <w:t>1.17.4</w:t>
                </w:r>
                <w:r>
                  <w:rPr>
                    <w:b/>
                    <w:bCs/>
                  </w:rPr>
                  <w:tab/>
                  <w:t>Service Planning and Progress Documentation</w:t>
                </w:r>
              </w:ins>
            </w:sdtContent>
          </w:sdt>
        </w:p>
      </w:sdtContent>
    </w:sdt>
    <w:sdt>
      <w:sdtPr>
        <w:tag w:val="goog_rdk_3113"/>
        <w:id w:val="1862974456"/>
      </w:sdtPr>
      <w:sdtContent>
        <w:p w14:paraId="000006D4" w14:textId="77777777" w:rsidR="00CF3663" w:rsidRDefault="00000000">
          <w:pPr>
            <w:numPr>
              <w:ilvl w:val="0"/>
              <w:numId w:val="116"/>
            </w:numPr>
            <w:tabs>
              <w:tab w:val="left" w:pos="720"/>
              <w:tab w:val="left" w:pos="1440"/>
            </w:tabs>
            <w:spacing w:before="240"/>
            <w:rPr>
              <w:ins w:id="3121" w:author="BHA Regulatory Affairs Unit" w:date="2026-07-29T16:06:00Z"/>
            </w:rPr>
          </w:pPr>
          <w:sdt>
            <w:sdtPr>
              <w:tag w:val="goog_rdk_3112"/>
              <w:id w:val="101101808"/>
            </w:sdtPr>
            <w:sdtContent>
              <w:ins w:id="3122" w:author="BHA Regulatory Affairs Unit" w:date="2026-07-29T16:06:00Z">
                <w:r>
                  <w:t>Service Plan</w:t>
                </w:r>
              </w:ins>
            </w:sdtContent>
          </w:sdt>
        </w:p>
      </w:sdtContent>
    </w:sdt>
    <w:sdt>
      <w:sdtPr>
        <w:tag w:val="goog_rdk_3115"/>
        <w:id w:val="1740977743"/>
      </w:sdtPr>
      <w:sdtContent>
        <w:p w14:paraId="000006D5" w14:textId="77777777" w:rsidR="00CF3663" w:rsidRDefault="00000000">
          <w:pPr>
            <w:numPr>
              <w:ilvl w:val="1"/>
              <w:numId w:val="116"/>
            </w:numPr>
            <w:tabs>
              <w:tab w:val="left" w:pos="720"/>
              <w:tab w:val="left" w:pos="1440"/>
            </w:tabs>
            <w:spacing w:before="240"/>
            <w:rPr>
              <w:ins w:id="3123" w:author="BHA Regulatory Affairs Unit" w:date="2026-07-29T16:06:00Z"/>
            </w:rPr>
          </w:pPr>
          <w:sdt>
            <w:sdtPr>
              <w:tag w:val="goog_rdk_3114"/>
              <w:id w:val="2082607829"/>
            </w:sdtPr>
            <w:sdtContent>
              <w:ins w:id="3124" w:author="BHA Regulatory Affairs Unit" w:date="2026-07-29T16:06:00Z">
                <w:r>
                  <w:t xml:space="preserve">If providing clinical services, agencies shall ensure the development and review of a written service plan for each individual. </w:t>
                </w:r>
              </w:ins>
            </w:sdtContent>
          </w:sdt>
        </w:p>
      </w:sdtContent>
    </w:sdt>
    <w:sdt>
      <w:sdtPr>
        <w:tag w:val="goog_rdk_3117"/>
        <w:id w:val="-654840838"/>
      </w:sdtPr>
      <w:sdtContent>
        <w:p w14:paraId="000006D6" w14:textId="77777777" w:rsidR="00CF3663" w:rsidRDefault="00000000">
          <w:pPr>
            <w:numPr>
              <w:ilvl w:val="1"/>
              <w:numId w:val="116"/>
            </w:numPr>
            <w:tabs>
              <w:tab w:val="left" w:pos="720"/>
              <w:tab w:val="left" w:pos="1440"/>
            </w:tabs>
            <w:spacing w:before="240"/>
            <w:rPr>
              <w:ins w:id="3125" w:author="BHA Regulatory Affairs Unit" w:date="2026-07-29T16:06:00Z"/>
            </w:rPr>
          </w:pPr>
          <w:sdt>
            <w:sdtPr>
              <w:tag w:val="goog_rdk_3116"/>
              <w:id w:val="1269804922"/>
            </w:sdtPr>
            <w:sdtContent>
              <w:ins w:id="3126" w:author="BHA Regulatory Affairs Unit" w:date="2026-07-29T16:06:00Z">
                <w:r>
                  <w:t>Service planning must be collaborative and multidisciplinary, when applicable, involving an individual and all applicable clinical and medical professionals, and support people involved.</w:t>
                </w:r>
              </w:ins>
            </w:sdtContent>
          </w:sdt>
        </w:p>
      </w:sdtContent>
    </w:sdt>
    <w:sdt>
      <w:sdtPr>
        <w:tag w:val="goog_rdk_3119"/>
        <w:id w:val="1877724982"/>
      </w:sdtPr>
      <w:sdtContent>
        <w:p w14:paraId="000006D7" w14:textId="77777777" w:rsidR="00CF3663" w:rsidRDefault="00000000">
          <w:pPr>
            <w:numPr>
              <w:ilvl w:val="1"/>
              <w:numId w:val="116"/>
            </w:numPr>
            <w:tabs>
              <w:tab w:val="left" w:pos="720"/>
              <w:tab w:val="left" w:pos="1440"/>
            </w:tabs>
            <w:spacing w:before="240"/>
            <w:rPr>
              <w:ins w:id="3127" w:author="BHA Regulatory Affairs Unit" w:date="2026-07-29T16:06:00Z"/>
            </w:rPr>
          </w:pPr>
          <w:sdt>
            <w:sdtPr>
              <w:tag w:val="goog_rdk_3118"/>
              <w:id w:val="-116854885"/>
            </w:sdtPr>
            <w:sdtContent>
              <w:ins w:id="3128" w:author="BHA Regulatory Affairs Unit" w:date="2026-07-29T16:06:00Z">
                <w:r>
                  <w:t>The service plan must be developed as soon as practicable after admission, but no later than the timeframes identified in the credential and/or endorsement Chapters 4 through 15 of these Rules.</w:t>
                </w:r>
              </w:ins>
            </w:sdtContent>
          </w:sdt>
        </w:p>
      </w:sdtContent>
    </w:sdt>
    <w:sdt>
      <w:sdtPr>
        <w:tag w:val="goog_rdk_3121"/>
        <w:id w:val="1023253124"/>
      </w:sdtPr>
      <w:sdtContent>
        <w:p w14:paraId="000006D8" w14:textId="77777777" w:rsidR="00CF3663" w:rsidRDefault="00000000">
          <w:pPr>
            <w:numPr>
              <w:ilvl w:val="1"/>
              <w:numId w:val="116"/>
            </w:numPr>
            <w:tabs>
              <w:tab w:val="left" w:pos="720"/>
              <w:tab w:val="left" w:pos="1440"/>
            </w:tabs>
            <w:spacing w:before="240"/>
            <w:rPr>
              <w:ins w:id="3129" w:author="BHA Regulatory Affairs Unit" w:date="2026-07-29T16:06:00Z"/>
            </w:rPr>
          </w:pPr>
          <w:sdt>
            <w:sdtPr>
              <w:tag w:val="goog_rdk_3120"/>
              <w:id w:val="201418629"/>
            </w:sdtPr>
            <w:sdtContent>
              <w:ins w:id="3130" w:author="BHA Regulatory Affairs Unit" w:date="2026-07-29T16:06:00Z">
                <w:r>
                  <w:t>The service planning process must:</w:t>
                </w:r>
              </w:ins>
            </w:sdtContent>
          </w:sdt>
        </w:p>
      </w:sdtContent>
    </w:sdt>
    <w:sdt>
      <w:sdtPr>
        <w:tag w:val="goog_rdk_3123"/>
        <w:id w:val="-633900841"/>
      </w:sdtPr>
      <w:sdtContent>
        <w:p w14:paraId="000006D9" w14:textId="77777777" w:rsidR="00CF3663" w:rsidRDefault="00000000">
          <w:pPr>
            <w:numPr>
              <w:ilvl w:val="2"/>
              <w:numId w:val="116"/>
            </w:numPr>
            <w:tabs>
              <w:tab w:val="left" w:pos="720"/>
              <w:tab w:val="left" w:pos="1440"/>
            </w:tabs>
            <w:spacing w:before="240"/>
            <w:rPr>
              <w:ins w:id="3131" w:author="BHA Regulatory Affairs Unit" w:date="2026-07-29T16:06:00Z"/>
            </w:rPr>
          </w:pPr>
          <w:sdt>
            <w:sdtPr>
              <w:tag w:val="goog_rdk_3122"/>
              <w:id w:val="-1299264212"/>
            </w:sdtPr>
            <w:sdtContent>
              <w:ins w:id="3132" w:author="BHA Regulatory Affairs Unit" w:date="2026-07-29T16:06:00Z">
                <w:r>
                  <w:t>Explore with an individual, the concerns identified in the assessments;</w:t>
                </w:r>
              </w:ins>
            </w:sdtContent>
          </w:sdt>
        </w:p>
      </w:sdtContent>
    </w:sdt>
    <w:sdt>
      <w:sdtPr>
        <w:tag w:val="goog_rdk_3125"/>
        <w:id w:val="1439143628"/>
      </w:sdtPr>
      <w:sdtContent>
        <w:p w14:paraId="000006DA" w14:textId="77777777" w:rsidR="00CF3663" w:rsidRDefault="00000000">
          <w:pPr>
            <w:numPr>
              <w:ilvl w:val="2"/>
              <w:numId w:val="116"/>
            </w:numPr>
            <w:tabs>
              <w:tab w:val="left" w:pos="720"/>
              <w:tab w:val="left" w:pos="1440"/>
            </w:tabs>
            <w:spacing w:before="240"/>
            <w:rPr>
              <w:ins w:id="3133" w:author="BHA Regulatory Affairs Unit" w:date="2026-07-29T16:06:00Z"/>
            </w:rPr>
          </w:pPr>
          <w:sdt>
            <w:sdtPr>
              <w:tag w:val="goog_rdk_3124"/>
              <w:id w:val="-398480773"/>
            </w:sdtPr>
            <w:sdtContent>
              <w:ins w:id="3134" w:author="BHA Regulatory Affairs Unit" w:date="2026-07-29T16:06:00Z">
                <w:r>
                  <w:t>Collaborate with an individual to:</w:t>
                </w:r>
              </w:ins>
            </w:sdtContent>
          </w:sdt>
        </w:p>
      </w:sdtContent>
    </w:sdt>
    <w:sdt>
      <w:sdtPr>
        <w:tag w:val="goog_rdk_3127"/>
        <w:id w:val="1355979212"/>
      </w:sdtPr>
      <w:sdtContent>
        <w:p w14:paraId="000006DB" w14:textId="77777777" w:rsidR="00CF3663" w:rsidRDefault="00000000">
          <w:pPr>
            <w:numPr>
              <w:ilvl w:val="3"/>
              <w:numId w:val="116"/>
            </w:numPr>
            <w:tabs>
              <w:tab w:val="left" w:pos="720"/>
              <w:tab w:val="left" w:pos="1440"/>
            </w:tabs>
            <w:spacing w:before="240"/>
            <w:rPr>
              <w:ins w:id="3135" w:author="BHA Regulatory Affairs Unit" w:date="2026-07-29T16:06:00Z"/>
            </w:rPr>
          </w:pPr>
          <w:sdt>
            <w:sdtPr>
              <w:tag w:val="goog_rdk_3126"/>
              <w:id w:val="617580852"/>
            </w:sdtPr>
            <w:sdtContent>
              <w:ins w:id="3136" w:author="BHA Regulatory Affairs Unit" w:date="2026-07-29T16:06:00Z">
                <w:r>
                  <w:t>Identify any other priorities they have for their treatment and recovery; and</w:t>
                </w:r>
              </w:ins>
            </w:sdtContent>
          </w:sdt>
        </w:p>
      </w:sdtContent>
    </w:sdt>
    <w:sdt>
      <w:sdtPr>
        <w:tag w:val="goog_rdk_3129"/>
        <w:id w:val="-567054515"/>
      </w:sdtPr>
      <w:sdtContent>
        <w:p w14:paraId="000006DC" w14:textId="77777777" w:rsidR="00CF3663" w:rsidRDefault="00000000">
          <w:pPr>
            <w:numPr>
              <w:ilvl w:val="3"/>
              <w:numId w:val="116"/>
            </w:numPr>
            <w:tabs>
              <w:tab w:val="left" w:pos="720"/>
              <w:tab w:val="left" w:pos="1440"/>
            </w:tabs>
            <w:spacing w:before="240"/>
            <w:rPr>
              <w:ins w:id="3137" w:author="BHA Regulatory Affairs Unit" w:date="2026-07-29T16:06:00Z"/>
            </w:rPr>
          </w:pPr>
          <w:sdt>
            <w:sdtPr>
              <w:tag w:val="goog_rdk_3128"/>
              <w:id w:val="835470512"/>
            </w:sdtPr>
            <w:sdtContent>
              <w:ins w:id="3138" w:author="BHA Regulatory Affairs Unit" w:date="2026-07-29T16:06:00Z">
                <w:r>
                  <w:t>Develop goals, objectives, and/or action steps that:</w:t>
                </w:r>
              </w:ins>
            </w:sdtContent>
          </w:sdt>
        </w:p>
      </w:sdtContent>
    </w:sdt>
    <w:sdt>
      <w:sdtPr>
        <w:tag w:val="goog_rdk_3131"/>
        <w:id w:val="620261625"/>
      </w:sdtPr>
      <w:sdtContent>
        <w:p w14:paraId="000006DD" w14:textId="77777777" w:rsidR="00CF3663" w:rsidRDefault="00000000">
          <w:pPr>
            <w:numPr>
              <w:ilvl w:val="4"/>
              <w:numId w:val="116"/>
            </w:numPr>
            <w:tabs>
              <w:tab w:val="left" w:pos="720"/>
              <w:tab w:val="left" w:pos="1440"/>
            </w:tabs>
            <w:spacing w:before="240"/>
            <w:rPr>
              <w:ins w:id="3139" w:author="BHA Regulatory Affairs Unit" w:date="2026-07-29T16:06:00Z"/>
            </w:rPr>
          </w:pPr>
          <w:sdt>
            <w:sdtPr>
              <w:tag w:val="goog_rdk_3130"/>
              <w:id w:val="1156016980"/>
            </w:sdtPr>
            <w:sdtContent>
              <w:ins w:id="3140" w:author="BHA Regulatory Affairs Unit" w:date="2026-07-29T16:06:00Z">
                <w:r>
                  <w:t>Address an individual’s needs identified in the assessments;</w:t>
                </w:r>
              </w:ins>
            </w:sdtContent>
          </w:sdt>
        </w:p>
      </w:sdtContent>
    </w:sdt>
    <w:sdt>
      <w:sdtPr>
        <w:tag w:val="goog_rdk_3133"/>
        <w:id w:val="-1740658227"/>
      </w:sdtPr>
      <w:sdtContent>
        <w:p w14:paraId="000006DE" w14:textId="77777777" w:rsidR="00CF3663" w:rsidRDefault="00000000">
          <w:pPr>
            <w:numPr>
              <w:ilvl w:val="4"/>
              <w:numId w:val="116"/>
            </w:numPr>
            <w:tabs>
              <w:tab w:val="left" w:pos="720"/>
              <w:tab w:val="left" w:pos="1440"/>
            </w:tabs>
            <w:spacing w:before="240"/>
            <w:rPr>
              <w:ins w:id="3141" w:author="BHA Regulatory Affairs Unit" w:date="2026-07-29T16:06:00Z"/>
            </w:rPr>
          </w:pPr>
          <w:sdt>
            <w:sdtPr>
              <w:tag w:val="goog_rdk_3132"/>
              <w:id w:val="14032097"/>
            </w:sdtPr>
            <w:sdtContent>
              <w:ins w:id="3142" w:author="BHA Regulatory Affairs Unit" w:date="2026-07-29T16:06:00Z">
                <w:r>
                  <w:t>Are meaningful to an individual, relevant to the treatment they will be engaging in, and reflect their priorities in their own words; and</w:t>
                </w:r>
              </w:ins>
            </w:sdtContent>
          </w:sdt>
        </w:p>
      </w:sdtContent>
    </w:sdt>
    <w:sdt>
      <w:sdtPr>
        <w:tag w:val="goog_rdk_3135"/>
        <w:id w:val="1626744211"/>
      </w:sdtPr>
      <w:sdtContent>
        <w:p w14:paraId="000006DF" w14:textId="77777777" w:rsidR="00CF3663" w:rsidRDefault="00000000">
          <w:pPr>
            <w:numPr>
              <w:ilvl w:val="4"/>
              <w:numId w:val="116"/>
            </w:numPr>
            <w:tabs>
              <w:tab w:val="left" w:pos="720"/>
              <w:tab w:val="left" w:pos="1440"/>
            </w:tabs>
            <w:spacing w:before="240"/>
            <w:rPr>
              <w:ins w:id="3143" w:author="BHA Regulatory Affairs Unit" w:date="2026-07-29T16:06:00Z"/>
            </w:rPr>
          </w:pPr>
          <w:sdt>
            <w:sdtPr>
              <w:tag w:val="goog_rdk_3134"/>
              <w:id w:val="-977850408"/>
            </w:sdtPr>
            <w:sdtContent>
              <w:ins w:id="3144" w:author="BHA Regulatory Affairs Unit" w:date="2026-07-29T16:06:00Z">
                <w:r>
                  <w:t>Are realistically achievable at the selected level of care.</w:t>
                </w:r>
              </w:ins>
            </w:sdtContent>
          </w:sdt>
        </w:p>
      </w:sdtContent>
    </w:sdt>
    <w:sdt>
      <w:sdtPr>
        <w:tag w:val="goog_rdk_3137"/>
        <w:id w:val="-1473311454"/>
      </w:sdtPr>
      <w:sdtContent>
        <w:p w14:paraId="000006E0" w14:textId="77777777" w:rsidR="00CF3663" w:rsidRDefault="00000000">
          <w:pPr>
            <w:numPr>
              <w:ilvl w:val="1"/>
              <w:numId w:val="116"/>
            </w:numPr>
            <w:tabs>
              <w:tab w:val="left" w:pos="720"/>
              <w:tab w:val="left" w:pos="1440"/>
            </w:tabs>
            <w:spacing w:before="240"/>
            <w:rPr>
              <w:ins w:id="3145" w:author="BHA Regulatory Affairs Unit" w:date="2026-07-29T16:06:00Z"/>
            </w:rPr>
          </w:pPr>
          <w:sdt>
            <w:sdtPr>
              <w:tag w:val="goog_rdk_3136"/>
              <w:id w:val="354140226"/>
            </w:sdtPr>
            <w:sdtContent>
              <w:ins w:id="3146" w:author="BHA Regulatory Affairs Unit" w:date="2026-07-29T16:06:00Z">
                <w:r>
                  <w:t>An initial service plan may be utilized, when appropriate, before the comprehensive service plan can be completed if an individual is unable to participate in the full assessment and service planning process due to intoxication, withdrawal, or acute biomedical or psychiatric conditions.</w:t>
                </w:r>
              </w:ins>
            </w:sdtContent>
          </w:sdt>
        </w:p>
      </w:sdtContent>
    </w:sdt>
    <w:sdt>
      <w:sdtPr>
        <w:tag w:val="goog_rdk_3139"/>
        <w:id w:val="-1392914938"/>
      </w:sdtPr>
      <w:sdtContent>
        <w:p w14:paraId="000006E1" w14:textId="77777777" w:rsidR="00CF3663" w:rsidRDefault="00000000">
          <w:pPr>
            <w:numPr>
              <w:ilvl w:val="2"/>
              <w:numId w:val="116"/>
            </w:numPr>
            <w:tabs>
              <w:tab w:val="left" w:pos="720"/>
              <w:tab w:val="left" w:pos="1440"/>
            </w:tabs>
            <w:spacing w:before="240"/>
            <w:rPr>
              <w:ins w:id="3147" w:author="BHA Regulatory Affairs Unit" w:date="2026-07-29T16:06:00Z"/>
            </w:rPr>
          </w:pPr>
          <w:sdt>
            <w:sdtPr>
              <w:tag w:val="goog_rdk_3138"/>
              <w:id w:val="-960884581"/>
            </w:sdtPr>
            <w:sdtContent>
              <w:ins w:id="3148" w:author="BHA Regulatory Affairs Unit" w:date="2026-07-29T16:06:00Z">
                <w:r>
                  <w:t>An initial service plan should focus on addressing any high-risk needs that are identified in the initial assessment and screening or, when applicable, a medical evaluation. This may include but is not limited to:</w:t>
                </w:r>
              </w:ins>
            </w:sdtContent>
          </w:sdt>
        </w:p>
      </w:sdtContent>
    </w:sdt>
    <w:sdt>
      <w:sdtPr>
        <w:tag w:val="goog_rdk_3141"/>
        <w:id w:val="1517774583"/>
      </w:sdtPr>
      <w:sdtContent>
        <w:p w14:paraId="000006E2" w14:textId="77777777" w:rsidR="00CF3663" w:rsidRDefault="00000000">
          <w:pPr>
            <w:numPr>
              <w:ilvl w:val="3"/>
              <w:numId w:val="116"/>
            </w:numPr>
            <w:tabs>
              <w:tab w:val="left" w:pos="720"/>
              <w:tab w:val="left" w:pos="1440"/>
            </w:tabs>
            <w:spacing w:before="240"/>
            <w:rPr>
              <w:ins w:id="3149" w:author="BHA Regulatory Affairs Unit" w:date="2026-07-29T16:06:00Z"/>
            </w:rPr>
          </w:pPr>
          <w:sdt>
            <w:sdtPr>
              <w:tag w:val="goog_rdk_3140"/>
              <w:id w:val="1274677522"/>
            </w:sdtPr>
            <w:sdtContent>
              <w:ins w:id="3150" w:author="BHA Regulatory Affairs Unit" w:date="2026-07-29T16:06:00Z">
                <w:r>
                  <w:t>Symptom reduction and/or imminent stabilization needs including a plan for accessing emergency care twenty-four (24) hours per day and seven (7) days per week, and when to call 911 or 988;</w:t>
                </w:r>
              </w:ins>
            </w:sdtContent>
          </w:sdt>
        </w:p>
      </w:sdtContent>
    </w:sdt>
    <w:sdt>
      <w:sdtPr>
        <w:tag w:val="goog_rdk_3143"/>
        <w:id w:val="-1821715639"/>
      </w:sdtPr>
      <w:sdtContent>
        <w:p w14:paraId="000006E3" w14:textId="77777777" w:rsidR="00CF3663" w:rsidRDefault="00000000">
          <w:pPr>
            <w:numPr>
              <w:ilvl w:val="3"/>
              <w:numId w:val="116"/>
            </w:numPr>
            <w:tabs>
              <w:tab w:val="left" w:pos="720"/>
              <w:tab w:val="left" w:pos="1440"/>
            </w:tabs>
            <w:spacing w:before="240"/>
            <w:rPr>
              <w:ins w:id="3151" w:author="BHA Regulatory Affairs Unit" w:date="2026-07-29T16:06:00Z"/>
            </w:rPr>
          </w:pPr>
          <w:sdt>
            <w:sdtPr>
              <w:tag w:val="goog_rdk_3142"/>
              <w:id w:val="-1690233662"/>
            </w:sdtPr>
            <w:sdtContent>
              <w:ins w:id="3152" w:author="BHA Regulatory Affairs Unit" w:date="2026-07-29T16:06:00Z">
                <w:r>
                  <w:t>Barrier reduction and/or other social determinants of health resource needs; and/or</w:t>
                </w:r>
              </w:ins>
            </w:sdtContent>
          </w:sdt>
        </w:p>
      </w:sdtContent>
    </w:sdt>
    <w:sdt>
      <w:sdtPr>
        <w:tag w:val="goog_rdk_3145"/>
        <w:id w:val="1329037220"/>
      </w:sdtPr>
      <w:sdtContent>
        <w:p w14:paraId="000006E4" w14:textId="77777777" w:rsidR="00CF3663" w:rsidRDefault="00000000">
          <w:pPr>
            <w:numPr>
              <w:ilvl w:val="3"/>
              <w:numId w:val="116"/>
            </w:numPr>
            <w:tabs>
              <w:tab w:val="left" w:pos="720"/>
              <w:tab w:val="left" w:pos="1440"/>
            </w:tabs>
            <w:spacing w:before="240"/>
            <w:rPr>
              <w:ins w:id="3153" w:author="BHA Regulatory Affairs Unit" w:date="2026-07-29T16:06:00Z"/>
            </w:rPr>
          </w:pPr>
          <w:sdt>
            <w:sdtPr>
              <w:tag w:val="goog_rdk_3144"/>
              <w:id w:val="1029688254"/>
            </w:sdtPr>
            <w:sdtContent>
              <w:ins w:id="3154" w:author="BHA Regulatory Affairs Unit" w:date="2026-07-29T16:06:00Z">
                <w:r>
                  <w:t>Coordination of behavioral health treatment, biomedical care, and recovery supports.</w:t>
                </w:r>
              </w:ins>
            </w:sdtContent>
          </w:sdt>
        </w:p>
      </w:sdtContent>
    </w:sdt>
    <w:sdt>
      <w:sdtPr>
        <w:tag w:val="goog_rdk_3147"/>
        <w:id w:val="2122986525"/>
      </w:sdtPr>
      <w:sdtContent>
        <w:p w14:paraId="000006E5" w14:textId="77777777" w:rsidR="00CF3663" w:rsidRDefault="00000000">
          <w:pPr>
            <w:numPr>
              <w:ilvl w:val="2"/>
              <w:numId w:val="116"/>
            </w:numPr>
            <w:tabs>
              <w:tab w:val="left" w:pos="720"/>
              <w:tab w:val="left" w:pos="1440"/>
            </w:tabs>
            <w:spacing w:before="240"/>
            <w:rPr>
              <w:ins w:id="3155" w:author="BHA Regulatory Affairs Unit" w:date="2026-07-29T16:06:00Z"/>
            </w:rPr>
          </w:pPr>
          <w:sdt>
            <w:sdtPr>
              <w:tag w:val="goog_rdk_3146"/>
              <w:id w:val="1438987837"/>
            </w:sdtPr>
            <w:sdtContent>
              <w:ins w:id="3156" w:author="BHA Regulatory Affairs Unit" w:date="2026-07-29T16:06:00Z">
                <w:r>
                  <w:t>A comprehensive service plan must be completed once an individual is able to participate safely and effectively.</w:t>
                </w:r>
              </w:ins>
            </w:sdtContent>
          </w:sdt>
        </w:p>
      </w:sdtContent>
    </w:sdt>
    <w:sdt>
      <w:sdtPr>
        <w:tag w:val="goog_rdk_3149"/>
        <w:id w:val="618668347"/>
      </w:sdtPr>
      <w:sdtContent>
        <w:p w14:paraId="000006E6" w14:textId="77777777" w:rsidR="00CF3663" w:rsidRDefault="00000000">
          <w:pPr>
            <w:numPr>
              <w:ilvl w:val="1"/>
              <w:numId w:val="116"/>
            </w:numPr>
            <w:tabs>
              <w:tab w:val="left" w:pos="720"/>
              <w:tab w:val="left" w:pos="1440"/>
            </w:tabs>
            <w:spacing w:before="240"/>
            <w:rPr>
              <w:ins w:id="3157" w:author="BHA Regulatory Affairs Unit" w:date="2026-07-29T16:06:00Z"/>
            </w:rPr>
          </w:pPr>
          <w:sdt>
            <w:sdtPr>
              <w:tag w:val="goog_rdk_3148"/>
              <w:id w:val="-1112820287"/>
            </w:sdtPr>
            <w:sdtContent>
              <w:ins w:id="3158" w:author="BHA Regulatory Affairs Unit" w:date="2026-07-29T16:06:00Z">
                <w:r>
                  <w:t>The comprehensive service plan must:</w:t>
                </w:r>
              </w:ins>
            </w:sdtContent>
          </w:sdt>
        </w:p>
      </w:sdtContent>
    </w:sdt>
    <w:sdt>
      <w:sdtPr>
        <w:tag w:val="goog_rdk_3151"/>
        <w:id w:val="-628675457"/>
      </w:sdtPr>
      <w:sdtContent>
        <w:p w14:paraId="000006E7" w14:textId="77777777" w:rsidR="00CF3663" w:rsidRDefault="00000000">
          <w:pPr>
            <w:numPr>
              <w:ilvl w:val="2"/>
              <w:numId w:val="116"/>
            </w:numPr>
            <w:tabs>
              <w:tab w:val="left" w:pos="720"/>
              <w:tab w:val="left" w:pos="1440"/>
            </w:tabs>
            <w:spacing w:before="240"/>
            <w:rPr>
              <w:ins w:id="3159" w:author="BHA Regulatory Affairs Unit" w:date="2026-07-29T16:06:00Z"/>
            </w:rPr>
          </w:pPr>
          <w:sdt>
            <w:sdtPr>
              <w:tag w:val="goog_rdk_3150"/>
              <w:id w:val="-703847007"/>
            </w:sdtPr>
            <w:sdtContent>
              <w:ins w:id="3160" w:author="BHA Regulatory Affairs Unit" w:date="2026-07-29T16:06:00Z">
                <w:r>
                  <w:t>Reflect an individual’s personal goals in a manner understandable to the individual;</w:t>
                </w:r>
              </w:ins>
            </w:sdtContent>
          </w:sdt>
        </w:p>
      </w:sdtContent>
    </w:sdt>
    <w:sdt>
      <w:sdtPr>
        <w:tag w:val="goog_rdk_3153"/>
        <w:id w:val="-608673413"/>
      </w:sdtPr>
      <w:sdtContent>
        <w:p w14:paraId="000006E8" w14:textId="77777777" w:rsidR="00CF3663" w:rsidRDefault="00000000">
          <w:pPr>
            <w:numPr>
              <w:ilvl w:val="2"/>
              <w:numId w:val="116"/>
            </w:numPr>
            <w:tabs>
              <w:tab w:val="left" w:pos="720"/>
              <w:tab w:val="left" w:pos="1440"/>
            </w:tabs>
            <w:spacing w:before="240"/>
            <w:rPr>
              <w:ins w:id="3161" w:author="BHA Regulatory Affairs Unit" w:date="2026-07-29T16:06:00Z"/>
            </w:rPr>
          </w:pPr>
          <w:sdt>
            <w:sdtPr>
              <w:tag w:val="goog_rdk_3152"/>
              <w:id w:val="1999752501"/>
            </w:sdtPr>
            <w:sdtContent>
              <w:ins w:id="3162" w:author="BHA Regulatory Affairs Unit" w:date="2026-07-29T16:06:00Z">
                <w:r>
                  <w:t>Include care coordination details when medical, psychiatric, and other identified needs are achieved through external providers and/or programs;</w:t>
                </w:r>
              </w:ins>
            </w:sdtContent>
          </w:sdt>
        </w:p>
      </w:sdtContent>
    </w:sdt>
    <w:sdt>
      <w:sdtPr>
        <w:tag w:val="goog_rdk_3155"/>
        <w:id w:val="-1320219314"/>
      </w:sdtPr>
      <w:sdtContent>
        <w:p w14:paraId="000006E9" w14:textId="77777777" w:rsidR="00CF3663" w:rsidRDefault="00000000">
          <w:pPr>
            <w:numPr>
              <w:ilvl w:val="2"/>
              <w:numId w:val="116"/>
            </w:numPr>
            <w:tabs>
              <w:tab w:val="left" w:pos="720"/>
              <w:tab w:val="left" w:pos="1440"/>
            </w:tabs>
            <w:spacing w:before="240"/>
            <w:rPr>
              <w:ins w:id="3163" w:author="BHA Regulatory Affairs Unit" w:date="2026-07-29T16:06:00Z"/>
            </w:rPr>
          </w:pPr>
          <w:sdt>
            <w:sdtPr>
              <w:tag w:val="goog_rdk_3154"/>
              <w:id w:val="298958015"/>
            </w:sdtPr>
            <w:sdtContent>
              <w:ins w:id="3164" w:author="BHA Regulatory Affairs Unit" w:date="2026-07-29T16:06:00Z">
                <w:r>
                  <w:t>Incorporate an individual’s inherent strengths and supports;</w:t>
                </w:r>
              </w:ins>
            </w:sdtContent>
          </w:sdt>
        </w:p>
      </w:sdtContent>
    </w:sdt>
    <w:sdt>
      <w:sdtPr>
        <w:tag w:val="goog_rdk_3157"/>
        <w:id w:val="1059953296"/>
      </w:sdtPr>
      <w:sdtContent>
        <w:p w14:paraId="000006EA" w14:textId="77777777" w:rsidR="00CF3663" w:rsidRDefault="00000000">
          <w:pPr>
            <w:numPr>
              <w:ilvl w:val="2"/>
              <w:numId w:val="116"/>
            </w:numPr>
            <w:tabs>
              <w:tab w:val="left" w:pos="720"/>
              <w:tab w:val="left" w:pos="1440"/>
            </w:tabs>
            <w:spacing w:before="240"/>
            <w:rPr>
              <w:ins w:id="3165" w:author="BHA Regulatory Affairs Unit" w:date="2026-07-29T16:06:00Z"/>
            </w:rPr>
          </w:pPr>
          <w:sdt>
            <w:sdtPr>
              <w:tag w:val="goog_rdk_3156"/>
              <w:id w:val="-647351002"/>
            </w:sdtPr>
            <w:sdtContent>
              <w:ins w:id="3166" w:author="BHA Regulatory Affairs Unit" w:date="2026-07-29T16:06:00Z">
                <w:r>
                  <w:t>Be informed by an individual’s assessed history, cultural identities, preferences, and practices; and</w:t>
                </w:r>
              </w:ins>
            </w:sdtContent>
          </w:sdt>
        </w:p>
      </w:sdtContent>
    </w:sdt>
    <w:sdt>
      <w:sdtPr>
        <w:tag w:val="goog_rdk_3159"/>
        <w:id w:val="946164134"/>
      </w:sdtPr>
      <w:sdtContent>
        <w:p w14:paraId="000006EB" w14:textId="77777777" w:rsidR="00CF3663" w:rsidRDefault="00000000">
          <w:pPr>
            <w:numPr>
              <w:ilvl w:val="2"/>
              <w:numId w:val="116"/>
            </w:numPr>
            <w:tabs>
              <w:tab w:val="left" w:pos="720"/>
              <w:tab w:val="left" w:pos="1440"/>
            </w:tabs>
            <w:spacing w:before="240"/>
            <w:rPr>
              <w:ins w:id="3167" w:author="BHA Regulatory Affairs Unit" w:date="2026-07-29T16:06:00Z"/>
            </w:rPr>
          </w:pPr>
          <w:sdt>
            <w:sdtPr>
              <w:tag w:val="goog_rdk_3158"/>
              <w:id w:val="181036715"/>
            </w:sdtPr>
            <w:sdtContent>
              <w:ins w:id="3168" w:author="BHA Regulatory Affairs Unit" w:date="2026-07-29T16:06:00Z">
                <w:r>
                  <w:t>Consider potential vulnerabilities resulting from an individual’s assessed history.</w:t>
                </w:r>
              </w:ins>
            </w:sdtContent>
          </w:sdt>
        </w:p>
      </w:sdtContent>
    </w:sdt>
    <w:sdt>
      <w:sdtPr>
        <w:tag w:val="goog_rdk_3161"/>
        <w:id w:val="112443162"/>
      </w:sdtPr>
      <w:sdtContent>
        <w:p w14:paraId="000006EC" w14:textId="77777777" w:rsidR="00CF3663" w:rsidRDefault="00000000">
          <w:pPr>
            <w:numPr>
              <w:ilvl w:val="1"/>
              <w:numId w:val="116"/>
            </w:numPr>
            <w:tabs>
              <w:tab w:val="left" w:pos="720"/>
              <w:tab w:val="left" w:pos="1440"/>
            </w:tabs>
            <w:spacing w:before="240"/>
            <w:rPr>
              <w:ins w:id="3169" w:author="BHA Regulatory Affairs Unit" w:date="2026-07-29T16:06:00Z"/>
            </w:rPr>
          </w:pPr>
          <w:sdt>
            <w:sdtPr>
              <w:tag w:val="goog_rdk_3160"/>
              <w:id w:val="937111285"/>
            </w:sdtPr>
            <w:sdtContent>
              <w:ins w:id="3170" w:author="BHA Regulatory Affairs Unit" w:date="2026-07-29T16:06:00Z">
                <w:r>
                  <w:t>Components of the service plan must include:</w:t>
                </w:r>
              </w:ins>
            </w:sdtContent>
          </w:sdt>
        </w:p>
      </w:sdtContent>
    </w:sdt>
    <w:sdt>
      <w:sdtPr>
        <w:tag w:val="goog_rdk_3163"/>
        <w:id w:val="-1857865071"/>
      </w:sdtPr>
      <w:sdtContent>
        <w:p w14:paraId="000006ED" w14:textId="77777777" w:rsidR="00CF3663" w:rsidRDefault="00000000">
          <w:pPr>
            <w:numPr>
              <w:ilvl w:val="2"/>
              <w:numId w:val="116"/>
            </w:numPr>
            <w:tabs>
              <w:tab w:val="left" w:pos="720"/>
              <w:tab w:val="left" w:pos="1440"/>
            </w:tabs>
            <w:spacing w:before="240"/>
            <w:rPr>
              <w:ins w:id="3171" w:author="BHA Regulatory Affairs Unit" w:date="2026-07-29T16:06:00Z"/>
            </w:rPr>
          </w:pPr>
          <w:sdt>
            <w:sdtPr>
              <w:tag w:val="goog_rdk_3162"/>
              <w:id w:val="-1973350880"/>
            </w:sdtPr>
            <w:sdtContent>
              <w:ins w:id="3172" w:author="BHA Regulatory Affairs Unit" w:date="2026-07-29T16:06:00Z">
                <w:r>
                  <w:t>Problem statements that address an individual’s identified needs through assessments, at a minimum;</w:t>
                </w:r>
              </w:ins>
            </w:sdtContent>
          </w:sdt>
        </w:p>
      </w:sdtContent>
    </w:sdt>
    <w:sdt>
      <w:sdtPr>
        <w:tag w:val="goog_rdk_3165"/>
        <w:id w:val="547025255"/>
      </w:sdtPr>
      <w:sdtContent>
        <w:p w14:paraId="000006EE" w14:textId="77777777" w:rsidR="00CF3663" w:rsidRDefault="00000000">
          <w:pPr>
            <w:numPr>
              <w:ilvl w:val="2"/>
              <w:numId w:val="116"/>
            </w:numPr>
            <w:tabs>
              <w:tab w:val="left" w:pos="720"/>
              <w:tab w:val="left" w:pos="1440"/>
            </w:tabs>
            <w:spacing w:before="240"/>
            <w:rPr>
              <w:ins w:id="3173" w:author="BHA Regulatory Affairs Unit" w:date="2026-07-29T16:06:00Z"/>
            </w:rPr>
          </w:pPr>
          <w:sdt>
            <w:sdtPr>
              <w:tag w:val="goog_rdk_3164"/>
              <w:id w:val="99383352"/>
            </w:sdtPr>
            <w:sdtContent>
              <w:ins w:id="3174" w:author="BHA Regulatory Affairs Unit" w:date="2026-07-29T16:06:00Z">
                <w:r>
                  <w:t>Goals that are clear and focused on what an individual wants to achieve during their time in treatment, which shall be written in an individual's own words;</w:t>
                </w:r>
              </w:ins>
            </w:sdtContent>
          </w:sdt>
        </w:p>
      </w:sdtContent>
    </w:sdt>
    <w:sdt>
      <w:sdtPr>
        <w:tag w:val="goog_rdk_3167"/>
        <w:id w:val="576487230"/>
      </w:sdtPr>
      <w:sdtContent>
        <w:p w14:paraId="000006EF" w14:textId="77777777" w:rsidR="00CF3663" w:rsidRDefault="00000000">
          <w:pPr>
            <w:numPr>
              <w:ilvl w:val="2"/>
              <w:numId w:val="116"/>
            </w:numPr>
            <w:tabs>
              <w:tab w:val="left" w:pos="720"/>
              <w:tab w:val="left" w:pos="1440"/>
            </w:tabs>
            <w:spacing w:before="240"/>
            <w:rPr>
              <w:ins w:id="3175" w:author="BHA Regulatory Affairs Unit" w:date="2026-07-29T16:06:00Z"/>
            </w:rPr>
          </w:pPr>
          <w:sdt>
            <w:sdtPr>
              <w:tag w:val="goog_rdk_3166"/>
              <w:id w:val="-3318886"/>
            </w:sdtPr>
            <w:sdtContent>
              <w:ins w:id="3176" w:author="BHA Regulatory Affairs Unit" w:date="2026-07-29T16:06:00Z">
                <w:r>
                  <w:t>Objectives that identify short-term action steps an individual will do to work towards their goals. The action steps must:</w:t>
                </w:r>
              </w:ins>
            </w:sdtContent>
          </w:sdt>
        </w:p>
      </w:sdtContent>
    </w:sdt>
    <w:sdt>
      <w:sdtPr>
        <w:tag w:val="goog_rdk_3169"/>
        <w:id w:val="-1410625634"/>
      </w:sdtPr>
      <w:sdtContent>
        <w:p w14:paraId="000006F0" w14:textId="77777777" w:rsidR="00CF3663" w:rsidRDefault="00000000">
          <w:pPr>
            <w:numPr>
              <w:ilvl w:val="3"/>
              <w:numId w:val="116"/>
            </w:numPr>
            <w:tabs>
              <w:tab w:val="left" w:pos="720"/>
              <w:tab w:val="left" w:pos="1440"/>
            </w:tabs>
            <w:spacing w:before="240"/>
            <w:rPr>
              <w:ins w:id="3177" w:author="BHA Regulatory Affairs Unit" w:date="2026-07-29T16:06:00Z"/>
            </w:rPr>
          </w:pPr>
          <w:sdt>
            <w:sdtPr>
              <w:tag w:val="goog_rdk_3168"/>
              <w:id w:val="-1187349758"/>
            </w:sdtPr>
            <w:sdtContent>
              <w:ins w:id="3178" w:author="BHA Regulatory Affairs Unit" w:date="2026-07-29T16:06:00Z">
                <w:r>
                  <w:t>Be specific in detail identifying both the steps that an individual will take, and the services that an agency will provide, to meet an objective. This may include any services and/or programs that are outside of an agency’s services, and how care will be coordinated;</w:t>
                </w:r>
              </w:ins>
            </w:sdtContent>
          </w:sdt>
        </w:p>
      </w:sdtContent>
    </w:sdt>
    <w:sdt>
      <w:sdtPr>
        <w:tag w:val="goog_rdk_3171"/>
        <w:id w:val="-1238311383"/>
      </w:sdtPr>
      <w:sdtContent>
        <w:p w14:paraId="000006F1" w14:textId="77777777" w:rsidR="00CF3663" w:rsidRDefault="00000000">
          <w:pPr>
            <w:numPr>
              <w:ilvl w:val="4"/>
              <w:numId w:val="116"/>
            </w:numPr>
            <w:tabs>
              <w:tab w:val="left" w:pos="720"/>
              <w:tab w:val="left" w:pos="1440"/>
            </w:tabs>
            <w:spacing w:before="240"/>
            <w:rPr>
              <w:ins w:id="3179" w:author="BHA Regulatory Affairs Unit" w:date="2026-07-29T16:06:00Z"/>
            </w:rPr>
          </w:pPr>
          <w:sdt>
            <w:sdtPr>
              <w:tag w:val="goog_rdk_3170"/>
              <w:id w:val="1078284032"/>
            </w:sdtPr>
            <w:sdtContent>
              <w:ins w:id="3180" w:author="BHA Regulatory Affairs Unit" w:date="2026-07-29T16:06:00Z">
                <w:r>
                  <w:t>The service plan may include tasks or activities to be performed by an individual, such as an individual doing their laundry or preparing their own meals or snacks, only when such tasks are therapeutic. Tasks must not be included in the service plan solely for the convenience of an agency;</w:t>
                </w:r>
              </w:ins>
            </w:sdtContent>
          </w:sdt>
        </w:p>
      </w:sdtContent>
    </w:sdt>
    <w:sdt>
      <w:sdtPr>
        <w:tag w:val="goog_rdk_3173"/>
        <w:id w:val="-1387127458"/>
      </w:sdtPr>
      <w:sdtContent>
        <w:p w14:paraId="000006F2" w14:textId="77777777" w:rsidR="00CF3663" w:rsidRDefault="00000000">
          <w:pPr>
            <w:numPr>
              <w:ilvl w:val="3"/>
              <w:numId w:val="116"/>
            </w:numPr>
            <w:tabs>
              <w:tab w:val="left" w:pos="720"/>
              <w:tab w:val="left" w:pos="1440"/>
            </w:tabs>
            <w:spacing w:before="240"/>
            <w:rPr>
              <w:ins w:id="3181" w:author="BHA Regulatory Affairs Unit" w:date="2026-07-29T16:06:00Z"/>
            </w:rPr>
          </w:pPr>
          <w:sdt>
            <w:sdtPr>
              <w:tag w:val="goog_rdk_3172"/>
              <w:id w:val="2146694714"/>
            </w:sdtPr>
            <w:sdtContent>
              <w:ins w:id="3182" w:author="BHA Regulatory Affairs Unit" w:date="2026-07-29T16:06:00Z">
                <w:r>
                  <w:t>Provide measurable steps that can be used to gauge successes and challenges;</w:t>
                </w:r>
              </w:ins>
            </w:sdtContent>
          </w:sdt>
        </w:p>
      </w:sdtContent>
    </w:sdt>
    <w:sdt>
      <w:sdtPr>
        <w:tag w:val="goog_rdk_3175"/>
        <w:id w:val="118004570"/>
      </w:sdtPr>
      <w:sdtContent>
        <w:p w14:paraId="000006F3" w14:textId="77777777" w:rsidR="00CF3663" w:rsidRDefault="00000000">
          <w:pPr>
            <w:numPr>
              <w:ilvl w:val="3"/>
              <w:numId w:val="116"/>
            </w:numPr>
            <w:tabs>
              <w:tab w:val="left" w:pos="720"/>
              <w:tab w:val="left" w:pos="1440"/>
            </w:tabs>
            <w:spacing w:before="240"/>
            <w:rPr>
              <w:ins w:id="3183" w:author="BHA Regulatory Affairs Unit" w:date="2026-07-29T16:06:00Z"/>
            </w:rPr>
          </w:pPr>
          <w:sdt>
            <w:sdtPr>
              <w:tag w:val="goog_rdk_3174"/>
              <w:id w:val="-144735637"/>
            </w:sdtPr>
            <w:sdtContent>
              <w:ins w:id="3184" w:author="BHA Regulatory Affairs Unit" w:date="2026-07-29T16:06:00Z">
                <w:r>
                  <w:t>Identify all types, frequencies, and duration of services provided and/or recommended to an individual receiving services;</w:t>
                </w:r>
              </w:ins>
            </w:sdtContent>
          </w:sdt>
        </w:p>
      </w:sdtContent>
    </w:sdt>
    <w:sdt>
      <w:sdtPr>
        <w:tag w:val="goog_rdk_3177"/>
        <w:id w:val="346601384"/>
      </w:sdtPr>
      <w:sdtContent>
        <w:p w14:paraId="000006F4" w14:textId="77777777" w:rsidR="00CF3663" w:rsidRDefault="00000000">
          <w:pPr>
            <w:numPr>
              <w:ilvl w:val="3"/>
              <w:numId w:val="116"/>
            </w:numPr>
            <w:tabs>
              <w:tab w:val="left" w:pos="720"/>
              <w:tab w:val="left" w:pos="1440"/>
            </w:tabs>
            <w:spacing w:before="240"/>
            <w:rPr>
              <w:ins w:id="3185" w:author="BHA Regulatory Affairs Unit" w:date="2026-07-29T16:06:00Z"/>
            </w:rPr>
          </w:pPr>
          <w:sdt>
            <w:sdtPr>
              <w:tag w:val="goog_rdk_3176"/>
              <w:id w:val="-829617467"/>
            </w:sdtPr>
            <w:sdtContent>
              <w:ins w:id="3186" w:author="BHA Regulatory Affairs Unit" w:date="2026-07-29T16:06:00Z">
                <w:r>
                  <w:t>Be attainable and realistic for an individual and the treatment term; and</w:t>
                </w:r>
              </w:ins>
            </w:sdtContent>
          </w:sdt>
        </w:p>
      </w:sdtContent>
    </w:sdt>
    <w:sdt>
      <w:sdtPr>
        <w:tag w:val="goog_rdk_3179"/>
        <w:id w:val="-1520683892"/>
      </w:sdtPr>
      <w:sdtContent>
        <w:p w14:paraId="000006F5" w14:textId="77777777" w:rsidR="00CF3663" w:rsidRDefault="00000000">
          <w:pPr>
            <w:numPr>
              <w:ilvl w:val="3"/>
              <w:numId w:val="116"/>
            </w:numPr>
            <w:tabs>
              <w:tab w:val="left" w:pos="720"/>
              <w:tab w:val="left" w:pos="1440"/>
            </w:tabs>
            <w:spacing w:before="240"/>
            <w:rPr>
              <w:ins w:id="3187" w:author="BHA Regulatory Affairs Unit" w:date="2026-07-29T16:06:00Z"/>
            </w:rPr>
          </w:pPr>
          <w:sdt>
            <w:sdtPr>
              <w:tag w:val="goog_rdk_3178"/>
              <w:id w:val="662282281"/>
            </w:sdtPr>
            <w:sdtContent>
              <w:ins w:id="3188" w:author="BHA Regulatory Affairs Unit" w:date="2026-07-29T16:06:00Z">
                <w:r>
                  <w:t>Include an estimated date by which the objective and action steps will be achieved;</w:t>
                </w:r>
              </w:ins>
            </w:sdtContent>
          </w:sdt>
        </w:p>
      </w:sdtContent>
    </w:sdt>
    <w:sdt>
      <w:sdtPr>
        <w:tag w:val="goog_rdk_3181"/>
        <w:id w:val="1862008375"/>
      </w:sdtPr>
      <w:sdtContent>
        <w:p w14:paraId="000006F6" w14:textId="77777777" w:rsidR="00CF3663" w:rsidRDefault="00000000">
          <w:pPr>
            <w:numPr>
              <w:ilvl w:val="2"/>
              <w:numId w:val="116"/>
            </w:numPr>
            <w:tabs>
              <w:tab w:val="left" w:pos="720"/>
              <w:tab w:val="left" w:pos="1440"/>
            </w:tabs>
            <w:spacing w:before="240"/>
            <w:rPr>
              <w:ins w:id="3189" w:author="BHA Regulatory Affairs Unit" w:date="2026-07-29T16:06:00Z"/>
            </w:rPr>
          </w:pPr>
          <w:sdt>
            <w:sdtPr>
              <w:tag w:val="goog_rdk_3180"/>
              <w:id w:val="-438378243"/>
            </w:sdtPr>
            <w:sdtContent>
              <w:ins w:id="3190" w:author="BHA Regulatory Affairs Unit" w:date="2026-07-29T16:06:00Z">
                <w:r>
                  <w:t xml:space="preserve">Identified strengths and/or support people; </w:t>
                </w:r>
              </w:ins>
            </w:sdtContent>
          </w:sdt>
        </w:p>
      </w:sdtContent>
    </w:sdt>
    <w:sdt>
      <w:sdtPr>
        <w:tag w:val="goog_rdk_3183"/>
        <w:id w:val="-1531585739"/>
      </w:sdtPr>
      <w:sdtContent>
        <w:p w14:paraId="000006F7" w14:textId="77777777" w:rsidR="00CF3663" w:rsidRDefault="00000000">
          <w:pPr>
            <w:numPr>
              <w:ilvl w:val="2"/>
              <w:numId w:val="116"/>
            </w:numPr>
            <w:tabs>
              <w:tab w:val="left" w:pos="720"/>
              <w:tab w:val="left" w:pos="1440"/>
            </w:tabs>
            <w:spacing w:before="240"/>
            <w:rPr>
              <w:ins w:id="3191" w:author="BHA Regulatory Affairs Unit" w:date="2026-07-29T16:06:00Z"/>
            </w:rPr>
          </w:pPr>
          <w:sdt>
            <w:sdtPr>
              <w:tag w:val="goog_rdk_3182"/>
              <w:id w:val="-1822369031"/>
            </w:sdtPr>
            <w:sdtContent>
              <w:ins w:id="3192" w:author="BHA Regulatory Affairs Unit" w:date="2026-07-29T16:06:00Z">
                <w:r>
                  <w:t>Discharge planning;</w:t>
                </w:r>
              </w:ins>
            </w:sdtContent>
          </w:sdt>
        </w:p>
      </w:sdtContent>
    </w:sdt>
    <w:sdt>
      <w:sdtPr>
        <w:tag w:val="goog_rdk_3185"/>
        <w:id w:val="-901406609"/>
      </w:sdtPr>
      <w:sdtContent>
        <w:p w14:paraId="000006F8" w14:textId="77777777" w:rsidR="00CF3663" w:rsidRDefault="00000000">
          <w:pPr>
            <w:numPr>
              <w:ilvl w:val="3"/>
              <w:numId w:val="116"/>
            </w:numPr>
            <w:tabs>
              <w:tab w:val="left" w:pos="720"/>
              <w:tab w:val="left" w:pos="1440"/>
            </w:tabs>
            <w:spacing w:before="240"/>
            <w:rPr>
              <w:ins w:id="3193" w:author="BHA Regulatory Affairs Unit" w:date="2026-07-29T16:06:00Z"/>
            </w:rPr>
          </w:pPr>
          <w:sdt>
            <w:sdtPr>
              <w:tag w:val="goog_rdk_3184"/>
              <w:id w:val="451101475"/>
            </w:sdtPr>
            <w:sdtContent>
              <w:ins w:id="3194" w:author="BHA Regulatory Affairs Unit" w:date="2026-07-29T16:06:00Z">
                <w:r>
                  <w:t>Discharge planning begins at the time of admission;</w:t>
                </w:r>
              </w:ins>
            </w:sdtContent>
          </w:sdt>
        </w:p>
      </w:sdtContent>
    </w:sdt>
    <w:sdt>
      <w:sdtPr>
        <w:tag w:val="goog_rdk_3187"/>
        <w:id w:val="592805458"/>
      </w:sdtPr>
      <w:sdtContent>
        <w:p w14:paraId="000006F9" w14:textId="77777777" w:rsidR="00CF3663" w:rsidRDefault="00000000">
          <w:pPr>
            <w:numPr>
              <w:ilvl w:val="3"/>
              <w:numId w:val="116"/>
            </w:numPr>
            <w:tabs>
              <w:tab w:val="left" w:pos="720"/>
              <w:tab w:val="left" w:pos="1440"/>
            </w:tabs>
            <w:spacing w:before="240"/>
            <w:rPr>
              <w:ins w:id="3195" w:author="BHA Regulatory Affairs Unit" w:date="2026-07-29T16:06:00Z"/>
            </w:rPr>
          </w:pPr>
          <w:sdt>
            <w:sdtPr>
              <w:tag w:val="goog_rdk_3186"/>
              <w:id w:val="2077257682"/>
            </w:sdtPr>
            <w:sdtContent>
              <w:ins w:id="3196" w:author="BHA Regulatory Affairs Unit" w:date="2026-07-29T16:06:00Z">
                <w:r>
                  <w:t>Discharge goals should be concise and comprehensive to facilitate transition to the next level of care, when applicable, and/or acknowledge treatment completion; and</w:t>
                </w:r>
              </w:ins>
            </w:sdtContent>
          </w:sdt>
        </w:p>
      </w:sdtContent>
    </w:sdt>
    <w:sdt>
      <w:sdtPr>
        <w:tag w:val="goog_rdk_3189"/>
        <w:id w:val="784267081"/>
      </w:sdtPr>
      <w:sdtContent>
        <w:p w14:paraId="000006FA" w14:textId="77777777" w:rsidR="00CF3663" w:rsidRDefault="00000000">
          <w:pPr>
            <w:numPr>
              <w:ilvl w:val="3"/>
              <w:numId w:val="116"/>
            </w:numPr>
            <w:tabs>
              <w:tab w:val="left" w:pos="720"/>
              <w:tab w:val="left" w:pos="1440"/>
            </w:tabs>
            <w:spacing w:before="240"/>
            <w:rPr>
              <w:ins w:id="3197" w:author="BHA Regulatory Affairs Unit" w:date="2026-07-29T16:06:00Z"/>
            </w:rPr>
          </w:pPr>
          <w:sdt>
            <w:sdtPr>
              <w:tag w:val="goog_rdk_3188"/>
              <w:id w:val="-1981813910"/>
            </w:sdtPr>
            <w:sdtContent>
              <w:ins w:id="3198" w:author="BHA Regulatory Affairs Unit" w:date="2026-07-29T16:06:00Z">
                <w:r>
                  <w:t>The discharge plan is updated during the course of services, and engages individuals and support systems, when appropriate;</w:t>
                </w:r>
              </w:ins>
            </w:sdtContent>
          </w:sdt>
        </w:p>
      </w:sdtContent>
    </w:sdt>
    <w:sdt>
      <w:sdtPr>
        <w:tag w:val="goog_rdk_3191"/>
        <w:id w:val="1413902699"/>
      </w:sdtPr>
      <w:sdtContent>
        <w:p w14:paraId="000006FB" w14:textId="77777777" w:rsidR="00CF3663" w:rsidRDefault="00000000">
          <w:pPr>
            <w:numPr>
              <w:ilvl w:val="2"/>
              <w:numId w:val="116"/>
            </w:numPr>
            <w:tabs>
              <w:tab w:val="left" w:pos="720"/>
              <w:tab w:val="left" w:pos="1440"/>
            </w:tabs>
            <w:spacing w:before="240"/>
            <w:rPr>
              <w:ins w:id="3199" w:author="BHA Regulatory Affairs Unit" w:date="2026-07-29T16:06:00Z"/>
            </w:rPr>
          </w:pPr>
          <w:sdt>
            <w:sdtPr>
              <w:tag w:val="goog_rdk_3190"/>
              <w:id w:val="14451218"/>
            </w:sdtPr>
            <w:sdtContent>
              <w:ins w:id="3200" w:author="BHA Regulatory Affairs Unit" w:date="2026-07-29T16:06:00Z">
                <w:r>
                  <w:t>The individualized service plan must also include, when applicable:</w:t>
                </w:r>
              </w:ins>
            </w:sdtContent>
          </w:sdt>
        </w:p>
      </w:sdtContent>
    </w:sdt>
    <w:sdt>
      <w:sdtPr>
        <w:tag w:val="goog_rdk_3193"/>
        <w:id w:val="1675779052"/>
      </w:sdtPr>
      <w:sdtContent>
        <w:p w14:paraId="000006FC" w14:textId="77777777" w:rsidR="00CF3663" w:rsidRDefault="00000000">
          <w:pPr>
            <w:numPr>
              <w:ilvl w:val="3"/>
              <w:numId w:val="116"/>
            </w:numPr>
            <w:tabs>
              <w:tab w:val="left" w:pos="720"/>
              <w:tab w:val="left" w:pos="1440"/>
            </w:tabs>
            <w:spacing w:before="240"/>
            <w:rPr>
              <w:ins w:id="3201" w:author="BHA Regulatory Affairs Unit" w:date="2026-07-29T16:06:00Z"/>
            </w:rPr>
          </w:pPr>
          <w:sdt>
            <w:sdtPr>
              <w:tag w:val="goog_rdk_3192"/>
              <w:id w:val="1380278670"/>
            </w:sdtPr>
            <w:sdtContent>
              <w:ins w:id="3202" w:author="BHA Regulatory Affairs Unit" w:date="2026-07-29T16:06:00Z">
                <w:r>
                  <w:t>Transition plans when an individual is moving between levels of care; and</w:t>
                </w:r>
              </w:ins>
            </w:sdtContent>
          </w:sdt>
        </w:p>
      </w:sdtContent>
    </w:sdt>
    <w:sdt>
      <w:sdtPr>
        <w:tag w:val="goog_rdk_3195"/>
        <w:id w:val="-30934766"/>
      </w:sdtPr>
      <w:sdtContent>
        <w:p w14:paraId="000006FD" w14:textId="77777777" w:rsidR="00CF3663" w:rsidRDefault="00000000">
          <w:pPr>
            <w:numPr>
              <w:ilvl w:val="3"/>
              <w:numId w:val="116"/>
            </w:numPr>
            <w:tabs>
              <w:tab w:val="left" w:pos="720"/>
              <w:tab w:val="left" w:pos="1440"/>
            </w:tabs>
            <w:spacing w:before="240"/>
            <w:rPr>
              <w:ins w:id="3203" w:author="BHA Regulatory Affairs Unit" w:date="2026-07-29T16:06:00Z"/>
            </w:rPr>
          </w:pPr>
          <w:sdt>
            <w:sdtPr>
              <w:tag w:val="goog_rdk_3194"/>
              <w:id w:val="961403774"/>
            </w:sdtPr>
            <w:sdtContent>
              <w:ins w:id="3204" w:author="BHA Regulatory Affairs Unit" w:date="2026-07-29T16:06:00Z">
                <w:r>
                  <w:t>Contingency plans that address interventions to be delivered when an individual experiences instability, emergencies, and other events that may increase an individual’s behavioral health acuity;</w:t>
                </w:r>
              </w:ins>
            </w:sdtContent>
          </w:sdt>
        </w:p>
      </w:sdtContent>
    </w:sdt>
    <w:sdt>
      <w:sdtPr>
        <w:tag w:val="goog_rdk_3197"/>
        <w:id w:val="-416145525"/>
      </w:sdtPr>
      <w:sdtContent>
        <w:p w14:paraId="000006FE" w14:textId="77777777" w:rsidR="00CF3663" w:rsidRDefault="00000000">
          <w:pPr>
            <w:numPr>
              <w:ilvl w:val="2"/>
              <w:numId w:val="116"/>
            </w:numPr>
            <w:tabs>
              <w:tab w:val="left" w:pos="720"/>
              <w:tab w:val="left" w:pos="1440"/>
            </w:tabs>
            <w:spacing w:before="240"/>
            <w:rPr>
              <w:ins w:id="3205" w:author="BHA Regulatory Affairs Unit" w:date="2026-07-29T16:06:00Z"/>
            </w:rPr>
          </w:pPr>
          <w:sdt>
            <w:sdtPr>
              <w:tag w:val="goog_rdk_3196"/>
              <w:id w:val="-989749741"/>
            </w:sdtPr>
            <w:sdtContent>
              <w:ins w:id="3206" w:author="BHA Regulatory Affairs Unit" w:date="2026-07-29T16:06:00Z">
                <w:r>
                  <w:t>The service plan must be signed by all parties involved in the development of the plan. This includes, but is not limited to:</w:t>
                </w:r>
              </w:ins>
            </w:sdtContent>
          </w:sdt>
        </w:p>
      </w:sdtContent>
    </w:sdt>
    <w:sdt>
      <w:sdtPr>
        <w:tag w:val="goog_rdk_3199"/>
        <w:id w:val="2062045320"/>
      </w:sdtPr>
      <w:sdtContent>
        <w:p w14:paraId="000006FF" w14:textId="77777777" w:rsidR="00CF3663" w:rsidRDefault="00000000">
          <w:pPr>
            <w:numPr>
              <w:ilvl w:val="3"/>
              <w:numId w:val="116"/>
            </w:numPr>
            <w:tabs>
              <w:tab w:val="left" w:pos="720"/>
              <w:tab w:val="left" w:pos="1440"/>
            </w:tabs>
            <w:spacing w:before="240"/>
            <w:rPr>
              <w:ins w:id="3207" w:author="BHA Regulatory Affairs Unit" w:date="2026-07-29T16:06:00Z"/>
            </w:rPr>
          </w:pPr>
          <w:sdt>
            <w:sdtPr>
              <w:tag w:val="goog_rdk_3198"/>
              <w:id w:val="-997369177"/>
            </w:sdtPr>
            <w:sdtContent>
              <w:ins w:id="3208" w:author="BHA Regulatory Affairs Unit" w:date="2026-07-29T16:06:00Z">
                <w:r>
                  <w:t>An individual receiving services;</w:t>
                </w:r>
              </w:ins>
            </w:sdtContent>
          </w:sdt>
        </w:p>
      </w:sdtContent>
    </w:sdt>
    <w:sdt>
      <w:sdtPr>
        <w:tag w:val="goog_rdk_3201"/>
        <w:id w:val="1592286178"/>
      </w:sdtPr>
      <w:sdtContent>
        <w:p w14:paraId="00000700" w14:textId="77777777" w:rsidR="00CF3663" w:rsidRDefault="00000000">
          <w:pPr>
            <w:numPr>
              <w:ilvl w:val="3"/>
              <w:numId w:val="116"/>
            </w:numPr>
            <w:tabs>
              <w:tab w:val="left" w:pos="720"/>
              <w:tab w:val="left" w:pos="1440"/>
            </w:tabs>
            <w:spacing w:before="240"/>
            <w:rPr>
              <w:ins w:id="3209" w:author="BHA Regulatory Affairs Unit" w:date="2026-07-29T16:06:00Z"/>
            </w:rPr>
          </w:pPr>
          <w:sdt>
            <w:sdtPr>
              <w:tag w:val="goog_rdk_3200"/>
              <w:id w:val="-2033263895"/>
            </w:sdtPr>
            <w:sdtContent>
              <w:ins w:id="3210" w:author="BHA Regulatory Affairs Unit" w:date="2026-07-29T16:06:00Z">
                <w:r>
                  <w:t>When applicable, an individual’s parent(s), legal guardian(s), or legal custodian in cases where an individual is a child, or an individual has a court-appointed legal guardian and has not consented to services without the involvement of the legal guardian; and</w:t>
                </w:r>
              </w:ins>
            </w:sdtContent>
          </w:sdt>
        </w:p>
      </w:sdtContent>
    </w:sdt>
    <w:sdt>
      <w:sdtPr>
        <w:tag w:val="goog_rdk_3203"/>
        <w:id w:val="-765728276"/>
      </w:sdtPr>
      <w:sdtContent>
        <w:p w14:paraId="00000701" w14:textId="77777777" w:rsidR="00CF3663" w:rsidRDefault="00000000">
          <w:pPr>
            <w:numPr>
              <w:ilvl w:val="3"/>
              <w:numId w:val="116"/>
            </w:numPr>
            <w:tabs>
              <w:tab w:val="left" w:pos="720"/>
              <w:tab w:val="left" w:pos="1440"/>
            </w:tabs>
            <w:spacing w:before="240"/>
            <w:rPr>
              <w:ins w:id="3211" w:author="BHA Regulatory Affairs Unit" w:date="2026-07-29T16:06:00Z"/>
            </w:rPr>
          </w:pPr>
          <w:sdt>
            <w:sdtPr>
              <w:tag w:val="goog_rdk_3202"/>
              <w:id w:val="524558618"/>
            </w:sdtPr>
            <w:sdtContent>
              <w:ins w:id="3212" w:author="BHA Regulatory Affairs Unit" w:date="2026-07-29T16:06:00Z">
                <w:r>
                  <w:t xml:space="preserve">Personnel including a licensee, a certified addiction specialist (CAS), authorized practitioner, or a licensure candidate performing within their scope of practice; </w:t>
                </w:r>
              </w:ins>
            </w:sdtContent>
          </w:sdt>
        </w:p>
      </w:sdtContent>
    </w:sdt>
    <w:sdt>
      <w:sdtPr>
        <w:tag w:val="goog_rdk_3205"/>
        <w:id w:val="-318047072"/>
      </w:sdtPr>
      <w:sdtContent>
        <w:p w14:paraId="00000702" w14:textId="77777777" w:rsidR="00CF3663" w:rsidRDefault="00000000">
          <w:pPr>
            <w:numPr>
              <w:ilvl w:val="4"/>
              <w:numId w:val="116"/>
            </w:numPr>
            <w:tabs>
              <w:tab w:val="left" w:pos="720"/>
              <w:tab w:val="left" w:pos="1440"/>
            </w:tabs>
            <w:spacing w:before="240"/>
            <w:rPr>
              <w:ins w:id="3213" w:author="BHA Regulatory Affairs Unit" w:date="2026-07-29T16:06:00Z"/>
            </w:rPr>
          </w:pPr>
          <w:sdt>
            <w:sdtPr>
              <w:tag w:val="goog_rdk_3204"/>
              <w:id w:val="1767587166"/>
            </w:sdtPr>
            <w:sdtContent>
              <w:ins w:id="3214" w:author="BHA Regulatory Affairs Unit" w:date="2026-07-29T16:06:00Z">
                <w:r>
                  <w:t>A physician or other legal prescriber shall be responsible for the component(s) of the plan requiring medication management services;</w:t>
                </w:r>
              </w:ins>
            </w:sdtContent>
          </w:sdt>
        </w:p>
      </w:sdtContent>
    </w:sdt>
    <w:sdt>
      <w:sdtPr>
        <w:tag w:val="goog_rdk_3207"/>
        <w:id w:val="-80675248"/>
      </w:sdtPr>
      <w:sdtContent>
        <w:p w14:paraId="00000703" w14:textId="77777777" w:rsidR="00CF3663" w:rsidRDefault="00000000">
          <w:pPr>
            <w:numPr>
              <w:ilvl w:val="3"/>
              <w:numId w:val="116"/>
            </w:numPr>
            <w:tabs>
              <w:tab w:val="left" w:pos="720"/>
              <w:tab w:val="left" w:pos="1440"/>
            </w:tabs>
            <w:spacing w:before="240"/>
            <w:rPr>
              <w:ins w:id="3215" w:author="BHA Regulatory Affairs Unit" w:date="2026-07-29T16:06:00Z"/>
            </w:rPr>
          </w:pPr>
          <w:sdt>
            <w:sdtPr>
              <w:tag w:val="goog_rdk_3206"/>
              <w:id w:val="1132971619"/>
            </w:sdtPr>
            <w:sdtContent>
              <w:ins w:id="3216" w:author="BHA Regulatory Affairs Unit" w:date="2026-07-29T16:06:00Z">
                <w:r>
                  <w:t>Agencies must include documentation in an individual’s record regarding all instances where a plan is not signed by an individual or an individual’s parent(s) or legal guardian(s), as appropriate; and</w:t>
                </w:r>
              </w:ins>
            </w:sdtContent>
          </w:sdt>
        </w:p>
      </w:sdtContent>
    </w:sdt>
    <w:sdt>
      <w:sdtPr>
        <w:tag w:val="goog_rdk_3209"/>
        <w:id w:val="-2042382798"/>
      </w:sdtPr>
      <w:sdtContent>
        <w:p w14:paraId="00000704" w14:textId="77777777" w:rsidR="00CF3663" w:rsidRDefault="00000000">
          <w:pPr>
            <w:numPr>
              <w:ilvl w:val="2"/>
              <w:numId w:val="116"/>
            </w:numPr>
            <w:tabs>
              <w:tab w:val="left" w:pos="720"/>
              <w:tab w:val="left" w:pos="1440"/>
            </w:tabs>
            <w:spacing w:before="240"/>
            <w:rPr>
              <w:ins w:id="3217" w:author="BHA Regulatory Affairs Unit" w:date="2026-07-29T16:06:00Z"/>
            </w:rPr>
          </w:pPr>
          <w:sdt>
            <w:sdtPr>
              <w:tag w:val="goog_rdk_3208"/>
              <w:id w:val="860244028"/>
            </w:sdtPr>
            <w:sdtContent>
              <w:ins w:id="3218" w:author="BHA Regulatory Affairs Unit" w:date="2026-07-29T16:06:00Z">
                <w:r>
                  <w:t>Documentation that an individual, and when applicable, an individual’s parent(s) or legal guardian(s), was offered a copy of the service plan.</w:t>
                </w:r>
              </w:ins>
            </w:sdtContent>
          </w:sdt>
        </w:p>
      </w:sdtContent>
    </w:sdt>
    <w:sdt>
      <w:sdtPr>
        <w:tag w:val="goog_rdk_3211"/>
        <w:id w:val="528594345"/>
      </w:sdtPr>
      <w:sdtContent>
        <w:p w14:paraId="00000705" w14:textId="77777777" w:rsidR="00CF3663" w:rsidRDefault="00000000">
          <w:pPr>
            <w:numPr>
              <w:ilvl w:val="3"/>
              <w:numId w:val="116"/>
            </w:numPr>
            <w:tabs>
              <w:tab w:val="left" w:pos="720"/>
              <w:tab w:val="left" w:pos="1440"/>
            </w:tabs>
            <w:spacing w:before="240"/>
            <w:rPr>
              <w:ins w:id="3219" w:author="BHA Regulatory Affairs Unit" w:date="2026-07-29T16:06:00Z"/>
            </w:rPr>
          </w:pPr>
          <w:sdt>
            <w:sdtPr>
              <w:tag w:val="goog_rdk_3210"/>
              <w:id w:val="1401430273"/>
            </w:sdtPr>
            <w:sdtContent>
              <w:ins w:id="3220" w:author="BHA Regulatory Affairs Unit" w:date="2026-07-29T16:06:00Z">
                <w:r>
                  <w:t>In cases where offering the service plan to parent(s) or legal guardian(s) is contraindicated, rationale shall be documented in an individual’s file.</w:t>
                </w:r>
              </w:ins>
            </w:sdtContent>
          </w:sdt>
        </w:p>
      </w:sdtContent>
    </w:sdt>
    <w:sdt>
      <w:sdtPr>
        <w:tag w:val="goog_rdk_3213"/>
        <w:id w:val="1837879796"/>
      </w:sdtPr>
      <w:sdtContent>
        <w:p w14:paraId="00000706" w14:textId="77777777" w:rsidR="00CF3663" w:rsidRDefault="00000000">
          <w:pPr>
            <w:numPr>
              <w:ilvl w:val="1"/>
              <w:numId w:val="116"/>
            </w:numPr>
            <w:tabs>
              <w:tab w:val="left" w:pos="720"/>
              <w:tab w:val="left" w:pos="1440"/>
            </w:tabs>
            <w:spacing w:before="240"/>
            <w:rPr>
              <w:ins w:id="3221" w:author="BHA Regulatory Affairs Unit" w:date="2026-07-29T16:06:00Z"/>
            </w:rPr>
          </w:pPr>
          <w:sdt>
            <w:sdtPr>
              <w:tag w:val="goog_rdk_3212"/>
              <w:id w:val="773668329"/>
            </w:sdtPr>
            <w:sdtContent>
              <w:ins w:id="3222" w:author="BHA Regulatory Affairs Unit" w:date="2026-07-29T16:06:00Z">
                <w:r>
                  <w:t>Any agency providing substance use disorder (SUD) or co-occurring services for any level of care shall follow Part 3.4.4 of these Rules, for ASAM service planning requirements.</w:t>
                </w:r>
              </w:ins>
            </w:sdtContent>
          </w:sdt>
        </w:p>
      </w:sdtContent>
    </w:sdt>
    <w:sdt>
      <w:sdtPr>
        <w:tag w:val="goog_rdk_3215"/>
        <w:id w:val="-1133153827"/>
      </w:sdtPr>
      <w:sdtContent>
        <w:p w14:paraId="00000707" w14:textId="77777777" w:rsidR="00CF3663" w:rsidRDefault="00000000">
          <w:pPr>
            <w:numPr>
              <w:ilvl w:val="1"/>
              <w:numId w:val="116"/>
            </w:numPr>
            <w:tabs>
              <w:tab w:val="left" w:pos="720"/>
              <w:tab w:val="left" w:pos="1440"/>
            </w:tabs>
            <w:spacing w:before="240"/>
            <w:rPr>
              <w:ins w:id="3223" w:author="BHA Regulatory Affairs Unit" w:date="2026-07-29T16:06:00Z"/>
            </w:rPr>
          </w:pPr>
          <w:sdt>
            <w:sdtPr>
              <w:tag w:val="goog_rdk_3214"/>
              <w:id w:val="-42045413"/>
            </w:sdtPr>
            <w:sdtContent>
              <w:ins w:id="3224" w:author="BHA Regulatory Affairs Unit" w:date="2026-07-29T16:06:00Z">
                <w:r>
                  <w:t>The service plan must be reviewed and revised in writing when:</w:t>
                </w:r>
              </w:ins>
            </w:sdtContent>
          </w:sdt>
        </w:p>
      </w:sdtContent>
    </w:sdt>
    <w:sdt>
      <w:sdtPr>
        <w:tag w:val="goog_rdk_3217"/>
        <w:id w:val="-1200096493"/>
      </w:sdtPr>
      <w:sdtContent>
        <w:p w14:paraId="00000708" w14:textId="77777777" w:rsidR="00CF3663" w:rsidRDefault="00000000">
          <w:pPr>
            <w:numPr>
              <w:ilvl w:val="2"/>
              <w:numId w:val="116"/>
            </w:numPr>
            <w:tabs>
              <w:tab w:val="left" w:pos="720"/>
              <w:tab w:val="left" w:pos="1440"/>
            </w:tabs>
            <w:spacing w:before="240"/>
            <w:rPr>
              <w:ins w:id="3225" w:author="BHA Regulatory Affairs Unit" w:date="2026-07-29T16:06:00Z"/>
            </w:rPr>
          </w:pPr>
          <w:sdt>
            <w:sdtPr>
              <w:tag w:val="goog_rdk_3216"/>
              <w:id w:val="-1124604960"/>
            </w:sdtPr>
            <w:sdtContent>
              <w:ins w:id="3226" w:author="BHA Regulatory Affairs Unit" w:date="2026-07-29T16:06:00Z">
                <w:r>
                  <w:t>There is a change in the individual’s level of functioning;</w:t>
                </w:r>
              </w:ins>
            </w:sdtContent>
          </w:sdt>
        </w:p>
      </w:sdtContent>
    </w:sdt>
    <w:sdt>
      <w:sdtPr>
        <w:tag w:val="goog_rdk_3219"/>
        <w:id w:val="-348386519"/>
      </w:sdtPr>
      <w:sdtContent>
        <w:p w14:paraId="00000709" w14:textId="77777777" w:rsidR="00CF3663" w:rsidRDefault="00000000">
          <w:pPr>
            <w:numPr>
              <w:ilvl w:val="2"/>
              <w:numId w:val="116"/>
            </w:numPr>
            <w:tabs>
              <w:tab w:val="left" w:pos="720"/>
              <w:tab w:val="left" w:pos="1440"/>
            </w:tabs>
            <w:spacing w:before="240"/>
            <w:rPr>
              <w:ins w:id="3227" w:author="BHA Regulatory Affairs Unit" w:date="2026-07-29T16:06:00Z"/>
            </w:rPr>
          </w:pPr>
          <w:sdt>
            <w:sdtPr>
              <w:tag w:val="goog_rdk_3218"/>
              <w:id w:val="-2125205648"/>
            </w:sdtPr>
            <w:sdtContent>
              <w:ins w:id="3228" w:author="BHA Regulatory Affairs Unit" w:date="2026-07-29T16:06:00Z">
                <w:r>
                  <w:t>There is a change in the individual’s level of care; or</w:t>
                </w:r>
              </w:ins>
            </w:sdtContent>
          </w:sdt>
        </w:p>
      </w:sdtContent>
    </w:sdt>
    <w:sdt>
      <w:sdtPr>
        <w:tag w:val="goog_rdk_3221"/>
        <w:id w:val="-101155484"/>
      </w:sdtPr>
      <w:sdtContent>
        <w:p w14:paraId="0000070A" w14:textId="77777777" w:rsidR="00CF3663" w:rsidRDefault="00000000">
          <w:pPr>
            <w:numPr>
              <w:ilvl w:val="2"/>
              <w:numId w:val="116"/>
            </w:numPr>
            <w:tabs>
              <w:tab w:val="left" w:pos="720"/>
              <w:tab w:val="left" w:pos="1440"/>
            </w:tabs>
            <w:spacing w:before="240"/>
            <w:rPr>
              <w:ins w:id="3229" w:author="BHA Regulatory Affairs Unit" w:date="2026-07-29T16:06:00Z"/>
            </w:rPr>
          </w:pPr>
          <w:sdt>
            <w:sdtPr>
              <w:tag w:val="goog_rdk_3220"/>
              <w:id w:val="-2074391601"/>
            </w:sdtPr>
            <w:sdtContent>
              <w:ins w:id="3230" w:author="BHA Regulatory Affairs Unit" w:date="2026-07-29T16:06:00Z">
                <w:r>
                  <w:t>No later than the timeframes identified in the credential and/or endorsement Chapters 4 through 15 of these Rules.</w:t>
                </w:r>
              </w:ins>
            </w:sdtContent>
          </w:sdt>
        </w:p>
      </w:sdtContent>
    </w:sdt>
    <w:sdt>
      <w:sdtPr>
        <w:tag w:val="goog_rdk_3223"/>
        <w:id w:val="896796665"/>
      </w:sdtPr>
      <w:sdtContent>
        <w:p w14:paraId="0000070B" w14:textId="77777777" w:rsidR="00CF3663" w:rsidRDefault="00000000">
          <w:pPr>
            <w:numPr>
              <w:ilvl w:val="1"/>
              <w:numId w:val="116"/>
            </w:numPr>
            <w:tabs>
              <w:tab w:val="left" w:pos="720"/>
              <w:tab w:val="left" w:pos="1440"/>
            </w:tabs>
            <w:spacing w:before="240"/>
            <w:rPr>
              <w:ins w:id="3231" w:author="BHA Regulatory Affairs Unit" w:date="2026-07-29T16:06:00Z"/>
            </w:rPr>
          </w:pPr>
          <w:sdt>
            <w:sdtPr>
              <w:tag w:val="goog_rdk_3222"/>
              <w:id w:val="1616389442"/>
            </w:sdtPr>
            <w:sdtContent>
              <w:ins w:id="3232" w:author="BHA Regulatory Affairs Unit" w:date="2026-07-29T16:06:00Z">
                <w:r>
                  <w:t>Service plan revision must include documentation of, as applicable:</w:t>
                </w:r>
              </w:ins>
            </w:sdtContent>
          </w:sdt>
        </w:p>
      </w:sdtContent>
    </w:sdt>
    <w:sdt>
      <w:sdtPr>
        <w:tag w:val="goog_rdk_3225"/>
        <w:id w:val="16161237"/>
      </w:sdtPr>
      <w:sdtContent>
        <w:p w14:paraId="0000070C" w14:textId="77777777" w:rsidR="00CF3663" w:rsidRDefault="00000000">
          <w:pPr>
            <w:numPr>
              <w:ilvl w:val="2"/>
              <w:numId w:val="116"/>
            </w:numPr>
            <w:tabs>
              <w:tab w:val="left" w:pos="720"/>
              <w:tab w:val="left" w:pos="1440"/>
            </w:tabs>
            <w:spacing w:before="240"/>
            <w:rPr>
              <w:ins w:id="3233" w:author="BHA Regulatory Affairs Unit" w:date="2026-07-29T16:06:00Z"/>
            </w:rPr>
          </w:pPr>
          <w:sdt>
            <w:sdtPr>
              <w:tag w:val="goog_rdk_3224"/>
              <w:id w:val="-2032625627"/>
            </w:sdtPr>
            <w:sdtContent>
              <w:ins w:id="3234" w:author="BHA Regulatory Affairs Unit" w:date="2026-07-29T16:06:00Z">
                <w:r>
                  <w:t>Progress made in relation to planned treatment outcomes;</w:t>
                </w:r>
              </w:ins>
            </w:sdtContent>
          </w:sdt>
        </w:p>
      </w:sdtContent>
    </w:sdt>
    <w:sdt>
      <w:sdtPr>
        <w:tag w:val="goog_rdk_3227"/>
        <w:id w:val="872357065"/>
      </w:sdtPr>
      <w:sdtContent>
        <w:p w14:paraId="0000070D" w14:textId="77777777" w:rsidR="00CF3663" w:rsidRDefault="00000000">
          <w:pPr>
            <w:numPr>
              <w:ilvl w:val="2"/>
              <w:numId w:val="116"/>
            </w:numPr>
            <w:tabs>
              <w:tab w:val="left" w:pos="720"/>
              <w:tab w:val="left" w:pos="1440"/>
            </w:tabs>
            <w:spacing w:before="240"/>
            <w:rPr>
              <w:ins w:id="3235" w:author="BHA Regulatory Affairs Unit" w:date="2026-07-29T16:06:00Z"/>
            </w:rPr>
          </w:pPr>
          <w:sdt>
            <w:sdtPr>
              <w:tag w:val="goog_rdk_3226"/>
              <w:id w:val="-1381141209"/>
            </w:sdtPr>
            <w:sdtContent>
              <w:ins w:id="3236" w:author="BHA Regulatory Affairs Unit" w:date="2026-07-29T16:06:00Z">
                <w:r>
                  <w:t>Changes in treatment focus and/or levels of care; and/or</w:t>
                </w:r>
              </w:ins>
            </w:sdtContent>
          </w:sdt>
        </w:p>
      </w:sdtContent>
    </w:sdt>
    <w:sdt>
      <w:sdtPr>
        <w:tag w:val="goog_rdk_3229"/>
        <w:id w:val="-946346677"/>
      </w:sdtPr>
      <w:sdtContent>
        <w:p w14:paraId="0000070E" w14:textId="77777777" w:rsidR="00CF3663" w:rsidRDefault="00000000">
          <w:pPr>
            <w:numPr>
              <w:ilvl w:val="2"/>
              <w:numId w:val="116"/>
            </w:numPr>
            <w:tabs>
              <w:tab w:val="left" w:pos="720"/>
              <w:tab w:val="left" w:pos="1440"/>
            </w:tabs>
            <w:spacing w:before="240"/>
            <w:rPr>
              <w:ins w:id="3237" w:author="BHA Regulatory Affairs Unit" w:date="2026-07-29T16:06:00Z"/>
            </w:rPr>
          </w:pPr>
          <w:sdt>
            <w:sdtPr>
              <w:tag w:val="goog_rdk_3228"/>
              <w:id w:val="-1346773315"/>
            </w:sdtPr>
            <w:sdtContent>
              <w:ins w:id="3238" w:author="BHA Regulatory Affairs Unit" w:date="2026-07-29T16:06:00Z">
                <w:r>
                  <w:t>Adjustments to the length of treatment.</w:t>
                </w:r>
              </w:ins>
            </w:sdtContent>
          </w:sdt>
        </w:p>
      </w:sdtContent>
    </w:sdt>
    <w:sdt>
      <w:sdtPr>
        <w:tag w:val="goog_rdk_3231"/>
        <w:id w:val="1436975870"/>
      </w:sdtPr>
      <w:sdtContent>
        <w:p w14:paraId="0000070F" w14:textId="77777777" w:rsidR="00CF3663" w:rsidRDefault="00000000">
          <w:pPr>
            <w:numPr>
              <w:ilvl w:val="0"/>
              <w:numId w:val="116"/>
            </w:numPr>
            <w:tabs>
              <w:tab w:val="left" w:pos="720"/>
              <w:tab w:val="left" w:pos="1440"/>
            </w:tabs>
            <w:spacing w:before="240"/>
            <w:rPr>
              <w:ins w:id="3239" w:author="BHA Regulatory Affairs Unit" w:date="2026-07-29T16:06:00Z"/>
            </w:rPr>
          </w:pPr>
          <w:sdt>
            <w:sdtPr>
              <w:tag w:val="goog_rdk_3230"/>
              <w:id w:val="655146827"/>
            </w:sdtPr>
            <w:sdtContent>
              <w:ins w:id="3240" w:author="BHA Regulatory Affairs Unit" w:date="2026-07-29T16:06:00Z">
                <w:r>
                  <w:t>Treatment progress documentation requirements</w:t>
                </w:r>
              </w:ins>
            </w:sdtContent>
          </w:sdt>
        </w:p>
      </w:sdtContent>
    </w:sdt>
    <w:sdt>
      <w:sdtPr>
        <w:tag w:val="goog_rdk_3233"/>
        <w:id w:val="-178465008"/>
      </w:sdtPr>
      <w:sdtContent>
        <w:p w14:paraId="00000710" w14:textId="77777777" w:rsidR="00CF3663" w:rsidRDefault="00000000">
          <w:pPr>
            <w:numPr>
              <w:ilvl w:val="1"/>
              <w:numId w:val="116"/>
            </w:numPr>
            <w:tabs>
              <w:tab w:val="left" w:pos="720"/>
              <w:tab w:val="left" w:pos="1440"/>
            </w:tabs>
            <w:spacing w:before="240"/>
            <w:rPr>
              <w:ins w:id="3241" w:author="BHA Regulatory Affairs Unit" w:date="2026-07-29T16:06:00Z"/>
            </w:rPr>
          </w:pPr>
          <w:sdt>
            <w:sdtPr>
              <w:tag w:val="goog_rdk_3232"/>
              <w:id w:val="1748474877"/>
            </w:sdtPr>
            <w:sdtContent>
              <w:ins w:id="3242" w:author="BHA Regulatory Affairs Unit" w:date="2026-07-29T16:06:00Z">
                <w:r>
                  <w:t>An individual’s record must include progress notes, documenting a chronological record of treatment, date and type of service, session activity, and progress toward individual-specific treatment goals.</w:t>
                </w:r>
              </w:ins>
            </w:sdtContent>
          </w:sdt>
        </w:p>
      </w:sdtContent>
    </w:sdt>
    <w:sdt>
      <w:sdtPr>
        <w:tag w:val="goog_rdk_3235"/>
        <w:id w:val="-1896158642"/>
      </w:sdtPr>
      <w:sdtContent>
        <w:p w14:paraId="00000711" w14:textId="77777777" w:rsidR="00CF3663" w:rsidRDefault="00000000">
          <w:pPr>
            <w:numPr>
              <w:ilvl w:val="1"/>
              <w:numId w:val="116"/>
            </w:numPr>
            <w:tabs>
              <w:tab w:val="left" w:pos="720"/>
              <w:tab w:val="left" w:pos="1440"/>
            </w:tabs>
            <w:spacing w:before="240"/>
            <w:rPr>
              <w:ins w:id="3243" w:author="BHA Regulatory Affairs Unit" w:date="2026-07-29T16:06:00Z"/>
            </w:rPr>
          </w:pPr>
          <w:sdt>
            <w:sdtPr>
              <w:tag w:val="goog_rdk_3234"/>
              <w:id w:val="-244899382"/>
            </w:sdtPr>
            <w:sdtContent>
              <w:ins w:id="3244" w:author="BHA Regulatory Affairs Unit" w:date="2026-07-29T16:06:00Z">
                <w:r>
                  <w:t>The minimum frequency of progress note completion may vary by endorsement. For details, see specific endorsement requirements in Chapters 4 through 10 of these Rules.</w:t>
                </w:r>
              </w:ins>
            </w:sdtContent>
          </w:sdt>
        </w:p>
      </w:sdtContent>
    </w:sdt>
    <w:sdt>
      <w:sdtPr>
        <w:tag w:val="goog_rdk_3237"/>
        <w:id w:val="-1811417557"/>
      </w:sdtPr>
      <w:sdtContent>
        <w:p w14:paraId="00000712" w14:textId="77777777" w:rsidR="00CF3663" w:rsidRDefault="00000000">
          <w:pPr>
            <w:numPr>
              <w:ilvl w:val="1"/>
              <w:numId w:val="116"/>
            </w:numPr>
            <w:tabs>
              <w:tab w:val="left" w:pos="720"/>
              <w:tab w:val="left" w:pos="1440"/>
            </w:tabs>
            <w:spacing w:before="240"/>
            <w:rPr>
              <w:ins w:id="3245" w:author="BHA Regulatory Affairs Unit" w:date="2026-07-29T16:06:00Z"/>
            </w:rPr>
          </w:pPr>
          <w:sdt>
            <w:sdtPr>
              <w:tag w:val="goog_rdk_3236"/>
              <w:id w:val="1113939788"/>
            </w:sdtPr>
            <w:sdtContent>
              <w:ins w:id="3246" w:author="BHA Regulatory Affairs Unit" w:date="2026-07-29T16:06:00Z">
                <w:r>
                  <w:t>Progress notes must include any noted change in physical, behavioral, cognitive, and functional condition and action taken by personnel to address an individual’s changing needs.</w:t>
                </w:r>
              </w:ins>
            </w:sdtContent>
          </w:sdt>
        </w:p>
      </w:sdtContent>
    </w:sdt>
    <w:sdt>
      <w:sdtPr>
        <w:tag w:val="goog_rdk_3239"/>
        <w:id w:val="785522043"/>
      </w:sdtPr>
      <w:sdtContent>
        <w:p w14:paraId="00000713" w14:textId="77777777" w:rsidR="00CF3663" w:rsidRDefault="00000000">
          <w:pPr>
            <w:numPr>
              <w:ilvl w:val="1"/>
              <w:numId w:val="116"/>
            </w:numPr>
            <w:tabs>
              <w:tab w:val="left" w:pos="720"/>
              <w:tab w:val="left" w:pos="1440"/>
            </w:tabs>
            <w:spacing w:before="240"/>
            <w:rPr>
              <w:ins w:id="3247" w:author="BHA Regulatory Affairs Unit" w:date="2026-07-29T16:06:00Z"/>
            </w:rPr>
          </w:pPr>
          <w:sdt>
            <w:sdtPr>
              <w:tag w:val="goog_rdk_3238"/>
              <w:id w:val="1476336798"/>
            </w:sdtPr>
            <w:sdtContent>
              <w:ins w:id="3248" w:author="BHA Regulatory Affairs Unit" w:date="2026-07-29T16:06:00Z">
                <w:r>
                  <w:t>Progress notes must be signed, dated, and/or electronically approved by personnel practicing within their scope of practice, at the time they are written, with at least first initial, last name, and degree and/or professional credentials of the approved personnel.</w:t>
                </w:r>
              </w:ins>
            </w:sdtContent>
          </w:sdt>
        </w:p>
      </w:sdtContent>
    </w:sdt>
    <w:sdt>
      <w:sdtPr>
        <w:tag w:val="goog_rdk_3241"/>
        <w:id w:val="461328847"/>
      </w:sdtPr>
      <w:sdtContent>
        <w:p w14:paraId="00000714" w14:textId="77777777" w:rsidR="00CF3663" w:rsidRDefault="00000000">
          <w:pPr>
            <w:numPr>
              <w:ilvl w:val="1"/>
              <w:numId w:val="116"/>
            </w:numPr>
            <w:tabs>
              <w:tab w:val="left" w:pos="720"/>
              <w:tab w:val="left" w:pos="1440"/>
            </w:tabs>
            <w:spacing w:before="240"/>
            <w:rPr>
              <w:ins w:id="3249" w:author="BHA Regulatory Affairs Unit" w:date="2026-07-29T16:06:00Z"/>
            </w:rPr>
          </w:pPr>
          <w:sdt>
            <w:sdtPr>
              <w:tag w:val="goog_rdk_3240"/>
              <w:id w:val="1770299341"/>
            </w:sdtPr>
            <w:sdtContent>
              <w:ins w:id="3250" w:author="BHA Regulatory Affairs Unit" w:date="2026-07-29T16:06:00Z">
                <w:r>
                  <w:t>Verbal orders must be recorded at the time they are given and authenticated, as soon as practical.</w:t>
                </w:r>
              </w:ins>
            </w:sdtContent>
          </w:sdt>
        </w:p>
      </w:sdtContent>
    </w:sdt>
    <w:sdt>
      <w:sdtPr>
        <w:tag w:val="goog_rdk_3243"/>
        <w:id w:val="2129041629"/>
      </w:sdtPr>
      <w:sdtContent>
        <w:p w14:paraId="00000715" w14:textId="77777777" w:rsidR="00CF3663" w:rsidRDefault="00000000">
          <w:pPr>
            <w:keepNext/>
            <w:spacing w:before="240" w:after="60"/>
            <w:ind w:firstLine="0"/>
            <w:rPr>
              <w:ins w:id="3251" w:author="BHA Regulatory Affairs Unit" w:date="2026-07-29T16:06:00Z"/>
              <w:b/>
              <w:bCs/>
            </w:rPr>
          </w:pPr>
          <w:sdt>
            <w:sdtPr>
              <w:tag w:val="goog_rdk_3242"/>
              <w:id w:val="-686772919"/>
            </w:sdtPr>
            <w:sdtContent>
              <w:ins w:id="3252" w:author="BHA Regulatory Affairs Unit" w:date="2026-07-29T16:06:00Z">
                <w:r>
                  <w:rPr>
                    <w:b/>
                    <w:bCs/>
                  </w:rPr>
                  <w:t>1.17.5</w:t>
                </w:r>
                <w:r>
                  <w:rPr>
                    <w:b/>
                    <w:bCs/>
                  </w:rPr>
                  <w:tab/>
                  <w:t>Care Coordination</w:t>
                </w:r>
              </w:ins>
            </w:sdtContent>
          </w:sdt>
        </w:p>
      </w:sdtContent>
    </w:sdt>
    <w:sdt>
      <w:sdtPr>
        <w:tag w:val="goog_rdk_3245"/>
        <w:id w:val="-1108725978"/>
      </w:sdtPr>
      <w:sdtContent>
        <w:p w14:paraId="00000716" w14:textId="77777777" w:rsidR="00CF3663" w:rsidRDefault="00000000">
          <w:pPr>
            <w:numPr>
              <w:ilvl w:val="0"/>
              <w:numId w:val="117"/>
            </w:numPr>
            <w:tabs>
              <w:tab w:val="left" w:pos="720"/>
              <w:tab w:val="left" w:pos="1440"/>
            </w:tabs>
            <w:spacing w:before="240"/>
            <w:rPr>
              <w:ins w:id="3253" w:author="BHA Regulatory Affairs Unit" w:date="2026-07-29T16:06:00Z"/>
            </w:rPr>
          </w:pPr>
          <w:sdt>
            <w:sdtPr>
              <w:tag w:val="goog_rdk_3244"/>
              <w:id w:val="939056779"/>
            </w:sdtPr>
            <w:sdtContent>
              <w:ins w:id="3254" w:author="BHA Regulatory Affairs Unit" w:date="2026-07-29T16:06:00Z">
                <w:r>
                  <w:t>Agencies shall provide care coordination to individuals, consistent with the following requirements:</w:t>
                </w:r>
              </w:ins>
            </w:sdtContent>
          </w:sdt>
        </w:p>
      </w:sdtContent>
    </w:sdt>
    <w:sdt>
      <w:sdtPr>
        <w:tag w:val="goog_rdk_3247"/>
        <w:id w:val="1588308624"/>
      </w:sdtPr>
      <w:sdtContent>
        <w:p w14:paraId="00000717" w14:textId="77777777" w:rsidR="00CF3663" w:rsidRDefault="00000000">
          <w:pPr>
            <w:numPr>
              <w:ilvl w:val="1"/>
              <w:numId w:val="117"/>
            </w:numPr>
            <w:tabs>
              <w:tab w:val="left" w:pos="720"/>
              <w:tab w:val="left" w:pos="1440"/>
            </w:tabs>
            <w:spacing w:before="240"/>
            <w:rPr>
              <w:ins w:id="3255" w:author="BHA Regulatory Affairs Unit" w:date="2026-07-29T16:06:00Z"/>
            </w:rPr>
          </w:pPr>
          <w:sdt>
            <w:sdtPr>
              <w:tag w:val="goog_rdk_3246"/>
              <w:id w:val="826944010"/>
            </w:sdtPr>
            <w:sdtContent>
              <w:ins w:id="3256" w:author="BHA Regulatory Affairs Unit" w:date="2026-07-29T16:06:00Z">
                <w:r>
                  <w:t>Care coordination must be carried out in keeping with an individual's needs for care and, to the extent possible, in accordance with an individual's expressed preferences;</w:t>
                </w:r>
              </w:ins>
            </w:sdtContent>
          </w:sdt>
        </w:p>
      </w:sdtContent>
    </w:sdt>
    <w:sdt>
      <w:sdtPr>
        <w:tag w:val="goog_rdk_3249"/>
        <w:id w:val="-915859143"/>
      </w:sdtPr>
      <w:sdtContent>
        <w:p w14:paraId="00000718" w14:textId="77777777" w:rsidR="00CF3663" w:rsidRDefault="00000000">
          <w:pPr>
            <w:numPr>
              <w:ilvl w:val="1"/>
              <w:numId w:val="117"/>
            </w:numPr>
            <w:tabs>
              <w:tab w:val="left" w:pos="720"/>
              <w:tab w:val="left" w:pos="1440"/>
            </w:tabs>
            <w:spacing w:before="240"/>
            <w:rPr>
              <w:ins w:id="3257" w:author="BHA Regulatory Affairs Unit" w:date="2026-07-29T16:06:00Z"/>
            </w:rPr>
          </w:pPr>
          <w:sdt>
            <w:sdtPr>
              <w:tag w:val="goog_rdk_3248"/>
              <w:id w:val="300977395"/>
            </w:sdtPr>
            <w:sdtContent>
              <w:ins w:id="3258" w:author="BHA Regulatory Affairs Unit" w:date="2026-07-29T16:06:00Z">
                <w:r>
                  <w:t>Care coordination may involve:</w:t>
                </w:r>
              </w:ins>
            </w:sdtContent>
          </w:sdt>
        </w:p>
      </w:sdtContent>
    </w:sdt>
    <w:sdt>
      <w:sdtPr>
        <w:tag w:val="goog_rdk_3251"/>
        <w:id w:val="1537400389"/>
      </w:sdtPr>
      <w:sdtContent>
        <w:p w14:paraId="00000719" w14:textId="77777777" w:rsidR="00CF3663" w:rsidRDefault="00000000">
          <w:pPr>
            <w:numPr>
              <w:ilvl w:val="2"/>
              <w:numId w:val="117"/>
            </w:numPr>
            <w:tabs>
              <w:tab w:val="left" w:pos="720"/>
              <w:tab w:val="left" w:pos="1440"/>
            </w:tabs>
            <w:spacing w:before="240"/>
            <w:rPr>
              <w:ins w:id="3259" w:author="BHA Regulatory Affairs Unit" w:date="2026-07-29T16:06:00Z"/>
            </w:rPr>
          </w:pPr>
          <w:sdt>
            <w:sdtPr>
              <w:tag w:val="goog_rdk_3250"/>
              <w:id w:val="1097722147"/>
            </w:sdtPr>
            <w:sdtContent>
              <w:ins w:id="3260" w:author="BHA Regulatory Affairs Unit" w:date="2026-07-29T16:06:00Z">
                <w:r>
                  <w:t>An individual's family;</w:t>
                </w:r>
              </w:ins>
            </w:sdtContent>
          </w:sdt>
        </w:p>
      </w:sdtContent>
    </w:sdt>
    <w:sdt>
      <w:sdtPr>
        <w:tag w:val="goog_rdk_3253"/>
        <w:id w:val="439271516"/>
      </w:sdtPr>
      <w:sdtContent>
        <w:p w14:paraId="0000071A" w14:textId="77777777" w:rsidR="00CF3663" w:rsidRDefault="00000000">
          <w:pPr>
            <w:numPr>
              <w:ilvl w:val="2"/>
              <w:numId w:val="117"/>
            </w:numPr>
            <w:tabs>
              <w:tab w:val="left" w:pos="720"/>
              <w:tab w:val="left" w:pos="1440"/>
            </w:tabs>
            <w:spacing w:before="240"/>
            <w:rPr>
              <w:ins w:id="3261" w:author="BHA Regulatory Affairs Unit" w:date="2026-07-29T16:06:00Z"/>
            </w:rPr>
          </w:pPr>
          <w:sdt>
            <w:sdtPr>
              <w:tag w:val="goog_rdk_3252"/>
              <w:id w:val="-549824286"/>
            </w:sdtPr>
            <w:sdtContent>
              <w:ins w:id="3262" w:author="BHA Regulatory Affairs Unit" w:date="2026-07-29T16:06:00Z">
                <w:r>
                  <w:t>Parent(s);</w:t>
                </w:r>
              </w:ins>
            </w:sdtContent>
          </w:sdt>
        </w:p>
      </w:sdtContent>
    </w:sdt>
    <w:sdt>
      <w:sdtPr>
        <w:tag w:val="goog_rdk_3255"/>
        <w:id w:val="1856358552"/>
      </w:sdtPr>
      <w:sdtContent>
        <w:p w14:paraId="0000071B" w14:textId="77777777" w:rsidR="00CF3663" w:rsidRDefault="00000000">
          <w:pPr>
            <w:numPr>
              <w:ilvl w:val="2"/>
              <w:numId w:val="117"/>
            </w:numPr>
            <w:tabs>
              <w:tab w:val="left" w:pos="720"/>
              <w:tab w:val="left" w:pos="1440"/>
            </w:tabs>
            <w:spacing w:before="240"/>
            <w:rPr>
              <w:ins w:id="3263" w:author="BHA Regulatory Affairs Unit" w:date="2026-07-29T16:06:00Z"/>
            </w:rPr>
          </w:pPr>
          <w:sdt>
            <w:sdtPr>
              <w:tag w:val="goog_rdk_3254"/>
              <w:id w:val="-1548288386"/>
            </w:sdtPr>
            <w:sdtContent>
              <w:ins w:id="3264" w:author="BHA Regulatory Affairs Unit" w:date="2026-07-29T16:06:00Z">
                <w:r>
                  <w:t>Legal guardian(s);</w:t>
                </w:r>
              </w:ins>
            </w:sdtContent>
          </w:sdt>
        </w:p>
      </w:sdtContent>
    </w:sdt>
    <w:sdt>
      <w:sdtPr>
        <w:tag w:val="goog_rdk_3257"/>
        <w:id w:val="1957974524"/>
      </w:sdtPr>
      <w:sdtContent>
        <w:p w14:paraId="0000071C" w14:textId="77777777" w:rsidR="00CF3663" w:rsidRDefault="00000000">
          <w:pPr>
            <w:numPr>
              <w:ilvl w:val="2"/>
              <w:numId w:val="117"/>
            </w:numPr>
            <w:tabs>
              <w:tab w:val="left" w:pos="720"/>
              <w:tab w:val="left" w:pos="1440"/>
            </w:tabs>
            <w:spacing w:before="240"/>
            <w:rPr>
              <w:ins w:id="3265" w:author="BHA Regulatory Affairs Unit" w:date="2026-07-29T16:06:00Z"/>
            </w:rPr>
          </w:pPr>
          <w:sdt>
            <w:sdtPr>
              <w:tag w:val="goog_rdk_3256"/>
              <w:id w:val="1357828427"/>
            </w:sdtPr>
            <w:sdtContent>
              <w:ins w:id="3266" w:author="BHA Regulatory Affairs Unit" w:date="2026-07-29T16:06:00Z">
                <w:r>
                  <w:t>Caregiver(s); and/or</w:t>
                </w:r>
              </w:ins>
            </w:sdtContent>
          </w:sdt>
        </w:p>
      </w:sdtContent>
    </w:sdt>
    <w:sdt>
      <w:sdtPr>
        <w:tag w:val="goog_rdk_3259"/>
        <w:id w:val="82409819"/>
      </w:sdtPr>
      <w:sdtContent>
        <w:p w14:paraId="0000071D" w14:textId="77777777" w:rsidR="00CF3663" w:rsidRDefault="00000000">
          <w:pPr>
            <w:numPr>
              <w:ilvl w:val="2"/>
              <w:numId w:val="117"/>
            </w:numPr>
            <w:tabs>
              <w:tab w:val="left" w:pos="720"/>
              <w:tab w:val="left" w:pos="1440"/>
            </w:tabs>
            <w:spacing w:before="240"/>
            <w:rPr>
              <w:ins w:id="3267" w:author="BHA Regulatory Affairs Unit" w:date="2026-07-29T16:06:00Z"/>
            </w:rPr>
          </w:pPr>
          <w:sdt>
            <w:sdtPr>
              <w:tag w:val="goog_rdk_3258"/>
              <w:id w:val="2101977571"/>
            </w:sdtPr>
            <w:sdtContent>
              <w:ins w:id="3268" w:author="BHA Regulatory Affairs Unit" w:date="2026-07-29T16:06:00Z">
                <w:r>
                  <w:t>Other supports identified by an individual;</w:t>
                </w:r>
              </w:ins>
            </w:sdtContent>
          </w:sdt>
        </w:p>
      </w:sdtContent>
    </w:sdt>
    <w:sdt>
      <w:sdtPr>
        <w:tag w:val="goog_rdk_3261"/>
        <w:id w:val="1585723415"/>
      </w:sdtPr>
      <w:sdtContent>
        <w:p w14:paraId="0000071E" w14:textId="77777777" w:rsidR="00CF3663" w:rsidRDefault="00000000">
          <w:pPr>
            <w:numPr>
              <w:ilvl w:val="1"/>
              <w:numId w:val="117"/>
            </w:numPr>
            <w:tabs>
              <w:tab w:val="left" w:pos="720"/>
              <w:tab w:val="left" w:pos="1440"/>
            </w:tabs>
            <w:spacing w:before="240"/>
            <w:rPr>
              <w:ins w:id="3269" w:author="BHA Regulatory Affairs Unit" w:date="2026-07-29T16:06:00Z"/>
            </w:rPr>
          </w:pPr>
          <w:sdt>
            <w:sdtPr>
              <w:tag w:val="goog_rdk_3260"/>
              <w:id w:val="-1898804014"/>
            </w:sdtPr>
            <w:sdtContent>
              <w:ins w:id="3270" w:author="BHA Regulatory Affairs Unit" w:date="2026-07-29T16:06:00Z">
                <w:r>
                  <w:t>Care coordination services may include the following for the needs of an individual, as appropriate:</w:t>
                </w:r>
              </w:ins>
            </w:sdtContent>
          </w:sdt>
        </w:p>
      </w:sdtContent>
    </w:sdt>
    <w:sdt>
      <w:sdtPr>
        <w:tag w:val="goog_rdk_3263"/>
        <w:id w:val="775889395"/>
      </w:sdtPr>
      <w:sdtContent>
        <w:p w14:paraId="0000071F" w14:textId="77777777" w:rsidR="00CF3663" w:rsidRDefault="00000000">
          <w:pPr>
            <w:numPr>
              <w:ilvl w:val="2"/>
              <w:numId w:val="117"/>
            </w:numPr>
            <w:tabs>
              <w:tab w:val="left" w:pos="720"/>
              <w:tab w:val="left" w:pos="1440"/>
            </w:tabs>
            <w:spacing w:before="240"/>
            <w:rPr>
              <w:ins w:id="3271" w:author="BHA Regulatory Affairs Unit" w:date="2026-07-29T16:06:00Z"/>
            </w:rPr>
          </w:pPr>
          <w:sdt>
            <w:sdtPr>
              <w:tag w:val="goog_rdk_3262"/>
              <w:id w:val="1733427394"/>
            </w:sdtPr>
            <w:sdtContent>
              <w:ins w:id="3272" w:author="BHA Regulatory Affairs Unit" w:date="2026-07-29T16:06:00Z">
                <w:r>
                  <w:t>Screenings to identify an individual’s priorities, goals, strengths, and the barriers faced, including those related to health-related social needs;</w:t>
                </w:r>
              </w:ins>
            </w:sdtContent>
          </w:sdt>
        </w:p>
      </w:sdtContent>
    </w:sdt>
    <w:sdt>
      <w:sdtPr>
        <w:tag w:val="goog_rdk_3265"/>
        <w:id w:val="-1025348854"/>
      </w:sdtPr>
      <w:sdtContent>
        <w:p w14:paraId="00000720" w14:textId="77777777" w:rsidR="00CF3663" w:rsidRDefault="00000000">
          <w:pPr>
            <w:numPr>
              <w:ilvl w:val="2"/>
              <w:numId w:val="117"/>
            </w:numPr>
            <w:tabs>
              <w:tab w:val="left" w:pos="720"/>
              <w:tab w:val="left" w:pos="1440"/>
            </w:tabs>
            <w:spacing w:before="240"/>
            <w:rPr>
              <w:ins w:id="3273" w:author="BHA Regulatory Affairs Unit" w:date="2026-07-29T16:06:00Z"/>
            </w:rPr>
          </w:pPr>
          <w:sdt>
            <w:sdtPr>
              <w:tag w:val="goog_rdk_3264"/>
              <w:id w:val="652033510"/>
            </w:sdtPr>
            <w:sdtContent>
              <w:ins w:id="3274" w:author="BHA Regulatory Affairs Unit" w:date="2026-07-29T16:06:00Z">
                <w:r>
                  <w:t>Conducting application assistance, referrals, and warm hand-offs to access appropriate resources and care; and/or</w:t>
                </w:r>
              </w:ins>
            </w:sdtContent>
          </w:sdt>
        </w:p>
      </w:sdtContent>
    </w:sdt>
    <w:sdt>
      <w:sdtPr>
        <w:tag w:val="goog_rdk_3267"/>
        <w:id w:val="343915557"/>
      </w:sdtPr>
      <w:sdtContent>
        <w:p w14:paraId="00000721" w14:textId="77777777" w:rsidR="00CF3663" w:rsidRDefault="00000000">
          <w:pPr>
            <w:numPr>
              <w:ilvl w:val="2"/>
              <w:numId w:val="117"/>
            </w:numPr>
            <w:tabs>
              <w:tab w:val="left" w:pos="720"/>
              <w:tab w:val="left" w:pos="1440"/>
            </w:tabs>
            <w:spacing w:before="240"/>
            <w:rPr>
              <w:ins w:id="3275" w:author="BHA Regulatory Affairs Unit" w:date="2026-07-29T16:06:00Z"/>
            </w:rPr>
          </w:pPr>
          <w:sdt>
            <w:sdtPr>
              <w:tag w:val="goog_rdk_3266"/>
              <w:id w:val="2008715397"/>
            </w:sdtPr>
            <w:sdtContent>
              <w:ins w:id="3276" w:author="BHA Regulatory Affairs Unit" w:date="2026-07-29T16:06:00Z">
                <w:r>
                  <w:t>Supporting an individual in accessing care and services within the health care and social service systems and equipping an individual with information to navigate and manage their care.</w:t>
                </w:r>
              </w:ins>
            </w:sdtContent>
          </w:sdt>
        </w:p>
      </w:sdtContent>
    </w:sdt>
    <w:sdt>
      <w:sdtPr>
        <w:tag w:val="goog_rdk_3269"/>
        <w:id w:val="-1582186337"/>
      </w:sdtPr>
      <w:sdtContent>
        <w:p w14:paraId="00000722" w14:textId="77777777" w:rsidR="00CF3663" w:rsidRDefault="00000000">
          <w:pPr>
            <w:numPr>
              <w:ilvl w:val="3"/>
              <w:numId w:val="117"/>
            </w:numPr>
            <w:tabs>
              <w:tab w:val="left" w:pos="720"/>
              <w:tab w:val="left" w:pos="1440"/>
            </w:tabs>
            <w:spacing w:before="240"/>
            <w:rPr>
              <w:ins w:id="3277" w:author="BHA Regulatory Affairs Unit" w:date="2026-07-29T16:06:00Z"/>
            </w:rPr>
          </w:pPr>
          <w:sdt>
            <w:sdtPr>
              <w:tag w:val="goog_rdk_3268"/>
              <w:id w:val="-983146178"/>
            </w:sdtPr>
            <w:sdtContent>
              <w:ins w:id="3278" w:author="BHA Regulatory Affairs Unit" w:date="2026-07-29T16:06:00Z">
                <w:r>
                  <w:t>This shall include providing accessible and culturally and linguistically meaningful resources and information, including resource directories, such as Ownpath Learning Hub.</w:t>
                </w:r>
              </w:ins>
            </w:sdtContent>
          </w:sdt>
        </w:p>
      </w:sdtContent>
    </w:sdt>
    <w:sdt>
      <w:sdtPr>
        <w:tag w:val="goog_rdk_3271"/>
        <w:id w:val="1919335920"/>
      </w:sdtPr>
      <w:sdtContent>
        <w:p w14:paraId="00000723" w14:textId="77777777" w:rsidR="00CF3663" w:rsidRDefault="00000000">
          <w:pPr>
            <w:numPr>
              <w:ilvl w:val="0"/>
              <w:numId w:val="117"/>
            </w:numPr>
            <w:tabs>
              <w:tab w:val="left" w:pos="720"/>
              <w:tab w:val="left" w:pos="1440"/>
            </w:tabs>
            <w:spacing w:before="240"/>
            <w:rPr>
              <w:ins w:id="3279" w:author="BHA Regulatory Affairs Unit" w:date="2026-07-29T16:06:00Z"/>
            </w:rPr>
          </w:pPr>
          <w:sdt>
            <w:sdtPr>
              <w:tag w:val="goog_rdk_3270"/>
              <w:id w:val="919938240"/>
            </w:sdtPr>
            <w:sdtContent>
              <w:ins w:id="3280" w:author="BHA Regulatory Affairs Unit" w:date="2026-07-29T16:06:00Z">
                <w:r>
                  <w:t>Information sharing</w:t>
                </w:r>
              </w:ins>
            </w:sdtContent>
          </w:sdt>
        </w:p>
      </w:sdtContent>
    </w:sdt>
    <w:sdt>
      <w:sdtPr>
        <w:tag w:val="goog_rdk_3273"/>
        <w:id w:val="-526785176"/>
      </w:sdtPr>
      <w:sdtContent>
        <w:p w14:paraId="00000724" w14:textId="77777777" w:rsidR="00CF3663" w:rsidRDefault="00000000">
          <w:pPr>
            <w:numPr>
              <w:ilvl w:val="1"/>
              <w:numId w:val="117"/>
            </w:numPr>
            <w:tabs>
              <w:tab w:val="left" w:pos="720"/>
              <w:tab w:val="left" w:pos="1440"/>
            </w:tabs>
            <w:spacing w:before="240"/>
            <w:rPr>
              <w:ins w:id="3281" w:author="BHA Regulatory Affairs Unit" w:date="2026-07-29T16:06:00Z"/>
            </w:rPr>
          </w:pPr>
          <w:sdt>
            <w:sdtPr>
              <w:tag w:val="goog_rdk_3272"/>
              <w:id w:val="-1604816002"/>
            </w:sdtPr>
            <w:sdtContent>
              <w:ins w:id="3282" w:author="BHA Regulatory Affairs Unit" w:date="2026-07-29T16:06:00Z">
                <w:r>
                  <w:t>Agencies shall prioritize information sharing with other providers delivering services to an individual for the purpose of care coordination.</w:t>
                </w:r>
              </w:ins>
            </w:sdtContent>
          </w:sdt>
        </w:p>
      </w:sdtContent>
    </w:sdt>
    <w:sdt>
      <w:sdtPr>
        <w:tag w:val="goog_rdk_3275"/>
        <w:id w:val="-694016936"/>
      </w:sdtPr>
      <w:sdtContent>
        <w:p w14:paraId="00000725" w14:textId="77777777" w:rsidR="00CF3663" w:rsidRDefault="00000000">
          <w:pPr>
            <w:numPr>
              <w:ilvl w:val="1"/>
              <w:numId w:val="117"/>
            </w:numPr>
            <w:tabs>
              <w:tab w:val="left" w:pos="720"/>
              <w:tab w:val="left" w:pos="1440"/>
            </w:tabs>
            <w:spacing w:before="240"/>
            <w:rPr>
              <w:ins w:id="3283" w:author="BHA Regulatory Affairs Unit" w:date="2026-07-29T16:06:00Z"/>
            </w:rPr>
          </w:pPr>
          <w:sdt>
            <w:sdtPr>
              <w:tag w:val="goog_rdk_3274"/>
              <w:id w:val="3169545"/>
            </w:sdtPr>
            <w:sdtContent>
              <w:ins w:id="3284" w:author="BHA Regulatory Affairs Unit" w:date="2026-07-29T16:06:00Z">
                <w:r>
                  <w:t>Information sharing must occur as clinically indicated, and as approved by an individual, throughout an individual’s episode of care.</w:t>
                </w:r>
              </w:ins>
            </w:sdtContent>
          </w:sdt>
        </w:p>
      </w:sdtContent>
    </w:sdt>
    <w:sdt>
      <w:sdtPr>
        <w:tag w:val="goog_rdk_3277"/>
        <w:id w:val="1927408989"/>
      </w:sdtPr>
      <w:sdtContent>
        <w:p w14:paraId="00000726" w14:textId="77777777" w:rsidR="00CF3663" w:rsidRDefault="00000000">
          <w:pPr>
            <w:numPr>
              <w:ilvl w:val="1"/>
              <w:numId w:val="117"/>
            </w:numPr>
            <w:tabs>
              <w:tab w:val="left" w:pos="720"/>
              <w:tab w:val="left" w:pos="1440"/>
            </w:tabs>
            <w:spacing w:before="240"/>
            <w:rPr>
              <w:ins w:id="3285" w:author="BHA Regulatory Affairs Unit" w:date="2026-07-29T16:06:00Z"/>
            </w:rPr>
          </w:pPr>
          <w:sdt>
            <w:sdtPr>
              <w:tag w:val="goog_rdk_3276"/>
              <w:id w:val="-776480635"/>
            </w:sdtPr>
            <w:sdtContent>
              <w:ins w:id="3286" w:author="BHA Regulatory Affairs Unit" w:date="2026-07-29T16:06:00Z">
                <w:r>
                  <w:t>Information sharing must include obtaining or demonstrating efforts to obtain records from previous or existing behavioral health, physical health, and other social needs service providers, during the assessment period, and on an ongoing basis.</w:t>
                </w:r>
              </w:ins>
            </w:sdtContent>
          </w:sdt>
        </w:p>
      </w:sdtContent>
    </w:sdt>
    <w:sdt>
      <w:sdtPr>
        <w:tag w:val="goog_rdk_3279"/>
        <w:id w:val="-1563663380"/>
      </w:sdtPr>
      <w:sdtContent>
        <w:p w14:paraId="00000727" w14:textId="77777777" w:rsidR="00CF3663" w:rsidRDefault="00000000">
          <w:pPr>
            <w:numPr>
              <w:ilvl w:val="1"/>
              <w:numId w:val="117"/>
            </w:numPr>
            <w:tabs>
              <w:tab w:val="left" w:pos="720"/>
              <w:tab w:val="left" w:pos="1440"/>
            </w:tabs>
            <w:spacing w:before="240"/>
            <w:rPr>
              <w:ins w:id="3287" w:author="BHA Regulatory Affairs Unit" w:date="2026-07-29T16:06:00Z"/>
            </w:rPr>
          </w:pPr>
          <w:sdt>
            <w:sdtPr>
              <w:tag w:val="goog_rdk_3278"/>
              <w:id w:val="1499279863"/>
            </w:sdtPr>
            <w:sdtContent>
              <w:ins w:id="3288" w:author="BHA Regulatory Affairs Unit" w:date="2026-07-29T16:06:00Z">
                <w:r>
                  <w:t>Agencies shall ensure individuals’ preferences for shared information are adequately documented in individuals’ records, consistent with the principles of person- and family-centered care.</w:t>
                </w:r>
              </w:ins>
            </w:sdtContent>
          </w:sdt>
        </w:p>
      </w:sdtContent>
    </w:sdt>
    <w:sdt>
      <w:sdtPr>
        <w:tag w:val="goog_rdk_3281"/>
        <w:id w:val="-1309694376"/>
      </w:sdtPr>
      <w:sdtContent>
        <w:p w14:paraId="00000728" w14:textId="77777777" w:rsidR="00CF3663" w:rsidRDefault="00000000">
          <w:pPr>
            <w:numPr>
              <w:ilvl w:val="1"/>
              <w:numId w:val="117"/>
            </w:numPr>
            <w:tabs>
              <w:tab w:val="left" w:pos="720"/>
              <w:tab w:val="left" w:pos="1440"/>
            </w:tabs>
            <w:spacing w:before="240"/>
            <w:rPr>
              <w:ins w:id="3289" w:author="BHA Regulatory Affairs Unit" w:date="2026-07-29T16:06:00Z"/>
            </w:rPr>
          </w:pPr>
          <w:sdt>
            <w:sdtPr>
              <w:tag w:val="goog_rdk_3280"/>
              <w:id w:val="-2147295008"/>
            </w:sdtPr>
            <w:sdtContent>
              <w:ins w:id="3290" w:author="BHA Regulatory Affairs Unit" w:date="2026-07-29T16:06:00Z">
                <w:r>
                  <w:t>Agencies shall obtain authorization for release of information from individuals or their legal representative(s) for all care coordination relationships. If an agency is unable, after reasonable attempts, to obtain authorization for any care coordination activity, as required by this Chapter 1, the attempts must be documented in an individual’s record and revisited periodically, such as during transitions of care or when an individual receives a new diagnosis or has a change in condition.</w:t>
                </w:r>
              </w:ins>
            </w:sdtContent>
          </w:sdt>
        </w:p>
      </w:sdtContent>
    </w:sdt>
    <w:sdt>
      <w:sdtPr>
        <w:tag w:val="goog_rdk_3283"/>
        <w:id w:val="-107018543"/>
      </w:sdtPr>
      <w:sdtContent>
        <w:p w14:paraId="00000729" w14:textId="77777777" w:rsidR="00CF3663" w:rsidRDefault="00000000">
          <w:pPr>
            <w:numPr>
              <w:ilvl w:val="2"/>
              <w:numId w:val="117"/>
            </w:numPr>
            <w:tabs>
              <w:tab w:val="left" w:pos="720"/>
              <w:tab w:val="left" w:pos="1440"/>
            </w:tabs>
            <w:spacing w:before="240"/>
            <w:rPr>
              <w:ins w:id="3291" w:author="BHA Regulatory Affairs Unit" w:date="2026-07-29T16:06:00Z"/>
            </w:rPr>
          </w:pPr>
          <w:sdt>
            <w:sdtPr>
              <w:tag w:val="goog_rdk_3282"/>
              <w:id w:val="-2082558405"/>
            </w:sdtPr>
            <w:sdtContent>
              <w:ins w:id="3292" w:author="BHA Regulatory Affairs Unit" w:date="2026-07-29T16:06:00Z">
                <w:r>
                  <w:t>Information sharing that is permissible under HIPAA, as incorporated by reference in Part 1.2.1 of this Chapter 1, without authorization from an individual or legal representative(s), is not subject to this requirement.</w:t>
                </w:r>
              </w:ins>
            </w:sdtContent>
          </w:sdt>
        </w:p>
      </w:sdtContent>
    </w:sdt>
    <w:sdt>
      <w:sdtPr>
        <w:tag w:val="goog_rdk_3285"/>
        <w:id w:val="1629755569"/>
      </w:sdtPr>
      <w:sdtContent>
        <w:p w14:paraId="0000072A" w14:textId="77777777" w:rsidR="00CF3663" w:rsidRDefault="00000000">
          <w:pPr>
            <w:numPr>
              <w:ilvl w:val="1"/>
              <w:numId w:val="117"/>
            </w:numPr>
            <w:tabs>
              <w:tab w:val="left" w:pos="720"/>
              <w:tab w:val="left" w:pos="1440"/>
            </w:tabs>
            <w:spacing w:before="240"/>
            <w:rPr>
              <w:ins w:id="3293" w:author="BHA Regulatory Affairs Unit" w:date="2026-07-29T16:06:00Z"/>
            </w:rPr>
          </w:pPr>
          <w:sdt>
            <w:sdtPr>
              <w:tag w:val="goog_rdk_3284"/>
              <w:id w:val="1941215538"/>
            </w:sdtPr>
            <w:sdtContent>
              <w:ins w:id="3294" w:author="BHA Regulatory Affairs Unit" w:date="2026-07-29T16:06:00Z">
                <w:r>
                  <w:t>Agencies must maintain the necessary documentation to satisfy the requirements of all applicable federal and state privacy laws, including individual privacy requirements specific to the care of children.</w:t>
                </w:r>
              </w:ins>
            </w:sdtContent>
          </w:sdt>
        </w:p>
      </w:sdtContent>
    </w:sdt>
    <w:sdt>
      <w:sdtPr>
        <w:tag w:val="goog_rdk_3287"/>
        <w:id w:val="338889545"/>
      </w:sdtPr>
      <w:sdtContent>
        <w:p w14:paraId="0000072B" w14:textId="77777777" w:rsidR="00CF3663" w:rsidRDefault="00000000">
          <w:pPr>
            <w:numPr>
              <w:ilvl w:val="1"/>
              <w:numId w:val="117"/>
            </w:numPr>
            <w:tabs>
              <w:tab w:val="left" w:pos="720"/>
              <w:tab w:val="left" w:pos="1440"/>
            </w:tabs>
            <w:spacing w:before="240"/>
            <w:rPr>
              <w:ins w:id="3295" w:author="BHA Regulatory Affairs Unit" w:date="2026-07-29T16:06:00Z"/>
            </w:rPr>
          </w:pPr>
          <w:sdt>
            <w:sdtPr>
              <w:tag w:val="goog_rdk_3286"/>
              <w:id w:val="1411391185"/>
            </w:sdtPr>
            <w:sdtContent>
              <w:ins w:id="3296" w:author="BHA Regulatory Affairs Unit" w:date="2026-07-29T16:06:00Z">
                <w:r>
                  <w:t>In accordance with individual consent and as clinically necessary and applicable, a referral must include information regarding:</w:t>
                </w:r>
              </w:ins>
            </w:sdtContent>
          </w:sdt>
        </w:p>
      </w:sdtContent>
    </w:sdt>
    <w:sdt>
      <w:sdtPr>
        <w:tag w:val="goog_rdk_3289"/>
        <w:id w:val="1377951811"/>
      </w:sdtPr>
      <w:sdtContent>
        <w:p w14:paraId="0000072C" w14:textId="77777777" w:rsidR="00CF3663" w:rsidRDefault="00000000">
          <w:pPr>
            <w:numPr>
              <w:ilvl w:val="2"/>
              <w:numId w:val="117"/>
            </w:numPr>
            <w:tabs>
              <w:tab w:val="left" w:pos="720"/>
              <w:tab w:val="left" w:pos="1440"/>
            </w:tabs>
            <w:spacing w:before="240"/>
            <w:rPr>
              <w:ins w:id="3297" w:author="BHA Regulatory Affairs Unit" w:date="2026-07-29T16:06:00Z"/>
            </w:rPr>
          </w:pPr>
          <w:sdt>
            <w:sdtPr>
              <w:tag w:val="goog_rdk_3288"/>
              <w:id w:val="314855597"/>
            </w:sdtPr>
            <w:sdtContent>
              <w:ins w:id="3298" w:author="BHA Regulatory Affairs Unit" w:date="2026-07-29T16:06:00Z">
                <w:r>
                  <w:t>Health status;</w:t>
                </w:r>
              </w:ins>
            </w:sdtContent>
          </w:sdt>
        </w:p>
      </w:sdtContent>
    </w:sdt>
    <w:sdt>
      <w:sdtPr>
        <w:tag w:val="goog_rdk_3291"/>
        <w:id w:val="-1479129456"/>
      </w:sdtPr>
      <w:sdtContent>
        <w:p w14:paraId="0000072D" w14:textId="77777777" w:rsidR="00CF3663" w:rsidRDefault="00000000">
          <w:pPr>
            <w:numPr>
              <w:ilvl w:val="2"/>
              <w:numId w:val="117"/>
            </w:numPr>
            <w:tabs>
              <w:tab w:val="left" w:pos="720"/>
              <w:tab w:val="left" w:pos="1440"/>
            </w:tabs>
            <w:spacing w:before="240"/>
            <w:rPr>
              <w:ins w:id="3299" w:author="BHA Regulatory Affairs Unit" w:date="2026-07-29T16:06:00Z"/>
            </w:rPr>
          </w:pPr>
          <w:sdt>
            <w:sdtPr>
              <w:tag w:val="goog_rdk_3290"/>
              <w:id w:val="-832812126"/>
            </w:sdtPr>
            <w:sdtContent>
              <w:ins w:id="3300" w:author="BHA Regulatory Affairs Unit" w:date="2026-07-29T16:06:00Z">
                <w:r>
                  <w:t>Active diagnoses;</w:t>
                </w:r>
              </w:ins>
            </w:sdtContent>
          </w:sdt>
        </w:p>
      </w:sdtContent>
    </w:sdt>
    <w:sdt>
      <w:sdtPr>
        <w:tag w:val="goog_rdk_3293"/>
        <w:id w:val="2091536519"/>
      </w:sdtPr>
      <w:sdtContent>
        <w:p w14:paraId="0000072E" w14:textId="77777777" w:rsidR="00CF3663" w:rsidRDefault="00000000">
          <w:pPr>
            <w:numPr>
              <w:ilvl w:val="2"/>
              <w:numId w:val="117"/>
            </w:numPr>
            <w:tabs>
              <w:tab w:val="left" w:pos="720"/>
              <w:tab w:val="left" w:pos="1440"/>
            </w:tabs>
            <w:spacing w:before="240"/>
            <w:rPr>
              <w:ins w:id="3301" w:author="BHA Regulatory Affairs Unit" w:date="2026-07-29T16:06:00Z"/>
            </w:rPr>
          </w:pPr>
          <w:sdt>
            <w:sdtPr>
              <w:tag w:val="goog_rdk_3292"/>
              <w:id w:val="328728827"/>
            </w:sdtPr>
            <w:sdtContent>
              <w:ins w:id="3302" w:author="BHA Regulatory Affairs Unit" w:date="2026-07-29T16:06:00Z">
                <w:r>
                  <w:t>Known allergies;</w:t>
                </w:r>
              </w:ins>
            </w:sdtContent>
          </w:sdt>
        </w:p>
      </w:sdtContent>
    </w:sdt>
    <w:sdt>
      <w:sdtPr>
        <w:tag w:val="goog_rdk_3295"/>
        <w:id w:val="1562074600"/>
      </w:sdtPr>
      <w:sdtContent>
        <w:p w14:paraId="0000072F" w14:textId="77777777" w:rsidR="00CF3663" w:rsidRDefault="00000000">
          <w:pPr>
            <w:numPr>
              <w:ilvl w:val="2"/>
              <w:numId w:val="117"/>
            </w:numPr>
            <w:tabs>
              <w:tab w:val="left" w:pos="720"/>
              <w:tab w:val="left" w:pos="1440"/>
            </w:tabs>
            <w:spacing w:before="240"/>
            <w:rPr>
              <w:ins w:id="3303" w:author="BHA Regulatory Affairs Unit" w:date="2026-07-29T16:06:00Z"/>
            </w:rPr>
          </w:pPr>
          <w:sdt>
            <w:sdtPr>
              <w:tag w:val="goog_rdk_3294"/>
              <w:id w:val="1746565692"/>
            </w:sdtPr>
            <w:sdtContent>
              <w:ins w:id="3304" w:author="BHA Regulatory Affairs Unit" w:date="2026-07-29T16:06:00Z">
                <w:r>
                  <w:t>Test results;</w:t>
                </w:r>
              </w:ins>
            </w:sdtContent>
          </w:sdt>
        </w:p>
      </w:sdtContent>
    </w:sdt>
    <w:sdt>
      <w:sdtPr>
        <w:tag w:val="goog_rdk_3297"/>
        <w:id w:val="359302475"/>
      </w:sdtPr>
      <w:sdtContent>
        <w:p w14:paraId="00000730" w14:textId="77777777" w:rsidR="00CF3663" w:rsidRDefault="00000000">
          <w:pPr>
            <w:numPr>
              <w:ilvl w:val="2"/>
              <w:numId w:val="117"/>
            </w:numPr>
            <w:tabs>
              <w:tab w:val="left" w:pos="720"/>
              <w:tab w:val="left" w:pos="1440"/>
            </w:tabs>
            <w:spacing w:before="240"/>
            <w:rPr>
              <w:ins w:id="3305" w:author="BHA Regulatory Affairs Unit" w:date="2026-07-29T16:06:00Z"/>
            </w:rPr>
          </w:pPr>
          <w:sdt>
            <w:sdtPr>
              <w:tag w:val="goog_rdk_3296"/>
              <w:id w:val="583533851"/>
            </w:sdtPr>
            <w:sdtContent>
              <w:ins w:id="3306" w:author="BHA Regulatory Affairs Unit" w:date="2026-07-29T16:06:00Z">
                <w:r>
                  <w:t>Lab results;</w:t>
                </w:r>
              </w:ins>
            </w:sdtContent>
          </w:sdt>
        </w:p>
      </w:sdtContent>
    </w:sdt>
    <w:sdt>
      <w:sdtPr>
        <w:tag w:val="goog_rdk_3299"/>
        <w:id w:val="-1718345680"/>
      </w:sdtPr>
      <w:sdtContent>
        <w:p w14:paraId="00000731" w14:textId="77777777" w:rsidR="00CF3663" w:rsidRDefault="00000000">
          <w:pPr>
            <w:numPr>
              <w:ilvl w:val="2"/>
              <w:numId w:val="117"/>
            </w:numPr>
            <w:tabs>
              <w:tab w:val="left" w:pos="720"/>
              <w:tab w:val="left" w:pos="1440"/>
            </w:tabs>
            <w:spacing w:before="240"/>
            <w:rPr>
              <w:ins w:id="3307" w:author="BHA Regulatory Affairs Unit" w:date="2026-07-29T16:06:00Z"/>
            </w:rPr>
          </w:pPr>
          <w:sdt>
            <w:sdtPr>
              <w:tag w:val="goog_rdk_3298"/>
              <w:id w:val="294408493"/>
            </w:sdtPr>
            <w:sdtContent>
              <w:ins w:id="3308" w:author="BHA Regulatory Affairs Unit" w:date="2026-07-29T16:06:00Z">
                <w:r>
                  <w:t>Medications list;</w:t>
                </w:r>
              </w:ins>
            </w:sdtContent>
          </w:sdt>
        </w:p>
      </w:sdtContent>
    </w:sdt>
    <w:sdt>
      <w:sdtPr>
        <w:tag w:val="goog_rdk_3301"/>
        <w:id w:val="1669977575"/>
      </w:sdtPr>
      <w:sdtContent>
        <w:p w14:paraId="00000732" w14:textId="77777777" w:rsidR="00CF3663" w:rsidRDefault="00000000">
          <w:pPr>
            <w:numPr>
              <w:ilvl w:val="2"/>
              <w:numId w:val="117"/>
            </w:numPr>
            <w:tabs>
              <w:tab w:val="left" w:pos="720"/>
              <w:tab w:val="left" w:pos="1440"/>
            </w:tabs>
            <w:spacing w:before="240"/>
            <w:rPr>
              <w:ins w:id="3309" w:author="BHA Regulatory Affairs Unit" w:date="2026-07-29T16:06:00Z"/>
            </w:rPr>
          </w:pPr>
          <w:sdt>
            <w:sdtPr>
              <w:tag w:val="goog_rdk_3300"/>
              <w:id w:val="814140117"/>
            </w:sdtPr>
            <w:sdtContent>
              <w:ins w:id="3310" w:author="BHA Regulatory Affairs Unit" w:date="2026-07-29T16:06:00Z">
                <w:r>
                  <w:t>Treatment course, time and detail of modalities used, and response to treatment or other recovery supports (status of changes);</w:t>
                </w:r>
              </w:ins>
            </w:sdtContent>
          </w:sdt>
        </w:p>
      </w:sdtContent>
    </w:sdt>
    <w:sdt>
      <w:sdtPr>
        <w:tag w:val="goog_rdk_3303"/>
        <w:id w:val="-1738782394"/>
      </w:sdtPr>
      <w:sdtContent>
        <w:p w14:paraId="00000733" w14:textId="77777777" w:rsidR="00CF3663" w:rsidRDefault="00000000">
          <w:pPr>
            <w:numPr>
              <w:ilvl w:val="2"/>
              <w:numId w:val="117"/>
            </w:numPr>
            <w:tabs>
              <w:tab w:val="left" w:pos="720"/>
              <w:tab w:val="left" w:pos="1440"/>
            </w:tabs>
            <w:spacing w:before="240"/>
            <w:rPr>
              <w:ins w:id="3311" w:author="BHA Regulatory Affairs Unit" w:date="2026-07-29T16:06:00Z"/>
            </w:rPr>
          </w:pPr>
          <w:sdt>
            <w:sdtPr>
              <w:tag w:val="goog_rdk_3302"/>
              <w:id w:val="1642717922"/>
            </w:sdtPr>
            <w:sdtContent>
              <w:ins w:id="3312" w:author="BHA Regulatory Affairs Unit" w:date="2026-07-29T16:06:00Z">
                <w:r>
                  <w:t>Existing scheduled appointments to include physical health, behavioral health, and other recovery and supportive services that may be part of the care plan;</w:t>
                </w:r>
              </w:ins>
            </w:sdtContent>
          </w:sdt>
        </w:p>
      </w:sdtContent>
    </w:sdt>
    <w:sdt>
      <w:sdtPr>
        <w:tag w:val="goog_rdk_3305"/>
        <w:id w:val="-741388483"/>
      </w:sdtPr>
      <w:sdtContent>
        <w:p w14:paraId="00000734" w14:textId="77777777" w:rsidR="00CF3663" w:rsidRDefault="00000000">
          <w:pPr>
            <w:numPr>
              <w:ilvl w:val="2"/>
              <w:numId w:val="117"/>
            </w:numPr>
            <w:tabs>
              <w:tab w:val="left" w:pos="720"/>
              <w:tab w:val="left" w:pos="1440"/>
            </w:tabs>
            <w:spacing w:before="240"/>
            <w:rPr>
              <w:ins w:id="3313" w:author="BHA Regulatory Affairs Unit" w:date="2026-07-29T16:06:00Z"/>
            </w:rPr>
          </w:pPr>
          <w:sdt>
            <w:sdtPr>
              <w:tag w:val="goog_rdk_3304"/>
              <w:id w:val="-843094029"/>
            </w:sdtPr>
            <w:sdtContent>
              <w:ins w:id="3314" w:author="BHA Regulatory Affairs Unit" w:date="2026-07-29T16:06:00Z">
                <w:r>
                  <w:t>Recent history or risks for urgent/acute care (e.g., recent emergency department visit, hospitalization); and</w:t>
                </w:r>
              </w:ins>
            </w:sdtContent>
          </w:sdt>
        </w:p>
      </w:sdtContent>
    </w:sdt>
    <w:sdt>
      <w:sdtPr>
        <w:tag w:val="goog_rdk_3307"/>
        <w:id w:val="-1635974621"/>
      </w:sdtPr>
      <w:sdtContent>
        <w:p w14:paraId="00000735" w14:textId="77777777" w:rsidR="00CF3663" w:rsidRDefault="00000000">
          <w:pPr>
            <w:numPr>
              <w:ilvl w:val="2"/>
              <w:numId w:val="117"/>
            </w:numPr>
            <w:tabs>
              <w:tab w:val="left" w:pos="720"/>
              <w:tab w:val="left" w:pos="1440"/>
            </w:tabs>
            <w:spacing w:before="240"/>
            <w:rPr>
              <w:ins w:id="3315" w:author="BHA Regulatory Affairs Unit" w:date="2026-07-29T16:06:00Z"/>
            </w:rPr>
          </w:pPr>
          <w:sdt>
            <w:sdtPr>
              <w:tag w:val="goog_rdk_3306"/>
              <w:id w:val="-987271963"/>
            </w:sdtPr>
            <w:sdtContent>
              <w:ins w:id="3316" w:author="BHA Regulatory Affairs Unit" w:date="2026-07-29T16:06:00Z">
                <w:r>
                  <w:t>Reasonable accommodations.</w:t>
                </w:r>
              </w:ins>
            </w:sdtContent>
          </w:sdt>
        </w:p>
      </w:sdtContent>
    </w:sdt>
    <w:sdt>
      <w:sdtPr>
        <w:tag w:val="goog_rdk_3309"/>
        <w:id w:val="-872142929"/>
      </w:sdtPr>
      <w:sdtContent>
        <w:p w14:paraId="00000736" w14:textId="77777777" w:rsidR="00CF3663" w:rsidRDefault="00000000">
          <w:pPr>
            <w:numPr>
              <w:ilvl w:val="1"/>
              <w:numId w:val="117"/>
            </w:numPr>
            <w:tabs>
              <w:tab w:val="left" w:pos="720"/>
              <w:tab w:val="left" w:pos="1440"/>
            </w:tabs>
            <w:spacing w:before="240"/>
            <w:rPr>
              <w:ins w:id="3317" w:author="BHA Regulatory Affairs Unit" w:date="2026-07-29T16:06:00Z"/>
            </w:rPr>
          </w:pPr>
          <w:sdt>
            <w:sdtPr>
              <w:tag w:val="goog_rdk_3308"/>
              <w:id w:val="-2075507345"/>
            </w:sdtPr>
            <w:sdtContent>
              <w:ins w:id="3318" w:author="BHA Regulatory Affairs Unit" w:date="2026-07-29T16:06:00Z">
                <w:r>
                  <w:t>Information sharing must occur in compliance with applicable federal and state laws, including but not limited to HIPAA and 42 C.F.R. Part 2, which are both incorporated by reference in Part 1.2.1 of this Chapter 1.</w:t>
                </w:r>
              </w:ins>
            </w:sdtContent>
          </w:sdt>
        </w:p>
      </w:sdtContent>
    </w:sdt>
    <w:sdt>
      <w:sdtPr>
        <w:tag w:val="goog_rdk_3311"/>
        <w:id w:val="-411066406"/>
      </w:sdtPr>
      <w:sdtContent>
        <w:p w14:paraId="00000737" w14:textId="77777777" w:rsidR="00CF3663" w:rsidRDefault="00000000">
          <w:pPr>
            <w:keepNext/>
            <w:spacing w:before="240" w:after="60"/>
            <w:ind w:firstLine="0"/>
            <w:rPr>
              <w:ins w:id="3319" w:author="BHA Regulatory Affairs Unit" w:date="2026-07-29T16:06:00Z"/>
              <w:b/>
              <w:bCs/>
            </w:rPr>
          </w:pPr>
          <w:sdt>
            <w:sdtPr>
              <w:tag w:val="goog_rdk_3310"/>
              <w:id w:val="1011520597"/>
            </w:sdtPr>
            <w:sdtContent>
              <w:ins w:id="3320" w:author="BHA Regulatory Affairs Unit" w:date="2026-07-29T16:06:00Z">
                <w:r>
                  <w:rPr>
                    <w:b/>
                    <w:bCs/>
                  </w:rPr>
                  <w:t>1.17.6</w:t>
                </w:r>
                <w:r>
                  <w:rPr>
                    <w:b/>
                    <w:bCs/>
                  </w:rPr>
                  <w:tab/>
                  <w:t>Safety Plans</w:t>
                </w:r>
              </w:ins>
            </w:sdtContent>
          </w:sdt>
        </w:p>
      </w:sdtContent>
    </w:sdt>
    <w:sdt>
      <w:sdtPr>
        <w:tag w:val="goog_rdk_3313"/>
        <w:id w:val="-1340779931"/>
      </w:sdtPr>
      <w:sdtContent>
        <w:p w14:paraId="00000738" w14:textId="77777777" w:rsidR="00CF3663" w:rsidRDefault="00000000">
          <w:pPr>
            <w:numPr>
              <w:ilvl w:val="0"/>
              <w:numId w:val="118"/>
            </w:numPr>
            <w:tabs>
              <w:tab w:val="left" w:pos="720"/>
              <w:tab w:val="left" w:pos="1440"/>
            </w:tabs>
            <w:spacing w:before="240"/>
            <w:rPr>
              <w:ins w:id="3321" w:author="BHA Regulatory Affairs Unit" w:date="2026-07-29T16:06:00Z"/>
            </w:rPr>
          </w:pPr>
          <w:sdt>
            <w:sdtPr>
              <w:tag w:val="goog_rdk_3312"/>
              <w:id w:val="724518343"/>
            </w:sdtPr>
            <w:sdtContent>
              <w:ins w:id="3322" w:author="BHA Regulatory Affairs Unit" w:date="2026-07-29T16:06:00Z">
                <w:r>
                  <w:t>Safety plans</w:t>
                </w:r>
              </w:ins>
            </w:sdtContent>
          </w:sdt>
        </w:p>
      </w:sdtContent>
    </w:sdt>
    <w:sdt>
      <w:sdtPr>
        <w:tag w:val="goog_rdk_3315"/>
        <w:id w:val="679507866"/>
      </w:sdtPr>
      <w:sdtContent>
        <w:p w14:paraId="00000739" w14:textId="77777777" w:rsidR="00CF3663" w:rsidRDefault="00000000">
          <w:pPr>
            <w:numPr>
              <w:ilvl w:val="1"/>
              <w:numId w:val="118"/>
            </w:numPr>
            <w:tabs>
              <w:tab w:val="left" w:pos="720"/>
              <w:tab w:val="left" w:pos="1440"/>
            </w:tabs>
            <w:spacing w:before="240"/>
            <w:rPr>
              <w:ins w:id="3323" w:author="BHA Regulatory Affairs Unit" w:date="2026-07-29T16:06:00Z"/>
            </w:rPr>
          </w:pPr>
          <w:sdt>
            <w:sdtPr>
              <w:tag w:val="goog_rdk_3314"/>
              <w:id w:val="-730123383"/>
            </w:sdtPr>
            <w:sdtContent>
              <w:ins w:id="3324" w:author="BHA Regulatory Affairs Unit" w:date="2026-07-29T16:06:00Z">
                <w:r>
                  <w:t>Agencies must utilize safety plans and the safety planning process, when clinically appropriate.</w:t>
                </w:r>
              </w:ins>
            </w:sdtContent>
          </w:sdt>
        </w:p>
      </w:sdtContent>
    </w:sdt>
    <w:sdt>
      <w:sdtPr>
        <w:tag w:val="goog_rdk_3317"/>
        <w:id w:val="916365851"/>
      </w:sdtPr>
      <w:sdtContent>
        <w:p w14:paraId="0000073A" w14:textId="77777777" w:rsidR="00CF3663" w:rsidRDefault="00000000">
          <w:pPr>
            <w:numPr>
              <w:ilvl w:val="1"/>
              <w:numId w:val="118"/>
            </w:numPr>
            <w:tabs>
              <w:tab w:val="left" w:pos="720"/>
              <w:tab w:val="left" w:pos="1440"/>
            </w:tabs>
            <w:spacing w:before="240"/>
            <w:rPr>
              <w:ins w:id="3325" w:author="BHA Regulatory Affairs Unit" w:date="2026-07-29T16:06:00Z"/>
            </w:rPr>
          </w:pPr>
          <w:sdt>
            <w:sdtPr>
              <w:tag w:val="goog_rdk_3316"/>
              <w:id w:val="236001116"/>
            </w:sdtPr>
            <w:sdtContent>
              <w:ins w:id="3326" w:author="BHA Regulatory Affairs Unit" w:date="2026-07-29T16:06:00Z">
                <w:r>
                  <w:t>Safety plans must be developed in collaboration with an individual, their authorized family member(s), and/or other supportive persons, unless clinically contraindicated.</w:t>
                </w:r>
              </w:ins>
            </w:sdtContent>
          </w:sdt>
        </w:p>
      </w:sdtContent>
    </w:sdt>
    <w:sdt>
      <w:sdtPr>
        <w:tag w:val="goog_rdk_3319"/>
        <w:id w:val="2096679659"/>
      </w:sdtPr>
      <w:sdtContent>
        <w:p w14:paraId="0000073B" w14:textId="77777777" w:rsidR="00CF3663" w:rsidRDefault="00000000">
          <w:pPr>
            <w:numPr>
              <w:ilvl w:val="1"/>
              <w:numId w:val="118"/>
            </w:numPr>
            <w:tabs>
              <w:tab w:val="left" w:pos="720"/>
              <w:tab w:val="left" w:pos="1440"/>
            </w:tabs>
            <w:spacing w:before="240"/>
            <w:rPr>
              <w:ins w:id="3327" w:author="BHA Regulatory Affairs Unit" w:date="2026-07-29T16:06:00Z"/>
            </w:rPr>
          </w:pPr>
          <w:sdt>
            <w:sdtPr>
              <w:tag w:val="goog_rdk_3318"/>
              <w:id w:val="669908218"/>
            </w:sdtPr>
            <w:sdtContent>
              <w:ins w:id="3328" w:author="BHA Regulatory Affairs Unit" w:date="2026-07-29T16:06:00Z">
                <w:r>
                  <w:t>Safety plans must be in writing with copies offered to an individual, the individual’s guardian(s), if applicable, and to other service providers or social supports when authorized by an individual.</w:t>
                </w:r>
              </w:ins>
            </w:sdtContent>
          </w:sdt>
        </w:p>
      </w:sdtContent>
    </w:sdt>
    <w:sdt>
      <w:sdtPr>
        <w:tag w:val="goog_rdk_3321"/>
        <w:id w:val="-767678992"/>
      </w:sdtPr>
      <w:sdtContent>
        <w:p w14:paraId="0000073C" w14:textId="77777777" w:rsidR="00CF3663" w:rsidRDefault="00000000">
          <w:pPr>
            <w:numPr>
              <w:ilvl w:val="1"/>
              <w:numId w:val="118"/>
            </w:numPr>
            <w:tabs>
              <w:tab w:val="left" w:pos="720"/>
              <w:tab w:val="left" w:pos="1440"/>
            </w:tabs>
            <w:spacing w:before="240"/>
            <w:rPr>
              <w:ins w:id="3329" w:author="BHA Regulatory Affairs Unit" w:date="2026-07-29T16:06:00Z"/>
            </w:rPr>
          </w:pPr>
          <w:sdt>
            <w:sdtPr>
              <w:tag w:val="goog_rdk_3320"/>
              <w:id w:val="802004194"/>
            </w:sdtPr>
            <w:sdtContent>
              <w:ins w:id="3330" w:author="BHA Regulatory Affairs Unit" w:date="2026-07-29T16:06:00Z">
                <w:r>
                  <w:t>Safety plans must be tailored to meet the individual’s needs or concern(s).</w:t>
                </w:r>
              </w:ins>
            </w:sdtContent>
          </w:sdt>
        </w:p>
      </w:sdtContent>
    </w:sdt>
    <w:sdt>
      <w:sdtPr>
        <w:tag w:val="goog_rdk_3323"/>
        <w:id w:val="-2071388130"/>
      </w:sdtPr>
      <w:sdtContent>
        <w:p w14:paraId="0000073D" w14:textId="77777777" w:rsidR="00CF3663" w:rsidRDefault="00000000">
          <w:pPr>
            <w:numPr>
              <w:ilvl w:val="1"/>
              <w:numId w:val="118"/>
            </w:numPr>
            <w:tabs>
              <w:tab w:val="left" w:pos="720"/>
              <w:tab w:val="left" w:pos="1440"/>
            </w:tabs>
            <w:spacing w:before="240"/>
            <w:rPr>
              <w:ins w:id="3331" w:author="BHA Regulatory Affairs Unit" w:date="2026-07-29T16:06:00Z"/>
            </w:rPr>
          </w:pPr>
          <w:sdt>
            <w:sdtPr>
              <w:tag w:val="goog_rdk_3322"/>
              <w:id w:val="255164795"/>
            </w:sdtPr>
            <w:sdtContent>
              <w:ins w:id="3332" w:author="BHA Regulatory Affairs Unit" w:date="2026-07-29T16:06:00Z">
                <w:r>
                  <w:t>Components of a safety plan may include, but are not limited to:</w:t>
                </w:r>
              </w:ins>
            </w:sdtContent>
          </w:sdt>
        </w:p>
      </w:sdtContent>
    </w:sdt>
    <w:sdt>
      <w:sdtPr>
        <w:tag w:val="goog_rdk_3325"/>
        <w:id w:val="-2104579026"/>
      </w:sdtPr>
      <w:sdtContent>
        <w:p w14:paraId="0000073E" w14:textId="77777777" w:rsidR="00CF3663" w:rsidRDefault="00000000">
          <w:pPr>
            <w:numPr>
              <w:ilvl w:val="2"/>
              <w:numId w:val="118"/>
            </w:numPr>
            <w:tabs>
              <w:tab w:val="left" w:pos="720"/>
              <w:tab w:val="left" w:pos="1440"/>
            </w:tabs>
            <w:spacing w:before="240"/>
            <w:rPr>
              <w:ins w:id="3333" w:author="BHA Regulatory Affairs Unit" w:date="2026-07-29T16:06:00Z"/>
            </w:rPr>
          </w:pPr>
          <w:sdt>
            <w:sdtPr>
              <w:tag w:val="goog_rdk_3324"/>
              <w:id w:val="-1034185240"/>
            </w:sdtPr>
            <w:sdtContent>
              <w:ins w:id="3334" w:author="BHA Regulatory Affairs Unit" w:date="2026-07-29T16:06:00Z">
                <w:r>
                  <w:t>Any psychiatric advance directive (PAD) in effect;</w:t>
                </w:r>
              </w:ins>
            </w:sdtContent>
          </w:sdt>
        </w:p>
      </w:sdtContent>
    </w:sdt>
    <w:sdt>
      <w:sdtPr>
        <w:tag w:val="goog_rdk_3327"/>
        <w:id w:val="76254103"/>
      </w:sdtPr>
      <w:sdtContent>
        <w:p w14:paraId="0000073F" w14:textId="77777777" w:rsidR="00CF3663" w:rsidRDefault="00000000">
          <w:pPr>
            <w:numPr>
              <w:ilvl w:val="2"/>
              <w:numId w:val="118"/>
            </w:numPr>
            <w:tabs>
              <w:tab w:val="left" w:pos="720"/>
              <w:tab w:val="left" w:pos="1440"/>
            </w:tabs>
            <w:spacing w:before="240"/>
            <w:rPr>
              <w:ins w:id="3335" w:author="BHA Regulatory Affairs Unit" w:date="2026-07-29T16:06:00Z"/>
            </w:rPr>
          </w:pPr>
          <w:sdt>
            <w:sdtPr>
              <w:tag w:val="goog_rdk_3326"/>
              <w:id w:val="-1247778420"/>
            </w:sdtPr>
            <w:sdtContent>
              <w:ins w:id="3336" w:author="BHA Regulatory Affairs Unit" w:date="2026-07-29T16:06:00Z">
                <w:r>
                  <w:t>Short-term strategies for immediate stabilization;</w:t>
                </w:r>
              </w:ins>
            </w:sdtContent>
          </w:sdt>
        </w:p>
      </w:sdtContent>
    </w:sdt>
    <w:sdt>
      <w:sdtPr>
        <w:tag w:val="goog_rdk_3329"/>
        <w:id w:val="-1456171132"/>
      </w:sdtPr>
      <w:sdtContent>
        <w:p w14:paraId="00000740" w14:textId="77777777" w:rsidR="00CF3663" w:rsidRDefault="00000000">
          <w:pPr>
            <w:numPr>
              <w:ilvl w:val="2"/>
              <w:numId w:val="118"/>
            </w:numPr>
            <w:tabs>
              <w:tab w:val="left" w:pos="720"/>
              <w:tab w:val="left" w:pos="1440"/>
            </w:tabs>
            <w:spacing w:before="240"/>
            <w:rPr>
              <w:ins w:id="3337" w:author="BHA Regulatory Affairs Unit" w:date="2026-07-29T16:06:00Z"/>
            </w:rPr>
          </w:pPr>
          <w:sdt>
            <w:sdtPr>
              <w:tag w:val="goog_rdk_3328"/>
              <w:id w:val="322304478"/>
            </w:sdtPr>
            <w:sdtContent>
              <w:ins w:id="3338" w:author="BHA Regulatory Affairs Unit" w:date="2026-07-29T16:06:00Z">
                <w:r>
                  <w:t>Long-term strategies to support a return to the pre-crisis level of functioning;</w:t>
                </w:r>
              </w:ins>
            </w:sdtContent>
          </w:sdt>
        </w:p>
      </w:sdtContent>
    </w:sdt>
    <w:sdt>
      <w:sdtPr>
        <w:tag w:val="goog_rdk_3331"/>
        <w:id w:val="-1486898372"/>
      </w:sdtPr>
      <w:sdtContent>
        <w:p w14:paraId="00000741" w14:textId="77777777" w:rsidR="00CF3663" w:rsidRDefault="00000000">
          <w:pPr>
            <w:numPr>
              <w:ilvl w:val="2"/>
              <w:numId w:val="118"/>
            </w:numPr>
            <w:tabs>
              <w:tab w:val="left" w:pos="720"/>
              <w:tab w:val="left" w:pos="1440"/>
            </w:tabs>
            <w:spacing w:before="240"/>
            <w:rPr>
              <w:ins w:id="3339" w:author="BHA Regulatory Affairs Unit" w:date="2026-07-29T16:06:00Z"/>
            </w:rPr>
          </w:pPr>
          <w:sdt>
            <w:sdtPr>
              <w:tag w:val="goog_rdk_3330"/>
              <w:id w:val="-397284842"/>
            </w:sdtPr>
            <w:sdtContent>
              <w:ins w:id="3340" w:author="BHA Regulatory Affairs Unit" w:date="2026-07-29T16:06:00Z">
                <w:r>
                  <w:t>Recognition of warning signs or actions that increase risk for an individual;</w:t>
                </w:r>
              </w:ins>
            </w:sdtContent>
          </w:sdt>
        </w:p>
      </w:sdtContent>
    </w:sdt>
    <w:sdt>
      <w:sdtPr>
        <w:tag w:val="goog_rdk_3333"/>
        <w:id w:val="-2025819169"/>
      </w:sdtPr>
      <w:sdtContent>
        <w:p w14:paraId="00000742" w14:textId="77777777" w:rsidR="00CF3663" w:rsidRDefault="00000000">
          <w:pPr>
            <w:numPr>
              <w:ilvl w:val="2"/>
              <w:numId w:val="118"/>
            </w:numPr>
            <w:tabs>
              <w:tab w:val="left" w:pos="720"/>
              <w:tab w:val="left" w:pos="1440"/>
            </w:tabs>
            <w:spacing w:before="240"/>
            <w:rPr>
              <w:ins w:id="3341" w:author="BHA Regulatory Affairs Unit" w:date="2026-07-29T16:06:00Z"/>
            </w:rPr>
          </w:pPr>
          <w:sdt>
            <w:sdtPr>
              <w:tag w:val="goog_rdk_3332"/>
              <w:id w:val="41527591"/>
            </w:sdtPr>
            <w:sdtContent>
              <w:ins w:id="3342" w:author="BHA Regulatory Affairs Unit" w:date="2026-07-29T16:06:00Z">
                <w:r>
                  <w:t>Identification and utilization of internal coping strategies;</w:t>
                </w:r>
              </w:ins>
            </w:sdtContent>
          </w:sdt>
        </w:p>
      </w:sdtContent>
    </w:sdt>
    <w:sdt>
      <w:sdtPr>
        <w:tag w:val="goog_rdk_3335"/>
        <w:id w:val="1719192872"/>
      </w:sdtPr>
      <w:sdtContent>
        <w:p w14:paraId="00000743" w14:textId="77777777" w:rsidR="00CF3663" w:rsidRDefault="00000000">
          <w:pPr>
            <w:numPr>
              <w:ilvl w:val="2"/>
              <w:numId w:val="118"/>
            </w:numPr>
            <w:tabs>
              <w:tab w:val="left" w:pos="720"/>
              <w:tab w:val="left" w:pos="1440"/>
            </w:tabs>
            <w:spacing w:before="240"/>
            <w:rPr>
              <w:ins w:id="3343" w:author="BHA Regulatory Affairs Unit" w:date="2026-07-29T16:06:00Z"/>
            </w:rPr>
          </w:pPr>
          <w:sdt>
            <w:sdtPr>
              <w:tag w:val="goog_rdk_3334"/>
              <w:id w:val="569622207"/>
            </w:sdtPr>
            <w:sdtContent>
              <w:ins w:id="3344" w:author="BHA Regulatory Affairs Unit" w:date="2026-07-29T16:06:00Z">
                <w:r>
                  <w:t>Utilization of social supports and social settings to improve social connection;</w:t>
                </w:r>
              </w:ins>
            </w:sdtContent>
          </w:sdt>
        </w:p>
      </w:sdtContent>
    </w:sdt>
    <w:sdt>
      <w:sdtPr>
        <w:tag w:val="goog_rdk_3337"/>
        <w:id w:val="999223743"/>
      </w:sdtPr>
      <w:sdtContent>
        <w:p w14:paraId="00000744" w14:textId="77777777" w:rsidR="00CF3663" w:rsidRDefault="00000000">
          <w:pPr>
            <w:numPr>
              <w:ilvl w:val="2"/>
              <w:numId w:val="118"/>
            </w:numPr>
            <w:tabs>
              <w:tab w:val="left" w:pos="720"/>
              <w:tab w:val="left" w:pos="1440"/>
            </w:tabs>
            <w:spacing w:before="240"/>
            <w:rPr>
              <w:ins w:id="3345" w:author="BHA Regulatory Affairs Unit" w:date="2026-07-29T16:06:00Z"/>
            </w:rPr>
          </w:pPr>
          <w:sdt>
            <w:sdtPr>
              <w:tag w:val="goog_rdk_3336"/>
              <w:id w:val="-1384487253"/>
            </w:sdtPr>
            <w:sdtContent>
              <w:ins w:id="3346" w:author="BHA Regulatory Affairs Unit" w:date="2026-07-29T16:06:00Z">
                <w:r>
                  <w:t>Utilization of family members and other supportive persons to help mitigate the crisis;</w:t>
                </w:r>
              </w:ins>
            </w:sdtContent>
          </w:sdt>
        </w:p>
      </w:sdtContent>
    </w:sdt>
    <w:sdt>
      <w:sdtPr>
        <w:tag w:val="goog_rdk_3339"/>
        <w:id w:val="-948486228"/>
      </w:sdtPr>
      <w:sdtContent>
        <w:p w14:paraId="00000745" w14:textId="77777777" w:rsidR="00CF3663" w:rsidRDefault="00000000">
          <w:pPr>
            <w:numPr>
              <w:ilvl w:val="2"/>
              <w:numId w:val="118"/>
            </w:numPr>
            <w:tabs>
              <w:tab w:val="left" w:pos="720"/>
              <w:tab w:val="left" w:pos="1440"/>
            </w:tabs>
            <w:spacing w:before="240"/>
            <w:rPr>
              <w:ins w:id="3347" w:author="BHA Regulatory Affairs Unit" w:date="2026-07-29T16:06:00Z"/>
            </w:rPr>
          </w:pPr>
          <w:sdt>
            <w:sdtPr>
              <w:tag w:val="goog_rdk_3338"/>
              <w:id w:val="1014971618"/>
            </w:sdtPr>
            <w:sdtContent>
              <w:ins w:id="3348" w:author="BHA Regulatory Affairs Unit" w:date="2026-07-29T16:06:00Z">
                <w:r>
                  <w:t>Contacting behavioral health professionals, crisis lines or services, or other agencies that can support an individual and reduce an individual’s risk; and</w:t>
                </w:r>
              </w:ins>
            </w:sdtContent>
          </w:sdt>
        </w:p>
      </w:sdtContent>
    </w:sdt>
    <w:sdt>
      <w:sdtPr>
        <w:tag w:val="goog_rdk_3341"/>
        <w:id w:val="-1778500433"/>
      </w:sdtPr>
      <w:sdtContent>
        <w:p w14:paraId="00000746" w14:textId="77777777" w:rsidR="00CF3663" w:rsidRDefault="00000000">
          <w:pPr>
            <w:numPr>
              <w:ilvl w:val="2"/>
              <w:numId w:val="118"/>
            </w:numPr>
            <w:tabs>
              <w:tab w:val="left" w:pos="720"/>
              <w:tab w:val="left" w:pos="1440"/>
            </w:tabs>
            <w:spacing w:before="240"/>
            <w:rPr>
              <w:ins w:id="3349" w:author="BHA Regulatory Affairs Unit" w:date="2026-07-29T16:06:00Z"/>
            </w:rPr>
          </w:pPr>
          <w:sdt>
            <w:sdtPr>
              <w:tag w:val="goog_rdk_3340"/>
              <w:id w:val="977289893"/>
            </w:sdtPr>
            <w:sdtContent>
              <w:ins w:id="3350" w:author="BHA Regulatory Affairs Unit" w:date="2026-07-29T16:06:00Z">
                <w:r>
                  <w:t>Making the environment safe, including reducing access to lethal means, as applicable.</w:t>
                </w:r>
              </w:ins>
            </w:sdtContent>
          </w:sdt>
        </w:p>
      </w:sdtContent>
    </w:sdt>
    <w:sdt>
      <w:sdtPr>
        <w:tag w:val="goog_rdk_3343"/>
        <w:id w:val="-1605925554"/>
      </w:sdtPr>
      <w:sdtContent>
        <w:p w14:paraId="00000747" w14:textId="77777777" w:rsidR="00CF3663" w:rsidRDefault="00000000">
          <w:pPr>
            <w:numPr>
              <w:ilvl w:val="0"/>
              <w:numId w:val="118"/>
            </w:numPr>
            <w:tabs>
              <w:tab w:val="left" w:pos="720"/>
              <w:tab w:val="left" w:pos="1440"/>
            </w:tabs>
            <w:spacing w:before="240"/>
            <w:rPr>
              <w:ins w:id="3351" w:author="BHA Regulatory Affairs Unit" w:date="2026-07-29T16:06:00Z"/>
            </w:rPr>
          </w:pPr>
          <w:sdt>
            <w:sdtPr>
              <w:tag w:val="goog_rdk_3342"/>
              <w:id w:val="468009436"/>
            </w:sdtPr>
            <w:sdtContent>
              <w:ins w:id="3352" w:author="BHA Regulatory Affairs Unit" w:date="2026-07-29T16:06:00Z">
                <w:r>
                  <w:t>Safety plans may be utilized for all behavioral health crises including mental health safety concerns and/or substance use relapse(s).</w:t>
                </w:r>
              </w:ins>
            </w:sdtContent>
          </w:sdt>
        </w:p>
      </w:sdtContent>
    </w:sdt>
    <w:sdt>
      <w:sdtPr>
        <w:tag w:val="goog_rdk_3346"/>
        <w:id w:val="529732417"/>
      </w:sdtPr>
      <w:sdtContent>
        <w:p w14:paraId="00000748" w14:textId="77777777" w:rsidR="00CF3663" w:rsidRDefault="00000000">
          <w:pPr>
            <w:keepNext/>
            <w:spacing w:before="240" w:after="60"/>
            <w:ind w:firstLine="0"/>
            <w:rPr>
              <w:ins w:id="3353" w:author="BHA Regulatory Affairs Unit" w:date="2026-07-29T16:06:00Z"/>
              <w:b/>
              <w:bCs/>
            </w:rPr>
          </w:pPr>
          <w:sdt>
            <w:sdtPr>
              <w:tag w:val="goog_rdk_3344"/>
              <w:id w:val="-900274848"/>
            </w:sdtPr>
            <w:sdtContent>
              <w:sdt>
                <w:sdtPr>
                  <w:tag w:val="goog_rdk_3345"/>
                  <w:id w:val="-745782409"/>
                </w:sdtPr>
                <w:sdtContent>
                  <w:commentRangeStart w:id="3354"/>
                </w:sdtContent>
              </w:sdt>
              <w:ins w:id="3355" w:author="BHA Regulatory Affairs Unit" w:date="2026-07-29T16:06:00Z">
                <w:r>
                  <w:rPr>
                    <w:b/>
                    <w:bCs/>
                  </w:rPr>
                  <w:t>1.18</w:t>
                </w:r>
                <w:r>
                  <w:rPr>
                    <w:b/>
                    <w:bCs/>
                  </w:rPr>
                  <w:tab/>
                  <w:t>Individual Rights</w:t>
                </w:r>
                <w:commentRangeEnd w:id="3354"/>
                <w:r>
                  <w:rPr>
                    <w:rStyle w:val="CommentReference"/>
                    <w:sz w:val="24"/>
                    <w:szCs w:val="24"/>
                  </w:rPr>
                  <w:commentReference w:id="3354"/>
                </w:r>
              </w:ins>
            </w:sdtContent>
          </w:sdt>
        </w:p>
      </w:sdtContent>
    </w:sdt>
    <w:sdt>
      <w:sdtPr>
        <w:tag w:val="goog_rdk_3348"/>
        <w:id w:val="383541792"/>
      </w:sdtPr>
      <w:sdtContent>
        <w:p w14:paraId="00000749" w14:textId="77777777" w:rsidR="00CF3663" w:rsidRDefault="00000000">
          <w:pPr>
            <w:numPr>
              <w:ilvl w:val="0"/>
              <w:numId w:val="119"/>
            </w:numPr>
            <w:tabs>
              <w:tab w:val="left" w:pos="720"/>
              <w:tab w:val="left" w:pos="1440"/>
            </w:tabs>
            <w:spacing w:before="240"/>
            <w:rPr>
              <w:ins w:id="3356" w:author="BHA Regulatory Affairs Unit" w:date="2026-07-29T16:06:00Z"/>
            </w:rPr>
          </w:pPr>
          <w:sdt>
            <w:sdtPr>
              <w:tag w:val="goog_rdk_3347"/>
              <w:id w:val="272056536"/>
            </w:sdtPr>
            <w:sdtContent>
              <w:ins w:id="3357" w:author="BHA Regulatory Affairs Unit" w:date="2026-07-29T16:06:00Z">
                <w:r>
                  <w:t>Agencies shall develop, implement, and enforce a policy regarding individual rights. The policy must ensure that each individual or, when applicable, an individual’s designated representative, has the right to:</w:t>
                </w:r>
              </w:ins>
            </w:sdtContent>
          </w:sdt>
        </w:p>
      </w:sdtContent>
    </w:sdt>
    <w:sdt>
      <w:sdtPr>
        <w:tag w:val="goog_rdk_3350"/>
        <w:id w:val="-768314940"/>
      </w:sdtPr>
      <w:sdtContent>
        <w:p w14:paraId="0000074A" w14:textId="77777777" w:rsidR="00CF3663" w:rsidRDefault="00000000">
          <w:pPr>
            <w:numPr>
              <w:ilvl w:val="1"/>
              <w:numId w:val="119"/>
            </w:numPr>
            <w:tabs>
              <w:tab w:val="left" w:pos="720"/>
              <w:tab w:val="left" w:pos="1440"/>
            </w:tabs>
            <w:spacing w:before="240"/>
            <w:rPr>
              <w:ins w:id="3358" w:author="BHA Regulatory Affairs Unit" w:date="2026-07-29T16:06:00Z"/>
            </w:rPr>
          </w:pPr>
          <w:sdt>
            <w:sdtPr>
              <w:tag w:val="goog_rdk_3349"/>
              <w:id w:val="1476280617"/>
            </w:sdtPr>
            <w:sdtContent>
              <w:ins w:id="3359" w:author="BHA Regulatory Affairs Unit" w:date="2026-07-29T16:06:00Z">
                <w:r>
                  <w:t>Participate in all decisions involving an individual’s care or treatment;</w:t>
                </w:r>
              </w:ins>
            </w:sdtContent>
          </w:sdt>
        </w:p>
      </w:sdtContent>
    </w:sdt>
    <w:sdt>
      <w:sdtPr>
        <w:tag w:val="goog_rdk_3352"/>
        <w:id w:val="1343062320"/>
      </w:sdtPr>
      <w:sdtContent>
        <w:p w14:paraId="0000074B" w14:textId="77777777" w:rsidR="00CF3663" w:rsidRDefault="00000000">
          <w:pPr>
            <w:numPr>
              <w:ilvl w:val="1"/>
              <w:numId w:val="119"/>
            </w:numPr>
            <w:tabs>
              <w:tab w:val="left" w:pos="720"/>
              <w:tab w:val="left" w:pos="1440"/>
            </w:tabs>
            <w:spacing w:before="240"/>
            <w:rPr>
              <w:ins w:id="3360" w:author="BHA Regulatory Affairs Unit" w:date="2026-07-29T16:06:00Z"/>
            </w:rPr>
          </w:pPr>
          <w:sdt>
            <w:sdtPr>
              <w:tag w:val="goog_rdk_3351"/>
              <w:id w:val="-1437973017"/>
            </w:sdtPr>
            <w:sdtContent>
              <w:ins w:id="3361" w:author="BHA Regulatory Affairs Unit" w:date="2026-07-29T16:06:00Z">
                <w:r>
                  <w:t>Be informed about whether an agency is participating in teaching programs, and provide informed consent prior to being included in any clinical trials relating to an individual’s care;</w:t>
                </w:r>
              </w:ins>
            </w:sdtContent>
          </w:sdt>
        </w:p>
      </w:sdtContent>
    </w:sdt>
    <w:sdt>
      <w:sdtPr>
        <w:tag w:val="goog_rdk_3354"/>
        <w:id w:val="-1897827128"/>
      </w:sdtPr>
      <w:sdtContent>
        <w:p w14:paraId="0000074C" w14:textId="77777777" w:rsidR="00CF3663" w:rsidRDefault="00000000">
          <w:pPr>
            <w:numPr>
              <w:ilvl w:val="1"/>
              <w:numId w:val="119"/>
            </w:numPr>
            <w:tabs>
              <w:tab w:val="left" w:pos="720"/>
              <w:tab w:val="left" w:pos="1440"/>
            </w:tabs>
            <w:spacing w:before="240"/>
            <w:rPr>
              <w:ins w:id="3362" w:author="BHA Regulatory Affairs Unit" w:date="2026-07-29T16:06:00Z"/>
            </w:rPr>
          </w:pPr>
          <w:sdt>
            <w:sdtPr>
              <w:tag w:val="goog_rdk_3353"/>
              <w:id w:val="1935346088"/>
            </w:sdtPr>
            <w:sdtContent>
              <w:ins w:id="3363" w:author="BHA Regulatory Affairs Unit" w:date="2026-07-29T16:06:00Z">
                <w:r>
                  <w:t>Refuse any drug, test, procedure, service, or treatment and to be informed of risks and benefits of this action;</w:t>
                </w:r>
              </w:ins>
            </w:sdtContent>
          </w:sdt>
        </w:p>
      </w:sdtContent>
    </w:sdt>
    <w:sdt>
      <w:sdtPr>
        <w:tag w:val="goog_rdk_3356"/>
        <w:id w:val="-1242977326"/>
      </w:sdtPr>
      <w:sdtContent>
        <w:p w14:paraId="0000074D" w14:textId="77777777" w:rsidR="00CF3663" w:rsidRDefault="00000000">
          <w:pPr>
            <w:numPr>
              <w:ilvl w:val="1"/>
              <w:numId w:val="119"/>
            </w:numPr>
            <w:tabs>
              <w:tab w:val="left" w:pos="720"/>
              <w:tab w:val="left" w:pos="1440"/>
            </w:tabs>
            <w:spacing w:before="240"/>
            <w:rPr>
              <w:ins w:id="3364" w:author="BHA Regulatory Affairs Unit" w:date="2026-07-29T16:06:00Z"/>
            </w:rPr>
          </w:pPr>
          <w:sdt>
            <w:sdtPr>
              <w:tag w:val="goog_rdk_3355"/>
              <w:id w:val="603907857"/>
            </w:sdtPr>
            <w:sdtContent>
              <w:ins w:id="3365" w:author="BHA Regulatory Affairs Unit" w:date="2026-07-29T16:06:00Z">
                <w:r>
                  <w:t>Receive care and treatment, in compliance with state statute, that is free from discrimination on the basis of physical or mental disability, race, ethnicity, socio-economic status, religion, gender expression, gender identity, sex, sexuality, culture, and/or languages spoken; and that recognizes an individual's dignity, cultural values, and religious beliefs; as well as provides for personal privacy to the extent possible during the course of treatment;</w:t>
                </w:r>
              </w:ins>
            </w:sdtContent>
          </w:sdt>
        </w:p>
      </w:sdtContent>
    </w:sdt>
    <w:sdt>
      <w:sdtPr>
        <w:tag w:val="goog_rdk_3358"/>
        <w:id w:val="-1654590811"/>
      </w:sdtPr>
      <w:sdtContent>
        <w:p w14:paraId="0000074E" w14:textId="77777777" w:rsidR="00CF3663" w:rsidRDefault="00000000">
          <w:pPr>
            <w:numPr>
              <w:ilvl w:val="1"/>
              <w:numId w:val="119"/>
            </w:numPr>
            <w:tabs>
              <w:tab w:val="left" w:pos="720"/>
              <w:tab w:val="left" w:pos="1440"/>
            </w:tabs>
            <w:spacing w:before="240"/>
            <w:rPr>
              <w:ins w:id="3366" w:author="BHA Regulatory Affairs Unit" w:date="2026-07-29T16:06:00Z"/>
            </w:rPr>
          </w:pPr>
          <w:sdt>
            <w:sdtPr>
              <w:tag w:val="goog_rdk_3357"/>
              <w:id w:val="-2013328596"/>
            </w:sdtPr>
            <w:sdtContent>
              <w:ins w:id="3367" w:author="BHA Regulatory Affairs Unit" w:date="2026-07-29T16:06:00Z">
                <w:r>
                  <w:t>Be informed of the first name(s) and professional credential(s) of the personnel that are providing services to an individual, at a minimum. Full name(s) and qualifications of the service providers must be provided upon request to an individual or an individual’s designated representative, or when required by the Department of Regulatory Agencies (DORA);</w:t>
                </w:r>
              </w:ins>
            </w:sdtContent>
          </w:sdt>
        </w:p>
      </w:sdtContent>
    </w:sdt>
    <w:sdt>
      <w:sdtPr>
        <w:tag w:val="goog_rdk_3360"/>
        <w:id w:val="1345382462"/>
      </w:sdtPr>
      <w:sdtContent>
        <w:p w14:paraId="0000074F" w14:textId="77777777" w:rsidR="00CF3663" w:rsidRDefault="00000000">
          <w:pPr>
            <w:numPr>
              <w:ilvl w:val="1"/>
              <w:numId w:val="119"/>
            </w:numPr>
            <w:tabs>
              <w:tab w:val="left" w:pos="720"/>
              <w:tab w:val="left" w:pos="1440"/>
            </w:tabs>
            <w:spacing w:before="240"/>
            <w:rPr>
              <w:ins w:id="3368" w:author="BHA Regulatory Affairs Unit" w:date="2026-07-29T16:06:00Z"/>
            </w:rPr>
          </w:pPr>
          <w:sdt>
            <w:sdtPr>
              <w:tag w:val="goog_rdk_3359"/>
              <w:id w:val="720995627"/>
            </w:sdtPr>
            <w:sdtContent>
              <w:ins w:id="3369" w:author="BHA Regulatory Affairs Unit" w:date="2026-07-29T16:06:00Z">
                <w:r>
                  <w:t>Receive, upon request:</w:t>
                </w:r>
              </w:ins>
            </w:sdtContent>
          </w:sdt>
        </w:p>
      </w:sdtContent>
    </w:sdt>
    <w:sdt>
      <w:sdtPr>
        <w:tag w:val="goog_rdk_3362"/>
        <w:id w:val="1552844682"/>
      </w:sdtPr>
      <w:sdtContent>
        <w:p w14:paraId="00000750" w14:textId="77777777" w:rsidR="00CF3663" w:rsidRDefault="00000000">
          <w:pPr>
            <w:numPr>
              <w:ilvl w:val="2"/>
              <w:numId w:val="119"/>
            </w:numPr>
            <w:tabs>
              <w:tab w:val="left" w:pos="720"/>
              <w:tab w:val="left" w:pos="1440"/>
            </w:tabs>
            <w:spacing w:before="240"/>
            <w:rPr>
              <w:ins w:id="3370" w:author="BHA Regulatory Affairs Unit" w:date="2026-07-29T16:06:00Z"/>
            </w:rPr>
          </w:pPr>
          <w:sdt>
            <w:sdtPr>
              <w:tag w:val="goog_rdk_3361"/>
              <w:id w:val="-352920413"/>
            </w:sdtPr>
            <w:sdtContent>
              <w:ins w:id="3371" w:author="BHA Regulatory Affairs Unit" w:date="2026-07-29T16:06:00Z">
                <w:r>
                  <w:t>Prior to initiation of non-emergent care or treatment, the estimated average charge to an individual;</w:t>
                </w:r>
              </w:ins>
            </w:sdtContent>
          </w:sdt>
        </w:p>
      </w:sdtContent>
    </w:sdt>
    <w:sdt>
      <w:sdtPr>
        <w:tag w:val="goog_rdk_3364"/>
        <w:id w:val="-265122576"/>
      </w:sdtPr>
      <w:sdtContent>
        <w:p w14:paraId="00000751" w14:textId="77777777" w:rsidR="00CF3663" w:rsidRDefault="00000000">
          <w:pPr>
            <w:numPr>
              <w:ilvl w:val="3"/>
              <w:numId w:val="119"/>
            </w:numPr>
            <w:tabs>
              <w:tab w:val="left" w:pos="720"/>
              <w:tab w:val="left" w:pos="1440"/>
            </w:tabs>
            <w:spacing w:before="240"/>
            <w:rPr>
              <w:ins w:id="3372" w:author="BHA Regulatory Affairs Unit" w:date="2026-07-29T16:06:00Z"/>
            </w:rPr>
          </w:pPr>
          <w:sdt>
            <w:sdtPr>
              <w:tag w:val="goog_rdk_3363"/>
              <w:id w:val="-34177083"/>
            </w:sdtPr>
            <w:sdtContent>
              <w:ins w:id="3373" w:author="BHA Regulatory Affairs Unit" w:date="2026-07-29T16:06:00Z">
                <w:r>
                  <w:t>This information must be presented to an individual in a manner that is consistent with all state and federal laws and regulations.</w:t>
                </w:r>
              </w:ins>
            </w:sdtContent>
          </w:sdt>
        </w:p>
      </w:sdtContent>
    </w:sdt>
    <w:sdt>
      <w:sdtPr>
        <w:tag w:val="goog_rdk_3366"/>
        <w:id w:val="1048937627"/>
      </w:sdtPr>
      <w:sdtContent>
        <w:p w14:paraId="00000752" w14:textId="77777777" w:rsidR="00CF3663" w:rsidRDefault="00000000">
          <w:pPr>
            <w:numPr>
              <w:ilvl w:val="2"/>
              <w:numId w:val="119"/>
            </w:numPr>
            <w:tabs>
              <w:tab w:val="left" w:pos="720"/>
              <w:tab w:val="left" w:pos="1440"/>
            </w:tabs>
            <w:spacing w:before="240"/>
            <w:rPr>
              <w:ins w:id="3374" w:author="BHA Regulatory Affairs Unit" w:date="2026-07-29T16:06:00Z"/>
            </w:rPr>
          </w:pPr>
          <w:sdt>
            <w:sdtPr>
              <w:tag w:val="goog_rdk_3365"/>
              <w:id w:val="-245932854"/>
            </w:sdtPr>
            <w:sdtContent>
              <w:ins w:id="3375" w:author="BHA Regulatory Affairs Unit" w:date="2026-07-29T16:06:00Z">
                <w:r>
                  <w:t>An agency’s general billing procedures; and</w:t>
                </w:r>
              </w:ins>
            </w:sdtContent>
          </w:sdt>
        </w:p>
      </w:sdtContent>
    </w:sdt>
    <w:sdt>
      <w:sdtPr>
        <w:tag w:val="goog_rdk_3368"/>
        <w:id w:val="-1461478281"/>
      </w:sdtPr>
      <w:sdtContent>
        <w:p w14:paraId="00000753" w14:textId="77777777" w:rsidR="00CF3663" w:rsidRDefault="00000000">
          <w:pPr>
            <w:numPr>
              <w:ilvl w:val="2"/>
              <w:numId w:val="119"/>
            </w:numPr>
            <w:tabs>
              <w:tab w:val="left" w:pos="720"/>
              <w:tab w:val="left" w:pos="1440"/>
            </w:tabs>
            <w:spacing w:before="240"/>
            <w:rPr>
              <w:ins w:id="3376" w:author="BHA Regulatory Affairs Unit" w:date="2026-07-29T16:06:00Z"/>
            </w:rPr>
          </w:pPr>
          <w:sdt>
            <w:sdtPr>
              <w:tag w:val="goog_rdk_3367"/>
              <w:id w:val="-533316997"/>
            </w:sdtPr>
            <w:sdtContent>
              <w:ins w:id="3377" w:author="BHA Regulatory Affairs Unit" w:date="2026-07-29T16:06:00Z">
                <w:r>
                  <w:t>An itemized bill that identifies treatment and services by date. The itemized bill must enable individuals or their legal representatives to validate the charges for items and services provided and must include contact information, including a telephone number, for billing inquiries. The itemized bill must be made available either within fourteen (14) calendar days of the request, thirty (30) calendar days after discharge, or thirty (30) calendar days after the service is rendered, whichever is later.</w:t>
                </w:r>
              </w:ins>
            </w:sdtContent>
          </w:sdt>
        </w:p>
      </w:sdtContent>
    </w:sdt>
    <w:sdt>
      <w:sdtPr>
        <w:tag w:val="goog_rdk_3370"/>
        <w:id w:val="-1238347410"/>
      </w:sdtPr>
      <w:sdtContent>
        <w:p w14:paraId="00000754" w14:textId="77777777" w:rsidR="00CF3663" w:rsidRDefault="00000000">
          <w:pPr>
            <w:numPr>
              <w:ilvl w:val="1"/>
              <w:numId w:val="119"/>
            </w:numPr>
            <w:tabs>
              <w:tab w:val="left" w:pos="720"/>
              <w:tab w:val="left" w:pos="1440"/>
            </w:tabs>
            <w:spacing w:before="240"/>
            <w:rPr>
              <w:ins w:id="3378" w:author="BHA Regulatory Affairs Unit" w:date="2026-07-29T16:06:00Z"/>
            </w:rPr>
          </w:pPr>
          <w:sdt>
            <w:sdtPr>
              <w:tag w:val="goog_rdk_3369"/>
              <w:id w:val="-1518894527"/>
            </w:sdtPr>
            <w:sdtContent>
              <w:ins w:id="3379" w:author="BHA Regulatory Affairs Unit" w:date="2026-07-29T16:06:00Z">
                <w:r>
                  <w:t>Give informed consent for all treatment and services. The personnel must obtain informed consent for treatment they provide to an individual;</w:t>
                </w:r>
              </w:ins>
            </w:sdtContent>
          </w:sdt>
        </w:p>
      </w:sdtContent>
    </w:sdt>
    <w:sdt>
      <w:sdtPr>
        <w:tag w:val="goog_rdk_3372"/>
        <w:id w:val="2143285720"/>
      </w:sdtPr>
      <w:sdtContent>
        <w:p w14:paraId="00000755" w14:textId="77777777" w:rsidR="00CF3663" w:rsidRDefault="00000000">
          <w:pPr>
            <w:numPr>
              <w:ilvl w:val="2"/>
              <w:numId w:val="119"/>
            </w:numPr>
            <w:tabs>
              <w:tab w:val="left" w:pos="720"/>
              <w:tab w:val="left" w:pos="1440"/>
            </w:tabs>
            <w:spacing w:before="240"/>
            <w:rPr>
              <w:ins w:id="3380" w:author="BHA Regulatory Affairs Unit" w:date="2026-07-29T16:06:00Z"/>
            </w:rPr>
          </w:pPr>
          <w:sdt>
            <w:sdtPr>
              <w:tag w:val="goog_rdk_3371"/>
              <w:id w:val="329730650"/>
            </w:sdtPr>
            <w:sdtContent>
              <w:ins w:id="3381" w:author="BHA Regulatory Affairs Unit" w:date="2026-07-29T16:06:00Z">
                <w:r>
                  <w:t>Informed consent includes:</w:t>
                </w:r>
              </w:ins>
            </w:sdtContent>
          </w:sdt>
        </w:p>
      </w:sdtContent>
    </w:sdt>
    <w:sdt>
      <w:sdtPr>
        <w:tag w:val="goog_rdk_3374"/>
        <w:id w:val="1703284612"/>
      </w:sdtPr>
      <w:sdtContent>
        <w:p w14:paraId="00000756" w14:textId="77777777" w:rsidR="00CF3663" w:rsidRDefault="00000000">
          <w:pPr>
            <w:numPr>
              <w:ilvl w:val="3"/>
              <w:numId w:val="119"/>
            </w:numPr>
            <w:tabs>
              <w:tab w:val="left" w:pos="720"/>
              <w:tab w:val="left" w:pos="1440"/>
            </w:tabs>
            <w:spacing w:before="240"/>
            <w:rPr>
              <w:ins w:id="3382" w:author="BHA Regulatory Affairs Unit" w:date="2026-07-29T16:06:00Z"/>
            </w:rPr>
          </w:pPr>
          <w:sdt>
            <w:sdtPr>
              <w:tag w:val="goog_rdk_3373"/>
              <w:id w:val="-1953437789"/>
            </w:sdtPr>
            <w:sdtContent>
              <w:ins w:id="3383" w:author="BHA Regulatory Affairs Unit" w:date="2026-07-29T16:06:00Z">
                <w:r>
                  <w:t>A written agreement executed between an agency and an individual or an individual’s legal representative at the time of admission; and</w:t>
                </w:r>
              </w:ins>
            </w:sdtContent>
          </w:sdt>
        </w:p>
      </w:sdtContent>
    </w:sdt>
    <w:sdt>
      <w:sdtPr>
        <w:tag w:val="goog_rdk_3376"/>
        <w:id w:val="-984502774"/>
      </w:sdtPr>
      <w:sdtContent>
        <w:p w14:paraId="00000757" w14:textId="77777777" w:rsidR="00CF3663" w:rsidRDefault="00000000">
          <w:pPr>
            <w:numPr>
              <w:ilvl w:val="4"/>
              <w:numId w:val="119"/>
            </w:numPr>
            <w:tabs>
              <w:tab w:val="left" w:pos="720"/>
              <w:tab w:val="left" w:pos="1440"/>
            </w:tabs>
            <w:spacing w:before="240"/>
            <w:rPr>
              <w:ins w:id="3384" w:author="BHA Regulatory Affairs Unit" w:date="2026-07-29T16:06:00Z"/>
            </w:rPr>
          </w:pPr>
          <w:sdt>
            <w:sdtPr>
              <w:tag w:val="goog_rdk_3375"/>
              <w:id w:val="1091273797"/>
            </w:sdtPr>
            <w:sdtContent>
              <w:ins w:id="3385" w:author="BHA Regulatory Affairs Unit" w:date="2026-07-29T16:06:00Z">
                <w:r>
                  <w:t>The parties may amend the agreement if there is written consent from both parties.</w:t>
                </w:r>
              </w:ins>
            </w:sdtContent>
          </w:sdt>
        </w:p>
      </w:sdtContent>
    </w:sdt>
    <w:sdt>
      <w:sdtPr>
        <w:tag w:val="goog_rdk_3378"/>
        <w:id w:val="1331071520"/>
      </w:sdtPr>
      <w:sdtContent>
        <w:p w14:paraId="00000758" w14:textId="77777777" w:rsidR="00CF3663" w:rsidRDefault="00000000">
          <w:pPr>
            <w:numPr>
              <w:ilvl w:val="4"/>
              <w:numId w:val="119"/>
            </w:numPr>
            <w:tabs>
              <w:tab w:val="left" w:pos="720"/>
              <w:tab w:val="left" w:pos="1440"/>
            </w:tabs>
            <w:spacing w:before="240"/>
            <w:rPr>
              <w:ins w:id="3386" w:author="BHA Regulatory Affairs Unit" w:date="2026-07-29T16:06:00Z"/>
            </w:rPr>
          </w:pPr>
          <w:sdt>
            <w:sdtPr>
              <w:tag w:val="goog_rdk_3377"/>
              <w:id w:val="-106567"/>
            </w:sdtPr>
            <w:sdtContent>
              <w:ins w:id="3387" w:author="BHA Regulatory Affairs Unit" w:date="2026-07-29T16:06:00Z">
                <w:r>
                  <w:t>No agreement shall be construed to relieve an agency of any requirement or obligation imposed by law or regulation.</w:t>
                </w:r>
              </w:ins>
            </w:sdtContent>
          </w:sdt>
        </w:p>
      </w:sdtContent>
    </w:sdt>
    <w:sdt>
      <w:sdtPr>
        <w:tag w:val="goog_rdk_3380"/>
        <w:id w:val="891194325"/>
      </w:sdtPr>
      <w:sdtContent>
        <w:p w14:paraId="00000759" w14:textId="77777777" w:rsidR="00CF3663" w:rsidRDefault="00000000">
          <w:pPr>
            <w:numPr>
              <w:ilvl w:val="3"/>
              <w:numId w:val="119"/>
            </w:numPr>
            <w:tabs>
              <w:tab w:val="left" w:pos="720"/>
              <w:tab w:val="left" w:pos="1440"/>
            </w:tabs>
            <w:spacing w:before="240"/>
            <w:rPr>
              <w:ins w:id="3388" w:author="BHA Regulatory Affairs Unit" w:date="2026-07-29T16:06:00Z"/>
            </w:rPr>
          </w:pPr>
          <w:sdt>
            <w:sdtPr>
              <w:tag w:val="goog_rdk_3379"/>
              <w:id w:val="2088028918"/>
            </w:sdtPr>
            <w:sdtContent>
              <w:ins w:id="3389" w:author="BHA Regulatory Affairs Unit" w:date="2026-07-29T16:06:00Z">
                <w:r>
                  <w:t>Consent to treatment.</w:t>
                </w:r>
              </w:ins>
            </w:sdtContent>
          </w:sdt>
        </w:p>
      </w:sdtContent>
    </w:sdt>
    <w:sdt>
      <w:sdtPr>
        <w:tag w:val="goog_rdk_3382"/>
        <w:id w:val="54967353"/>
      </w:sdtPr>
      <w:sdtContent>
        <w:p w14:paraId="0000075A" w14:textId="77777777" w:rsidR="00CF3663" w:rsidRDefault="00000000">
          <w:pPr>
            <w:numPr>
              <w:ilvl w:val="4"/>
              <w:numId w:val="119"/>
            </w:numPr>
            <w:tabs>
              <w:tab w:val="left" w:pos="720"/>
              <w:tab w:val="left" w:pos="1440"/>
            </w:tabs>
            <w:spacing w:before="240"/>
            <w:rPr>
              <w:ins w:id="3390" w:author="BHA Regulatory Affairs Unit" w:date="2026-07-29T16:06:00Z"/>
            </w:rPr>
          </w:pPr>
          <w:sdt>
            <w:sdtPr>
              <w:tag w:val="goog_rdk_3381"/>
              <w:id w:val="829300366"/>
            </w:sdtPr>
            <w:sdtContent>
              <w:ins w:id="3391" w:author="BHA Regulatory Affairs Unit" w:date="2026-07-29T16:06:00Z">
                <w:r>
                  <w:t>If an individual is refusing treatment or an aspect of treatment, an agency must have the individual sign a form to confirm their refusal.</w:t>
                </w:r>
              </w:ins>
            </w:sdtContent>
          </w:sdt>
        </w:p>
      </w:sdtContent>
    </w:sdt>
    <w:sdt>
      <w:sdtPr>
        <w:tag w:val="goog_rdk_3384"/>
        <w:id w:val="1282083906"/>
      </w:sdtPr>
      <w:sdtContent>
        <w:p w14:paraId="0000075B" w14:textId="77777777" w:rsidR="00CF3663" w:rsidRDefault="00000000">
          <w:pPr>
            <w:numPr>
              <w:ilvl w:val="2"/>
              <w:numId w:val="119"/>
            </w:numPr>
            <w:tabs>
              <w:tab w:val="left" w:pos="720"/>
              <w:tab w:val="left" w:pos="1440"/>
            </w:tabs>
            <w:spacing w:before="240"/>
            <w:rPr>
              <w:ins w:id="3392" w:author="BHA Regulatory Affairs Unit" w:date="2026-07-29T16:06:00Z"/>
            </w:rPr>
          </w:pPr>
          <w:sdt>
            <w:sdtPr>
              <w:tag w:val="goog_rdk_3383"/>
              <w:id w:val="-442313886"/>
            </w:sdtPr>
            <w:sdtContent>
              <w:ins w:id="3393" w:author="BHA Regulatory Affairs Unit" w:date="2026-07-29T16:06:00Z">
                <w:r>
                  <w:t>If the Governor or local government declares an emergency or disaster, an agency may obtain documented oral agreements or consents in place of written agreements or consents. Documented oral agreements and consents may only be used, as necessary, because of circumstances related to the emergency or disaster. Agencies shall send a hard copy or electronic copy of the documented agreement or consent to an individual within two (2) business days of the oral agreement or consent.</w:t>
                </w:r>
              </w:ins>
            </w:sdtContent>
          </w:sdt>
        </w:p>
      </w:sdtContent>
    </w:sdt>
    <w:sdt>
      <w:sdtPr>
        <w:tag w:val="goog_rdk_3386"/>
        <w:id w:val="1993243822"/>
      </w:sdtPr>
      <w:sdtContent>
        <w:p w14:paraId="0000075C" w14:textId="77777777" w:rsidR="00CF3663" w:rsidRDefault="00000000">
          <w:pPr>
            <w:numPr>
              <w:ilvl w:val="1"/>
              <w:numId w:val="119"/>
            </w:numPr>
            <w:tabs>
              <w:tab w:val="left" w:pos="720"/>
              <w:tab w:val="left" w:pos="1440"/>
            </w:tabs>
            <w:spacing w:before="240"/>
            <w:rPr>
              <w:ins w:id="3394" w:author="BHA Regulatory Affairs Unit" w:date="2026-07-29T16:06:00Z"/>
            </w:rPr>
          </w:pPr>
          <w:sdt>
            <w:sdtPr>
              <w:tag w:val="goog_rdk_3385"/>
              <w:id w:val="1260864068"/>
            </w:sdtPr>
            <w:sdtContent>
              <w:ins w:id="3395" w:author="BHA Regulatory Affairs Unit" w:date="2026-07-29T16:06:00Z">
                <w:r>
                  <w:t>Register disputes with an agency and grievances with BHA, and to be informed of the procedures for registering complaints and grievances including contact information;</w:t>
                </w:r>
              </w:ins>
            </w:sdtContent>
          </w:sdt>
        </w:p>
      </w:sdtContent>
    </w:sdt>
    <w:sdt>
      <w:sdtPr>
        <w:tag w:val="goog_rdk_3388"/>
        <w:id w:val="-1140873773"/>
      </w:sdtPr>
      <w:sdtContent>
        <w:p w14:paraId="0000075D" w14:textId="77777777" w:rsidR="00CF3663" w:rsidRDefault="00000000">
          <w:pPr>
            <w:numPr>
              <w:ilvl w:val="1"/>
              <w:numId w:val="119"/>
            </w:numPr>
            <w:tabs>
              <w:tab w:val="left" w:pos="720"/>
              <w:tab w:val="left" w:pos="1440"/>
            </w:tabs>
            <w:spacing w:before="240"/>
            <w:rPr>
              <w:ins w:id="3396" w:author="BHA Regulatory Affairs Unit" w:date="2026-07-29T16:06:00Z"/>
            </w:rPr>
          </w:pPr>
          <w:sdt>
            <w:sdtPr>
              <w:tag w:val="goog_rdk_3387"/>
              <w:id w:val="-515684597"/>
            </w:sdtPr>
            <w:sdtContent>
              <w:ins w:id="3397" w:author="BHA Regulatory Affairs Unit" w:date="2026-07-29T16:06:00Z">
                <w:r>
                  <w:t>Be free of abuse and neglect;</w:t>
                </w:r>
              </w:ins>
            </w:sdtContent>
          </w:sdt>
        </w:p>
      </w:sdtContent>
    </w:sdt>
    <w:sdt>
      <w:sdtPr>
        <w:tag w:val="goog_rdk_3390"/>
        <w:id w:val="-689824876"/>
      </w:sdtPr>
      <w:sdtContent>
        <w:p w14:paraId="0000075E" w14:textId="77777777" w:rsidR="00CF3663" w:rsidRDefault="00000000">
          <w:pPr>
            <w:numPr>
              <w:ilvl w:val="2"/>
              <w:numId w:val="119"/>
            </w:numPr>
            <w:tabs>
              <w:tab w:val="left" w:pos="720"/>
              <w:tab w:val="left" w:pos="1440"/>
            </w:tabs>
            <w:spacing w:before="240"/>
            <w:rPr>
              <w:ins w:id="3398" w:author="BHA Regulatory Affairs Unit" w:date="2026-07-29T16:06:00Z"/>
            </w:rPr>
          </w:pPr>
          <w:sdt>
            <w:sdtPr>
              <w:tag w:val="goog_rdk_3389"/>
              <w:id w:val="-1623668633"/>
            </w:sdtPr>
            <w:sdtContent>
              <w:ins w:id="3399" w:author="BHA Regulatory Affairs Unit" w:date="2026-07-29T16:06:00Z">
                <w:r>
                  <w:t>Agencies must develop and implement policies and procedures that prevent, detect, investigate, and respond to incidents of abuse or neglect.</w:t>
                </w:r>
              </w:ins>
            </w:sdtContent>
          </w:sdt>
        </w:p>
      </w:sdtContent>
    </w:sdt>
    <w:sdt>
      <w:sdtPr>
        <w:tag w:val="goog_rdk_3392"/>
        <w:id w:val="623140822"/>
      </w:sdtPr>
      <w:sdtContent>
        <w:p w14:paraId="0000075F" w14:textId="77777777" w:rsidR="00CF3663" w:rsidRDefault="00000000">
          <w:pPr>
            <w:numPr>
              <w:ilvl w:val="3"/>
              <w:numId w:val="119"/>
            </w:numPr>
            <w:tabs>
              <w:tab w:val="left" w:pos="720"/>
              <w:tab w:val="left" w:pos="1440"/>
            </w:tabs>
            <w:spacing w:before="240"/>
            <w:rPr>
              <w:ins w:id="3400" w:author="BHA Regulatory Affairs Unit" w:date="2026-07-29T16:06:00Z"/>
            </w:rPr>
          </w:pPr>
          <w:sdt>
            <w:sdtPr>
              <w:tag w:val="goog_rdk_3391"/>
              <w:id w:val="538570331"/>
            </w:sdtPr>
            <w:sdtContent>
              <w:ins w:id="3401" w:author="BHA Regulatory Affairs Unit" w:date="2026-07-29T16:06:00Z">
                <w:r>
                  <w:t>Prevention includes, but is not limited to, adequate staffing to meet the needs of individuals, screening personnel for records of abuse and neglect, and protecting individuals from abuse during investigation of allegations.</w:t>
                </w:r>
              </w:ins>
            </w:sdtContent>
          </w:sdt>
        </w:p>
      </w:sdtContent>
    </w:sdt>
    <w:sdt>
      <w:sdtPr>
        <w:tag w:val="goog_rdk_3394"/>
        <w:id w:val="867760224"/>
      </w:sdtPr>
      <w:sdtContent>
        <w:p w14:paraId="00000760" w14:textId="77777777" w:rsidR="00CF3663" w:rsidRDefault="00000000">
          <w:pPr>
            <w:numPr>
              <w:ilvl w:val="3"/>
              <w:numId w:val="119"/>
            </w:numPr>
            <w:tabs>
              <w:tab w:val="left" w:pos="720"/>
              <w:tab w:val="left" w:pos="1440"/>
            </w:tabs>
            <w:spacing w:before="240"/>
            <w:rPr>
              <w:ins w:id="3402" w:author="BHA Regulatory Affairs Unit" w:date="2026-07-29T16:06:00Z"/>
            </w:rPr>
          </w:pPr>
          <w:sdt>
            <w:sdtPr>
              <w:tag w:val="goog_rdk_3393"/>
              <w:id w:val="575290007"/>
            </w:sdtPr>
            <w:sdtContent>
              <w:ins w:id="3403" w:author="BHA Regulatory Affairs Unit" w:date="2026-07-29T16:06:00Z">
                <w:r>
                  <w:t>Detection includes, but is not limited to, establishing a reporting system and training personnel regarding identifying, reporting, and intervening in incidences of abuse and neglect.</w:t>
                </w:r>
              </w:ins>
            </w:sdtContent>
          </w:sdt>
        </w:p>
      </w:sdtContent>
    </w:sdt>
    <w:sdt>
      <w:sdtPr>
        <w:tag w:val="goog_rdk_3396"/>
        <w:id w:val="-1818523048"/>
      </w:sdtPr>
      <w:sdtContent>
        <w:p w14:paraId="00000761" w14:textId="77777777" w:rsidR="00CF3663" w:rsidRDefault="00000000">
          <w:pPr>
            <w:numPr>
              <w:ilvl w:val="3"/>
              <w:numId w:val="119"/>
            </w:numPr>
            <w:tabs>
              <w:tab w:val="left" w:pos="720"/>
              <w:tab w:val="left" w:pos="1440"/>
            </w:tabs>
            <w:spacing w:before="240"/>
            <w:rPr>
              <w:ins w:id="3404" w:author="BHA Regulatory Affairs Unit" w:date="2026-07-29T16:06:00Z"/>
            </w:rPr>
          </w:pPr>
          <w:sdt>
            <w:sdtPr>
              <w:tag w:val="goog_rdk_3395"/>
              <w:id w:val="-706292823"/>
            </w:sdtPr>
            <w:sdtContent>
              <w:ins w:id="3405" w:author="BHA Regulatory Affairs Unit" w:date="2026-07-29T16:06:00Z">
                <w:r>
                  <w:t xml:space="preserve">Abuse and neglect includes suspected physical, sexual, or psychological abuse; exploitation and/or caretaker neglect; </w:t>
                </w:r>
                <w:r>
                  <w:lastRenderedPageBreak/>
                  <w:t>as well as child abuse, neglect and/or child safety issues, which must include definitions of abuse and neglect under the Colorado Children’s Code (Section 19-1-103, C.R.S.), and that are consistent with the reporting of child abuse allowed under federal law.</w:t>
                </w:r>
              </w:ins>
            </w:sdtContent>
          </w:sdt>
        </w:p>
      </w:sdtContent>
    </w:sdt>
    <w:sdt>
      <w:sdtPr>
        <w:tag w:val="goog_rdk_3398"/>
        <w:id w:val="-1491835997"/>
      </w:sdtPr>
      <w:sdtContent>
        <w:p w14:paraId="00000762" w14:textId="77777777" w:rsidR="00CF3663" w:rsidRDefault="00000000">
          <w:pPr>
            <w:numPr>
              <w:ilvl w:val="3"/>
              <w:numId w:val="119"/>
            </w:numPr>
            <w:tabs>
              <w:tab w:val="left" w:pos="720"/>
              <w:tab w:val="left" w:pos="1440"/>
            </w:tabs>
            <w:spacing w:before="240"/>
            <w:rPr>
              <w:ins w:id="3406" w:author="BHA Regulatory Affairs Unit" w:date="2026-07-29T16:06:00Z"/>
            </w:rPr>
          </w:pPr>
          <w:sdt>
            <w:sdtPr>
              <w:tag w:val="goog_rdk_3397"/>
              <w:id w:val="991207763"/>
            </w:sdtPr>
            <w:sdtContent>
              <w:ins w:id="3407" w:author="BHA Regulatory Affairs Unit" w:date="2026-07-29T16:06:00Z">
                <w:r>
                  <w:t>Policies and procedures must also be consistent with definitions and mandated reporting requirements for mistreatment, abuse, neglect, and exploitation of at-risk adults under the Colorado Human Services and Criminal Codes (Sections 26-3.1-101, 26-3.1-102, 18-6.5-108, C.R.S.).</w:t>
                </w:r>
              </w:ins>
            </w:sdtContent>
          </w:sdt>
        </w:p>
      </w:sdtContent>
    </w:sdt>
    <w:sdt>
      <w:sdtPr>
        <w:tag w:val="goog_rdk_3400"/>
        <w:id w:val="667187749"/>
      </w:sdtPr>
      <w:sdtContent>
        <w:p w14:paraId="00000763" w14:textId="77777777" w:rsidR="00CF3663" w:rsidRDefault="00000000">
          <w:pPr>
            <w:numPr>
              <w:ilvl w:val="2"/>
              <w:numId w:val="119"/>
            </w:numPr>
            <w:tabs>
              <w:tab w:val="left" w:pos="720"/>
              <w:tab w:val="left" w:pos="1440"/>
            </w:tabs>
            <w:spacing w:before="240"/>
            <w:rPr>
              <w:ins w:id="3408" w:author="BHA Regulatory Affairs Unit" w:date="2026-07-29T16:06:00Z"/>
            </w:rPr>
          </w:pPr>
          <w:sdt>
            <w:sdtPr>
              <w:tag w:val="goog_rdk_3399"/>
              <w:id w:val="1237092249"/>
            </w:sdtPr>
            <w:sdtContent>
              <w:ins w:id="3409" w:author="BHA Regulatory Affairs Unit" w:date="2026-07-29T16:06:00Z">
                <w:r>
                  <w:t>Agencies shall investigate all allegations of abuse or neglect against agency personnel, or made against an individual, when the allegation occurs during service provision or on agency premises.</w:t>
                </w:r>
              </w:ins>
            </w:sdtContent>
          </w:sdt>
        </w:p>
      </w:sdtContent>
    </w:sdt>
    <w:sdt>
      <w:sdtPr>
        <w:tag w:val="goog_rdk_3402"/>
        <w:id w:val="-171420921"/>
      </w:sdtPr>
      <w:sdtContent>
        <w:p w14:paraId="00000764" w14:textId="77777777" w:rsidR="00CF3663" w:rsidRDefault="00000000">
          <w:pPr>
            <w:numPr>
              <w:ilvl w:val="3"/>
              <w:numId w:val="119"/>
            </w:numPr>
            <w:tabs>
              <w:tab w:val="left" w:pos="720"/>
              <w:tab w:val="left" w:pos="1440"/>
            </w:tabs>
            <w:spacing w:before="240"/>
            <w:rPr>
              <w:ins w:id="3410" w:author="BHA Regulatory Affairs Unit" w:date="2026-07-29T16:06:00Z"/>
            </w:rPr>
          </w:pPr>
          <w:sdt>
            <w:sdtPr>
              <w:tag w:val="goog_rdk_3401"/>
              <w:id w:val="981763381"/>
            </w:sdtPr>
            <w:sdtContent>
              <w:ins w:id="3411" w:author="BHA Regulatory Affairs Unit" w:date="2026-07-29T16:06:00Z">
                <w:r>
                  <w:t>Agencies shall implement corrective actions in accordance with such investigations.</w:t>
                </w:r>
              </w:ins>
            </w:sdtContent>
          </w:sdt>
        </w:p>
      </w:sdtContent>
    </w:sdt>
    <w:sdt>
      <w:sdtPr>
        <w:tag w:val="goog_rdk_3404"/>
        <w:id w:val="-612665151"/>
      </w:sdtPr>
      <w:sdtContent>
        <w:p w14:paraId="00000765" w14:textId="77777777" w:rsidR="00CF3663" w:rsidRDefault="00000000">
          <w:pPr>
            <w:numPr>
              <w:ilvl w:val="1"/>
              <w:numId w:val="119"/>
            </w:numPr>
            <w:tabs>
              <w:tab w:val="left" w:pos="720"/>
              <w:tab w:val="left" w:pos="1440"/>
            </w:tabs>
            <w:spacing w:before="240"/>
            <w:rPr>
              <w:ins w:id="3412" w:author="BHA Regulatory Affairs Unit" w:date="2026-07-29T16:06:00Z"/>
            </w:rPr>
          </w:pPr>
          <w:sdt>
            <w:sdtPr>
              <w:tag w:val="goog_rdk_3403"/>
              <w:id w:val="513864431"/>
            </w:sdtPr>
            <w:sdtContent>
              <w:ins w:id="3413" w:author="BHA Regulatory Affairs Unit" w:date="2026-07-29T16:06:00Z">
                <w:r>
                  <w:t>Be free from the improper application of restraints or seclusion. Restraints or seclusion may only be used in a manner consistent with Part 1.19.1 of this Chapter 1;</w:t>
                </w:r>
              </w:ins>
            </w:sdtContent>
          </w:sdt>
        </w:p>
      </w:sdtContent>
    </w:sdt>
    <w:sdt>
      <w:sdtPr>
        <w:tag w:val="goog_rdk_3406"/>
        <w:id w:val="-1286490457"/>
      </w:sdtPr>
      <w:sdtContent>
        <w:p w14:paraId="00000766" w14:textId="77777777" w:rsidR="00CF3663" w:rsidRDefault="00000000">
          <w:pPr>
            <w:numPr>
              <w:ilvl w:val="1"/>
              <w:numId w:val="119"/>
            </w:numPr>
            <w:tabs>
              <w:tab w:val="left" w:pos="720"/>
              <w:tab w:val="left" w:pos="1440"/>
            </w:tabs>
            <w:spacing w:before="240"/>
            <w:rPr>
              <w:ins w:id="3414" w:author="BHA Regulatory Affairs Unit" w:date="2026-07-29T16:06:00Z"/>
            </w:rPr>
          </w:pPr>
          <w:sdt>
            <w:sdtPr>
              <w:tag w:val="goog_rdk_3405"/>
              <w:id w:val="124521530"/>
            </w:sdtPr>
            <w:sdtContent>
              <w:ins w:id="3415" w:author="BHA Regulatory Affairs Unit" w:date="2026-07-29T16:06:00Z">
                <w:r>
                  <w:t>Expect that an agency in which an individual is admitted can meet the identified and reasonably anticipated care, treatment, and service needs of an individual;</w:t>
                </w:r>
              </w:ins>
            </w:sdtContent>
          </w:sdt>
        </w:p>
      </w:sdtContent>
    </w:sdt>
    <w:sdt>
      <w:sdtPr>
        <w:tag w:val="goog_rdk_3408"/>
        <w:id w:val="470045213"/>
      </w:sdtPr>
      <w:sdtContent>
        <w:p w14:paraId="00000767" w14:textId="77777777" w:rsidR="00CF3663" w:rsidRDefault="00000000">
          <w:pPr>
            <w:numPr>
              <w:ilvl w:val="1"/>
              <w:numId w:val="119"/>
            </w:numPr>
            <w:tabs>
              <w:tab w:val="left" w:pos="720"/>
              <w:tab w:val="left" w:pos="1440"/>
            </w:tabs>
            <w:spacing w:before="240"/>
            <w:rPr>
              <w:ins w:id="3416" w:author="BHA Regulatory Affairs Unit" w:date="2026-07-29T16:06:00Z"/>
            </w:rPr>
          </w:pPr>
          <w:sdt>
            <w:sdtPr>
              <w:tag w:val="goog_rdk_3407"/>
              <w:id w:val="-1811455054"/>
            </w:sdtPr>
            <w:sdtContent>
              <w:ins w:id="3417" w:author="BHA Regulatory Affairs Unit" w:date="2026-07-29T16:06:00Z">
                <w:r>
                  <w:t>Receive care from an agency in accordance with an individual’s needs;</w:t>
                </w:r>
              </w:ins>
            </w:sdtContent>
          </w:sdt>
        </w:p>
      </w:sdtContent>
    </w:sdt>
    <w:sdt>
      <w:sdtPr>
        <w:tag w:val="goog_rdk_3410"/>
        <w:id w:val="1782348237"/>
      </w:sdtPr>
      <w:sdtContent>
        <w:p w14:paraId="00000768" w14:textId="77777777" w:rsidR="00CF3663" w:rsidRDefault="00000000">
          <w:pPr>
            <w:numPr>
              <w:ilvl w:val="1"/>
              <w:numId w:val="119"/>
            </w:numPr>
            <w:tabs>
              <w:tab w:val="left" w:pos="720"/>
              <w:tab w:val="left" w:pos="1440"/>
            </w:tabs>
            <w:spacing w:before="240"/>
            <w:rPr>
              <w:ins w:id="3418" w:author="BHA Regulatory Affairs Unit" w:date="2026-07-29T16:06:00Z"/>
            </w:rPr>
          </w:pPr>
          <w:sdt>
            <w:sdtPr>
              <w:tag w:val="goog_rdk_3409"/>
              <w:id w:val="-306281764"/>
            </w:sdtPr>
            <w:sdtContent>
              <w:ins w:id="3419" w:author="BHA Regulatory Affairs Unit" w:date="2026-07-29T16:06:00Z">
                <w:r>
                  <w:t>Have the confidentiality of their individual records maintained;</w:t>
                </w:r>
              </w:ins>
            </w:sdtContent>
          </w:sdt>
        </w:p>
      </w:sdtContent>
    </w:sdt>
    <w:sdt>
      <w:sdtPr>
        <w:tag w:val="goog_rdk_3412"/>
        <w:id w:val="1771121509"/>
      </w:sdtPr>
      <w:sdtContent>
        <w:p w14:paraId="00000769" w14:textId="77777777" w:rsidR="00CF3663" w:rsidRDefault="00000000">
          <w:pPr>
            <w:numPr>
              <w:ilvl w:val="2"/>
              <w:numId w:val="119"/>
            </w:numPr>
            <w:tabs>
              <w:tab w:val="left" w:pos="720"/>
              <w:tab w:val="left" w:pos="1440"/>
            </w:tabs>
            <w:spacing w:before="240"/>
            <w:rPr>
              <w:ins w:id="3420" w:author="BHA Regulatory Affairs Unit" w:date="2026-07-29T16:06:00Z"/>
            </w:rPr>
          </w:pPr>
          <w:sdt>
            <w:sdtPr>
              <w:tag w:val="goog_rdk_3411"/>
              <w:id w:val="1949483129"/>
            </w:sdtPr>
            <w:sdtContent>
              <w:ins w:id="3421" w:author="BHA Regulatory Affairs Unit" w:date="2026-07-29T16:06:00Z">
                <w:r>
                  <w:t>Agencies must comply with all applicable state and federal laws and regulations for release of information, including but not limited to 42 C.F.R. Part 2, as incorporated by reference in Part 1.2.1 of this Chapter 1, Section 27-65-123, C.R.S., and HIPAA, as incorporated by reference in Part 1.2.1 of this Chapter 1.</w:t>
                </w:r>
              </w:ins>
            </w:sdtContent>
          </w:sdt>
        </w:p>
      </w:sdtContent>
    </w:sdt>
    <w:sdt>
      <w:sdtPr>
        <w:tag w:val="goog_rdk_3414"/>
        <w:id w:val="440237348"/>
      </w:sdtPr>
      <w:sdtContent>
        <w:p w14:paraId="0000076A" w14:textId="77777777" w:rsidR="00CF3663" w:rsidRDefault="00000000">
          <w:pPr>
            <w:numPr>
              <w:ilvl w:val="2"/>
              <w:numId w:val="119"/>
            </w:numPr>
            <w:tabs>
              <w:tab w:val="left" w:pos="720"/>
              <w:tab w:val="left" w:pos="1440"/>
            </w:tabs>
            <w:spacing w:before="240"/>
            <w:rPr>
              <w:ins w:id="3422" w:author="BHA Regulatory Affairs Unit" w:date="2026-07-29T16:06:00Z"/>
            </w:rPr>
          </w:pPr>
          <w:sdt>
            <w:sdtPr>
              <w:tag w:val="goog_rdk_3413"/>
              <w:id w:val="-1379085429"/>
            </w:sdtPr>
            <w:sdtContent>
              <w:ins w:id="3423" w:author="BHA Regulatory Affairs Unit" w:date="2026-07-29T16:06:00Z">
                <w:r>
                  <w:t>When obtaining informed consent or an authorization for release of information, the signed release must state, at a minimum:</w:t>
                </w:r>
              </w:ins>
            </w:sdtContent>
          </w:sdt>
        </w:p>
      </w:sdtContent>
    </w:sdt>
    <w:sdt>
      <w:sdtPr>
        <w:tag w:val="goog_rdk_3416"/>
        <w:id w:val="1141346879"/>
      </w:sdtPr>
      <w:sdtContent>
        <w:p w14:paraId="0000076B" w14:textId="77777777" w:rsidR="00CF3663" w:rsidRDefault="00000000">
          <w:pPr>
            <w:numPr>
              <w:ilvl w:val="3"/>
              <w:numId w:val="119"/>
            </w:numPr>
            <w:tabs>
              <w:tab w:val="left" w:pos="720"/>
              <w:tab w:val="left" w:pos="1440"/>
            </w:tabs>
            <w:spacing w:before="240"/>
            <w:rPr>
              <w:ins w:id="3424" w:author="BHA Regulatory Affairs Unit" w:date="2026-07-29T16:06:00Z"/>
            </w:rPr>
          </w:pPr>
          <w:sdt>
            <w:sdtPr>
              <w:tag w:val="goog_rdk_3415"/>
              <w:id w:val="1226509659"/>
            </w:sdtPr>
            <w:sdtContent>
              <w:ins w:id="3425" w:author="BHA Regulatory Affairs Unit" w:date="2026-07-29T16:06:00Z">
                <w:r>
                  <w:t>Persons who may receive the information in the records;</w:t>
                </w:r>
              </w:ins>
            </w:sdtContent>
          </w:sdt>
        </w:p>
      </w:sdtContent>
    </w:sdt>
    <w:sdt>
      <w:sdtPr>
        <w:tag w:val="goog_rdk_3418"/>
        <w:id w:val="-1519185145"/>
      </w:sdtPr>
      <w:sdtContent>
        <w:p w14:paraId="0000076C" w14:textId="77777777" w:rsidR="00CF3663" w:rsidRDefault="00000000">
          <w:pPr>
            <w:numPr>
              <w:ilvl w:val="3"/>
              <w:numId w:val="119"/>
            </w:numPr>
            <w:tabs>
              <w:tab w:val="left" w:pos="720"/>
              <w:tab w:val="left" w:pos="1440"/>
            </w:tabs>
            <w:spacing w:before="240"/>
            <w:rPr>
              <w:ins w:id="3426" w:author="BHA Regulatory Affairs Unit" w:date="2026-07-29T16:06:00Z"/>
            </w:rPr>
          </w:pPr>
          <w:sdt>
            <w:sdtPr>
              <w:tag w:val="goog_rdk_3417"/>
              <w:id w:val="2409570"/>
            </w:sdtPr>
            <w:sdtContent>
              <w:ins w:id="3427" w:author="BHA Regulatory Affairs Unit" w:date="2026-07-29T16:06:00Z">
                <w:r>
                  <w:t>The purpose for obtaining this information;</w:t>
                </w:r>
              </w:ins>
            </w:sdtContent>
          </w:sdt>
        </w:p>
      </w:sdtContent>
    </w:sdt>
    <w:sdt>
      <w:sdtPr>
        <w:tag w:val="goog_rdk_3420"/>
        <w:id w:val="1254222910"/>
      </w:sdtPr>
      <w:sdtContent>
        <w:p w14:paraId="0000076D" w14:textId="77777777" w:rsidR="00CF3663" w:rsidRDefault="00000000">
          <w:pPr>
            <w:numPr>
              <w:ilvl w:val="3"/>
              <w:numId w:val="119"/>
            </w:numPr>
            <w:tabs>
              <w:tab w:val="left" w:pos="720"/>
              <w:tab w:val="left" w:pos="1440"/>
            </w:tabs>
            <w:spacing w:before="240"/>
            <w:rPr>
              <w:ins w:id="3428" w:author="BHA Regulatory Affairs Unit" w:date="2026-07-29T16:06:00Z"/>
            </w:rPr>
          </w:pPr>
          <w:sdt>
            <w:sdtPr>
              <w:tag w:val="goog_rdk_3419"/>
              <w:id w:val="-1052135424"/>
            </w:sdtPr>
            <w:sdtContent>
              <w:ins w:id="3429" w:author="BHA Regulatory Affairs Unit" w:date="2026-07-29T16:06:00Z">
                <w:r>
                  <w:t>The information to be released;</w:t>
                </w:r>
              </w:ins>
            </w:sdtContent>
          </w:sdt>
        </w:p>
      </w:sdtContent>
    </w:sdt>
    <w:sdt>
      <w:sdtPr>
        <w:tag w:val="goog_rdk_3422"/>
        <w:id w:val="1031327671"/>
      </w:sdtPr>
      <w:sdtContent>
        <w:p w14:paraId="0000076E" w14:textId="77777777" w:rsidR="00CF3663" w:rsidRDefault="00000000">
          <w:pPr>
            <w:numPr>
              <w:ilvl w:val="3"/>
              <w:numId w:val="119"/>
            </w:numPr>
            <w:tabs>
              <w:tab w:val="left" w:pos="720"/>
              <w:tab w:val="left" w:pos="1440"/>
            </w:tabs>
            <w:spacing w:before="240"/>
            <w:rPr>
              <w:ins w:id="3430" w:author="BHA Regulatory Affairs Unit" w:date="2026-07-29T16:06:00Z"/>
            </w:rPr>
          </w:pPr>
          <w:sdt>
            <w:sdtPr>
              <w:tag w:val="goog_rdk_3421"/>
              <w:id w:val="-1228211157"/>
            </w:sdtPr>
            <w:sdtContent>
              <w:ins w:id="3431" w:author="BHA Regulatory Affairs Unit" w:date="2026-07-29T16:06:00Z">
                <w:r>
                  <w:t>That the release may be revoked by an individual, or legal representative, at any time; and</w:t>
                </w:r>
              </w:ins>
            </w:sdtContent>
          </w:sdt>
        </w:p>
      </w:sdtContent>
    </w:sdt>
    <w:sdt>
      <w:sdtPr>
        <w:tag w:val="goog_rdk_3424"/>
        <w:id w:val="-1401703077"/>
      </w:sdtPr>
      <w:sdtContent>
        <w:p w14:paraId="0000076F" w14:textId="77777777" w:rsidR="00CF3663" w:rsidRDefault="00000000">
          <w:pPr>
            <w:numPr>
              <w:ilvl w:val="3"/>
              <w:numId w:val="119"/>
            </w:numPr>
            <w:tabs>
              <w:tab w:val="left" w:pos="720"/>
              <w:tab w:val="left" w:pos="1440"/>
            </w:tabs>
            <w:spacing w:before="240"/>
            <w:rPr>
              <w:ins w:id="3432" w:author="BHA Regulatory Affairs Unit" w:date="2026-07-29T16:06:00Z"/>
            </w:rPr>
          </w:pPr>
          <w:sdt>
            <w:sdtPr>
              <w:tag w:val="goog_rdk_3423"/>
              <w:id w:val="1535384710"/>
            </w:sdtPr>
            <w:sdtContent>
              <w:ins w:id="3433" w:author="BHA Regulatory Affairs Unit" w:date="2026-07-29T16:06:00Z">
                <w:r>
                  <w:t>That the release of information is only valid for a time period specified, but such time cannot exceed two (2) years from the date of signature.</w:t>
                </w:r>
              </w:ins>
            </w:sdtContent>
          </w:sdt>
        </w:p>
      </w:sdtContent>
    </w:sdt>
    <w:sdt>
      <w:sdtPr>
        <w:tag w:val="goog_rdk_3426"/>
        <w:id w:val="119648290"/>
      </w:sdtPr>
      <w:sdtContent>
        <w:p w14:paraId="00000770" w14:textId="77777777" w:rsidR="00CF3663" w:rsidRDefault="00000000">
          <w:pPr>
            <w:numPr>
              <w:ilvl w:val="1"/>
              <w:numId w:val="119"/>
            </w:numPr>
            <w:tabs>
              <w:tab w:val="left" w:pos="720"/>
              <w:tab w:val="left" w:pos="1440"/>
            </w:tabs>
            <w:spacing w:before="240"/>
            <w:rPr>
              <w:ins w:id="3434" w:author="BHA Regulatory Affairs Unit" w:date="2026-07-29T16:06:00Z"/>
            </w:rPr>
          </w:pPr>
          <w:sdt>
            <w:sdtPr>
              <w:tag w:val="goog_rdk_3425"/>
              <w:id w:val="1892295359"/>
            </w:sdtPr>
            <w:sdtContent>
              <w:ins w:id="3435" w:author="BHA Regulatory Affairs Unit" w:date="2026-07-29T16:06:00Z">
                <w:r>
                  <w:t>Receive care in a safe setting;</w:t>
                </w:r>
              </w:ins>
            </w:sdtContent>
          </w:sdt>
        </w:p>
      </w:sdtContent>
    </w:sdt>
    <w:sdt>
      <w:sdtPr>
        <w:tag w:val="goog_rdk_3428"/>
        <w:id w:val="1397439100"/>
      </w:sdtPr>
      <w:sdtContent>
        <w:p w14:paraId="00000771" w14:textId="77777777" w:rsidR="00CF3663" w:rsidRDefault="00000000">
          <w:pPr>
            <w:numPr>
              <w:ilvl w:val="1"/>
              <w:numId w:val="119"/>
            </w:numPr>
            <w:tabs>
              <w:tab w:val="left" w:pos="720"/>
              <w:tab w:val="left" w:pos="1440"/>
            </w:tabs>
            <w:spacing w:before="240"/>
            <w:rPr>
              <w:ins w:id="3436" w:author="BHA Regulatory Affairs Unit" w:date="2026-07-29T16:06:00Z"/>
            </w:rPr>
          </w:pPr>
          <w:sdt>
            <w:sdtPr>
              <w:tag w:val="goog_rdk_3427"/>
              <w:id w:val="-1806902547"/>
            </w:sdtPr>
            <w:sdtContent>
              <w:ins w:id="3437" w:author="BHA Regulatory Affairs Unit" w:date="2026-07-29T16:06:00Z">
                <w:r>
                  <w:t xml:space="preserve">Be notified if referrals to other providers are to entities in which an agency has a direct or indirect financial benefit, including a benefit that has financial value, but is not a direct monetary payment; </w:t>
                </w:r>
              </w:ins>
            </w:sdtContent>
          </w:sdt>
        </w:p>
      </w:sdtContent>
    </w:sdt>
    <w:sdt>
      <w:sdtPr>
        <w:tag w:val="goog_rdk_3430"/>
        <w:id w:val="-1929515008"/>
      </w:sdtPr>
      <w:sdtContent>
        <w:p w14:paraId="00000772" w14:textId="77777777" w:rsidR="00CF3663" w:rsidRDefault="00000000">
          <w:pPr>
            <w:numPr>
              <w:ilvl w:val="1"/>
              <w:numId w:val="119"/>
            </w:numPr>
            <w:tabs>
              <w:tab w:val="left" w:pos="720"/>
              <w:tab w:val="left" w:pos="1440"/>
            </w:tabs>
            <w:spacing w:before="240"/>
            <w:rPr>
              <w:ins w:id="3438" w:author="BHA Regulatory Affairs Unit" w:date="2026-07-29T16:06:00Z"/>
            </w:rPr>
          </w:pPr>
          <w:sdt>
            <w:sdtPr>
              <w:tag w:val="goog_rdk_3429"/>
              <w:id w:val="-1044404919"/>
            </w:sdtPr>
            <w:sdtContent>
              <w:ins w:id="3439" w:author="BHA Regulatory Affairs Unit" w:date="2026-07-29T16:06:00Z">
                <w:r>
                  <w:t>Formulate medical and psychiatric advance directives and have an agency comply with such directives, as applicable, and in compliance with applicable state statute;</w:t>
                </w:r>
              </w:ins>
            </w:sdtContent>
          </w:sdt>
        </w:p>
      </w:sdtContent>
    </w:sdt>
    <w:sdt>
      <w:sdtPr>
        <w:tag w:val="goog_rdk_3432"/>
        <w:id w:val="-903105152"/>
      </w:sdtPr>
      <w:sdtContent>
        <w:p w14:paraId="00000773" w14:textId="77777777" w:rsidR="00CF3663" w:rsidRDefault="00000000">
          <w:pPr>
            <w:numPr>
              <w:ilvl w:val="2"/>
              <w:numId w:val="119"/>
            </w:numPr>
            <w:tabs>
              <w:tab w:val="left" w:pos="720"/>
              <w:tab w:val="left" w:pos="1440"/>
            </w:tabs>
            <w:spacing w:before="240"/>
            <w:rPr>
              <w:ins w:id="3440" w:author="BHA Regulatory Affairs Unit" w:date="2026-07-29T16:06:00Z"/>
            </w:rPr>
          </w:pPr>
          <w:sdt>
            <w:sdtPr>
              <w:tag w:val="goog_rdk_3431"/>
              <w:id w:val="-243332266"/>
            </w:sdtPr>
            <w:sdtContent>
              <w:ins w:id="3441" w:author="BHA Regulatory Affairs Unit" w:date="2026-07-29T16:06:00Z">
                <w:r>
                  <w:t>When an agency is aware that an individual has developed advance directives, the agency shall make good faith efforts to obtain the directives, and the directives must become part of an individual’s record.</w:t>
                </w:r>
              </w:ins>
            </w:sdtContent>
          </w:sdt>
        </w:p>
      </w:sdtContent>
    </w:sdt>
    <w:sdt>
      <w:sdtPr>
        <w:tag w:val="goog_rdk_3434"/>
        <w:id w:val="227544614"/>
      </w:sdtPr>
      <w:sdtContent>
        <w:p w14:paraId="00000774" w14:textId="77777777" w:rsidR="00CF3663" w:rsidRDefault="00000000">
          <w:pPr>
            <w:numPr>
              <w:ilvl w:val="2"/>
              <w:numId w:val="119"/>
            </w:numPr>
            <w:tabs>
              <w:tab w:val="left" w:pos="720"/>
              <w:tab w:val="left" w:pos="1440"/>
            </w:tabs>
            <w:spacing w:before="240"/>
            <w:rPr>
              <w:ins w:id="3442" w:author="BHA Regulatory Affairs Unit" w:date="2026-07-29T16:06:00Z"/>
            </w:rPr>
          </w:pPr>
          <w:sdt>
            <w:sdtPr>
              <w:tag w:val="goog_rdk_3433"/>
              <w:id w:val="-1872172828"/>
            </w:sdtPr>
            <w:sdtContent>
              <w:ins w:id="3443" w:author="BHA Regulatory Affairs Unit" w:date="2026-07-29T16:06:00Z">
                <w:r>
                  <w:t>Agencies shall disclose the policy regarding individual rights to an individual or an individual’s designated representative prior to treatment or upon admission, where possible. For any services requiring multiple individual encounters, disclosure provided at the beginning of such care or treatment course must meet the intent of the regulations.</w:t>
                </w:r>
              </w:ins>
            </w:sdtContent>
          </w:sdt>
        </w:p>
      </w:sdtContent>
    </w:sdt>
    <w:sdt>
      <w:sdtPr>
        <w:tag w:val="goog_rdk_3436"/>
        <w:id w:val="-1062797024"/>
      </w:sdtPr>
      <w:sdtContent>
        <w:p w14:paraId="00000775" w14:textId="77777777" w:rsidR="00CF3663" w:rsidRDefault="00000000">
          <w:pPr>
            <w:numPr>
              <w:ilvl w:val="1"/>
              <w:numId w:val="119"/>
            </w:numPr>
            <w:tabs>
              <w:tab w:val="left" w:pos="720"/>
              <w:tab w:val="left" w:pos="1440"/>
            </w:tabs>
            <w:spacing w:before="240"/>
            <w:rPr>
              <w:ins w:id="3444" w:author="BHA Regulatory Affairs Unit" w:date="2026-07-29T16:06:00Z"/>
            </w:rPr>
          </w:pPr>
          <w:sdt>
            <w:sdtPr>
              <w:tag w:val="goog_rdk_3435"/>
              <w:id w:val="-1731142429"/>
            </w:sdtPr>
            <w:sdtContent>
              <w:ins w:id="3445" w:author="BHA Regulatory Affairs Unit" w:date="2026-07-29T16:06:00Z">
                <w:r>
                  <w:t>Receive a statement of an agency’s procedures for obtaining records, and the right to appeal grievances regarding access to records to BHA must be posted in conspicuous public places on the premises and made available to each individual upon admission to an agency; and</w:t>
                </w:r>
              </w:ins>
            </w:sdtContent>
          </w:sdt>
        </w:p>
      </w:sdtContent>
    </w:sdt>
    <w:sdt>
      <w:sdtPr>
        <w:tag w:val="goog_rdk_3438"/>
        <w:id w:val="-1635855539"/>
      </w:sdtPr>
      <w:sdtContent>
        <w:p w14:paraId="00000776" w14:textId="77777777" w:rsidR="00CF3663" w:rsidRDefault="00000000">
          <w:pPr>
            <w:numPr>
              <w:ilvl w:val="1"/>
              <w:numId w:val="119"/>
            </w:numPr>
            <w:tabs>
              <w:tab w:val="left" w:pos="720"/>
              <w:tab w:val="left" w:pos="1440"/>
            </w:tabs>
            <w:spacing w:before="240"/>
            <w:rPr>
              <w:ins w:id="3446" w:author="BHA Regulatory Affairs Unit" w:date="2026-07-29T16:06:00Z"/>
            </w:rPr>
          </w:pPr>
          <w:sdt>
            <w:sdtPr>
              <w:tag w:val="goog_rdk_3437"/>
              <w:id w:val="-444990654"/>
            </w:sdtPr>
            <w:sdtContent>
              <w:ins w:id="3447" w:author="BHA Regulatory Affairs Unit" w:date="2026-07-29T16:06:00Z">
                <w:r>
                  <w:t>Inspect, or obtain a copy of their own record, whether currently receiving services or discharged from an agency.</w:t>
                </w:r>
              </w:ins>
            </w:sdtContent>
          </w:sdt>
        </w:p>
      </w:sdtContent>
    </w:sdt>
    <w:sdt>
      <w:sdtPr>
        <w:tag w:val="goog_rdk_3440"/>
        <w:id w:val="-1770633469"/>
      </w:sdtPr>
      <w:sdtContent>
        <w:p w14:paraId="00000777" w14:textId="77777777" w:rsidR="00CF3663" w:rsidRDefault="00000000">
          <w:pPr>
            <w:numPr>
              <w:ilvl w:val="2"/>
              <w:numId w:val="119"/>
            </w:numPr>
            <w:tabs>
              <w:tab w:val="left" w:pos="720"/>
              <w:tab w:val="left" w:pos="1440"/>
            </w:tabs>
            <w:spacing w:before="240"/>
            <w:rPr>
              <w:ins w:id="3448" w:author="BHA Regulatory Affairs Unit" w:date="2026-07-29T16:06:00Z"/>
            </w:rPr>
          </w:pPr>
          <w:sdt>
            <w:sdtPr>
              <w:tag w:val="goog_rdk_3439"/>
              <w:id w:val="1008573074"/>
            </w:sdtPr>
            <w:sdtContent>
              <w:ins w:id="3449" w:author="BHA Regulatory Affairs Unit" w:date="2026-07-29T16:06:00Z">
                <w:r>
                  <w:t>Agencies must act on the request to review an individual’s record within a reasonable time, which must not exceed thirty (30) calendar days, except when an extension is allowable in accordance with 45 C.F.R. § 164.524(b)(2), as incorporated by reference in Part 1.2.1 of this Chapter 1.</w:t>
                </w:r>
              </w:ins>
            </w:sdtContent>
          </w:sdt>
        </w:p>
      </w:sdtContent>
    </w:sdt>
    <w:sdt>
      <w:sdtPr>
        <w:tag w:val="goog_rdk_3442"/>
        <w:id w:val="-1301780579"/>
      </w:sdtPr>
      <w:sdtContent>
        <w:p w14:paraId="00000778" w14:textId="77777777" w:rsidR="00CF3663" w:rsidRDefault="00000000">
          <w:pPr>
            <w:numPr>
              <w:ilvl w:val="2"/>
              <w:numId w:val="119"/>
            </w:numPr>
            <w:tabs>
              <w:tab w:val="left" w:pos="720"/>
              <w:tab w:val="left" w:pos="1440"/>
            </w:tabs>
            <w:spacing w:before="240"/>
            <w:rPr>
              <w:ins w:id="3450" w:author="BHA Regulatory Affairs Unit" w:date="2026-07-29T16:06:00Z"/>
            </w:rPr>
          </w:pPr>
          <w:sdt>
            <w:sdtPr>
              <w:tag w:val="goog_rdk_3441"/>
              <w:id w:val="460917883"/>
            </w:sdtPr>
            <w:sdtContent>
              <w:ins w:id="3451" w:author="BHA Regulatory Affairs Unit" w:date="2026-07-29T16:06:00Z">
                <w:r>
                  <w:t>Agencies must not charge an individual or designated representative for inspecting or obtaining a printed or electronic copy of an individual’s record.</w:t>
                </w:r>
              </w:ins>
            </w:sdtContent>
          </w:sdt>
        </w:p>
      </w:sdtContent>
    </w:sdt>
    <w:sdt>
      <w:sdtPr>
        <w:tag w:val="goog_rdk_3444"/>
        <w:id w:val="584407837"/>
      </w:sdtPr>
      <w:sdtContent>
        <w:p w14:paraId="00000779" w14:textId="77777777" w:rsidR="00CF3663" w:rsidRDefault="00000000">
          <w:pPr>
            <w:keepNext/>
            <w:spacing w:before="240" w:after="60"/>
            <w:ind w:firstLine="0"/>
            <w:rPr>
              <w:ins w:id="3452" w:author="BHA Regulatory Affairs Unit" w:date="2026-07-29T16:06:00Z"/>
              <w:b/>
              <w:bCs/>
            </w:rPr>
          </w:pPr>
          <w:sdt>
            <w:sdtPr>
              <w:tag w:val="goog_rdk_3443"/>
              <w:id w:val="1547190762"/>
            </w:sdtPr>
            <w:sdtContent>
              <w:ins w:id="3453" w:author="BHA Regulatory Affairs Unit" w:date="2026-07-29T16:06:00Z">
                <w:r>
                  <w:rPr>
                    <w:b/>
                    <w:bCs/>
                  </w:rPr>
                  <w:t>1.19</w:t>
                </w:r>
                <w:r>
                  <w:rPr>
                    <w:b/>
                    <w:bCs/>
                  </w:rPr>
                  <w:tab/>
                  <w:t>Seclusion, Restraint, and Physical Management</w:t>
                </w:r>
              </w:ins>
            </w:sdtContent>
          </w:sdt>
        </w:p>
      </w:sdtContent>
    </w:sdt>
    <w:sdt>
      <w:sdtPr>
        <w:tag w:val="goog_rdk_3446"/>
        <w:id w:val="125614847"/>
      </w:sdtPr>
      <w:sdtContent>
        <w:p w14:paraId="0000077A" w14:textId="77777777" w:rsidR="00CF3663" w:rsidRDefault="00000000">
          <w:pPr>
            <w:keepNext/>
            <w:spacing w:before="240" w:after="60"/>
            <w:ind w:firstLine="0"/>
            <w:rPr>
              <w:ins w:id="3454" w:author="BHA Regulatory Affairs Unit" w:date="2026-07-29T16:06:00Z"/>
              <w:b/>
              <w:bCs/>
            </w:rPr>
          </w:pPr>
          <w:sdt>
            <w:sdtPr>
              <w:tag w:val="goog_rdk_3445"/>
              <w:id w:val="1362639054"/>
            </w:sdtPr>
            <w:sdtContent>
              <w:ins w:id="3455" w:author="BHA Regulatory Affairs Unit" w:date="2026-07-29T16:06:00Z">
                <w:r>
                  <w:rPr>
                    <w:b/>
                    <w:bCs/>
                  </w:rPr>
                  <w:t>1.19.1</w:t>
                </w:r>
                <w:r>
                  <w:rPr>
                    <w:b/>
                    <w:bCs/>
                  </w:rPr>
                  <w:tab/>
                  <w:t>General Provisions for Seclusion, Restraint, and Physical Management</w:t>
                </w:r>
              </w:ins>
            </w:sdtContent>
          </w:sdt>
        </w:p>
      </w:sdtContent>
    </w:sdt>
    <w:sdt>
      <w:sdtPr>
        <w:tag w:val="goog_rdk_3448"/>
        <w:id w:val="1519692061"/>
      </w:sdtPr>
      <w:sdtContent>
        <w:p w14:paraId="0000077B" w14:textId="77777777" w:rsidR="00CF3663" w:rsidRDefault="00000000">
          <w:pPr>
            <w:numPr>
              <w:ilvl w:val="0"/>
              <w:numId w:val="120"/>
            </w:numPr>
            <w:tabs>
              <w:tab w:val="left" w:pos="720"/>
              <w:tab w:val="left" w:pos="1440"/>
            </w:tabs>
            <w:spacing w:before="240"/>
            <w:rPr>
              <w:ins w:id="3456" w:author="BHA Regulatory Affairs Unit" w:date="2026-07-29T16:06:00Z"/>
            </w:rPr>
          </w:pPr>
          <w:sdt>
            <w:sdtPr>
              <w:tag w:val="goog_rdk_3447"/>
              <w:id w:val="1727252707"/>
            </w:sdtPr>
            <w:sdtContent>
              <w:ins w:id="3457" w:author="BHA Regulatory Affairs Unit" w:date="2026-07-29T16:06:00Z">
                <w:r>
                  <w:t>The following Rules covering seclusion, restraint, and physical management apply to agencies that use seclusion, restraint, and/or physical management. If an agency has decided to use seclusion, restraint, and/or physical management, the agency shall use seclusion, restraint, and/or physical management only in accordance with the Rules set forth in this Part 1.19.1 of this Chapter 1.</w:t>
                </w:r>
              </w:ins>
            </w:sdtContent>
          </w:sdt>
        </w:p>
      </w:sdtContent>
    </w:sdt>
    <w:sdt>
      <w:sdtPr>
        <w:tag w:val="goog_rdk_3450"/>
        <w:id w:val="-369895772"/>
      </w:sdtPr>
      <w:sdtContent>
        <w:p w14:paraId="0000077C" w14:textId="77777777" w:rsidR="00CF3663" w:rsidRDefault="00000000">
          <w:pPr>
            <w:numPr>
              <w:ilvl w:val="0"/>
              <w:numId w:val="120"/>
            </w:numPr>
            <w:tabs>
              <w:tab w:val="left" w:pos="720"/>
              <w:tab w:val="left" w:pos="1440"/>
            </w:tabs>
            <w:spacing w:before="240"/>
            <w:rPr>
              <w:ins w:id="3458" w:author="BHA Regulatory Affairs Unit" w:date="2026-07-29T16:06:00Z"/>
            </w:rPr>
          </w:pPr>
          <w:sdt>
            <w:sdtPr>
              <w:tag w:val="goog_rdk_3449"/>
              <w:id w:val="-1357809483"/>
            </w:sdtPr>
            <w:sdtContent>
              <w:ins w:id="3459" w:author="BHA Regulatory Affairs Unit" w:date="2026-07-29T16:06:00Z">
                <w:r>
                  <w:t>These Rules do not supersede any requirements under Sections 26-20-101 through-111, C.R.S.</w:t>
                </w:r>
              </w:ins>
            </w:sdtContent>
          </w:sdt>
        </w:p>
      </w:sdtContent>
    </w:sdt>
    <w:sdt>
      <w:sdtPr>
        <w:tag w:val="goog_rdk_3452"/>
        <w:id w:val="-818812540"/>
      </w:sdtPr>
      <w:sdtContent>
        <w:p w14:paraId="0000077D" w14:textId="77777777" w:rsidR="00CF3663" w:rsidRDefault="00000000">
          <w:pPr>
            <w:numPr>
              <w:ilvl w:val="0"/>
              <w:numId w:val="120"/>
            </w:numPr>
            <w:tabs>
              <w:tab w:val="left" w:pos="720"/>
              <w:tab w:val="left" w:pos="1440"/>
            </w:tabs>
            <w:spacing w:before="240"/>
            <w:rPr>
              <w:ins w:id="3460" w:author="BHA Regulatory Affairs Unit" w:date="2026-07-29T16:06:00Z"/>
            </w:rPr>
          </w:pPr>
          <w:sdt>
            <w:sdtPr>
              <w:tag w:val="goog_rdk_3451"/>
              <w:id w:val="1766229018"/>
            </w:sdtPr>
            <w:sdtContent>
              <w:ins w:id="3461" w:author="BHA Regulatory Affairs Unit" w:date="2026-07-29T16:06:00Z">
                <w:r>
                  <w:t>If provisions of this Part 1.19.1 of this Chapter 1 conflicts with any provision concerning the use of seclusion, restraint, and/or physical management on an individual with an intellectual or developmental disability, as stated in Article 10.5 of Title 27, C.R.S., Article 10 of Title 25.5, C.R.S., or any Rule adopted pursuant to those Articles, the provisions of those Articles or Rules prevail.</w:t>
                </w:r>
              </w:ins>
            </w:sdtContent>
          </w:sdt>
        </w:p>
      </w:sdtContent>
    </w:sdt>
    <w:sdt>
      <w:sdtPr>
        <w:tag w:val="goog_rdk_3454"/>
        <w:id w:val="453959026"/>
      </w:sdtPr>
      <w:sdtContent>
        <w:p w14:paraId="0000077E" w14:textId="77777777" w:rsidR="00CF3663" w:rsidRDefault="00000000">
          <w:pPr>
            <w:numPr>
              <w:ilvl w:val="0"/>
              <w:numId w:val="120"/>
            </w:numPr>
            <w:tabs>
              <w:tab w:val="left" w:pos="720"/>
              <w:tab w:val="left" w:pos="1440"/>
            </w:tabs>
            <w:spacing w:before="240"/>
            <w:rPr>
              <w:ins w:id="3462" w:author="BHA Regulatory Affairs Unit" w:date="2026-07-29T16:06:00Z"/>
            </w:rPr>
          </w:pPr>
          <w:sdt>
            <w:sdtPr>
              <w:tag w:val="goog_rdk_3453"/>
              <w:id w:val="-880887906"/>
            </w:sdtPr>
            <w:sdtContent>
              <w:ins w:id="3463" w:author="BHA Regulatory Affairs Unit" w:date="2026-07-29T16:06:00Z">
                <w:r>
                  <w:t>Individuals being detained under Sections 27-65-106 through -110, C.R.S., may be secluded or restrained involuntarily under the conditions in this Part 1.19.1 of this Chapter 1. Otherwise, there must be a signed informed consent for such an intervention, as subject to this Part 1.19.1 of this Chapter 1.</w:t>
                </w:r>
              </w:ins>
            </w:sdtContent>
          </w:sdt>
        </w:p>
      </w:sdtContent>
    </w:sdt>
    <w:sdt>
      <w:sdtPr>
        <w:tag w:val="goog_rdk_3456"/>
        <w:id w:val="-1274019682"/>
      </w:sdtPr>
      <w:sdtContent>
        <w:p w14:paraId="0000077F" w14:textId="77777777" w:rsidR="00CF3663" w:rsidRDefault="00000000">
          <w:pPr>
            <w:numPr>
              <w:ilvl w:val="0"/>
              <w:numId w:val="120"/>
            </w:numPr>
            <w:tabs>
              <w:tab w:val="left" w:pos="720"/>
              <w:tab w:val="left" w:pos="1440"/>
            </w:tabs>
            <w:spacing w:before="240"/>
            <w:rPr>
              <w:ins w:id="3464" w:author="BHA Regulatory Affairs Unit" w:date="2026-07-29T16:06:00Z"/>
            </w:rPr>
          </w:pPr>
          <w:sdt>
            <w:sdtPr>
              <w:tag w:val="goog_rdk_3455"/>
              <w:id w:val="-1053665567"/>
            </w:sdtPr>
            <w:sdtContent>
              <w:ins w:id="3465" w:author="BHA Regulatory Affairs Unit" w:date="2026-07-29T16:06:00Z">
                <w:r>
                  <w:t>Agencies may only use seclusion, restraint, and/or physical management:</w:t>
                </w:r>
              </w:ins>
            </w:sdtContent>
          </w:sdt>
        </w:p>
      </w:sdtContent>
    </w:sdt>
    <w:sdt>
      <w:sdtPr>
        <w:tag w:val="goog_rdk_3458"/>
        <w:id w:val="1943586330"/>
      </w:sdtPr>
      <w:sdtContent>
        <w:p w14:paraId="00000780" w14:textId="77777777" w:rsidR="00CF3663" w:rsidRDefault="00000000">
          <w:pPr>
            <w:numPr>
              <w:ilvl w:val="1"/>
              <w:numId w:val="120"/>
            </w:numPr>
            <w:tabs>
              <w:tab w:val="left" w:pos="720"/>
              <w:tab w:val="left" w:pos="1440"/>
            </w:tabs>
            <w:spacing w:before="240"/>
            <w:rPr>
              <w:ins w:id="3466" w:author="BHA Regulatory Affairs Unit" w:date="2026-07-29T16:06:00Z"/>
            </w:rPr>
          </w:pPr>
          <w:sdt>
            <w:sdtPr>
              <w:tag w:val="goog_rdk_3457"/>
              <w:id w:val="-1572182255"/>
            </w:sdtPr>
            <w:sdtContent>
              <w:ins w:id="3467" w:author="BHA Regulatory Affairs Unit" w:date="2026-07-29T16:06:00Z">
                <w:r>
                  <w:t>In cases of emergency, as defined at Section 26-20-102(3), C.R.S., to be a serious, probable, imminent threat of bodily harm to self or others where there is the present ability to affect such bodily harm;</w:t>
                </w:r>
              </w:ins>
            </w:sdtContent>
          </w:sdt>
        </w:p>
      </w:sdtContent>
    </w:sdt>
    <w:sdt>
      <w:sdtPr>
        <w:tag w:val="goog_rdk_3460"/>
        <w:id w:val="54180207"/>
      </w:sdtPr>
      <w:sdtContent>
        <w:p w14:paraId="00000781" w14:textId="77777777" w:rsidR="00CF3663" w:rsidRDefault="00000000">
          <w:pPr>
            <w:numPr>
              <w:ilvl w:val="1"/>
              <w:numId w:val="120"/>
            </w:numPr>
            <w:tabs>
              <w:tab w:val="left" w:pos="720"/>
              <w:tab w:val="left" w:pos="1440"/>
            </w:tabs>
            <w:spacing w:before="240"/>
            <w:rPr>
              <w:ins w:id="3468" w:author="BHA Regulatory Affairs Unit" w:date="2026-07-29T16:06:00Z"/>
            </w:rPr>
          </w:pPr>
          <w:sdt>
            <w:sdtPr>
              <w:tag w:val="goog_rdk_3459"/>
              <w:id w:val="-424961952"/>
            </w:sdtPr>
            <w:sdtContent>
              <w:ins w:id="3469" w:author="BHA Regulatory Affairs Unit" w:date="2026-07-29T16:06:00Z">
                <w:r>
                  <w:t>After less restrictive lower-level alternatives have been exhausted, including but not limited to, after all attempts to verbally direct or de-escalate an individual have failed; and/or</w:t>
                </w:r>
              </w:ins>
            </w:sdtContent>
          </w:sdt>
        </w:p>
      </w:sdtContent>
    </w:sdt>
    <w:sdt>
      <w:sdtPr>
        <w:tag w:val="goog_rdk_3462"/>
        <w:id w:val="1854808487"/>
      </w:sdtPr>
      <w:sdtContent>
        <w:p w14:paraId="00000782" w14:textId="77777777" w:rsidR="00CF3663" w:rsidRDefault="00000000">
          <w:pPr>
            <w:numPr>
              <w:ilvl w:val="1"/>
              <w:numId w:val="120"/>
            </w:numPr>
            <w:tabs>
              <w:tab w:val="left" w:pos="720"/>
              <w:tab w:val="left" w:pos="1440"/>
            </w:tabs>
            <w:spacing w:before="240"/>
            <w:rPr>
              <w:ins w:id="3470" w:author="BHA Regulatory Affairs Unit" w:date="2026-07-29T16:06:00Z"/>
            </w:rPr>
          </w:pPr>
          <w:sdt>
            <w:sdtPr>
              <w:tag w:val="goog_rdk_3461"/>
              <w:id w:val="-895282397"/>
            </w:sdtPr>
            <w:sdtContent>
              <w:ins w:id="3471" w:author="BHA Regulatory Affairs Unit" w:date="2026-07-29T16:06:00Z">
                <w:r>
                  <w:t>After a determination that such alternatives would be inappropriate or ineffective under the circumstances.</w:t>
                </w:r>
              </w:ins>
            </w:sdtContent>
          </w:sdt>
        </w:p>
      </w:sdtContent>
    </w:sdt>
    <w:sdt>
      <w:sdtPr>
        <w:tag w:val="goog_rdk_3464"/>
        <w:id w:val="188958506"/>
      </w:sdtPr>
      <w:sdtContent>
        <w:p w14:paraId="00000783" w14:textId="77777777" w:rsidR="00CF3663" w:rsidRDefault="00000000">
          <w:pPr>
            <w:numPr>
              <w:ilvl w:val="0"/>
              <w:numId w:val="120"/>
            </w:numPr>
            <w:tabs>
              <w:tab w:val="left" w:pos="720"/>
              <w:tab w:val="left" w:pos="1440"/>
            </w:tabs>
            <w:spacing w:before="240"/>
            <w:rPr>
              <w:ins w:id="3472" w:author="BHA Regulatory Affairs Unit" w:date="2026-07-29T16:06:00Z"/>
            </w:rPr>
          </w:pPr>
          <w:sdt>
            <w:sdtPr>
              <w:tag w:val="goog_rdk_3463"/>
              <w:id w:val="1834278162"/>
            </w:sdtPr>
            <w:sdtContent>
              <w:ins w:id="3473" w:author="BHA Regulatory Affairs Unit" w:date="2026-07-29T16:06:00Z">
                <w:r>
                  <w:t>Agencies that use seclusion, restraint, and/or physical management, pursuant to the provisions of Part 1.19.1.A.5 of this Chapter 1, may only use such seclusion, restraint, and/or physical management:</w:t>
                </w:r>
              </w:ins>
            </w:sdtContent>
          </w:sdt>
        </w:p>
      </w:sdtContent>
    </w:sdt>
    <w:sdt>
      <w:sdtPr>
        <w:tag w:val="goog_rdk_3466"/>
        <w:id w:val="1521578652"/>
      </w:sdtPr>
      <w:sdtContent>
        <w:p w14:paraId="00000784" w14:textId="77777777" w:rsidR="00CF3663" w:rsidRDefault="00000000">
          <w:pPr>
            <w:numPr>
              <w:ilvl w:val="1"/>
              <w:numId w:val="120"/>
            </w:numPr>
            <w:tabs>
              <w:tab w:val="left" w:pos="720"/>
              <w:tab w:val="left" w:pos="1440"/>
            </w:tabs>
            <w:spacing w:before="240"/>
            <w:rPr>
              <w:ins w:id="3474" w:author="BHA Regulatory Affairs Unit" w:date="2026-07-29T16:06:00Z"/>
            </w:rPr>
          </w:pPr>
          <w:sdt>
            <w:sdtPr>
              <w:tag w:val="goog_rdk_3465"/>
              <w:id w:val="404146418"/>
            </w:sdtPr>
            <w:sdtContent>
              <w:ins w:id="3475" w:author="BHA Regulatory Affairs Unit" w:date="2026-07-29T16:06:00Z">
                <w:r>
                  <w:t>For the purpose of preventing the continuation or renewal of an emergency;</w:t>
                </w:r>
              </w:ins>
            </w:sdtContent>
          </w:sdt>
        </w:p>
      </w:sdtContent>
    </w:sdt>
    <w:sdt>
      <w:sdtPr>
        <w:tag w:val="goog_rdk_3468"/>
        <w:id w:val="-1712408524"/>
      </w:sdtPr>
      <w:sdtContent>
        <w:p w14:paraId="00000785" w14:textId="77777777" w:rsidR="00CF3663" w:rsidRDefault="00000000">
          <w:pPr>
            <w:numPr>
              <w:ilvl w:val="1"/>
              <w:numId w:val="120"/>
            </w:numPr>
            <w:tabs>
              <w:tab w:val="left" w:pos="720"/>
              <w:tab w:val="left" w:pos="1440"/>
            </w:tabs>
            <w:spacing w:before="240"/>
            <w:rPr>
              <w:ins w:id="3476" w:author="BHA Regulatory Affairs Unit" w:date="2026-07-29T16:06:00Z"/>
            </w:rPr>
          </w:pPr>
          <w:sdt>
            <w:sdtPr>
              <w:tag w:val="goog_rdk_3467"/>
              <w:id w:val="1557007493"/>
            </w:sdtPr>
            <w:sdtContent>
              <w:ins w:id="3477" w:author="BHA Regulatory Affairs Unit" w:date="2026-07-29T16:06:00Z">
                <w:r>
                  <w:t>For the period of time necessary to accomplish its purpose; and/or</w:t>
                </w:r>
              </w:ins>
            </w:sdtContent>
          </w:sdt>
        </w:p>
      </w:sdtContent>
    </w:sdt>
    <w:sdt>
      <w:sdtPr>
        <w:tag w:val="goog_rdk_3470"/>
        <w:id w:val="-493099274"/>
      </w:sdtPr>
      <w:sdtContent>
        <w:p w14:paraId="00000786" w14:textId="77777777" w:rsidR="00CF3663" w:rsidRDefault="00000000">
          <w:pPr>
            <w:numPr>
              <w:ilvl w:val="1"/>
              <w:numId w:val="120"/>
            </w:numPr>
            <w:tabs>
              <w:tab w:val="left" w:pos="720"/>
              <w:tab w:val="left" w:pos="1440"/>
            </w:tabs>
            <w:spacing w:before="240"/>
            <w:rPr>
              <w:ins w:id="3478" w:author="BHA Regulatory Affairs Unit" w:date="2026-07-29T16:06:00Z"/>
            </w:rPr>
          </w:pPr>
          <w:sdt>
            <w:sdtPr>
              <w:tag w:val="goog_rdk_3469"/>
              <w:id w:val="-1725867898"/>
            </w:sdtPr>
            <w:sdtContent>
              <w:ins w:id="3479" w:author="BHA Regulatory Affairs Unit" w:date="2026-07-29T16:06:00Z">
                <w:r>
                  <w:t>In the case of physical restraint, with no more force than is necessary to limit an individual's freedom of movement.</w:t>
                </w:r>
              </w:ins>
            </w:sdtContent>
          </w:sdt>
        </w:p>
      </w:sdtContent>
    </w:sdt>
    <w:sdt>
      <w:sdtPr>
        <w:tag w:val="goog_rdk_3472"/>
        <w:id w:val="-1108883562"/>
      </w:sdtPr>
      <w:sdtContent>
        <w:p w14:paraId="00000787" w14:textId="77777777" w:rsidR="00CF3663" w:rsidRDefault="00000000">
          <w:pPr>
            <w:numPr>
              <w:ilvl w:val="0"/>
              <w:numId w:val="120"/>
            </w:numPr>
            <w:tabs>
              <w:tab w:val="left" w:pos="720"/>
              <w:tab w:val="left" w:pos="1440"/>
            </w:tabs>
            <w:spacing w:before="240"/>
            <w:rPr>
              <w:ins w:id="3480" w:author="BHA Regulatory Affairs Unit" w:date="2026-07-29T16:06:00Z"/>
            </w:rPr>
          </w:pPr>
          <w:sdt>
            <w:sdtPr>
              <w:tag w:val="goog_rdk_3471"/>
              <w:id w:val="-389451143"/>
            </w:sdtPr>
            <w:sdtContent>
              <w:ins w:id="3481" w:author="BHA Regulatory Affairs Unit" w:date="2026-07-29T16:06:00Z">
                <w:r>
                  <w:t>Seclusion, restraint, and/or physical management must never be used:</w:t>
                </w:r>
              </w:ins>
            </w:sdtContent>
          </w:sdt>
        </w:p>
      </w:sdtContent>
    </w:sdt>
    <w:sdt>
      <w:sdtPr>
        <w:tag w:val="goog_rdk_3474"/>
        <w:id w:val="1175485576"/>
      </w:sdtPr>
      <w:sdtContent>
        <w:p w14:paraId="00000788" w14:textId="77777777" w:rsidR="00CF3663" w:rsidRDefault="00000000">
          <w:pPr>
            <w:numPr>
              <w:ilvl w:val="1"/>
              <w:numId w:val="120"/>
            </w:numPr>
            <w:tabs>
              <w:tab w:val="left" w:pos="720"/>
              <w:tab w:val="left" w:pos="1440"/>
            </w:tabs>
            <w:spacing w:before="240"/>
            <w:rPr>
              <w:ins w:id="3482" w:author="BHA Regulatory Affairs Unit" w:date="2026-07-29T16:06:00Z"/>
            </w:rPr>
          </w:pPr>
          <w:sdt>
            <w:sdtPr>
              <w:tag w:val="goog_rdk_3473"/>
              <w:id w:val="-3489625"/>
            </w:sdtPr>
            <w:sdtContent>
              <w:ins w:id="3483" w:author="BHA Regulatory Affairs Unit" w:date="2026-07-29T16:06:00Z">
                <w:r>
                  <w:t>As a punishment or disciplinary sanction;</w:t>
                </w:r>
              </w:ins>
            </w:sdtContent>
          </w:sdt>
        </w:p>
      </w:sdtContent>
    </w:sdt>
    <w:sdt>
      <w:sdtPr>
        <w:tag w:val="goog_rdk_3476"/>
        <w:id w:val="-894846575"/>
      </w:sdtPr>
      <w:sdtContent>
        <w:p w14:paraId="00000789" w14:textId="77777777" w:rsidR="00CF3663" w:rsidRDefault="00000000">
          <w:pPr>
            <w:numPr>
              <w:ilvl w:val="1"/>
              <w:numId w:val="120"/>
            </w:numPr>
            <w:tabs>
              <w:tab w:val="left" w:pos="720"/>
              <w:tab w:val="left" w:pos="1440"/>
            </w:tabs>
            <w:spacing w:before="240"/>
            <w:rPr>
              <w:ins w:id="3484" w:author="BHA Regulatory Affairs Unit" w:date="2026-07-29T16:06:00Z"/>
            </w:rPr>
          </w:pPr>
          <w:sdt>
            <w:sdtPr>
              <w:tag w:val="goog_rdk_3475"/>
              <w:id w:val="391755043"/>
            </w:sdtPr>
            <w:sdtContent>
              <w:ins w:id="3485" w:author="BHA Regulatory Affairs Unit" w:date="2026-07-29T16:06:00Z">
                <w:r>
                  <w:t>As a means of coercion;</w:t>
                </w:r>
              </w:ins>
            </w:sdtContent>
          </w:sdt>
        </w:p>
      </w:sdtContent>
    </w:sdt>
    <w:sdt>
      <w:sdtPr>
        <w:tag w:val="goog_rdk_3478"/>
        <w:id w:val="-533078267"/>
      </w:sdtPr>
      <w:sdtContent>
        <w:p w14:paraId="0000078A" w14:textId="77777777" w:rsidR="00CF3663" w:rsidRDefault="00000000">
          <w:pPr>
            <w:numPr>
              <w:ilvl w:val="1"/>
              <w:numId w:val="120"/>
            </w:numPr>
            <w:tabs>
              <w:tab w:val="left" w:pos="720"/>
              <w:tab w:val="left" w:pos="1440"/>
            </w:tabs>
            <w:spacing w:before="240"/>
            <w:rPr>
              <w:ins w:id="3486" w:author="BHA Regulatory Affairs Unit" w:date="2026-07-29T16:06:00Z"/>
            </w:rPr>
          </w:pPr>
          <w:sdt>
            <w:sdtPr>
              <w:tag w:val="goog_rdk_3477"/>
              <w:id w:val="1175538340"/>
            </w:sdtPr>
            <w:sdtContent>
              <w:ins w:id="3487" w:author="BHA Regulatory Affairs Unit" w:date="2026-07-29T16:06:00Z">
                <w:r>
                  <w:t>As part of an involuntary service plan or behavior modification plan;</w:t>
                </w:r>
              </w:ins>
            </w:sdtContent>
          </w:sdt>
        </w:p>
      </w:sdtContent>
    </w:sdt>
    <w:sdt>
      <w:sdtPr>
        <w:tag w:val="goog_rdk_3480"/>
        <w:id w:val="-1616237418"/>
      </w:sdtPr>
      <w:sdtContent>
        <w:p w14:paraId="0000078B" w14:textId="77777777" w:rsidR="00CF3663" w:rsidRDefault="00000000">
          <w:pPr>
            <w:numPr>
              <w:ilvl w:val="1"/>
              <w:numId w:val="120"/>
            </w:numPr>
            <w:tabs>
              <w:tab w:val="left" w:pos="720"/>
              <w:tab w:val="left" w:pos="1440"/>
            </w:tabs>
            <w:spacing w:before="240"/>
            <w:rPr>
              <w:ins w:id="3488" w:author="BHA Regulatory Affairs Unit" w:date="2026-07-29T16:06:00Z"/>
            </w:rPr>
          </w:pPr>
          <w:sdt>
            <w:sdtPr>
              <w:tag w:val="goog_rdk_3479"/>
              <w:id w:val="-1724391461"/>
            </w:sdtPr>
            <w:sdtContent>
              <w:ins w:id="3489" w:author="BHA Regulatory Affairs Unit" w:date="2026-07-29T16:06:00Z">
                <w:r>
                  <w:t>For convenience;</w:t>
                </w:r>
              </w:ins>
            </w:sdtContent>
          </w:sdt>
        </w:p>
      </w:sdtContent>
    </w:sdt>
    <w:sdt>
      <w:sdtPr>
        <w:tag w:val="goog_rdk_3482"/>
        <w:id w:val="550078908"/>
      </w:sdtPr>
      <w:sdtContent>
        <w:p w14:paraId="0000078C" w14:textId="77777777" w:rsidR="00CF3663" w:rsidRDefault="00000000">
          <w:pPr>
            <w:numPr>
              <w:ilvl w:val="1"/>
              <w:numId w:val="120"/>
            </w:numPr>
            <w:tabs>
              <w:tab w:val="left" w:pos="720"/>
              <w:tab w:val="left" w:pos="1440"/>
            </w:tabs>
            <w:spacing w:before="240"/>
            <w:rPr>
              <w:ins w:id="3490" w:author="BHA Regulatory Affairs Unit" w:date="2026-07-29T16:06:00Z"/>
            </w:rPr>
          </w:pPr>
          <w:sdt>
            <w:sdtPr>
              <w:tag w:val="goog_rdk_3481"/>
              <w:id w:val="-1262146526"/>
            </w:sdtPr>
            <w:sdtContent>
              <w:ins w:id="3491" w:author="BHA Regulatory Affairs Unit" w:date="2026-07-29T16:06:00Z">
                <w:r>
                  <w:t>For the purpose of retaliation; or</w:t>
                </w:r>
              </w:ins>
            </w:sdtContent>
          </w:sdt>
        </w:p>
      </w:sdtContent>
    </w:sdt>
    <w:sdt>
      <w:sdtPr>
        <w:tag w:val="goog_rdk_3484"/>
        <w:id w:val="-727445928"/>
      </w:sdtPr>
      <w:sdtContent>
        <w:p w14:paraId="0000078D" w14:textId="77777777" w:rsidR="00CF3663" w:rsidRDefault="00000000">
          <w:pPr>
            <w:numPr>
              <w:ilvl w:val="1"/>
              <w:numId w:val="120"/>
            </w:numPr>
            <w:tabs>
              <w:tab w:val="left" w:pos="720"/>
              <w:tab w:val="left" w:pos="1440"/>
            </w:tabs>
            <w:spacing w:before="240"/>
            <w:rPr>
              <w:ins w:id="3492" w:author="BHA Regulatory Affairs Unit" w:date="2026-07-29T16:06:00Z"/>
            </w:rPr>
          </w:pPr>
          <w:sdt>
            <w:sdtPr>
              <w:tag w:val="goog_rdk_3483"/>
              <w:id w:val="-1084692074"/>
            </w:sdtPr>
            <w:sdtContent>
              <w:ins w:id="3493" w:author="BHA Regulatory Affairs Unit" w:date="2026-07-29T16:06:00Z">
                <w:r>
                  <w:t>For the purpose of protection, unless:</w:t>
                </w:r>
              </w:ins>
            </w:sdtContent>
          </w:sdt>
        </w:p>
      </w:sdtContent>
    </w:sdt>
    <w:sdt>
      <w:sdtPr>
        <w:tag w:val="goog_rdk_3486"/>
        <w:id w:val="-2081884183"/>
      </w:sdtPr>
      <w:sdtContent>
        <w:p w14:paraId="0000078E" w14:textId="77777777" w:rsidR="00CF3663" w:rsidRDefault="00000000">
          <w:pPr>
            <w:numPr>
              <w:ilvl w:val="2"/>
              <w:numId w:val="120"/>
            </w:numPr>
            <w:tabs>
              <w:tab w:val="left" w:pos="720"/>
              <w:tab w:val="left" w:pos="1440"/>
            </w:tabs>
            <w:spacing w:before="240"/>
            <w:rPr>
              <w:ins w:id="3494" w:author="BHA Regulatory Affairs Unit" w:date="2026-07-29T16:06:00Z"/>
            </w:rPr>
          </w:pPr>
          <w:sdt>
            <w:sdtPr>
              <w:tag w:val="goog_rdk_3485"/>
              <w:id w:val="139571308"/>
            </w:sdtPr>
            <w:sdtContent>
              <w:ins w:id="3495" w:author="BHA Regulatory Affairs Unit" w:date="2026-07-29T16:06:00Z">
                <w:r>
                  <w:t>The restraint or seclusion is ordered by a court; or</w:t>
                </w:r>
              </w:ins>
            </w:sdtContent>
          </w:sdt>
        </w:p>
      </w:sdtContent>
    </w:sdt>
    <w:sdt>
      <w:sdtPr>
        <w:tag w:val="goog_rdk_3488"/>
        <w:id w:val="722345391"/>
      </w:sdtPr>
      <w:sdtContent>
        <w:p w14:paraId="0000078F" w14:textId="77777777" w:rsidR="00CF3663" w:rsidRDefault="00000000">
          <w:pPr>
            <w:numPr>
              <w:ilvl w:val="2"/>
              <w:numId w:val="120"/>
            </w:numPr>
            <w:tabs>
              <w:tab w:val="left" w:pos="720"/>
              <w:tab w:val="left" w:pos="1440"/>
            </w:tabs>
            <w:spacing w:before="240"/>
            <w:rPr>
              <w:ins w:id="3496" w:author="BHA Regulatory Affairs Unit" w:date="2026-07-29T16:06:00Z"/>
            </w:rPr>
          </w:pPr>
          <w:sdt>
            <w:sdtPr>
              <w:tag w:val="goog_rdk_3487"/>
              <w:id w:val="1095657281"/>
            </w:sdtPr>
            <w:sdtContent>
              <w:ins w:id="3497" w:author="BHA Regulatory Affairs Unit" w:date="2026-07-29T16:06:00Z">
                <w:r>
                  <w:t>In an emergency, as provided for in this Part 1.19.1.A.6 of this Chapter 1.</w:t>
                </w:r>
              </w:ins>
            </w:sdtContent>
          </w:sdt>
        </w:p>
      </w:sdtContent>
    </w:sdt>
    <w:sdt>
      <w:sdtPr>
        <w:tag w:val="goog_rdk_3490"/>
        <w:id w:val="-1953237631"/>
      </w:sdtPr>
      <w:sdtContent>
        <w:p w14:paraId="00000790" w14:textId="77777777" w:rsidR="00CF3663" w:rsidRDefault="00000000">
          <w:pPr>
            <w:numPr>
              <w:ilvl w:val="0"/>
              <w:numId w:val="120"/>
            </w:numPr>
            <w:tabs>
              <w:tab w:val="left" w:pos="720"/>
              <w:tab w:val="left" w:pos="1440"/>
            </w:tabs>
            <w:spacing w:before="240"/>
            <w:rPr>
              <w:ins w:id="3498" w:author="BHA Regulatory Affairs Unit" w:date="2026-07-29T16:06:00Z"/>
            </w:rPr>
          </w:pPr>
          <w:sdt>
            <w:sdtPr>
              <w:tag w:val="goog_rdk_3489"/>
              <w:id w:val="-901857"/>
            </w:sdtPr>
            <w:sdtContent>
              <w:ins w:id="3499" w:author="BHA Regulatory Affairs Unit" w:date="2026-07-29T16:06:00Z">
                <w:r>
                  <w:t>Physical management for individuals under the age of eighteen (18) must always be considered as restraint and follow the restraint order Rules, pursuant to Part 1.19.14 of this Chapter 1.</w:t>
                </w:r>
              </w:ins>
            </w:sdtContent>
          </w:sdt>
        </w:p>
      </w:sdtContent>
    </w:sdt>
    <w:sdt>
      <w:sdtPr>
        <w:tag w:val="goog_rdk_3492"/>
        <w:id w:val="-1099192258"/>
      </w:sdtPr>
      <w:sdtContent>
        <w:p w14:paraId="00000791" w14:textId="77777777" w:rsidR="00CF3663" w:rsidRDefault="00000000">
          <w:pPr>
            <w:keepNext/>
            <w:spacing w:before="240" w:after="60"/>
            <w:ind w:firstLine="0"/>
            <w:rPr>
              <w:ins w:id="3500" w:author="BHA Regulatory Affairs Unit" w:date="2026-07-29T16:06:00Z"/>
              <w:b/>
              <w:bCs/>
            </w:rPr>
          </w:pPr>
          <w:sdt>
            <w:sdtPr>
              <w:tag w:val="goog_rdk_3491"/>
              <w:id w:val="1256084350"/>
            </w:sdtPr>
            <w:sdtContent>
              <w:ins w:id="3501" w:author="BHA Regulatory Affairs Unit" w:date="2026-07-29T16:06:00Z">
                <w:r>
                  <w:rPr>
                    <w:b/>
                    <w:bCs/>
                  </w:rPr>
                  <w:t>1.19.2</w:t>
                </w:r>
                <w:r>
                  <w:rPr>
                    <w:b/>
                    <w:bCs/>
                  </w:rPr>
                  <w:tab/>
                  <w:t>Policies and Procedures Regarding Seclusion, Restraint, and Physical Management</w:t>
                </w:r>
              </w:ins>
            </w:sdtContent>
          </w:sdt>
        </w:p>
      </w:sdtContent>
    </w:sdt>
    <w:sdt>
      <w:sdtPr>
        <w:tag w:val="goog_rdk_3494"/>
        <w:id w:val="-1828367322"/>
      </w:sdtPr>
      <w:sdtContent>
        <w:p w14:paraId="00000792" w14:textId="77777777" w:rsidR="00CF3663" w:rsidRDefault="00000000">
          <w:pPr>
            <w:numPr>
              <w:ilvl w:val="0"/>
              <w:numId w:val="121"/>
            </w:numPr>
            <w:tabs>
              <w:tab w:val="left" w:pos="720"/>
              <w:tab w:val="left" w:pos="1440"/>
            </w:tabs>
            <w:spacing w:before="240"/>
            <w:rPr>
              <w:ins w:id="3502" w:author="BHA Regulatory Affairs Unit" w:date="2026-07-29T16:06:00Z"/>
            </w:rPr>
          </w:pPr>
          <w:sdt>
            <w:sdtPr>
              <w:tag w:val="goog_rdk_3493"/>
              <w:id w:val="960477416"/>
            </w:sdtPr>
            <w:sdtContent>
              <w:ins w:id="3503" w:author="BHA Regulatory Affairs Unit" w:date="2026-07-29T16:06:00Z">
                <w:r>
                  <w:t>Agencies shall have, and implement, written policies and procedures that describe the situations in which the use of seclusion, restraint, and/or physical management are considered appropriate, and personnel who can order their use. The policies and procedures must include the requirements in Part 1.19.1 of this Chapter 1, and Sections 26-20-101 through -111, C.R.S. These policies and procedures must also include, at a minimum:</w:t>
                </w:r>
              </w:ins>
            </w:sdtContent>
          </w:sdt>
        </w:p>
      </w:sdtContent>
    </w:sdt>
    <w:sdt>
      <w:sdtPr>
        <w:tag w:val="goog_rdk_3496"/>
        <w:id w:val="-853119968"/>
      </w:sdtPr>
      <w:sdtContent>
        <w:p w14:paraId="00000793" w14:textId="77777777" w:rsidR="00CF3663" w:rsidRDefault="00000000">
          <w:pPr>
            <w:numPr>
              <w:ilvl w:val="1"/>
              <w:numId w:val="121"/>
            </w:numPr>
            <w:tabs>
              <w:tab w:val="left" w:pos="720"/>
              <w:tab w:val="left" w:pos="1440"/>
            </w:tabs>
            <w:spacing w:before="240"/>
            <w:rPr>
              <w:ins w:id="3504" w:author="BHA Regulatory Affairs Unit" w:date="2026-07-29T16:06:00Z"/>
            </w:rPr>
          </w:pPr>
          <w:sdt>
            <w:sdtPr>
              <w:tag w:val="goog_rdk_3495"/>
              <w:id w:val="-885385086"/>
            </w:sdtPr>
            <w:sdtContent>
              <w:ins w:id="3505" w:author="BHA Regulatory Affairs Unit" w:date="2026-07-29T16:06:00Z">
                <w:r>
                  <w:t>For an agency that does not authorize the use of seclusion, restraint, and/or physical management of any type, a policy statement noting the prohibition against the use of seclusion, restraint, and/or physical management and the procedures that personnel will utilize in lieu of seclusion, restraint, and/or physical management;</w:t>
                </w:r>
              </w:ins>
            </w:sdtContent>
          </w:sdt>
        </w:p>
      </w:sdtContent>
    </w:sdt>
    <w:sdt>
      <w:sdtPr>
        <w:tag w:val="goog_rdk_3498"/>
        <w:id w:val="576558417"/>
      </w:sdtPr>
      <w:sdtContent>
        <w:p w14:paraId="00000794" w14:textId="77777777" w:rsidR="00CF3663" w:rsidRDefault="00000000">
          <w:pPr>
            <w:numPr>
              <w:ilvl w:val="2"/>
              <w:numId w:val="121"/>
            </w:numPr>
            <w:tabs>
              <w:tab w:val="left" w:pos="720"/>
              <w:tab w:val="left" w:pos="1440"/>
            </w:tabs>
            <w:spacing w:before="240"/>
            <w:rPr>
              <w:ins w:id="3506" w:author="BHA Regulatory Affairs Unit" w:date="2026-07-29T16:06:00Z"/>
            </w:rPr>
          </w:pPr>
          <w:sdt>
            <w:sdtPr>
              <w:tag w:val="goog_rdk_3497"/>
              <w:id w:val="1746740121"/>
            </w:sdtPr>
            <w:sdtContent>
              <w:ins w:id="3507" w:author="BHA Regulatory Affairs Unit" w:date="2026-07-29T16:06:00Z">
                <w:r>
                  <w:t>When an agency does not utilize physical management, seclusion and/or restraint interventions, the policy shall include agency processes and procedures, should personnel use these prohibited interventions.</w:t>
                </w:r>
              </w:ins>
            </w:sdtContent>
          </w:sdt>
        </w:p>
      </w:sdtContent>
    </w:sdt>
    <w:sdt>
      <w:sdtPr>
        <w:tag w:val="goog_rdk_3500"/>
        <w:id w:val="1835847526"/>
      </w:sdtPr>
      <w:sdtContent>
        <w:p w14:paraId="00000795" w14:textId="77777777" w:rsidR="00CF3663" w:rsidRDefault="00000000">
          <w:pPr>
            <w:numPr>
              <w:ilvl w:val="1"/>
              <w:numId w:val="121"/>
            </w:numPr>
            <w:tabs>
              <w:tab w:val="left" w:pos="720"/>
              <w:tab w:val="left" w:pos="1440"/>
            </w:tabs>
            <w:spacing w:before="240"/>
            <w:rPr>
              <w:ins w:id="3508" w:author="BHA Regulatory Affairs Unit" w:date="2026-07-29T16:06:00Z"/>
            </w:rPr>
          </w:pPr>
          <w:sdt>
            <w:sdtPr>
              <w:tag w:val="goog_rdk_3499"/>
              <w:id w:val="931482221"/>
            </w:sdtPr>
            <w:sdtContent>
              <w:ins w:id="3509" w:author="BHA Regulatory Affairs Unit" w:date="2026-07-29T16:06:00Z">
                <w:r>
                  <w:t xml:space="preserve">For an agency that utilizes seclusion, restraint, and/or physical management, a policy statement regarding the review process for the use of seclusion, restraint, and/or physical management. The review process must include a provision for terminating the seclusion, restraint, and/or </w:t>
                </w:r>
                <w:r>
                  <w:lastRenderedPageBreak/>
                  <w:t>physical management episode when the reviewer does not concur with the order for continuation;</w:t>
                </w:r>
              </w:ins>
            </w:sdtContent>
          </w:sdt>
        </w:p>
      </w:sdtContent>
    </w:sdt>
    <w:sdt>
      <w:sdtPr>
        <w:tag w:val="goog_rdk_3502"/>
        <w:id w:val="1372935692"/>
      </w:sdtPr>
      <w:sdtContent>
        <w:p w14:paraId="00000796" w14:textId="77777777" w:rsidR="00CF3663" w:rsidRDefault="00000000">
          <w:pPr>
            <w:numPr>
              <w:ilvl w:val="2"/>
              <w:numId w:val="121"/>
            </w:numPr>
            <w:tabs>
              <w:tab w:val="left" w:pos="720"/>
              <w:tab w:val="left" w:pos="1440"/>
            </w:tabs>
            <w:spacing w:before="240"/>
            <w:rPr>
              <w:ins w:id="3510" w:author="BHA Regulatory Affairs Unit" w:date="2026-07-29T16:06:00Z"/>
            </w:rPr>
          </w:pPr>
          <w:sdt>
            <w:sdtPr>
              <w:tag w:val="goog_rdk_3501"/>
              <w:id w:val="571501350"/>
            </w:sdtPr>
            <w:sdtContent>
              <w:ins w:id="3511" w:author="BHA Regulatory Affairs Unit" w:date="2026-07-29T16:06:00Z">
                <w:r>
                  <w:t>If the reviewer is not an authorized practitioner, then the order must be discontinued by an authorized practitioner.</w:t>
                </w:r>
              </w:ins>
            </w:sdtContent>
          </w:sdt>
        </w:p>
      </w:sdtContent>
    </w:sdt>
    <w:sdt>
      <w:sdtPr>
        <w:tag w:val="goog_rdk_3504"/>
        <w:id w:val="518508911"/>
      </w:sdtPr>
      <w:sdtContent>
        <w:p w14:paraId="00000797" w14:textId="77777777" w:rsidR="00CF3663" w:rsidRDefault="00000000">
          <w:pPr>
            <w:numPr>
              <w:ilvl w:val="1"/>
              <w:numId w:val="121"/>
            </w:numPr>
            <w:tabs>
              <w:tab w:val="left" w:pos="720"/>
              <w:tab w:val="left" w:pos="1440"/>
            </w:tabs>
            <w:spacing w:before="240"/>
            <w:rPr>
              <w:ins w:id="3512" w:author="BHA Regulatory Affairs Unit" w:date="2026-07-29T16:06:00Z"/>
            </w:rPr>
          </w:pPr>
          <w:sdt>
            <w:sdtPr>
              <w:tag w:val="goog_rdk_3503"/>
              <w:id w:val="993048417"/>
            </w:sdtPr>
            <w:sdtContent>
              <w:ins w:id="3513" w:author="BHA Regulatory Affairs Unit" w:date="2026-07-29T16:06:00Z">
                <w:r>
                  <w:t>Personnel shall ensure that no individual endures harm or harassment when secluded and/or restrained;</w:t>
                </w:r>
              </w:ins>
            </w:sdtContent>
          </w:sdt>
        </w:p>
      </w:sdtContent>
    </w:sdt>
    <w:sdt>
      <w:sdtPr>
        <w:tag w:val="goog_rdk_3506"/>
        <w:id w:val="-1058830767"/>
      </w:sdtPr>
      <w:sdtContent>
        <w:p w14:paraId="00000798" w14:textId="77777777" w:rsidR="00CF3663" w:rsidRDefault="00000000">
          <w:pPr>
            <w:numPr>
              <w:ilvl w:val="1"/>
              <w:numId w:val="121"/>
            </w:numPr>
            <w:tabs>
              <w:tab w:val="left" w:pos="720"/>
              <w:tab w:val="left" w:pos="1440"/>
            </w:tabs>
            <w:spacing w:before="240"/>
            <w:rPr>
              <w:ins w:id="3514" w:author="BHA Regulatory Affairs Unit" w:date="2026-07-29T16:06:00Z"/>
            </w:rPr>
          </w:pPr>
          <w:sdt>
            <w:sdtPr>
              <w:tag w:val="goog_rdk_3505"/>
              <w:id w:val="4638525"/>
            </w:sdtPr>
            <w:sdtContent>
              <w:ins w:id="3515" w:author="BHA Regulatory Affairs Unit" w:date="2026-07-29T16:06:00Z">
                <w:r>
                  <w:t>A policy statement that an agency shall ensure that the care and treatment are skillfully and humanely administered with full respect for an individual’s dignity, pursuant to Section 27-65-101(1)(a), C.R.S.;</w:t>
                </w:r>
              </w:ins>
            </w:sdtContent>
          </w:sdt>
        </w:p>
      </w:sdtContent>
    </w:sdt>
    <w:sdt>
      <w:sdtPr>
        <w:tag w:val="goog_rdk_3508"/>
        <w:id w:val="1277192578"/>
      </w:sdtPr>
      <w:sdtContent>
        <w:p w14:paraId="00000799" w14:textId="77777777" w:rsidR="00CF3663" w:rsidRDefault="00000000">
          <w:pPr>
            <w:numPr>
              <w:ilvl w:val="1"/>
              <w:numId w:val="121"/>
            </w:numPr>
            <w:tabs>
              <w:tab w:val="left" w:pos="720"/>
              <w:tab w:val="left" w:pos="1440"/>
            </w:tabs>
            <w:spacing w:before="240"/>
            <w:rPr>
              <w:ins w:id="3516" w:author="BHA Regulatory Affairs Unit" w:date="2026-07-29T16:06:00Z"/>
            </w:rPr>
          </w:pPr>
          <w:sdt>
            <w:sdtPr>
              <w:tag w:val="goog_rdk_3507"/>
              <w:id w:val="894354141"/>
            </w:sdtPr>
            <w:sdtContent>
              <w:ins w:id="3517" w:author="BHA Regulatory Affairs Unit" w:date="2026-07-29T16:06:00Z">
                <w:r>
                  <w:t>Protocols for when the use of restraint, seclusion, and/or physical management are appropriate, and the restrictions on the use of these techniques, agencies may impose more, but not fewer, restrictions on the use of these techniques than is required by this Chapter 1;</w:t>
                </w:r>
              </w:ins>
            </w:sdtContent>
          </w:sdt>
        </w:p>
      </w:sdtContent>
    </w:sdt>
    <w:sdt>
      <w:sdtPr>
        <w:tag w:val="goog_rdk_3510"/>
        <w:id w:val="-1560168462"/>
      </w:sdtPr>
      <w:sdtContent>
        <w:p w14:paraId="0000079A" w14:textId="77777777" w:rsidR="00CF3663" w:rsidRDefault="00000000">
          <w:pPr>
            <w:numPr>
              <w:ilvl w:val="1"/>
              <w:numId w:val="121"/>
            </w:numPr>
            <w:tabs>
              <w:tab w:val="left" w:pos="720"/>
              <w:tab w:val="left" w:pos="1440"/>
            </w:tabs>
            <w:spacing w:before="240"/>
            <w:rPr>
              <w:ins w:id="3518" w:author="BHA Regulatory Affairs Unit" w:date="2026-07-29T16:06:00Z"/>
            </w:rPr>
          </w:pPr>
          <w:sdt>
            <w:sdtPr>
              <w:tag w:val="goog_rdk_3509"/>
              <w:id w:val="-2061358792"/>
            </w:sdtPr>
            <w:sdtContent>
              <w:ins w:id="3519" w:author="BHA Regulatory Affairs Unit" w:date="2026-07-29T16:06:00Z">
                <w:r>
                  <w:t>Details on the type or model of physical management, restraint, and seclusion interventions that personnel are approved to use;</w:t>
                </w:r>
              </w:ins>
            </w:sdtContent>
          </w:sdt>
        </w:p>
      </w:sdtContent>
    </w:sdt>
    <w:sdt>
      <w:sdtPr>
        <w:tag w:val="goog_rdk_3512"/>
        <w:id w:val="-1625539700"/>
      </w:sdtPr>
      <w:sdtContent>
        <w:p w14:paraId="0000079B" w14:textId="77777777" w:rsidR="00CF3663" w:rsidRDefault="00000000">
          <w:pPr>
            <w:numPr>
              <w:ilvl w:val="1"/>
              <w:numId w:val="121"/>
            </w:numPr>
            <w:tabs>
              <w:tab w:val="left" w:pos="720"/>
              <w:tab w:val="left" w:pos="1440"/>
            </w:tabs>
            <w:spacing w:before="240"/>
            <w:rPr>
              <w:ins w:id="3520" w:author="BHA Regulatory Affairs Unit" w:date="2026-07-29T16:06:00Z"/>
            </w:rPr>
          </w:pPr>
          <w:sdt>
            <w:sdtPr>
              <w:tag w:val="goog_rdk_3511"/>
              <w:id w:val="-659411055"/>
            </w:sdtPr>
            <w:sdtContent>
              <w:ins w:id="3521" w:author="BHA Regulatory Affairs Unit" w:date="2026-07-29T16:06:00Z">
                <w:r>
                  <w:t>Details on how seclusion, restraint, and/or physical management will be altered to include any necessary accommodation(s) an individual may need, including but not limited to, changing emergency interventions to not restrain hands and ability to communicate for those individuals that speak sign language; and</w:t>
                </w:r>
              </w:ins>
            </w:sdtContent>
          </w:sdt>
        </w:p>
      </w:sdtContent>
    </w:sdt>
    <w:sdt>
      <w:sdtPr>
        <w:tag w:val="goog_rdk_3514"/>
        <w:id w:val="-1318645233"/>
      </w:sdtPr>
      <w:sdtContent>
        <w:p w14:paraId="0000079C" w14:textId="77777777" w:rsidR="00CF3663" w:rsidRDefault="00000000">
          <w:pPr>
            <w:numPr>
              <w:ilvl w:val="1"/>
              <w:numId w:val="121"/>
            </w:numPr>
            <w:tabs>
              <w:tab w:val="left" w:pos="720"/>
              <w:tab w:val="left" w:pos="1440"/>
            </w:tabs>
            <w:spacing w:before="240"/>
            <w:rPr>
              <w:ins w:id="3522" w:author="BHA Regulatory Affairs Unit" w:date="2026-07-29T16:06:00Z"/>
            </w:rPr>
          </w:pPr>
          <w:sdt>
            <w:sdtPr>
              <w:tag w:val="goog_rdk_3513"/>
              <w:id w:val="1031245619"/>
            </w:sdtPr>
            <w:sdtContent>
              <w:ins w:id="3523" w:author="BHA Regulatory Affairs Unit" w:date="2026-07-29T16:06:00Z">
                <w:r>
                  <w:t>If an agency does not have a 27-65 designation with BHA and is using seclusion and/or restraint interventions, that agency’s policies and procedures must include details on transferring an individual to a 27-65 designated agency if, after one (1) hour of seclusion and/or restraint interventions have been used, the individual is assessed as continuing to meet risk criteria for an emergency hold under 27-65-106, C.R.S., thus needing further intervention(s).</w:t>
                </w:r>
              </w:ins>
            </w:sdtContent>
          </w:sdt>
        </w:p>
      </w:sdtContent>
    </w:sdt>
    <w:sdt>
      <w:sdtPr>
        <w:tag w:val="goog_rdk_3516"/>
        <w:id w:val="-2060071443"/>
      </w:sdtPr>
      <w:sdtContent>
        <w:p w14:paraId="0000079D" w14:textId="77777777" w:rsidR="00CF3663" w:rsidRDefault="00000000">
          <w:pPr>
            <w:keepNext/>
            <w:spacing w:before="240" w:after="60"/>
            <w:ind w:firstLine="0"/>
            <w:rPr>
              <w:ins w:id="3524" w:author="BHA Regulatory Affairs Unit" w:date="2026-07-29T16:06:00Z"/>
              <w:b/>
              <w:bCs/>
            </w:rPr>
          </w:pPr>
          <w:sdt>
            <w:sdtPr>
              <w:tag w:val="goog_rdk_3515"/>
              <w:id w:val="-274675019"/>
            </w:sdtPr>
            <w:sdtContent>
              <w:ins w:id="3525" w:author="BHA Regulatory Affairs Unit" w:date="2026-07-29T16:06:00Z">
                <w:r>
                  <w:rPr>
                    <w:b/>
                    <w:bCs/>
                  </w:rPr>
                  <w:t>1.19.3</w:t>
                </w:r>
                <w:r>
                  <w:rPr>
                    <w:b/>
                    <w:bCs/>
                  </w:rPr>
                  <w:tab/>
                  <w:t>Personnel Training</w:t>
                </w:r>
              </w:ins>
            </w:sdtContent>
          </w:sdt>
        </w:p>
      </w:sdtContent>
    </w:sdt>
    <w:sdt>
      <w:sdtPr>
        <w:tag w:val="goog_rdk_3518"/>
        <w:id w:val="1131197925"/>
      </w:sdtPr>
      <w:sdtContent>
        <w:p w14:paraId="0000079E" w14:textId="77777777" w:rsidR="00CF3663" w:rsidRDefault="00000000">
          <w:pPr>
            <w:numPr>
              <w:ilvl w:val="0"/>
              <w:numId w:val="122"/>
            </w:numPr>
            <w:tabs>
              <w:tab w:val="left" w:pos="720"/>
              <w:tab w:val="left" w:pos="1440"/>
            </w:tabs>
            <w:spacing w:before="240"/>
            <w:rPr>
              <w:ins w:id="3526" w:author="BHA Regulatory Affairs Unit" w:date="2026-07-29T16:06:00Z"/>
            </w:rPr>
          </w:pPr>
          <w:sdt>
            <w:sdtPr>
              <w:tag w:val="goog_rdk_3517"/>
              <w:id w:val="316424092"/>
            </w:sdtPr>
            <w:sdtContent>
              <w:ins w:id="3527" w:author="BHA Regulatory Affairs Unit" w:date="2026-07-29T16:06:00Z">
                <w:r>
                  <w:t>Agencies shall ensure that personnel involved in utilizing seclusion, restraint, and/or physical management are trained in the use of seclusion, restraint, and/or physical management, as set forth in this Part 1.19.3 of this Chapter 1, and to fidelity to the training model being utilized by an agency.</w:t>
                </w:r>
              </w:ins>
            </w:sdtContent>
          </w:sdt>
        </w:p>
      </w:sdtContent>
    </w:sdt>
    <w:sdt>
      <w:sdtPr>
        <w:tag w:val="goog_rdk_3520"/>
        <w:id w:val="-1740854097"/>
      </w:sdtPr>
      <w:sdtContent>
        <w:p w14:paraId="0000079F" w14:textId="77777777" w:rsidR="00CF3663" w:rsidRDefault="00000000">
          <w:pPr>
            <w:numPr>
              <w:ilvl w:val="0"/>
              <w:numId w:val="122"/>
            </w:numPr>
            <w:tabs>
              <w:tab w:val="left" w:pos="720"/>
              <w:tab w:val="left" w:pos="1440"/>
            </w:tabs>
            <w:spacing w:before="240"/>
            <w:rPr>
              <w:ins w:id="3528" w:author="BHA Regulatory Affairs Unit" w:date="2026-07-29T16:06:00Z"/>
            </w:rPr>
          </w:pPr>
          <w:sdt>
            <w:sdtPr>
              <w:tag w:val="goog_rdk_3519"/>
              <w:id w:val="-1318609752"/>
            </w:sdtPr>
            <w:sdtContent>
              <w:ins w:id="3529" w:author="BHA Regulatory Affairs Unit" w:date="2026-07-29T16:06:00Z">
                <w:r>
                  <w:t>Upon admission, agencies shall ensure that personnel are trained to explain, where possible, the use of seclusion, restraint, and/or physical management to an individual who may be secluded, restrained, or physically managed, and to an individual’s designated representative, if appropriate.</w:t>
                </w:r>
              </w:ins>
            </w:sdtContent>
          </w:sdt>
        </w:p>
      </w:sdtContent>
    </w:sdt>
    <w:sdt>
      <w:sdtPr>
        <w:tag w:val="goog_rdk_3522"/>
        <w:id w:val="110403114"/>
      </w:sdtPr>
      <w:sdtContent>
        <w:p w14:paraId="000007A0" w14:textId="77777777" w:rsidR="00CF3663" w:rsidRDefault="00000000">
          <w:pPr>
            <w:numPr>
              <w:ilvl w:val="0"/>
              <w:numId w:val="122"/>
            </w:numPr>
            <w:tabs>
              <w:tab w:val="left" w:pos="720"/>
              <w:tab w:val="left" w:pos="1440"/>
            </w:tabs>
            <w:spacing w:before="240"/>
            <w:rPr>
              <w:ins w:id="3530" w:author="BHA Regulatory Affairs Unit" w:date="2026-07-29T16:06:00Z"/>
            </w:rPr>
          </w:pPr>
          <w:sdt>
            <w:sdtPr>
              <w:tag w:val="goog_rdk_3521"/>
              <w:id w:val="-809353526"/>
            </w:sdtPr>
            <w:sdtContent>
              <w:ins w:id="3531" w:author="BHA Regulatory Affairs Unit" w:date="2026-07-29T16:06:00Z">
                <w:r>
                  <w:t>Training programs must be standardized and evaluated every three (3) years to ensure incorporation of evidence-based best practices for seclusion, restraint, and/or physical management.</w:t>
                </w:r>
              </w:ins>
            </w:sdtContent>
          </w:sdt>
        </w:p>
      </w:sdtContent>
    </w:sdt>
    <w:sdt>
      <w:sdtPr>
        <w:tag w:val="goog_rdk_3524"/>
        <w:id w:val="2045651698"/>
      </w:sdtPr>
      <w:sdtContent>
        <w:p w14:paraId="000007A1" w14:textId="77777777" w:rsidR="00CF3663" w:rsidRDefault="00000000">
          <w:pPr>
            <w:numPr>
              <w:ilvl w:val="0"/>
              <w:numId w:val="122"/>
            </w:numPr>
            <w:tabs>
              <w:tab w:val="left" w:pos="720"/>
              <w:tab w:val="left" w:pos="1440"/>
            </w:tabs>
            <w:spacing w:before="240"/>
            <w:rPr>
              <w:ins w:id="3532" w:author="BHA Regulatory Affairs Unit" w:date="2026-07-29T16:06:00Z"/>
            </w:rPr>
          </w:pPr>
          <w:sdt>
            <w:sdtPr>
              <w:tag w:val="goog_rdk_3523"/>
              <w:id w:val="-2106681651"/>
            </w:sdtPr>
            <w:sdtContent>
              <w:ins w:id="3533" w:author="BHA Regulatory Affairs Unit" w:date="2026-07-29T16:06:00Z">
                <w:r>
                  <w:t>Training must be provided to personnel within the first month of their orientation period, and annually, thereafter, unless training is needed sooner.</w:t>
                </w:r>
              </w:ins>
            </w:sdtContent>
          </w:sdt>
        </w:p>
      </w:sdtContent>
    </w:sdt>
    <w:sdt>
      <w:sdtPr>
        <w:tag w:val="goog_rdk_3526"/>
        <w:id w:val="2006861702"/>
      </w:sdtPr>
      <w:sdtContent>
        <w:p w14:paraId="000007A2" w14:textId="77777777" w:rsidR="00CF3663" w:rsidRDefault="00000000">
          <w:pPr>
            <w:numPr>
              <w:ilvl w:val="1"/>
              <w:numId w:val="122"/>
            </w:numPr>
            <w:tabs>
              <w:tab w:val="left" w:pos="720"/>
              <w:tab w:val="left" w:pos="1440"/>
            </w:tabs>
            <w:spacing w:before="240"/>
            <w:rPr>
              <w:ins w:id="3534" w:author="BHA Regulatory Affairs Unit" w:date="2026-07-29T16:06:00Z"/>
            </w:rPr>
          </w:pPr>
          <w:sdt>
            <w:sdtPr>
              <w:tag w:val="goog_rdk_3525"/>
              <w:id w:val="-671971018"/>
            </w:sdtPr>
            <w:sdtContent>
              <w:ins w:id="3535" w:author="BHA Regulatory Affairs Unit" w:date="2026-07-29T16:06:00Z">
                <w:r>
                  <w:t>Personnel shall not initiate or participate in the use of seclusion, restraint, and/or physical management until training is completed.</w:t>
                </w:r>
              </w:ins>
            </w:sdtContent>
          </w:sdt>
        </w:p>
      </w:sdtContent>
    </w:sdt>
    <w:sdt>
      <w:sdtPr>
        <w:tag w:val="goog_rdk_3528"/>
        <w:id w:val="1303881160"/>
      </w:sdtPr>
      <w:sdtContent>
        <w:p w14:paraId="000007A3" w14:textId="77777777" w:rsidR="00CF3663" w:rsidRDefault="00000000">
          <w:pPr>
            <w:numPr>
              <w:ilvl w:val="0"/>
              <w:numId w:val="122"/>
            </w:numPr>
            <w:tabs>
              <w:tab w:val="left" w:pos="720"/>
              <w:tab w:val="left" w:pos="1440"/>
            </w:tabs>
            <w:spacing w:before="240"/>
            <w:rPr>
              <w:ins w:id="3536" w:author="BHA Regulatory Affairs Unit" w:date="2026-07-29T16:06:00Z"/>
            </w:rPr>
          </w:pPr>
          <w:sdt>
            <w:sdtPr>
              <w:tag w:val="goog_rdk_3527"/>
              <w:id w:val="-2067407489"/>
            </w:sdtPr>
            <w:sdtContent>
              <w:ins w:id="3537" w:author="BHA Regulatory Affairs Unit" w:date="2026-07-29T16:06:00Z">
                <w:r>
                  <w:t>Personnel shall obtain certification in cardiopulmonary resuscitation (CPR), including periodic recertification, as needed, to maintain certification.</w:t>
                </w:r>
              </w:ins>
            </w:sdtContent>
          </w:sdt>
        </w:p>
      </w:sdtContent>
    </w:sdt>
    <w:sdt>
      <w:sdtPr>
        <w:tag w:val="goog_rdk_3530"/>
        <w:id w:val="1341304394"/>
      </w:sdtPr>
      <w:sdtContent>
        <w:p w14:paraId="000007A4" w14:textId="77777777" w:rsidR="00CF3663" w:rsidRDefault="00000000">
          <w:pPr>
            <w:numPr>
              <w:ilvl w:val="0"/>
              <w:numId w:val="122"/>
            </w:numPr>
            <w:tabs>
              <w:tab w:val="left" w:pos="720"/>
              <w:tab w:val="left" w:pos="1440"/>
            </w:tabs>
            <w:spacing w:before="240"/>
            <w:rPr>
              <w:ins w:id="3538" w:author="BHA Regulatory Affairs Unit" w:date="2026-07-29T16:06:00Z"/>
            </w:rPr>
          </w:pPr>
          <w:sdt>
            <w:sdtPr>
              <w:tag w:val="goog_rdk_3529"/>
              <w:id w:val="74308691"/>
            </w:sdtPr>
            <w:sdtContent>
              <w:ins w:id="3539" w:author="BHA Regulatory Affairs Unit" w:date="2026-07-29T16:06:00Z">
                <w:r>
                  <w:t>Training must include, at minimum, but is not limited to:</w:t>
                </w:r>
              </w:ins>
            </w:sdtContent>
          </w:sdt>
        </w:p>
      </w:sdtContent>
    </w:sdt>
    <w:sdt>
      <w:sdtPr>
        <w:tag w:val="goog_rdk_3532"/>
        <w:id w:val="-1717601038"/>
      </w:sdtPr>
      <w:sdtContent>
        <w:p w14:paraId="000007A5" w14:textId="77777777" w:rsidR="00CF3663" w:rsidRDefault="00000000">
          <w:pPr>
            <w:numPr>
              <w:ilvl w:val="1"/>
              <w:numId w:val="122"/>
            </w:numPr>
            <w:tabs>
              <w:tab w:val="left" w:pos="720"/>
              <w:tab w:val="left" w:pos="1440"/>
            </w:tabs>
            <w:spacing w:before="240"/>
            <w:rPr>
              <w:ins w:id="3540" w:author="BHA Regulatory Affairs Unit" w:date="2026-07-29T16:06:00Z"/>
            </w:rPr>
          </w:pPr>
          <w:sdt>
            <w:sdtPr>
              <w:tag w:val="goog_rdk_3531"/>
              <w:id w:val="1640964613"/>
            </w:sdtPr>
            <w:sdtContent>
              <w:ins w:id="3541" w:author="BHA Regulatory Affairs Unit" w:date="2026-07-29T16:06:00Z">
                <w:r>
                  <w:t>The safe use of seclusion, restraint, and/or physical management including content related to the risks of positional asphyxia, aspiration, traumatization, and recognize and respond to signs of physical distress of an individual who is secluded, restrained, and/or physically managed;</w:t>
                </w:r>
              </w:ins>
            </w:sdtContent>
          </w:sdt>
        </w:p>
      </w:sdtContent>
    </w:sdt>
    <w:sdt>
      <w:sdtPr>
        <w:tag w:val="goog_rdk_3534"/>
        <w:id w:val="440101310"/>
      </w:sdtPr>
      <w:sdtContent>
        <w:p w14:paraId="000007A6" w14:textId="77777777" w:rsidR="00CF3663" w:rsidRDefault="00000000">
          <w:pPr>
            <w:numPr>
              <w:ilvl w:val="1"/>
              <w:numId w:val="122"/>
            </w:numPr>
            <w:tabs>
              <w:tab w:val="left" w:pos="720"/>
              <w:tab w:val="left" w:pos="1440"/>
            </w:tabs>
            <w:spacing w:before="240"/>
            <w:rPr>
              <w:ins w:id="3542" w:author="BHA Regulatory Affairs Unit" w:date="2026-07-29T16:06:00Z"/>
            </w:rPr>
          </w:pPr>
          <w:sdt>
            <w:sdtPr>
              <w:tag w:val="goog_rdk_3533"/>
              <w:id w:val="690167383"/>
            </w:sdtPr>
            <w:sdtContent>
              <w:ins w:id="3543" w:author="BHA Regulatory Affairs Unit" w:date="2026-07-29T16:06:00Z">
                <w:r>
                  <w:t>Address concepts related to prevention and non-physical interventions including, but not limited to, de-escalation and mediation;</w:t>
                </w:r>
              </w:ins>
            </w:sdtContent>
          </w:sdt>
        </w:p>
      </w:sdtContent>
    </w:sdt>
    <w:sdt>
      <w:sdtPr>
        <w:tag w:val="goog_rdk_3536"/>
        <w:id w:val="1416242815"/>
      </w:sdtPr>
      <w:sdtContent>
        <w:p w14:paraId="000007A7" w14:textId="77777777" w:rsidR="00CF3663" w:rsidRDefault="00000000">
          <w:pPr>
            <w:numPr>
              <w:ilvl w:val="1"/>
              <w:numId w:val="122"/>
            </w:numPr>
            <w:tabs>
              <w:tab w:val="left" w:pos="720"/>
              <w:tab w:val="left" w:pos="1440"/>
            </w:tabs>
            <w:spacing w:before="240"/>
            <w:rPr>
              <w:ins w:id="3544" w:author="BHA Regulatory Affairs Unit" w:date="2026-07-29T16:06:00Z"/>
            </w:rPr>
          </w:pPr>
          <w:sdt>
            <w:sdtPr>
              <w:tag w:val="goog_rdk_3535"/>
              <w:id w:val="-338052634"/>
            </w:sdtPr>
            <w:sdtContent>
              <w:ins w:id="3545" w:author="BHA Regulatory Affairs Unit" w:date="2026-07-29T16:06:00Z">
                <w:r>
                  <w:t>Educate personnel of how their culture, language, biases, values, and perceptions influence their response and escalation of individuals involved; and</w:t>
                </w:r>
              </w:ins>
            </w:sdtContent>
          </w:sdt>
        </w:p>
      </w:sdtContent>
    </w:sdt>
    <w:sdt>
      <w:sdtPr>
        <w:tag w:val="goog_rdk_3538"/>
        <w:id w:val="1584330305"/>
      </w:sdtPr>
      <w:sdtContent>
        <w:p w14:paraId="000007A8" w14:textId="77777777" w:rsidR="00CF3663" w:rsidRDefault="00000000">
          <w:pPr>
            <w:numPr>
              <w:ilvl w:val="1"/>
              <w:numId w:val="122"/>
            </w:numPr>
            <w:tabs>
              <w:tab w:val="left" w:pos="720"/>
              <w:tab w:val="left" w:pos="1440"/>
            </w:tabs>
            <w:spacing w:before="240"/>
            <w:rPr>
              <w:ins w:id="3546" w:author="BHA Regulatory Affairs Unit" w:date="2026-07-29T16:06:00Z"/>
            </w:rPr>
          </w:pPr>
          <w:sdt>
            <w:sdtPr>
              <w:tag w:val="goog_rdk_3537"/>
              <w:id w:val="-646141026"/>
            </w:sdtPr>
            <w:sdtContent>
              <w:ins w:id="3547" w:author="BHA Regulatory Affairs Unit" w:date="2026-07-29T16:06:00Z">
                <w:r>
                  <w:t>Understanding and recognizing underlying behavioral health and physical health conditions, medications, and their potential effects, as well as how age, developmental level, cultural background, language, history of physical or sexual abuse, and prior experience with seclusion, restraint, and/or physical management will influence an individual’s responses to seclusion, restraint, and physical management.</w:t>
                </w:r>
              </w:ins>
            </w:sdtContent>
          </w:sdt>
        </w:p>
      </w:sdtContent>
    </w:sdt>
    <w:sdt>
      <w:sdtPr>
        <w:tag w:val="goog_rdk_3540"/>
        <w:id w:val="315953592"/>
      </w:sdtPr>
      <w:sdtContent>
        <w:p w14:paraId="000007A9" w14:textId="77777777" w:rsidR="00CF3663" w:rsidRDefault="00000000">
          <w:pPr>
            <w:numPr>
              <w:ilvl w:val="0"/>
              <w:numId w:val="122"/>
            </w:numPr>
            <w:tabs>
              <w:tab w:val="left" w:pos="720"/>
              <w:tab w:val="left" w:pos="1440"/>
            </w:tabs>
            <w:spacing w:before="240"/>
            <w:rPr>
              <w:ins w:id="3548" w:author="BHA Regulatory Affairs Unit" w:date="2026-07-29T16:06:00Z"/>
            </w:rPr>
          </w:pPr>
          <w:sdt>
            <w:sdtPr>
              <w:tag w:val="goog_rdk_3539"/>
              <w:id w:val="176707596"/>
            </w:sdtPr>
            <w:sdtContent>
              <w:ins w:id="3549" w:author="BHA Regulatory Affairs Unit" w:date="2026-07-29T16:06:00Z">
                <w:r>
                  <w:t>Personnel must demonstrate knowledge and application of seclusion, restraint, and physical management training on an annual basis when working with persons over the age of eighteen (18), and on a semi-annual basis when working with youth seventeen (17) years old and younger.</w:t>
                </w:r>
              </w:ins>
            </w:sdtContent>
          </w:sdt>
        </w:p>
      </w:sdtContent>
    </w:sdt>
    <w:sdt>
      <w:sdtPr>
        <w:tag w:val="goog_rdk_3542"/>
        <w:id w:val="-1388415261"/>
      </w:sdtPr>
      <w:sdtContent>
        <w:p w14:paraId="000007AA" w14:textId="77777777" w:rsidR="00CF3663" w:rsidRDefault="00000000">
          <w:pPr>
            <w:keepNext/>
            <w:spacing w:before="240" w:after="60"/>
            <w:ind w:firstLine="0"/>
            <w:rPr>
              <w:ins w:id="3550" w:author="BHA Regulatory Affairs Unit" w:date="2026-07-29T16:06:00Z"/>
              <w:b/>
              <w:bCs/>
            </w:rPr>
          </w:pPr>
          <w:sdt>
            <w:sdtPr>
              <w:tag w:val="goog_rdk_3541"/>
              <w:id w:val="-1631315772"/>
            </w:sdtPr>
            <w:sdtContent>
              <w:ins w:id="3551" w:author="BHA Regulatory Affairs Unit" w:date="2026-07-29T16:06:00Z">
                <w:r>
                  <w:rPr>
                    <w:b/>
                    <w:bCs/>
                  </w:rPr>
                  <w:t>1.19.4</w:t>
                </w:r>
                <w:r>
                  <w:rPr>
                    <w:b/>
                    <w:bCs/>
                  </w:rPr>
                  <w:tab/>
                  <w:t>Standards of Care Upon Admission</w:t>
                </w:r>
              </w:ins>
            </w:sdtContent>
          </w:sdt>
        </w:p>
      </w:sdtContent>
    </w:sdt>
    <w:sdt>
      <w:sdtPr>
        <w:tag w:val="goog_rdk_3544"/>
        <w:id w:val="441530719"/>
      </w:sdtPr>
      <w:sdtContent>
        <w:p w14:paraId="000007AB" w14:textId="77777777" w:rsidR="00CF3663" w:rsidRDefault="00000000">
          <w:pPr>
            <w:numPr>
              <w:ilvl w:val="0"/>
              <w:numId w:val="124"/>
            </w:numPr>
            <w:tabs>
              <w:tab w:val="left" w:pos="720"/>
              <w:tab w:val="left" w:pos="1440"/>
            </w:tabs>
            <w:spacing w:before="240"/>
            <w:rPr>
              <w:ins w:id="3552" w:author="BHA Regulatory Affairs Unit" w:date="2026-07-29T16:06:00Z"/>
            </w:rPr>
          </w:pPr>
          <w:sdt>
            <w:sdtPr>
              <w:tag w:val="goog_rdk_3543"/>
              <w:id w:val="753113654"/>
            </w:sdtPr>
            <w:sdtContent>
              <w:ins w:id="3553" w:author="BHA Regulatory Affairs Unit" w:date="2026-07-29T16:06:00Z">
                <w:r>
                  <w:t>Upon admission, agencies shall inform both an individual and an individual’s legal representative, as applicable, of the agency’s policy regarding the use, or prohibition, of seclusion, restraint, and physical management during an emergency behavioral health episode for individuals in a treatment program. This must be communicated, as is reasonable under the circumstances, in a language and modality accessible to an individual.</w:t>
                </w:r>
              </w:ins>
            </w:sdtContent>
          </w:sdt>
        </w:p>
      </w:sdtContent>
    </w:sdt>
    <w:sdt>
      <w:sdtPr>
        <w:tag w:val="goog_rdk_3546"/>
        <w:id w:val="-320898376"/>
      </w:sdtPr>
      <w:sdtContent>
        <w:p w14:paraId="000007AC" w14:textId="77777777" w:rsidR="00CF3663" w:rsidRDefault="00000000">
          <w:pPr>
            <w:numPr>
              <w:ilvl w:val="1"/>
              <w:numId w:val="124"/>
            </w:numPr>
            <w:tabs>
              <w:tab w:val="left" w:pos="720"/>
              <w:tab w:val="left" w:pos="1440"/>
            </w:tabs>
            <w:spacing w:before="240"/>
            <w:rPr>
              <w:ins w:id="3554" w:author="BHA Regulatory Affairs Unit" w:date="2026-07-29T16:06:00Z"/>
            </w:rPr>
          </w:pPr>
          <w:sdt>
            <w:sdtPr>
              <w:tag w:val="goog_rdk_3545"/>
              <w:id w:val="-1526319331"/>
            </w:sdtPr>
            <w:sdtContent>
              <w:ins w:id="3555" w:author="BHA Regulatory Affairs Unit" w:date="2026-07-29T16:06:00Z">
                <w:r>
                  <w:t>If communication barriers exist, it shall be documented in an individual’s clinical record.</w:t>
                </w:r>
              </w:ins>
            </w:sdtContent>
          </w:sdt>
        </w:p>
      </w:sdtContent>
    </w:sdt>
    <w:sdt>
      <w:sdtPr>
        <w:tag w:val="goog_rdk_3548"/>
        <w:id w:val="54763442"/>
      </w:sdtPr>
      <w:sdtContent>
        <w:p w14:paraId="000007AD" w14:textId="77777777" w:rsidR="00CF3663" w:rsidRDefault="00000000">
          <w:pPr>
            <w:numPr>
              <w:ilvl w:val="1"/>
              <w:numId w:val="124"/>
            </w:numPr>
            <w:tabs>
              <w:tab w:val="left" w:pos="720"/>
              <w:tab w:val="left" w:pos="1440"/>
            </w:tabs>
            <w:spacing w:before="240"/>
            <w:rPr>
              <w:ins w:id="3556" w:author="BHA Regulatory Affairs Unit" w:date="2026-07-29T16:06:00Z"/>
            </w:rPr>
          </w:pPr>
          <w:sdt>
            <w:sdtPr>
              <w:tag w:val="goog_rdk_3547"/>
              <w:id w:val="-1168845622"/>
            </w:sdtPr>
            <w:sdtContent>
              <w:ins w:id="3557" w:author="BHA Regulatory Affairs Unit" w:date="2026-07-29T16:06:00Z">
                <w:r>
                  <w:t>Agencies shall document all future attempts to communicate the potential for this intervention while an individual is in care of an agency.</w:t>
                </w:r>
              </w:ins>
            </w:sdtContent>
          </w:sdt>
        </w:p>
      </w:sdtContent>
    </w:sdt>
    <w:sdt>
      <w:sdtPr>
        <w:tag w:val="goog_rdk_3550"/>
        <w:id w:val="-639200729"/>
      </w:sdtPr>
      <w:sdtContent>
        <w:p w14:paraId="000007AE" w14:textId="77777777" w:rsidR="00CF3663" w:rsidRDefault="00000000">
          <w:pPr>
            <w:numPr>
              <w:ilvl w:val="0"/>
              <w:numId w:val="124"/>
            </w:numPr>
            <w:tabs>
              <w:tab w:val="left" w:pos="720"/>
              <w:tab w:val="left" w:pos="1440"/>
            </w:tabs>
            <w:spacing w:before="240"/>
            <w:rPr>
              <w:ins w:id="3558" w:author="BHA Regulatory Affairs Unit" w:date="2026-07-29T16:06:00Z"/>
            </w:rPr>
          </w:pPr>
          <w:sdt>
            <w:sdtPr>
              <w:tag w:val="goog_rdk_3549"/>
              <w:id w:val="1488413355"/>
            </w:sdtPr>
            <w:sdtContent>
              <w:ins w:id="3559" w:author="BHA Regulatory Affairs Unit" w:date="2026-07-29T16:06:00Z">
                <w:r>
                  <w:t>Upon an individual’s admission, personnel shall collaborate with an individual and an individual’s legal representative, legal custodian, or legal guardian, as applicable, to formulate strategies that may minimize the potential for a behavioral health emergency event that requires interventions of seclusion, restraint, and/or physical management.</w:t>
                </w:r>
              </w:ins>
            </w:sdtContent>
          </w:sdt>
        </w:p>
      </w:sdtContent>
    </w:sdt>
    <w:sdt>
      <w:sdtPr>
        <w:tag w:val="goog_rdk_3552"/>
        <w:id w:val="431624678"/>
      </w:sdtPr>
      <w:sdtContent>
        <w:p w14:paraId="000007AF" w14:textId="77777777" w:rsidR="00CF3663" w:rsidRDefault="00000000">
          <w:pPr>
            <w:numPr>
              <w:ilvl w:val="0"/>
              <w:numId w:val="124"/>
            </w:numPr>
            <w:tabs>
              <w:tab w:val="left" w:pos="720"/>
              <w:tab w:val="left" w:pos="1440"/>
            </w:tabs>
            <w:spacing w:before="240"/>
            <w:rPr>
              <w:ins w:id="3560" w:author="BHA Regulatory Affairs Unit" w:date="2026-07-29T16:06:00Z"/>
            </w:rPr>
          </w:pPr>
          <w:sdt>
            <w:sdtPr>
              <w:tag w:val="goog_rdk_3551"/>
              <w:id w:val="-1633105421"/>
            </w:sdtPr>
            <w:sdtContent>
              <w:ins w:id="3561" w:author="BHA Regulatory Affairs Unit" w:date="2026-07-29T16:06:00Z">
                <w:r>
                  <w:t>Agencies electing to utilize seclusion, restraint, and/or physical management shall assess individuals upon admission regarding:</w:t>
                </w:r>
              </w:ins>
            </w:sdtContent>
          </w:sdt>
        </w:p>
      </w:sdtContent>
    </w:sdt>
    <w:sdt>
      <w:sdtPr>
        <w:tag w:val="goog_rdk_3554"/>
        <w:id w:val="-1232223556"/>
      </w:sdtPr>
      <w:sdtContent>
        <w:p w14:paraId="000007B0" w14:textId="77777777" w:rsidR="00CF3663" w:rsidRDefault="00000000">
          <w:pPr>
            <w:numPr>
              <w:ilvl w:val="1"/>
              <w:numId w:val="124"/>
            </w:numPr>
            <w:tabs>
              <w:tab w:val="left" w:pos="720"/>
              <w:tab w:val="left" w:pos="1440"/>
            </w:tabs>
            <w:spacing w:before="240"/>
            <w:rPr>
              <w:ins w:id="3562" w:author="BHA Regulatory Affairs Unit" w:date="2026-07-29T16:06:00Z"/>
            </w:rPr>
          </w:pPr>
          <w:sdt>
            <w:sdtPr>
              <w:tag w:val="goog_rdk_3553"/>
              <w:id w:val="85617181"/>
            </w:sdtPr>
            <w:sdtContent>
              <w:ins w:id="3563" w:author="BHA Regulatory Affairs Unit" w:date="2026-07-29T16:06:00Z">
                <w:r>
                  <w:t>Assault and trauma history;</w:t>
                </w:r>
              </w:ins>
            </w:sdtContent>
          </w:sdt>
        </w:p>
      </w:sdtContent>
    </w:sdt>
    <w:sdt>
      <w:sdtPr>
        <w:tag w:val="goog_rdk_3556"/>
        <w:id w:val="-805901654"/>
      </w:sdtPr>
      <w:sdtContent>
        <w:p w14:paraId="000007B1" w14:textId="77777777" w:rsidR="00CF3663" w:rsidRDefault="00000000">
          <w:pPr>
            <w:numPr>
              <w:ilvl w:val="1"/>
              <w:numId w:val="124"/>
            </w:numPr>
            <w:tabs>
              <w:tab w:val="left" w:pos="720"/>
              <w:tab w:val="left" w:pos="1440"/>
            </w:tabs>
            <w:spacing w:before="240"/>
            <w:rPr>
              <w:ins w:id="3564" w:author="BHA Regulatory Affairs Unit" w:date="2026-07-29T16:06:00Z"/>
            </w:rPr>
          </w:pPr>
          <w:sdt>
            <w:sdtPr>
              <w:tag w:val="goog_rdk_3555"/>
              <w:id w:val="-1360383453"/>
            </w:sdtPr>
            <w:sdtContent>
              <w:ins w:id="3565" w:author="BHA Regulatory Affairs Unit" w:date="2026-07-29T16:06:00Z">
                <w:r>
                  <w:t>Seclusion, restraint, and/or physical management history; and</w:t>
                </w:r>
              </w:ins>
            </w:sdtContent>
          </w:sdt>
        </w:p>
      </w:sdtContent>
    </w:sdt>
    <w:sdt>
      <w:sdtPr>
        <w:tag w:val="goog_rdk_3558"/>
        <w:id w:val="-1382801499"/>
      </w:sdtPr>
      <w:sdtContent>
        <w:p w14:paraId="000007B2" w14:textId="77777777" w:rsidR="00CF3663" w:rsidRDefault="00000000">
          <w:pPr>
            <w:numPr>
              <w:ilvl w:val="1"/>
              <w:numId w:val="124"/>
            </w:numPr>
            <w:tabs>
              <w:tab w:val="left" w:pos="720"/>
              <w:tab w:val="left" w:pos="1440"/>
            </w:tabs>
            <w:spacing w:before="240"/>
            <w:rPr>
              <w:ins w:id="3566" w:author="BHA Regulatory Affairs Unit" w:date="2026-07-29T16:06:00Z"/>
            </w:rPr>
          </w:pPr>
          <w:sdt>
            <w:sdtPr>
              <w:tag w:val="goog_rdk_3557"/>
              <w:id w:val="26909195"/>
            </w:sdtPr>
            <w:sdtContent>
              <w:ins w:id="3567" w:author="BHA Regulatory Affairs Unit" w:date="2026-07-29T16:06:00Z">
                <w:r>
                  <w:t>Individual risk factors for a behavioral emergency, and individually identified strategies to avoid seclusion, restraint, and/or physical management.</w:t>
                </w:r>
              </w:ins>
            </w:sdtContent>
          </w:sdt>
        </w:p>
      </w:sdtContent>
    </w:sdt>
    <w:sdt>
      <w:sdtPr>
        <w:tag w:val="goog_rdk_3560"/>
        <w:id w:val="74889586"/>
      </w:sdtPr>
      <w:sdtContent>
        <w:p w14:paraId="000007B3" w14:textId="77777777" w:rsidR="00CF3663" w:rsidRDefault="00000000">
          <w:pPr>
            <w:numPr>
              <w:ilvl w:val="2"/>
              <w:numId w:val="124"/>
            </w:numPr>
            <w:tabs>
              <w:tab w:val="left" w:pos="720"/>
              <w:tab w:val="left" w:pos="1440"/>
            </w:tabs>
            <w:spacing w:before="240"/>
            <w:rPr>
              <w:ins w:id="3568" w:author="BHA Regulatory Affairs Unit" w:date="2026-07-29T16:06:00Z"/>
            </w:rPr>
          </w:pPr>
          <w:sdt>
            <w:sdtPr>
              <w:tag w:val="goog_rdk_3559"/>
              <w:id w:val="-878686464"/>
            </w:sdtPr>
            <w:sdtContent>
              <w:ins w:id="3569" w:author="BHA Regulatory Affairs Unit" w:date="2026-07-29T16:06:00Z">
                <w:r>
                  <w:t>Agencies shall ascertain any applicable behavioral health advance directives.</w:t>
                </w:r>
              </w:ins>
            </w:sdtContent>
          </w:sdt>
        </w:p>
      </w:sdtContent>
    </w:sdt>
    <w:sdt>
      <w:sdtPr>
        <w:tag w:val="goog_rdk_3562"/>
        <w:id w:val="-735962597"/>
      </w:sdtPr>
      <w:sdtContent>
        <w:p w14:paraId="000007B4" w14:textId="77777777" w:rsidR="00CF3663" w:rsidRDefault="00000000">
          <w:pPr>
            <w:numPr>
              <w:ilvl w:val="0"/>
              <w:numId w:val="124"/>
            </w:numPr>
            <w:tabs>
              <w:tab w:val="left" w:pos="720"/>
              <w:tab w:val="left" w:pos="1440"/>
            </w:tabs>
            <w:spacing w:before="240"/>
            <w:rPr>
              <w:ins w:id="3570" w:author="BHA Regulatory Affairs Unit" w:date="2026-07-29T16:06:00Z"/>
            </w:rPr>
          </w:pPr>
          <w:sdt>
            <w:sdtPr>
              <w:tag w:val="goog_rdk_3561"/>
              <w:id w:val="-1222395503"/>
            </w:sdtPr>
            <w:sdtContent>
              <w:ins w:id="3571" w:author="BHA Regulatory Affairs Unit" w:date="2026-07-29T16:06:00Z">
                <w:r>
                  <w:t>Assessment of an individual's behavioral health emergency history and prevention plan shall be maintained in an individual’s clinical record, and in a location easily accessible to any personnel providing direct care to an individual.</w:t>
                </w:r>
              </w:ins>
            </w:sdtContent>
          </w:sdt>
        </w:p>
      </w:sdtContent>
    </w:sdt>
    <w:sdt>
      <w:sdtPr>
        <w:tag w:val="goog_rdk_3564"/>
        <w:id w:val="727644665"/>
      </w:sdtPr>
      <w:sdtContent>
        <w:p w14:paraId="000007B5" w14:textId="77777777" w:rsidR="00CF3663" w:rsidRDefault="00000000">
          <w:pPr>
            <w:keepNext/>
            <w:spacing w:before="240" w:after="60"/>
            <w:ind w:firstLine="0"/>
            <w:rPr>
              <w:ins w:id="3572" w:author="BHA Regulatory Affairs Unit" w:date="2026-07-29T16:06:00Z"/>
              <w:b/>
              <w:bCs/>
            </w:rPr>
          </w:pPr>
          <w:sdt>
            <w:sdtPr>
              <w:tag w:val="goog_rdk_3563"/>
              <w:id w:val="50717682"/>
            </w:sdtPr>
            <w:sdtContent>
              <w:ins w:id="3573" w:author="BHA Regulatory Affairs Unit" w:date="2026-07-29T16:06:00Z">
                <w:r>
                  <w:rPr>
                    <w:b/>
                    <w:bCs/>
                  </w:rPr>
                  <w:t>1.19.5</w:t>
                </w:r>
                <w:r>
                  <w:rPr>
                    <w:b/>
                    <w:bCs/>
                  </w:rPr>
                  <w:tab/>
                  <w:t>Use of Physical Management</w:t>
                </w:r>
              </w:ins>
            </w:sdtContent>
          </w:sdt>
        </w:p>
      </w:sdtContent>
    </w:sdt>
    <w:sdt>
      <w:sdtPr>
        <w:tag w:val="goog_rdk_3566"/>
        <w:id w:val="-603435371"/>
      </w:sdtPr>
      <w:sdtContent>
        <w:p w14:paraId="000007B6" w14:textId="77777777" w:rsidR="00CF3663" w:rsidRDefault="00000000">
          <w:pPr>
            <w:numPr>
              <w:ilvl w:val="0"/>
              <w:numId w:val="125"/>
            </w:numPr>
            <w:tabs>
              <w:tab w:val="left" w:pos="720"/>
              <w:tab w:val="left" w:pos="1440"/>
            </w:tabs>
            <w:spacing w:before="240"/>
            <w:rPr>
              <w:ins w:id="3574" w:author="BHA Regulatory Affairs Unit" w:date="2026-07-29T16:06:00Z"/>
            </w:rPr>
          </w:pPr>
          <w:sdt>
            <w:sdtPr>
              <w:tag w:val="goog_rdk_3565"/>
              <w:id w:val="-565640802"/>
            </w:sdtPr>
            <w:sdtContent>
              <w:ins w:id="3575" w:author="BHA Regulatory Affairs Unit" w:date="2026-07-29T16:06:00Z">
                <w:r>
                  <w:t>Physical management for individuals under the age of eighteen (18) must always be considered as restraint, and follow the restraint order Rules, pursuant to Part 1.19.14 of this Chapter 1.</w:t>
                </w:r>
              </w:ins>
            </w:sdtContent>
          </w:sdt>
        </w:p>
      </w:sdtContent>
    </w:sdt>
    <w:sdt>
      <w:sdtPr>
        <w:tag w:val="goog_rdk_3568"/>
        <w:id w:val="1541229934"/>
      </w:sdtPr>
      <w:sdtContent>
        <w:p w14:paraId="000007B7" w14:textId="77777777" w:rsidR="00CF3663" w:rsidRDefault="00000000">
          <w:pPr>
            <w:numPr>
              <w:ilvl w:val="0"/>
              <w:numId w:val="125"/>
            </w:numPr>
            <w:tabs>
              <w:tab w:val="left" w:pos="720"/>
              <w:tab w:val="left" w:pos="1440"/>
            </w:tabs>
            <w:spacing w:before="240"/>
            <w:rPr>
              <w:ins w:id="3576" w:author="BHA Regulatory Affairs Unit" w:date="2026-07-29T16:06:00Z"/>
            </w:rPr>
          </w:pPr>
          <w:sdt>
            <w:sdtPr>
              <w:tag w:val="goog_rdk_3567"/>
              <w:id w:val="-1453240569"/>
            </w:sdtPr>
            <w:sdtContent>
              <w:ins w:id="3577" w:author="BHA Regulatory Affairs Unit" w:date="2026-07-29T16:06:00Z">
                <w:r>
                  <w:t>Physical management shall only be used on an emergency basis for a maximum of one (1) minute, when the situation places an individual or others at imminent risk of serious physical harm, after all attempts to verbally direct or de-escalate an individual have failed.</w:t>
                </w:r>
              </w:ins>
            </w:sdtContent>
          </w:sdt>
        </w:p>
      </w:sdtContent>
    </w:sdt>
    <w:sdt>
      <w:sdtPr>
        <w:tag w:val="goog_rdk_3570"/>
        <w:id w:val="495247787"/>
      </w:sdtPr>
      <w:sdtContent>
        <w:p w14:paraId="000007B8" w14:textId="77777777" w:rsidR="00CF3663" w:rsidRDefault="00000000">
          <w:pPr>
            <w:numPr>
              <w:ilvl w:val="1"/>
              <w:numId w:val="125"/>
            </w:numPr>
            <w:tabs>
              <w:tab w:val="left" w:pos="720"/>
              <w:tab w:val="left" w:pos="1440"/>
            </w:tabs>
            <w:spacing w:before="240"/>
            <w:rPr>
              <w:ins w:id="3578" w:author="BHA Regulatory Affairs Unit" w:date="2026-07-29T16:06:00Z"/>
            </w:rPr>
          </w:pPr>
          <w:sdt>
            <w:sdtPr>
              <w:tag w:val="goog_rdk_3569"/>
              <w:id w:val="-134324679"/>
            </w:sdtPr>
            <w:sdtContent>
              <w:ins w:id="3579" w:author="BHA Regulatory Affairs Unit" w:date="2026-07-29T16:06:00Z">
                <w:r>
                  <w:t>If physical management is used for longer than one (1) minute, the intervention is restraint, pursuant to Section 26-20-102(6), C.R.S., and personnel must follow the restraint Rules, pursuant to Part 1.19.7 of this Chapter 1.</w:t>
                </w:r>
              </w:ins>
            </w:sdtContent>
          </w:sdt>
        </w:p>
      </w:sdtContent>
    </w:sdt>
    <w:sdt>
      <w:sdtPr>
        <w:tag w:val="goog_rdk_3572"/>
        <w:id w:val="52616255"/>
      </w:sdtPr>
      <w:sdtContent>
        <w:p w14:paraId="000007B9" w14:textId="77777777" w:rsidR="00CF3663" w:rsidRDefault="00000000">
          <w:pPr>
            <w:numPr>
              <w:ilvl w:val="0"/>
              <w:numId w:val="125"/>
            </w:numPr>
            <w:tabs>
              <w:tab w:val="left" w:pos="720"/>
              <w:tab w:val="left" w:pos="1440"/>
            </w:tabs>
            <w:spacing w:before="240"/>
            <w:rPr>
              <w:ins w:id="3580" w:author="BHA Regulatory Affairs Unit" w:date="2026-07-29T16:06:00Z"/>
            </w:rPr>
          </w:pPr>
          <w:sdt>
            <w:sdtPr>
              <w:tag w:val="goog_rdk_3571"/>
              <w:id w:val="822519330"/>
            </w:sdtPr>
            <w:sdtContent>
              <w:ins w:id="3581" w:author="BHA Regulatory Affairs Unit" w:date="2026-07-29T16:06:00Z">
                <w:r>
                  <w:t>To ensure the safety of each individual and personnel, agencies shall designate emergency physical management techniques to be utilized during emergency situations.</w:t>
                </w:r>
              </w:ins>
            </w:sdtContent>
          </w:sdt>
        </w:p>
      </w:sdtContent>
    </w:sdt>
    <w:sdt>
      <w:sdtPr>
        <w:tag w:val="goog_rdk_3574"/>
        <w:id w:val="1639821860"/>
      </w:sdtPr>
      <w:sdtContent>
        <w:p w14:paraId="000007BA" w14:textId="77777777" w:rsidR="00CF3663" w:rsidRDefault="00000000">
          <w:pPr>
            <w:numPr>
              <w:ilvl w:val="0"/>
              <w:numId w:val="125"/>
            </w:numPr>
            <w:tabs>
              <w:tab w:val="left" w:pos="720"/>
              <w:tab w:val="left" w:pos="1440"/>
            </w:tabs>
            <w:spacing w:before="240"/>
            <w:rPr>
              <w:ins w:id="3582" w:author="BHA Regulatory Affairs Unit" w:date="2026-07-29T16:06:00Z"/>
            </w:rPr>
          </w:pPr>
          <w:sdt>
            <w:sdtPr>
              <w:tag w:val="goog_rdk_3573"/>
              <w:id w:val="-1526365741"/>
            </w:sdtPr>
            <w:sdtContent>
              <w:ins w:id="3583" w:author="BHA Regulatory Affairs Unit" w:date="2026-07-29T16:06:00Z">
                <w:r>
                  <w:t>The term “physical management” does not include briefly holding an individual to comfort them.</w:t>
                </w:r>
              </w:ins>
            </w:sdtContent>
          </w:sdt>
        </w:p>
      </w:sdtContent>
    </w:sdt>
    <w:sdt>
      <w:sdtPr>
        <w:tag w:val="goog_rdk_3576"/>
        <w:id w:val="1788333300"/>
      </w:sdtPr>
      <w:sdtContent>
        <w:p w14:paraId="000007BB" w14:textId="77777777" w:rsidR="00CF3663" w:rsidRDefault="00000000">
          <w:pPr>
            <w:numPr>
              <w:ilvl w:val="0"/>
              <w:numId w:val="125"/>
            </w:numPr>
            <w:tabs>
              <w:tab w:val="left" w:pos="720"/>
              <w:tab w:val="left" w:pos="1440"/>
            </w:tabs>
            <w:spacing w:before="240"/>
            <w:rPr>
              <w:ins w:id="3584" w:author="BHA Regulatory Affairs Unit" w:date="2026-07-29T16:06:00Z"/>
            </w:rPr>
          </w:pPr>
          <w:sdt>
            <w:sdtPr>
              <w:tag w:val="goog_rdk_3575"/>
              <w:id w:val="888734899"/>
            </w:sdtPr>
            <w:sdtContent>
              <w:ins w:id="3585" w:author="BHA Regulatory Affairs Unit" w:date="2026-07-29T16:06:00Z">
                <w:r>
                  <w:t>The physical management continuum may include:</w:t>
                </w:r>
              </w:ins>
            </w:sdtContent>
          </w:sdt>
        </w:p>
      </w:sdtContent>
    </w:sdt>
    <w:sdt>
      <w:sdtPr>
        <w:tag w:val="goog_rdk_3578"/>
        <w:id w:val="-846466649"/>
      </w:sdtPr>
      <w:sdtContent>
        <w:p w14:paraId="000007BC" w14:textId="77777777" w:rsidR="00CF3663" w:rsidRDefault="00000000">
          <w:pPr>
            <w:numPr>
              <w:ilvl w:val="1"/>
              <w:numId w:val="125"/>
            </w:numPr>
            <w:tabs>
              <w:tab w:val="left" w:pos="720"/>
              <w:tab w:val="left" w:pos="1440"/>
            </w:tabs>
            <w:spacing w:before="240"/>
            <w:rPr>
              <w:ins w:id="3586" w:author="BHA Regulatory Affairs Unit" w:date="2026-07-29T16:06:00Z"/>
            </w:rPr>
          </w:pPr>
          <w:sdt>
            <w:sdtPr>
              <w:tag w:val="goog_rdk_3577"/>
              <w:id w:val="674929791"/>
            </w:sdtPr>
            <w:sdtContent>
              <w:ins w:id="3587" w:author="BHA Regulatory Affairs Unit" w:date="2026-07-29T16:06:00Z">
                <w:r>
                  <w:t>Utilizing transitional measures;</w:t>
                </w:r>
              </w:ins>
            </w:sdtContent>
          </w:sdt>
        </w:p>
      </w:sdtContent>
    </w:sdt>
    <w:sdt>
      <w:sdtPr>
        <w:tag w:val="goog_rdk_3580"/>
        <w:id w:val="467599195"/>
      </w:sdtPr>
      <w:sdtContent>
        <w:p w14:paraId="000007BD" w14:textId="77777777" w:rsidR="00CF3663" w:rsidRDefault="00000000">
          <w:pPr>
            <w:numPr>
              <w:ilvl w:val="1"/>
              <w:numId w:val="125"/>
            </w:numPr>
            <w:tabs>
              <w:tab w:val="left" w:pos="720"/>
              <w:tab w:val="left" w:pos="1440"/>
            </w:tabs>
            <w:spacing w:before="240"/>
            <w:rPr>
              <w:ins w:id="3588" w:author="BHA Regulatory Affairs Unit" w:date="2026-07-29T16:06:00Z"/>
            </w:rPr>
          </w:pPr>
          <w:sdt>
            <w:sdtPr>
              <w:tag w:val="goog_rdk_3579"/>
              <w:id w:val="-1965524200"/>
            </w:sdtPr>
            <w:sdtContent>
              <w:ins w:id="3589" w:author="BHA Regulatory Affairs Unit" w:date="2026-07-29T16:06:00Z">
                <w:r>
                  <w:t>Placing one’s hands on an individual to physically guide and/or physically control the individual;</w:t>
                </w:r>
              </w:ins>
            </w:sdtContent>
          </w:sdt>
        </w:p>
      </w:sdtContent>
    </w:sdt>
    <w:sdt>
      <w:sdtPr>
        <w:tag w:val="goog_rdk_3582"/>
        <w:id w:val="189787129"/>
      </w:sdtPr>
      <w:sdtContent>
        <w:p w14:paraId="000007BE" w14:textId="77777777" w:rsidR="00CF3663" w:rsidRDefault="00000000">
          <w:pPr>
            <w:numPr>
              <w:ilvl w:val="1"/>
              <w:numId w:val="125"/>
            </w:numPr>
            <w:tabs>
              <w:tab w:val="left" w:pos="720"/>
              <w:tab w:val="left" w:pos="1440"/>
            </w:tabs>
            <w:spacing w:before="240"/>
            <w:rPr>
              <w:ins w:id="3590" w:author="BHA Regulatory Affairs Unit" w:date="2026-07-29T16:06:00Z"/>
            </w:rPr>
          </w:pPr>
          <w:sdt>
            <w:sdtPr>
              <w:tag w:val="goog_rdk_3581"/>
              <w:id w:val="-572343562"/>
            </w:sdtPr>
            <w:sdtContent>
              <w:ins w:id="3591" w:author="BHA Regulatory Affairs Unit" w:date="2026-07-29T16:06:00Z">
                <w:r>
                  <w:t>Use of an approved restraint method specified in an agency’s policies and procedures to maintain safety of an individual;</w:t>
                </w:r>
              </w:ins>
            </w:sdtContent>
          </w:sdt>
        </w:p>
      </w:sdtContent>
    </w:sdt>
    <w:sdt>
      <w:sdtPr>
        <w:tag w:val="goog_rdk_3584"/>
        <w:id w:val="1837790449"/>
      </w:sdtPr>
      <w:sdtContent>
        <w:p w14:paraId="000007BF" w14:textId="77777777" w:rsidR="00CF3663" w:rsidRDefault="00000000">
          <w:pPr>
            <w:numPr>
              <w:ilvl w:val="1"/>
              <w:numId w:val="125"/>
            </w:numPr>
            <w:tabs>
              <w:tab w:val="left" w:pos="720"/>
              <w:tab w:val="left" w:pos="1440"/>
            </w:tabs>
            <w:spacing w:before="240"/>
            <w:rPr>
              <w:ins w:id="3592" w:author="BHA Regulatory Affairs Unit" w:date="2026-07-29T16:06:00Z"/>
            </w:rPr>
          </w:pPr>
          <w:sdt>
            <w:sdtPr>
              <w:tag w:val="goog_rdk_3583"/>
              <w:id w:val="-1727118129"/>
            </w:sdtPr>
            <w:sdtContent>
              <w:ins w:id="3593" w:author="BHA Regulatory Affairs Unit" w:date="2026-07-29T16:06:00Z">
                <w:r>
                  <w:t>Placing an individual into an approved prolonged restraint method specified in an agency’s policies and procedures; or</w:t>
                </w:r>
              </w:ins>
            </w:sdtContent>
          </w:sdt>
        </w:p>
      </w:sdtContent>
    </w:sdt>
    <w:sdt>
      <w:sdtPr>
        <w:tag w:val="goog_rdk_3586"/>
        <w:id w:val="-1165358389"/>
      </w:sdtPr>
      <w:sdtContent>
        <w:p w14:paraId="000007C0" w14:textId="77777777" w:rsidR="00CF3663" w:rsidRDefault="00000000">
          <w:pPr>
            <w:numPr>
              <w:ilvl w:val="1"/>
              <w:numId w:val="125"/>
            </w:numPr>
            <w:tabs>
              <w:tab w:val="left" w:pos="720"/>
              <w:tab w:val="left" w:pos="1440"/>
            </w:tabs>
            <w:spacing w:before="240"/>
            <w:rPr>
              <w:ins w:id="3594" w:author="BHA Regulatory Affairs Unit" w:date="2026-07-29T16:06:00Z"/>
            </w:rPr>
          </w:pPr>
          <w:sdt>
            <w:sdtPr>
              <w:tag w:val="goog_rdk_3585"/>
              <w:id w:val="-1572855601"/>
            </w:sdtPr>
            <w:sdtContent>
              <w:ins w:id="3595" w:author="BHA Regulatory Affairs Unit" w:date="2026-07-29T16:06:00Z">
                <w:r>
                  <w:t>Physical management may be used to move or escort an individual into seclusion.</w:t>
                </w:r>
              </w:ins>
            </w:sdtContent>
          </w:sdt>
        </w:p>
      </w:sdtContent>
    </w:sdt>
    <w:sdt>
      <w:sdtPr>
        <w:tag w:val="goog_rdk_3588"/>
        <w:id w:val="-2060119093"/>
      </w:sdtPr>
      <w:sdtContent>
        <w:p w14:paraId="000007C1" w14:textId="77777777" w:rsidR="00CF3663" w:rsidRDefault="00000000">
          <w:pPr>
            <w:numPr>
              <w:ilvl w:val="2"/>
              <w:numId w:val="125"/>
            </w:numPr>
            <w:tabs>
              <w:tab w:val="left" w:pos="720"/>
              <w:tab w:val="left" w:pos="1440"/>
            </w:tabs>
            <w:spacing w:before="240"/>
            <w:rPr>
              <w:ins w:id="3596" w:author="BHA Regulatory Affairs Unit" w:date="2026-07-29T16:06:00Z"/>
            </w:rPr>
          </w:pPr>
          <w:sdt>
            <w:sdtPr>
              <w:tag w:val="goog_rdk_3587"/>
              <w:id w:val="-1757857751"/>
            </w:sdtPr>
            <w:sdtContent>
              <w:ins w:id="3597" w:author="BHA Regulatory Affairs Unit" w:date="2026-07-29T16:06:00Z">
                <w:r>
                  <w:t>Seclusion, itself, is not a form of physical management.</w:t>
                </w:r>
              </w:ins>
            </w:sdtContent>
          </w:sdt>
        </w:p>
      </w:sdtContent>
    </w:sdt>
    <w:sdt>
      <w:sdtPr>
        <w:tag w:val="goog_rdk_3590"/>
        <w:id w:val="-1456970633"/>
      </w:sdtPr>
      <w:sdtContent>
        <w:p w14:paraId="000007C2" w14:textId="77777777" w:rsidR="00CF3663" w:rsidRDefault="00000000">
          <w:pPr>
            <w:numPr>
              <w:ilvl w:val="0"/>
              <w:numId w:val="125"/>
            </w:numPr>
            <w:tabs>
              <w:tab w:val="left" w:pos="720"/>
              <w:tab w:val="left" w:pos="1440"/>
            </w:tabs>
            <w:spacing w:before="240"/>
            <w:rPr>
              <w:ins w:id="3598" w:author="BHA Regulatory Affairs Unit" w:date="2026-07-29T16:06:00Z"/>
            </w:rPr>
          </w:pPr>
          <w:sdt>
            <w:sdtPr>
              <w:tag w:val="goog_rdk_3589"/>
              <w:id w:val="742336094"/>
            </w:sdtPr>
            <w:sdtContent>
              <w:ins w:id="3599" w:author="BHA Regulatory Affairs Unit" w:date="2026-07-29T16:06:00Z">
                <w:r>
                  <w:t>Physical management must be documented in the individual’s clinical record to include the following:</w:t>
                </w:r>
              </w:ins>
            </w:sdtContent>
          </w:sdt>
        </w:p>
      </w:sdtContent>
    </w:sdt>
    <w:sdt>
      <w:sdtPr>
        <w:tag w:val="goog_rdk_3592"/>
        <w:id w:val="-380194909"/>
      </w:sdtPr>
      <w:sdtContent>
        <w:p w14:paraId="000007C3" w14:textId="77777777" w:rsidR="00CF3663" w:rsidRDefault="00000000">
          <w:pPr>
            <w:numPr>
              <w:ilvl w:val="1"/>
              <w:numId w:val="125"/>
            </w:numPr>
            <w:tabs>
              <w:tab w:val="left" w:pos="720"/>
              <w:tab w:val="left" w:pos="1440"/>
            </w:tabs>
            <w:spacing w:before="240"/>
            <w:rPr>
              <w:ins w:id="3600" w:author="BHA Regulatory Affairs Unit" w:date="2026-07-29T16:06:00Z"/>
            </w:rPr>
          </w:pPr>
          <w:sdt>
            <w:sdtPr>
              <w:tag w:val="goog_rdk_3591"/>
              <w:id w:val="-1359440690"/>
            </w:sdtPr>
            <w:sdtContent>
              <w:ins w:id="3601" w:author="BHA Regulatory Affairs Unit" w:date="2026-07-29T16:06:00Z">
                <w:r>
                  <w:t>Documentation of the behavioral necessity for physical management and any de-escalation techniques attempted prior to utilizing physical management; and</w:t>
                </w:r>
              </w:ins>
            </w:sdtContent>
          </w:sdt>
        </w:p>
      </w:sdtContent>
    </w:sdt>
    <w:sdt>
      <w:sdtPr>
        <w:tag w:val="goog_rdk_3594"/>
        <w:id w:val="622221449"/>
      </w:sdtPr>
      <w:sdtContent>
        <w:p w14:paraId="000007C4" w14:textId="77777777" w:rsidR="00CF3663" w:rsidRDefault="00000000">
          <w:pPr>
            <w:numPr>
              <w:ilvl w:val="1"/>
              <w:numId w:val="125"/>
            </w:numPr>
            <w:tabs>
              <w:tab w:val="left" w:pos="720"/>
              <w:tab w:val="left" w:pos="1440"/>
            </w:tabs>
            <w:spacing w:before="240"/>
            <w:rPr>
              <w:ins w:id="3602" w:author="BHA Regulatory Affairs Unit" w:date="2026-07-29T16:06:00Z"/>
            </w:rPr>
          </w:pPr>
          <w:sdt>
            <w:sdtPr>
              <w:tag w:val="goog_rdk_3593"/>
              <w:id w:val="-95918485"/>
            </w:sdtPr>
            <w:sdtContent>
              <w:ins w:id="3603" w:author="BHA Regulatory Affairs Unit" w:date="2026-07-29T16:06:00Z">
                <w:r>
                  <w:t>Documentation of the approved physical management method utilized.</w:t>
                </w:r>
              </w:ins>
            </w:sdtContent>
          </w:sdt>
        </w:p>
      </w:sdtContent>
    </w:sdt>
    <w:sdt>
      <w:sdtPr>
        <w:tag w:val="goog_rdk_3596"/>
        <w:id w:val="1288930349"/>
      </w:sdtPr>
      <w:sdtContent>
        <w:p w14:paraId="000007C5" w14:textId="77777777" w:rsidR="00CF3663" w:rsidRDefault="00000000">
          <w:pPr>
            <w:keepNext/>
            <w:spacing w:before="240" w:after="60"/>
            <w:ind w:firstLine="0"/>
            <w:rPr>
              <w:ins w:id="3604" w:author="BHA Regulatory Affairs Unit" w:date="2026-07-29T16:06:00Z"/>
              <w:b/>
              <w:bCs/>
            </w:rPr>
          </w:pPr>
          <w:sdt>
            <w:sdtPr>
              <w:tag w:val="goog_rdk_3595"/>
              <w:id w:val="1016832951"/>
            </w:sdtPr>
            <w:sdtContent>
              <w:ins w:id="3605" w:author="BHA Regulatory Affairs Unit" w:date="2026-07-29T16:06:00Z">
                <w:r>
                  <w:rPr>
                    <w:b/>
                    <w:bCs/>
                  </w:rPr>
                  <w:t>1.19.6</w:t>
                </w:r>
                <w:r>
                  <w:rPr>
                    <w:b/>
                    <w:bCs/>
                  </w:rPr>
                  <w:tab/>
                  <w:t>Orders for Seclusion/Restraint</w:t>
                </w:r>
              </w:ins>
            </w:sdtContent>
          </w:sdt>
        </w:p>
      </w:sdtContent>
    </w:sdt>
    <w:sdt>
      <w:sdtPr>
        <w:tag w:val="goog_rdk_3598"/>
        <w:id w:val="283514217"/>
      </w:sdtPr>
      <w:sdtContent>
        <w:p w14:paraId="000007C6" w14:textId="77777777" w:rsidR="00CF3663" w:rsidRDefault="00000000">
          <w:pPr>
            <w:numPr>
              <w:ilvl w:val="0"/>
              <w:numId w:val="126"/>
            </w:numPr>
            <w:tabs>
              <w:tab w:val="left" w:pos="720"/>
              <w:tab w:val="left" w:pos="1440"/>
            </w:tabs>
            <w:spacing w:before="240"/>
            <w:rPr>
              <w:ins w:id="3606" w:author="BHA Regulatory Affairs Unit" w:date="2026-07-29T16:06:00Z"/>
            </w:rPr>
          </w:pPr>
          <w:sdt>
            <w:sdtPr>
              <w:tag w:val="goog_rdk_3597"/>
              <w:id w:val="392906824"/>
            </w:sdtPr>
            <w:sdtContent>
              <w:ins w:id="3607" w:author="BHA Regulatory Affairs Unit" w:date="2026-07-29T16:06:00Z">
                <w:r>
                  <w:t>If an order for seclusion/restraint is verbal, the verbal order must be received by a registered nurse or other trained licensed personnel, such as a licensed practical nurse, while the emergency safety intervention is being initiated by personnel, or immediately after the emergency safety situation begins.</w:t>
                </w:r>
              </w:ins>
            </w:sdtContent>
          </w:sdt>
        </w:p>
      </w:sdtContent>
    </w:sdt>
    <w:sdt>
      <w:sdtPr>
        <w:tag w:val="goog_rdk_3600"/>
        <w:id w:val="-1304391703"/>
      </w:sdtPr>
      <w:sdtContent>
        <w:p w14:paraId="000007C7" w14:textId="77777777" w:rsidR="00CF3663" w:rsidRDefault="00000000">
          <w:pPr>
            <w:numPr>
              <w:ilvl w:val="1"/>
              <w:numId w:val="126"/>
            </w:numPr>
            <w:tabs>
              <w:tab w:val="left" w:pos="720"/>
              <w:tab w:val="left" w:pos="1440"/>
            </w:tabs>
            <w:spacing w:before="240"/>
            <w:rPr>
              <w:ins w:id="3608" w:author="BHA Regulatory Affairs Unit" w:date="2026-07-29T16:06:00Z"/>
            </w:rPr>
          </w:pPr>
          <w:sdt>
            <w:sdtPr>
              <w:tag w:val="goog_rdk_3599"/>
              <w:id w:val="808505113"/>
            </w:sdtPr>
            <w:sdtContent>
              <w:ins w:id="3609" w:author="BHA Regulatory Affairs Unit" w:date="2026-07-29T16:06:00Z">
                <w:r>
                  <w:t>The registered nurse or other trained licensed professional receiving a verbal order for the seclusion/restraint must document the verbal order in the individual’s clinical record.</w:t>
                </w:r>
              </w:ins>
            </w:sdtContent>
          </w:sdt>
        </w:p>
      </w:sdtContent>
    </w:sdt>
    <w:sdt>
      <w:sdtPr>
        <w:tag w:val="goog_rdk_3602"/>
        <w:id w:val="1688338821"/>
      </w:sdtPr>
      <w:sdtContent>
        <w:p w14:paraId="000007C8" w14:textId="77777777" w:rsidR="00CF3663" w:rsidRDefault="00000000">
          <w:pPr>
            <w:numPr>
              <w:ilvl w:val="1"/>
              <w:numId w:val="126"/>
            </w:numPr>
            <w:tabs>
              <w:tab w:val="left" w:pos="720"/>
              <w:tab w:val="left" w:pos="1440"/>
            </w:tabs>
            <w:spacing w:before="240"/>
            <w:rPr>
              <w:ins w:id="3610" w:author="BHA Regulatory Affairs Unit" w:date="2026-07-29T16:06:00Z"/>
            </w:rPr>
          </w:pPr>
          <w:sdt>
            <w:sdtPr>
              <w:tag w:val="goog_rdk_3601"/>
              <w:id w:val="1113993834"/>
            </w:sdtPr>
            <w:sdtContent>
              <w:ins w:id="3611" w:author="BHA Regulatory Affairs Unit" w:date="2026-07-29T16:06:00Z">
                <w:r>
                  <w:t xml:space="preserve">The physician or other authorized practitioner permitted to order seclusion/restraint must verify the verbal order in a signed written form in </w:t>
                </w:r>
                <w:r>
                  <w:lastRenderedPageBreak/>
                  <w:t>an individual’s record. Signatures must be entered into the record no more than twenty-four (24) hours after the event.</w:t>
                </w:r>
              </w:ins>
            </w:sdtContent>
          </w:sdt>
        </w:p>
      </w:sdtContent>
    </w:sdt>
    <w:sdt>
      <w:sdtPr>
        <w:tag w:val="goog_rdk_3604"/>
        <w:id w:val="-346392546"/>
      </w:sdtPr>
      <w:sdtContent>
        <w:p w14:paraId="000007C9" w14:textId="77777777" w:rsidR="00CF3663" w:rsidRDefault="00000000">
          <w:pPr>
            <w:numPr>
              <w:ilvl w:val="1"/>
              <w:numId w:val="126"/>
            </w:numPr>
            <w:tabs>
              <w:tab w:val="left" w:pos="720"/>
              <w:tab w:val="left" w:pos="1440"/>
            </w:tabs>
            <w:spacing w:before="240"/>
            <w:rPr>
              <w:ins w:id="3612" w:author="BHA Regulatory Affairs Unit" w:date="2026-07-29T16:06:00Z"/>
            </w:rPr>
          </w:pPr>
          <w:sdt>
            <w:sdtPr>
              <w:tag w:val="goog_rdk_3603"/>
              <w:id w:val="-231792148"/>
            </w:sdtPr>
            <w:sdtContent>
              <w:ins w:id="3613" w:author="BHA Regulatory Affairs Unit" w:date="2026-07-29T16:06:00Z">
                <w:r>
                  <w:t>The physician or other authorized practitioner to order seclusion/restraint must be available to personnel for consultation, at least by telephone, throughout the period of the emergency safety intervention.</w:t>
                </w:r>
              </w:ins>
            </w:sdtContent>
          </w:sdt>
        </w:p>
      </w:sdtContent>
    </w:sdt>
    <w:sdt>
      <w:sdtPr>
        <w:tag w:val="goog_rdk_3606"/>
        <w:id w:val="-2143919322"/>
      </w:sdtPr>
      <w:sdtContent>
        <w:p w14:paraId="000007CA" w14:textId="77777777" w:rsidR="00CF3663" w:rsidRDefault="00000000">
          <w:pPr>
            <w:numPr>
              <w:ilvl w:val="0"/>
              <w:numId w:val="126"/>
            </w:numPr>
            <w:tabs>
              <w:tab w:val="left" w:pos="720"/>
              <w:tab w:val="left" w:pos="1440"/>
            </w:tabs>
            <w:spacing w:before="240"/>
            <w:rPr>
              <w:ins w:id="3614" w:author="BHA Regulatory Affairs Unit" w:date="2026-07-29T16:06:00Z"/>
            </w:rPr>
          </w:pPr>
          <w:sdt>
            <w:sdtPr>
              <w:tag w:val="goog_rdk_3605"/>
              <w:id w:val="-1227886383"/>
            </w:sdtPr>
            <w:sdtContent>
              <w:ins w:id="3615" w:author="BHA Regulatory Affairs Unit" w:date="2026-07-29T16:06:00Z">
                <w:r>
                  <w:t>Within one (1) hour of the initiation of the original order of seclusion/restraint, an authorized practitioner or a registered nurse, trained in the use of emergency safety interventions and permitted to assess the physical and psychological well-being of individuals, shall conduct an in-person assessment of the physical and psychological well-being of an individual.</w:t>
                </w:r>
              </w:ins>
            </w:sdtContent>
          </w:sdt>
        </w:p>
      </w:sdtContent>
    </w:sdt>
    <w:sdt>
      <w:sdtPr>
        <w:tag w:val="goog_rdk_3608"/>
        <w:id w:val="209510679"/>
      </w:sdtPr>
      <w:sdtContent>
        <w:p w14:paraId="000007CB" w14:textId="77777777" w:rsidR="00CF3663" w:rsidRDefault="00000000">
          <w:pPr>
            <w:numPr>
              <w:ilvl w:val="0"/>
              <w:numId w:val="126"/>
            </w:numPr>
            <w:tabs>
              <w:tab w:val="left" w:pos="720"/>
              <w:tab w:val="left" w:pos="1440"/>
            </w:tabs>
            <w:spacing w:before="240"/>
            <w:rPr>
              <w:ins w:id="3616" w:author="BHA Regulatory Affairs Unit" w:date="2026-07-29T16:06:00Z"/>
            </w:rPr>
          </w:pPr>
          <w:sdt>
            <w:sdtPr>
              <w:tag w:val="goog_rdk_3607"/>
              <w:id w:val="1237408062"/>
            </w:sdtPr>
            <w:sdtContent>
              <w:ins w:id="3617" w:author="BHA Regulatory Affairs Unit" w:date="2026-07-29T16:06:00Z">
                <w:r>
                  <w:t>When the emergency intervention continues up to one (1) hour, personnel must conduct an in-person assessment. The assessment may be conducted by a registered nurse or an authorized practitioner. The assessment shall include the following components, at a minimum;</w:t>
                </w:r>
              </w:ins>
            </w:sdtContent>
          </w:sdt>
        </w:p>
      </w:sdtContent>
    </w:sdt>
    <w:sdt>
      <w:sdtPr>
        <w:tag w:val="goog_rdk_3610"/>
        <w:id w:val="-1749956350"/>
      </w:sdtPr>
      <w:sdtContent>
        <w:p w14:paraId="000007CC" w14:textId="77777777" w:rsidR="00CF3663" w:rsidRDefault="00000000">
          <w:pPr>
            <w:numPr>
              <w:ilvl w:val="1"/>
              <w:numId w:val="126"/>
            </w:numPr>
            <w:tabs>
              <w:tab w:val="left" w:pos="720"/>
              <w:tab w:val="left" w:pos="1440"/>
            </w:tabs>
            <w:spacing w:before="240"/>
            <w:rPr>
              <w:ins w:id="3618" w:author="BHA Regulatory Affairs Unit" w:date="2026-07-29T16:06:00Z"/>
            </w:rPr>
          </w:pPr>
          <w:sdt>
            <w:sdtPr>
              <w:tag w:val="goog_rdk_3609"/>
              <w:id w:val="1729109077"/>
            </w:sdtPr>
            <w:sdtContent>
              <w:ins w:id="3619" w:author="BHA Regulatory Affairs Unit" w:date="2026-07-29T16:06:00Z">
                <w:r>
                  <w:t>An individual’s physical and psychological status;</w:t>
                </w:r>
              </w:ins>
            </w:sdtContent>
          </w:sdt>
        </w:p>
      </w:sdtContent>
    </w:sdt>
    <w:sdt>
      <w:sdtPr>
        <w:tag w:val="goog_rdk_3612"/>
        <w:id w:val="-767267724"/>
      </w:sdtPr>
      <w:sdtContent>
        <w:p w14:paraId="000007CD" w14:textId="77777777" w:rsidR="00CF3663" w:rsidRDefault="00000000">
          <w:pPr>
            <w:numPr>
              <w:ilvl w:val="1"/>
              <w:numId w:val="126"/>
            </w:numPr>
            <w:tabs>
              <w:tab w:val="left" w:pos="720"/>
              <w:tab w:val="left" w:pos="1440"/>
            </w:tabs>
            <w:spacing w:before="240"/>
            <w:rPr>
              <w:ins w:id="3620" w:author="BHA Regulatory Affairs Unit" w:date="2026-07-29T16:06:00Z"/>
            </w:rPr>
          </w:pPr>
          <w:sdt>
            <w:sdtPr>
              <w:tag w:val="goog_rdk_3611"/>
              <w:id w:val="-674106686"/>
            </w:sdtPr>
            <w:sdtContent>
              <w:ins w:id="3621" w:author="BHA Regulatory Affairs Unit" w:date="2026-07-29T16:06:00Z">
                <w:r>
                  <w:t>An individual’s behavior and determination, if the behaviors require continued intervention;</w:t>
                </w:r>
              </w:ins>
            </w:sdtContent>
          </w:sdt>
        </w:p>
      </w:sdtContent>
    </w:sdt>
    <w:sdt>
      <w:sdtPr>
        <w:tag w:val="goog_rdk_3614"/>
        <w:id w:val="2132084092"/>
      </w:sdtPr>
      <w:sdtContent>
        <w:p w14:paraId="000007CE" w14:textId="77777777" w:rsidR="00CF3663" w:rsidRDefault="00000000">
          <w:pPr>
            <w:numPr>
              <w:ilvl w:val="1"/>
              <w:numId w:val="126"/>
            </w:numPr>
            <w:tabs>
              <w:tab w:val="left" w:pos="720"/>
              <w:tab w:val="left" w:pos="1440"/>
            </w:tabs>
            <w:spacing w:before="240"/>
            <w:rPr>
              <w:ins w:id="3622" w:author="BHA Regulatory Affairs Unit" w:date="2026-07-29T16:06:00Z"/>
            </w:rPr>
          </w:pPr>
          <w:sdt>
            <w:sdtPr>
              <w:tag w:val="goog_rdk_3613"/>
              <w:id w:val="204115438"/>
            </w:sdtPr>
            <w:sdtContent>
              <w:ins w:id="3623" w:author="BHA Regulatory Affairs Unit" w:date="2026-07-29T16:06:00Z">
                <w:r>
                  <w:t>The appropriateness of the intervention measures; and</w:t>
                </w:r>
              </w:ins>
            </w:sdtContent>
          </w:sdt>
        </w:p>
      </w:sdtContent>
    </w:sdt>
    <w:sdt>
      <w:sdtPr>
        <w:tag w:val="goog_rdk_3616"/>
        <w:id w:val="-2094153110"/>
      </w:sdtPr>
      <w:sdtContent>
        <w:p w14:paraId="000007CF" w14:textId="77777777" w:rsidR="00CF3663" w:rsidRDefault="00000000">
          <w:pPr>
            <w:numPr>
              <w:ilvl w:val="1"/>
              <w:numId w:val="126"/>
            </w:numPr>
            <w:tabs>
              <w:tab w:val="left" w:pos="720"/>
              <w:tab w:val="left" w:pos="1440"/>
            </w:tabs>
            <w:spacing w:before="240"/>
            <w:rPr>
              <w:ins w:id="3624" w:author="BHA Regulatory Affairs Unit" w:date="2026-07-29T16:06:00Z"/>
            </w:rPr>
          </w:pPr>
          <w:sdt>
            <w:sdtPr>
              <w:tag w:val="goog_rdk_3615"/>
              <w:id w:val="2006706382"/>
            </w:sdtPr>
            <w:sdtContent>
              <w:ins w:id="3625" w:author="BHA Regulatory Affairs Unit" w:date="2026-07-29T16:06:00Z">
                <w:r>
                  <w:t>Any complications resulting from the intervention.</w:t>
                </w:r>
              </w:ins>
            </w:sdtContent>
          </w:sdt>
        </w:p>
      </w:sdtContent>
    </w:sdt>
    <w:sdt>
      <w:sdtPr>
        <w:tag w:val="goog_rdk_3618"/>
        <w:id w:val="-204357118"/>
      </w:sdtPr>
      <w:sdtContent>
        <w:p w14:paraId="000007D0" w14:textId="77777777" w:rsidR="00CF3663" w:rsidRDefault="00000000">
          <w:pPr>
            <w:numPr>
              <w:ilvl w:val="0"/>
              <w:numId w:val="126"/>
            </w:numPr>
            <w:tabs>
              <w:tab w:val="left" w:pos="720"/>
              <w:tab w:val="left" w:pos="1440"/>
            </w:tabs>
            <w:spacing w:before="240"/>
            <w:rPr>
              <w:ins w:id="3626" w:author="BHA Regulatory Affairs Unit" w:date="2026-07-29T16:06:00Z"/>
            </w:rPr>
          </w:pPr>
          <w:sdt>
            <w:sdtPr>
              <w:tag w:val="goog_rdk_3617"/>
              <w:id w:val="1256466664"/>
            </w:sdtPr>
            <w:sdtContent>
              <w:ins w:id="3627" w:author="BHA Regulatory Affairs Unit" w:date="2026-07-29T16:06:00Z">
                <w:r>
                  <w:t>Results of the one (1) hour assessment, as set forth in Part 1.19.6.B of this Chapter 1, must determine if continued emergency interventions need to be re-ordered by the authorized practitioner.</w:t>
                </w:r>
              </w:ins>
            </w:sdtContent>
          </w:sdt>
        </w:p>
      </w:sdtContent>
    </w:sdt>
    <w:sdt>
      <w:sdtPr>
        <w:tag w:val="goog_rdk_3620"/>
        <w:id w:val="1178097441"/>
      </w:sdtPr>
      <w:sdtContent>
        <w:p w14:paraId="000007D1" w14:textId="77777777" w:rsidR="00CF3663" w:rsidRDefault="00000000">
          <w:pPr>
            <w:numPr>
              <w:ilvl w:val="1"/>
              <w:numId w:val="126"/>
            </w:numPr>
            <w:tabs>
              <w:tab w:val="left" w:pos="720"/>
              <w:tab w:val="left" w:pos="1440"/>
            </w:tabs>
            <w:spacing w:before="240"/>
            <w:rPr>
              <w:ins w:id="3628" w:author="BHA Regulatory Affairs Unit" w:date="2026-07-29T16:06:00Z"/>
            </w:rPr>
          </w:pPr>
          <w:sdt>
            <w:sdtPr>
              <w:tag w:val="goog_rdk_3619"/>
              <w:id w:val="-1779171264"/>
            </w:sdtPr>
            <w:sdtContent>
              <w:ins w:id="3629" w:author="BHA Regulatory Affairs Unit" w:date="2026-07-29T16:06:00Z">
                <w:r>
                  <w:t>The new order/extension must not exceed an additional three (3) hours.</w:t>
                </w:r>
              </w:ins>
            </w:sdtContent>
          </w:sdt>
        </w:p>
      </w:sdtContent>
    </w:sdt>
    <w:sdt>
      <w:sdtPr>
        <w:tag w:val="goog_rdk_3622"/>
        <w:id w:val="27853128"/>
      </w:sdtPr>
      <w:sdtContent>
        <w:p w14:paraId="000007D2" w14:textId="77777777" w:rsidR="00CF3663" w:rsidRDefault="00000000">
          <w:pPr>
            <w:numPr>
              <w:ilvl w:val="1"/>
              <w:numId w:val="126"/>
            </w:numPr>
            <w:tabs>
              <w:tab w:val="left" w:pos="720"/>
              <w:tab w:val="left" w:pos="1440"/>
            </w:tabs>
            <w:spacing w:before="240"/>
            <w:rPr>
              <w:ins w:id="3630" w:author="BHA Regulatory Affairs Unit" w:date="2026-07-29T16:06:00Z"/>
            </w:rPr>
          </w:pPr>
          <w:sdt>
            <w:sdtPr>
              <w:tag w:val="goog_rdk_3621"/>
              <w:id w:val="-726299589"/>
            </w:sdtPr>
            <w:sdtContent>
              <w:ins w:id="3631" w:author="BHA Regulatory Affairs Unit" w:date="2026-07-29T16:06:00Z">
                <w:r>
                  <w:t>Assessment results and continuation order, if applicable, must be contained in the individual’s clinical record.</w:t>
                </w:r>
              </w:ins>
            </w:sdtContent>
          </w:sdt>
        </w:p>
      </w:sdtContent>
    </w:sdt>
    <w:sdt>
      <w:sdtPr>
        <w:tag w:val="goog_rdk_3624"/>
        <w:id w:val="-1533815416"/>
      </w:sdtPr>
      <w:sdtContent>
        <w:p w14:paraId="000007D3" w14:textId="77777777" w:rsidR="00CF3663" w:rsidRDefault="00000000">
          <w:pPr>
            <w:numPr>
              <w:ilvl w:val="0"/>
              <w:numId w:val="126"/>
            </w:numPr>
            <w:tabs>
              <w:tab w:val="left" w:pos="720"/>
              <w:tab w:val="left" w:pos="1440"/>
            </w:tabs>
            <w:spacing w:before="240"/>
            <w:rPr>
              <w:ins w:id="3632" w:author="BHA Regulatory Affairs Unit" w:date="2026-07-29T16:06:00Z"/>
            </w:rPr>
          </w:pPr>
          <w:sdt>
            <w:sdtPr>
              <w:tag w:val="goog_rdk_3623"/>
              <w:id w:val="-1711613185"/>
            </w:sdtPr>
            <w:sdtContent>
              <w:ins w:id="3633" w:author="BHA Regulatory Affairs Unit" w:date="2026-07-29T16:06:00Z">
                <w:r>
                  <w:t>Any behavioral health emergency situation that requires intervention past four (4) hours shall include in-person assessment and new emergency intervention orders every four (4) hours, as set forth in Part 1.19.6.C of this Chapter 1.</w:t>
                </w:r>
              </w:ins>
            </w:sdtContent>
          </w:sdt>
        </w:p>
      </w:sdtContent>
    </w:sdt>
    <w:sdt>
      <w:sdtPr>
        <w:tag w:val="goog_rdk_3626"/>
        <w:id w:val="1603866342"/>
      </w:sdtPr>
      <w:sdtContent>
        <w:p w14:paraId="000007D4" w14:textId="77777777" w:rsidR="00CF3663" w:rsidRDefault="00000000">
          <w:pPr>
            <w:keepNext/>
            <w:spacing w:before="240" w:after="60"/>
            <w:ind w:firstLine="0"/>
            <w:rPr>
              <w:ins w:id="3634" w:author="BHA Regulatory Affairs Unit" w:date="2026-07-29T16:06:00Z"/>
              <w:b/>
              <w:bCs/>
            </w:rPr>
          </w:pPr>
          <w:sdt>
            <w:sdtPr>
              <w:tag w:val="goog_rdk_3625"/>
              <w:id w:val="-224759396"/>
            </w:sdtPr>
            <w:sdtContent>
              <w:ins w:id="3635" w:author="BHA Regulatory Affairs Unit" w:date="2026-07-29T16:06:00Z">
                <w:r>
                  <w:rPr>
                    <w:b/>
                    <w:bCs/>
                  </w:rPr>
                  <w:t>1.19.7</w:t>
                </w:r>
                <w:r>
                  <w:rPr>
                    <w:b/>
                    <w:bCs/>
                  </w:rPr>
                  <w:tab/>
                  <w:t>Use of Restraint</w:t>
                </w:r>
              </w:ins>
            </w:sdtContent>
          </w:sdt>
        </w:p>
      </w:sdtContent>
    </w:sdt>
    <w:sdt>
      <w:sdtPr>
        <w:tag w:val="goog_rdk_3628"/>
        <w:id w:val="1298881814"/>
      </w:sdtPr>
      <w:sdtContent>
        <w:p w14:paraId="000007D5" w14:textId="77777777" w:rsidR="00CF3663" w:rsidRDefault="00000000">
          <w:pPr>
            <w:numPr>
              <w:ilvl w:val="0"/>
              <w:numId w:val="127"/>
            </w:numPr>
            <w:tabs>
              <w:tab w:val="left" w:pos="720"/>
              <w:tab w:val="left" w:pos="1440"/>
            </w:tabs>
            <w:spacing w:before="240"/>
            <w:rPr>
              <w:ins w:id="3636" w:author="BHA Regulatory Affairs Unit" w:date="2026-07-29T16:06:00Z"/>
            </w:rPr>
          </w:pPr>
          <w:sdt>
            <w:sdtPr>
              <w:tag w:val="goog_rdk_3627"/>
              <w:id w:val="1051736541"/>
            </w:sdtPr>
            <w:sdtContent>
              <w:ins w:id="3637" w:author="BHA Regulatory Affairs Unit" w:date="2026-07-29T16:06:00Z">
                <w:r>
                  <w:t>The decision to restrain must be based on a current clinical assessment and behavioral presentation.</w:t>
                </w:r>
              </w:ins>
            </w:sdtContent>
          </w:sdt>
        </w:p>
      </w:sdtContent>
    </w:sdt>
    <w:sdt>
      <w:sdtPr>
        <w:tag w:val="goog_rdk_3630"/>
        <w:id w:val="1144304483"/>
      </w:sdtPr>
      <w:sdtContent>
        <w:p w14:paraId="000007D6" w14:textId="77777777" w:rsidR="00CF3663" w:rsidRDefault="00000000">
          <w:pPr>
            <w:numPr>
              <w:ilvl w:val="0"/>
              <w:numId w:val="127"/>
            </w:numPr>
            <w:tabs>
              <w:tab w:val="left" w:pos="720"/>
              <w:tab w:val="left" w:pos="1440"/>
            </w:tabs>
            <w:spacing w:before="240"/>
            <w:rPr>
              <w:ins w:id="3638" w:author="BHA Regulatory Affairs Unit" w:date="2026-07-29T16:06:00Z"/>
            </w:rPr>
          </w:pPr>
          <w:sdt>
            <w:sdtPr>
              <w:tag w:val="goog_rdk_3629"/>
              <w:id w:val="810731949"/>
            </w:sdtPr>
            <w:sdtContent>
              <w:ins w:id="3639" w:author="BHA Regulatory Affairs Unit" w:date="2026-07-29T16:06:00Z">
                <w:r>
                  <w:t>Restraint includes chemical restraint, mechanical restraint, and/or physical restraint.</w:t>
                </w:r>
              </w:ins>
            </w:sdtContent>
          </w:sdt>
        </w:p>
      </w:sdtContent>
    </w:sdt>
    <w:sdt>
      <w:sdtPr>
        <w:tag w:val="goog_rdk_3632"/>
        <w:id w:val="-1170604947"/>
      </w:sdtPr>
      <w:sdtContent>
        <w:p w14:paraId="000007D7" w14:textId="77777777" w:rsidR="00CF3663" w:rsidRDefault="00000000">
          <w:pPr>
            <w:numPr>
              <w:ilvl w:val="0"/>
              <w:numId w:val="127"/>
            </w:numPr>
            <w:tabs>
              <w:tab w:val="left" w:pos="720"/>
              <w:tab w:val="left" w:pos="1440"/>
            </w:tabs>
            <w:spacing w:before="240"/>
            <w:rPr>
              <w:ins w:id="3640" w:author="BHA Regulatory Affairs Unit" w:date="2026-07-29T16:06:00Z"/>
            </w:rPr>
          </w:pPr>
          <w:sdt>
            <w:sdtPr>
              <w:tag w:val="goog_rdk_3631"/>
              <w:id w:val="456398500"/>
            </w:sdtPr>
            <w:sdtContent>
              <w:ins w:id="3641" w:author="BHA Regulatory Affairs Unit" w:date="2026-07-29T16:06:00Z">
                <w:r>
                  <w:t>Restraint must not be used solely to prevent unauthorized departure, unless an individual is being held under the provisions of an emergency mental health hold.</w:t>
                </w:r>
              </w:ins>
            </w:sdtContent>
          </w:sdt>
        </w:p>
      </w:sdtContent>
    </w:sdt>
    <w:sdt>
      <w:sdtPr>
        <w:tag w:val="goog_rdk_3634"/>
        <w:id w:val="-1487686729"/>
      </w:sdtPr>
      <w:sdtContent>
        <w:p w14:paraId="000007D8" w14:textId="77777777" w:rsidR="00CF3663" w:rsidRDefault="00000000">
          <w:pPr>
            <w:numPr>
              <w:ilvl w:val="0"/>
              <w:numId w:val="127"/>
            </w:numPr>
            <w:tabs>
              <w:tab w:val="left" w:pos="720"/>
              <w:tab w:val="left" w:pos="1440"/>
            </w:tabs>
            <w:spacing w:before="240"/>
            <w:rPr>
              <w:ins w:id="3642" w:author="BHA Regulatory Affairs Unit" w:date="2026-07-29T16:06:00Z"/>
            </w:rPr>
          </w:pPr>
          <w:sdt>
            <w:sdtPr>
              <w:tag w:val="goog_rdk_3633"/>
              <w:id w:val="-732110721"/>
            </w:sdtPr>
            <w:sdtContent>
              <w:ins w:id="3643" w:author="BHA Regulatory Affairs Unit" w:date="2026-07-29T16:06:00Z">
                <w:r>
                  <w:t>Restraint of an individual by a chemical spray is not permissible.</w:t>
                </w:r>
              </w:ins>
            </w:sdtContent>
          </w:sdt>
        </w:p>
      </w:sdtContent>
    </w:sdt>
    <w:sdt>
      <w:sdtPr>
        <w:tag w:val="goog_rdk_3636"/>
        <w:id w:val="-302508159"/>
      </w:sdtPr>
      <w:sdtContent>
        <w:p w14:paraId="000007D9" w14:textId="77777777" w:rsidR="00CF3663" w:rsidRDefault="00000000">
          <w:pPr>
            <w:numPr>
              <w:ilvl w:val="0"/>
              <w:numId w:val="127"/>
            </w:numPr>
            <w:tabs>
              <w:tab w:val="left" w:pos="720"/>
              <w:tab w:val="left" w:pos="1440"/>
            </w:tabs>
            <w:spacing w:before="240"/>
            <w:rPr>
              <w:ins w:id="3644" w:author="BHA Regulatory Affairs Unit" w:date="2026-07-29T16:06:00Z"/>
            </w:rPr>
          </w:pPr>
          <w:sdt>
            <w:sdtPr>
              <w:tag w:val="goog_rdk_3635"/>
              <w:id w:val="430081160"/>
            </w:sdtPr>
            <w:sdtContent>
              <w:ins w:id="3645" w:author="BHA Regulatory Affairs Unit" w:date="2026-07-29T16:06:00Z">
                <w:r>
                  <w:t>The type of restraint must be appropriate to the type of behavior to be controlled, the physical condition of an individual, the age of an individual, and the type of effect a restraint may have upon an individual.</w:t>
                </w:r>
              </w:ins>
            </w:sdtContent>
          </w:sdt>
        </w:p>
      </w:sdtContent>
    </w:sdt>
    <w:sdt>
      <w:sdtPr>
        <w:tag w:val="goog_rdk_3638"/>
        <w:id w:val="-1378949111"/>
      </w:sdtPr>
      <w:sdtContent>
        <w:p w14:paraId="000007DA" w14:textId="77777777" w:rsidR="00CF3663" w:rsidRDefault="00000000">
          <w:pPr>
            <w:numPr>
              <w:ilvl w:val="0"/>
              <w:numId w:val="127"/>
            </w:numPr>
            <w:tabs>
              <w:tab w:val="left" w:pos="720"/>
              <w:tab w:val="left" w:pos="1440"/>
            </w:tabs>
            <w:spacing w:before="240"/>
            <w:rPr>
              <w:ins w:id="3646" w:author="BHA Regulatory Affairs Unit" w:date="2026-07-29T16:06:00Z"/>
            </w:rPr>
          </w:pPr>
          <w:sdt>
            <w:sdtPr>
              <w:tag w:val="goog_rdk_3637"/>
              <w:id w:val="-1408363031"/>
            </w:sdtPr>
            <w:sdtContent>
              <w:ins w:id="3647" w:author="BHA Regulatory Affairs Unit" w:date="2026-07-29T16:06:00Z">
                <w:r>
                  <w:t>Restraint must be applied only if alternative and lower-level interventions have failed. Justification for immediate use of restraint without first attempting alternative interventions must be documented in the individual’s clinical record. However, alternative techniques are not required if the alternatives would be ineffective or unsafe when an individual’s behavior could cause harm to self or others.</w:t>
                </w:r>
              </w:ins>
            </w:sdtContent>
          </w:sdt>
        </w:p>
      </w:sdtContent>
    </w:sdt>
    <w:sdt>
      <w:sdtPr>
        <w:tag w:val="goog_rdk_3640"/>
        <w:id w:val="-735992482"/>
      </w:sdtPr>
      <w:sdtContent>
        <w:p w14:paraId="000007DB" w14:textId="77777777" w:rsidR="00CF3663" w:rsidRDefault="00000000">
          <w:pPr>
            <w:numPr>
              <w:ilvl w:val="0"/>
              <w:numId w:val="127"/>
            </w:numPr>
            <w:tabs>
              <w:tab w:val="left" w:pos="720"/>
              <w:tab w:val="left" w:pos="1440"/>
            </w:tabs>
            <w:spacing w:before="240"/>
            <w:rPr>
              <w:ins w:id="3648" w:author="BHA Regulatory Affairs Unit" w:date="2026-07-29T16:06:00Z"/>
            </w:rPr>
          </w:pPr>
          <w:sdt>
            <w:sdtPr>
              <w:tag w:val="goog_rdk_3639"/>
              <w:id w:val="-1197243222"/>
            </w:sdtPr>
            <w:sdtContent>
              <w:ins w:id="3649" w:author="BHA Regulatory Affairs Unit" w:date="2026-07-29T16:06:00Z">
                <w:r>
                  <w:t>The term “restraint”, as used in this Part 1.19.7 of this Chapter 1, does not include restraints used while an agency is engaged in transporting an individual from one (1) agency location to another agency location, when it is within the scope of that agency’s powers and authority to conduct such transportation, pursuant to Sections 26-20-101 through -111, C.R.S.</w:t>
                </w:r>
              </w:ins>
            </w:sdtContent>
          </w:sdt>
        </w:p>
      </w:sdtContent>
    </w:sdt>
    <w:sdt>
      <w:sdtPr>
        <w:tag w:val="goog_rdk_3642"/>
        <w:id w:val="-618104872"/>
      </w:sdtPr>
      <w:sdtContent>
        <w:p w14:paraId="000007DC" w14:textId="77777777" w:rsidR="00CF3663" w:rsidRDefault="00000000">
          <w:pPr>
            <w:numPr>
              <w:ilvl w:val="0"/>
              <w:numId w:val="127"/>
            </w:numPr>
            <w:tabs>
              <w:tab w:val="left" w:pos="720"/>
              <w:tab w:val="left" w:pos="1440"/>
            </w:tabs>
            <w:spacing w:before="240"/>
            <w:rPr>
              <w:ins w:id="3650" w:author="BHA Regulatory Affairs Unit" w:date="2026-07-29T16:06:00Z"/>
            </w:rPr>
          </w:pPr>
          <w:sdt>
            <w:sdtPr>
              <w:tag w:val="goog_rdk_3641"/>
              <w:id w:val="939128666"/>
            </w:sdtPr>
            <w:sdtContent>
              <w:ins w:id="3651" w:author="BHA Regulatory Affairs Unit" w:date="2026-07-29T16:06:00Z">
                <w:r>
                  <w:t>No physical or mechanical restraint of an individual may place excess pressure on the chest or back of that individual, cover an individual’s face, or inhibit or impede an individual’s ability to breathe.</w:t>
                </w:r>
              </w:ins>
            </w:sdtContent>
          </w:sdt>
        </w:p>
      </w:sdtContent>
    </w:sdt>
    <w:sdt>
      <w:sdtPr>
        <w:tag w:val="goog_rdk_3644"/>
        <w:id w:val="1146186416"/>
      </w:sdtPr>
      <w:sdtContent>
        <w:p w14:paraId="000007DD" w14:textId="77777777" w:rsidR="00CF3663" w:rsidRDefault="00000000">
          <w:pPr>
            <w:keepNext/>
            <w:spacing w:before="240" w:after="60"/>
            <w:ind w:firstLine="0"/>
            <w:rPr>
              <w:ins w:id="3652" w:author="BHA Regulatory Affairs Unit" w:date="2026-07-29T16:06:00Z"/>
              <w:b/>
              <w:bCs/>
            </w:rPr>
          </w:pPr>
          <w:sdt>
            <w:sdtPr>
              <w:tag w:val="goog_rdk_3643"/>
              <w:id w:val="1279276631"/>
            </w:sdtPr>
            <w:sdtContent>
              <w:ins w:id="3653" w:author="BHA Regulatory Affairs Unit" w:date="2026-07-29T16:06:00Z">
                <w:r>
                  <w:rPr>
                    <w:b/>
                    <w:bCs/>
                  </w:rPr>
                  <w:t>1.19.8</w:t>
                </w:r>
                <w:r>
                  <w:rPr>
                    <w:b/>
                    <w:bCs/>
                  </w:rPr>
                  <w:tab/>
                  <w:t>Use of Seclusion</w:t>
                </w:r>
              </w:ins>
            </w:sdtContent>
          </w:sdt>
        </w:p>
      </w:sdtContent>
    </w:sdt>
    <w:sdt>
      <w:sdtPr>
        <w:tag w:val="goog_rdk_3646"/>
        <w:id w:val="-254081590"/>
      </w:sdtPr>
      <w:sdtContent>
        <w:p w14:paraId="000007DE" w14:textId="77777777" w:rsidR="00CF3663" w:rsidRDefault="00000000">
          <w:pPr>
            <w:numPr>
              <w:ilvl w:val="0"/>
              <w:numId w:val="128"/>
            </w:numPr>
            <w:tabs>
              <w:tab w:val="left" w:pos="720"/>
              <w:tab w:val="left" w:pos="1440"/>
            </w:tabs>
            <w:spacing w:before="240"/>
            <w:rPr>
              <w:ins w:id="3654" w:author="BHA Regulatory Affairs Unit" w:date="2026-07-29T16:06:00Z"/>
            </w:rPr>
          </w:pPr>
          <w:sdt>
            <w:sdtPr>
              <w:tag w:val="goog_rdk_3645"/>
              <w:id w:val="59622489"/>
            </w:sdtPr>
            <w:sdtContent>
              <w:ins w:id="3655" w:author="BHA Regulatory Affairs Unit" w:date="2026-07-29T16:06:00Z">
                <w:r>
                  <w:t>Seclusion occurs any time an individual is placed alone in a room and not allowed to leave.</w:t>
                </w:r>
              </w:ins>
            </w:sdtContent>
          </w:sdt>
        </w:p>
      </w:sdtContent>
    </w:sdt>
    <w:sdt>
      <w:sdtPr>
        <w:tag w:val="goog_rdk_3648"/>
        <w:id w:val="372615684"/>
      </w:sdtPr>
      <w:sdtContent>
        <w:p w14:paraId="000007DF" w14:textId="77777777" w:rsidR="00CF3663" w:rsidRDefault="00000000">
          <w:pPr>
            <w:numPr>
              <w:ilvl w:val="0"/>
              <w:numId w:val="128"/>
            </w:numPr>
            <w:tabs>
              <w:tab w:val="left" w:pos="720"/>
              <w:tab w:val="left" w:pos="1440"/>
            </w:tabs>
            <w:spacing w:before="240"/>
            <w:rPr>
              <w:ins w:id="3656" w:author="BHA Regulatory Affairs Unit" w:date="2026-07-29T16:06:00Z"/>
            </w:rPr>
          </w:pPr>
          <w:sdt>
            <w:sdtPr>
              <w:tag w:val="goog_rdk_3647"/>
              <w:id w:val="361960509"/>
            </w:sdtPr>
            <w:sdtContent>
              <w:ins w:id="3657" w:author="BHA Regulatory Affairs Unit" w:date="2026-07-29T16:06:00Z">
                <w:r>
                  <w:t>The decision to seclude must be based on a current clinical assessment and behavioral presentation. Seclusion must be used only when other less restrictive methods have failed.</w:t>
                </w:r>
              </w:ins>
            </w:sdtContent>
          </w:sdt>
        </w:p>
      </w:sdtContent>
    </w:sdt>
    <w:sdt>
      <w:sdtPr>
        <w:tag w:val="goog_rdk_3650"/>
        <w:id w:val="1003542463"/>
      </w:sdtPr>
      <w:sdtContent>
        <w:p w14:paraId="000007E0" w14:textId="77777777" w:rsidR="00CF3663" w:rsidRDefault="00000000">
          <w:pPr>
            <w:numPr>
              <w:ilvl w:val="1"/>
              <w:numId w:val="128"/>
            </w:numPr>
            <w:tabs>
              <w:tab w:val="left" w:pos="720"/>
              <w:tab w:val="left" w:pos="1440"/>
            </w:tabs>
            <w:spacing w:before="240"/>
            <w:rPr>
              <w:ins w:id="3658" w:author="BHA Regulatory Affairs Unit" w:date="2026-07-29T16:06:00Z"/>
            </w:rPr>
          </w:pPr>
          <w:sdt>
            <w:sdtPr>
              <w:tag w:val="goog_rdk_3649"/>
              <w:id w:val="-2018989087"/>
            </w:sdtPr>
            <w:sdtContent>
              <w:ins w:id="3659" w:author="BHA Regulatory Affairs Unit" w:date="2026-07-29T16:06:00Z">
                <w:r>
                  <w:t>Documentation of less restrictive methods and the outcome must be contained in the clinical record.</w:t>
                </w:r>
              </w:ins>
            </w:sdtContent>
          </w:sdt>
        </w:p>
      </w:sdtContent>
    </w:sdt>
    <w:sdt>
      <w:sdtPr>
        <w:tag w:val="goog_rdk_3652"/>
        <w:id w:val="506915040"/>
      </w:sdtPr>
      <w:sdtContent>
        <w:p w14:paraId="000007E1" w14:textId="77777777" w:rsidR="00CF3663" w:rsidRDefault="00000000">
          <w:pPr>
            <w:numPr>
              <w:ilvl w:val="0"/>
              <w:numId w:val="128"/>
            </w:numPr>
            <w:tabs>
              <w:tab w:val="left" w:pos="720"/>
              <w:tab w:val="left" w:pos="1440"/>
            </w:tabs>
            <w:spacing w:before="240"/>
            <w:rPr>
              <w:ins w:id="3660" w:author="BHA Regulatory Affairs Unit" w:date="2026-07-29T16:06:00Z"/>
            </w:rPr>
          </w:pPr>
          <w:sdt>
            <w:sdtPr>
              <w:tag w:val="goog_rdk_3651"/>
              <w:id w:val="-1330043690"/>
            </w:sdtPr>
            <w:sdtContent>
              <w:ins w:id="3661" w:author="BHA Regulatory Affairs Unit" w:date="2026-07-29T16:06:00Z">
                <w:r>
                  <w:t>Seclusion must not be used for punishment, for the convenience of personnel, or as a substitute for a program of care and treatment.</w:t>
                </w:r>
              </w:ins>
            </w:sdtContent>
          </w:sdt>
        </w:p>
      </w:sdtContent>
    </w:sdt>
    <w:sdt>
      <w:sdtPr>
        <w:tag w:val="goog_rdk_3654"/>
        <w:id w:val="-1569307003"/>
      </w:sdtPr>
      <w:sdtContent>
        <w:p w14:paraId="000007E2" w14:textId="77777777" w:rsidR="00CF3663" w:rsidRDefault="00000000">
          <w:pPr>
            <w:numPr>
              <w:ilvl w:val="0"/>
              <w:numId w:val="128"/>
            </w:numPr>
            <w:tabs>
              <w:tab w:val="left" w:pos="720"/>
              <w:tab w:val="left" w:pos="1440"/>
            </w:tabs>
            <w:spacing w:before="240"/>
            <w:rPr>
              <w:ins w:id="3662" w:author="BHA Regulatory Affairs Unit" w:date="2026-07-29T16:06:00Z"/>
            </w:rPr>
          </w:pPr>
          <w:sdt>
            <w:sdtPr>
              <w:tag w:val="goog_rdk_3653"/>
              <w:id w:val="1262964105"/>
            </w:sdtPr>
            <w:sdtContent>
              <w:ins w:id="3663" w:author="BHA Regulatory Affairs Unit" w:date="2026-07-29T16:06:00Z">
                <w:r>
                  <w:t>Seclusion rooms must be lit, clean, safe, and have a window for personnel to observe.</w:t>
                </w:r>
              </w:ins>
            </w:sdtContent>
          </w:sdt>
        </w:p>
      </w:sdtContent>
    </w:sdt>
    <w:sdt>
      <w:sdtPr>
        <w:tag w:val="goog_rdk_3656"/>
        <w:id w:val="663338118"/>
      </w:sdtPr>
      <w:sdtContent>
        <w:p w14:paraId="000007E3" w14:textId="77777777" w:rsidR="00CF3663" w:rsidRDefault="00000000">
          <w:pPr>
            <w:numPr>
              <w:ilvl w:val="0"/>
              <w:numId w:val="128"/>
            </w:numPr>
            <w:tabs>
              <w:tab w:val="left" w:pos="720"/>
              <w:tab w:val="left" w:pos="1440"/>
            </w:tabs>
            <w:spacing w:before="240"/>
            <w:rPr>
              <w:ins w:id="3664" w:author="BHA Regulatory Affairs Unit" w:date="2026-07-29T16:06:00Z"/>
            </w:rPr>
          </w:pPr>
          <w:sdt>
            <w:sdtPr>
              <w:tag w:val="goog_rdk_3655"/>
              <w:id w:val="-1421455168"/>
            </w:sdtPr>
            <w:sdtContent>
              <w:ins w:id="3665" w:author="BHA Regulatory Affairs Unit" w:date="2026-07-29T16:06:00Z">
                <w:r>
                  <w:t>Seclusion rooms must be a minimum of one hundred (100) square feet, unless an agency is licensed as a hospital, and the seclusion room size is in compliance with applicable CDPHE regulations.</w:t>
                </w:r>
              </w:ins>
            </w:sdtContent>
          </w:sdt>
        </w:p>
      </w:sdtContent>
    </w:sdt>
    <w:sdt>
      <w:sdtPr>
        <w:tag w:val="goog_rdk_3658"/>
        <w:id w:val="-1992751971"/>
      </w:sdtPr>
      <w:sdtContent>
        <w:p w14:paraId="000007E4" w14:textId="77777777" w:rsidR="00CF3663" w:rsidRDefault="00000000">
          <w:pPr>
            <w:numPr>
              <w:ilvl w:val="0"/>
              <w:numId w:val="128"/>
            </w:numPr>
            <w:tabs>
              <w:tab w:val="left" w:pos="720"/>
              <w:tab w:val="left" w:pos="1440"/>
            </w:tabs>
            <w:spacing w:before="240"/>
            <w:rPr>
              <w:ins w:id="3666" w:author="BHA Regulatory Affairs Unit" w:date="2026-07-29T16:06:00Z"/>
            </w:rPr>
          </w:pPr>
          <w:sdt>
            <w:sdtPr>
              <w:tag w:val="goog_rdk_3657"/>
              <w:id w:val="2069057000"/>
            </w:sdtPr>
            <w:sdtContent>
              <w:ins w:id="3667" w:author="BHA Regulatory Affairs Unit" w:date="2026-07-29T16:06:00Z">
                <w:r>
                  <w:t>Relief periods from seclusion must be offered for reasonable access to toilet facilities.</w:t>
                </w:r>
              </w:ins>
            </w:sdtContent>
          </w:sdt>
        </w:p>
      </w:sdtContent>
    </w:sdt>
    <w:sdt>
      <w:sdtPr>
        <w:tag w:val="goog_rdk_3660"/>
        <w:id w:val="-1026504094"/>
      </w:sdtPr>
      <w:sdtContent>
        <w:p w14:paraId="000007E5" w14:textId="77777777" w:rsidR="00CF3663" w:rsidRDefault="00000000">
          <w:pPr>
            <w:keepNext/>
            <w:spacing w:before="240" w:after="60"/>
            <w:ind w:firstLine="0"/>
            <w:rPr>
              <w:ins w:id="3668" w:author="BHA Regulatory Affairs Unit" w:date="2026-07-29T16:06:00Z"/>
              <w:b/>
              <w:bCs/>
            </w:rPr>
          </w:pPr>
          <w:sdt>
            <w:sdtPr>
              <w:tag w:val="goog_rdk_3659"/>
              <w:id w:val="-442023321"/>
            </w:sdtPr>
            <w:sdtContent>
              <w:ins w:id="3669" w:author="BHA Regulatory Affairs Unit" w:date="2026-07-29T16:06:00Z">
                <w:r>
                  <w:rPr>
                    <w:b/>
                    <w:bCs/>
                  </w:rPr>
                  <w:t>1.19.9</w:t>
                </w:r>
                <w:r>
                  <w:rPr>
                    <w:b/>
                    <w:bCs/>
                  </w:rPr>
                  <w:tab/>
                  <w:t>Chemical Restraint</w:t>
                </w:r>
              </w:ins>
            </w:sdtContent>
          </w:sdt>
        </w:p>
      </w:sdtContent>
    </w:sdt>
    <w:sdt>
      <w:sdtPr>
        <w:tag w:val="goog_rdk_3662"/>
        <w:id w:val="-1672478455"/>
      </w:sdtPr>
      <w:sdtContent>
        <w:p w14:paraId="000007E6" w14:textId="77777777" w:rsidR="00CF3663" w:rsidRDefault="00000000">
          <w:pPr>
            <w:numPr>
              <w:ilvl w:val="0"/>
              <w:numId w:val="129"/>
            </w:numPr>
            <w:tabs>
              <w:tab w:val="left" w:pos="720"/>
              <w:tab w:val="left" w:pos="1440"/>
            </w:tabs>
            <w:spacing w:before="240"/>
            <w:rPr>
              <w:ins w:id="3670" w:author="BHA Regulatory Affairs Unit" w:date="2026-07-29T16:06:00Z"/>
            </w:rPr>
          </w:pPr>
          <w:sdt>
            <w:sdtPr>
              <w:tag w:val="goog_rdk_3661"/>
              <w:id w:val="730726613"/>
            </w:sdtPr>
            <w:sdtContent>
              <w:ins w:id="3671" w:author="BHA Regulatory Affairs Unit" w:date="2026-07-29T16:06:00Z">
                <w:r>
                  <w:t>An order for a chemical restraint, along with the reasons for its issuance, must be recorded, in writing, at the time of its issuance.</w:t>
                </w:r>
              </w:ins>
            </w:sdtContent>
          </w:sdt>
        </w:p>
      </w:sdtContent>
    </w:sdt>
    <w:sdt>
      <w:sdtPr>
        <w:tag w:val="goog_rdk_3664"/>
        <w:id w:val="-349412285"/>
      </w:sdtPr>
      <w:sdtContent>
        <w:p w14:paraId="000007E7" w14:textId="77777777" w:rsidR="00CF3663" w:rsidRDefault="00000000">
          <w:pPr>
            <w:numPr>
              <w:ilvl w:val="0"/>
              <w:numId w:val="129"/>
            </w:numPr>
            <w:tabs>
              <w:tab w:val="left" w:pos="720"/>
              <w:tab w:val="left" w:pos="1440"/>
            </w:tabs>
            <w:spacing w:before="240"/>
            <w:rPr>
              <w:ins w:id="3672" w:author="BHA Regulatory Affairs Unit" w:date="2026-07-29T16:06:00Z"/>
            </w:rPr>
          </w:pPr>
          <w:sdt>
            <w:sdtPr>
              <w:tag w:val="goog_rdk_3663"/>
              <w:id w:val="-309361025"/>
            </w:sdtPr>
            <w:sdtContent>
              <w:ins w:id="3673" w:author="BHA Regulatory Affairs Unit" w:date="2026-07-29T16:06:00Z">
                <w:r>
                  <w:t>An order for a chemical restraint must be signed at the time of its issuance by an authorized practitioner, who is present at the time of the emergency.</w:t>
                </w:r>
              </w:ins>
            </w:sdtContent>
          </w:sdt>
        </w:p>
      </w:sdtContent>
    </w:sdt>
    <w:sdt>
      <w:sdtPr>
        <w:tag w:val="goog_rdk_3666"/>
        <w:id w:val="-1935804147"/>
      </w:sdtPr>
      <w:sdtContent>
        <w:p w14:paraId="000007E8" w14:textId="77777777" w:rsidR="00CF3663" w:rsidRDefault="00000000">
          <w:pPr>
            <w:numPr>
              <w:ilvl w:val="0"/>
              <w:numId w:val="129"/>
            </w:numPr>
            <w:tabs>
              <w:tab w:val="left" w:pos="720"/>
              <w:tab w:val="left" w:pos="1440"/>
            </w:tabs>
            <w:spacing w:before="240"/>
            <w:rPr>
              <w:ins w:id="3674" w:author="BHA Regulatory Affairs Unit" w:date="2026-07-29T16:06:00Z"/>
            </w:rPr>
          </w:pPr>
          <w:sdt>
            <w:sdtPr>
              <w:tag w:val="goog_rdk_3665"/>
              <w:id w:val="715097074"/>
            </w:sdtPr>
            <w:sdtContent>
              <w:ins w:id="3675" w:author="BHA Regulatory Affairs Unit" w:date="2026-07-29T16:06:00Z">
                <w:r>
                  <w:t>An order for a chemical restraint, if authorized by telephone, must be transcribed and signed at the time of its issuance by personnel with the authority to accept telephone medication orders, who must be present at the time of the emergency.</w:t>
                </w:r>
              </w:ins>
            </w:sdtContent>
          </w:sdt>
        </w:p>
      </w:sdtContent>
    </w:sdt>
    <w:sdt>
      <w:sdtPr>
        <w:tag w:val="goog_rdk_3668"/>
        <w:id w:val="1691972047"/>
      </w:sdtPr>
      <w:sdtContent>
        <w:p w14:paraId="000007E9" w14:textId="77777777" w:rsidR="00CF3663" w:rsidRDefault="00000000">
          <w:pPr>
            <w:numPr>
              <w:ilvl w:val="0"/>
              <w:numId w:val="129"/>
            </w:numPr>
            <w:tabs>
              <w:tab w:val="left" w:pos="720"/>
              <w:tab w:val="left" w:pos="1440"/>
            </w:tabs>
            <w:spacing w:before="240"/>
            <w:rPr>
              <w:ins w:id="3676" w:author="BHA Regulatory Affairs Unit" w:date="2026-07-29T16:06:00Z"/>
            </w:rPr>
          </w:pPr>
          <w:sdt>
            <w:sdtPr>
              <w:tag w:val="goog_rdk_3667"/>
              <w:id w:val="-1324168376"/>
            </w:sdtPr>
            <w:sdtContent>
              <w:ins w:id="3677" w:author="BHA Regulatory Affairs Unit" w:date="2026-07-29T16:06:00Z">
                <w:r>
                  <w:t>Personnel trained in the administration of medication shall make notations in the record of an individual as to the effect of the chemical restraint and an individual’s response to the chemical restraint.</w:t>
                </w:r>
              </w:ins>
            </w:sdtContent>
          </w:sdt>
        </w:p>
      </w:sdtContent>
    </w:sdt>
    <w:sdt>
      <w:sdtPr>
        <w:tag w:val="goog_rdk_3670"/>
        <w:id w:val="-1365048659"/>
      </w:sdtPr>
      <w:sdtContent>
        <w:p w14:paraId="000007EA" w14:textId="77777777" w:rsidR="00CF3663" w:rsidRDefault="00000000">
          <w:pPr>
            <w:keepNext/>
            <w:spacing w:before="240" w:after="60"/>
            <w:ind w:firstLine="0"/>
            <w:rPr>
              <w:ins w:id="3678" w:author="BHA Regulatory Affairs Unit" w:date="2026-07-29T16:06:00Z"/>
              <w:b/>
              <w:bCs/>
            </w:rPr>
          </w:pPr>
          <w:sdt>
            <w:sdtPr>
              <w:tag w:val="goog_rdk_3669"/>
              <w:id w:val="1657914753"/>
            </w:sdtPr>
            <w:sdtContent>
              <w:ins w:id="3679" w:author="BHA Regulatory Affairs Unit" w:date="2026-07-29T16:06:00Z">
                <w:r>
                  <w:rPr>
                    <w:b/>
                    <w:bCs/>
                  </w:rPr>
                  <w:t>1.19.10</w:t>
                </w:r>
                <w:r>
                  <w:rPr>
                    <w:b/>
                    <w:bCs/>
                  </w:rPr>
                  <w:tab/>
                  <w:t>Explanation to Individual in Seclusion/Restraint</w:t>
                </w:r>
              </w:ins>
            </w:sdtContent>
          </w:sdt>
        </w:p>
      </w:sdtContent>
    </w:sdt>
    <w:sdt>
      <w:sdtPr>
        <w:tag w:val="goog_rdk_3672"/>
        <w:id w:val="1251052649"/>
      </w:sdtPr>
      <w:sdtContent>
        <w:p w14:paraId="000007EB" w14:textId="77777777" w:rsidR="00CF3663" w:rsidRDefault="00000000">
          <w:pPr>
            <w:numPr>
              <w:ilvl w:val="0"/>
              <w:numId w:val="130"/>
            </w:numPr>
            <w:tabs>
              <w:tab w:val="left" w:pos="720"/>
              <w:tab w:val="left" w:pos="1440"/>
            </w:tabs>
            <w:spacing w:before="240"/>
            <w:rPr>
              <w:ins w:id="3680" w:author="BHA Regulatory Affairs Unit" w:date="2026-07-29T16:06:00Z"/>
            </w:rPr>
          </w:pPr>
          <w:sdt>
            <w:sdtPr>
              <w:tag w:val="goog_rdk_3671"/>
              <w:id w:val="-1751877328"/>
            </w:sdtPr>
            <w:sdtContent>
              <w:ins w:id="3681" w:author="BHA Regulatory Affairs Unit" w:date="2026-07-29T16:06:00Z">
                <w:r>
                  <w:t>In any situation in which seclusion/restraint is utilized, information must be given to a secluded/restrained individual, and an individual’s legal representative as soon as possible after they have been secluded or restrained, when applicable. An individual must be given a clear explanation of:</w:t>
                </w:r>
              </w:ins>
            </w:sdtContent>
          </w:sdt>
        </w:p>
      </w:sdtContent>
    </w:sdt>
    <w:sdt>
      <w:sdtPr>
        <w:tag w:val="goog_rdk_3674"/>
        <w:id w:val="1442813897"/>
      </w:sdtPr>
      <w:sdtContent>
        <w:p w14:paraId="000007EC" w14:textId="77777777" w:rsidR="00CF3663" w:rsidRDefault="00000000">
          <w:pPr>
            <w:numPr>
              <w:ilvl w:val="1"/>
              <w:numId w:val="130"/>
            </w:numPr>
            <w:tabs>
              <w:tab w:val="left" w:pos="720"/>
              <w:tab w:val="left" w:pos="1440"/>
            </w:tabs>
            <w:spacing w:before="240"/>
            <w:rPr>
              <w:ins w:id="3682" w:author="BHA Regulatory Affairs Unit" w:date="2026-07-29T16:06:00Z"/>
            </w:rPr>
          </w:pPr>
          <w:sdt>
            <w:sdtPr>
              <w:tag w:val="goog_rdk_3673"/>
              <w:id w:val="1277776518"/>
            </w:sdtPr>
            <w:sdtContent>
              <w:ins w:id="3683" w:author="BHA Regulatory Affairs Unit" w:date="2026-07-29T16:06:00Z">
                <w:r>
                  <w:t>The reasons for use of such intervention;</w:t>
                </w:r>
              </w:ins>
            </w:sdtContent>
          </w:sdt>
        </w:p>
      </w:sdtContent>
    </w:sdt>
    <w:sdt>
      <w:sdtPr>
        <w:tag w:val="goog_rdk_3676"/>
        <w:id w:val="1744470432"/>
      </w:sdtPr>
      <w:sdtContent>
        <w:p w14:paraId="000007ED" w14:textId="77777777" w:rsidR="00CF3663" w:rsidRDefault="00000000">
          <w:pPr>
            <w:numPr>
              <w:ilvl w:val="1"/>
              <w:numId w:val="130"/>
            </w:numPr>
            <w:tabs>
              <w:tab w:val="left" w:pos="720"/>
              <w:tab w:val="left" w:pos="1440"/>
            </w:tabs>
            <w:spacing w:before="240"/>
            <w:rPr>
              <w:ins w:id="3684" w:author="BHA Regulatory Affairs Unit" w:date="2026-07-29T16:06:00Z"/>
            </w:rPr>
          </w:pPr>
          <w:sdt>
            <w:sdtPr>
              <w:tag w:val="goog_rdk_3675"/>
              <w:id w:val="965805039"/>
            </w:sdtPr>
            <w:sdtContent>
              <w:ins w:id="3685" w:author="BHA Regulatory Affairs Unit" w:date="2026-07-29T16:06:00Z">
                <w:r>
                  <w:t>The observation procedure and the desired effect; and</w:t>
                </w:r>
              </w:ins>
            </w:sdtContent>
          </w:sdt>
        </w:p>
      </w:sdtContent>
    </w:sdt>
    <w:sdt>
      <w:sdtPr>
        <w:tag w:val="goog_rdk_3678"/>
        <w:id w:val="1917188077"/>
      </w:sdtPr>
      <w:sdtContent>
        <w:p w14:paraId="000007EE" w14:textId="77777777" w:rsidR="00CF3663" w:rsidRDefault="00000000">
          <w:pPr>
            <w:numPr>
              <w:ilvl w:val="1"/>
              <w:numId w:val="130"/>
            </w:numPr>
            <w:tabs>
              <w:tab w:val="left" w:pos="720"/>
              <w:tab w:val="left" w:pos="1440"/>
            </w:tabs>
            <w:spacing w:before="240"/>
            <w:rPr>
              <w:ins w:id="3686" w:author="BHA Regulatory Affairs Unit" w:date="2026-07-29T16:06:00Z"/>
            </w:rPr>
          </w:pPr>
          <w:sdt>
            <w:sdtPr>
              <w:tag w:val="goog_rdk_3677"/>
              <w:id w:val="-341578655"/>
            </w:sdtPr>
            <w:sdtContent>
              <w:ins w:id="3687" w:author="BHA Regulatory Affairs Unit" w:date="2026-07-29T16:06:00Z">
                <w:r>
                  <w:t>The circumstances under which the procedure will be terminated.</w:t>
                </w:r>
              </w:ins>
            </w:sdtContent>
          </w:sdt>
        </w:p>
      </w:sdtContent>
    </w:sdt>
    <w:sdt>
      <w:sdtPr>
        <w:tag w:val="goog_rdk_3680"/>
        <w:id w:val="-774135779"/>
      </w:sdtPr>
      <w:sdtContent>
        <w:p w14:paraId="000007EF" w14:textId="77777777" w:rsidR="00CF3663" w:rsidRDefault="00000000">
          <w:pPr>
            <w:numPr>
              <w:ilvl w:val="0"/>
              <w:numId w:val="130"/>
            </w:numPr>
            <w:tabs>
              <w:tab w:val="left" w:pos="720"/>
              <w:tab w:val="left" w:pos="1440"/>
            </w:tabs>
            <w:spacing w:before="240"/>
            <w:rPr>
              <w:ins w:id="3688" w:author="BHA Regulatory Affairs Unit" w:date="2026-07-29T16:06:00Z"/>
            </w:rPr>
          </w:pPr>
          <w:sdt>
            <w:sdtPr>
              <w:tag w:val="goog_rdk_3679"/>
              <w:id w:val="145271125"/>
            </w:sdtPr>
            <w:sdtContent>
              <w:ins w:id="3689" w:author="BHA Regulatory Affairs Unit" w:date="2026-07-29T16:06:00Z">
                <w:r>
                  <w:t>The explanation for the use of seclusion/restraint shall been given to an individual and an individual’s legal representative, when applicable, and must be documented in the clinical record.</w:t>
                </w:r>
              </w:ins>
            </w:sdtContent>
          </w:sdt>
        </w:p>
      </w:sdtContent>
    </w:sdt>
    <w:sdt>
      <w:sdtPr>
        <w:tag w:val="goog_rdk_3682"/>
        <w:id w:val="-620962130"/>
      </w:sdtPr>
      <w:sdtContent>
        <w:p w14:paraId="000007F0" w14:textId="77777777" w:rsidR="00CF3663" w:rsidRDefault="00000000">
          <w:pPr>
            <w:numPr>
              <w:ilvl w:val="0"/>
              <w:numId w:val="130"/>
            </w:numPr>
            <w:tabs>
              <w:tab w:val="left" w:pos="720"/>
              <w:tab w:val="left" w:pos="1440"/>
            </w:tabs>
            <w:spacing w:before="240"/>
            <w:rPr>
              <w:ins w:id="3690" w:author="BHA Regulatory Affairs Unit" w:date="2026-07-29T16:06:00Z"/>
            </w:rPr>
          </w:pPr>
          <w:sdt>
            <w:sdtPr>
              <w:tag w:val="goog_rdk_3681"/>
              <w:id w:val="984037252"/>
            </w:sdtPr>
            <w:sdtContent>
              <w:ins w:id="3691" w:author="BHA Regulatory Affairs Unit" w:date="2026-07-29T16:06:00Z">
                <w:r>
                  <w:t>As soon as possible, upon termination of seclusion and/or restraint, personnel shall debrief with an individual and assess for any traumatic stress that may have been triggered as a result of seclusion/restraint.</w:t>
                </w:r>
              </w:ins>
            </w:sdtContent>
          </w:sdt>
        </w:p>
      </w:sdtContent>
    </w:sdt>
    <w:sdt>
      <w:sdtPr>
        <w:tag w:val="goog_rdk_3684"/>
        <w:id w:val="650346996"/>
      </w:sdtPr>
      <w:sdtContent>
        <w:p w14:paraId="000007F1" w14:textId="77777777" w:rsidR="00CF3663" w:rsidRDefault="00000000">
          <w:pPr>
            <w:keepNext/>
            <w:spacing w:before="240" w:after="60"/>
            <w:ind w:firstLine="0"/>
            <w:rPr>
              <w:ins w:id="3692" w:author="BHA Regulatory Affairs Unit" w:date="2026-07-29T16:06:00Z"/>
              <w:b/>
              <w:bCs/>
            </w:rPr>
          </w:pPr>
          <w:sdt>
            <w:sdtPr>
              <w:tag w:val="goog_rdk_3683"/>
              <w:id w:val="1485014502"/>
            </w:sdtPr>
            <w:sdtContent>
              <w:ins w:id="3693" w:author="BHA Regulatory Affairs Unit" w:date="2026-07-29T16:06:00Z">
                <w:r>
                  <w:rPr>
                    <w:b/>
                    <w:bCs/>
                  </w:rPr>
                  <w:t>1.19.11</w:t>
                </w:r>
                <w:r>
                  <w:rPr>
                    <w:b/>
                    <w:bCs/>
                  </w:rPr>
                  <w:tab/>
                  <w:t>Observation and Care of Individuals in Seclusion and/or Restraint</w:t>
                </w:r>
              </w:ins>
            </w:sdtContent>
          </w:sdt>
        </w:p>
      </w:sdtContent>
    </w:sdt>
    <w:sdt>
      <w:sdtPr>
        <w:tag w:val="goog_rdk_3686"/>
        <w:id w:val="1829300173"/>
      </w:sdtPr>
      <w:sdtContent>
        <w:p w14:paraId="000007F2" w14:textId="77777777" w:rsidR="00CF3663" w:rsidRDefault="00000000">
          <w:pPr>
            <w:numPr>
              <w:ilvl w:val="0"/>
              <w:numId w:val="131"/>
            </w:numPr>
            <w:tabs>
              <w:tab w:val="left" w:pos="720"/>
              <w:tab w:val="left" w:pos="1440"/>
            </w:tabs>
            <w:spacing w:before="240"/>
            <w:rPr>
              <w:ins w:id="3694" w:author="BHA Regulatory Affairs Unit" w:date="2026-07-29T16:06:00Z"/>
            </w:rPr>
          </w:pPr>
          <w:sdt>
            <w:sdtPr>
              <w:tag w:val="goog_rdk_3685"/>
              <w:id w:val="-514322109"/>
            </w:sdtPr>
            <w:sdtContent>
              <w:ins w:id="3695" w:author="BHA Regulatory Affairs Unit" w:date="2026-07-29T16:06:00Z">
                <w:r>
                  <w:t>An individual who is in seclusion/restraint must be observed in-person by trained agency personnel. Observation for an individual in restraint must not be more than ten (10) feet physical distance from an individual. Any individual placed in seclusion must be observed through direct observation, and not solely through video surveillance.</w:t>
                </w:r>
              </w:ins>
            </w:sdtContent>
          </w:sdt>
        </w:p>
      </w:sdtContent>
    </w:sdt>
    <w:sdt>
      <w:sdtPr>
        <w:tag w:val="goog_rdk_3688"/>
        <w:id w:val="780745124"/>
      </w:sdtPr>
      <w:sdtContent>
        <w:p w14:paraId="000007F3" w14:textId="77777777" w:rsidR="00CF3663" w:rsidRDefault="00000000">
          <w:pPr>
            <w:numPr>
              <w:ilvl w:val="1"/>
              <w:numId w:val="131"/>
            </w:numPr>
            <w:tabs>
              <w:tab w:val="left" w:pos="720"/>
              <w:tab w:val="left" w:pos="1440"/>
            </w:tabs>
            <w:spacing w:before="240"/>
            <w:rPr>
              <w:ins w:id="3696" w:author="BHA Regulatory Affairs Unit" w:date="2026-07-29T16:06:00Z"/>
            </w:rPr>
          </w:pPr>
          <w:sdt>
            <w:sdtPr>
              <w:tag w:val="goog_rdk_3687"/>
              <w:id w:val="1700997477"/>
            </w:sdtPr>
            <w:sdtContent>
              <w:ins w:id="3697" w:author="BHA Regulatory Affairs Unit" w:date="2026-07-29T16:06:00Z">
                <w:r>
                  <w:t>Such observation, along with the behavior of an individual, must be documented every fifteen (15) minutes.</w:t>
                </w:r>
              </w:ins>
            </w:sdtContent>
          </w:sdt>
        </w:p>
      </w:sdtContent>
    </w:sdt>
    <w:sdt>
      <w:sdtPr>
        <w:tag w:val="goog_rdk_3690"/>
        <w:id w:val="1936729762"/>
      </w:sdtPr>
      <w:sdtContent>
        <w:p w14:paraId="000007F4" w14:textId="77777777" w:rsidR="00CF3663" w:rsidRDefault="00000000">
          <w:pPr>
            <w:numPr>
              <w:ilvl w:val="0"/>
              <w:numId w:val="131"/>
            </w:numPr>
            <w:tabs>
              <w:tab w:val="left" w:pos="720"/>
              <w:tab w:val="left" w:pos="1440"/>
            </w:tabs>
            <w:spacing w:before="240"/>
            <w:rPr>
              <w:ins w:id="3698" w:author="BHA Regulatory Affairs Unit" w:date="2026-07-29T16:06:00Z"/>
            </w:rPr>
          </w:pPr>
          <w:sdt>
            <w:sdtPr>
              <w:tag w:val="goog_rdk_3689"/>
              <w:id w:val="-1024634341"/>
            </w:sdtPr>
            <w:sdtContent>
              <w:ins w:id="3699" w:author="BHA Regulatory Affairs Unit" w:date="2026-07-29T16:06:00Z">
                <w:r>
                  <w:t>Unless contraindicated by an individual's condition, such observation must include consistent efforts to interact personally with an individual throughout the episode.</w:t>
                </w:r>
              </w:ins>
            </w:sdtContent>
          </w:sdt>
        </w:p>
      </w:sdtContent>
    </w:sdt>
    <w:sdt>
      <w:sdtPr>
        <w:tag w:val="goog_rdk_3692"/>
        <w:id w:val="1121981923"/>
      </w:sdtPr>
      <w:sdtContent>
        <w:p w14:paraId="000007F5" w14:textId="77777777" w:rsidR="00CF3663" w:rsidRDefault="00000000">
          <w:pPr>
            <w:numPr>
              <w:ilvl w:val="1"/>
              <w:numId w:val="131"/>
            </w:numPr>
            <w:tabs>
              <w:tab w:val="left" w:pos="720"/>
              <w:tab w:val="left" w:pos="1440"/>
            </w:tabs>
            <w:spacing w:before="240"/>
            <w:rPr>
              <w:ins w:id="3700" w:author="BHA Regulatory Affairs Unit" w:date="2026-07-29T16:06:00Z"/>
            </w:rPr>
          </w:pPr>
          <w:sdt>
            <w:sdtPr>
              <w:tag w:val="goog_rdk_3691"/>
              <w:id w:val="1623072124"/>
            </w:sdtPr>
            <w:sdtContent>
              <w:ins w:id="3701" w:author="BHA Regulatory Affairs Unit" w:date="2026-07-29T16:06:00Z">
                <w:r>
                  <w:t>Contraindications shall be documented in the clinical record.</w:t>
                </w:r>
              </w:ins>
            </w:sdtContent>
          </w:sdt>
        </w:p>
      </w:sdtContent>
    </w:sdt>
    <w:sdt>
      <w:sdtPr>
        <w:tag w:val="goog_rdk_3694"/>
        <w:id w:val="886422348"/>
      </w:sdtPr>
      <w:sdtContent>
        <w:p w14:paraId="000007F6" w14:textId="77777777" w:rsidR="00CF3663" w:rsidRDefault="00000000">
          <w:pPr>
            <w:numPr>
              <w:ilvl w:val="0"/>
              <w:numId w:val="131"/>
            </w:numPr>
            <w:tabs>
              <w:tab w:val="left" w:pos="720"/>
              <w:tab w:val="left" w:pos="1440"/>
            </w:tabs>
            <w:spacing w:before="240"/>
            <w:rPr>
              <w:ins w:id="3702" w:author="BHA Regulatory Affairs Unit" w:date="2026-07-29T16:06:00Z"/>
            </w:rPr>
          </w:pPr>
          <w:sdt>
            <w:sdtPr>
              <w:tag w:val="goog_rdk_3693"/>
              <w:id w:val="-1806234129"/>
            </w:sdtPr>
            <w:sdtContent>
              <w:ins w:id="3703" w:author="BHA Regulatory Affairs Unit" w:date="2026-07-29T16:06:00Z">
                <w:r>
                  <w:t>Ongoing provisions must be made for nursing care, hygiene, diet, and motion of any restrained limbs throughout the episode.</w:t>
                </w:r>
              </w:ins>
            </w:sdtContent>
          </w:sdt>
        </w:p>
      </w:sdtContent>
    </w:sdt>
    <w:sdt>
      <w:sdtPr>
        <w:tag w:val="goog_rdk_3696"/>
        <w:id w:val="1229807281"/>
      </w:sdtPr>
      <w:sdtContent>
        <w:p w14:paraId="000007F7" w14:textId="77777777" w:rsidR="00CF3663" w:rsidRDefault="00000000">
          <w:pPr>
            <w:numPr>
              <w:ilvl w:val="0"/>
              <w:numId w:val="131"/>
            </w:numPr>
            <w:tabs>
              <w:tab w:val="left" w:pos="720"/>
              <w:tab w:val="left" w:pos="1440"/>
            </w:tabs>
            <w:spacing w:before="240"/>
            <w:rPr>
              <w:ins w:id="3704" w:author="BHA Regulatory Affairs Unit" w:date="2026-07-29T16:06:00Z"/>
            </w:rPr>
          </w:pPr>
          <w:sdt>
            <w:sdtPr>
              <w:tag w:val="goog_rdk_3695"/>
              <w:id w:val="-715783504"/>
            </w:sdtPr>
            <w:sdtContent>
              <w:ins w:id="3705" w:author="BHA Regulatory Affairs Unit" w:date="2026-07-29T16:06:00Z">
                <w:r>
                  <w:t>Agency personnel must maintain a continuous line-of-sight throughout the episode for an individual held in mechanical restraints.</w:t>
                </w:r>
              </w:ins>
            </w:sdtContent>
          </w:sdt>
        </w:p>
      </w:sdtContent>
    </w:sdt>
    <w:sdt>
      <w:sdtPr>
        <w:tag w:val="goog_rdk_3698"/>
        <w:id w:val="375486367"/>
      </w:sdtPr>
      <w:sdtContent>
        <w:p w14:paraId="000007F8" w14:textId="77777777" w:rsidR="00CF3663" w:rsidRDefault="00000000">
          <w:pPr>
            <w:numPr>
              <w:ilvl w:val="0"/>
              <w:numId w:val="131"/>
            </w:numPr>
            <w:tabs>
              <w:tab w:val="left" w:pos="720"/>
              <w:tab w:val="left" w:pos="1440"/>
            </w:tabs>
            <w:spacing w:before="240"/>
            <w:rPr>
              <w:ins w:id="3706" w:author="BHA Regulatory Affairs Unit" w:date="2026-07-29T16:06:00Z"/>
            </w:rPr>
          </w:pPr>
          <w:sdt>
            <w:sdtPr>
              <w:tag w:val="goog_rdk_3697"/>
              <w:id w:val="1074109612"/>
            </w:sdtPr>
            <w:sdtContent>
              <w:ins w:id="3707" w:author="BHA Regulatory Affairs Unit" w:date="2026-07-29T16:06:00Z">
                <w:r>
                  <w:t>For individuals held in mechanical restraints, agency personnel must observe an individual every fifteen (15) minutes, at least, to ensure:</w:t>
                </w:r>
              </w:ins>
            </w:sdtContent>
          </w:sdt>
        </w:p>
      </w:sdtContent>
    </w:sdt>
    <w:sdt>
      <w:sdtPr>
        <w:tag w:val="goog_rdk_3700"/>
        <w:id w:val="-1116487427"/>
      </w:sdtPr>
      <w:sdtContent>
        <w:p w14:paraId="000007F9" w14:textId="77777777" w:rsidR="00CF3663" w:rsidRDefault="00000000">
          <w:pPr>
            <w:numPr>
              <w:ilvl w:val="1"/>
              <w:numId w:val="131"/>
            </w:numPr>
            <w:tabs>
              <w:tab w:val="left" w:pos="720"/>
              <w:tab w:val="left" w:pos="1440"/>
            </w:tabs>
            <w:spacing w:before="240"/>
            <w:rPr>
              <w:ins w:id="3708" w:author="BHA Regulatory Affairs Unit" w:date="2026-07-29T16:06:00Z"/>
            </w:rPr>
          </w:pPr>
          <w:sdt>
            <w:sdtPr>
              <w:tag w:val="goog_rdk_3699"/>
              <w:id w:val="622409494"/>
            </w:sdtPr>
            <w:sdtContent>
              <w:ins w:id="3709" w:author="BHA Regulatory Affairs Unit" w:date="2026-07-29T16:06:00Z">
                <w:r>
                  <w:t>An individual is properly positioned;</w:t>
                </w:r>
              </w:ins>
            </w:sdtContent>
          </w:sdt>
        </w:p>
      </w:sdtContent>
    </w:sdt>
    <w:sdt>
      <w:sdtPr>
        <w:tag w:val="goog_rdk_3702"/>
        <w:id w:val="-800466797"/>
      </w:sdtPr>
      <w:sdtContent>
        <w:p w14:paraId="000007FA" w14:textId="77777777" w:rsidR="00CF3663" w:rsidRDefault="00000000">
          <w:pPr>
            <w:numPr>
              <w:ilvl w:val="1"/>
              <w:numId w:val="131"/>
            </w:numPr>
            <w:tabs>
              <w:tab w:val="left" w:pos="720"/>
              <w:tab w:val="left" w:pos="1440"/>
            </w:tabs>
            <w:spacing w:before="240"/>
            <w:rPr>
              <w:ins w:id="3710" w:author="BHA Regulatory Affairs Unit" w:date="2026-07-29T16:06:00Z"/>
            </w:rPr>
          </w:pPr>
          <w:sdt>
            <w:sdtPr>
              <w:tag w:val="goog_rdk_3701"/>
              <w:id w:val="762968071"/>
            </w:sdtPr>
            <w:sdtContent>
              <w:ins w:id="3711" w:author="BHA Regulatory Affairs Unit" w:date="2026-07-29T16:06:00Z">
                <w:r>
                  <w:t>An individual’s blood circulation is not restricted;</w:t>
                </w:r>
              </w:ins>
            </w:sdtContent>
          </w:sdt>
        </w:p>
      </w:sdtContent>
    </w:sdt>
    <w:sdt>
      <w:sdtPr>
        <w:tag w:val="goog_rdk_3704"/>
        <w:id w:val="-1273475668"/>
      </w:sdtPr>
      <w:sdtContent>
        <w:p w14:paraId="000007FB" w14:textId="77777777" w:rsidR="00CF3663" w:rsidRDefault="00000000">
          <w:pPr>
            <w:numPr>
              <w:ilvl w:val="1"/>
              <w:numId w:val="131"/>
            </w:numPr>
            <w:tabs>
              <w:tab w:val="left" w:pos="720"/>
              <w:tab w:val="left" w:pos="1440"/>
            </w:tabs>
            <w:spacing w:before="240"/>
            <w:rPr>
              <w:ins w:id="3712" w:author="BHA Regulatory Affairs Unit" w:date="2026-07-29T16:06:00Z"/>
            </w:rPr>
          </w:pPr>
          <w:sdt>
            <w:sdtPr>
              <w:tag w:val="goog_rdk_3703"/>
              <w:id w:val="-1307759564"/>
            </w:sdtPr>
            <w:sdtContent>
              <w:ins w:id="3713" w:author="BHA Regulatory Affairs Unit" w:date="2026-07-29T16:06:00Z">
                <w:r>
                  <w:t>An individual’s airway is not obstructed; and</w:t>
                </w:r>
              </w:ins>
            </w:sdtContent>
          </w:sdt>
        </w:p>
      </w:sdtContent>
    </w:sdt>
    <w:sdt>
      <w:sdtPr>
        <w:tag w:val="goog_rdk_3706"/>
        <w:id w:val="941942732"/>
      </w:sdtPr>
      <w:sdtContent>
        <w:p w14:paraId="000007FC" w14:textId="77777777" w:rsidR="00CF3663" w:rsidRDefault="00000000">
          <w:pPr>
            <w:numPr>
              <w:ilvl w:val="1"/>
              <w:numId w:val="131"/>
            </w:numPr>
            <w:tabs>
              <w:tab w:val="left" w:pos="720"/>
              <w:tab w:val="left" w:pos="1440"/>
            </w:tabs>
            <w:spacing w:before="240"/>
            <w:rPr>
              <w:ins w:id="3714" w:author="BHA Regulatory Affairs Unit" w:date="2026-07-29T16:06:00Z"/>
            </w:rPr>
          </w:pPr>
          <w:sdt>
            <w:sdtPr>
              <w:tag w:val="goog_rdk_3705"/>
              <w:id w:val="617821921"/>
            </w:sdtPr>
            <w:sdtContent>
              <w:ins w:id="3715" w:author="BHA Regulatory Affairs Unit" w:date="2026-07-29T16:06:00Z">
                <w:r>
                  <w:t>An individual’s other physical needs are met, pursuant to this Part 1.19.11 of this Chapter 1.</w:t>
                </w:r>
              </w:ins>
            </w:sdtContent>
          </w:sdt>
        </w:p>
      </w:sdtContent>
    </w:sdt>
    <w:sdt>
      <w:sdtPr>
        <w:tag w:val="goog_rdk_3708"/>
        <w:id w:val="566312145"/>
      </w:sdtPr>
      <w:sdtContent>
        <w:p w14:paraId="000007FD" w14:textId="77777777" w:rsidR="00CF3663" w:rsidRDefault="00000000">
          <w:pPr>
            <w:numPr>
              <w:ilvl w:val="0"/>
              <w:numId w:val="131"/>
            </w:numPr>
            <w:tabs>
              <w:tab w:val="left" w:pos="720"/>
              <w:tab w:val="left" w:pos="1440"/>
            </w:tabs>
            <w:spacing w:before="240"/>
            <w:rPr>
              <w:ins w:id="3716" w:author="BHA Regulatory Affairs Unit" w:date="2026-07-29T16:06:00Z"/>
            </w:rPr>
          </w:pPr>
          <w:sdt>
            <w:sdtPr>
              <w:tag w:val="goog_rdk_3707"/>
              <w:id w:val="-759767716"/>
            </w:sdtPr>
            <w:sdtContent>
              <w:ins w:id="3717" w:author="BHA Regulatory Affairs Unit" w:date="2026-07-29T16:06:00Z">
                <w:r>
                  <w:t>For individuals held in mechanical restraints, agencies shall offer relief periods of at least ten (10) minutes, as often as every two (2) hours, so long as relief from the mechanical restraint is determined by personnel to be safe, pursuant to Part 1.19.1 of this Chapter 1.</w:t>
                </w:r>
              </w:ins>
            </w:sdtContent>
          </w:sdt>
        </w:p>
      </w:sdtContent>
    </w:sdt>
    <w:sdt>
      <w:sdtPr>
        <w:tag w:val="goog_rdk_3710"/>
        <w:id w:val="1035913874"/>
      </w:sdtPr>
      <w:sdtContent>
        <w:p w14:paraId="000007FE" w14:textId="77777777" w:rsidR="00CF3663" w:rsidRDefault="00000000">
          <w:pPr>
            <w:numPr>
              <w:ilvl w:val="0"/>
              <w:numId w:val="131"/>
            </w:numPr>
            <w:tabs>
              <w:tab w:val="left" w:pos="720"/>
              <w:tab w:val="left" w:pos="1440"/>
            </w:tabs>
            <w:spacing w:before="240"/>
            <w:rPr>
              <w:ins w:id="3718" w:author="BHA Regulatory Affairs Unit" w:date="2026-07-29T16:06:00Z"/>
            </w:rPr>
          </w:pPr>
          <w:sdt>
            <w:sdtPr>
              <w:tag w:val="goog_rdk_3709"/>
              <w:id w:val="-972867874"/>
            </w:sdtPr>
            <w:sdtContent>
              <w:ins w:id="3719" w:author="BHA Regulatory Affairs Unit" w:date="2026-07-29T16:06:00Z">
                <w:r>
                  <w:t>Personnel must document relief periods, both offered and granted.</w:t>
                </w:r>
              </w:ins>
            </w:sdtContent>
          </w:sdt>
        </w:p>
      </w:sdtContent>
    </w:sdt>
    <w:sdt>
      <w:sdtPr>
        <w:tag w:val="goog_rdk_3712"/>
        <w:id w:val="2107038932"/>
      </w:sdtPr>
      <w:sdtContent>
        <w:p w14:paraId="000007FF" w14:textId="77777777" w:rsidR="00CF3663" w:rsidRDefault="00000000">
          <w:pPr>
            <w:numPr>
              <w:ilvl w:val="0"/>
              <w:numId w:val="131"/>
            </w:numPr>
            <w:tabs>
              <w:tab w:val="left" w:pos="720"/>
              <w:tab w:val="left" w:pos="1440"/>
            </w:tabs>
            <w:spacing w:before="240"/>
            <w:rPr>
              <w:ins w:id="3720" w:author="BHA Regulatory Affairs Unit" w:date="2026-07-29T16:06:00Z"/>
            </w:rPr>
          </w:pPr>
          <w:sdt>
            <w:sdtPr>
              <w:tag w:val="goog_rdk_3711"/>
              <w:id w:val="-801435852"/>
            </w:sdtPr>
            <w:sdtContent>
              <w:ins w:id="3721" w:author="BHA Regulatory Affairs Unit" w:date="2026-07-29T16:06:00Z">
                <w:r>
                  <w:t>An individual must have access to food at least every four (4) hours.</w:t>
                </w:r>
              </w:ins>
            </w:sdtContent>
          </w:sdt>
        </w:p>
      </w:sdtContent>
    </w:sdt>
    <w:sdt>
      <w:sdtPr>
        <w:tag w:val="goog_rdk_3714"/>
        <w:id w:val="-1061482855"/>
      </w:sdtPr>
      <w:sdtContent>
        <w:p w14:paraId="00000800" w14:textId="77777777" w:rsidR="00CF3663" w:rsidRDefault="00000000">
          <w:pPr>
            <w:numPr>
              <w:ilvl w:val="0"/>
              <w:numId w:val="131"/>
            </w:numPr>
            <w:tabs>
              <w:tab w:val="left" w:pos="720"/>
              <w:tab w:val="left" w:pos="1440"/>
            </w:tabs>
            <w:spacing w:before="240"/>
            <w:rPr>
              <w:ins w:id="3722" w:author="BHA Regulatory Affairs Unit" w:date="2026-07-29T16:06:00Z"/>
            </w:rPr>
          </w:pPr>
          <w:sdt>
            <w:sdtPr>
              <w:tag w:val="goog_rdk_3713"/>
              <w:id w:val="-990462361"/>
            </w:sdtPr>
            <w:sdtContent>
              <w:ins w:id="3723" w:author="BHA Regulatory Affairs Unit" w:date="2026-07-29T16:06:00Z">
                <w:r>
                  <w:t>An individual must have access to fluids and toileting upon request, or during offered relief periods, but must be offered every two (2) hours, at a minimum.</w:t>
                </w:r>
              </w:ins>
            </w:sdtContent>
          </w:sdt>
        </w:p>
      </w:sdtContent>
    </w:sdt>
    <w:sdt>
      <w:sdtPr>
        <w:tag w:val="goog_rdk_3716"/>
        <w:id w:val="-259826038"/>
      </w:sdtPr>
      <w:sdtContent>
        <w:p w14:paraId="00000801" w14:textId="77777777" w:rsidR="00CF3663" w:rsidRDefault="00000000">
          <w:pPr>
            <w:numPr>
              <w:ilvl w:val="1"/>
              <w:numId w:val="131"/>
            </w:numPr>
            <w:tabs>
              <w:tab w:val="left" w:pos="720"/>
              <w:tab w:val="left" w:pos="1440"/>
            </w:tabs>
            <w:spacing w:before="240"/>
            <w:rPr>
              <w:ins w:id="3724" w:author="BHA Regulatory Affairs Unit" w:date="2026-07-29T16:06:00Z"/>
            </w:rPr>
          </w:pPr>
          <w:sdt>
            <w:sdtPr>
              <w:tag w:val="goog_rdk_3715"/>
              <w:id w:val="1392526829"/>
            </w:sdtPr>
            <w:sdtContent>
              <w:ins w:id="3725" w:author="BHA Regulatory Affairs Unit" w:date="2026-07-29T16:06:00Z">
                <w:r>
                  <w:t>During such relief periods, personnel shall ensure proper positioning of an individual and provide movement of limbs, as necessary.</w:t>
                </w:r>
              </w:ins>
            </w:sdtContent>
          </w:sdt>
        </w:p>
      </w:sdtContent>
    </w:sdt>
    <w:sdt>
      <w:sdtPr>
        <w:tag w:val="goog_rdk_3718"/>
        <w:id w:val="-872940286"/>
      </w:sdtPr>
      <w:sdtContent>
        <w:p w14:paraId="00000802" w14:textId="77777777" w:rsidR="00CF3663" w:rsidRDefault="00000000">
          <w:pPr>
            <w:numPr>
              <w:ilvl w:val="0"/>
              <w:numId w:val="131"/>
            </w:numPr>
            <w:tabs>
              <w:tab w:val="left" w:pos="720"/>
              <w:tab w:val="left" w:pos="1440"/>
            </w:tabs>
            <w:spacing w:before="240"/>
            <w:rPr>
              <w:ins w:id="3726" w:author="BHA Regulatory Affairs Unit" w:date="2026-07-29T16:06:00Z"/>
            </w:rPr>
          </w:pPr>
          <w:sdt>
            <w:sdtPr>
              <w:tag w:val="goog_rdk_3717"/>
              <w:id w:val="-133455362"/>
            </w:sdtPr>
            <w:sdtContent>
              <w:ins w:id="3727" w:author="BHA Regulatory Affairs Unit" w:date="2026-07-29T16:06:00Z">
                <w:r>
                  <w:t>Personnel must provide assistance for use of necessary toileting methods.</w:t>
                </w:r>
              </w:ins>
            </w:sdtContent>
          </w:sdt>
        </w:p>
      </w:sdtContent>
    </w:sdt>
    <w:sdt>
      <w:sdtPr>
        <w:tag w:val="goog_rdk_3720"/>
        <w:id w:val="732849618"/>
      </w:sdtPr>
      <w:sdtContent>
        <w:p w14:paraId="00000803" w14:textId="77777777" w:rsidR="00CF3663" w:rsidRDefault="00000000">
          <w:pPr>
            <w:numPr>
              <w:ilvl w:val="1"/>
              <w:numId w:val="131"/>
            </w:numPr>
            <w:tabs>
              <w:tab w:val="left" w:pos="720"/>
              <w:tab w:val="left" w:pos="1440"/>
            </w:tabs>
            <w:spacing w:before="240"/>
            <w:rPr>
              <w:ins w:id="3728" w:author="BHA Regulatory Affairs Unit" w:date="2026-07-29T16:06:00Z"/>
            </w:rPr>
          </w:pPr>
          <w:sdt>
            <w:sdtPr>
              <w:tag w:val="goog_rdk_3719"/>
              <w:id w:val="943234254"/>
            </w:sdtPr>
            <w:sdtContent>
              <w:ins w:id="3729" w:author="BHA Regulatory Affairs Unit" w:date="2026-07-29T16:06:00Z">
                <w:r>
                  <w:t>Appropriate toileting does not include the use of adult diapers, bedpans, or other mobile toileting equipment, if not typically used by an individual, when not restrained or secluded.</w:t>
                </w:r>
              </w:ins>
            </w:sdtContent>
          </w:sdt>
        </w:p>
      </w:sdtContent>
    </w:sdt>
    <w:sdt>
      <w:sdtPr>
        <w:tag w:val="goog_rdk_3722"/>
        <w:id w:val="-1077312315"/>
      </w:sdtPr>
      <w:sdtContent>
        <w:p w14:paraId="00000804" w14:textId="77777777" w:rsidR="00CF3663" w:rsidRDefault="00000000">
          <w:pPr>
            <w:numPr>
              <w:ilvl w:val="1"/>
              <w:numId w:val="131"/>
            </w:numPr>
            <w:tabs>
              <w:tab w:val="left" w:pos="720"/>
              <w:tab w:val="left" w:pos="1440"/>
            </w:tabs>
            <w:spacing w:before="240"/>
            <w:rPr>
              <w:ins w:id="3730" w:author="BHA Regulatory Affairs Unit" w:date="2026-07-29T16:06:00Z"/>
            </w:rPr>
          </w:pPr>
          <w:sdt>
            <w:sdtPr>
              <w:tag w:val="goog_rdk_3721"/>
              <w:id w:val="-118900376"/>
            </w:sdtPr>
            <w:sdtContent>
              <w:ins w:id="3731" w:author="BHA Regulatory Affairs Unit" w:date="2026-07-29T16:06:00Z">
                <w:r>
                  <w:t>If an individual typically uses adult diapers, they are to be changed immediately, when soiled.</w:t>
                </w:r>
              </w:ins>
            </w:sdtContent>
          </w:sdt>
        </w:p>
      </w:sdtContent>
    </w:sdt>
    <w:sdt>
      <w:sdtPr>
        <w:tag w:val="goog_rdk_3724"/>
        <w:id w:val="916294810"/>
      </w:sdtPr>
      <w:sdtContent>
        <w:p w14:paraId="00000805" w14:textId="77777777" w:rsidR="00CF3663" w:rsidRDefault="00000000">
          <w:pPr>
            <w:numPr>
              <w:ilvl w:val="0"/>
              <w:numId w:val="131"/>
            </w:numPr>
            <w:tabs>
              <w:tab w:val="left" w:pos="720"/>
              <w:tab w:val="left" w:pos="1440"/>
            </w:tabs>
            <w:spacing w:before="240"/>
            <w:rPr>
              <w:ins w:id="3732" w:author="BHA Regulatory Affairs Unit" w:date="2026-07-29T16:06:00Z"/>
            </w:rPr>
          </w:pPr>
          <w:sdt>
            <w:sdtPr>
              <w:tag w:val="goog_rdk_3723"/>
              <w:id w:val="1638002417"/>
            </w:sdtPr>
            <w:sdtContent>
              <w:ins w:id="3733" w:author="BHA Regulatory Affairs Unit" w:date="2026-07-29T16:06:00Z">
                <w:r>
                  <w:t>Personnel shall maintain an individual’s dignity and safety during relief periods.</w:t>
                </w:r>
              </w:ins>
            </w:sdtContent>
          </w:sdt>
        </w:p>
      </w:sdtContent>
    </w:sdt>
    <w:sdt>
      <w:sdtPr>
        <w:tag w:val="goog_rdk_3726"/>
        <w:id w:val="-907312299"/>
      </w:sdtPr>
      <w:sdtContent>
        <w:p w14:paraId="00000806" w14:textId="77777777" w:rsidR="00CF3663" w:rsidRDefault="00000000">
          <w:pPr>
            <w:numPr>
              <w:ilvl w:val="0"/>
              <w:numId w:val="131"/>
            </w:numPr>
            <w:tabs>
              <w:tab w:val="left" w:pos="720"/>
              <w:tab w:val="left" w:pos="1440"/>
            </w:tabs>
            <w:spacing w:before="240"/>
            <w:rPr>
              <w:ins w:id="3734" w:author="BHA Regulatory Affairs Unit" w:date="2026-07-29T16:06:00Z"/>
            </w:rPr>
          </w:pPr>
          <w:sdt>
            <w:sdtPr>
              <w:tag w:val="goog_rdk_3725"/>
              <w:id w:val="-1585859734"/>
            </w:sdtPr>
            <w:sdtContent>
              <w:ins w:id="3735" w:author="BHA Regulatory Affairs Unit" w:date="2026-07-29T16:06:00Z">
                <w:r>
                  <w:t>Cameras and other electronic monitoring devices must not replace face-to-face observations.</w:t>
                </w:r>
              </w:ins>
            </w:sdtContent>
          </w:sdt>
        </w:p>
      </w:sdtContent>
    </w:sdt>
    <w:sdt>
      <w:sdtPr>
        <w:tag w:val="goog_rdk_3728"/>
        <w:id w:val="-1497676638"/>
      </w:sdtPr>
      <w:sdtContent>
        <w:p w14:paraId="00000807" w14:textId="77777777" w:rsidR="00CF3663" w:rsidRDefault="00000000">
          <w:pPr>
            <w:numPr>
              <w:ilvl w:val="0"/>
              <w:numId w:val="131"/>
            </w:numPr>
            <w:tabs>
              <w:tab w:val="left" w:pos="720"/>
              <w:tab w:val="left" w:pos="1440"/>
            </w:tabs>
            <w:spacing w:before="240"/>
            <w:rPr>
              <w:ins w:id="3736" w:author="BHA Regulatory Affairs Unit" w:date="2026-07-29T16:06:00Z"/>
            </w:rPr>
          </w:pPr>
          <w:sdt>
            <w:sdtPr>
              <w:tag w:val="goog_rdk_3727"/>
              <w:id w:val="-1489046433"/>
            </w:sdtPr>
            <w:sdtContent>
              <w:ins w:id="3737" w:author="BHA Regulatory Affairs Unit" w:date="2026-07-29T16:06:00Z">
                <w:r>
                  <w:t>To the extent that the duties specified in Sections 26-20-101 through -111, C.R.S. are more protective of individual rights or are in conflict with the provisions in this Part 1.19.11 of this Chapter 1, the provisions of Section 26-20-101 through -111, C.R.S., shall apply.</w:t>
                </w:r>
              </w:ins>
            </w:sdtContent>
          </w:sdt>
        </w:p>
      </w:sdtContent>
    </w:sdt>
    <w:sdt>
      <w:sdtPr>
        <w:tag w:val="goog_rdk_3730"/>
        <w:id w:val="1237415972"/>
      </w:sdtPr>
      <w:sdtContent>
        <w:p w14:paraId="00000808" w14:textId="77777777" w:rsidR="00CF3663" w:rsidRDefault="00000000">
          <w:pPr>
            <w:keepNext/>
            <w:spacing w:before="240" w:after="60"/>
            <w:ind w:firstLine="0"/>
            <w:rPr>
              <w:ins w:id="3738" w:author="BHA Regulatory Affairs Unit" w:date="2026-07-29T16:06:00Z"/>
              <w:b/>
              <w:bCs/>
            </w:rPr>
          </w:pPr>
          <w:sdt>
            <w:sdtPr>
              <w:tag w:val="goog_rdk_3729"/>
              <w:id w:val="461835951"/>
            </w:sdtPr>
            <w:sdtContent>
              <w:ins w:id="3739" w:author="BHA Regulatory Affairs Unit" w:date="2026-07-29T16:06:00Z">
                <w:r>
                  <w:rPr>
                    <w:b/>
                    <w:bCs/>
                  </w:rPr>
                  <w:t>1.19.12</w:t>
                </w:r>
                <w:r>
                  <w:rPr>
                    <w:b/>
                    <w:bCs/>
                  </w:rPr>
                  <w:tab/>
                  <w:t>Continued Use of Seclusion and/or Restraint</w:t>
                </w:r>
              </w:ins>
            </w:sdtContent>
          </w:sdt>
        </w:p>
      </w:sdtContent>
    </w:sdt>
    <w:sdt>
      <w:sdtPr>
        <w:tag w:val="goog_rdk_3732"/>
        <w:id w:val="-838220878"/>
      </w:sdtPr>
      <w:sdtContent>
        <w:p w14:paraId="00000809" w14:textId="77777777" w:rsidR="00CF3663" w:rsidRDefault="00000000">
          <w:pPr>
            <w:numPr>
              <w:ilvl w:val="0"/>
              <w:numId w:val="132"/>
            </w:numPr>
            <w:tabs>
              <w:tab w:val="left" w:pos="720"/>
              <w:tab w:val="left" w:pos="1440"/>
            </w:tabs>
            <w:spacing w:before="240"/>
            <w:rPr>
              <w:ins w:id="3740" w:author="BHA Regulatory Affairs Unit" w:date="2026-07-29T16:06:00Z"/>
            </w:rPr>
          </w:pPr>
          <w:sdt>
            <w:sdtPr>
              <w:tag w:val="goog_rdk_3731"/>
              <w:id w:val="1393315092"/>
            </w:sdtPr>
            <w:sdtContent>
              <w:ins w:id="3741" w:author="BHA Regulatory Affairs Unit" w:date="2026-07-29T16:06:00Z">
                <w:r>
                  <w:t>Personnel must document efforts to ensure that the use of seclusion/restraint is as brief as possible.</w:t>
                </w:r>
              </w:ins>
            </w:sdtContent>
          </w:sdt>
        </w:p>
      </w:sdtContent>
    </w:sdt>
    <w:sdt>
      <w:sdtPr>
        <w:tag w:val="goog_rdk_3734"/>
        <w:id w:val="89912297"/>
      </w:sdtPr>
      <w:sdtContent>
        <w:p w14:paraId="0000080A" w14:textId="77777777" w:rsidR="00CF3663" w:rsidRDefault="00000000">
          <w:pPr>
            <w:numPr>
              <w:ilvl w:val="0"/>
              <w:numId w:val="132"/>
            </w:numPr>
            <w:tabs>
              <w:tab w:val="left" w:pos="720"/>
              <w:tab w:val="left" w:pos="1440"/>
            </w:tabs>
            <w:spacing w:before="240"/>
            <w:rPr>
              <w:ins w:id="3742" w:author="BHA Regulatory Affairs Unit" w:date="2026-07-29T16:06:00Z"/>
            </w:rPr>
          </w:pPr>
          <w:sdt>
            <w:sdtPr>
              <w:tag w:val="goog_rdk_3733"/>
              <w:id w:val="-505886326"/>
            </w:sdtPr>
            <w:sdtContent>
              <w:ins w:id="3743" w:author="BHA Regulatory Affairs Unit" w:date="2026-07-29T16:06:00Z">
                <w:r>
                  <w:t>Seclusion and/or any type of restraint must not be ordered on an “as needed” basis.</w:t>
                </w:r>
              </w:ins>
            </w:sdtContent>
          </w:sdt>
        </w:p>
      </w:sdtContent>
    </w:sdt>
    <w:sdt>
      <w:sdtPr>
        <w:tag w:val="goog_rdk_3736"/>
        <w:id w:val="1066918961"/>
      </w:sdtPr>
      <w:sdtContent>
        <w:p w14:paraId="0000080B" w14:textId="77777777" w:rsidR="00CF3663" w:rsidRDefault="00000000">
          <w:pPr>
            <w:numPr>
              <w:ilvl w:val="0"/>
              <w:numId w:val="132"/>
            </w:numPr>
            <w:tabs>
              <w:tab w:val="left" w:pos="720"/>
              <w:tab w:val="left" w:pos="1440"/>
            </w:tabs>
            <w:spacing w:before="240"/>
            <w:rPr>
              <w:ins w:id="3744" w:author="BHA Regulatory Affairs Unit" w:date="2026-07-29T16:06:00Z"/>
            </w:rPr>
          </w:pPr>
          <w:sdt>
            <w:sdtPr>
              <w:tag w:val="goog_rdk_3735"/>
              <w:id w:val="251697023"/>
            </w:sdtPr>
            <w:sdtContent>
              <w:ins w:id="3745" w:author="BHA Regulatory Affairs Unit" w:date="2026-07-29T16:06:00Z">
                <w:r>
                  <w:t>Continued seclusion/restraint, in excess of twenty-four (24) hours, shall require an administrative review.</w:t>
                </w:r>
              </w:ins>
            </w:sdtContent>
          </w:sdt>
        </w:p>
      </w:sdtContent>
    </w:sdt>
    <w:sdt>
      <w:sdtPr>
        <w:tag w:val="goog_rdk_3738"/>
        <w:id w:val="1208633808"/>
      </w:sdtPr>
      <w:sdtContent>
        <w:p w14:paraId="0000080C" w14:textId="77777777" w:rsidR="00CF3663" w:rsidRDefault="00000000">
          <w:pPr>
            <w:numPr>
              <w:ilvl w:val="1"/>
              <w:numId w:val="132"/>
            </w:numPr>
            <w:tabs>
              <w:tab w:val="left" w:pos="720"/>
              <w:tab w:val="left" w:pos="1440"/>
            </w:tabs>
            <w:spacing w:before="240"/>
            <w:rPr>
              <w:ins w:id="3746" w:author="BHA Regulatory Affairs Unit" w:date="2026-07-29T16:06:00Z"/>
            </w:rPr>
          </w:pPr>
          <w:sdt>
            <w:sdtPr>
              <w:tag w:val="goog_rdk_3737"/>
              <w:id w:val="-646541160"/>
            </w:sdtPr>
            <w:sdtContent>
              <w:ins w:id="3747" w:author="BHA Regulatory Affairs Unit" w:date="2026-07-29T16:06:00Z">
                <w:r>
                  <w:t>The administrative reviewer shall be a different authorized practitioner with the authority and knowledge necessary to review clinical information and reach a determination that the extension of a seclusion and/or restraint episode beyond twenty- four (24) hours is clinically necessary.</w:t>
                </w:r>
              </w:ins>
            </w:sdtContent>
          </w:sdt>
        </w:p>
      </w:sdtContent>
    </w:sdt>
    <w:sdt>
      <w:sdtPr>
        <w:tag w:val="goog_rdk_3740"/>
        <w:id w:val="875178952"/>
      </w:sdtPr>
      <w:sdtContent>
        <w:p w14:paraId="0000080D" w14:textId="77777777" w:rsidR="00CF3663" w:rsidRDefault="00000000">
          <w:pPr>
            <w:numPr>
              <w:ilvl w:val="1"/>
              <w:numId w:val="132"/>
            </w:numPr>
            <w:tabs>
              <w:tab w:val="left" w:pos="720"/>
              <w:tab w:val="left" w:pos="1440"/>
            </w:tabs>
            <w:spacing w:before="240"/>
            <w:rPr>
              <w:ins w:id="3748" w:author="BHA Regulatory Affairs Unit" w:date="2026-07-29T16:06:00Z"/>
            </w:rPr>
          </w:pPr>
          <w:sdt>
            <w:sdtPr>
              <w:tag w:val="goog_rdk_3739"/>
              <w:id w:val="-1338046224"/>
            </w:sdtPr>
            <w:sdtContent>
              <w:ins w:id="3749" w:author="BHA Regulatory Affairs Unit" w:date="2026-07-29T16:06:00Z">
                <w:r>
                  <w:t>If the administrative reviewer does not concur with the order for continuation of seclusion/restraint, the order must be discontinued and the authorized practitioner in charge of treatment shall be notified of such discontinuation.</w:t>
                </w:r>
              </w:ins>
            </w:sdtContent>
          </w:sdt>
        </w:p>
      </w:sdtContent>
    </w:sdt>
    <w:sdt>
      <w:sdtPr>
        <w:tag w:val="goog_rdk_3742"/>
        <w:id w:val="-1707519755"/>
      </w:sdtPr>
      <w:sdtContent>
        <w:p w14:paraId="0000080E" w14:textId="77777777" w:rsidR="00CF3663" w:rsidRDefault="00000000">
          <w:pPr>
            <w:numPr>
              <w:ilvl w:val="0"/>
              <w:numId w:val="132"/>
            </w:numPr>
            <w:tabs>
              <w:tab w:val="left" w:pos="720"/>
              <w:tab w:val="left" w:pos="1440"/>
            </w:tabs>
            <w:spacing w:before="240"/>
            <w:rPr>
              <w:ins w:id="3750" w:author="BHA Regulatory Affairs Unit" w:date="2026-07-29T16:06:00Z"/>
            </w:rPr>
          </w:pPr>
          <w:sdt>
            <w:sdtPr>
              <w:tag w:val="goog_rdk_3741"/>
              <w:id w:val="1101428997"/>
            </w:sdtPr>
            <w:sdtContent>
              <w:ins w:id="3751" w:author="BHA Regulatory Affairs Unit" w:date="2026-07-29T16:06:00Z">
                <w:r>
                  <w:t>An administrative review must be initiated at the conclusion of each twenty-four (24) hour period of continuous use of seclusion/restraint.</w:t>
                </w:r>
              </w:ins>
            </w:sdtContent>
          </w:sdt>
        </w:p>
      </w:sdtContent>
    </w:sdt>
    <w:sdt>
      <w:sdtPr>
        <w:tag w:val="goog_rdk_3744"/>
        <w:id w:val="-1296933851"/>
      </w:sdtPr>
      <w:sdtContent>
        <w:p w14:paraId="0000080F" w14:textId="77777777" w:rsidR="00CF3663" w:rsidRDefault="00000000">
          <w:pPr>
            <w:keepNext/>
            <w:spacing w:before="240" w:after="60"/>
            <w:ind w:firstLine="0"/>
            <w:rPr>
              <w:ins w:id="3752" w:author="BHA Regulatory Affairs Unit" w:date="2026-07-29T16:06:00Z"/>
              <w:b/>
              <w:bCs/>
            </w:rPr>
          </w:pPr>
          <w:sdt>
            <w:sdtPr>
              <w:tag w:val="goog_rdk_3743"/>
              <w:id w:val="-41406406"/>
            </w:sdtPr>
            <w:sdtContent>
              <w:ins w:id="3753" w:author="BHA Regulatory Affairs Unit" w:date="2026-07-29T16:06:00Z">
                <w:r>
                  <w:rPr>
                    <w:b/>
                    <w:bCs/>
                  </w:rPr>
                  <w:t>1.19.13</w:t>
                </w:r>
                <w:r>
                  <w:rPr>
                    <w:b/>
                    <w:bCs/>
                  </w:rPr>
                  <w:tab/>
                  <w:t>Documentation Requirements</w:t>
                </w:r>
              </w:ins>
            </w:sdtContent>
          </w:sdt>
        </w:p>
      </w:sdtContent>
    </w:sdt>
    <w:sdt>
      <w:sdtPr>
        <w:tag w:val="goog_rdk_3746"/>
        <w:id w:val="-62504200"/>
      </w:sdtPr>
      <w:sdtContent>
        <w:p w14:paraId="00000810" w14:textId="77777777" w:rsidR="00CF3663" w:rsidRDefault="00000000">
          <w:pPr>
            <w:numPr>
              <w:ilvl w:val="0"/>
              <w:numId w:val="133"/>
            </w:numPr>
            <w:tabs>
              <w:tab w:val="left" w:pos="720"/>
              <w:tab w:val="left" w:pos="1440"/>
            </w:tabs>
            <w:spacing w:before="240"/>
            <w:rPr>
              <w:ins w:id="3754" w:author="BHA Regulatory Affairs Unit" w:date="2026-07-29T16:06:00Z"/>
            </w:rPr>
          </w:pPr>
          <w:sdt>
            <w:sdtPr>
              <w:tag w:val="goog_rdk_3745"/>
              <w:id w:val="1563530650"/>
            </w:sdtPr>
            <w:sdtContent>
              <w:ins w:id="3755" w:author="BHA Regulatory Affairs Unit" w:date="2026-07-29T16:06:00Z">
                <w:r>
                  <w:t>Agencies must ensure that an appropriate notation of the use of seclusion, restraint and/or physical management is documented in the record of an individual who was secluded, restrained, and/or physically managed, and must be completed before the end of the shift of the personnel involved in the seclusion, restraint, and/or physical management episode(s). Agencies shall document the following in an individual’s record:</w:t>
                </w:r>
              </w:ins>
            </w:sdtContent>
          </w:sdt>
        </w:p>
      </w:sdtContent>
    </w:sdt>
    <w:sdt>
      <w:sdtPr>
        <w:tag w:val="goog_rdk_3748"/>
        <w:id w:val="618938343"/>
      </w:sdtPr>
      <w:sdtContent>
        <w:p w14:paraId="00000811" w14:textId="77777777" w:rsidR="00CF3663" w:rsidRDefault="00000000">
          <w:pPr>
            <w:numPr>
              <w:ilvl w:val="1"/>
              <w:numId w:val="133"/>
            </w:numPr>
            <w:tabs>
              <w:tab w:val="left" w:pos="720"/>
              <w:tab w:val="left" w:pos="1440"/>
            </w:tabs>
            <w:spacing w:before="240"/>
            <w:rPr>
              <w:ins w:id="3756" w:author="BHA Regulatory Affairs Unit" w:date="2026-07-29T16:06:00Z"/>
            </w:rPr>
          </w:pPr>
          <w:sdt>
            <w:sdtPr>
              <w:tag w:val="goog_rdk_3747"/>
              <w:id w:val="1290062847"/>
            </w:sdtPr>
            <w:sdtContent>
              <w:ins w:id="3757" w:author="BHA Regulatory Affairs Unit" w:date="2026-07-29T16:06:00Z">
                <w:r>
                  <w:t>Specifics of the episode including identified triggers, precipitating events, an individual's specific behavior(s) and the nature of the danger;</w:t>
                </w:r>
              </w:ins>
            </w:sdtContent>
          </w:sdt>
        </w:p>
      </w:sdtContent>
    </w:sdt>
    <w:sdt>
      <w:sdtPr>
        <w:tag w:val="goog_rdk_3750"/>
        <w:id w:val="-1224801801"/>
      </w:sdtPr>
      <w:sdtContent>
        <w:p w14:paraId="00000812" w14:textId="77777777" w:rsidR="00CF3663" w:rsidRDefault="00000000">
          <w:pPr>
            <w:numPr>
              <w:ilvl w:val="1"/>
              <w:numId w:val="133"/>
            </w:numPr>
            <w:tabs>
              <w:tab w:val="left" w:pos="720"/>
              <w:tab w:val="left" w:pos="1440"/>
            </w:tabs>
            <w:spacing w:before="240"/>
            <w:rPr>
              <w:ins w:id="3758" w:author="BHA Regulatory Affairs Unit" w:date="2026-07-29T16:06:00Z"/>
            </w:rPr>
          </w:pPr>
          <w:sdt>
            <w:sdtPr>
              <w:tag w:val="goog_rdk_3749"/>
              <w:id w:val="1877732572"/>
            </w:sdtPr>
            <w:sdtContent>
              <w:ins w:id="3759" w:author="BHA Regulatory Affairs Unit" w:date="2026-07-29T16:06:00Z">
                <w:r>
                  <w:t>Lower-level interventions utilized, or reasoning why lower-level interventions would have been ineffective or inappropriate;</w:t>
                </w:r>
              </w:ins>
            </w:sdtContent>
          </w:sdt>
        </w:p>
      </w:sdtContent>
    </w:sdt>
    <w:sdt>
      <w:sdtPr>
        <w:tag w:val="goog_rdk_3752"/>
        <w:id w:val="448175693"/>
      </w:sdtPr>
      <w:sdtContent>
        <w:p w14:paraId="00000813" w14:textId="77777777" w:rsidR="00CF3663" w:rsidRDefault="00000000">
          <w:pPr>
            <w:numPr>
              <w:ilvl w:val="1"/>
              <w:numId w:val="133"/>
            </w:numPr>
            <w:tabs>
              <w:tab w:val="left" w:pos="720"/>
              <w:tab w:val="left" w:pos="1440"/>
            </w:tabs>
            <w:spacing w:before="240"/>
            <w:rPr>
              <w:ins w:id="3760" w:author="BHA Regulatory Affairs Unit" w:date="2026-07-29T16:06:00Z"/>
            </w:rPr>
          </w:pPr>
          <w:sdt>
            <w:sdtPr>
              <w:tag w:val="goog_rdk_3751"/>
              <w:id w:val="1669523258"/>
            </w:sdtPr>
            <w:sdtContent>
              <w:ins w:id="3761" w:author="BHA Regulatory Affairs Unit" w:date="2026-07-29T16:06:00Z">
                <w:r>
                  <w:t>A description of specific non-physical and least restrictive interventions that were attempted prior to the intervention and an individual’s response;</w:t>
                </w:r>
              </w:ins>
            </w:sdtContent>
          </w:sdt>
        </w:p>
      </w:sdtContent>
    </w:sdt>
    <w:sdt>
      <w:sdtPr>
        <w:tag w:val="goog_rdk_3754"/>
        <w:id w:val="-2063117265"/>
      </w:sdtPr>
      <w:sdtContent>
        <w:p w14:paraId="00000814" w14:textId="77777777" w:rsidR="00CF3663" w:rsidRDefault="00000000">
          <w:pPr>
            <w:numPr>
              <w:ilvl w:val="1"/>
              <w:numId w:val="133"/>
            </w:numPr>
            <w:tabs>
              <w:tab w:val="left" w:pos="720"/>
              <w:tab w:val="left" w:pos="1440"/>
            </w:tabs>
            <w:spacing w:before="240"/>
            <w:rPr>
              <w:ins w:id="3762" w:author="BHA Regulatory Affairs Unit" w:date="2026-07-29T16:06:00Z"/>
            </w:rPr>
          </w:pPr>
          <w:sdt>
            <w:sdtPr>
              <w:tag w:val="goog_rdk_3753"/>
              <w:id w:val="-1936285146"/>
            </w:sdtPr>
            <w:sdtContent>
              <w:ins w:id="3763" w:author="BHA Regulatory Affairs Unit" w:date="2026-07-29T16:06:00Z">
                <w:r>
                  <w:t>Type of restraint, if utilized;</w:t>
                </w:r>
              </w:ins>
            </w:sdtContent>
          </w:sdt>
        </w:p>
      </w:sdtContent>
    </w:sdt>
    <w:sdt>
      <w:sdtPr>
        <w:tag w:val="goog_rdk_3756"/>
        <w:id w:val="1177256162"/>
      </w:sdtPr>
      <w:sdtContent>
        <w:p w14:paraId="00000815" w14:textId="77777777" w:rsidR="00CF3663" w:rsidRDefault="00000000">
          <w:pPr>
            <w:numPr>
              <w:ilvl w:val="1"/>
              <w:numId w:val="133"/>
            </w:numPr>
            <w:tabs>
              <w:tab w:val="left" w:pos="720"/>
              <w:tab w:val="left" w:pos="1440"/>
            </w:tabs>
            <w:spacing w:before="240"/>
            <w:rPr>
              <w:ins w:id="3764" w:author="BHA Regulatory Affairs Unit" w:date="2026-07-29T16:06:00Z"/>
            </w:rPr>
          </w:pPr>
          <w:sdt>
            <w:sdtPr>
              <w:tag w:val="goog_rdk_3755"/>
              <w:id w:val="1426431738"/>
            </w:sdtPr>
            <w:sdtContent>
              <w:ins w:id="3765" w:author="BHA Regulatory Affairs Unit" w:date="2026-07-29T16:06:00Z">
                <w:r>
                  <w:t>Specific date and times of initiation and discontinuation of seclusion, restraint, and/or physical management, and total length of time an individual is secluded, restrained, and/or physically managed;</w:t>
                </w:r>
              </w:ins>
            </w:sdtContent>
          </w:sdt>
        </w:p>
      </w:sdtContent>
    </w:sdt>
    <w:sdt>
      <w:sdtPr>
        <w:tag w:val="goog_rdk_3758"/>
        <w:id w:val="881122712"/>
      </w:sdtPr>
      <w:sdtContent>
        <w:p w14:paraId="00000816" w14:textId="77777777" w:rsidR="00CF3663" w:rsidRDefault="00000000">
          <w:pPr>
            <w:numPr>
              <w:ilvl w:val="1"/>
              <w:numId w:val="133"/>
            </w:numPr>
            <w:tabs>
              <w:tab w:val="left" w:pos="720"/>
              <w:tab w:val="left" w:pos="1440"/>
            </w:tabs>
            <w:spacing w:before="240"/>
            <w:rPr>
              <w:ins w:id="3766" w:author="BHA Regulatory Affairs Unit" w:date="2026-07-29T16:06:00Z"/>
            </w:rPr>
          </w:pPr>
          <w:sdt>
            <w:sdtPr>
              <w:tag w:val="goog_rdk_3757"/>
              <w:id w:val="423188714"/>
            </w:sdtPr>
            <w:sdtContent>
              <w:ins w:id="3767" w:author="BHA Regulatory Affairs Unit" w:date="2026-07-29T16:06:00Z">
                <w:r>
                  <w:t>Identification of personnel involved in the initiation and application of seclusion, restraint, and/or physical management;</w:t>
                </w:r>
              </w:ins>
            </w:sdtContent>
          </w:sdt>
        </w:p>
      </w:sdtContent>
    </w:sdt>
    <w:sdt>
      <w:sdtPr>
        <w:tag w:val="goog_rdk_3760"/>
        <w:id w:val="764622137"/>
      </w:sdtPr>
      <w:sdtContent>
        <w:p w14:paraId="00000817" w14:textId="77777777" w:rsidR="00CF3663" w:rsidRDefault="00000000">
          <w:pPr>
            <w:numPr>
              <w:ilvl w:val="1"/>
              <w:numId w:val="133"/>
            </w:numPr>
            <w:tabs>
              <w:tab w:val="left" w:pos="720"/>
              <w:tab w:val="left" w:pos="1440"/>
            </w:tabs>
            <w:spacing w:before="240"/>
            <w:rPr>
              <w:ins w:id="3768" w:author="BHA Regulatory Affairs Unit" w:date="2026-07-29T16:06:00Z"/>
            </w:rPr>
          </w:pPr>
          <w:sdt>
            <w:sdtPr>
              <w:tag w:val="goog_rdk_3759"/>
              <w:id w:val="-1822668758"/>
            </w:sdtPr>
            <w:sdtContent>
              <w:ins w:id="3769" w:author="BHA Regulatory Affairs Unit" w:date="2026-07-29T16:06:00Z">
                <w:r>
                  <w:t>Notification to an authorized practitioner within one (1) hour of the seclusion/restraint intervention;</w:t>
                </w:r>
              </w:ins>
            </w:sdtContent>
          </w:sdt>
        </w:p>
      </w:sdtContent>
    </w:sdt>
    <w:sdt>
      <w:sdtPr>
        <w:tag w:val="goog_rdk_3762"/>
        <w:id w:val="-662050786"/>
      </w:sdtPr>
      <w:sdtContent>
        <w:p w14:paraId="00000818" w14:textId="77777777" w:rsidR="00CF3663" w:rsidRDefault="00000000">
          <w:pPr>
            <w:numPr>
              <w:ilvl w:val="1"/>
              <w:numId w:val="133"/>
            </w:numPr>
            <w:tabs>
              <w:tab w:val="left" w:pos="720"/>
              <w:tab w:val="left" w:pos="1440"/>
            </w:tabs>
            <w:spacing w:before="240"/>
            <w:rPr>
              <w:ins w:id="3770" w:author="BHA Regulatory Affairs Unit" w:date="2026-07-29T16:06:00Z"/>
            </w:rPr>
          </w:pPr>
          <w:sdt>
            <w:sdtPr>
              <w:tag w:val="goog_rdk_3761"/>
              <w:id w:val="1329734072"/>
            </w:sdtPr>
            <w:sdtContent>
              <w:ins w:id="3771" w:author="BHA Regulatory Affairs Unit" w:date="2026-07-29T16:06:00Z">
                <w:r>
                  <w:t>Care provided while an individual was secluded, restrained, and/or physically managed, including:</w:t>
                </w:r>
              </w:ins>
            </w:sdtContent>
          </w:sdt>
        </w:p>
      </w:sdtContent>
    </w:sdt>
    <w:sdt>
      <w:sdtPr>
        <w:tag w:val="goog_rdk_3764"/>
        <w:id w:val="601996367"/>
      </w:sdtPr>
      <w:sdtContent>
        <w:p w14:paraId="00000819" w14:textId="77777777" w:rsidR="00CF3663" w:rsidRDefault="00000000">
          <w:pPr>
            <w:numPr>
              <w:ilvl w:val="2"/>
              <w:numId w:val="133"/>
            </w:numPr>
            <w:tabs>
              <w:tab w:val="left" w:pos="720"/>
              <w:tab w:val="left" w:pos="1440"/>
            </w:tabs>
            <w:spacing w:before="240"/>
            <w:rPr>
              <w:ins w:id="3772" w:author="BHA Regulatory Affairs Unit" w:date="2026-07-29T16:06:00Z"/>
            </w:rPr>
          </w:pPr>
          <w:sdt>
            <w:sdtPr>
              <w:tag w:val="goog_rdk_3763"/>
              <w:id w:val="-2763192"/>
            </w:sdtPr>
            <w:sdtContent>
              <w:ins w:id="3773" w:author="BHA Regulatory Affairs Unit" w:date="2026-07-29T16:06:00Z">
                <w:r>
                  <w:t>Observations conducted;</w:t>
                </w:r>
              </w:ins>
            </w:sdtContent>
          </w:sdt>
        </w:p>
      </w:sdtContent>
    </w:sdt>
    <w:sdt>
      <w:sdtPr>
        <w:tag w:val="goog_rdk_3766"/>
        <w:id w:val="838419019"/>
      </w:sdtPr>
      <w:sdtContent>
        <w:p w14:paraId="0000081A" w14:textId="77777777" w:rsidR="00CF3663" w:rsidRDefault="00000000">
          <w:pPr>
            <w:numPr>
              <w:ilvl w:val="2"/>
              <w:numId w:val="133"/>
            </w:numPr>
            <w:tabs>
              <w:tab w:val="left" w:pos="720"/>
              <w:tab w:val="left" w:pos="1440"/>
            </w:tabs>
            <w:spacing w:before="240"/>
            <w:rPr>
              <w:ins w:id="3774" w:author="BHA Regulatory Affairs Unit" w:date="2026-07-29T16:06:00Z"/>
            </w:rPr>
          </w:pPr>
          <w:sdt>
            <w:sdtPr>
              <w:tag w:val="goog_rdk_3765"/>
              <w:id w:val="156859111"/>
            </w:sdtPr>
            <w:sdtContent>
              <w:ins w:id="3775" w:author="BHA Regulatory Affairs Unit" w:date="2026-07-29T16:06:00Z">
                <w:r>
                  <w:t>Assessments of position, respiration, circulation, and range of motion;</w:t>
                </w:r>
              </w:ins>
            </w:sdtContent>
          </w:sdt>
        </w:p>
      </w:sdtContent>
    </w:sdt>
    <w:sdt>
      <w:sdtPr>
        <w:tag w:val="goog_rdk_3768"/>
        <w:id w:val="-555839793"/>
      </w:sdtPr>
      <w:sdtContent>
        <w:p w14:paraId="0000081B" w14:textId="77777777" w:rsidR="00CF3663" w:rsidRDefault="00000000">
          <w:pPr>
            <w:numPr>
              <w:ilvl w:val="2"/>
              <w:numId w:val="133"/>
            </w:numPr>
            <w:tabs>
              <w:tab w:val="left" w:pos="720"/>
              <w:tab w:val="left" w:pos="1440"/>
            </w:tabs>
            <w:spacing w:before="240"/>
            <w:rPr>
              <w:ins w:id="3776" w:author="BHA Regulatory Affairs Unit" w:date="2026-07-29T16:06:00Z"/>
            </w:rPr>
          </w:pPr>
          <w:sdt>
            <w:sdtPr>
              <w:tag w:val="goog_rdk_3767"/>
              <w:id w:val="-1882081227"/>
            </w:sdtPr>
            <w:sdtContent>
              <w:ins w:id="3777" w:author="BHA Regulatory Affairs Unit" w:date="2026-07-29T16:06:00Z">
                <w:r>
                  <w:t>Documentation of ongoing fifteen (15) minute observation and care checks, as subject to applicable Rules, along with relief periods, both offered and granted, for food, fluid, and/or toileting;</w:t>
                </w:r>
              </w:ins>
            </w:sdtContent>
          </w:sdt>
        </w:p>
      </w:sdtContent>
    </w:sdt>
    <w:sdt>
      <w:sdtPr>
        <w:tag w:val="goog_rdk_3770"/>
        <w:id w:val="1749795852"/>
      </w:sdtPr>
      <w:sdtContent>
        <w:p w14:paraId="0000081C" w14:textId="77777777" w:rsidR="00CF3663" w:rsidRDefault="00000000">
          <w:pPr>
            <w:numPr>
              <w:ilvl w:val="2"/>
              <w:numId w:val="133"/>
            </w:numPr>
            <w:tabs>
              <w:tab w:val="left" w:pos="720"/>
              <w:tab w:val="left" w:pos="1440"/>
            </w:tabs>
            <w:spacing w:before="240"/>
            <w:rPr>
              <w:ins w:id="3778" w:author="BHA Regulatory Affairs Unit" w:date="2026-07-29T16:06:00Z"/>
            </w:rPr>
          </w:pPr>
          <w:sdt>
            <w:sdtPr>
              <w:tag w:val="goog_rdk_3769"/>
              <w:id w:val="790769964"/>
            </w:sdtPr>
            <w:sdtContent>
              <w:ins w:id="3779" w:author="BHA Regulatory Affairs Unit" w:date="2026-07-29T16:06:00Z">
                <w:r>
                  <w:t>Interventions provided to promote comfort and safety as well as expedite release;</w:t>
                </w:r>
              </w:ins>
            </w:sdtContent>
          </w:sdt>
        </w:p>
      </w:sdtContent>
    </w:sdt>
    <w:sdt>
      <w:sdtPr>
        <w:tag w:val="goog_rdk_3772"/>
        <w:id w:val="-2009931136"/>
      </w:sdtPr>
      <w:sdtContent>
        <w:p w14:paraId="0000081D" w14:textId="77777777" w:rsidR="00CF3663" w:rsidRDefault="00000000">
          <w:pPr>
            <w:numPr>
              <w:ilvl w:val="2"/>
              <w:numId w:val="133"/>
            </w:numPr>
            <w:tabs>
              <w:tab w:val="left" w:pos="720"/>
              <w:tab w:val="left" w:pos="1440"/>
            </w:tabs>
            <w:spacing w:before="240"/>
            <w:rPr>
              <w:ins w:id="3780" w:author="BHA Regulatory Affairs Unit" w:date="2026-07-29T16:06:00Z"/>
            </w:rPr>
          </w:pPr>
          <w:sdt>
            <w:sdtPr>
              <w:tag w:val="goog_rdk_3771"/>
              <w:id w:val="493326501"/>
            </w:sdtPr>
            <w:sdtContent>
              <w:ins w:id="3781" w:author="BHA Regulatory Affairs Unit" w:date="2026-07-29T16:06:00Z">
                <w:r>
                  <w:t>An individual’s response to these interventions; and</w:t>
                </w:r>
              </w:ins>
            </w:sdtContent>
          </w:sdt>
        </w:p>
      </w:sdtContent>
    </w:sdt>
    <w:sdt>
      <w:sdtPr>
        <w:tag w:val="goog_rdk_3774"/>
        <w:id w:val="1341800778"/>
      </w:sdtPr>
      <w:sdtContent>
        <w:p w14:paraId="0000081E" w14:textId="77777777" w:rsidR="00CF3663" w:rsidRDefault="00000000">
          <w:pPr>
            <w:numPr>
              <w:ilvl w:val="2"/>
              <w:numId w:val="133"/>
            </w:numPr>
            <w:tabs>
              <w:tab w:val="left" w:pos="720"/>
              <w:tab w:val="left" w:pos="1440"/>
            </w:tabs>
            <w:spacing w:before="240"/>
            <w:rPr>
              <w:ins w:id="3782" w:author="BHA Regulatory Affairs Unit" w:date="2026-07-29T16:06:00Z"/>
            </w:rPr>
          </w:pPr>
          <w:sdt>
            <w:sdtPr>
              <w:tag w:val="goog_rdk_3773"/>
              <w:id w:val="257109202"/>
            </w:sdtPr>
            <w:sdtContent>
              <w:ins w:id="3783" w:author="BHA Regulatory Affairs Unit" w:date="2026-07-29T16:06:00Z">
                <w:r>
                  <w:t>The effect of the restraint or seclusion on an individual.</w:t>
                </w:r>
              </w:ins>
            </w:sdtContent>
          </w:sdt>
        </w:p>
      </w:sdtContent>
    </w:sdt>
    <w:sdt>
      <w:sdtPr>
        <w:tag w:val="goog_rdk_3776"/>
        <w:id w:val="-1696408051"/>
      </w:sdtPr>
      <w:sdtContent>
        <w:p w14:paraId="0000081F" w14:textId="77777777" w:rsidR="00CF3663" w:rsidRDefault="00000000">
          <w:pPr>
            <w:numPr>
              <w:ilvl w:val="1"/>
              <w:numId w:val="133"/>
            </w:numPr>
            <w:tabs>
              <w:tab w:val="left" w:pos="720"/>
              <w:tab w:val="left" w:pos="1440"/>
            </w:tabs>
            <w:spacing w:before="240"/>
            <w:rPr>
              <w:ins w:id="3784" w:author="BHA Regulatory Affairs Unit" w:date="2026-07-29T16:06:00Z"/>
            </w:rPr>
          </w:pPr>
          <w:sdt>
            <w:sdtPr>
              <w:tag w:val="goog_rdk_3775"/>
              <w:id w:val="-723289442"/>
            </w:sdtPr>
            <w:sdtContent>
              <w:ins w:id="3785" w:author="BHA Regulatory Affairs Unit" w:date="2026-07-29T16:06:00Z">
                <w:r>
                  <w:t>Documentation that an individual, and an individual’s legal representative, if applicable, was given a clear explanation of the reasons for use of such intervention, the observation procedure, the desired effect, and the circumstances under which the intervention will be terminated, including criteria for release and individual understanding of that criteria; and</w:t>
                </w:r>
              </w:ins>
            </w:sdtContent>
          </w:sdt>
        </w:p>
      </w:sdtContent>
    </w:sdt>
    <w:sdt>
      <w:sdtPr>
        <w:tag w:val="goog_rdk_3778"/>
        <w:id w:val="-158008635"/>
      </w:sdtPr>
      <w:sdtContent>
        <w:p w14:paraId="00000820" w14:textId="77777777" w:rsidR="00CF3663" w:rsidRDefault="00000000">
          <w:pPr>
            <w:numPr>
              <w:ilvl w:val="1"/>
              <w:numId w:val="133"/>
            </w:numPr>
            <w:tabs>
              <w:tab w:val="left" w:pos="720"/>
              <w:tab w:val="left" w:pos="1440"/>
            </w:tabs>
            <w:spacing w:before="240"/>
            <w:rPr>
              <w:ins w:id="3786" w:author="BHA Regulatory Affairs Unit" w:date="2026-07-29T16:06:00Z"/>
            </w:rPr>
          </w:pPr>
          <w:sdt>
            <w:sdtPr>
              <w:tag w:val="goog_rdk_3777"/>
              <w:id w:val="385578857"/>
            </w:sdtPr>
            <w:sdtContent>
              <w:ins w:id="3787" w:author="BHA Regulatory Affairs Unit" w:date="2026-07-29T16:06:00Z">
                <w:r>
                  <w:t>Documentation that personnel debriefed the incident with an individual and assessed for trauma, processed the traumatic event, and identified triggers.</w:t>
                </w:r>
              </w:ins>
            </w:sdtContent>
          </w:sdt>
        </w:p>
      </w:sdtContent>
    </w:sdt>
    <w:sdt>
      <w:sdtPr>
        <w:tag w:val="goog_rdk_3780"/>
        <w:id w:val="-523081161"/>
      </w:sdtPr>
      <w:sdtContent>
        <w:p w14:paraId="00000821" w14:textId="77777777" w:rsidR="00CF3663" w:rsidRDefault="00000000">
          <w:pPr>
            <w:numPr>
              <w:ilvl w:val="0"/>
              <w:numId w:val="133"/>
            </w:numPr>
            <w:tabs>
              <w:tab w:val="left" w:pos="720"/>
              <w:tab w:val="left" w:pos="1440"/>
            </w:tabs>
            <w:spacing w:before="240"/>
            <w:rPr>
              <w:ins w:id="3788" w:author="BHA Regulatory Affairs Unit" w:date="2026-07-29T16:06:00Z"/>
            </w:rPr>
          </w:pPr>
          <w:sdt>
            <w:sdtPr>
              <w:tag w:val="goog_rdk_3779"/>
              <w:id w:val="-1790655592"/>
            </w:sdtPr>
            <w:sdtContent>
              <w:ins w:id="3789" w:author="BHA Regulatory Affairs Unit" w:date="2026-07-29T16:06:00Z">
                <w:r>
                  <w:t>Administrative reviewer(s) shall document the clinical justification for the continued use of seclusion/restraint in an individual's clinical record. The justification must include:</w:t>
                </w:r>
              </w:ins>
            </w:sdtContent>
          </w:sdt>
        </w:p>
      </w:sdtContent>
    </w:sdt>
    <w:sdt>
      <w:sdtPr>
        <w:tag w:val="goog_rdk_3782"/>
        <w:id w:val="-1476143435"/>
      </w:sdtPr>
      <w:sdtContent>
        <w:p w14:paraId="00000822" w14:textId="77777777" w:rsidR="00CF3663" w:rsidRDefault="00000000">
          <w:pPr>
            <w:numPr>
              <w:ilvl w:val="1"/>
              <w:numId w:val="133"/>
            </w:numPr>
            <w:tabs>
              <w:tab w:val="left" w:pos="720"/>
              <w:tab w:val="left" w:pos="1440"/>
            </w:tabs>
            <w:spacing w:before="240"/>
            <w:rPr>
              <w:ins w:id="3790" w:author="BHA Regulatory Affairs Unit" w:date="2026-07-29T16:06:00Z"/>
            </w:rPr>
          </w:pPr>
          <w:sdt>
            <w:sdtPr>
              <w:tag w:val="goog_rdk_3781"/>
              <w:id w:val="-108067470"/>
            </w:sdtPr>
            <w:sdtContent>
              <w:ins w:id="3791" w:author="BHA Regulatory Affairs Unit" w:date="2026-07-29T16:06:00Z">
                <w:r>
                  <w:t>Documentation that the authorized practitioner ordering the continuous use of seclusion/restraint, in excess of four (4) hours, has conducted a face-to-face evaluation of an individual within the previous four (4) hours;</w:t>
                </w:r>
              </w:ins>
            </w:sdtContent>
          </w:sdt>
        </w:p>
      </w:sdtContent>
    </w:sdt>
    <w:sdt>
      <w:sdtPr>
        <w:tag w:val="goog_rdk_3784"/>
        <w:id w:val="-1110014871"/>
      </w:sdtPr>
      <w:sdtContent>
        <w:p w14:paraId="00000823" w14:textId="77777777" w:rsidR="00CF3663" w:rsidRDefault="00000000">
          <w:pPr>
            <w:numPr>
              <w:ilvl w:val="1"/>
              <w:numId w:val="133"/>
            </w:numPr>
            <w:tabs>
              <w:tab w:val="left" w:pos="720"/>
              <w:tab w:val="left" w:pos="1440"/>
            </w:tabs>
            <w:spacing w:before="240"/>
            <w:rPr>
              <w:ins w:id="3792" w:author="BHA Regulatory Affairs Unit" w:date="2026-07-29T16:06:00Z"/>
            </w:rPr>
          </w:pPr>
          <w:sdt>
            <w:sdtPr>
              <w:tag w:val="goog_rdk_3783"/>
              <w:id w:val="-1303820541"/>
            </w:sdtPr>
            <w:sdtContent>
              <w:ins w:id="3793" w:author="BHA Regulatory Affairs Unit" w:date="2026-07-29T16:06:00Z">
                <w:r>
                  <w:t>Documentation of the ongoing behaviors or findings that warrant the continued use of seclusion/restraint and other assessment information, as appropriate;</w:t>
                </w:r>
              </w:ins>
            </w:sdtContent>
          </w:sdt>
        </w:p>
      </w:sdtContent>
    </w:sdt>
    <w:sdt>
      <w:sdtPr>
        <w:tag w:val="goog_rdk_3786"/>
        <w:id w:val="357100632"/>
      </w:sdtPr>
      <w:sdtContent>
        <w:p w14:paraId="00000824" w14:textId="77777777" w:rsidR="00CF3663" w:rsidRDefault="00000000">
          <w:pPr>
            <w:numPr>
              <w:ilvl w:val="1"/>
              <w:numId w:val="133"/>
            </w:numPr>
            <w:tabs>
              <w:tab w:val="left" w:pos="720"/>
              <w:tab w:val="left" w:pos="1440"/>
            </w:tabs>
            <w:spacing w:before="240"/>
            <w:rPr>
              <w:ins w:id="3794" w:author="BHA Regulatory Affairs Unit" w:date="2026-07-29T16:06:00Z"/>
            </w:rPr>
          </w:pPr>
          <w:sdt>
            <w:sdtPr>
              <w:tag w:val="goog_rdk_3785"/>
              <w:id w:val="2094337914"/>
            </w:sdtPr>
            <w:sdtContent>
              <w:ins w:id="3795" w:author="BHA Regulatory Affairs Unit" w:date="2026-07-29T16:06:00Z">
                <w:r>
                  <w:t>Documentation of a plan for ongoing efforts to actively address the behaviors that resulted in the use of seclusion/restraint;</w:t>
                </w:r>
              </w:ins>
            </w:sdtContent>
          </w:sdt>
        </w:p>
      </w:sdtContent>
    </w:sdt>
    <w:sdt>
      <w:sdtPr>
        <w:tag w:val="goog_rdk_3788"/>
        <w:id w:val="-574601308"/>
      </w:sdtPr>
      <w:sdtContent>
        <w:p w14:paraId="00000825" w14:textId="77777777" w:rsidR="00CF3663" w:rsidRDefault="00000000">
          <w:pPr>
            <w:numPr>
              <w:ilvl w:val="1"/>
              <w:numId w:val="133"/>
            </w:numPr>
            <w:tabs>
              <w:tab w:val="left" w:pos="720"/>
              <w:tab w:val="left" w:pos="1440"/>
            </w:tabs>
            <w:spacing w:before="240"/>
            <w:rPr>
              <w:ins w:id="3796" w:author="BHA Regulatory Affairs Unit" w:date="2026-07-29T16:06:00Z"/>
            </w:rPr>
          </w:pPr>
          <w:sdt>
            <w:sdtPr>
              <w:tag w:val="goog_rdk_3787"/>
              <w:id w:val="607640052"/>
            </w:sdtPr>
            <w:sdtContent>
              <w:ins w:id="3797" w:author="BHA Regulatory Affairs Unit" w:date="2026-07-29T16:06:00Z">
                <w:r>
                  <w:t>A determination of the clinical appropriateness of the continuation of seclusion/restraint; and</w:t>
                </w:r>
              </w:ins>
            </w:sdtContent>
          </w:sdt>
        </w:p>
      </w:sdtContent>
    </w:sdt>
    <w:sdt>
      <w:sdtPr>
        <w:tag w:val="goog_rdk_3790"/>
        <w:id w:val="933835461"/>
      </w:sdtPr>
      <w:sdtContent>
        <w:p w14:paraId="00000826" w14:textId="77777777" w:rsidR="00CF3663" w:rsidRDefault="00000000">
          <w:pPr>
            <w:numPr>
              <w:ilvl w:val="1"/>
              <w:numId w:val="133"/>
            </w:numPr>
            <w:tabs>
              <w:tab w:val="left" w:pos="720"/>
              <w:tab w:val="left" w:pos="1440"/>
            </w:tabs>
            <w:spacing w:before="240"/>
            <w:rPr>
              <w:ins w:id="3798" w:author="BHA Regulatory Affairs Unit" w:date="2026-07-29T16:06:00Z"/>
            </w:rPr>
          </w:pPr>
          <w:sdt>
            <w:sdtPr>
              <w:tag w:val="goog_rdk_3789"/>
              <w:id w:val="1983318493"/>
            </w:sdtPr>
            <w:sdtContent>
              <w:ins w:id="3799" w:author="BHA Regulatory Affairs Unit" w:date="2026-07-29T16:06:00Z">
                <w:r>
                  <w:t>A summary of the information considered by the reviewer(s) and the result of the administrative review with the date, time, and signature of the reviewer(s).</w:t>
                </w:r>
              </w:ins>
            </w:sdtContent>
          </w:sdt>
        </w:p>
      </w:sdtContent>
    </w:sdt>
    <w:sdt>
      <w:sdtPr>
        <w:tag w:val="goog_rdk_3792"/>
        <w:id w:val="-1291382351"/>
      </w:sdtPr>
      <w:sdtContent>
        <w:p w14:paraId="00000827" w14:textId="77777777" w:rsidR="00CF3663" w:rsidRDefault="00000000">
          <w:pPr>
            <w:numPr>
              <w:ilvl w:val="0"/>
              <w:numId w:val="133"/>
            </w:numPr>
            <w:tabs>
              <w:tab w:val="left" w:pos="720"/>
              <w:tab w:val="left" w:pos="1440"/>
            </w:tabs>
            <w:spacing w:before="240"/>
            <w:rPr>
              <w:ins w:id="3800" w:author="BHA Regulatory Affairs Unit" w:date="2026-07-29T16:06:00Z"/>
            </w:rPr>
          </w:pPr>
          <w:sdt>
            <w:sdtPr>
              <w:tag w:val="goog_rdk_3791"/>
              <w:id w:val="315649625"/>
            </w:sdtPr>
            <w:sdtContent>
              <w:ins w:id="3801" w:author="BHA Regulatory Affairs Unit" w:date="2026-07-29T16:06:00Z">
                <w:r>
                  <w:t>Information regarding use of seclusion/restraint must be readily accessible to authorized persons for review. Agencies shall have the ability to gather data as follows:</w:t>
                </w:r>
              </w:ins>
            </w:sdtContent>
          </w:sdt>
        </w:p>
      </w:sdtContent>
    </w:sdt>
    <w:sdt>
      <w:sdtPr>
        <w:tag w:val="goog_rdk_3794"/>
        <w:id w:val="1268078789"/>
      </w:sdtPr>
      <w:sdtContent>
        <w:p w14:paraId="00000828" w14:textId="77777777" w:rsidR="00CF3663" w:rsidRDefault="00000000">
          <w:pPr>
            <w:numPr>
              <w:ilvl w:val="1"/>
              <w:numId w:val="133"/>
            </w:numPr>
            <w:tabs>
              <w:tab w:val="left" w:pos="720"/>
              <w:tab w:val="left" w:pos="1440"/>
            </w:tabs>
            <w:spacing w:before="240"/>
            <w:rPr>
              <w:ins w:id="3802" w:author="BHA Regulatory Affairs Unit" w:date="2026-07-29T16:06:00Z"/>
            </w:rPr>
          </w:pPr>
          <w:sdt>
            <w:sdtPr>
              <w:tag w:val="goog_rdk_3793"/>
              <w:id w:val="-394165849"/>
            </w:sdtPr>
            <w:sdtContent>
              <w:ins w:id="3803" w:author="BHA Regulatory Affairs Unit" w:date="2026-07-29T16:06:00Z">
                <w:r>
                  <w:t>Each seclusion/restraint episode, including the date and time the episode started and ended, specific to each individual, over the period of one (1) complete calendar year from January 1 through December 31.</w:t>
                </w:r>
              </w:ins>
            </w:sdtContent>
          </w:sdt>
        </w:p>
      </w:sdtContent>
    </w:sdt>
    <w:sdt>
      <w:sdtPr>
        <w:tag w:val="goog_rdk_3796"/>
        <w:id w:val="-897879492"/>
      </w:sdtPr>
      <w:sdtContent>
        <w:p w14:paraId="00000829" w14:textId="77777777" w:rsidR="00CF3663" w:rsidRDefault="00000000">
          <w:pPr>
            <w:keepNext/>
            <w:spacing w:before="240" w:after="60"/>
            <w:ind w:firstLine="0"/>
            <w:rPr>
              <w:ins w:id="3804" w:author="BHA Regulatory Affairs Unit" w:date="2026-07-29T16:06:00Z"/>
              <w:b/>
              <w:bCs/>
            </w:rPr>
          </w:pPr>
          <w:sdt>
            <w:sdtPr>
              <w:tag w:val="goog_rdk_3795"/>
              <w:id w:val="935911390"/>
            </w:sdtPr>
            <w:sdtContent>
              <w:ins w:id="3805" w:author="BHA Regulatory Affairs Unit" w:date="2026-07-29T16:06:00Z">
                <w:r>
                  <w:rPr>
                    <w:b/>
                    <w:bCs/>
                  </w:rPr>
                  <w:t>1.19.14</w:t>
                </w:r>
                <w:r>
                  <w:rPr>
                    <w:b/>
                    <w:bCs/>
                  </w:rPr>
                  <w:tab/>
                  <w:t>Additional Procedures and Requirements for Seclusion/Restraint of a Youth</w:t>
                </w:r>
              </w:ins>
            </w:sdtContent>
          </w:sdt>
        </w:p>
      </w:sdtContent>
    </w:sdt>
    <w:sdt>
      <w:sdtPr>
        <w:tag w:val="goog_rdk_3798"/>
        <w:id w:val="693048784"/>
      </w:sdtPr>
      <w:sdtContent>
        <w:p w14:paraId="0000082A" w14:textId="77777777" w:rsidR="00CF3663" w:rsidRDefault="00000000">
          <w:pPr>
            <w:numPr>
              <w:ilvl w:val="0"/>
              <w:numId w:val="135"/>
            </w:numPr>
            <w:tabs>
              <w:tab w:val="left" w:pos="720"/>
              <w:tab w:val="left" w:pos="1440"/>
            </w:tabs>
            <w:spacing w:before="240"/>
            <w:rPr>
              <w:ins w:id="3806" w:author="BHA Regulatory Affairs Unit" w:date="2026-07-29T16:06:00Z"/>
            </w:rPr>
          </w:pPr>
          <w:sdt>
            <w:sdtPr>
              <w:tag w:val="goog_rdk_3797"/>
              <w:id w:val="-1306103778"/>
            </w:sdtPr>
            <w:sdtContent>
              <w:ins w:id="3807" w:author="BHA Regulatory Affairs Unit" w:date="2026-07-29T16:06:00Z">
                <w:r>
                  <w:t>Procedures for youth must include the following, in addition to the requirements found in this Part 1.19.14 of this Chapter 1, unless otherwise required in this Part 1.19.14 of this Chapter 1.</w:t>
                </w:r>
              </w:ins>
            </w:sdtContent>
          </w:sdt>
        </w:p>
      </w:sdtContent>
    </w:sdt>
    <w:sdt>
      <w:sdtPr>
        <w:tag w:val="goog_rdk_3800"/>
        <w:id w:val="1207750913"/>
      </w:sdtPr>
      <w:sdtContent>
        <w:p w14:paraId="0000082B" w14:textId="77777777" w:rsidR="00CF3663" w:rsidRDefault="00000000">
          <w:pPr>
            <w:numPr>
              <w:ilvl w:val="0"/>
              <w:numId w:val="135"/>
            </w:numPr>
            <w:tabs>
              <w:tab w:val="left" w:pos="720"/>
              <w:tab w:val="left" w:pos="1440"/>
            </w:tabs>
            <w:spacing w:before="240"/>
            <w:rPr>
              <w:ins w:id="3808" w:author="BHA Regulatory Affairs Unit" w:date="2026-07-29T16:06:00Z"/>
            </w:rPr>
          </w:pPr>
          <w:sdt>
            <w:sdtPr>
              <w:tag w:val="goog_rdk_3799"/>
              <w:id w:val="675909754"/>
            </w:sdtPr>
            <w:sdtContent>
              <w:ins w:id="3809" w:author="BHA Regulatory Affairs Unit" w:date="2026-07-29T16:06:00Z">
                <w:r>
                  <w:t>This Part 1.19.14 of this Chapter 1 does not apply to adult individuals over the age of 18 (eighteen) receiving services in an adult setting. Individuals ages eighteen (18) to twenty-one (21) years of age receiving services in an agency serving children and youth, and licensed through the Colorado Department of Human Services Division of Child Welfare, are subject to the Rules in this Part 1.19.14 of this Chapter 1.</w:t>
                </w:r>
              </w:ins>
            </w:sdtContent>
          </w:sdt>
        </w:p>
      </w:sdtContent>
    </w:sdt>
    <w:sdt>
      <w:sdtPr>
        <w:tag w:val="goog_rdk_3802"/>
        <w:id w:val="-27950739"/>
      </w:sdtPr>
      <w:sdtContent>
        <w:p w14:paraId="0000082C" w14:textId="77777777" w:rsidR="00CF3663" w:rsidRDefault="00000000">
          <w:pPr>
            <w:numPr>
              <w:ilvl w:val="0"/>
              <w:numId w:val="135"/>
            </w:numPr>
            <w:tabs>
              <w:tab w:val="left" w:pos="720"/>
              <w:tab w:val="left" w:pos="1440"/>
            </w:tabs>
            <w:spacing w:before="240"/>
            <w:rPr>
              <w:ins w:id="3810" w:author="BHA Regulatory Affairs Unit" w:date="2026-07-29T16:06:00Z"/>
            </w:rPr>
          </w:pPr>
          <w:sdt>
            <w:sdtPr>
              <w:tag w:val="goog_rdk_3801"/>
              <w:id w:val="-2135241425"/>
            </w:sdtPr>
            <w:sdtContent>
              <w:ins w:id="3811" w:author="BHA Regulatory Affairs Unit" w:date="2026-07-29T16:06:00Z">
                <w:r>
                  <w:t xml:space="preserve">An emergency safety intervention must be performed in a manner that is safe, proportionate, and appropriate to the severity of the behavior, and the youth’s chronological and developmental age, size, gender, physical, medical, and </w:t>
                </w:r>
                <w:r>
                  <w:lastRenderedPageBreak/>
                  <w:t>psychiatric condition, and personal history (including any history of physical or sexual abuse).</w:t>
                </w:r>
              </w:ins>
            </w:sdtContent>
          </w:sdt>
        </w:p>
      </w:sdtContent>
    </w:sdt>
    <w:sdt>
      <w:sdtPr>
        <w:tag w:val="goog_rdk_3804"/>
        <w:id w:val="1321727987"/>
      </w:sdtPr>
      <w:sdtContent>
        <w:p w14:paraId="0000082D" w14:textId="77777777" w:rsidR="00CF3663" w:rsidRDefault="00000000">
          <w:pPr>
            <w:numPr>
              <w:ilvl w:val="1"/>
              <w:numId w:val="135"/>
            </w:numPr>
            <w:tabs>
              <w:tab w:val="left" w:pos="720"/>
              <w:tab w:val="left" w:pos="1440"/>
            </w:tabs>
            <w:spacing w:before="240"/>
            <w:rPr>
              <w:ins w:id="3812" w:author="BHA Regulatory Affairs Unit" w:date="2026-07-29T16:06:00Z"/>
            </w:rPr>
          </w:pPr>
          <w:sdt>
            <w:sdtPr>
              <w:tag w:val="goog_rdk_3803"/>
              <w:id w:val="-1372241272"/>
            </w:sdtPr>
            <w:sdtContent>
              <w:ins w:id="3813" w:author="BHA Regulatory Affairs Unit" w:date="2026-07-29T16:06:00Z">
                <w:r>
                  <w:t>Physical management is always considered restraint for youth under age eighteen (18), and must follow the restraint order Rules, pursuant to this Part 1.19.14 of this Chapter 1.</w:t>
                </w:r>
              </w:ins>
            </w:sdtContent>
          </w:sdt>
        </w:p>
      </w:sdtContent>
    </w:sdt>
    <w:sdt>
      <w:sdtPr>
        <w:tag w:val="goog_rdk_3806"/>
        <w:id w:val="777860799"/>
      </w:sdtPr>
      <w:sdtContent>
        <w:p w14:paraId="0000082E" w14:textId="77777777" w:rsidR="00CF3663" w:rsidRDefault="00000000">
          <w:pPr>
            <w:numPr>
              <w:ilvl w:val="0"/>
              <w:numId w:val="135"/>
            </w:numPr>
            <w:tabs>
              <w:tab w:val="left" w:pos="720"/>
              <w:tab w:val="left" w:pos="1440"/>
            </w:tabs>
            <w:spacing w:before="240"/>
            <w:rPr>
              <w:ins w:id="3814" w:author="BHA Regulatory Affairs Unit" w:date="2026-07-29T16:06:00Z"/>
            </w:rPr>
          </w:pPr>
          <w:sdt>
            <w:sdtPr>
              <w:tag w:val="goog_rdk_3805"/>
              <w:id w:val="922709817"/>
            </w:sdtPr>
            <w:sdtContent>
              <w:ins w:id="3815" w:author="BHA Regulatory Affairs Unit" w:date="2026-07-29T16:06:00Z">
                <w:r>
                  <w:t>Orders for seclusion/restraint must be made by an authorized practitioner in an agency, operating within their scope of practice, to order seclusion/restraint, and trained in the use of emergency safety interventions.</w:t>
                </w:r>
              </w:ins>
            </w:sdtContent>
          </w:sdt>
        </w:p>
      </w:sdtContent>
    </w:sdt>
    <w:sdt>
      <w:sdtPr>
        <w:tag w:val="goog_rdk_3808"/>
        <w:id w:val="937223854"/>
      </w:sdtPr>
      <w:sdtContent>
        <w:p w14:paraId="0000082F" w14:textId="77777777" w:rsidR="00CF3663" w:rsidRDefault="00000000">
          <w:pPr>
            <w:numPr>
              <w:ilvl w:val="1"/>
              <w:numId w:val="135"/>
            </w:numPr>
            <w:tabs>
              <w:tab w:val="left" w:pos="720"/>
              <w:tab w:val="left" w:pos="1440"/>
            </w:tabs>
            <w:spacing w:before="240"/>
            <w:rPr>
              <w:ins w:id="3816" w:author="BHA Regulatory Affairs Unit" w:date="2026-07-29T16:06:00Z"/>
            </w:rPr>
          </w:pPr>
          <w:sdt>
            <w:sdtPr>
              <w:tag w:val="goog_rdk_3807"/>
              <w:id w:val="-403971664"/>
            </w:sdtPr>
            <w:sdtContent>
              <w:ins w:id="3817" w:author="BHA Regulatory Affairs Unit" w:date="2026-07-29T16:06:00Z">
                <w:r>
                  <w:t>Federal regulations at 42 C.F.R. § 441.151, the federal regulations issued by the United States Secretary of Health and Human Services found at 42 C.F.R. § 441.151 (Feb. 2023), which is incorporated by reference in Part 1.2.1 of this Chapter 1.</w:t>
                </w:r>
              </w:ins>
            </w:sdtContent>
          </w:sdt>
        </w:p>
      </w:sdtContent>
    </w:sdt>
    <w:sdt>
      <w:sdtPr>
        <w:tag w:val="goog_rdk_3810"/>
        <w:id w:val="-314615375"/>
      </w:sdtPr>
      <w:sdtContent>
        <w:p w14:paraId="00000830" w14:textId="77777777" w:rsidR="00CF3663" w:rsidRDefault="00000000">
          <w:pPr>
            <w:numPr>
              <w:ilvl w:val="0"/>
              <w:numId w:val="135"/>
            </w:numPr>
            <w:tabs>
              <w:tab w:val="left" w:pos="720"/>
              <w:tab w:val="left" w:pos="1440"/>
            </w:tabs>
            <w:spacing w:before="240"/>
            <w:rPr>
              <w:ins w:id="3818" w:author="BHA Regulatory Affairs Unit" w:date="2026-07-29T16:06:00Z"/>
            </w:rPr>
          </w:pPr>
          <w:sdt>
            <w:sdtPr>
              <w:tag w:val="goog_rdk_3809"/>
              <w:id w:val="461865316"/>
            </w:sdtPr>
            <w:sdtContent>
              <w:ins w:id="3819" w:author="BHA Regulatory Affairs Unit" w:date="2026-07-29T16:06:00Z">
                <w:r>
                  <w:t>If a youth’s treatment team, assigned physician, or authorized practitioner is available, only they can order seclusion/restraint. If they are not available, then another authorized practitioner on the treatment team may make the order.</w:t>
                </w:r>
              </w:ins>
            </w:sdtContent>
          </w:sdt>
        </w:p>
      </w:sdtContent>
    </w:sdt>
    <w:sdt>
      <w:sdtPr>
        <w:tag w:val="goog_rdk_3812"/>
        <w:id w:val="1215210970"/>
      </w:sdtPr>
      <w:sdtContent>
        <w:p w14:paraId="00000831" w14:textId="77777777" w:rsidR="00CF3663" w:rsidRDefault="00000000">
          <w:pPr>
            <w:numPr>
              <w:ilvl w:val="0"/>
              <w:numId w:val="135"/>
            </w:numPr>
            <w:tabs>
              <w:tab w:val="left" w:pos="720"/>
              <w:tab w:val="left" w:pos="1440"/>
            </w:tabs>
            <w:spacing w:before="240"/>
            <w:rPr>
              <w:ins w:id="3820" w:author="BHA Regulatory Affairs Unit" w:date="2026-07-29T16:06:00Z"/>
            </w:rPr>
          </w:pPr>
          <w:sdt>
            <w:sdtPr>
              <w:tag w:val="goog_rdk_3811"/>
              <w:id w:val="-2115495027"/>
            </w:sdtPr>
            <w:sdtContent>
              <w:ins w:id="3821" w:author="BHA Regulatory Affairs Unit" w:date="2026-07-29T16:06:00Z">
                <w:r>
                  <w:t>A physician or other authorized practitioner must order the least restrictive emergency safety intervention that is most likely to be effective in resolving the emergency safety situation, based on consultation with personnel.</w:t>
                </w:r>
              </w:ins>
            </w:sdtContent>
          </w:sdt>
        </w:p>
      </w:sdtContent>
    </w:sdt>
    <w:sdt>
      <w:sdtPr>
        <w:tag w:val="goog_rdk_3814"/>
        <w:id w:val="18660963"/>
      </w:sdtPr>
      <w:sdtContent>
        <w:p w14:paraId="00000832" w14:textId="77777777" w:rsidR="00CF3663" w:rsidRDefault="00000000">
          <w:pPr>
            <w:numPr>
              <w:ilvl w:val="0"/>
              <w:numId w:val="135"/>
            </w:numPr>
            <w:tabs>
              <w:tab w:val="left" w:pos="720"/>
              <w:tab w:val="left" w:pos="1440"/>
            </w:tabs>
            <w:spacing w:before="240"/>
            <w:rPr>
              <w:ins w:id="3822" w:author="BHA Regulatory Affairs Unit" w:date="2026-07-29T16:06:00Z"/>
            </w:rPr>
          </w:pPr>
          <w:sdt>
            <w:sdtPr>
              <w:tag w:val="goog_rdk_3813"/>
              <w:id w:val="-952295127"/>
            </w:sdtPr>
            <w:sdtContent>
              <w:ins w:id="3823" w:author="BHA Regulatory Affairs Unit" w:date="2026-07-29T16:06:00Z">
                <w:r>
                  <w:t>If the order for seclusion/restraint is verbal, the order must be received by a registered nurse or other trained licensed personnel, such as a licensed practical nurse, while the emergency safety intervention is being initiated by personnel, or immediately after the emergency safety situation begins.</w:t>
                </w:r>
              </w:ins>
            </w:sdtContent>
          </w:sdt>
        </w:p>
      </w:sdtContent>
    </w:sdt>
    <w:sdt>
      <w:sdtPr>
        <w:tag w:val="goog_rdk_3816"/>
        <w:id w:val="-1013973852"/>
      </w:sdtPr>
      <w:sdtContent>
        <w:p w14:paraId="00000833" w14:textId="77777777" w:rsidR="00CF3663" w:rsidRDefault="00000000">
          <w:pPr>
            <w:numPr>
              <w:ilvl w:val="1"/>
              <w:numId w:val="135"/>
            </w:numPr>
            <w:tabs>
              <w:tab w:val="left" w:pos="720"/>
              <w:tab w:val="left" w:pos="1440"/>
            </w:tabs>
            <w:spacing w:before="240"/>
            <w:rPr>
              <w:ins w:id="3824" w:author="BHA Regulatory Affairs Unit" w:date="2026-07-29T16:06:00Z"/>
            </w:rPr>
          </w:pPr>
          <w:sdt>
            <w:sdtPr>
              <w:tag w:val="goog_rdk_3815"/>
              <w:id w:val="-1890320248"/>
            </w:sdtPr>
            <w:sdtContent>
              <w:ins w:id="3825" w:author="BHA Regulatory Affairs Unit" w:date="2026-07-29T16:06:00Z">
                <w:r>
                  <w:t>The registered nurse or other trained licensed professional receiving a verbal order for the emergency intervention must document the verbal order in the youth’s clinical record.</w:t>
                </w:r>
              </w:ins>
            </w:sdtContent>
          </w:sdt>
        </w:p>
      </w:sdtContent>
    </w:sdt>
    <w:sdt>
      <w:sdtPr>
        <w:tag w:val="goog_rdk_3818"/>
        <w:id w:val="1697696201"/>
      </w:sdtPr>
      <w:sdtContent>
        <w:p w14:paraId="00000834" w14:textId="77777777" w:rsidR="00CF3663" w:rsidRDefault="00000000">
          <w:pPr>
            <w:numPr>
              <w:ilvl w:val="1"/>
              <w:numId w:val="135"/>
            </w:numPr>
            <w:tabs>
              <w:tab w:val="left" w:pos="720"/>
              <w:tab w:val="left" w:pos="1440"/>
            </w:tabs>
            <w:spacing w:before="240"/>
            <w:rPr>
              <w:ins w:id="3826" w:author="BHA Regulatory Affairs Unit" w:date="2026-07-29T16:06:00Z"/>
            </w:rPr>
          </w:pPr>
          <w:sdt>
            <w:sdtPr>
              <w:tag w:val="goog_rdk_3817"/>
              <w:id w:val="954132488"/>
            </w:sdtPr>
            <w:sdtContent>
              <w:ins w:id="3827" w:author="BHA Regulatory Affairs Unit" w:date="2026-07-29T16:06:00Z">
                <w:r>
                  <w:t>The physician or other authorized practitioner permitted to order restraint or seclusion must verify the verbal order in a signed, written form in the youth’s record. Signatures must be entered into the record no more than twenty-four (24) hours after the event.</w:t>
                </w:r>
              </w:ins>
            </w:sdtContent>
          </w:sdt>
        </w:p>
      </w:sdtContent>
    </w:sdt>
    <w:sdt>
      <w:sdtPr>
        <w:tag w:val="goog_rdk_3820"/>
        <w:id w:val="1268529917"/>
      </w:sdtPr>
      <w:sdtContent>
        <w:p w14:paraId="00000835" w14:textId="77777777" w:rsidR="00CF3663" w:rsidRDefault="00000000">
          <w:pPr>
            <w:numPr>
              <w:ilvl w:val="1"/>
              <w:numId w:val="135"/>
            </w:numPr>
            <w:tabs>
              <w:tab w:val="left" w:pos="720"/>
              <w:tab w:val="left" w:pos="1440"/>
            </w:tabs>
            <w:spacing w:before="240"/>
            <w:rPr>
              <w:ins w:id="3828" w:author="BHA Regulatory Affairs Unit" w:date="2026-07-29T16:06:00Z"/>
            </w:rPr>
          </w:pPr>
          <w:sdt>
            <w:sdtPr>
              <w:tag w:val="goog_rdk_3819"/>
              <w:id w:val="-4649108"/>
            </w:sdtPr>
            <w:sdtContent>
              <w:ins w:id="3829" w:author="BHA Regulatory Affairs Unit" w:date="2026-07-29T16:06:00Z">
                <w:r>
                  <w:t>The physician or other authorized practitioner ordering restraint or seclusion must be available to personnel for consultation, at least by telephone, throughout the period of the emergency safety intervention.</w:t>
                </w:r>
              </w:ins>
            </w:sdtContent>
          </w:sdt>
        </w:p>
      </w:sdtContent>
    </w:sdt>
    <w:sdt>
      <w:sdtPr>
        <w:tag w:val="goog_rdk_3822"/>
        <w:id w:val="515493958"/>
      </w:sdtPr>
      <w:sdtContent>
        <w:p w14:paraId="00000836" w14:textId="77777777" w:rsidR="00CF3663" w:rsidRDefault="00000000">
          <w:pPr>
            <w:numPr>
              <w:ilvl w:val="0"/>
              <w:numId w:val="135"/>
            </w:numPr>
            <w:tabs>
              <w:tab w:val="left" w:pos="720"/>
              <w:tab w:val="left" w:pos="1440"/>
            </w:tabs>
            <w:spacing w:before="240"/>
            <w:rPr>
              <w:ins w:id="3830" w:author="BHA Regulatory Affairs Unit" w:date="2026-07-29T16:06:00Z"/>
            </w:rPr>
          </w:pPr>
          <w:sdt>
            <w:sdtPr>
              <w:tag w:val="goog_rdk_3821"/>
              <w:id w:val="-849906281"/>
            </w:sdtPr>
            <w:sdtContent>
              <w:ins w:id="3831" w:author="BHA Regulatory Affairs Unit" w:date="2026-07-29T16:06:00Z">
                <w:r>
                  <w:t>Each order for seclusion/restraint must be limited to no longer than the duration of the emergency safety situation.</w:t>
                </w:r>
              </w:ins>
            </w:sdtContent>
          </w:sdt>
        </w:p>
      </w:sdtContent>
    </w:sdt>
    <w:sdt>
      <w:sdtPr>
        <w:tag w:val="goog_rdk_3824"/>
        <w:id w:val="1400078485"/>
      </w:sdtPr>
      <w:sdtContent>
        <w:p w14:paraId="00000837" w14:textId="77777777" w:rsidR="00CF3663" w:rsidRDefault="00000000">
          <w:pPr>
            <w:numPr>
              <w:ilvl w:val="0"/>
              <w:numId w:val="135"/>
            </w:numPr>
            <w:tabs>
              <w:tab w:val="left" w:pos="720"/>
              <w:tab w:val="left" w:pos="1440"/>
            </w:tabs>
            <w:spacing w:before="240"/>
            <w:rPr>
              <w:ins w:id="3832" w:author="BHA Regulatory Affairs Unit" w:date="2026-07-29T16:06:00Z"/>
            </w:rPr>
          </w:pPr>
          <w:sdt>
            <w:sdtPr>
              <w:tag w:val="goog_rdk_3823"/>
              <w:id w:val="-1903928447"/>
            </w:sdtPr>
            <w:sdtContent>
              <w:ins w:id="3833" w:author="BHA Regulatory Affairs Unit" w:date="2026-07-29T16:06:00Z">
                <w:r>
                  <w:t>If the total order time exceeds the following durations, agencies must evaluate a youth to determine whether they should be moved to a higher level of care, unless the agency is a hospital:</w:t>
                </w:r>
              </w:ins>
            </w:sdtContent>
          </w:sdt>
        </w:p>
      </w:sdtContent>
    </w:sdt>
    <w:sdt>
      <w:sdtPr>
        <w:tag w:val="goog_rdk_3826"/>
        <w:id w:val="775094172"/>
      </w:sdtPr>
      <w:sdtContent>
        <w:p w14:paraId="00000838" w14:textId="77777777" w:rsidR="00CF3663" w:rsidRDefault="00000000">
          <w:pPr>
            <w:numPr>
              <w:ilvl w:val="1"/>
              <w:numId w:val="135"/>
            </w:numPr>
            <w:tabs>
              <w:tab w:val="left" w:pos="720"/>
              <w:tab w:val="left" w:pos="1440"/>
            </w:tabs>
            <w:spacing w:before="240"/>
            <w:rPr>
              <w:ins w:id="3834" w:author="BHA Regulatory Affairs Unit" w:date="2026-07-29T16:06:00Z"/>
            </w:rPr>
          </w:pPr>
          <w:sdt>
            <w:sdtPr>
              <w:tag w:val="goog_rdk_3825"/>
              <w:id w:val="1354907204"/>
            </w:sdtPr>
            <w:sdtContent>
              <w:ins w:id="3835" w:author="BHA Regulatory Affairs Unit" w:date="2026-07-29T16:06:00Z">
                <w:r>
                  <w:t>Four (4) hours for youth ages eighteen (18) to twenty-one (21);</w:t>
                </w:r>
              </w:ins>
            </w:sdtContent>
          </w:sdt>
        </w:p>
      </w:sdtContent>
    </w:sdt>
    <w:sdt>
      <w:sdtPr>
        <w:tag w:val="goog_rdk_3828"/>
        <w:id w:val="197537592"/>
      </w:sdtPr>
      <w:sdtContent>
        <w:p w14:paraId="00000839" w14:textId="77777777" w:rsidR="00CF3663" w:rsidRDefault="00000000">
          <w:pPr>
            <w:numPr>
              <w:ilvl w:val="1"/>
              <w:numId w:val="135"/>
            </w:numPr>
            <w:tabs>
              <w:tab w:val="left" w:pos="720"/>
              <w:tab w:val="left" w:pos="1440"/>
            </w:tabs>
            <w:spacing w:before="240"/>
            <w:rPr>
              <w:ins w:id="3836" w:author="BHA Regulatory Affairs Unit" w:date="2026-07-29T16:06:00Z"/>
            </w:rPr>
          </w:pPr>
          <w:sdt>
            <w:sdtPr>
              <w:tag w:val="goog_rdk_3827"/>
              <w:id w:val="393722662"/>
            </w:sdtPr>
            <w:sdtContent>
              <w:ins w:id="3837" w:author="BHA Regulatory Affairs Unit" w:date="2026-07-29T16:06:00Z">
                <w:r>
                  <w:t>Two (2) hours for youth ages nine (9) to seventeen (17); or</w:t>
                </w:r>
              </w:ins>
            </w:sdtContent>
          </w:sdt>
        </w:p>
      </w:sdtContent>
    </w:sdt>
    <w:sdt>
      <w:sdtPr>
        <w:tag w:val="goog_rdk_3830"/>
        <w:id w:val="-602004384"/>
      </w:sdtPr>
      <w:sdtContent>
        <w:p w14:paraId="0000083A" w14:textId="77777777" w:rsidR="00CF3663" w:rsidRDefault="00000000">
          <w:pPr>
            <w:numPr>
              <w:ilvl w:val="1"/>
              <w:numId w:val="135"/>
            </w:numPr>
            <w:tabs>
              <w:tab w:val="left" w:pos="720"/>
              <w:tab w:val="left" w:pos="1440"/>
            </w:tabs>
            <w:spacing w:before="240"/>
            <w:rPr>
              <w:ins w:id="3838" w:author="BHA Regulatory Affairs Unit" w:date="2026-07-29T16:06:00Z"/>
            </w:rPr>
          </w:pPr>
          <w:sdt>
            <w:sdtPr>
              <w:tag w:val="goog_rdk_3829"/>
              <w:id w:val="1632579922"/>
            </w:sdtPr>
            <w:sdtContent>
              <w:ins w:id="3839" w:author="BHA Regulatory Affairs Unit" w:date="2026-07-29T16:06:00Z">
                <w:r>
                  <w:t>One (1) hour for youth under the age of nine (9).</w:t>
                </w:r>
              </w:ins>
            </w:sdtContent>
          </w:sdt>
        </w:p>
      </w:sdtContent>
    </w:sdt>
    <w:sdt>
      <w:sdtPr>
        <w:tag w:val="goog_rdk_3832"/>
        <w:id w:val="-1617202702"/>
      </w:sdtPr>
      <w:sdtContent>
        <w:p w14:paraId="0000083B" w14:textId="77777777" w:rsidR="00CF3663" w:rsidRDefault="00000000">
          <w:pPr>
            <w:numPr>
              <w:ilvl w:val="0"/>
              <w:numId w:val="135"/>
            </w:numPr>
            <w:tabs>
              <w:tab w:val="left" w:pos="720"/>
              <w:tab w:val="left" w:pos="1440"/>
            </w:tabs>
            <w:spacing w:before="240"/>
            <w:rPr>
              <w:ins w:id="3840" w:author="BHA Regulatory Affairs Unit" w:date="2026-07-29T16:06:00Z"/>
            </w:rPr>
          </w:pPr>
          <w:sdt>
            <w:sdtPr>
              <w:tag w:val="goog_rdk_3831"/>
              <w:id w:val="797779306"/>
            </w:sdtPr>
            <w:sdtContent>
              <w:ins w:id="3841" w:author="BHA Regulatory Affairs Unit" w:date="2026-07-29T16:06:00Z">
                <w:r>
                  <w:t>Within one (1) hour of the initiation of the order of the emergency safety intervention, a registered nurse or authorized practitioner trained in the use of emergency safety interventions and permitted to assess the physical and psychological well-being of youth, must conduct an in-person assessment of the physical and psychological well-being of the youth including but not limited to:</w:t>
                </w:r>
              </w:ins>
            </w:sdtContent>
          </w:sdt>
        </w:p>
      </w:sdtContent>
    </w:sdt>
    <w:sdt>
      <w:sdtPr>
        <w:tag w:val="goog_rdk_3834"/>
        <w:id w:val="-1173762143"/>
      </w:sdtPr>
      <w:sdtContent>
        <w:p w14:paraId="0000083C" w14:textId="77777777" w:rsidR="00CF3663" w:rsidRDefault="00000000">
          <w:pPr>
            <w:numPr>
              <w:ilvl w:val="1"/>
              <w:numId w:val="135"/>
            </w:numPr>
            <w:tabs>
              <w:tab w:val="left" w:pos="720"/>
              <w:tab w:val="left" w:pos="1440"/>
            </w:tabs>
            <w:spacing w:before="240"/>
            <w:rPr>
              <w:ins w:id="3842" w:author="BHA Regulatory Affairs Unit" w:date="2026-07-29T16:06:00Z"/>
            </w:rPr>
          </w:pPr>
          <w:sdt>
            <w:sdtPr>
              <w:tag w:val="goog_rdk_3833"/>
              <w:id w:val="-129958587"/>
            </w:sdtPr>
            <w:sdtContent>
              <w:ins w:id="3843" w:author="BHA Regulatory Affairs Unit" w:date="2026-07-29T16:06:00Z">
                <w:r>
                  <w:t>The youth’s physical and psychological status;</w:t>
                </w:r>
              </w:ins>
            </w:sdtContent>
          </w:sdt>
        </w:p>
      </w:sdtContent>
    </w:sdt>
    <w:sdt>
      <w:sdtPr>
        <w:tag w:val="goog_rdk_3836"/>
        <w:id w:val="2067466287"/>
      </w:sdtPr>
      <w:sdtContent>
        <w:p w14:paraId="0000083D" w14:textId="77777777" w:rsidR="00CF3663" w:rsidRDefault="00000000">
          <w:pPr>
            <w:numPr>
              <w:ilvl w:val="1"/>
              <w:numId w:val="135"/>
            </w:numPr>
            <w:tabs>
              <w:tab w:val="left" w:pos="720"/>
              <w:tab w:val="left" w:pos="1440"/>
            </w:tabs>
            <w:spacing w:before="240"/>
            <w:rPr>
              <w:ins w:id="3844" w:author="BHA Regulatory Affairs Unit" w:date="2026-07-29T16:06:00Z"/>
            </w:rPr>
          </w:pPr>
          <w:sdt>
            <w:sdtPr>
              <w:tag w:val="goog_rdk_3835"/>
              <w:id w:val="-1635143426"/>
            </w:sdtPr>
            <w:sdtContent>
              <w:ins w:id="3845" w:author="BHA Regulatory Affairs Unit" w:date="2026-07-29T16:06:00Z">
                <w:r>
                  <w:t>The youth’s behavior;</w:t>
                </w:r>
              </w:ins>
            </w:sdtContent>
          </w:sdt>
        </w:p>
      </w:sdtContent>
    </w:sdt>
    <w:sdt>
      <w:sdtPr>
        <w:tag w:val="goog_rdk_3838"/>
        <w:id w:val="580563028"/>
      </w:sdtPr>
      <w:sdtContent>
        <w:p w14:paraId="0000083E" w14:textId="77777777" w:rsidR="00CF3663" w:rsidRDefault="00000000">
          <w:pPr>
            <w:numPr>
              <w:ilvl w:val="1"/>
              <w:numId w:val="135"/>
            </w:numPr>
            <w:tabs>
              <w:tab w:val="left" w:pos="720"/>
              <w:tab w:val="left" w:pos="1440"/>
            </w:tabs>
            <w:spacing w:before="240"/>
            <w:rPr>
              <w:ins w:id="3846" w:author="BHA Regulatory Affairs Unit" w:date="2026-07-29T16:06:00Z"/>
            </w:rPr>
          </w:pPr>
          <w:sdt>
            <w:sdtPr>
              <w:tag w:val="goog_rdk_3837"/>
              <w:id w:val="-298319566"/>
            </w:sdtPr>
            <w:sdtContent>
              <w:ins w:id="3847" w:author="BHA Regulatory Affairs Unit" w:date="2026-07-29T16:06:00Z">
                <w:r>
                  <w:t>The appropriateness of the intervention measures; and</w:t>
                </w:r>
              </w:ins>
            </w:sdtContent>
          </w:sdt>
        </w:p>
      </w:sdtContent>
    </w:sdt>
    <w:sdt>
      <w:sdtPr>
        <w:tag w:val="goog_rdk_3840"/>
        <w:id w:val="-1276461492"/>
      </w:sdtPr>
      <w:sdtContent>
        <w:p w14:paraId="0000083F" w14:textId="77777777" w:rsidR="00CF3663" w:rsidRDefault="00000000">
          <w:pPr>
            <w:numPr>
              <w:ilvl w:val="1"/>
              <w:numId w:val="135"/>
            </w:numPr>
            <w:tabs>
              <w:tab w:val="left" w:pos="720"/>
              <w:tab w:val="left" w:pos="1440"/>
            </w:tabs>
            <w:spacing w:before="240"/>
            <w:rPr>
              <w:ins w:id="3848" w:author="BHA Regulatory Affairs Unit" w:date="2026-07-29T16:06:00Z"/>
            </w:rPr>
          </w:pPr>
          <w:sdt>
            <w:sdtPr>
              <w:tag w:val="goog_rdk_3839"/>
              <w:id w:val="683793224"/>
            </w:sdtPr>
            <w:sdtContent>
              <w:ins w:id="3849" w:author="BHA Regulatory Affairs Unit" w:date="2026-07-29T16:06:00Z">
                <w:r>
                  <w:t>Any complications resulting from the intervention.</w:t>
                </w:r>
              </w:ins>
            </w:sdtContent>
          </w:sdt>
        </w:p>
      </w:sdtContent>
    </w:sdt>
    <w:sdt>
      <w:sdtPr>
        <w:tag w:val="goog_rdk_3842"/>
        <w:id w:val="778381046"/>
      </w:sdtPr>
      <w:sdtContent>
        <w:p w14:paraId="00000840" w14:textId="77777777" w:rsidR="00CF3663" w:rsidRDefault="00000000">
          <w:pPr>
            <w:numPr>
              <w:ilvl w:val="0"/>
              <w:numId w:val="135"/>
            </w:numPr>
            <w:tabs>
              <w:tab w:val="left" w:pos="720"/>
              <w:tab w:val="left" w:pos="1440"/>
            </w:tabs>
            <w:spacing w:before="240"/>
            <w:rPr>
              <w:ins w:id="3850" w:author="BHA Regulatory Affairs Unit" w:date="2026-07-29T16:06:00Z"/>
            </w:rPr>
          </w:pPr>
          <w:sdt>
            <w:sdtPr>
              <w:tag w:val="goog_rdk_3841"/>
              <w:id w:val="-1826736736"/>
            </w:sdtPr>
            <w:sdtContent>
              <w:ins w:id="3851" w:author="BHA Regulatory Affairs Unit" w:date="2026-07-29T16:06:00Z">
                <w:r>
                  <w:t>Results of the one (1) hour assessment must be documented in a youth’s record.</w:t>
                </w:r>
              </w:ins>
            </w:sdtContent>
          </w:sdt>
        </w:p>
      </w:sdtContent>
    </w:sdt>
    <w:sdt>
      <w:sdtPr>
        <w:tag w:val="goog_rdk_3844"/>
        <w:id w:val="-742113407"/>
      </w:sdtPr>
      <w:sdtContent>
        <w:p w14:paraId="00000841" w14:textId="77777777" w:rsidR="00CF3663" w:rsidRDefault="00000000">
          <w:pPr>
            <w:numPr>
              <w:ilvl w:val="0"/>
              <w:numId w:val="135"/>
            </w:numPr>
            <w:tabs>
              <w:tab w:val="left" w:pos="720"/>
              <w:tab w:val="left" w:pos="1440"/>
            </w:tabs>
            <w:spacing w:before="240"/>
            <w:rPr>
              <w:ins w:id="3852" w:author="BHA Regulatory Affairs Unit" w:date="2026-07-29T16:06:00Z"/>
            </w:rPr>
          </w:pPr>
          <w:sdt>
            <w:sdtPr>
              <w:tag w:val="goog_rdk_3843"/>
              <w:id w:val="-56555726"/>
            </w:sdtPr>
            <w:sdtContent>
              <w:ins w:id="3853" w:author="BHA Regulatory Affairs Unit" w:date="2026-07-29T16:06:00Z">
                <w:r>
                  <w:t>Notification of parent(s) and/or legal guardian(s), when applicable:</w:t>
                </w:r>
              </w:ins>
            </w:sdtContent>
          </w:sdt>
        </w:p>
      </w:sdtContent>
    </w:sdt>
    <w:sdt>
      <w:sdtPr>
        <w:tag w:val="goog_rdk_3846"/>
        <w:id w:val="1670799784"/>
      </w:sdtPr>
      <w:sdtContent>
        <w:p w14:paraId="00000842" w14:textId="77777777" w:rsidR="00CF3663" w:rsidRDefault="00000000">
          <w:pPr>
            <w:numPr>
              <w:ilvl w:val="1"/>
              <w:numId w:val="135"/>
            </w:numPr>
            <w:tabs>
              <w:tab w:val="left" w:pos="720"/>
              <w:tab w:val="left" w:pos="1440"/>
            </w:tabs>
            <w:spacing w:before="240"/>
            <w:rPr>
              <w:ins w:id="3854" w:author="BHA Regulatory Affairs Unit" w:date="2026-07-29T16:06:00Z"/>
            </w:rPr>
          </w:pPr>
          <w:sdt>
            <w:sdtPr>
              <w:tag w:val="goog_rdk_3845"/>
              <w:id w:val="529963822"/>
            </w:sdtPr>
            <w:sdtContent>
              <w:ins w:id="3855" w:author="BHA Regulatory Affairs Unit" w:date="2026-07-29T16:06:00Z">
                <w:r>
                  <w:t>Agencies must notify the parent(s) and/or legal guardian(s) of a youth who has been in seclusion or restraint, as soon as possible, after the initiation of each emergency safety intervention.</w:t>
                </w:r>
              </w:ins>
            </w:sdtContent>
          </w:sdt>
        </w:p>
      </w:sdtContent>
    </w:sdt>
    <w:sdt>
      <w:sdtPr>
        <w:tag w:val="goog_rdk_3848"/>
        <w:id w:val="1434988659"/>
      </w:sdtPr>
      <w:sdtContent>
        <w:p w14:paraId="00000843" w14:textId="77777777" w:rsidR="00CF3663" w:rsidRDefault="00000000">
          <w:pPr>
            <w:numPr>
              <w:ilvl w:val="1"/>
              <w:numId w:val="135"/>
            </w:numPr>
            <w:tabs>
              <w:tab w:val="left" w:pos="720"/>
              <w:tab w:val="left" w:pos="1440"/>
            </w:tabs>
            <w:spacing w:before="240"/>
            <w:rPr>
              <w:ins w:id="3856" w:author="BHA Regulatory Affairs Unit" w:date="2026-07-29T16:06:00Z"/>
            </w:rPr>
          </w:pPr>
          <w:sdt>
            <w:sdtPr>
              <w:tag w:val="goog_rdk_3847"/>
              <w:id w:val="-224240711"/>
            </w:sdtPr>
            <w:sdtContent>
              <w:ins w:id="3857" w:author="BHA Regulatory Affairs Unit" w:date="2026-07-29T16:06:00Z">
                <w:r>
                  <w:t>Agencies shall document in a youth’s record that the parent(s) or legal guardian(s) have been notified of the emergency safety intervention, including date and time of the notification and the name of personnel providing the notification.</w:t>
                </w:r>
              </w:ins>
            </w:sdtContent>
          </w:sdt>
        </w:p>
      </w:sdtContent>
    </w:sdt>
    <w:sdt>
      <w:sdtPr>
        <w:tag w:val="goog_rdk_3850"/>
        <w:id w:val="-1811247780"/>
      </w:sdtPr>
      <w:sdtContent>
        <w:p w14:paraId="00000844" w14:textId="77777777" w:rsidR="00CF3663" w:rsidRDefault="00000000">
          <w:pPr>
            <w:numPr>
              <w:ilvl w:val="1"/>
              <w:numId w:val="135"/>
            </w:numPr>
            <w:tabs>
              <w:tab w:val="left" w:pos="720"/>
              <w:tab w:val="left" w:pos="1440"/>
            </w:tabs>
            <w:spacing w:before="240"/>
            <w:rPr>
              <w:ins w:id="3858" w:author="BHA Regulatory Affairs Unit" w:date="2026-07-29T16:06:00Z"/>
            </w:rPr>
          </w:pPr>
          <w:sdt>
            <w:sdtPr>
              <w:tag w:val="goog_rdk_3849"/>
              <w:id w:val="-1844644066"/>
            </w:sdtPr>
            <w:sdtContent>
              <w:ins w:id="3859" w:author="BHA Regulatory Affairs Unit" w:date="2026-07-29T16:06:00Z">
                <w:r>
                  <w:t>If notification to the parent or legal guardian is contraindicated, this shall be documented in the youth’s clinical record.</w:t>
                </w:r>
              </w:ins>
            </w:sdtContent>
          </w:sdt>
        </w:p>
      </w:sdtContent>
    </w:sdt>
    <w:sdt>
      <w:sdtPr>
        <w:tag w:val="goog_rdk_3852"/>
        <w:id w:val="-151013331"/>
      </w:sdtPr>
      <w:sdtContent>
        <w:p w14:paraId="00000845" w14:textId="77777777" w:rsidR="00CF3663" w:rsidRDefault="00000000">
          <w:pPr>
            <w:numPr>
              <w:ilvl w:val="2"/>
              <w:numId w:val="142"/>
            </w:numPr>
            <w:tabs>
              <w:tab w:val="left" w:pos="720"/>
              <w:tab w:val="left" w:pos="1440"/>
              <w:tab w:val="left" w:pos="2070"/>
            </w:tabs>
            <w:spacing w:before="240" w:after="240"/>
            <w:rPr>
              <w:ins w:id="3860" w:author="BHA Regulatory Affairs Unit" w:date="2026-07-29T16:06:00Z"/>
              <w:b/>
              <w:bCs/>
            </w:rPr>
          </w:pPr>
          <w:sdt>
            <w:sdtPr>
              <w:tag w:val="goog_rdk_3851"/>
              <w:id w:val="-1294896078"/>
            </w:sdtPr>
            <w:sdtContent>
              <w:ins w:id="3861" w:author="BHA Regulatory Affairs Unit" w:date="2026-07-29T16:06:00Z">
                <w:r>
                  <w:rPr>
                    <w:b/>
                    <w:bCs/>
                  </w:rPr>
                  <w:t>Seclusion Rooms</w:t>
                </w:r>
              </w:ins>
            </w:sdtContent>
          </w:sdt>
        </w:p>
      </w:sdtContent>
    </w:sdt>
    <w:sdt>
      <w:sdtPr>
        <w:tag w:val="goog_rdk_3854"/>
        <w:id w:val="-1397233994"/>
      </w:sdtPr>
      <w:sdtContent>
        <w:p w14:paraId="00000846" w14:textId="77777777" w:rsidR="00CF3663" w:rsidRDefault="00000000">
          <w:pPr>
            <w:numPr>
              <w:ilvl w:val="0"/>
              <w:numId w:val="136"/>
            </w:numPr>
            <w:tabs>
              <w:tab w:val="left" w:pos="720"/>
              <w:tab w:val="left" w:pos="1440"/>
            </w:tabs>
            <w:spacing w:before="240"/>
            <w:rPr>
              <w:ins w:id="3862" w:author="BHA Regulatory Affairs Unit" w:date="2026-07-29T16:06:00Z"/>
            </w:rPr>
          </w:pPr>
          <w:sdt>
            <w:sdtPr>
              <w:tag w:val="goog_rdk_3853"/>
              <w:id w:val="-190255201"/>
            </w:sdtPr>
            <w:sdtContent>
              <w:ins w:id="3863" w:author="BHA Regulatory Affairs Unit" w:date="2026-07-29T16:06:00Z">
                <w:r>
                  <w:t>Agencies providing residential/overnight crisis services may choose to have one (1) or more seclusion room(s). Each seclusion room must meet the following standards:</w:t>
                </w:r>
              </w:ins>
            </w:sdtContent>
          </w:sdt>
        </w:p>
      </w:sdtContent>
    </w:sdt>
    <w:sdt>
      <w:sdtPr>
        <w:tag w:val="goog_rdk_3856"/>
        <w:id w:val="-680137784"/>
      </w:sdtPr>
      <w:sdtContent>
        <w:p w14:paraId="00000847" w14:textId="77777777" w:rsidR="00CF3663" w:rsidRDefault="00000000">
          <w:pPr>
            <w:numPr>
              <w:ilvl w:val="1"/>
              <w:numId w:val="136"/>
            </w:numPr>
            <w:tabs>
              <w:tab w:val="left" w:pos="720"/>
              <w:tab w:val="left" w:pos="1440"/>
            </w:tabs>
            <w:spacing w:before="240"/>
            <w:rPr>
              <w:ins w:id="3864" w:author="BHA Regulatory Affairs Unit" w:date="2026-07-29T16:06:00Z"/>
            </w:rPr>
          </w:pPr>
          <w:sdt>
            <w:sdtPr>
              <w:tag w:val="goog_rdk_3855"/>
              <w:id w:val="1054705829"/>
            </w:sdtPr>
            <w:sdtContent>
              <w:ins w:id="3865" w:author="BHA Regulatory Affairs Unit" w:date="2026-07-29T16:06:00Z">
                <w:r>
                  <w:t>The seclusion room must be constructed to prevent an individual from hiding, escaping, being injured, or dying by suicide, and must be free of all protrusions, sharp corners, hardware, fixtures or other devices, and furnishings which may cause injury to an individual;</w:t>
                </w:r>
              </w:ins>
            </w:sdtContent>
          </w:sdt>
        </w:p>
      </w:sdtContent>
    </w:sdt>
    <w:sdt>
      <w:sdtPr>
        <w:tag w:val="goog_rdk_3858"/>
        <w:id w:val="-1165183452"/>
      </w:sdtPr>
      <w:sdtContent>
        <w:p w14:paraId="00000848" w14:textId="77777777" w:rsidR="00CF3663" w:rsidRDefault="00000000">
          <w:pPr>
            <w:numPr>
              <w:ilvl w:val="1"/>
              <w:numId w:val="136"/>
            </w:numPr>
            <w:tabs>
              <w:tab w:val="left" w:pos="720"/>
              <w:tab w:val="left" w:pos="1440"/>
            </w:tabs>
            <w:spacing w:before="240"/>
            <w:rPr>
              <w:ins w:id="3866" w:author="BHA Regulatory Affairs Unit" w:date="2026-07-29T16:06:00Z"/>
            </w:rPr>
          </w:pPr>
          <w:sdt>
            <w:sdtPr>
              <w:tag w:val="goog_rdk_3857"/>
              <w:id w:val="-1615213724"/>
            </w:sdtPr>
            <w:sdtContent>
              <w:ins w:id="3867" w:author="BHA Regulatory Affairs Unit" w:date="2026-07-29T16:06:00Z">
                <w:r>
                  <w:t>The seclusion room must maintain a temperature appropriate for the season;</w:t>
                </w:r>
              </w:ins>
            </w:sdtContent>
          </w:sdt>
        </w:p>
      </w:sdtContent>
    </w:sdt>
    <w:sdt>
      <w:sdtPr>
        <w:tag w:val="goog_rdk_3860"/>
        <w:id w:val="-1453932000"/>
      </w:sdtPr>
      <w:sdtContent>
        <w:p w14:paraId="00000849" w14:textId="77777777" w:rsidR="00CF3663" w:rsidRDefault="00000000">
          <w:pPr>
            <w:numPr>
              <w:ilvl w:val="1"/>
              <w:numId w:val="136"/>
            </w:numPr>
            <w:tabs>
              <w:tab w:val="left" w:pos="720"/>
              <w:tab w:val="left" w:pos="1440"/>
            </w:tabs>
            <w:spacing w:before="240"/>
            <w:rPr>
              <w:ins w:id="3868" w:author="BHA Regulatory Affairs Unit" w:date="2026-07-29T16:06:00Z"/>
            </w:rPr>
          </w:pPr>
          <w:sdt>
            <w:sdtPr>
              <w:tag w:val="goog_rdk_3859"/>
              <w:id w:val="2106195077"/>
            </w:sdtPr>
            <w:sdtContent>
              <w:ins w:id="3869" w:author="BHA Regulatory Affairs Unit" w:date="2026-07-29T16:06:00Z">
                <w:r>
                  <w:t>The seclusion room must be located in a manner affording direct observation of an individual by personnel;</w:t>
                </w:r>
              </w:ins>
            </w:sdtContent>
          </w:sdt>
        </w:p>
      </w:sdtContent>
    </w:sdt>
    <w:sdt>
      <w:sdtPr>
        <w:tag w:val="goog_rdk_3862"/>
        <w:id w:val="943753038"/>
      </w:sdtPr>
      <w:sdtContent>
        <w:p w14:paraId="0000084A" w14:textId="77777777" w:rsidR="00CF3663" w:rsidRDefault="00000000">
          <w:pPr>
            <w:numPr>
              <w:ilvl w:val="1"/>
              <w:numId w:val="136"/>
            </w:numPr>
            <w:tabs>
              <w:tab w:val="left" w:pos="720"/>
              <w:tab w:val="left" w:pos="1440"/>
            </w:tabs>
            <w:spacing w:before="240"/>
            <w:rPr>
              <w:ins w:id="3870" w:author="BHA Regulatory Affairs Unit" w:date="2026-07-29T16:06:00Z"/>
            </w:rPr>
          </w:pPr>
          <w:sdt>
            <w:sdtPr>
              <w:tag w:val="goog_rdk_3861"/>
              <w:id w:val="-1511101618"/>
            </w:sdtPr>
            <w:sdtContent>
              <w:ins w:id="3871" w:author="BHA Regulatory Affairs Unit" w:date="2026-07-29T16:06:00Z">
                <w:r>
                  <w:t>The seclusion room must have a window that allows someone outside the room to see into all corners of the room. All windows in the seclusion room must be constructed to prevent breakage and otherwise prevent self-harm;</w:t>
                </w:r>
              </w:ins>
            </w:sdtContent>
          </w:sdt>
        </w:p>
      </w:sdtContent>
    </w:sdt>
    <w:sdt>
      <w:sdtPr>
        <w:tag w:val="goog_rdk_3864"/>
        <w:id w:val="1280408631"/>
      </w:sdtPr>
      <w:sdtContent>
        <w:p w14:paraId="0000084B" w14:textId="77777777" w:rsidR="00CF3663" w:rsidRDefault="00000000">
          <w:pPr>
            <w:numPr>
              <w:ilvl w:val="1"/>
              <w:numId w:val="136"/>
            </w:numPr>
            <w:tabs>
              <w:tab w:val="left" w:pos="720"/>
              <w:tab w:val="left" w:pos="1440"/>
            </w:tabs>
            <w:spacing w:before="240"/>
            <w:rPr>
              <w:ins w:id="3872" w:author="BHA Regulatory Affairs Unit" w:date="2026-07-29T16:06:00Z"/>
            </w:rPr>
          </w:pPr>
          <w:sdt>
            <w:sdtPr>
              <w:tag w:val="goog_rdk_3863"/>
              <w:id w:val="1242792171"/>
            </w:sdtPr>
            <w:sdtContent>
              <w:ins w:id="3873" w:author="BHA Regulatory Affairs Unit" w:date="2026-07-29T16:06:00Z">
                <w:r>
                  <w:t>Doors to the seclusion room shall be at least thirty-two (32) inches wide and must open outward; and</w:t>
                </w:r>
              </w:ins>
            </w:sdtContent>
          </w:sdt>
        </w:p>
      </w:sdtContent>
    </w:sdt>
    <w:sdt>
      <w:sdtPr>
        <w:tag w:val="goog_rdk_3866"/>
        <w:id w:val="1046946134"/>
      </w:sdtPr>
      <w:sdtContent>
        <w:p w14:paraId="0000084C" w14:textId="77777777" w:rsidR="00CF3663" w:rsidRDefault="00000000">
          <w:pPr>
            <w:numPr>
              <w:ilvl w:val="1"/>
              <w:numId w:val="136"/>
            </w:numPr>
            <w:tabs>
              <w:tab w:val="left" w:pos="720"/>
              <w:tab w:val="left" w:pos="1440"/>
            </w:tabs>
            <w:spacing w:before="240"/>
            <w:rPr>
              <w:ins w:id="3874" w:author="BHA Regulatory Affairs Unit" w:date="2026-07-29T16:06:00Z"/>
            </w:rPr>
          </w:pPr>
          <w:sdt>
            <w:sdtPr>
              <w:tag w:val="goog_rdk_3865"/>
              <w:id w:val="-1726529851"/>
            </w:sdtPr>
            <w:sdtContent>
              <w:ins w:id="3875" w:author="BHA Regulatory Affairs Unit" w:date="2026-07-29T16:06:00Z">
                <w:r>
                  <w:t>Light fixtures and other electrical outlets in the seclusion room must be limited to those required and necessary, must be recessed, and must be constructed to prevent self-harm. Such fixtures and outlets must be controlled by labeled on/off switches located outside the seclusion room.</w:t>
                </w:r>
              </w:ins>
            </w:sdtContent>
          </w:sdt>
        </w:p>
      </w:sdtContent>
    </w:sdt>
    <w:sdt>
      <w:sdtPr>
        <w:tag w:val="goog_rdk_3868"/>
        <w:id w:val="381203120"/>
      </w:sdtPr>
      <w:sdtContent>
        <w:p w14:paraId="0000084D" w14:textId="77777777" w:rsidR="00CF3663" w:rsidRDefault="00000000">
          <w:pPr>
            <w:tabs>
              <w:tab w:val="left" w:pos="720"/>
              <w:tab w:val="left" w:pos="1440"/>
            </w:tabs>
            <w:spacing w:before="240"/>
            <w:ind w:firstLine="0"/>
            <w:rPr>
              <w:ins w:id="3876" w:author="BHA Regulatory Affairs Unit" w:date="2026-07-29T16:06:00Z"/>
              <w:b/>
              <w:bCs/>
            </w:rPr>
          </w:pPr>
          <w:sdt>
            <w:sdtPr>
              <w:tag w:val="goog_rdk_3867"/>
              <w:id w:val="2050568678"/>
            </w:sdtPr>
            <w:sdtContent>
              <w:ins w:id="3877" w:author="BHA Regulatory Affairs Unit" w:date="2026-07-29T16:06:00Z">
                <w:r>
                  <w:rPr>
                    <w:b/>
                    <w:bCs/>
                  </w:rPr>
                  <w:t>***************************************************************************************************</w:t>
                </w:r>
              </w:ins>
            </w:sdtContent>
          </w:sdt>
        </w:p>
      </w:sdtContent>
    </w:sdt>
    <w:sdt>
      <w:sdtPr>
        <w:tag w:val="goog_rdk_3870"/>
        <w:id w:val="1603145877"/>
      </w:sdtPr>
      <w:sdtContent>
        <w:p w14:paraId="0000084E" w14:textId="77777777" w:rsidR="00CF3663" w:rsidRDefault="00000000">
          <w:pPr>
            <w:tabs>
              <w:tab w:val="left" w:pos="720"/>
              <w:tab w:val="left" w:pos="1440"/>
            </w:tabs>
            <w:spacing w:before="240"/>
            <w:ind w:firstLine="0"/>
            <w:rPr>
              <w:ins w:id="3878" w:author="BHA Regulatory Affairs Unit" w:date="2026-07-29T16:06:00Z"/>
              <w:b/>
              <w:bCs/>
              <w:i/>
              <w:iCs/>
            </w:rPr>
          </w:pPr>
          <w:sdt>
            <w:sdtPr>
              <w:tag w:val="goog_rdk_3869"/>
              <w:id w:val="1871071421"/>
            </w:sdtPr>
            <w:sdtContent>
              <w:ins w:id="3879" w:author="BHA Regulatory Affairs Unit" w:date="2026-07-29T16:06:00Z">
                <w:r>
                  <w:rPr>
                    <w:i/>
                    <w:iCs/>
                  </w:rPr>
                  <w:t>{Publisher’s note – not for publication: effective date added to current Chapter title only. The remainder of the content in this current Chapter remains untouched.</w:t>
                </w:r>
                <w:r>
                  <w:rPr>
                    <w:b/>
                    <w:bCs/>
                    <w:i/>
                    <w:iCs/>
                  </w:rPr>
                  <w:t>}</w:t>
                </w:r>
              </w:ins>
            </w:sdtContent>
          </w:sdt>
        </w:p>
      </w:sdtContent>
    </w:sdt>
    <w:sdt>
      <w:sdtPr>
        <w:tag w:val="goog_rdk_3872"/>
        <w:id w:val="998404318"/>
      </w:sdtPr>
      <w:sdtContent>
        <w:p w14:paraId="0000084F" w14:textId="77777777" w:rsidR="00CF3663" w:rsidRDefault="00000000" w:rsidP="00B20B40">
          <w:pPr>
            <w:pStyle w:val="Heading3"/>
            <w:rPr>
              <w:ins w:id="3880" w:author="BHA Regulatory Affairs Unit" w:date="2026-07-29T16:06:00Z"/>
            </w:rPr>
          </w:pPr>
          <w:sdt>
            <w:sdtPr>
              <w:tag w:val="goog_rdk_3871"/>
              <w:id w:val="-163749126"/>
            </w:sdtPr>
            <w:sdtContent>
              <w:ins w:id="3881" w:author="BHA Regulatory Affairs Unit" w:date="2026-07-29T16:06:00Z">
                <w:r>
                  <w:t>Chapter 3: Behavioral Health Recovery Supports (effective through June 30, 2027)</w:t>
                </w:r>
              </w:ins>
            </w:sdtContent>
          </w:sdt>
        </w:p>
      </w:sdtContent>
    </w:sdt>
    <w:sdt>
      <w:sdtPr>
        <w:tag w:val="goog_rdk_3874"/>
        <w:id w:val="-1785475637"/>
      </w:sdtPr>
      <w:sdtContent>
        <w:p w14:paraId="00000850" w14:textId="77777777" w:rsidR="00CF3663" w:rsidRDefault="00000000">
          <w:pPr>
            <w:tabs>
              <w:tab w:val="left" w:pos="720"/>
              <w:tab w:val="left" w:pos="1440"/>
            </w:tabs>
            <w:spacing w:before="240"/>
            <w:ind w:firstLine="0"/>
            <w:rPr>
              <w:ins w:id="3882" w:author="BHA Regulatory Affairs Unit" w:date="2026-07-29T16:06:00Z"/>
              <w:b/>
              <w:bCs/>
            </w:rPr>
          </w:pPr>
          <w:sdt>
            <w:sdtPr>
              <w:tag w:val="goog_rdk_3873"/>
              <w:id w:val="-1079805478"/>
            </w:sdtPr>
            <w:sdtContent>
              <w:ins w:id="3883" w:author="BHA Regulatory Affairs Unit" w:date="2026-07-29T16:06:00Z">
                <w:r>
                  <w:rPr>
                    <w:b/>
                    <w:bCs/>
                  </w:rPr>
                  <w:t>***************************************************************************************************</w:t>
                </w:r>
              </w:ins>
            </w:sdtContent>
          </w:sdt>
        </w:p>
      </w:sdtContent>
    </w:sdt>
    <w:sdt>
      <w:sdtPr>
        <w:tag w:val="goog_rdk_3876"/>
        <w:id w:val="-729872263"/>
      </w:sdtPr>
      <w:sdtContent>
        <w:p w14:paraId="00000851" w14:textId="77777777" w:rsidR="00CF3663" w:rsidRDefault="00000000">
          <w:pPr>
            <w:spacing w:before="240"/>
            <w:ind w:firstLine="0"/>
            <w:rPr>
              <w:ins w:id="3884" w:author="BHA Regulatory Affairs Unit" w:date="2026-07-29T16:06:00Z"/>
              <w:i/>
              <w:iCs/>
            </w:rPr>
          </w:pPr>
          <w:sdt>
            <w:sdtPr>
              <w:tag w:val="goog_rdk_3875"/>
              <w:id w:val="-1180566220"/>
            </w:sdtPr>
            <w:sdtContent>
              <w:ins w:id="3885" w:author="BHA Regulatory Affairs Unit" w:date="2026-07-29T16:06:00Z">
                <w:r>
                  <w:rPr>
                    <w:i/>
                    <w:iCs/>
                  </w:rPr>
                  <w:t>{Publisher’s note – not for publication: The version of Chapter 3 that follows is to be inserted immediately after the current version of Chapter 3. This version will take effect following the current version’s expiration.}</w:t>
                </w:r>
              </w:ins>
            </w:sdtContent>
          </w:sdt>
        </w:p>
      </w:sdtContent>
    </w:sdt>
    <w:sdt>
      <w:sdtPr>
        <w:tag w:val="goog_rdk_3878"/>
        <w:id w:val="2012859404"/>
      </w:sdtPr>
      <w:sdtContent>
        <w:p w14:paraId="00000852" w14:textId="77777777" w:rsidR="00CF3663" w:rsidRDefault="00000000">
          <w:pPr>
            <w:keepNext/>
            <w:spacing w:before="240" w:after="60"/>
            <w:ind w:firstLine="0"/>
            <w:rPr>
              <w:ins w:id="3886" w:author="BHA Regulatory Affairs Unit" w:date="2026-07-29T16:06:00Z"/>
              <w:b/>
              <w:bCs/>
            </w:rPr>
          </w:pPr>
          <w:sdt>
            <w:sdtPr>
              <w:tag w:val="goog_rdk_3877"/>
              <w:id w:val="1362751791"/>
            </w:sdtPr>
            <w:sdtContent>
              <w:ins w:id="3887" w:author="BHA Regulatory Affairs Unit" w:date="2026-07-29T16:06:00Z">
                <w:r>
                  <w:rPr>
                    <w:b/>
                    <w:bCs/>
                  </w:rPr>
                  <w:t>Chapter 3:</w:t>
                </w:r>
                <w:r>
                  <w:rPr>
                    <w:b/>
                    <w:bCs/>
                  </w:rPr>
                  <w:tab/>
                  <w:t>Behavioral Health Entity Licensing Standards (effective July 1, 2027)</w:t>
                </w:r>
              </w:ins>
            </w:sdtContent>
          </w:sdt>
        </w:p>
      </w:sdtContent>
    </w:sdt>
    <w:sdt>
      <w:sdtPr>
        <w:tag w:val="goog_rdk_3880"/>
        <w:id w:val="-1872917292"/>
      </w:sdtPr>
      <w:sdtContent>
        <w:p w14:paraId="00000853" w14:textId="77777777" w:rsidR="00CF3663" w:rsidRDefault="00000000">
          <w:pPr>
            <w:keepNext/>
            <w:spacing w:before="240" w:after="60"/>
            <w:ind w:firstLine="0"/>
            <w:rPr>
              <w:ins w:id="3888" w:author="BHA Regulatory Affairs Unit" w:date="2026-07-29T16:06:00Z"/>
              <w:b/>
              <w:bCs/>
            </w:rPr>
          </w:pPr>
          <w:sdt>
            <w:sdtPr>
              <w:tag w:val="goog_rdk_3879"/>
              <w:id w:val="-1478450406"/>
            </w:sdtPr>
            <w:sdtContent>
              <w:ins w:id="3889" w:author="BHA Regulatory Affairs Unit" w:date="2026-07-29T16:06:00Z">
                <w:r>
                  <w:rPr>
                    <w:b/>
                    <w:bCs/>
                  </w:rPr>
                  <w:t>3.1</w:t>
                </w:r>
                <w:r>
                  <w:rPr>
                    <w:b/>
                    <w:bCs/>
                  </w:rPr>
                  <w:tab/>
                  <w:t xml:space="preserve"> Authority and Applicability</w:t>
                </w:r>
              </w:ins>
            </w:sdtContent>
          </w:sdt>
        </w:p>
      </w:sdtContent>
    </w:sdt>
    <w:sdt>
      <w:sdtPr>
        <w:tag w:val="goog_rdk_3882"/>
        <w:id w:val="351337251"/>
      </w:sdtPr>
      <w:sdtContent>
        <w:p w14:paraId="00000854" w14:textId="77777777" w:rsidR="00CF3663" w:rsidRDefault="00000000">
          <w:pPr>
            <w:numPr>
              <w:ilvl w:val="0"/>
              <w:numId w:val="162"/>
            </w:numPr>
            <w:tabs>
              <w:tab w:val="left" w:pos="720"/>
              <w:tab w:val="left" w:pos="1440"/>
            </w:tabs>
            <w:spacing w:before="240"/>
            <w:rPr>
              <w:ins w:id="3890" w:author="BHA Regulatory Affairs Unit" w:date="2026-07-29T16:06:00Z"/>
            </w:rPr>
          </w:pPr>
          <w:sdt>
            <w:sdtPr>
              <w:tag w:val="goog_rdk_3881"/>
              <w:id w:val="1050471191"/>
            </w:sdtPr>
            <w:sdtContent>
              <w:ins w:id="3891" w:author="BHA Regulatory Affairs Unit" w:date="2026-07-29T16:06:00Z">
                <w:r>
                  <w:t>Chapter 3 establishes the conditions agencies must meet in order to be licensed as a Behavioral Health Entity (BHE), as defined in Part 1.2.1 of these Rules, and the minimum standards for the operation of a BHE.</w:t>
                </w:r>
              </w:ins>
            </w:sdtContent>
          </w:sdt>
        </w:p>
      </w:sdtContent>
    </w:sdt>
    <w:sdt>
      <w:sdtPr>
        <w:tag w:val="goog_rdk_3884"/>
        <w:id w:val="807477408"/>
      </w:sdtPr>
      <w:sdtContent>
        <w:p w14:paraId="00000855" w14:textId="77777777" w:rsidR="00CF3663" w:rsidRDefault="00000000">
          <w:pPr>
            <w:numPr>
              <w:ilvl w:val="0"/>
              <w:numId w:val="162"/>
            </w:numPr>
            <w:tabs>
              <w:tab w:val="left" w:pos="720"/>
              <w:tab w:val="left" w:pos="1440"/>
            </w:tabs>
            <w:spacing w:before="240"/>
            <w:rPr>
              <w:ins w:id="3892" w:author="BHA Regulatory Affairs Unit" w:date="2026-07-29T16:06:00Z"/>
            </w:rPr>
          </w:pPr>
          <w:sdt>
            <w:sdtPr>
              <w:tag w:val="goog_rdk_3883"/>
              <w:id w:val="2555814"/>
            </w:sdtPr>
            <w:sdtContent>
              <w:ins w:id="3893" w:author="BHA Regulatory Affairs Unit" w:date="2026-07-29T16:06:00Z">
                <w:r>
                  <w:t>The statutory authority for the promulgation of these regulations is set forth in Sections 27-50-107(3)(b), C.R.S., 27-50-501, C.R.S., and 27-50-502(1), C.R.S.</w:t>
                </w:r>
              </w:ins>
            </w:sdtContent>
          </w:sdt>
        </w:p>
      </w:sdtContent>
    </w:sdt>
    <w:sdt>
      <w:sdtPr>
        <w:tag w:val="goog_rdk_3886"/>
        <w:id w:val="-594900334"/>
      </w:sdtPr>
      <w:sdtContent>
        <w:p w14:paraId="00000856" w14:textId="77777777" w:rsidR="00CF3663" w:rsidRDefault="00000000">
          <w:pPr>
            <w:numPr>
              <w:ilvl w:val="0"/>
              <w:numId w:val="162"/>
            </w:numPr>
            <w:tabs>
              <w:tab w:val="left" w:pos="720"/>
              <w:tab w:val="left" w:pos="1440"/>
            </w:tabs>
            <w:spacing w:before="240"/>
            <w:rPr>
              <w:ins w:id="3894" w:author="BHA Regulatory Affairs Unit" w:date="2026-07-29T16:06:00Z"/>
            </w:rPr>
          </w:pPr>
          <w:sdt>
            <w:sdtPr>
              <w:tag w:val="goog_rdk_3885"/>
              <w:id w:val="1799974606"/>
            </w:sdtPr>
            <w:sdtContent>
              <w:ins w:id="3895" w:author="BHA Regulatory Affairs Unit" w:date="2026-07-29T16:06:00Z">
                <w:r>
                  <w:t>It is unlawful for any person, partnership, association, or corporation to conduct or maintain a BHE, without having obtained a license from the Behavioral Health Administration (BHA), pursuant to Section 27-50-501, C.R.S.</w:t>
                </w:r>
              </w:ins>
            </w:sdtContent>
          </w:sdt>
        </w:p>
      </w:sdtContent>
    </w:sdt>
    <w:sdt>
      <w:sdtPr>
        <w:tag w:val="goog_rdk_3889"/>
        <w:id w:val="-564395762"/>
      </w:sdtPr>
      <w:sdtContent>
        <w:p w14:paraId="00000857" w14:textId="77777777" w:rsidR="00CF3663" w:rsidRDefault="00000000">
          <w:pPr>
            <w:keepNext/>
            <w:spacing w:before="240" w:after="60"/>
            <w:ind w:firstLine="0"/>
            <w:rPr>
              <w:ins w:id="3896" w:author="BHA Regulatory Affairs Unit" w:date="2026-07-29T16:06:00Z"/>
              <w:b/>
              <w:bCs/>
            </w:rPr>
          </w:pPr>
          <w:sdt>
            <w:sdtPr>
              <w:tag w:val="goog_rdk_3887"/>
              <w:id w:val="-999034380"/>
            </w:sdtPr>
            <w:sdtContent>
              <w:ins w:id="3897" w:author="BHA Regulatory Affairs Unit" w:date="2026-07-29T16:06:00Z">
                <w:r>
                  <w:rPr>
                    <w:b/>
                    <w:bCs/>
                  </w:rPr>
                  <w:t>3.2</w:t>
                </w:r>
                <w:r>
                  <w:rPr>
                    <w:b/>
                    <w:bCs/>
                  </w:rPr>
                  <w:tab/>
                </w:r>
                <w:r>
                  <w:rPr>
                    <w:b/>
                    <w:bCs/>
                    <w:smallCaps/>
                  </w:rPr>
                  <w:t>BHE</w:t>
                </w:r>
              </w:ins>
              <w:sdt>
                <w:sdtPr>
                  <w:tag w:val="goog_rdk_3888"/>
                  <w:id w:val="-1693232283"/>
                </w:sdtPr>
                <w:sdtContent>
                  <w:commentRangeStart w:id="3898"/>
                </w:sdtContent>
              </w:sdt>
              <w:ins w:id="3899" w:author="BHA Regulatory Affairs Unit" w:date="2026-07-29T16:06:00Z">
                <w:r>
                  <w:rPr>
                    <w:b/>
                    <w:bCs/>
                    <w:smallCaps/>
                  </w:rPr>
                  <w:t xml:space="preserve"> </w:t>
                </w:r>
                <w:commentRangeEnd w:id="3898"/>
                <w:r>
                  <w:rPr>
                    <w:rStyle w:val="CommentReference"/>
                    <w:b/>
                    <w:bCs/>
                    <w:sz w:val="24"/>
                    <w:szCs w:val="24"/>
                  </w:rPr>
                  <w:commentReference w:id="3898"/>
                </w:r>
                <w:r>
                  <w:rPr>
                    <w:b/>
                    <w:bCs/>
                  </w:rPr>
                  <w:t>License Requirements</w:t>
                </w:r>
              </w:ins>
            </w:sdtContent>
          </w:sdt>
        </w:p>
      </w:sdtContent>
    </w:sdt>
    <w:sdt>
      <w:sdtPr>
        <w:tag w:val="goog_rdk_3891"/>
        <w:id w:val="630357550"/>
      </w:sdtPr>
      <w:sdtContent>
        <w:p w14:paraId="00000858" w14:textId="77777777" w:rsidR="00CF3663" w:rsidRDefault="00000000">
          <w:pPr>
            <w:numPr>
              <w:ilvl w:val="0"/>
              <w:numId w:val="164"/>
            </w:numPr>
            <w:tabs>
              <w:tab w:val="left" w:pos="720"/>
              <w:tab w:val="left" w:pos="1440"/>
            </w:tabs>
            <w:spacing w:before="240"/>
            <w:rPr>
              <w:ins w:id="3900" w:author="BHA Regulatory Affairs Unit" w:date="2026-07-29T16:06:00Z"/>
            </w:rPr>
          </w:pPr>
          <w:sdt>
            <w:sdtPr>
              <w:tag w:val="goog_rdk_3890"/>
              <w:id w:val="-869576588"/>
            </w:sdtPr>
            <w:sdtContent>
              <w:ins w:id="3901" w:author="BHA Regulatory Affairs Unit" w:date="2026-07-29T16:06:00Z">
                <w:r>
                  <w:t>Any entity seeking initial licensure as a BHE shall apply for a license from BHA, in accordance with Part 1.3 of these Rules.</w:t>
                </w:r>
              </w:ins>
            </w:sdtContent>
          </w:sdt>
        </w:p>
      </w:sdtContent>
    </w:sdt>
    <w:sdt>
      <w:sdtPr>
        <w:tag w:val="goog_rdk_3893"/>
        <w:id w:val="-850399706"/>
      </w:sdtPr>
      <w:sdtContent>
        <w:p w14:paraId="00000859" w14:textId="77777777" w:rsidR="00CF3663" w:rsidRDefault="00000000">
          <w:pPr>
            <w:numPr>
              <w:ilvl w:val="0"/>
              <w:numId w:val="164"/>
            </w:numPr>
            <w:tabs>
              <w:tab w:val="left" w:pos="720"/>
              <w:tab w:val="left" w:pos="1440"/>
            </w:tabs>
            <w:spacing w:before="240"/>
            <w:rPr>
              <w:ins w:id="3902" w:author="BHA Regulatory Affairs Unit" w:date="2026-07-29T16:06:00Z"/>
            </w:rPr>
          </w:pPr>
          <w:sdt>
            <w:sdtPr>
              <w:tag w:val="goog_rdk_3892"/>
              <w:id w:val="1493657034"/>
            </w:sdtPr>
            <w:sdtContent>
              <w:ins w:id="3903" w:author="BHA Regulatory Affairs Unit" w:date="2026-07-29T16:06:00Z">
                <w:r>
                  <w:t>An entity shall require a license as a BHE from BHA, if the entity would previously have been licensed or subject to any of the following:</w:t>
                </w:r>
              </w:ins>
            </w:sdtContent>
          </w:sdt>
        </w:p>
      </w:sdtContent>
    </w:sdt>
    <w:sdt>
      <w:sdtPr>
        <w:tag w:val="goog_rdk_3895"/>
        <w:id w:val="1822142538"/>
      </w:sdtPr>
      <w:sdtContent>
        <w:p w14:paraId="0000085A" w14:textId="77777777" w:rsidR="00CF3663" w:rsidRDefault="00000000">
          <w:pPr>
            <w:numPr>
              <w:ilvl w:val="1"/>
              <w:numId w:val="163"/>
            </w:numPr>
            <w:tabs>
              <w:tab w:val="left" w:pos="1440"/>
            </w:tabs>
            <w:spacing w:before="240"/>
            <w:rPr>
              <w:ins w:id="3904" w:author="BHA Regulatory Affairs Unit" w:date="2026-07-29T16:06:00Z"/>
            </w:rPr>
          </w:pPr>
          <w:sdt>
            <w:sdtPr>
              <w:tag w:val="goog_rdk_3894"/>
              <w:id w:val="1334224114"/>
            </w:sdtPr>
            <w:sdtContent>
              <w:ins w:id="3905" w:author="BHA Regulatory Affairs Unit" w:date="2026-07-29T16:06:00Z">
                <w:r>
                  <w:t>BHE licensure by the Colorado Department of Public Health and Environment;</w:t>
                </w:r>
              </w:ins>
            </w:sdtContent>
          </w:sdt>
        </w:p>
      </w:sdtContent>
    </w:sdt>
    <w:sdt>
      <w:sdtPr>
        <w:tag w:val="goog_rdk_3897"/>
        <w:id w:val="-1689783775"/>
      </w:sdtPr>
      <w:sdtContent>
        <w:p w14:paraId="0000085B" w14:textId="77777777" w:rsidR="00CF3663" w:rsidRDefault="00000000">
          <w:pPr>
            <w:numPr>
              <w:ilvl w:val="1"/>
              <w:numId w:val="163"/>
            </w:numPr>
            <w:tabs>
              <w:tab w:val="left" w:pos="1440"/>
            </w:tabs>
            <w:spacing w:before="240"/>
            <w:rPr>
              <w:ins w:id="3906" w:author="BHA Regulatory Affairs Unit" w:date="2026-07-29T16:06:00Z"/>
            </w:rPr>
          </w:pPr>
          <w:sdt>
            <w:sdtPr>
              <w:tag w:val="goog_rdk_3896"/>
              <w:id w:val="1182676082"/>
            </w:sdtPr>
            <w:sdtContent>
              <w:ins w:id="3907" w:author="BHA Regulatory Affairs Unit" w:date="2026-07-29T16:06:00Z">
                <w:r>
                  <w:t>Approval or designation by the Office of Behavioral Health, as it existed before the effective date of Part 3.2 of this Chapter 3 or BHA, pursuant to Article 50 of Title 27, C.R.S., or Article 66 of Title 27 C.R.S.; or</w:t>
                </w:r>
              </w:ins>
            </w:sdtContent>
          </w:sdt>
        </w:p>
      </w:sdtContent>
    </w:sdt>
    <w:sdt>
      <w:sdtPr>
        <w:tag w:val="goog_rdk_3899"/>
        <w:id w:val="-1910448363"/>
      </w:sdtPr>
      <w:sdtContent>
        <w:p w14:paraId="0000085C" w14:textId="77777777" w:rsidR="00CF3663" w:rsidRDefault="00000000">
          <w:pPr>
            <w:numPr>
              <w:ilvl w:val="1"/>
              <w:numId w:val="163"/>
            </w:numPr>
            <w:tabs>
              <w:tab w:val="left" w:pos="1440"/>
            </w:tabs>
            <w:spacing w:before="240"/>
            <w:rPr>
              <w:ins w:id="3908" w:author="BHA Regulatory Affairs Unit" w:date="2026-07-29T16:06:00Z"/>
            </w:rPr>
          </w:pPr>
          <w:sdt>
            <w:sdtPr>
              <w:tag w:val="goog_rdk_3898"/>
              <w:id w:val="-1345746428"/>
            </w:sdtPr>
            <w:sdtContent>
              <w:ins w:id="3909" w:author="BHA Regulatory Affairs Unit" w:date="2026-07-29T16:06:00Z">
                <w:r>
                  <w:t>Approval by the Office of Behavioral Health, as it existed before the effective date of Part 3.2 of this Chapter 3 or BHA, pursuant to Section 27-81-106, C.R.S., as an approved treatment program for substance use disorders. This includes agencies that:</w:t>
                </w:r>
              </w:ins>
            </w:sdtContent>
          </w:sdt>
        </w:p>
      </w:sdtContent>
    </w:sdt>
    <w:sdt>
      <w:sdtPr>
        <w:tag w:val="goog_rdk_3901"/>
        <w:id w:val="1389776523"/>
      </w:sdtPr>
      <w:sdtContent>
        <w:p w14:paraId="0000085D" w14:textId="77777777" w:rsidR="00CF3663" w:rsidRDefault="00000000">
          <w:pPr>
            <w:numPr>
              <w:ilvl w:val="2"/>
              <w:numId w:val="163"/>
            </w:numPr>
            <w:spacing w:before="240"/>
            <w:rPr>
              <w:ins w:id="3910" w:author="BHA Regulatory Affairs Unit" w:date="2026-07-29T16:06:00Z"/>
            </w:rPr>
          </w:pPr>
          <w:sdt>
            <w:sdtPr>
              <w:tag w:val="goog_rdk_3900"/>
              <w:id w:val="1025681663"/>
            </w:sdtPr>
            <w:sdtContent>
              <w:ins w:id="3911" w:author="BHA Regulatory Affairs Unit" w:date="2026-07-29T16:06:00Z">
                <w:r>
                  <w:t>Are required by statute to be licensed by BHA;</w:t>
                </w:r>
              </w:ins>
            </w:sdtContent>
          </w:sdt>
        </w:p>
      </w:sdtContent>
    </w:sdt>
    <w:sdt>
      <w:sdtPr>
        <w:tag w:val="goog_rdk_3903"/>
        <w:id w:val="-1591478759"/>
      </w:sdtPr>
      <w:sdtContent>
        <w:p w14:paraId="0000085E" w14:textId="77777777" w:rsidR="00CF3663" w:rsidRDefault="00000000">
          <w:pPr>
            <w:numPr>
              <w:ilvl w:val="2"/>
              <w:numId w:val="163"/>
            </w:numPr>
            <w:spacing w:before="240"/>
            <w:rPr>
              <w:ins w:id="3912" w:author="BHA Regulatory Affairs Unit" w:date="2026-07-29T16:06:00Z"/>
            </w:rPr>
          </w:pPr>
          <w:sdt>
            <w:sdtPr>
              <w:tag w:val="goog_rdk_3902"/>
              <w:id w:val="1152102391"/>
            </w:sdtPr>
            <w:sdtContent>
              <w:ins w:id="3913" w:author="BHA Regulatory Affairs Unit" w:date="2026-07-29T16:06:00Z">
                <w:r>
                  <w:t>Receive public funds to provide substance use disorder treatment or substance use disorder education;</w:t>
                </w:r>
              </w:ins>
            </w:sdtContent>
          </w:sdt>
        </w:p>
      </w:sdtContent>
    </w:sdt>
    <w:sdt>
      <w:sdtPr>
        <w:tag w:val="goog_rdk_3905"/>
        <w:id w:val="-937650234"/>
      </w:sdtPr>
      <w:sdtContent>
        <w:p w14:paraId="0000085F" w14:textId="77777777" w:rsidR="00CF3663" w:rsidRDefault="00000000">
          <w:pPr>
            <w:numPr>
              <w:ilvl w:val="2"/>
              <w:numId w:val="163"/>
            </w:numPr>
            <w:spacing w:before="240"/>
            <w:rPr>
              <w:ins w:id="3914" w:author="BHA Regulatory Affairs Unit" w:date="2026-07-29T16:06:00Z"/>
            </w:rPr>
          </w:pPr>
          <w:sdt>
            <w:sdtPr>
              <w:tag w:val="goog_rdk_3904"/>
              <w:id w:val="1706905539"/>
            </w:sdtPr>
            <w:sdtContent>
              <w:ins w:id="3915" w:author="BHA Regulatory Affairs Unit" w:date="2026-07-29T16:06:00Z">
                <w:r>
                  <w:t>Provide such treatment to individual populations whose referral sources require them to be treated in agencies licensed by BHA; or</w:t>
                </w:r>
              </w:ins>
            </w:sdtContent>
          </w:sdt>
        </w:p>
      </w:sdtContent>
    </w:sdt>
    <w:sdt>
      <w:sdtPr>
        <w:tag w:val="goog_rdk_3907"/>
        <w:id w:val="-1764509430"/>
      </w:sdtPr>
      <w:sdtContent>
        <w:p w14:paraId="00000860" w14:textId="77777777" w:rsidR="00CF3663" w:rsidRDefault="00000000">
          <w:pPr>
            <w:numPr>
              <w:ilvl w:val="2"/>
              <w:numId w:val="163"/>
            </w:numPr>
            <w:spacing w:before="240"/>
            <w:rPr>
              <w:ins w:id="3916" w:author="BHA Regulatory Affairs Unit" w:date="2026-07-29T16:06:00Z"/>
            </w:rPr>
          </w:pPr>
          <w:sdt>
            <w:sdtPr>
              <w:tag w:val="goog_rdk_3906"/>
              <w:id w:val="-348137738"/>
            </w:sdtPr>
            <w:sdtContent>
              <w:ins w:id="3917" w:author="BHA Regulatory Affairs Unit" w:date="2026-07-29T16:06:00Z">
                <w:r>
                  <w:t>Are acquiring existing agencies or sites licensed by BHA.</w:t>
                </w:r>
              </w:ins>
            </w:sdtContent>
          </w:sdt>
        </w:p>
      </w:sdtContent>
    </w:sdt>
    <w:sdt>
      <w:sdtPr>
        <w:tag w:val="goog_rdk_3909"/>
        <w:id w:val="-2023111171"/>
      </w:sdtPr>
      <w:sdtContent>
        <w:p w14:paraId="00000861" w14:textId="77777777" w:rsidR="00CF3663" w:rsidRDefault="00000000">
          <w:pPr>
            <w:numPr>
              <w:ilvl w:val="0"/>
              <w:numId w:val="163"/>
            </w:numPr>
            <w:tabs>
              <w:tab w:val="left" w:pos="720"/>
              <w:tab w:val="left" w:pos="1440"/>
            </w:tabs>
            <w:spacing w:before="240"/>
            <w:rPr>
              <w:ins w:id="3918" w:author="BHA Regulatory Affairs Unit" w:date="2026-07-29T16:06:00Z"/>
            </w:rPr>
          </w:pPr>
          <w:sdt>
            <w:sdtPr>
              <w:tag w:val="goog_rdk_3908"/>
              <w:id w:val="595584090"/>
            </w:sdtPr>
            <w:sdtContent>
              <w:ins w:id="3919" w:author="BHA Regulatory Affairs Unit" w:date="2026-07-29T16:06:00Z">
                <w:r>
                  <w:t>Entities previously licensed, as described in Part 3.2.B of this Chapter 3, shall seek an initial BHE license at least sixty (60) calendar days prior to the expiration of their existing license.</w:t>
                </w:r>
              </w:ins>
            </w:sdtContent>
          </w:sdt>
        </w:p>
      </w:sdtContent>
    </w:sdt>
    <w:sdt>
      <w:sdtPr>
        <w:tag w:val="goog_rdk_3911"/>
        <w:id w:val="1843275538"/>
      </w:sdtPr>
      <w:sdtContent>
        <w:p w14:paraId="00000862" w14:textId="77777777" w:rsidR="00CF3663" w:rsidRDefault="00000000">
          <w:pPr>
            <w:numPr>
              <w:ilvl w:val="0"/>
              <w:numId w:val="163"/>
            </w:numPr>
            <w:tabs>
              <w:tab w:val="left" w:pos="720"/>
              <w:tab w:val="left" w:pos="1440"/>
            </w:tabs>
            <w:spacing w:before="240"/>
            <w:rPr>
              <w:ins w:id="3920" w:author="BHA Regulatory Affairs Unit" w:date="2026-07-29T16:06:00Z"/>
            </w:rPr>
          </w:pPr>
          <w:sdt>
            <w:sdtPr>
              <w:tag w:val="goog_rdk_3910"/>
              <w:id w:val="-1577465517"/>
            </w:sdtPr>
            <w:sdtContent>
              <w:ins w:id="3921" w:author="BHA Regulatory Affairs Unit" w:date="2026-07-29T16:06:00Z">
                <w:r>
                  <w:t>Any entity that meets the definition of a BHE, as defined in Part 1.2 of these Rules, shall be licensed, pursuant to this Chapter 3 .</w:t>
                </w:r>
              </w:ins>
            </w:sdtContent>
          </w:sdt>
        </w:p>
      </w:sdtContent>
    </w:sdt>
    <w:sdt>
      <w:sdtPr>
        <w:tag w:val="goog_rdk_3913"/>
        <w:id w:val="1836537631"/>
      </w:sdtPr>
      <w:sdtContent>
        <w:p w14:paraId="00000863" w14:textId="77777777" w:rsidR="00CF3663" w:rsidRDefault="00000000">
          <w:pPr>
            <w:numPr>
              <w:ilvl w:val="0"/>
              <w:numId w:val="163"/>
            </w:numPr>
            <w:tabs>
              <w:tab w:val="left" w:pos="720"/>
              <w:tab w:val="left" w:pos="1440"/>
            </w:tabs>
            <w:spacing w:before="240"/>
            <w:rPr>
              <w:ins w:id="3922" w:author="BHA Regulatory Affairs Unit" w:date="2026-07-29T16:06:00Z"/>
            </w:rPr>
          </w:pPr>
          <w:sdt>
            <w:sdtPr>
              <w:tag w:val="goog_rdk_3912"/>
              <w:id w:val="1698393415"/>
            </w:sdtPr>
            <w:sdtContent>
              <w:ins w:id="3923" w:author="BHA Regulatory Affairs Unit" w:date="2026-07-29T16:06:00Z">
                <w:r>
                  <w:t>Hospitals are exempt from BHE licensure as they do not meet the definition of providing community-based services.</w:t>
                </w:r>
              </w:ins>
            </w:sdtContent>
          </w:sdt>
        </w:p>
      </w:sdtContent>
    </w:sdt>
    <w:sdt>
      <w:sdtPr>
        <w:tag w:val="goog_rdk_3916"/>
        <w:id w:val="-1200672551"/>
      </w:sdtPr>
      <w:sdtContent>
        <w:p w14:paraId="00000864" w14:textId="77777777" w:rsidR="00CF3663" w:rsidRDefault="00000000">
          <w:pPr>
            <w:keepNext/>
            <w:spacing w:before="240" w:after="60"/>
            <w:ind w:firstLine="0"/>
            <w:rPr>
              <w:ins w:id="3924" w:author="BHA Regulatory Affairs Unit" w:date="2026-07-29T16:06:00Z"/>
              <w:b/>
              <w:bCs/>
              <w:smallCaps/>
            </w:rPr>
          </w:pPr>
          <w:sdt>
            <w:sdtPr>
              <w:tag w:val="goog_rdk_3914"/>
              <w:id w:val="93617164"/>
            </w:sdtPr>
            <w:sdtContent>
              <w:sdt>
                <w:sdtPr>
                  <w:tag w:val="goog_rdk_3915"/>
                  <w:id w:val="-118228182"/>
                </w:sdtPr>
                <w:sdtContent>
                  <w:commentRangeStart w:id="3925"/>
                </w:sdtContent>
              </w:sdt>
              <w:ins w:id="3926" w:author="BHA Regulatory Affairs Unit" w:date="2026-07-29T16:06:00Z">
                <w:r>
                  <w:rPr>
                    <w:b/>
                    <w:bCs/>
                  </w:rPr>
                  <w:t>3.3</w:t>
                </w:r>
                <w:r>
                  <w:rPr>
                    <w:b/>
                    <w:bCs/>
                  </w:rPr>
                  <w:tab/>
                </w:r>
                <w:r>
                  <w:rPr>
                    <w:b/>
                    <w:bCs/>
                    <w:smallCaps/>
                  </w:rPr>
                  <w:t xml:space="preserve">BHE </w:t>
                </w:r>
                <w:r>
                  <w:rPr>
                    <w:b/>
                    <w:bCs/>
                  </w:rPr>
                  <w:t>Standards</w:t>
                </w:r>
                <w:commentRangeEnd w:id="3925"/>
                <w:r>
                  <w:rPr>
                    <w:rStyle w:val="CommentReference"/>
                    <w:sz w:val="24"/>
                    <w:szCs w:val="24"/>
                  </w:rPr>
                  <w:commentReference w:id="3925"/>
                </w:r>
              </w:ins>
            </w:sdtContent>
          </w:sdt>
        </w:p>
      </w:sdtContent>
    </w:sdt>
    <w:sdt>
      <w:sdtPr>
        <w:tag w:val="goog_rdk_3918"/>
        <w:id w:val="959727231"/>
      </w:sdtPr>
      <w:sdtContent>
        <w:p w14:paraId="00000865" w14:textId="77777777" w:rsidR="00CF3663" w:rsidRDefault="00000000">
          <w:pPr>
            <w:keepNext/>
            <w:spacing w:before="240" w:after="60"/>
            <w:ind w:firstLine="0"/>
            <w:rPr>
              <w:ins w:id="3927" w:author="BHA Regulatory Affairs Unit" w:date="2026-07-29T16:06:00Z"/>
              <w:b/>
              <w:bCs/>
            </w:rPr>
          </w:pPr>
          <w:sdt>
            <w:sdtPr>
              <w:tag w:val="goog_rdk_3917"/>
              <w:id w:val="421714580"/>
            </w:sdtPr>
            <w:sdtContent>
              <w:ins w:id="3928" w:author="BHA Regulatory Affairs Unit" w:date="2026-07-29T16:06:00Z">
                <w:r>
                  <w:rPr>
                    <w:b/>
                    <w:bCs/>
                  </w:rPr>
                  <w:t>3.3.1</w:t>
                </w:r>
                <w:r>
                  <w:rPr>
                    <w:b/>
                    <w:bCs/>
                  </w:rPr>
                  <w:tab/>
                  <w:t>General Requirements</w:t>
                </w:r>
              </w:ins>
            </w:sdtContent>
          </w:sdt>
        </w:p>
      </w:sdtContent>
    </w:sdt>
    <w:sdt>
      <w:sdtPr>
        <w:tag w:val="goog_rdk_3920"/>
        <w:id w:val="-192083206"/>
      </w:sdtPr>
      <w:sdtContent>
        <w:p w14:paraId="00000866" w14:textId="77777777" w:rsidR="00CF3663" w:rsidRDefault="00000000">
          <w:pPr>
            <w:numPr>
              <w:ilvl w:val="0"/>
              <w:numId w:val="149"/>
            </w:numPr>
            <w:tabs>
              <w:tab w:val="left" w:pos="720"/>
              <w:tab w:val="left" w:pos="1440"/>
            </w:tabs>
            <w:spacing w:before="240"/>
            <w:rPr>
              <w:ins w:id="3929" w:author="BHA Regulatory Affairs Unit" w:date="2026-07-29T16:06:00Z"/>
            </w:rPr>
          </w:pPr>
          <w:sdt>
            <w:sdtPr>
              <w:tag w:val="goog_rdk_3919"/>
              <w:id w:val="-230378228"/>
            </w:sdtPr>
            <w:sdtContent>
              <w:ins w:id="3930" w:author="BHA Regulatory Affairs Unit" w:date="2026-07-29T16:06:00Z">
                <w:r>
                  <w:t>BHEs shall ensure compliance with the following:</w:t>
                </w:r>
              </w:ins>
            </w:sdtContent>
          </w:sdt>
        </w:p>
      </w:sdtContent>
    </w:sdt>
    <w:sdt>
      <w:sdtPr>
        <w:tag w:val="goog_rdk_3922"/>
        <w:id w:val="85810372"/>
      </w:sdtPr>
      <w:sdtContent>
        <w:p w14:paraId="00000867" w14:textId="77777777" w:rsidR="00CF3663" w:rsidRDefault="00000000">
          <w:pPr>
            <w:numPr>
              <w:ilvl w:val="1"/>
              <w:numId w:val="149"/>
            </w:numPr>
            <w:tabs>
              <w:tab w:val="left" w:pos="720"/>
              <w:tab w:val="left" w:pos="1440"/>
            </w:tabs>
            <w:spacing w:before="240"/>
            <w:rPr>
              <w:ins w:id="3931" w:author="BHA Regulatory Affairs Unit" w:date="2026-07-29T16:06:00Z"/>
            </w:rPr>
          </w:pPr>
          <w:sdt>
            <w:sdtPr>
              <w:tag w:val="goog_rdk_3921"/>
              <w:id w:val="-411421692"/>
            </w:sdtPr>
            <w:sdtContent>
              <w:ins w:id="3932" w:author="BHA Regulatory Affairs Unit" w:date="2026-07-29T16:06:00Z">
                <w:r>
                  <w:t>BHEs may only provide services for which it holds an endorsement, as part of its license.</w:t>
                </w:r>
              </w:ins>
            </w:sdtContent>
          </w:sdt>
        </w:p>
      </w:sdtContent>
    </w:sdt>
    <w:sdt>
      <w:sdtPr>
        <w:tag w:val="goog_rdk_3924"/>
        <w:id w:val="1474950608"/>
      </w:sdtPr>
      <w:sdtContent>
        <w:p w14:paraId="00000868" w14:textId="77777777" w:rsidR="00CF3663" w:rsidRDefault="00000000">
          <w:pPr>
            <w:numPr>
              <w:ilvl w:val="1"/>
              <w:numId w:val="149"/>
            </w:numPr>
            <w:tabs>
              <w:tab w:val="left" w:pos="720"/>
              <w:tab w:val="left" w:pos="1440"/>
            </w:tabs>
            <w:spacing w:before="240"/>
            <w:rPr>
              <w:ins w:id="3933" w:author="BHA Regulatory Affairs Unit" w:date="2026-07-29T16:06:00Z"/>
            </w:rPr>
          </w:pPr>
          <w:sdt>
            <w:sdtPr>
              <w:tag w:val="goog_rdk_3923"/>
              <w:id w:val="-1262163243"/>
            </w:sdtPr>
            <w:sdtContent>
              <w:ins w:id="3934" w:author="BHA Regulatory Affairs Unit" w:date="2026-07-29T16:06:00Z">
                <w:r>
                  <w:t>If a BHE has not provided behavioral health services specific to its endorsement for one (1) year, BHA will review the endorsement and may remove the endorsement from the BHE’s license.</w:t>
                </w:r>
              </w:ins>
            </w:sdtContent>
          </w:sdt>
        </w:p>
      </w:sdtContent>
    </w:sdt>
    <w:sdt>
      <w:sdtPr>
        <w:tag w:val="goog_rdk_3926"/>
        <w:id w:val="1537145377"/>
      </w:sdtPr>
      <w:sdtContent>
        <w:p w14:paraId="00000869" w14:textId="77777777" w:rsidR="00CF3663" w:rsidRDefault="00000000">
          <w:pPr>
            <w:numPr>
              <w:ilvl w:val="1"/>
              <w:numId w:val="149"/>
            </w:numPr>
            <w:tabs>
              <w:tab w:val="left" w:pos="720"/>
              <w:tab w:val="left" w:pos="1440"/>
            </w:tabs>
            <w:spacing w:before="240"/>
            <w:rPr>
              <w:ins w:id="3935" w:author="BHA Regulatory Affairs Unit" w:date="2026-07-29T16:06:00Z"/>
            </w:rPr>
          </w:pPr>
          <w:sdt>
            <w:sdtPr>
              <w:tag w:val="goog_rdk_3925"/>
              <w:id w:val="-65259409"/>
            </w:sdtPr>
            <w:sdtContent>
              <w:ins w:id="3936" w:author="BHA Regulatory Affairs Unit" w:date="2026-07-29T16:06:00Z">
                <w:r>
                  <w:t>BHEs shall ensure its operations, locations, and services, including contracted services or personnel, comply with laws, regulations, and standards, as applicable and required by Chapters 1 and 3 of these Rules, in addition to endorsement Chapters specific to BHEs.</w:t>
                </w:r>
              </w:ins>
            </w:sdtContent>
          </w:sdt>
        </w:p>
      </w:sdtContent>
    </w:sdt>
    <w:sdt>
      <w:sdtPr>
        <w:tag w:val="goog_rdk_3928"/>
        <w:id w:val="-606613641"/>
      </w:sdtPr>
      <w:sdtContent>
        <w:p w14:paraId="0000086A" w14:textId="77777777" w:rsidR="00CF3663" w:rsidRDefault="00000000">
          <w:pPr>
            <w:numPr>
              <w:ilvl w:val="1"/>
              <w:numId w:val="149"/>
            </w:numPr>
            <w:tabs>
              <w:tab w:val="left" w:pos="720"/>
              <w:tab w:val="left" w:pos="1440"/>
            </w:tabs>
            <w:spacing w:before="240"/>
            <w:rPr>
              <w:ins w:id="3937" w:author="BHA Regulatory Affairs Unit" w:date="2026-07-29T16:06:00Z"/>
            </w:rPr>
          </w:pPr>
          <w:sdt>
            <w:sdtPr>
              <w:tag w:val="goog_rdk_3927"/>
              <w:id w:val="-1450531044"/>
            </w:sdtPr>
            <w:sdtContent>
              <w:ins w:id="3938" w:author="BHA Regulatory Affairs Unit" w:date="2026-07-29T16:06:00Z">
                <w:r>
                  <w:t>BHEs shall meet the requirements in Chapters 1 and 3 of these Rules, regardless of endorsements included, as part of its BHE license.</w:t>
                </w:r>
              </w:ins>
            </w:sdtContent>
          </w:sdt>
        </w:p>
      </w:sdtContent>
    </w:sdt>
    <w:sdt>
      <w:sdtPr>
        <w:tag w:val="goog_rdk_3930"/>
        <w:id w:val="1504174165"/>
      </w:sdtPr>
      <w:sdtContent>
        <w:p w14:paraId="0000086B" w14:textId="77777777" w:rsidR="00CF3663" w:rsidRDefault="00000000">
          <w:pPr>
            <w:numPr>
              <w:ilvl w:val="1"/>
              <w:numId w:val="149"/>
            </w:numPr>
            <w:tabs>
              <w:tab w:val="left" w:pos="720"/>
              <w:tab w:val="left" w:pos="1440"/>
            </w:tabs>
            <w:spacing w:before="240"/>
            <w:rPr>
              <w:ins w:id="3939" w:author="BHA Regulatory Affairs Unit" w:date="2026-07-29T16:06:00Z"/>
            </w:rPr>
          </w:pPr>
          <w:sdt>
            <w:sdtPr>
              <w:tag w:val="goog_rdk_3929"/>
              <w:id w:val="-1676980817"/>
            </w:sdtPr>
            <w:sdtContent>
              <w:ins w:id="3940" w:author="BHA Regulatory Affairs Unit" w:date="2026-07-29T16:06:00Z">
                <w:r>
                  <w:t>BHEs shall meet endorsement-specific requirements, as applicable, to the endorsements included as part of the BHE’s license.</w:t>
                </w:r>
              </w:ins>
            </w:sdtContent>
          </w:sdt>
        </w:p>
      </w:sdtContent>
    </w:sdt>
    <w:sdt>
      <w:sdtPr>
        <w:tag w:val="goog_rdk_3932"/>
        <w:id w:val="-963140936"/>
      </w:sdtPr>
      <w:sdtContent>
        <w:p w14:paraId="0000086C" w14:textId="77777777" w:rsidR="00CF3663" w:rsidRDefault="00000000">
          <w:pPr>
            <w:numPr>
              <w:ilvl w:val="1"/>
              <w:numId w:val="149"/>
            </w:numPr>
            <w:tabs>
              <w:tab w:val="left" w:pos="720"/>
              <w:tab w:val="left" w:pos="1440"/>
            </w:tabs>
            <w:spacing w:before="240"/>
            <w:rPr>
              <w:ins w:id="3941" w:author="BHA Regulatory Affairs Unit" w:date="2026-07-29T16:06:00Z"/>
            </w:rPr>
          </w:pPr>
          <w:sdt>
            <w:sdtPr>
              <w:tag w:val="goog_rdk_3931"/>
              <w:id w:val="126307475"/>
            </w:sdtPr>
            <w:sdtContent>
              <w:ins w:id="3942" w:author="BHA Regulatory Affairs Unit" w:date="2026-07-29T16:06:00Z">
                <w:r>
                  <w:t>BHEs shall have at least one (1) endorsement and one (1) sub-endorsement for each endorsement held. Endorsement standards are set forth in Chapters 4 through 10 of these Rules.</w:t>
                </w:r>
              </w:ins>
            </w:sdtContent>
          </w:sdt>
        </w:p>
      </w:sdtContent>
    </w:sdt>
    <w:sdt>
      <w:sdtPr>
        <w:tag w:val="goog_rdk_3934"/>
        <w:id w:val="1243161654"/>
      </w:sdtPr>
      <w:sdtContent>
        <w:p w14:paraId="0000086D" w14:textId="77777777" w:rsidR="00CF3663" w:rsidRDefault="00000000">
          <w:pPr>
            <w:numPr>
              <w:ilvl w:val="0"/>
              <w:numId w:val="149"/>
            </w:numPr>
            <w:tabs>
              <w:tab w:val="left" w:pos="720"/>
              <w:tab w:val="left" w:pos="1440"/>
            </w:tabs>
            <w:spacing w:before="240"/>
            <w:rPr>
              <w:ins w:id="3943" w:author="BHA Regulatory Affairs Unit" w:date="2026-07-29T16:06:00Z"/>
            </w:rPr>
          </w:pPr>
          <w:sdt>
            <w:sdtPr>
              <w:tag w:val="goog_rdk_3933"/>
              <w:id w:val="277965031"/>
            </w:sdtPr>
            <w:sdtContent>
              <w:ins w:id="3944" w:author="BHA Regulatory Affairs Unit" w:date="2026-07-29T16:06:00Z">
                <w:r>
                  <w:t>BHEs may only provide services for which it holds an endorsement, at locations authorized by its license.</w:t>
                </w:r>
              </w:ins>
            </w:sdtContent>
          </w:sdt>
        </w:p>
      </w:sdtContent>
    </w:sdt>
    <w:sdt>
      <w:sdtPr>
        <w:tag w:val="goog_rdk_3936"/>
        <w:id w:val="-797832305"/>
      </w:sdtPr>
      <w:sdtContent>
        <w:p w14:paraId="0000086E" w14:textId="77777777" w:rsidR="00CF3663" w:rsidRDefault="00000000">
          <w:pPr>
            <w:numPr>
              <w:ilvl w:val="0"/>
              <w:numId w:val="149"/>
            </w:numPr>
            <w:tabs>
              <w:tab w:val="left" w:pos="720"/>
              <w:tab w:val="left" w:pos="1440"/>
            </w:tabs>
            <w:spacing w:before="240"/>
            <w:rPr>
              <w:ins w:id="3945" w:author="BHA Regulatory Affairs Unit" w:date="2026-07-29T16:06:00Z"/>
            </w:rPr>
          </w:pPr>
          <w:sdt>
            <w:sdtPr>
              <w:tag w:val="goog_rdk_3935"/>
              <w:id w:val="1087800558"/>
            </w:sdtPr>
            <w:sdtContent>
              <w:ins w:id="3946" w:author="BHA Regulatory Affairs Unit" w:date="2026-07-29T16:06:00Z">
                <w:r>
                  <w:t>BHEs will be issued a single, entity-wide license which identifies all physical locations included in the license and endorsements for services a BHE is licensed to provide by location.</w:t>
                </w:r>
              </w:ins>
            </w:sdtContent>
          </w:sdt>
        </w:p>
      </w:sdtContent>
    </w:sdt>
    <w:sdt>
      <w:sdtPr>
        <w:tag w:val="goog_rdk_3938"/>
        <w:id w:val="647521862"/>
      </w:sdtPr>
      <w:sdtContent>
        <w:p w14:paraId="0000086F" w14:textId="77777777" w:rsidR="00CF3663" w:rsidRDefault="00000000">
          <w:pPr>
            <w:numPr>
              <w:ilvl w:val="1"/>
              <w:numId w:val="149"/>
            </w:numPr>
            <w:tabs>
              <w:tab w:val="left" w:pos="720"/>
              <w:tab w:val="left" w:pos="1440"/>
            </w:tabs>
            <w:spacing w:before="240"/>
            <w:rPr>
              <w:ins w:id="3947" w:author="BHA Regulatory Affairs Unit" w:date="2026-07-29T16:06:00Z"/>
            </w:rPr>
          </w:pPr>
          <w:sdt>
            <w:sdtPr>
              <w:tag w:val="goog_rdk_3937"/>
              <w:id w:val="42363772"/>
            </w:sdtPr>
            <w:sdtContent>
              <w:ins w:id="3948" w:author="BHA Regulatory Affairs Unit" w:date="2026-07-29T16:06:00Z">
                <w:r>
                  <w:t>BHEs shall display the license, or a copy thereof, in a manner readily visible to individuals at each physical location included in the license.</w:t>
                </w:r>
              </w:ins>
            </w:sdtContent>
          </w:sdt>
        </w:p>
      </w:sdtContent>
    </w:sdt>
    <w:sdt>
      <w:sdtPr>
        <w:tag w:val="goog_rdk_3940"/>
        <w:id w:val="-779258265"/>
      </w:sdtPr>
      <w:sdtContent>
        <w:p w14:paraId="00000870" w14:textId="77777777" w:rsidR="00CF3663" w:rsidRDefault="00000000">
          <w:pPr>
            <w:numPr>
              <w:ilvl w:val="0"/>
              <w:numId w:val="149"/>
            </w:numPr>
            <w:tabs>
              <w:tab w:val="left" w:pos="720"/>
              <w:tab w:val="left" w:pos="1440"/>
            </w:tabs>
            <w:spacing w:before="240"/>
            <w:rPr>
              <w:ins w:id="3949" w:author="BHA Regulatory Affairs Unit" w:date="2026-07-29T16:06:00Z"/>
            </w:rPr>
          </w:pPr>
          <w:sdt>
            <w:sdtPr>
              <w:tag w:val="goog_rdk_3939"/>
              <w:id w:val="-1144419788"/>
            </w:sdtPr>
            <w:sdtContent>
              <w:ins w:id="3950" w:author="BHA Regulatory Affairs Unit" w:date="2026-07-29T16:06:00Z">
                <w:r>
                  <w:t>Each physical location of a BHE must meet the standards adopted by the Director of the Division of Fire Prevention and Control (DFPC), as applicable to the services provided in that location.</w:t>
                </w:r>
              </w:ins>
            </w:sdtContent>
          </w:sdt>
        </w:p>
      </w:sdtContent>
    </w:sdt>
    <w:sdt>
      <w:sdtPr>
        <w:tag w:val="goog_rdk_3943"/>
        <w:id w:val="1140070846"/>
      </w:sdtPr>
      <w:sdtContent>
        <w:p w14:paraId="00000871" w14:textId="77777777" w:rsidR="00CF3663" w:rsidRDefault="00000000">
          <w:pPr>
            <w:keepNext/>
            <w:spacing w:before="240" w:after="60"/>
            <w:ind w:firstLine="0"/>
            <w:rPr>
              <w:ins w:id="3951" w:author="BHA Regulatory Affairs Unit" w:date="2026-07-29T16:06:00Z"/>
              <w:b/>
              <w:bCs/>
            </w:rPr>
          </w:pPr>
          <w:sdt>
            <w:sdtPr>
              <w:tag w:val="goog_rdk_3941"/>
              <w:id w:val="1849294004"/>
            </w:sdtPr>
            <w:sdtContent>
              <w:sdt>
                <w:sdtPr>
                  <w:tag w:val="goog_rdk_3942"/>
                  <w:id w:val="-5054646"/>
                </w:sdtPr>
                <w:sdtContent>
                  <w:commentRangeStart w:id="3952"/>
                </w:sdtContent>
              </w:sdt>
              <w:ins w:id="3953" w:author="BHA Regulatory Affairs Unit" w:date="2026-07-29T16:06:00Z">
                <w:r>
                  <w:rPr>
                    <w:b/>
                    <w:bCs/>
                    <w:smallCaps/>
                  </w:rPr>
                  <w:t>3.3.2</w:t>
                </w:r>
                <w:r>
                  <w:rPr>
                    <w:b/>
                    <w:bCs/>
                  </w:rPr>
                  <w:tab/>
                  <w:t>Governance</w:t>
                </w:r>
                <w:commentRangeEnd w:id="3952"/>
                <w:r>
                  <w:rPr>
                    <w:rStyle w:val="CommentReference"/>
                    <w:sz w:val="24"/>
                    <w:szCs w:val="24"/>
                  </w:rPr>
                  <w:commentReference w:id="3952"/>
                </w:r>
              </w:ins>
            </w:sdtContent>
          </w:sdt>
        </w:p>
      </w:sdtContent>
    </w:sdt>
    <w:sdt>
      <w:sdtPr>
        <w:tag w:val="goog_rdk_3945"/>
        <w:id w:val="1610336204"/>
      </w:sdtPr>
      <w:sdtContent>
        <w:p w14:paraId="00000872" w14:textId="77777777" w:rsidR="00CF3663" w:rsidRDefault="00000000">
          <w:pPr>
            <w:numPr>
              <w:ilvl w:val="0"/>
              <w:numId w:val="150"/>
            </w:numPr>
            <w:tabs>
              <w:tab w:val="left" w:pos="720"/>
              <w:tab w:val="left" w:pos="1440"/>
            </w:tabs>
            <w:spacing w:before="240"/>
            <w:rPr>
              <w:ins w:id="3954" w:author="BHA Regulatory Affairs Unit" w:date="2026-07-29T16:06:00Z"/>
            </w:rPr>
          </w:pPr>
          <w:sdt>
            <w:sdtPr>
              <w:tag w:val="goog_rdk_3944"/>
              <w:id w:val="1862482642"/>
            </w:sdtPr>
            <w:sdtContent>
              <w:ins w:id="3955" w:author="BHA Regulatory Affairs Unit" w:date="2026-07-29T16:06:00Z">
                <w:r>
                  <w:t>BHEs shall have a governing body consisting of members who singularly or collectively have sufficient professional or lived experience to oversee the types of endorsements, services, and number of physical locations included in a BHE’s license.</w:t>
                </w:r>
              </w:ins>
            </w:sdtContent>
          </w:sdt>
        </w:p>
      </w:sdtContent>
    </w:sdt>
    <w:sdt>
      <w:sdtPr>
        <w:tag w:val="goog_rdk_3947"/>
        <w:id w:val="-633431508"/>
      </w:sdtPr>
      <w:sdtContent>
        <w:p w14:paraId="00000873" w14:textId="77777777" w:rsidR="00CF3663" w:rsidRDefault="00000000">
          <w:pPr>
            <w:numPr>
              <w:ilvl w:val="0"/>
              <w:numId w:val="150"/>
            </w:numPr>
            <w:tabs>
              <w:tab w:val="left" w:pos="720"/>
              <w:tab w:val="left" w:pos="1440"/>
            </w:tabs>
            <w:spacing w:before="240"/>
            <w:rPr>
              <w:ins w:id="3956" w:author="BHA Regulatory Affairs Unit" w:date="2026-07-29T16:06:00Z"/>
            </w:rPr>
          </w:pPr>
          <w:sdt>
            <w:sdtPr>
              <w:tag w:val="goog_rdk_3946"/>
              <w:id w:val="-352996921"/>
            </w:sdtPr>
            <w:sdtContent>
              <w:ins w:id="3957" w:author="BHA Regulatory Affairs Unit" w:date="2026-07-29T16:06:00Z">
                <w:r>
                  <w:t>The governing body shall meet at regularly stated intervals, at least four (4) times per calendar year, and maintain records of the meetings.</w:t>
                </w:r>
              </w:ins>
            </w:sdtContent>
          </w:sdt>
        </w:p>
      </w:sdtContent>
    </w:sdt>
    <w:sdt>
      <w:sdtPr>
        <w:tag w:val="goog_rdk_3949"/>
        <w:id w:val="671698720"/>
      </w:sdtPr>
      <w:sdtContent>
        <w:p w14:paraId="00000874" w14:textId="77777777" w:rsidR="00CF3663" w:rsidRDefault="00000000">
          <w:pPr>
            <w:numPr>
              <w:ilvl w:val="0"/>
              <w:numId w:val="150"/>
            </w:numPr>
            <w:tabs>
              <w:tab w:val="left" w:pos="720"/>
              <w:tab w:val="left" w:pos="1440"/>
            </w:tabs>
            <w:spacing w:before="240"/>
            <w:rPr>
              <w:ins w:id="3958" w:author="BHA Regulatory Affairs Unit" w:date="2026-07-29T16:06:00Z"/>
            </w:rPr>
          </w:pPr>
          <w:sdt>
            <w:sdtPr>
              <w:tag w:val="goog_rdk_3948"/>
              <w:id w:val="-1283833807"/>
            </w:sdtPr>
            <w:sdtContent>
              <w:ins w:id="3959" w:author="BHA Regulatory Affairs Unit" w:date="2026-07-29T16:06:00Z">
                <w:r>
                  <w:t xml:space="preserve">The governing body shall be responsible for high-level strategy, oversight, and accountability. If a BHE has a board of directors as its governing body, the board of directors may delegate operations and management responsibilities to an executive hired by the board who shall, at the executive’s discretion, delegate specific operations and management responsibilities, including those set forth in this Part </w:t>
                </w:r>
                <w:r>
                  <w:rPr>
                    <w:smallCaps/>
                  </w:rPr>
                  <w:t xml:space="preserve">3.3.2.C </w:t>
                </w:r>
                <w:r>
                  <w:t>of this Chapter</w:t>
                </w:r>
                <w:r>
                  <w:rPr>
                    <w:smallCaps/>
                  </w:rPr>
                  <w:t xml:space="preserve"> 3,</w:t>
                </w:r>
                <w:r>
                  <w:t xml:space="preserve"> to an executive leadership team. These responsibilities include:</w:t>
                </w:r>
              </w:ins>
            </w:sdtContent>
          </w:sdt>
        </w:p>
      </w:sdtContent>
    </w:sdt>
    <w:sdt>
      <w:sdtPr>
        <w:tag w:val="goog_rdk_3951"/>
        <w:id w:val="1567310544"/>
      </w:sdtPr>
      <w:sdtContent>
        <w:p w14:paraId="00000875" w14:textId="77777777" w:rsidR="00CF3663" w:rsidRDefault="00000000">
          <w:pPr>
            <w:numPr>
              <w:ilvl w:val="1"/>
              <w:numId w:val="150"/>
            </w:numPr>
            <w:tabs>
              <w:tab w:val="left" w:pos="720"/>
              <w:tab w:val="left" w:pos="1440"/>
            </w:tabs>
            <w:spacing w:before="240"/>
            <w:rPr>
              <w:ins w:id="3960" w:author="BHA Regulatory Affairs Unit" w:date="2026-07-29T16:06:00Z"/>
            </w:rPr>
          </w:pPr>
          <w:sdt>
            <w:sdtPr>
              <w:tag w:val="goog_rdk_3950"/>
              <w:id w:val="1184993134"/>
            </w:sdtPr>
            <w:sdtContent>
              <w:ins w:id="3961" w:author="BHA Regulatory Affairs Unit" w:date="2026-07-29T16:06:00Z">
                <w:r>
                  <w:t>Ensuring the planning and organization of day-to-day operations;</w:t>
                </w:r>
              </w:ins>
            </w:sdtContent>
          </w:sdt>
        </w:p>
      </w:sdtContent>
    </w:sdt>
    <w:sdt>
      <w:sdtPr>
        <w:tag w:val="goog_rdk_3953"/>
        <w:id w:val="-306136726"/>
      </w:sdtPr>
      <w:sdtContent>
        <w:p w14:paraId="00000876" w14:textId="77777777" w:rsidR="00CF3663" w:rsidRDefault="00000000">
          <w:pPr>
            <w:numPr>
              <w:ilvl w:val="1"/>
              <w:numId w:val="150"/>
            </w:numPr>
            <w:tabs>
              <w:tab w:val="left" w:pos="720"/>
              <w:tab w:val="left" w:pos="1440"/>
            </w:tabs>
            <w:spacing w:before="240"/>
            <w:rPr>
              <w:ins w:id="3962" w:author="BHA Regulatory Affairs Unit" w:date="2026-07-29T16:06:00Z"/>
            </w:rPr>
          </w:pPr>
          <w:sdt>
            <w:sdtPr>
              <w:tag w:val="goog_rdk_3952"/>
              <w:id w:val="2113470413"/>
            </w:sdtPr>
            <w:sdtContent>
              <w:ins w:id="3963" w:author="BHA Regulatory Affairs Unit" w:date="2026-07-29T16:06:00Z">
                <w:r>
                  <w:t>Defining, in writing, the scope of services provided by a BHE, including services provided through arrangements with, or referrals to, other health care service providers;</w:t>
                </w:r>
              </w:ins>
            </w:sdtContent>
          </w:sdt>
        </w:p>
      </w:sdtContent>
    </w:sdt>
    <w:sdt>
      <w:sdtPr>
        <w:tag w:val="goog_rdk_3955"/>
        <w:id w:val="517099505"/>
      </w:sdtPr>
      <w:sdtContent>
        <w:p w14:paraId="00000877" w14:textId="77777777" w:rsidR="00CF3663" w:rsidRDefault="00000000">
          <w:pPr>
            <w:numPr>
              <w:ilvl w:val="1"/>
              <w:numId w:val="150"/>
            </w:numPr>
            <w:tabs>
              <w:tab w:val="left" w:pos="720"/>
              <w:tab w:val="left" w:pos="1440"/>
            </w:tabs>
            <w:spacing w:before="240"/>
            <w:rPr>
              <w:ins w:id="3964" w:author="BHA Regulatory Affairs Unit" w:date="2026-07-29T16:06:00Z"/>
            </w:rPr>
          </w:pPr>
          <w:sdt>
            <w:sdtPr>
              <w:tag w:val="goog_rdk_3954"/>
              <w:id w:val="768325849"/>
            </w:sdtPr>
            <w:sdtContent>
              <w:ins w:id="3965" w:author="BHA Regulatory Affairs Unit" w:date="2026-07-29T16:06:00Z">
                <w:r>
                  <w:t>Ensuring the provision of facilities, personnel, and services are in compliance with applicable endorsement-specific standards set forth in Chapters 3 through 10 of these Rules;</w:t>
                </w:r>
              </w:ins>
            </w:sdtContent>
          </w:sdt>
        </w:p>
      </w:sdtContent>
    </w:sdt>
    <w:sdt>
      <w:sdtPr>
        <w:tag w:val="goog_rdk_3957"/>
        <w:id w:val="731663614"/>
      </w:sdtPr>
      <w:sdtContent>
        <w:p w14:paraId="00000878" w14:textId="77777777" w:rsidR="00CF3663" w:rsidRDefault="00000000">
          <w:pPr>
            <w:numPr>
              <w:ilvl w:val="1"/>
              <w:numId w:val="150"/>
            </w:numPr>
            <w:tabs>
              <w:tab w:val="left" w:pos="720"/>
              <w:tab w:val="left" w:pos="1440"/>
            </w:tabs>
            <w:spacing w:before="240"/>
            <w:rPr>
              <w:ins w:id="3966" w:author="BHA Regulatory Affairs Unit" w:date="2026-07-29T16:06:00Z"/>
            </w:rPr>
          </w:pPr>
          <w:sdt>
            <w:sdtPr>
              <w:tag w:val="goog_rdk_3956"/>
              <w:id w:val="-93456380"/>
            </w:sdtPr>
            <w:sdtContent>
              <w:ins w:id="3967" w:author="BHA Regulatory Affairs Unit" w:date="2026-07-29T16:06:00Z">
                <w:r>
                  <w:t>Establishing organizational structures that clearly delineate personnel positions, lines of authority, and supervision;</w:t>
                </w:r>
              </w:ins>
            </w:sdtContent>
          </w:sdt>
        </w:p>
      </w:sdtContent>
    </w:sdt>
    <w:sdt>
      <w:sdtPr>
        <w:tag w:val="goog_rdk_3959"/>
        <w:id w:val="362515299"/>
      </w:sdtPr>
      <w:sdtContent>
        <w:p w14:paraId="00000879" w14:textId="77777777" w:rsidR="00CF3663" w:rsidRDefault="00000000">
          <w:pPr>
            <w:numPr>
              <w:ilvl w:val="1"/>
              <w:numId w:val="150"/>
            </w:numPr>
            <w:tabs>
              <w:tab w:val="left" w:pos="720"/>
              <w:tab w:val="left" w:pos="1440"/>
            </w:tabs>
            <w:spacing w:before="240"/>
            <w:rPr>
              <w:ins w:id="3968" w:author="BHA Regulatory Affairs Unit" w:date="2026-07-29T16:06:00Z"/>
            </w:rPr>
          </w:pPr>
          <w:sdt>
            <w:sdtPr>
              <w:tag w:val="goog_rdk_3958"/>
              <w:id w:val="-798833700"/>
            </w:sdtPr>
            <w:sdtContent>
              <w:ins w:id="3969" w:author="BHA Regulatory Affairs Unit" w:date="2026-07-29T16:06:00Z">
                <w:r>
                  <w:t>Ensuring all services and locations operate in compliance with applicable federal, state, and local laws and regulations, including but not limited to the Rehabilitation Act of 1973, 29 U.S.C. § 794 and the Americans with Disabilities Act, 42 U.S.C. § 12101, et seq., as incorporated by reference in Part 1.2.1 of these Rules.;</w:t>
                </w:r>
              </w:ins>
            </w:sdtContent>
          </w:sdt>
        </w:p>
      </w:sdtContent>
    </w:sdt>
    <w:sdt>
      <w:sdtPr>
        <w:tag w:val="goog_rdk_3961"/>
        <w:id w:val="32145156"/>
      </w:sdtPr>
      <w:sdtContent>
        <w:p w14:paraId="0000087A" w14:textId="77777777" w:rsidR="00CF3663" w:rsidRDefault="00000000">
          <w:pPr>
            <w:numPr>
              <w:ilvl w:val="1"/>
              <w:numId w:val="150"/>
            </w:numPr>
            <w:tabs>
              <w:tab w:val="left" w:pos="720"/>
              <w:tab w:val="left" w:pos="1440"/>
            </w:tabs>
            <w:spacing w:before="240"/>
            <w:rPr>
              <w:ins w:id="3970" w:author="BHA Regulatory Affairs Unit" w:date="2026-07-29T16:06:00Z"/>
            </w:rPr>
          </w:pPr>
          <w:sdt>
            <w:sdtPr>
              <w:tag w:val="goog_rdk_3960"/>
              <w:id w:val="-287713769"/>
            </w:sdtPr>
            <w:sdtContent>
              <w:ins w:id="3971" w:author="BHA Regulatory Affairs Unit" w:date="2026-07-29T16:06:00Z">
                <w:r>
                  <w:t>Ensuring professionally ethical conduct of all personnel providing services, whether paid, contracted, or volunteered, and ensuring a system is in place to monitor and implement corrective measures, when needed;</w:t>
                </w:r>
              </w:ins>
            </w:sdtContent>
          </w:sdt>
        </w:p>
      </w:sdtContent>
    </w:sdt>
    <w:sdt>
      <w:sdtPr>
        <w:tag w:val="goog_rdk_3963"/>
        <w:id w:val="-1918255455"/>
      </w:sdtPr>
      <w:sdtContent>
        <w:p w14:paraId="0000087B" w14:textId="77777777" w:rsidR="00CF3663" w:rsidRDefault="00000000">
          <w:pPr>
            <w:numPr>
              <w:ilvl w:val="1"/>
              <w:numId w:val="150"/>
            </w:numPr>
            <w:tabs>
              <w:tab w:val="left" w:pos="720"/>
              <w:tab w:val="left" w:pos="1440"/>
            </w:tabs>
            <w:spacing w:before="240"/>
            <w:rPr>
              <w:ins w:id="3972" w:author="BHA Regulatory Affairs Unit" w:date="2026-07-29T16:06:00Z"/>
            </w:rPr>
          </w:pPr>
          <w:sdt>
            <w:sdtPr>
              <w:tag w:val="goog_rdk_3962"/>
              <w:id w:val="97363579"/>
            </w:sdtPr>
            <w:sdtContent>
              <w:ins w:id="3973" w:author="BHA Regulatory Affairs Unit" w:date="2026-07-29T16:06:00Z">
                <w:r>
                  <w:t xml:space="preserve">Developing and implementing a quality management program, in compliance with the requirements set forth in Part </w:t>
                </w:r>
                <w:r>
                  <w:rPr>
                    <w:smallCaps/>
                  </w:rPr>
                  <w:t>1.12</w:t>
                </w:r>
                <w:r>
                  <w:t xml:space="preserve"> of these Rules, taking into account each endorsement's services and any significant differences in individual populations served;</w:t>
                </w:r>
              </w:ins>
            </w:sdtContent>
          </w:sdt>
        </w:p>
      </w:sdtContent>
    </w:sdt>
    <w:sdt>
      <w:sdtPr>
        <w:tag w:val="goog_rdk_3965"/>
        <w:id w:val="-1145911382"/>
      </w:sdtPr>
      <w:sdtContent>
        <w:p w14:paraId="0000087C" w14:textId="77777777" w:rsidR="00CF3663" w:rsidRDefault="00000000">
          <w:pPr>
            <w:numPr>
              <w:ilvl w:val="1"/>
              <w:numId w:val="150"/>
            </w:numPr>
            <w:tabs>
              <w:tab w:val="left" w:pos="720"/>
              <w:tab w:val="left" w:pos="1440"/>
            </w:tabs>
            <w:spacing w:before="240"/>
            <w:rPr>
              <w:ins w:id="3974" w:author="BHA Regulatory Affairs Unit" w:date="2026-07-29T16:06:00Z"/>
            </w:rPr>
          </w:pPr>
          <w:sdt>
            <w:sdtPr>
              <w:tag w:val="goog_rdk_3964"/>
              <w:id w:val="2092760011"/>
            </w:sdtPr>
            <w:sdtContent>
              <w:ins w:id="3975" w:author="BHA Regulatory Affairs Unit" w:date="2026-07-29T16:06:00Z">
                <w:r>
                  <w:t xml:space="preserve">Ensuring emergency preparedness for a BHE, in accordance with Part </w:t>
                </w:r>
                <w:r>
                  <w:rPr>
                    <w:smallCaps/>
                  </w:rPr>
                  <w:t>3.3.2.F</w:t>
                </w:r>
                <w:r>
                  <w:t xml:space="preserve"> of this Chapter 3;</w:t>
                </w:r>
              </w:ins>
            </w:sdtContent>
          </w:sdt>
        </w:p>
      </w:sdtContent>
    </w:sdt>
    <w:sdt>
      <w:sdtPr>
        <w:tag w:val="goog_rdk_3967"/>
        <w:id w:val="-83438965"/>
      </w:sdtPr>
      <w:sdtContent>
        <w:p w14:paraId="0000087D" w14:textId="77777777" w:rsidR="00CF3663" w:rsidRDefault="00000000">
          <w:pPr>
            <w:numPr>
              <w:ilvl w:val="1"/>
              <w:numId w:val="150"/>
            </w:numPr>
            <w:tabs>
              <w:tab w:val="left" w:pos="720"/>
              <w:tab w:val="left" w:pos="1440"/>
            </w:tabs>
            <w:spacing w:before="240"/>
            <w:rPr>
              <w:ins w:id="3976" w:author="BHA Regulatory Affairs Unit" w:date="2026-07-29T16:06:00Z"/>
            </w:rPr>
          </w:pPr>
          <w:sdt>
            <w:sdtPr>
              <w:tag w:val="goog_rdk_3966"/>
              <w:id w:val="192737304"/>
            </w:sdtPr>
            <w:sdtContent>
              <w:ins w:id="3977" w:author="BHA Regulatory Affairs Unit" w:date="2026-07-29T16:06:00Z">
                <w:r>
                  <w:t>Establishing and maintaining a system of financial management and accountability for a BHE;</w:t>
                </w:r>
              </w:ins>
            </w:sdtContent>
          </w:sdt>
        </w:p>
      </w:sdtContent>
    </w:sdt>
    <w:sdt>
      <w:sdtPr>
        <w:tag w:val="goog_rdk_3969"/>
        <w:id w:val="-905994368"/>
      </w:sdtPr>
      <w:sdtContent>
        <w:p w14:paraId="0000087E" w14:textId="77777777" w:rsidR="00CF3663" w:rsidRDefault="00000000">
          <w:pPr>
            <w:numPr>
              <w:ilvl w:val="1"/>
              <w:numId w:val="150"/>
            </w:numPr>
            <w:tabs>
              <w:tab w:val="left" w:pos="720"/>
              <w:tab w:val="left" w:pos="1440"/>
            </w:tabs>
            <w:spacing w:before="240"/>
            <w:rPr>
              <w:ins w:id="3978" w:author="BHA Regulatory Affairs Unit" w:date="2026-07-29T16:06:00Z"/>
            </w:rPr>
          </w:pPr>
          <w:sdt>
            <w:sdtPr>
              <w:tag w:val="goog_rdk_3968"/>
              <w:id w:val="-97529898"/>
            </w:sdtPr>
            <w:sdtContent>
              <w:ins w:id="3979" w:author="BHA Regulatory Affairs Unit" w:date="2026-07-29T16:06:00Z">
                <w:r>
                  <w:t xml:space="preserve">Developing, implementing, reviewing, and approving policies once every three (3) years, at a minimum, or as needed, in accordance with Part </w:t>
                </w:r>
                <w:r>
                  <w:rPr>
                    <w:smallCaps/>
                  </w:rPr>
                  <w:t>3.3.2.D</w:t>
                </w:r>
                <w:r>
                  <w:t xml:space="preserve"> of this Chapter 3;</w:t>
                </w:r>
              </w:ins>
            </w:sdtContent>
          </w:sdt>
        </w:p>
      </w:sdtContent>
    </w:sdt>
    <w:sdt>
      <w:sdtPr>
        <w:tag w:val="goog_rdk_3971"/>
        <w:id w:val="-416962037"/>
      </w:sdtPr>
      <w:sdtContent>
        <w:p w14:paraId="0000087F" w14:textId="77777777" w:rsidR="00CF3663" w:rsidRDefault="00000000">
          <w:pPr>
            <w:numPr>
              <w:ilvl w:val="1"/>
              <w:numId w:val="150"/>
            </w:numPr>
            <w:tabs>
              <w:tab w:val="left" w:pos="720"/>
              <w:tab w:val="left" w:pos="1440"/>
            </w:tabs>
            <w:spacing w:before="240"/>
            <w:rPr>
              <w:ins w:id="3980" w:author="BHA Regulatory Affairs Unit" w:date="2026-07-29T16:06:00Z"/>
            </w:rPr>
          </w:pPr>
          <w:sdt>
            <w:sdtPr>
              <w:tag w:val="goog_rdk_3970"/>
              <w:id w:val="516586640"/>
            </w:sdtPr>
            <w:sdtContent>
              <w:ins w:id="3981" w:author="BHA Regulatory Affairs Unit" w:date="2026-07-29T16:06:00Z">
                <w:r>
                  <w:t>Maintaining relationships and agreements with treatment facilities, organizations, and services to provide individual transfers, referrals, and transitions of care;</w:t>
                </w:r>
              </w:ins>
            </w:sdtContent>
          </w:sdt>
        </w:p>
      </w:sdtContent>
    </w:sdt>
    <w:sdt>
      <w:sdtPr>
        <w:tag w:val="goog_rdk_3973"/>
        <w:id w:val="-1139122943"/>
      </w:sdtPr>
      <w:sdtContent>
        <w:p w14:paraId="00000880" w14:textId="77777777" w:rsidR="00CF3663" w:rsidRDefault="00000000">
          <w:pPr>
            <w:numPr>
              <w:ilvl w:val="1"/>
              <w:numId w:val="150"/>
            </w:numPr>
            <w:tabs>
              <w:tab w:val="left" w:pos="720"/>
              <w:tab w:val="left" w:pos="1440"/>
            </w:tabs>
            <w:spacing w:before="240"/>
            <w:rPr>
              <w:ins w:id="3982" w:author="BHA Regulatory Affairs Unit" w:date="2026-07-29T16:06:00Z"/>
            </w:rPr>
          </w:pPr>
          <w:sdt>
            <w:sdtPr>
              <w:tag w:val="goog_rdk_3972"/>
              <w:id w:val="1426047523"/>
            </w:sdtPr>
            <w:sdtContent>
              <w:ins w:id="3983" w:author="BHA Regulatory Affairs Unit" w:date="2026-07-29T16:06:00Z">
                <w:r>
                  <w:t>Ensuring all marketing, advertising, or promotional information published, or otherwise distributed by a BHE, is accurate, including the services provided by a BHE; and</w:t>
                </w:r>
              </w:ins>
            </w:sdtContent>
          </w:sdt>
        </w:p>
      </w:sdtContent>
    </w:sdt>
    <w:sdt>
      <w:sdtPr>
        <w:tag w:val="goog_rdk_3975"/>
        <w:id w:val="-1493104534"/>
      </w:sdtPr>
      <w:sdtContent>
        <w:p w14:paraId="00000881" w14:textId="77777777" w:rsidR="00CF3663" w:rsidRDefault="00000000">
          <w:pPr>
            <w:numPr>
              <w:ilvl w:val="1"/>
              <w:numId w:val="150"/>
            </w:numPr>
            <w:tabs>
              <w:tab w:val="left" w:pos="720"/>
              <w:tab w:val="left" w:pos="1440"/>
            </w:tabs>
            <w:spacing w:before="240"/>
            <w:rPr>
              <w:ins w:id="3984" w:author="BHA Regulatory Affairs Unit" w:date="2026-07-29T16:06:00Z"/>
            </w:rPr>
          </w:pPr>
          <w:sdt>
            <w:sdtPr>
              <w:tag w:val="goog_rdk_3974"/>
              <w:id w:val="546449510"/>
            </w:sdtPr>
            <w:sdtContent>
              <w:ins w:id="3985" w:author="BHA Regulatory Affairs Unit" w:date="2026-07-29T16:06:00Z">
                <w:r>
                  <w:t xml:space="preserve">Considering and documenting the use of individual input in the decision-making processes, in accordance with Part </w:t>
                </w:r>
                <w:r>
                  <w:rPr>
                    <w:smallCaps/>
                  </w:rPr>
                  <w:t>3.3.2.D.5.I</w:t>
                </w:r>
                <w:r>
                  <w:t xml:space="preserve"> of this Chapter 3.</w:t>
                </w:r>
              </w:ins>
            </w:sdtContent>
          </w:sdt>
        </w:p>
      </w:sdtContent>
    </w:sdt>
    <w:sdt>
      <w:sdtPr>
        <w:tag w:val="goog_rdk_3977"/>
        <w:id w:val="-513420070"/>
      </w:sdtPr>
      <w:sdtContent>
        <w:p w14:paraId="00000882" w14:textId="77777777" w:rsidR="00CF3663" w:rsidRDefault="00000000">
          <w:pPr>
            <w:numPr>
              <w:ilvl w:val="0"/>
              <w:numId w:val="150"/>
            </w:numPr>
            <w:tabs>
              <w:tab w:val="left" w:pos="720"/>
              <w:tab w:val="left" w:pos="1440"/>
            </w:tabs>
            <w:spacing w:before="240"/>
            <w:rPr>
              <w:ins w:id="3986" w:author="BHA Regulatory Affairs Unit" w:date="2026-07-29T16:06:00Z"/>
            </w:rPr>
          </w:pPr>
          <w:sdt>
            <w:sdtPr>
              <w:tag w:val="goog_rdk_3976"/>
              <w:id w:val="-1832438162"/>
            </w:sdtPr>
            <w:sdtContent>
              <w:ins w:id="3987" w:author="BHA Regulatory Affairs Unit" w:date="2026-07-29T16:06:00Z">
                <w:r>
                  <w:t xml:space="preserve">The governing body or executive leadership team, as described in Part </w:t>
                </w:r>
                <w:r>
                  <w:rPr>
                    <w:smallCaps/>
                  </w:rPr>
                  <w:t xml:space="preserve">3.3.2.C </w:t>
                </w:r>
                <w:r>
                  <w:t>of this Chapter 3, shall be responsible for ensuring the development and implementation of these policies and procedures, and must review and approve any changes to policies and procedures for a BHE.</w:t>
                </w:r>
              </w:ins>
            </w:sdtContent>
          </w:sdt>
        </w:p>
      </w:sdtContent>
    </w:sdt>
    <w:sdt>
      <w:sdtPr>
        <w:tag w:val="goog_rdk_3979"/>
        <w:id w:val="-398653380"/>
      </w:sdtPr>
      <w:sdtContent>
        <w:p w14:paraId="00000883" w14:textId="77777777" w:rsidR="00CF3663" w:rsidRDefault="00000000">
          <w:pPr>
            <w:numPr>
              <w:ilvl w:val="1"/>
              <w:numId w:val="150"/>
            </w:numPr>
            <w:tabs>
              <w:tab w:val="left" w:pos="720"/>
              <w:tab w:val="left" w:pos="1440"/>
            </w:tabs>
            <w:spacing w:before="240"/>
            <w:rPr>
              <w:ins w:id="3988" w:author="BHA Regulatory Affairs Unit" w:date="2026-07-29T16:06:00Z"/>
            </w:rPr>
          </w:pPr>
          <w:sdt>
            <w:sdtPr>
              <w:tag w:val="goog_rdk_3978"/>
              <w:id w:val="1453872759"/>
            </w:sdtPr>
            <w:sdtContent>
              <w:ins w:id="3989" w:author="BHA Regulatory Affairs Unit" w:date="2026-07-29T16:06:00Z">
                <w:r>
                  <w:t>The governing body or executive leadership must ensure compliance with the policy requirements in this subpart, and as found elsewhere in this Chapter 3.</w:t>
                </w:r>
              </w:ins>
            </w:sdtContent>
          </w:sdt>
        </w:p>
      </w:sdtContent>
    </w:sdt>
    <w:sdt>
      <w:sdtPr>
        <w:tag w:val="goog_rdk_3981"/>
        <w:id w:val="-1045369798"/>
      </w:sdtPr>
      <w:sdtContent>
        <w:p w14:paraId="00000884" w14:textId="77777777" w:rsidR="00CF3663" w:rsidRDefault="00000000">
          <w:pPr>
            <w:numPr>
              <w:ilvl w:val="1"/>
              <w:numId w:val="150"/>
            </w:numPr>
            <w:tabs>
              <w:tab w:val="left" w:pos="720"/>
              <w:tab w:val="left" w:pos="1440"/>
            </w:tabs>
            <w:spacing w:before="240"/>
            <w:rPr>
              <w:ins w:id="3990" w:author="BHA Regulatory Affairs Unit" w:date="2026-07-29T16:06:00Z"/>
            </w:rPr>
          </w:pPr>
          <w:sdt>
            <w:sdtPr>
              <w:tag w:val="goog_rdk_3980"/>
              <w:id w:val="853457261"/>
            </w:sdtPr>
            <w:sdtContent>
              <w:ins w:id="3991" w:author="BHA Regulatory Affairs Unit" w:date="2026-07-29T16:06:00Z">
                <w:r>
                  <w:t>Every three (3) years, the governing body or executive leadership shall review and approve all policies and procedures, at a minimum or as needed.</w:t>
                </w:r>
              </w:ins>
            </w:sdtContent>
          </w:sdt>
        </w:p>
      </w:sdtContent>
    </w:sdt>
    <w:sdt>
      <w:sdtPr>
        <w:tag w:val="goog_rdk_3983"/>
        <w:id w:val="-331680508"/>
      </w:sdtPr>
      <w:sdtContent>
        <w:p w14:paraId="00000885" w14:textId="77777777" w:rsidR="00CF3663" w:rsidRDefault="00000000">
          <w:pPr>
            <w:numPr>
              <w:ilvl w:val="1"/>
              <w:numId w:val="150"/>
            </w:numPr>
            <w:tabs>
              <w:tab w:val="left" w:pos="720"/>
              <w:tab w:val="left" w:pos="1440"/>
            </w:tabs>
            <w:spacing w:before="240"/>
            <w:rPr>
              <w:ins w:id="3992" w:author="BHA Regulatory Affairs Unit" w:date="2026-07-29T16:06:00Z"/>
            </w:rPr>
          </w:pPr>
          <w:sdt>
            <w:sdtPr>
              <w:tag w:val="goog_rdk_3982"/>
              <w:id w:val="-1409723633"/>
            </w:sdtPr>
            <w:sdtContent>
              <w:ins w:id="3993" w:author="BHA Regulatory Affairs Unit" w:date="2026-07-29T16:06:00Z">
                <w:r>
                  <w:t>BHEs must have policies regarding administrative and/or clinical oversight of a BHE’s endorsements, services, and/or physical locations that meet oversight requirements.</w:t>
                </w:r>
              </w:ins>
            </w:sdtContent>
          </w:sdt>
        </w:p>
      </w:sdtContent>
    </w:sdt>
    <w:sdt>
      <w:sdtPr>
        <w:tag w:val="goog_rdk_3985"/>
        <w:id w:val="357731196"/>
      </w:sdtPr>
      <w:sdtContent>
        <w:p w14:paraId="00000886" w14:textId="77777777" w:rsidR="00CF3663" w:rsidRDefault="00000000">
          <w:pPr>
            <w:numPr>
              <w:ilvl w:val="1"/>
              <w:numId w:val="150"/>
            </w:numPr>
            <w:tabs>
              <w:tab w:val="left" w:pos="720"/>
              <w:tab w:val="left" w:pos="1440"/>
            </w:tabs>
            <w:spacing w:before="240"/>
            <w:rPr>
              <w:ins w:id="3994" w:author="BHA Regulatory Affairs Unit" w:date="2026-07-29T16:06:00Z"/>
              <w:smallCaps/>
            </w:rPr>
          </w:pPr>
          <w:sdt>
            <w:sdtPr>
              <w:tag w:val="goog_rdk_3984"/>
              <w:id w:val="2021274011"/>
            </w:sdtPr>
            <w:sdtContent>
              <w:ins w:id="3995" w:author="BHA Regulatory Affairs Unit" w:date="2026-07-29T16:06:00Z">
                <w:r>
                  <w:t>Administrative and/or clinical oversight policy and procedure requirements include, but are not limited to:</w:t>
                </w:r>
              </w:ins>
            </w:sdtContent>
          </w:sdt>
        </w:p>
      </w:sdtContent>
    </w:sdt>
    <w:sdt>
      <w:sdtPr>
        <w:tag w:val="goog_rdk_3987"/>
        <w:id w:val="180720073"/>
      </w:sdtPr>
      <w:sdtContent>
        <w:p w14:paraId="00000887" w14:textId="77777777" w:rsidR="00CF3663" w:rsidRDefault="00000000">
          <w:pPr>
            <w:numPr>
              <w:ilvl w:val="2"/>
              <w:numId w:val="150"/>
            </w:numPr>
            <w:tabs>
              <w:tab w:val="left" w:pos="720"/>
              <w:tab w:val="left" w:pos="1440"/>
            </w:tabs>
            <w:spacing w:before="240"/>
            <w:rPr>
              <w:ins w:id="3996" w:author="BHA Regulatory Affairs Unit" w:date="2026-07-29T16:06:00Z"/>
            </w:rPr>
          </w:pPr>
          <w:sdt>
            <w:sdtPr>
              <w:tag w:val="goog_rdk_3986"/>
              <w:id w:val="-1880170811"/>
            </w:sdtPr>
            <w:sdtContent>
              <w:ins w:id="3997" w:author="BHA Regulatory Affairs Unit" w:date="2026-07-29T16:06:00Z">
                <w:r>
                  <w:t>Oversight positions within a BHE, such as an Administrator or Clinical Director, and whether each position is for an endorsement(s), specific services, specific locations, or a combination thereof;</w:t>
                </w:r>
              </w:ins>
            </w:sdtContent>
          </w:sdt>
        </w:p>
      </w:sdtContent>
    </w:sdt>
    <w:sdt>
      <w:sdtPr>
        <w:tag w:val="goog_rdk_3989"/>
        <w:id w:val="1835309467"/>
      </w:sdtPr>
      <w:sdtContent>
        <w:p w14:paraId="00000888" w14:textId="77777777" w:rsidR="00CF3663" w:rsidRDefault="00000000">
          <w:pPr>
            <w:numPr>
              <w:ilvl w:val="2"/>
              <w:numId w:val="150"/>
            </w:numPr>
            <w:tabs>
              <w:tab w:val="left" w:pos="720"/>
              <w:tab w:val="left" w:pos="1440"/>
            </w:tabs>
            <w:spacing w:before="240"/>
            <w:rPr>
              <w:ins w:id="3998" w:author="BHA Regulatory Affairs Unit" w:date="2026-07-29T16:06:00Z"/>
            </w:rPr>
          </w:pPr>
          <w:sdt>
            <w:sdtPr>
              <w:tag w:val="goog_rdk_3988"/>
              <w:id w:val="-1635453185"/>
            </w:sdtPr>
            <w:sdtContent>
              <w:ins w:id="3999" w:author="BHA Regulatory Affairs Unit" w:date="2026-07-29T16:06:00Z">
                <w:r>
                  <w:t>The authority and responsibilities for each oversight position;</w:t>
                </w:r>
              </w:ins>
            </w:sdtContent>
          </w:sdt>
        </w:p>
      </w:sdtContent>
    </w:sdt>
    <w:sdt>
      <w:sdtPr>
        <w:tag w:val="goog_rdk_3991"/>
        <w:id w:val="1860047760"/>
      </w:sdtPr>
      <w:sdtContent>
        <w:p w14:paraId="00000889" w14:textId="77777777" w:rsidR="00CF3663" w:rsidRDefault="00000000">
          <w:pPr>
            <w:numPr>
              <w:ilvl w:val="2"/>
              <w:numId w:val="150"/>
            </w:numPr>
            <w:tabs>
              <w:tab w:val="left" w:pos="720"/>
              <w:tab w:val="left" w:pos="1440"/>
            </w:tabs>
            <w:spacing w:before="240"/>
            <w:rPr>
              <w:ins w:id="4000" w:author="BHA Regulatory Affairs Unit" w:date="2026-07-29T16:06:00Z"/>
            </w:rPr>
          </w:pPr>
          <w:sdt>
            <w:sdtPr>
              <w:tag w:val="goog_rdk_3990"/>
              <w:id w:val="553085861"/>
            </w:sdtPr>
            <w:sdtContent>
              <w:ins w:id="4001" w:author="BHA Regulatory Affairs Unit" w:date="2026-07-29T16:06:00Z">
                <w:r>
                  <w:t>The model or framework for clinical supervision. Such model or framework may differ by endorsement, service, or setting; and/or</w:t>
                </w:r>
              </w:ins>
            </w:sdtContent>
          </w:sdt>
        </w:p>
      </w:sdtContent>
    </w:sdt>
    <w:sdt>
      <w:sdtPr>
        <w:tag w:val="goog_rdk_3993"/>
        <w:id w:val="138669741"/>
      </w:sdtPr>
      <w:sdtContent>
        <w:p w14:paraId="0000088A" w14:textId="77777777" w:rsidR="00CF3663" w:rsidRDefault="00000000">
          <w:pPr>
            <w:numPr>
              <w:ilvl w:val="2"/>
              <w:numId w:val="150"/>
            </w:numPr>
            <w:tabs>
              <w:tab w:val="left" w:pos="720"/>
              <w:tab w:val="left" w:pos="1440"/>
            </w:tabs>
            <w:spacing w:before="240"/>
            <w:rPr>
              <w:ins w:id="4002" w:author="BHA Regulatory Affairs Unit" w:date="2026-07-29T16:06:00Z"/>
            </w:rPr>
          </w:pPr>
          <w:sdt>
            <w:sdtPr>
              <w:tag w:val="goog_rdk_3992"/>
              <w:id w:val="1109130101"/>
            </w:sdtPr>
            <w:sdtContent>
              <w:ins w:id="4003" w:author="BHA Regulatory Affairs Unit" w:date="2026-07-29T16:06:00Z">
                <w:r>
                  <w:t>The procedure for accessing oversight personnel, or their delegate, when the oversight personnel are not on-site, including but not limited to, methods of contact, on-call or other procedures, and required response times.</w:t>
                </w:r>
              </w:ins>
            </w:sdtContent>
          </w:sdt>
        </w:p>
      </w:sdtContent>
    </w:sdt>
    <w:sdt>
      <w:sdtPr>
        <w:tag w:val="goog_rdk_3995"/>
        <w:id w:val="-679451170"/>
      </w:sdtPr>
      <w:sdtContent>
        <w:p w14:paraId="0000088B" w14:textId="77777777" w:rsidR="00CF3663" w:rsidRDefault="00000000">
          <w:pPr>
            <w:numPr>
              <w:ilvl w:val="1"/>
              <w:numId w:val="150"/>
            </w:numPr>
            <w:tabs>
              <w:tab w:val="left" w:pos="720"/>
              <w:tab w:val="left" w:pos="1440"/>
            </w:tabs>
            <w:spacing w:before="240"/>
            <w:rPr>
              <w:ins w:id="4004" w:author="BHA Regulatory Affairs Unit" w:date="2026-07-29T16:06:00Z"/>
            </w:rPr>
          </w:pPr>
          <w:sdt>
            <w:sdtPr>
              <w:tag w:val="goog_rdk_3994"/>
              <w:id w:val="-1997218603"/>
            </w:sdtPr>
            <w:sdtContent>
              <w:ins w:id="4005" w:author="BHA Regulatory Affairs Unit" w:date="2026-07-29T16:06:00Z">
                <w:r>
                  <w:t>At a minimum, BHEs shall have policies and procedures that address:</w:t>
                </w:r>
              </w:ins>
            </w:sdtContent>
          </w:sdt>
        </w:p>
      </w:sdtContent>
    </w:sdt>
    <w:sdt>
      <w:sdtPr>
        <w:tag w:val="goog_rdk_3997"/>
        <w:id w:val="89614078"/>
      </w:sdtPr>
      <w:sdtContent>
        <w:p w14:paraId="0000088C" w14:textId="77777777" w:rsidR="00CF3663" w:rsidRDefault="00000000">
          <w:pPr>
            <w:numPr>
              <w:ilvl w:val="2"/>
              <w:numId w:val="150"/>
            </w:numPr>
            <w:tabs>
              <w:tab w:val="left" w:pos="720"/>
              <w:tab w:val="left" w:pos="1440"/>
            </w:tabs>
            <w:spacing w:before="240"/>
            <w:rPr>
              <w:ins w:id="4006" w:author="BHA Regulatory Affairs Unit" w:date="2026-07-29T16:06:00Z"/>
            </w:rPr>
          </w:pPr>
          <w:sdt>
            <w:sdtPr>
              <w:tag w:val="goog_rdk_3996"/>
              <w:id w:val="-1373801536"/>
            </w:sdtPr>
            <w:sdtContent>
              <w:ins w:id="4007" w:author="BHA Regulatory Affairs Unit" w:date="2026-07-29T16:06:00Z">
                <w:r>
                  <w:t>Critical incident and occurrence reporting, in accordance with Part 1.14 of these Rules</w:t>
                </w:r>
                <w:r>
                  <w:rPr>
                    <w:smallCaps/>
                  </w:rPr>
                  <w:t>;</w:t>
                </w:r>
              </w:ins>
            </w:sdtContent>
          </w:sdt>
        </w:p>
      </w:sdtContent>
    </w:sdt>
    <w:sdt>
      <w:sdtPr>
        <w:tag w:val="goog_rdk_3999"/>
        <w:id w:val="-265323919"/>
      </w:sdtPr>
      <w:sdtContent>
        <w:p w14:paraId="0000088D" w14:textId="77777777" w:rsidR="00CF3663" w:rsidRDefault="00000000">
          <w:pPr>
            <w:numPr>
              <w:ilvl w:val="2"/>
              <w:numId w:val="150"/>
            </w:numPr>
            <w:tabs>
              <w:tab w:val="left" w:pos="720"/>
              <w:tab w:val="left" w:pos="1440"/>
            </w:tabs>
            <w:spacing w:before="240"/>
            <w:rPr>
              <w:ins w:id="4008" w:author="BHA Regulatory Affairs Unit" w:date="2026-07-29T16:06:00Z"/>
            </w:rPr>
          </w:pPr>
          <w:sdt>
            <w:sdtPr>
              <w:tag w:val="goog_rdk_3998"/>
              <w:id w:val="221172226"/>
            </w:sdtPr>
            <w:sdtContent>
              <w:ins w:id="4009" w:author="BHA Regulatory Affairs Unit" w:date="2026-07-29T16:06:00Z">
                <w:r>
                  <w:t>Individual rights, in accordance with Part 1.18 of these Rules;</w:t>
                </w:r>
              </w:ins>
            </w:sdtContent>
          </w:sdt>
        </w:p>
      </w:sdtContent>
    </w:sdt>
    <w:sdt>
      <w:sdtPr>
        <w:tag w:val="goog_rdk_4001"/>
        <w:id w:val="524846837"/>
      </w:sdtPr>
      <w:sdtContent>
        <w:p w14:paraId="0000088E" w14:textId="77777777" w:rsidR="00CF3663" w:rsidRDefault="00000000">
          <w:pPr>
            <w:numPr>
              <w:ilvl w:val="2"/>
              <w:numId w:val="150"/>
            </w:numPr>
            <w:tabs>
              <w:tab w:val="left" w:pos="720"/>
              <w:tab w:val="left" w:pos="1440"/>
            </w:tabs>
            <w:spacing w:before="240"/>
            <w:rPr>
              <w:ins w:id="4010" w:author="BHA Regulatory Affairs Unit" w:date="2026-07-29T16:06:00Z"/>
            </w:rPr>
          </w:pPr>
          <w:sdt>
            <w:sdtPr>
              <w:tag w:val="goog_rdk_4000"/>
              <w:id w:val="1349101332"/>
            </w:sdtPr>
            <w:sdtContent>
              <w:ins w:id="4011" w:author="BHA Regulatory Affairs Unit" w:date="2026-07-29T16:06:00Z">
                <w:r>
                  <w:t>Individual grievances, including dispute resolution procedures, in accordance with Part 1.13 of these Rules;</w:t>
                </w:r>
              </w:ins>
            </w:sdtContent>
          </w:sdt>
        </w:p>
      </w:sdtContent>
    </w:sdt>
    <w:sdt>
      <w:sdtPr>
        <w:tag w:val="goog_rdk_4003"/>
        <w:id w:val="-771704504"/>
      </w:sdtPr>
      <w:sdtContent>
        <w:p w14:paraId="0000088F" w14:textId="77777777" w:rsidR="00CF3663" w:rsidRDefault="00000000">
          <w:pPr>
            <w:numPr>
              <w:ilvl w:val="2"/>
              <w:numId w:val="150"/>
            </w:numPr>
            <w:tabs>
              <w:tab w:val="left" w:pos="720"/>
              <w:tab w:val="left" w:pos="1440"/>
            </w:tabs>
            <w:spacing w:before="240"/>
            <w:rPr>
              <w:ins w:id="4012" w:author="BHA Regulatory Affairs Unit" w:date="2026-07-29T16:06:00Z"/>
            </w:rPr>
          </w:pPr>
          <w:sdt>
            <w:sdtPr>
              <w:tag w:val="goog_rdk_4002"/>
              <w:id w:val="174508833"/>
            </w:sdtPr>
            <w:sdtContent>
              <w:ins w:id="4013" w:author="BHA Regulatory Affairs Unit" w:date="2026-07-29T16:06:00Z">
                <w:r>
                  <w:t xml:space="preserve">Infection prevention and control, in accordance with Part </w:t>
                </w:r>
                <w:r>
                  <w:rPr>
                    <w:smallCaps/>
                  </w:rPr>
                  <w:t>3.3.2.E</w:t>
                </w:r>
                <w:r>
                  <w:t xml:space="preserve"> of this Chapter 3;</w:t>
                </w:r>
              </w:ins>
            </w:sdtContent>
          </w:sdt>
        </w:p>
      </w:sdtContent>
    </w:sdt>
    <w:sdt>
      <w:sdtPr>
        <w:tag w:val="goog_rdk_4005"/>
        <w:id w:val="-2087954723"/>
      </w:sdtPr>
      <w:sdtContent>
        <w:p w14:paraId="00000890" w14:textId="77777777" w:rsidR="00CF3663" w:rsidRDefault="00000000">
          <w:pPr>
            <w:numPr>
              <w:ilvl w:val="2"/>
              <w:numId w:val="150"/>
            </w:numPr>
            <w:tabs>
              <w:tab w:val="left" w:pos="720"/>
              <w:tab w:val="left" w:pos="1440"/>
            </w:tabs>
            <w:spacing w:before="240"/>
            <w:rPr>
              <w:ins w:id="4014" w:author="BHA Regulatory Affairs Unit" w:date="2026-07-29T16:06:00Z"/>
            </w:rPr>
          </w:pPr>
          <w:sdt>
            <w:sdtPr>
              <w:tag w:val="goog_rdk_4004"/>
              <w:id w:val="1516296608"/>
            </w:sdtPr>
            <w:sdtContent>
              <w:ins w:id="4015" w:author="BHA Regulatory Affairs Unit" w:date="2026-07-29T16:06:00Z">
                <w:r>
                  <w:t xml:space="preserve">Personnel, including a personnel code of ethics. This includes those policies and procedures required by Part </w:t>
                </w:r>
                <w:r>
                  <w:rPr>
                    <w:smallCaps/>
                  </w:rPr>
                  <w:t>1.15.1</w:t>
                </w:r>
                <w:r>
                  <w:t xml:space="preserve"> of these Rules, and as required by the endorsement(s) of a BHE license. This code of ethics must be made available to individuals being served, as defined in Part 1.2.1 of these Rules, upon request;</w:t>
                </w:r>
              </w:ins>
            </w:sdtContent>
          </w:sdt>
        </w:p>
      </w:sdtContent>
    </w:sdt>
    <w:sdt>
      <w:sdtPr>
        <w:tag w:val="goog_rdk_4007"/>
        <w:id w:val="-1175464536"/>
      </w:sdtPr>
      <w:sdtContent>
        <w:p w14:paraId="00000891" w14:textId="77777777" w:rsidR="00CF3663" w:rsidRDefault="00000000">
          <w:pPr>
            <w:numPr>
              <w:ilvl w:val="2"/>
              <w:numId w:val="150"/>
            </w:numPr>
            <w:tabs>
              <w:tab w:val="left" w:pos="720"/>
              <w:tab w:val="left" w:pos="1440"/>
            </w:tabs>
            <w:spacing w:before="240"/>
            <w:rPr>
              <w:ins w:id="4016" w:author="BHA Regulatory Affairs Unit" w:date="2026-07-29T16:06:00Z"/>
            </w:rPr>
          </w:pPr>
          <w:sdt>
            <w:sdtPr>
              <w:tag w:val="goog_rdk_4006"/>
              <w:id w:val="-249909507"/>
            </w:sdtPr>
            <w:sdtContent>
              <w:ins w:id="4017" w:author="BHA Regulatory Affairs Unit" w:date="2026-07-29T16:06:00Z">
                <w:r>
                  <w:t xml:space="preserve">Screening, admission, assessment/discharge, service plan, and care policies, as required by Parts </w:t>
                </w:r>
                <w:r>
                  <w:rPr>
                    <w:smallCaps/>
                  </w:rPr>
                  <w:t xml:space="preserve">1.17.2, 1.17.3, </w:t>
                </w:r>
                <w:r>
                  <w:t>1.17.4, and 1.17.5 of these Rules, as applicable</w:t>
                </w:r>
                <w:r>
                  <w:rPr>
                    <w:smallCaps/>
                  </w:rPr>
                  <w:t>;</w:t>
                </w:r>
              </w:ins>
            </w:sdtContent>
          </w:sdt>
        </w:p>
      </w:sdtContent>
    </w:sdt>
    <w:sdt>
      <w:sdtPr>
        <w:tag w:val="goog_rdk_4009"/>
        <w:id w:val="865822360"/>
      </w:sdtPr>
      <w:sdtContent>
        <w:p w14:paraId="00000892" w14:textId="77777777" w:rsidR="00CF3663" w:rsidRDefault="00000000">
          <w:pPr>
            <w:numPr>
              <w:ilvl w:val="2"/>
              <w:numId w:val="150"/>
            </w:numPr>
            <w:tabs>
              <w:tab w:val="left" w:pos="720"/>
              <w:tab w:val="left" w:pos="1440"/>
            </w:tabs>
            <w:spacing w:before="240"/>
            <w:rPr>
              <w:ins w:id="4018" w:author="BHA Regulatory Affairs Unit" w:date="2026-07-29T16:06:00Z"/>
            </w:rPr>
          </w:pPr>
          <w:sdt>
            <w:sdtPr>
              <w:tag w:val="goog_rdk_4008"/>
              <w:id w:val="673608967"/>
            </w:sdtPr>
            <w:sdtContent>
              <w:ins w:id="4019" w:author="BHA Regulatory Affairs Unit" w:date="2026-07-29T16:06:00Z">
                <w:r>
                  <w:t xml:space="preserve">Medication administration, in accordance with Part </w:t>
                </w:r>
                <w:r>
                  <w:rPr>
                    <w:smallCaps/>
                  </w:rPr>
                  <w:t xml:space="preserve">1.16.2 </w:t>
                </w:r>
                <w:r>
                  <w:t>of these Rules, as applicable</w:t>
                </w:r>
                <w:r>
                  <w:rPr>
                    <w:smallCaps/>
                  </w:rPr>
                  <w:t>;</w:t>
                </w:r>
              </w:ins>
            </w:sdtContent>
          </w:sdt>
        </w:p>
      </w:sdtContent>
    </w:sdt>
    <w:sdt>
      <w:sdtPr>
        <w:tag w:val="goog_rdk_4011"/>
        <w:id w:val="-1799185996"/>
      </w:sdtPr>
      <w:sdtContent>
        <w:p w14:paraId="00000893" w14:textId="77777777" w:rsidR="00CF3663" w:rsidRDefault="00000000">
          <w:pPr>
            <w:numPr>
              <w:ilvl w:val="2"/>
              <w:numId w:val="150"/>
            </w:numPr>
            <w:tabs>
              <w:tab w:val="left" w:pos="720"/>
              <w:tab w:val="left" w:pos="1440"/>
            </w:tabs>
            <w:spacing w:before="240"/>
            <w:rPr>
              <w:ins w:id="4020" w:author="BHA Regulatory Affairs Unit" w:date="2026-07-29T16:06:00Z"/>
            </w:rPr>
          </w:pPr>
          <w:sdt>
            <w:sdtPr>
              <w:tag w:val="goog_rdk_4010"/>
              <w:id w:val="-367230178"/>
            </w:sdtPr>
            <w:sdtContent>
              <w:ins w:id="4021" w:author="BHA Regulatory Affairs Unit" w:date="2026-07-29T16:06:00Z">
                <w:r>
                  <w:t>Defining and preventing conflicts of interest and dual relationships, and where such conflicts exist, developing and implementing controls to minimize such conflicts, ensuring decisions are made for the best interest of individuals served;</w:t>
                </w:r>
              </w:ins>
            </w:sdtContent>
          </w:sdt>
        </w:p>
      </w:sdtContent>
    </w:sdt>
    <w:sdt>
      <w:sdtPr>
        <w:tag w:val="goog_rdk_4013"/>
        <w:id w:val="1841570553"/>
      </w:sdtPr>
      <w:sdtContent>
        <w:p w14:paraId="00000894" w14:textId="77777777" w:rsidR="00CF3663" w:rsidRDefault="00000000">
          <w:pPr>
            <w:numPr>
              <w:ilvl w:val="2"/>
              <w:numId w:val="150"/>
            </w:numPr>
            <w:tabs>
              <w:tab w:val="left" w:pos="720"/>
              <w:tab w:val="left" w:pos="1440"/>
            </w:tabs>
            <w:spacing w:before="240"/>
            <w:rPr>
              <w:ins w:id="4022" w:author="BHA Regulatory Affairs Unit" w:date="2026-07-29T16:06:00Z"/>
            </w:rPr>
          </w:pPr>
          <w:sdt>
            <w:sdtPr>
              <w:tag w:val="goog_rdk_4012"/>
              <w:id w:val="2004476407"/>
            </w:sdtPr>
            <w:sdtContent>
              <w:ins w:id="4023" w:author="BHA Regulatory Affairs Unit" w:date="2026-07-29T16:06:00Z">
                <w:r>
                  <w:t>The use of individual input and feedback in governing body decisions, including but not limited to:</w:t>
                </w:r>
              </w:ins>
            </w:sdtContent>
          </w:sdt>
        </w:p>
      </w:sdtContent>
    </w:sdt>
    <w:sdt>
      <w:sdtPr>
        <w:tag w:val="goog_rdk_4015"/>
        <w:id w:val="-806457250"/>
      </w:sdtPr>
      <w:sdtContent>
        <w:p w14:paraId="00000895" w14:textId="77777777" w:rsidR="00CF3663" w:rsidRDefault="00000000">
          <w:pPr>
            <w:numPr>
              <w:ilvl w:val="3"/>
              <w:numId w:val="150"/>
            </w:numPr>
            <w:tabs>
              <w:tab w:val="left" w:pos="720"/>
              <w:tab w:val="left" w:pos="1440"/>
            </w:tabs>
            <w:spacing w:before="240"/>
            <w:rPr>
              <w:ins w:id="4024" w:author="BHA Regulatory Affairs Unit" w:date="2026-07-29T16:06:00Z"/>
            </w:rPr>
          </w:pPr>
          <w:sdt>
            <w:sdtPr>
              <w:tag w:val="goog_rdk_4014"/>
              <w:id w:val="2024563123"/>
            </w:sdtPr>
            <w:sdtContent>
              <w:ins w:id="4025" w:author="BHA Regulatory Affairs Unit" w:date="2026-07-29T16:06:00Z">
                <w:r>
                  <w:t>Formal or informal processes, appropriate for the individuals served and the size and complexity of services offered, to be used for collection of individual input and feedback; and/or</w:t>
                </w:r>
              </w:ins>
            </w:sdtContent>
          </w:sdt>
        </w:p>
      </w:sdtContent>
    </w:sdt>
    <w:sdt>
      <w:sdtPr>
        <w:tag w:val="goog_rdk_4017"/>
        <w:id w:val="-346363842"/>
      </w:sdtPr>
      <w:sdtContent>
        <w:p w14:paraId="00000896" w14:textId="77777777" w:rsidR="00CF3663" w:rsidRDefault="00000000">
          <w:pPr>
            <w:numPr>
              <w:ilvl w:val="3"/>
              <w:numId w:val="150"/>
            </w:numPr>
            <w:tabs>
              <w:tab w:val="left" w:pos="720"/>
              <w:tab w:val="left" w:pos="1440"/>
            </w:tabs>
            <w:spacing w:before="240"/>
            <w:rPr>
              <w:ins w:id="4026" w:author="BHA Regulatory Affairs Unit" w:date="2026-07-29T16:06:00Z"/>
            </w:rPr>
          </w:pPr>
          <w:sdt>
            <w:sdtPr>
              <w:tag w:val="goog_rdk_4016"/>
              <w:id w:val="365541933"/>
            </w:sdtPr>
            <w:sdtContent>
              <w:ins w:id="4027" w:author="BHA Regulatory Affairs Unit" w:date="2026-07-29T16:06:00Z">
                <w:r>
                  <w:t>How the governing body will document individual input and how that feedback has been considered.</w:t>
                </w:r>
              </w:ins>
            </w:sdtContent>
          </w:sdt>
        </w:p>
      </w:sdtContent>
    </w:sdt>
    <w:sdt>
      <w:sdtPr>
        <w:tag w:val="goog_rdk_4019"/>
        <w:id w:val="-637026819"/>
      </w:sdtPr>
      <w:sdtContent>
        <w:p w14:paraId="00000897" w14:textId="77777777" w:rsidR="00CF3663" w:rsidRDefault="00000000">
          <w:pPr>
            <w:numPr>
              <w:ilvl w:val="2"/>
              <w:numId w:val="150"/>
            </w:numPr>
            <w:tabs>
              <w:tab w:val="left" w:pos="720"/>
              <w:tab w:val="left" w:pos="1440"/>
            </w:tabs>
            <w:spacing w:before="240"/>
            <w:rPr>
              <w:ins w:id="4028" w:author="BHA Regulatory Affairs Unit" w:date="2026-07-29T16:06:00Z"/>
            </w:rPr>
          </w:pPr>
          <w:sdt>
            <w:sdtPr>
              <w:tag w:val="goog_rdk_4018"/>
              <w:id w:val="-1586236336"/>
            </w:sdtPr>
            <w:sdtContent>
              <w:ins w:id="4029" w:author="BHA Regulatory Affairs Unit" w:date="2026-07-29T16:06:00Z">
                <w:r>
                  <w:t xml:space="preserve">Individual records, including but not limited to, confidentiality, access, and disposal/destruction of records, as required by Part </w:t>
                </w:r>
                <w:r>
                  <w:rPr>
                    <w:smallCaps/>
                  </w:rPr>
                  <w:t xml:space="preserve">1.17.1 </w:t>
                </w:r>
                <w:r>
                  <w:t>of these Rules; and</w:t>
                </w:r>
              </w:ins>
            </w:sdtContent>
          </w:sdt>
        </w:p>
      </w:sdtContent>
    </w:sdt>
    <w:sdt>
      <w:sdtPr>
        <w:tag w:val="goog_rdk_4021"/>
        <w:id w:val="-1099988639"/>
      </w:sdtPr>
      <w:sdtContent>
        <w:p w14:paraId="00000898" w14:textId="77777777" w:rsidR="00CF3663" w:rsidRDefault="00000000">
          <w:pPr>
            <w:numPr>
              <w:ilvl w:val="2"/>
              <w:numId w:val="150"/>
            </w:numPr>
            <w:tabs>
              <w:tab w:val="left" w:pos="720"/>
              <w:tab w:val="left" w:pos="1440"/>
            </w:tabs>
            <w:spacing w:before="240"/>
            <w:rPr>
              <w:ins w:id="4030" w:author="BHA Regulatory Affairs Unit" w:date="2026-07-29T16:06:00Z"/>
            </w:rPr>
          </w:pPr>
          <w:sdt>
            <w:sdtPr>
              <w:tag w:val="goog_rdk_4020"/>
              <w:id w:val="-2017050123"/>
            </w:sdtPr>
            <w:sdtContent>
              <w:ins w:id="4031" w:author="BHA Regulatory Affairs Unit" w:date="2026-07-29T16:06:00Z">
                <w:r>
                  <w:t>Building safety and security:</w:t>
                </w:r>
              </w:ins>
            </w:sdtContent>
          </w:sdt>
        </w:p>
      </w:sdtContent>
    </w:sdt>
    <w:sdt>
      <w:sdtPr>
        <w:tag w:val="goog_rdk_4023"/>
        <w:id w:val="-528134664"/>
      </w:sdtPr>
      <w:sdtContent>
        <w:p w14:paraId="00000899" w14:textId="77777777" w:rsidR="00CF3663" w:rsidRDefault="00000000">
          <w:pPr>
            <w:numPr>
              <w:ilvl w:val="3"/>
              <w:numId w:val="150"/>
            </w:numPr>
            <w:tabs>
              <w:tab w:val="left" w:pos="720"/>
              <w:tab w:val="left" w:pos="1440"/>
            </w:tabs>
            <w:spacing w:before="240"/>
            <w:rPr>
              <w:ins w:id="4032" w:author="BHA Regulatory Affairs Unit" w:date="2026-07-29T16:06:00Z"/>
            </w:rPr>
          </w:pPr>
          <w:sdt>
            <w:sdtPr>
              <w:tag w:val="goog_rdk_4022"/>
              <w:id w:val="-1923021460"/>
            </w:sdtPr>
            <w:sdtContent>
              <w:ins w:id="4033" w:author="BHA Regulatory Affairs Unit" w:date="2026-07-29T16:06:00Z">
                <w:r>
                  <w:t>Such policies may be for an agency, an endorsement, or physical location;</w:t>
                </w:r>
              </w:ins>
            </w:sdtContent>
          </w:sdt>
        </w:p>
      </w:sdtContent>
    </w:sdt>
    <w:sdt>
      <w:sdtPr>
        <w:tag w:val="goog_rdk_4025"/>
        <w:id w:val="1549794106"/>
      </w:sdtPr>
      <w:sdtContent>
        <w:p w14:paraId="0000089A" w14:textId="77777777" w:rsidR="00CF3663" w:rsidRDefault="00000000">
          <w:pPr>
            <w:numPr>
              <w:ilvl w:val="3"/>
              <w:numId w:val="150"/>
            </w:numPr>
            <w:tabs>
              <w:tab w:val="left" w:pos="720"/>
              <w:tab w:val="left" w:pos="1440"/>
            </w:tabs>
            <w:spacing w:before="240"/>
            <w:rPr>
              <w:ins w:id="4034" w:author="BHA Regulatory Affairs Unit" w:date="2026-07-29T16:06:00Z"/>
            </w:rPr>
          </w:pPr>
          <w:sdt>
            <w:sdtPr>
              <w:tag w:val="goog_rdk_4024"/>
              <w:id w:val="962876248"/>
            </w:sdtPr>
            <w:sdtContent>
              <w:ins w:id="4035" w:author="BHA Regulatory Affairs Unit" w:date="2026-07-29T16:06:00Z">
                <w:r>
                  <w:t>Policies must address the needs of individual population(s) being served and/or the services being provided; and</w:t>
                </w:r>
              </w:ins>
            </w:sdtContent>
          </w:sdt>
        </w:p>
      </w:sdtContent>
    </w:sdt>
    <w:sdt>
      <w:sdtPr>
        <w:tag w:val="goog_rdk_4027"/>
        <w:id w:val="-330274876"/>
      </w:sdtPr>
      <w:sdtContent>
        <w:p w14:paraId="0000089B" w14:textId="77777777" w:rsidR="00CF3663" w:rsidRDefault="00000000">
          <w:pPr>
            <w:numPr>
              <w:ilvl w:val="3"/>
              <w:numId w:val="150"/>
            </w:numPr>
            <w:tabs>
              <w:tab w:val="left" w:pos="720"/>
              <w:tab w:val="left" w:pos="1440"/>
            </w:tabs>
            <w:spacing w:before="240"/>
            <w:rPr>
              <w:ins w:id="4036" w:author="BHA Regulatory Affairs Unit" w:date="2026-07-29T16:06:00Z"/>
            </w:rPr>
          </w:pPr>
          <w:sdt>
            <w:sdtPr>
              <w:tag w:val="goog_rdk_4026"/>
              <w:id w:val="-1868107592"/>
            </w:sdtPr>
            <w:sdtContent>
              <w:ins w:id="4037" w:author="BHA Regulatory Affairs Unit" w:date="2026-07-29T16:06:00Z">
                <w:r>
                  <w:t>Policies may include but are not limited to, electronic surveillance, delayed egress, and/or locked settings, as appropriate.</w:t>
                </w:r>
              </w:ins>
            </w:sdtContent>
          </w:sdt>
        </w:p>
      </w:sdtContent>
    </w:sdt>
    <w:sdt>
      <w:sdtPr>
        <w:tag w:val="goog_rdk_4029"/>
        <w:id w:val="-220398946"/>
      </w:sdtPr>
      <w:sdtContent>
        <w:p w14:paraId="0000089C" w14:textId="77777777" w:rsidR="00CF3663" w:rsidRDefault="00000000">
          <w:pPr>
            <w:numPr>
              <w:ilvl w:val="0"/>
              <w:numId w:val="150"/>
            </w:numPr>
            <w:tabs>
              <w:tab w:val="left" w:pos="720"/>
              <w:tab w:val="left" w:pos="1440"/>
            </w:tabs>
            <w:spacing w:before="240"/>
            <w:rPr>
              <w:ins w:id="4038" w:author="BHA Regulatory Affairs Unit" w:date="2026-07-29T16:06:00Z"/>
            </w:rPr>
          </w:pPr>
          <w:sdt>
            <w:sdtPr>
              <w:tag w:val="goog_rdk_4028"/>
              <w:id w:val="641345536"/>
            </w:sdtPr>
            <w:sdtContent>
              <w:ins w:id="4039" w:author="BHA Regulatory Affairs Unit" w:date="2026-07-29T16:06:00Z">
                <w:r>
                  <w:t>BHEs shall have infection prevention and control policies and procedures that reflect the scope and complexity of the services provided across a BHE, including but not limited to:</w:t>
                </w:r>
              </w:ins>
            </w:sdtContent>
          </w:sdt>
        </w:p>
      </w:sdtContent>
    </w:sdt>
    <w:sdt>
      <w:sdtPr>
        <w:tag w:val="goog_rdk_4031"/>
        <w:id w:val="1458852693"/>
      </w:sdtPr>
      <w:sdtContent>
        <w:p w14:paraId="0000089D" w14:textId="77777777" w:rsidR="00CF3663" w:rsidRDefault="00000000">
          <w:pPr>
            <w:numPr>
              <w:ilvl w:val="1"/>
              <w:numId w:val="150"/>
            </w:numPr>
            <w:tabs>
              <w:tab w:val="left" w:pos="720"/>
              <w:tab w:val="left" w:pos="1440"/>
            </w:tabs>
            <w:spacing w:before="240"/>
            <w:rPr>
              <w:ins w:id="4040" w:author="BHA Regulatory Affairs Unit" w:date="2026-07-29T16:06:00Z"/>
            </w:rPr>
          </w:pPr>
          <w:sdt>
            <w:sdtPr>
              <w:tag w:val="goog_rdk_4030"/>
              <w:id w:val="23396359"/>
            </w:sdtPr>
            <w:sdtContent>
              <w:ins w:id="4041" w:author="BHA Regulatory Affairs Unit" w:date="2026-07-29T16:06:00Z">
                <w:r>
                  <w:t>Maintenance of a sanitary environment;</w:t>
                </w:r>
              </w:ins>
            </w:sdtContent>
          </w:sdt>
        </w:p>
      </w:sdtContent>
    </w:sdt>
    <w:sdt>
      <w:sdtPr>
        <w:tag w:val="goog_rdk_4033"/>
        <w:id w:val="-1266941511"/>
      </w:sdtPr>
      <w:sdtContent>
        <w:p w14:paraId="0000089E" w14:textId="77777777" w:rsidR="00CF3663" w:rsidRDefault="00000000">
          <w:pPr>
            <w:numPr>
              <w:ilvl w:val="1"/>
              <w:numId w:val="150"/>
            </w:numPr>
            <w:tabs>
              <w:tab w:val="left" w:pos="720"/>
              <w:tab w:val="left" w:pos="1440"/>
            </w:tabs>
            <w:spacing w:before="240"/>
            <w:rPr>
              <w:ins w:id="4042" w:author="BHA Regulatory Affairs Unit" w:date="2026-07-29T16:06:00Z"/>
            </w:rPr>
          </w:pPr>
          <w:sdt>
            <w:sdtPr>
              <w:tag w:val="goog_rdk_4032"/>
              <w:id w:val="765701322"/>
            </w:sdtPr>
            <w:sdtContent>
              <w:ins w:id="4043" w:author="BHA Regulatory Affairs Unit" w:date="2026-07-29T16:06:00Z">
                <w:r>
                  <w:t>Mitigation of risks associated with infections and the prevention of the spread of communicable disease, including but not limited to, hand hygiene, bloodborne and airborne pathogens, respiratory hygiene, and cough etiquette for individuals and BHE personnel; and/or</w:t>
                </w:r>
              </w:ins>
            </w:sdtContent>
          </w:sdt>
        </w:p>
      </w:sdtContent>
    </w:sdt>
    <w:sdt>
      <w:sdtPr>
        <w:tag w:val="goog_rdk_4035"/>
        <w:id w:val="1334204157"/>
      </w:sdtPr>
      <w:sdtContent>
        <w:p w14:paraId="0000089F" w14:textId="77777777" w:rsidR="00CF3663" w:rsidRDefault="00000000">
          <w:pPr>
            <w:numPr>
              <w:ilvl w:val="1"/>
              <w:numId w:val="150"/>
            </w:numPr>
            <w:tabs>
              <w:tab w:val="left" w:pos="720"/>
              <w:tab w:val="left" w:pos="1440"/>
            </w:tabs>
            <w:spacing w:before="240"/>
            <w:rPr>
              <w:ins w:id="4044" w:author="BHA Regulatory Affairs Unit" w:date="2026-07-29T16:06:00Z"/>
            </w:rPr>
          </w:pPr>
          <w:sdt>
            <w:sdtPr>
              <w:tag w:val="goog_rdk_4034"/>
              <w:id w:val="2060583659"/>
            </w:sdtPr>
            <w:sdtContent>
              <w:ins w:id="4045" w:author="BHA Regulatory Affairs Unit" w:date="2026-07-29T16:06:00Z">
                <w:r>
                  <w:t>Coordination with other federal, state, and local agencies, including but not limited to, a process for when and how to seek assistance from a medical professional and/or the local health department.</w:t>
                </w:r>
              </w:ins>
            </w:sdtContent>
          </w:sdt>
        </w:p>
      </w:sdtContent>
    </w:sdt>
    <w:sdt>
      <w:sdtPr>
        <w:tag w:val="goog_rdk_4037"/>
        <w:id w:val="-150450664"/>
      </w:sdtPr>
      <w:sdtContent>
        <w:p w14:paraId="000008A0" w14:textId="77777777" w:rsidR="00CF3663" w:rsidRDefault="00000000">
          <w:pPr>
            <w:numPr>
              <w:ilvl w:val="2"/>
              <w:numId w:val="150"/>
            </w:numPr>
            <w:tabs>
              <w:tab w:val="left" w:pos="720"/>
              <w:tab w:val="left" w:pos="1440"/>
            </w:tabs>
            <w:spacing w:before="240"/>
            <w:rPr>
              <w:ins w:id="4046" w:author="BHA Regulatory Affairs Unit" w:date="2026-07-29T16:06:00Z"/>
            </w:rPr>
          </w:pPr>
          <w:sdt>
            <w:sdtPr>
              <w:tag w:val="goog_rdk_4036"/>
              <w:id w:val="-1502852324"/>
            </w:sdtPr>
            <w:sdtContent>
              <w:ins w:id="4047" w:author="BHA Regulatory Affairs Unit" w:date="2026-07-29T16:06:00Z">
                <w:r>
                  <w:t>For BHEs that administer medications or injections on-site, as well as BHEs providing overnight or residential services, there is a requirement that at least one (1) personnel be trained in infection control employed by or regularly available to a BHE.</w:t>
                </w:r>
              </w:ins>
            </w:sdtContent>
          </w:sdt>
        </w:p>
      </w:sdtContent>
    </w:sdt>
    <w:sdt>
      <w:sdtPr>
        <w:tag w:val="goog_rdk_4039"/>
        <w:id w:val="1959887228"/>
      </w:sdtPr>
      <w:sdtContent>
        <w:p w14:paraId="000008A1" w14:textId="77777777" w:rsidR="00CF3663" w:rsidRDefault="00000000">
          <w:pPr>
            <w:numPr>
              <w:ilvl w:val="0"/>
              <w:numId w:val="150"/>
            </w:numPr>
            <w:tabs>
              <w:tab w:val="left" w:pos="720"/>
              <w:tab w:val="left" w:pos="1440"/>
            </w:tabs>
            <w:spacing w:before="240"/>
            <w:rPr>
              <w:ins w:id="4048" w:author="BHA Regulatory Affairs Unit" w:date="2026-07-29T16:06:00Z"/>
            </w:rPr>
          </w:pPr>
          <w:sdt>
            <w:sdtPr>
              <w:tag w:val="goog_rdk_4038"/>
              <w:id w:val="1906025741"/>
            </w:sdtPr>
            <w:sdtContent>
              <w:ins w:id="4049" w:author="BHA Regulatory Affairs Unit" w:date="2026-07-29T16:06:00Z">
                <w:r>
                  <w:t>The BHE shall be responsible for emergency preparedness plans, policies, and procedures, including:</w:t>
                </w:r>
              </w:ins>
            </w:sdtContent>
          </w:sdt>
        </w:p>
      </w:sdtContent>
    </w:sdt>
    <w:sdt>
      <w:sdtPr>
        <w:tag w:val="goog_rdk_4041"/>
        <w:id w:val="312688263"/>
      </w:sdtPr>
      <w:sdtContent>
        <w:p w14:paraId="000008A2" w14:textId="77777777" w:rsidR="00CF3663" w:rsidRDefault="00000000">
          <w:pPr>
            <w:numPr>
              <w:ilvl w:val="1"/>
              <w:numId w:val="150"/>
            </w:numPr>
            <w:tabs>
              <w:tab w:val="left" w:pos="720"/>
              <w:tab w:val="left" w:pos="1440"/>
            </w:tabs>
            <w:spacing w:before="240"/>
            <w:rPr>
              <w:ins w:id="4050" w:author="BHA Regulatory Affairs Unit" w:date="2026-07-29T16:06:00Z"/>
            </w:rPr>
          </w:pPr>
          <w:sdt>
            <w:sdtPr>
              <w:tag w:val="goog_rdk_4040"/>
              <w:id w:val="1763202652"/>
            </w:sdtPr>
            <w:sdtContent>
              <w:ins w:id="4051" w:author="BHA Regulatory Affairs Unit" w:date="2026-07-29T16:06:00Z">
                <w:r>
                  <w:t>Completing and documenting a facility- and community-based risk assessment of potential hazards and preparedness measures to address natural or human-caused emergencies including, but not limited to:</w:t>
                </w:r>
              </w:ins>
            </w:sdtContent>
          </w:sdt>
        </w:p>
      </w:sdtContent>
    </w:sdt>
    <w:sdt>
      <w:sdtPr>
        <w:tag w:val="goog_rdk_4043"/>
        <w:id w:val="1647298350"/>
      </w:sdtPr>
      <w:sdtContent>
        <w:p w14:paraId="000008A3" w14:textId="77777777" w:rsidR="00CF3663" w:rsidRDefault="00000000">
          <w:pPr>
            <w:numPr>
              <w:ilvl w:val="2"/>
              <w:numId w:val="150"/>
            </w:numPr>
            <w:tabs>
              <w:tab w:val="left" w:pos="720"/>
              <w:tab w:val="left" w:pos="1440"/>
            </w:tabs>
            <w:spacing w:before="240"/>
            <w:rPr>
              <w:ins w:id="4052" w:author="BHA Regulatory Affairs Unit" w:date="2026-07-29T16:06:00Z"/>
            </w:rPr>
          </w:pPr>
          <w:sdt>
            <w:sdtPr>
              <w:tag w:val="goog_rdk_4042"/>
              <w:id w:val="1352817423"/>
            </w:sdtPr>
            <w:sdtContent>
              <w:ins w:id="4053" w:author="BHA Regulatory Affairs Unit" w:date="2026-07-29T16:06:00Z">
                <w:r>
                  <w:t>Fire;</w:t>
                </w:r>
              </w:ins>
            </w:sdtContent>
          </w:sdt>
        </w:p>
      </w:sdtContent>
    </w:sdt>
    <w:sdt>
      <w:sdtPr>
        <w:tag w:val="goog_rdk_4045"/>
        <w:id w:val="598829335"/>
      </w:sdtPr>
      <w:sdtContent>
        <w:p w14:paraId="000008A4" w14:textId="77777777" w:rsidR="00CF3663" w:rsidRDefault="00000000">
          <w:pPr>
            <w:numPr>
              <w:ilvl w:val="2"/>
              <w:numId w:val="150"/>
            </w:numPr>
            <w:tabs>
              <w:tab w:val="left" w:pos="720"/>
              <w:tab w:val="left" w:pos="1440"/>
            </w:tabs>
            <w:spacing w:before="240"/>
            <w:rPr>
              <w:ins w:id="4054" w:author="BHA Regulatory Affairs Unit" w:date="2026-07-29T16:06:00Z"/>
            </w:rPr>
          </w:pPr>
          <w:sdt>
            <w:sdtPr>
              <w:tag w:val="goog_rdk_4044"/>
              <w:id w:val="-1064270340"/>
            </w:sdtPr>
            <w:sdtContent>
              <w:ins w:id="4055" w:author="BHA Regulatory Affairs Unit" w:date="2026-07-29T16:06:00Z">
                <w:r>
                  <w:t>Gas leaks/ and/or explosions;</w:t>
                </w:r>
              </w:ins>
            </w:sdtContent>
          </w:sdt>
        </w:p>
      </w:sdtContent>
    </w:sdt>
    <w:sdt>
      <w:sdtPr>
        <w:tag w:val="goog_rdk_4047"/>
        <w:id w:val="-234603132"/>
      </w:sdtPr>
      <w:sdtContent>
        <w:p w14:paraId="000008A5" w14:textId="77777777" w:rsidR="00CF3663" w:rsidRDefault="00000000">
          <w:pPr>
            <w:numPr>
              <w:ilvl w:val="2"/>
              <w:numId w:val="150"/>
            </w:numPr>
            <w:tabs>
              <w:tab w:val="left" w:pos="720"/>
              <w:tab w:val="left" w:pos="1440"/>
            </w:tabs>
            <w:spacing w:before="240"/>
            <w:rPr>
              <w:ins w:id="4056" w:author="BHA Regulatory Affairs Unit" w:date="2026-07-29T16:06:00Z"/>
            </w:rPr>
          </w:pPr>
          <w:sdt>
            <w:sdtPr>
              <w:tag w:val="goog_rdk_4046"/>
              <w:id w:val="1923147379"/>
            </w:sdtPr>
            <w:sdtContent>
              <w:ins w:id="4057" w:author="BHA Regulatory Affairs Unit" w:date="2026-07-29T16:06:00Z">
                <w:r>
                  <w:t>Power outages;</w:t>
                </w:r>
              </w:ins>
            </w:sdtContent>
          </w:sdt>
        </w:p>
      </w:sdtContent>
    </w:sdt>
    <w:sdt>
      <w:sdtPr>
        <w:tag w:val="goog_rdk_4049"/>
        <w:id w:val="-2067148225"/>
      </w:sdtPr>
      <w:sdtContent>
        <w:p w14:paraId="000008A6" w14:textId="77777777" w:rsidR="00CF3663" w:rsidRDefault="00000000">
          <w:pPr>
            <w:numPr>
              <w:ilvl w:val="2"/>
              <w:numId w:val="150"/>
            </w:numPr>
            <w:tabs>
              <w:tab w:val="left" w:pos="720"/>
              <w:tab w:val="left" w:pos="1440"/>
            </w:tabs>
            <w:spacing w:before="240"/>
            <w:rPr>
              <w:ins w:id="4058" w:author="BHA Regulatory Affairs Unit" w:date="2026-07-29T16:06:00Z"/>
            </w:rPr>
          </w:pPr>
          <w:sdt>
            <w:sdtPr>
              <w:tag w:val="goog_rdk_4048"/>
              <w:id w:val="1025911284"/>
            </w:sdtPr>
            <w:sdtContent>
              <w:ins w:id="4059" w:author="BHA Regulatory Affairs Unit" w:date="2026-07-29T16:06:00Z">
                <w:r>
                  <w:t>Wildfires;</w:t>
                </w:r>
              </w:ins>
            </w:sdtContent>
          </w:sdt>
        </w:p>
      </w:sdtContent>
    </w:sdt>
    <w:sdt>
      <w:sdtPr>
        <w:tag w:val="goog_rdk_4051"/>
        <w:id w:val="1010861464"/>
      </w:sdtPr>
      <w:sdtContent>
        <w:p w14:paraId="000008A7" w14:textId="77777777" w:rsidR="00CF3663" w:rsidRDefault="00000000">
          <w:pPr>
            <w:numPr>
              <w:ilvl w:val="2"/>
              <w:numId w:val="150"/>
            </w:numPr>
            <w:tabs>
              <w:tab w:val="left" w:pos="720"/>
              <w:tab w:val="left" w:pos="1440"/>
            </w:tabs>
            <w:spacing w:before="240"/>
            <w:rPr>
              <w:ins w:id="4060" w:author="BHA Regulatory Affairs Unit" w:date="2026-07-29T16:06:00Z"/>
            </w:rPr>
          </w:pPr>
          <w:sdt>
            <w:sdtPr>
              <w:tag w:val="goog_rdk_4050"/>
              <w:id w:val="31507858"/>
            </w:sdtPr>
            <w:sdtContent>
              <w:ins w:id="4061" w:author="BHA Regulatory Affairs Unit" w:date="2026-07-29T16:06:00Z">
                <w:r>
                  <w:t>Severe weather such as tornados, floods, or earthquakes;</w:t>
                </w:r>
              </w:ins>
            </w:sdtContent>
          </w:sdt>
        </w:p>
      </w:sdtContent>
    </w:sdt>
    <w:sdt>
      <w:sdtPr>
        <w:tag w:val="goog_rdk_4053"/>
        <w:id w:val="-677320061"/>
      </w:sdtPr>
      <w:sdtContent>
        <w:p w14:paraId="000008A8" w14:textId="77777777" w:rsidR="00CF3663" w:rsidRDefault="00000000">
          <w:pPr>
            <w:numPr>
              <w:ilvl w:val="2"/>
              <w:numId w:val="150"/>
            </w:numPr>
            <w:tabs>
              <w:tab w:val="left" w:pos="720"/>
              <w:tab w:val="left" w:pos="1440"/>
            </w:tabs>
            <w:spacing w:before="240"/>
            <w:rPr>
              <w:ins w:id="4062" w:author="BHA Regulatory Affairs Unit" w:date="2026-07-29T16:06:00Z"/>
            </w:rPr>
          </w:pPr>
          <w:sdt>
            <w:sdtPr>
              <w:tag w:val="goog_rdk_4052"/>
              <w:id w:val="-1343814205"/>
            </w:sdtPr>
            <w:sdtContent>
              <w:ins w:id="4063" w:author="BHA Regulatory Affairs Unit" w:date="2026-07-29T16:06:00Z">
                <w:r>
                  <w:t>Threatened or actual acts of violence; and</w:t>
                </w:r>
              </w:ins>
            </w:sdtContent>
          </w:sdt>
        </w:p>
      </w:sdtContent>
    </w:sdt>
    <w:sdt>
      <w:sdtPr>
        <w:tag w:val="goog_rdk_4055"/>
        <w:id w:val="1426172894"/>
      </w:sdtPr>
      <w:sdtContent>
        <w:p w14:paraId="000008A9" w14:textId="77777777" w:rsidR="00CF3663" w:rsidRDefault="00000000">
          <w:pPr>
            <w:numPr>
              <w:ilvl w:val="2"/>
              <w:numId w:val="150"/>
            </w:numPr>
            <w:tabs>
              <w:tab w:val="left" w:pos="720"/>
              <w:tab w:val="left" w:pos="1440"/>
            </w:tabs>
            <w:spacing w:before="240"/>
            <w:rPr>
              <w:ins w:id="4064" w:author="BHA Regulatory Affairs Unit" w:date="2026-07-29T16:06:00Z"/>
            </w:rPr>
          </w:pPr>
          <w:sdt>
            <w:sdtPr>
              <w:tag w:val="goog_rdk_4054"/>
              <w:id w:val="723195401"/>
            </w:sdtPr>
            <w:sdtContent>
              <w:ins w:id="4065" w:author="BHA Regulatory Affairs Unit" w:date="2026-07-29T16:06:00Z">
                <w:r>
                  <w:t>Bioterror, pandemic, or disease outbreak events.</w:t>
                </w:r>
              </w:ins>
            </w:sdtContent>
          </w:sdt>
        </w:p>
      </w:sdtContent>
    </w:sdt>
    <w:sdt>
      <w:sdtPr>
        <w:tag w:val="goog_rdk_4057"/>
        <w:id w:val="1048135673"/>
      </w:sdtPr>
      <w:sdtContent>
        <w:p w14:paraId="000008AA" w14:textId="77777777" w:rsidR="00CF3663" w:rsidRDefault="00000000">
          <w:pPr>
            <w:numPr>
              <w:ilvl w:val="1"/>
              <w:numId w:val="150"/>
            </w:numPr>
            <w:tabs>
              <w:tab w:val="left" w:pos="720"/>
              <w:tab w:val="left" w:pos="1440"/>
            </w:tabs>
            <w:spacing w:before="240"/>
            <w:rPr>
              <w:ins w:id="4066" w:author="BHA Regulatory Affairs Unit" w:date="2026-07-29T16:06:00Z"/>
            </w:rPr>
          </w:pPr>
          <w:sdt>
            <w:sdtPr>
              <w:tag w:val="goog_rdk_4056"/>
              <w:id w:val="-230424782"/>
            </w:sdtPr>
            <w:sdtContent>
              <w:ins w:id="4067" w:author="BHA Regulatory Affairs Unit" w:date="2026-07-29T16:06:00Z">
                <w:r>
                  <w:t>Reviewing such risk assessments annually and whenever BHE operations are modified through the addition or discontinuation of a physical location, service, or endorsement;</w:t>
                </w:r>
              </w:ins>
            </w:sdtContent>
          </w:sdt>
        </w:p>
      </w:sdtContent>
    </w:sdt>
    <w:sdt>
      <w:sdtPr>
        <w:tag w:val="goog_rdk_4059"/>
        <w:id w:val="794759081"/>
      </w:sdtPr>
      <w:sdtContent>
        <w:p w14:paraId="000008AB" w14:textId="77777777" w:rsidR="00CF3663" w:rsidRDefault="00000000">
          <w:pPr>
            <w:numPr>
              <w:ilvl w:val="1"/>
              <w:numId w:val="150"/>
            </w:numPr>
            <w:tabs>
              <w:tab w:val="left" w:pos="720"/>
              <w:tab w:val="left" w:pos="1440"/>
            </w:tabs>
            <w:spacing w:before="240"/>
            <w:rPr>
              <w:ins w:id="4068" w:author="BHA Regulatory Affairs Unit" w:date="2026-07-29T16:06:00Z"/>
            </w:rPr>
          </w:pPr>
          <w:sdt>
            <w:sdtPr>
              <w:tag w:val="goog_rdk_4058"/>
              <w:id w:val="-934299971"/>
            </w:sdtPr>
            <w:sdtContent>
              <w:ins w:id="4069" w:author="BHA Regulatory Affairs Unit" w:date="2026-07-29T16:06:00Z">
                <w:r>
                  <w:t xml:space="preserve">Developing and implementing a written emergency management plan that addresses aforementioned hazards identified in Part </w:t>
                </w:r>
                <w:r>
                  <w:rPr>
                    <w:smallCaps/>
                  </w:rPr>
                  <w:t>3.3.2.F.1</w:t>
                </w:r>
                <w:r>
                  <w:t xml:space="preserve"> of this Chapter 3, complying with all applicable federal, state, and local emergency preparedness requirements, and meeting the following requirements, at a minimum:</w:t>
                </w:r>
              </w:ins>
            </w:sdtContent>
          </w:sdt>
        </w:p>
      </w:sdtContent>
    </w:sdt>
    <w:sdt>
      <w:sdtPr>
        <w:tag w:val="goog_rdk_4061"/>
        <w:id w:val="1631599057"/>
      </w:sdtPr>
      <w:sdtContent>
        <w:p w14:paraId="000008AC" w14:textId="77777777" w:rsidR="00CF3663" w:rsidRDefault="00000000">
          <w:pPr>
            <w:numPr>
              <w:ilvl w:val="2"/>
              <w:numId w:val="150"/>
            </w:numPr>
            <w:tabs>
              <w:tab w:val="left" w:pos="720"/>
              <w:tab w:val="left" w:pos="1440"/>
            </w:tabs>
            <w:spacing w:before="240"/>
            <w:rPr>
              <w:ins w:id="4070" w:author="BHA Regulatory Affairs Unit" w:date="2026-07-29T16:06:00Z"/>
            </w:rPr>
          </w:pPr>
          <w:sdt>
            <w:sdtPr>
              <w:tag w:val="goog_rdk_4060"/>
              <w:id w:val="308676503"/>
            </w:sdtPr>
            <w:sdtContent>
              <w:ins w:id="4071" w:author="BHA Regulatory Affairs Unit" w:date="2026-07-29T16:06:00Z">
                <w:r>
                  <w:t>The plan must differentiate between endorsement(s), physical locations, and individual populations served, meeting all applicable requirements for any endorsement(s) held by an agency</w:t>
                </w:r>
                <w:r>
                  <w:rPr>
                    <w:smallCaps/>
                  </w:rPr>
                  <w:t>;</w:t>
                </w:r>
              </w:ins>
            </w:sdtContent>
          </w:sdt>
        </w:p>
      </w:sdtContent>
    </w:sdt>
    <w:sdt>
      <w:sdtPr>
        <w:tag w:val="goog_rdk_4063"/>
        <w:id w:val="-12576712"/>
      </w:sdtPr>
      <w:sdtContent>
        <w:p w14:paraId="000008AD" w14:textId="77777777" w:rsidR="00CF3663" w:rsidRDefault="00000000">
          <w:pPr>
            <w:numPr>
              <w:ilvl w:val="2"/>
              <w:numId w:val="150"/>
            </w:numPr>
            <w:tabs>
              <w:tab w:val="left" w:pos="720"/>
              <w:tab w:val="left" w:pos="1440"/>
            </w:tabs>
            <w:spacing w:before="240"/>
            <w:rPr>
              <w:ins w:id="4072" w:author="BHA Regulatory Affairs Unit" w:date="2026-07-29T16:06:00Z"/>
            </w:rPr>
          </w:pPr>
          <w:sdt>
            <w:sdtPr>
              <w:tag w:val="goog_rdk_4062"/>
              <w:id w:val="603109295"/>
            </w:sdtPr>
            <w:sdtContent>
              <w:ins w:id="4073" w:author="BHA Regulatory Affairs Unit" w:date="2026-07-29T16:06:00Z">
                <w:r>
                  <w:t xml:space="preserve">The plan must reflect any changes to the risk assessment, in accordance with Part </w:t>
                </w:r>
                <w:r>
                  <w:rPr>
                    <w:smallCaps/>
                  </w:rPr>
                  <w:t xml:space="preserve">3.3.2.F.1 </w:t>
                </w:r>
                <w:r>
                  <w:t>of this Chapter 3</w:t>
                </w:r>
              </w:ins>
            </w:sdtContent>
          </w:sdt>
        </w:p>
      </w:sdtContent>
    </w:sdt>
    <w:sdt>
      <w:sdtPr>
        <w:tag w:val="goog_rdk_4065"/>
        <w:id w:val="-1805339593"/>
      </w:sdtPr>
      <w:sdtContent>
        <w:p w14:paraId="000008AE" w14:textId="77777777" w:rsidR="00CF3663" w:rsidRDefault="00000000">
          <w:pPr>
            <w:numPr>
              <w:ilvl w:val="2"/>
              <w:numId w:val="150"/>
            </w:numPr>
            <w:tabs>
              <w:tab w:val="left" w:pos="720"/>
              <w:tab w:val="left" w:pos="1440"/>
            </w:tabs>
            <w:spacing w:before="240"/>
            <w:rPr>
              <w:ins w:id="4074" w:author="BHA Regulatory Affairs Unit" w:date="2026-07-29T16:06:00Z"/>
            </w:rPr>
          </w:pPr>
          <w:sdt>
            <w:sdtPr>
              <w:tag w:val="goog_rdk_4064"/>
              <w:id w:val="-177146985"/>
            </w:sdtPr>
            <w:sdtContent>
              <w:ins w:id="4075" w:author="BHA Regulatory Affairs Unit" w:date="2026-07-29T16:06:00Z">
                <w:r>
                  <w:t>The plan must address interruptions to the normal supply of essentials, including but not limited to water, food, pharmaceuticals, and personal protective equipment (PPE), if these are regularly provided or used by BHE personnel or individuals;</w:t>
                </w:r>
              </w:ins>
            </w:sdtContent>
          </w:sdt>
        </w:p>
      </w:sdtContent>
    </w:sdt>
    <w:sdt>
      <w:sdtPr>
        <w:tag w:val="goog_rdk_4067"/>
        <w:id w:val="45336003"/>
      </w:sdtPr>
      <w:sdtContent>
        <w:p w14:paraId="000008AF" w14:textId="77777777" w:rsidR="00CF3663" w:rsidRDefault="00000000">
          <w:pPr>
            <w:numPr>
              <w:ilvl w:val="2"/>
              <w:numId w:val="150"/>
            </w:numPr>
            <w:tabs>
              <w:tab w:val="left" w:pos="720"/>
              <w:tab w:val="left" w:pos="1440"/>
            </w:tabs>
            <w:spacing w:before="240"/>
            <w:rPr>
              <w:ins w:id="4076" w:author="BHA Regulatory Affairs Unit" w:date="2026-07-29T16:06:00Z"/>
            </w:rPr>
          </w:pPr>
          <w:sdt>
            <w:sdtPr>
              <w:tag w:val="goog_rdk_4066"/>
              <w:id w:val="814899688"/>
            </w:sdtPr>
            <w:sdtContent>
              <w:ins w:id="4077" w:author="BHA Regulatory Affairs Unit" w:date="2026-07-29T16:06:00Z">
                <w:r>
                  <w:t>The plan must ensure continuation of necessary care to all individuals immediately following any emergency, including service provision during an evacuation or shelter in place</w:t>
                </w:r>
                <w:r>
                  <w:rPr>
                    <w:smallCaps/>
                  </w:rPr>
                  <w:t>;</w:t>
                </w:r>
              </w:ins>
            </w:sdtContent>
          </w:sdt>
        </w:p>
      </w:sdtContent>
    </w:sdt>
    <w:sdt>
      <w:sdtPr>
        <w:tag w:val="goog_rdk_4069"/>
        <w:id w:val="-236245960"/>
      </w:sdtPr>
      <w:sdtContent>
        <w:p w14:paraId="000008B0" w14:textId="77777777" w:rsidR="00CF3663" w:rsidRDefault="00000000">
          <w:pPr>
            <w:numPr>
              <w:ilvl w:val="2"/>
              <w:numId w:val="150"/>
            </w:numPr>
            <w:tabs>
              <w:tab w:val="left" w:pos="720"/>
              <w:tab w:val="left" w:pos="1440"/>
            </w:tabs>
            <w:spacing w:before="240"/>
            <w:rPr>
              <w:ins w:id="4078" w:author="BHA Regulatory Affairs Unit" w:date="2026-07-29T16:06:00Z"/>
            </w:rPr>
          </w:pPr>
          <w:sdt>
            <w:sdtPr>
              <w:tag w:val="goog_rdk_4068"/>
              <w:id w:val="413410754"/>
            </w:sdtPr>
            <w:sdtContent>
              <w:ins w:id="4079" w:author="BHA Regulatory Affairs Unit" w:date="2026-07-29T16:06:00Z">
                <w:r>
                  <w:t>The plan must address the protection and transfer of individual information, as needed;</w:t>
                </w:r>
              </w:ins>
            </w:sdtContent>
          </w:sdt>
        </w:p>
      </w:sdtContent>
    </w:sdt>
    <w:sdt>
      <w:sdtPr>
        <w:tag w:val="goog_rdk_4071"/>
        <w:id w:val="-870879426"/>
      </w:sdtPr>
      <w:sdtContent>
        <w:p w14:paraId="000008B1" w14:textId="77777777" w:rsidR="00CF3663" w:rsidRDefault="00000000">
          <w:pPr>
            <w:numPr>
              <w:ilvl w:val="2"/>
              <w:numId w:val="150"/>
            </w:numPr>
            <w:tabs>
              <w:tab w:val="left" w:pos="720"/>
              <w:tab w:val="left" w:pos="1440"/>
            </w:tabs>
            <w:spacing w:before="240"/>
            <w:rPr>
              <w:ins w:id="4080" w:author="BHA Regulatory Affairs Unit" w:date="2026-07-29T16:06:00Z"/>
            </w:rPr>
          </w:pPr>
          <w:sdt>
            <w:sdtPr>
              <w:tag w:val="goog_rdk_4070"/>
              <w:id w:val="1430676026"/>
            </w:sdtPr>
            <w:sdtContent>
              <w:ins w:id="4081" w:author="BHA Regulatory Affairs Unit" w:date="2026-07-29T16:06:00Z">
                <w:r>
                  <w:t>The plan must include an emergency communications plan;</w:t>
                </w:r>
              </w:ins>
            </w:sdtContent>
          </w:sdt>
        </w:p>
      </w:sdtContent>
    </w:sdt>
    <w:sdt>
      <w:sdtPr>
        <w:tag w:val="goog_rdk_4073"/>
        <w:id w:val="427909548"/>
      </w:sdtPr>
      <w:sdtContent>
        <w:p w14:paraId="000008B2" w14:textId="77777777" w:rsidR="00CF3663" w:rsidRDefault="00000000">
          <w:pPr>
            <w:numPr>
              <w:ilvl w:val="2"/>
              <w:numId w:val="150"/>
            </w:numPr>
            <w:tabs>
              <w:tab w:val="left" w:pos="720"/>
              <w:tab w:val="left" w:pos="1440"/>
            </w:tabs>
            <w:spacing w:before="240"/>
            <w:rPr>
              <w:ins w:id="4082" w:author="BHA Regulatory Affairs Unit" w:date="2026-07-29T16:06:00Z"/>
            </w:rPr>
          </w:pPr>
          <w:sdt>
            <w:sdtPr>
              <w:tag w:val="goog_rdk_4072"/>
              <w:id w:val="1459961386"/>
            </w:sdtPr>
            <w:sdtContent>
              <w:ins w:id="4083" w:author="BHA Regulatory Affairs Unit" w:date="2026-07-29T16:06:00Z">
                <w:r>
                  <w:t>The plan must address the training for, and documentation of, staff and facility preparedness; and</w:t>
                </w:r>
              </w:ins>
            </w:sdtContent>
          </w:sdt>
        </w:p>
      </w:sdtContent>
    </w:sdt>
    <w:sdt>
      <w:sdtPr>
        <w:tag w:val="goog_rdk_4075"/>
        <w:id w:val="1385704617"/>
      </w:sdtPr>
      <w:sdtContent>
        <w:p w14:paraId="000008B3" w14:textId="77777777" w:rsidR="00CF3663" w:rsidRDefault="00000000">
          <w:pPr>
            <w:numPr>
              <w:ilvl w:val="2"/>
              <w:numId w:val="150"/>
            </w:numPr>
            <w:tabs>
              <w:tab w:val="left" w:pos="720"/>
              <w:tab w:val="left" w:pos="1440"/>
            </w:tabs>
            <w:spacing w:before="240"/>
            <w:rPr>
              <w:ins w:id="4084" w:author="BHA Regulatory Affairs Unit" w:date="2026-07-29T16:06:00Z"/>
            </w:rPr>
          </w:pPr>
          <w:sdt>
            <w:sdtPr>
              <w:tag w:val="goog_rdk_4074"/>
              <w:id w:val="269673843"/>
            </w:sdtPr>
            <w:sdtContent>
              <w:ins w:id="4085" w:author="BHA Regulatory Affairs Unit" w:date="2026-07-29T16:06:00Z">
                <w:r>
                  <w:t>The plan must include methods and frequency of holding routine drills to ensure BHE personnel’s familiarity with emergency procedures, including the drills set forth in Part 1.11.G.2 of these Rules, and additional drills identified through the risk assessment set forth in Part 1.11.G.1 of these Rules. Drills must include:</w:t>
                </w:r>
              </w:ins>
            </w:sdtContent>
          </w:sdt>
        </w:p>
      </w:sdtContent>
    </w:sdt>
    <w:sdt>
      <w:sdtPr>
        <w:tag w:val="goog_rdk_4077"/>
        <w:id w:val="815872153"/>
      </w:sdtPr>
      <w:sdtContent>
        <w:p w14:paraId="000008B4" w14:textId="77777777" w:rsidR="00CF3663" w:rsidRDefault="00000000">
          <w:pPr>
            <w:numPr>
              <w:ilvl w:val="3"/>
              <w:numId w:val="150"/>
            </w:numPr>
            <w:tabs>
              <w:tab w:val="left" w:pos="720"/>
              <w:tab w:val="left" w:pos="1440"/>
            </w:tabs>
            <w:spacing w:before="240"/>
            <w:rPr>
              <w:ins w:id="4086" w:author="BHA Regulatory Affairs Unit" w:date="2026-07-29T16:06:00Z"/>
            </w:rPr>
          </w:pPr>
          <w:sdt>
            <w:sdtPr>
              <w:tag w:val="goog_rdk_4076"/>
              <w:id w:val="759772572"/>
            </w:sdtPr>
            <w:sdtContent>
              <w:ins w:id="4087" w:author="BHA Regulatory Affairs Unit" w:date="2026-07-29T16:06:00Z">
                <w:r>
                  <w:t xml:space="preserve">Compliance with requirements established by the Colorado Department of Public Safety, Division of Fire Prevention and Control in 8 CCR 1507-31 (December 30, 2025) which is hereby incorporated by reference. No later editions or amendments are incorporated. These regulations are available at no cost on the </w:t>
                </w:r>
                <w:r>
                  <w:fldChar w:fldCharType="begin"/>
                </w:r>
                <w:r>
                  <w:instrText>HYPERLINK "https://www.coloradosos.gov/CCR/DisplayRule.do?action=ruleinfo&amp;ruleId=3177&amp;deptID=17&amp;agencyID=43&amp;deptName=Department%20of%20Public%20Safety&amp;agencyName=Division%20of%20Fire%20Prevention%20and%20Control&amp;seriesNum=8%20CCR%20150"</w:instrText>
                </w:r>
                <w:r>
                  <w:fldChar w:fldCharType="separate"/>
                </w:r>
                <w:r>
                  <w:rPr>
                    <w:color w:val="0000FF"/>
                    <w:u w:val="single"/>
                  </w:rPr>
                  <w:t>Secretary of State’s website at 8 CCR 1507-31</w:t>
                </w:r>
                <w:r>
                  <w:fldChar w:fldCharType="end"/>
                </w:r>
                <w:r>
                  <w:t>. These regulations are also available for public inspection and copying at BHA, 710 S. Ash Street, Unit C140, Denver, CO 80246, during regular business hours;</w:t>
                </w:r>
              </w:ins>
            </w:sdtContent>
          </w:sdt>
        </w:p>
      </w:sdtContent>
    </w:sdt>
    <w:sdt>
      <w:sdtPr>
        <w:tag w:val="goog_rdk_4079"/>
        <w:id w:val="444909965"/>
      </w:sdtPr>
      <w:sdtContent>
        <w:p w14:paraId="000008B5" w14:textId="77777777" w:rsidR="00CF3663" w:rsidRDefault="00000000">
          <w:pPr>
            <w:numPr>
              <w:ilvl w:val="3"/>
              <w:numId w:val="150"/>
            </w:numPr>
            <w:tabs>
              <w:tab w:val="left" w:pos="720"/>
              <w:tab w:val="left" w:pos="1440"/>
            </w:tabs>
            <w:spacing w:before="240"/>
            <w:rPr>
              <w:ins w:id="4088" w:author="BHA Regulatory Affairs Unit" w:date="2026-07-29T16:06:00Z"/>
              <w:smallCaps/>
            </w:rPr>
          </w:pPr>
          <w:sdt>
            <w:sdtPr>
              <w:tag w:val="goog_rdk_4078"/>
              <w:id w:val="1295036654"/>
            </w:sdtPr>
            <w:sdtContent>
              <w:ins w:id="4089" w:author="BHA Regulatory Affairs Unit" w:date="2026-07-29T16:06:00Z">
                <w:r>
                  <w:t>Emergency response drills;</w:t>
                </w:r>
              </w:ins>
            </w:sdtContent>
          </w:sdt>
        </w:p>
      </w:sdtContent>
    </w:sdt>
    <w:sdt>
      <w:sdtPr>
        <w:tag w:val="goog_rdk_4081"/>
        <w:id w:val="1651117788"/>
      </w:sdtPr>
      <w:sdtContent>
        <w:p w14:paraId="000008B6" w14:textId="77777777" w:rsidR="00CF3663" w:rsidRDefault="00000000">
          <w:pPr>
            <w:numPr>
              <w:ilvl w:val="3"/>
              <w:numId w:val="150"/>
            </w:numPr>
            <w:tabs>
              <w:tab w:val="left" w:pos="720"/>
              <w:tab w:val="left" w:pos="1440"/>
            </w:tabs>
            <w:spacing w:before="240"/>
            <w:rPr>
              <w:ins w:id="4090" w:author="BHA Regulatory Affairs Unit" w:date="2026-07-29T16:06:00Z"/>
              <w:smallCaps/>
            </w:rPr>
          </w:pPr>
          <w:sdt>
            <w:sdtPr>
              <w:tag w:val="goog_rdk_4080"/>
              <w:id w:val="-12282535"/>
            </w:sdtPr>
            <w:sdtContent>
              <w:ins w:id="4091" w:author="BHA Regulatory Affairs Unit" w:date="2026-07-29T16:06:00Z">
                <w:r>
                  <w:t>Active threat drills; and</w:t>
                </w:r>
              </w:ins>
            </w:sdtContent>
          </w:sdt>
        </w:p>
      </w:sdtContent>
    </w:sdt>
    <w:sdt>
      <w:sdtPr>
        <w:tag w:val="goog_rdk_4083"/>
        <w:id w:val="1656503811"/>
      </w:sdtPr>
      <w:sdtContent>
        <w:p w14:paraId="000008B7" w14:textId="77777777" w:rsidR="00CF3663" w:rsidRDefault="00000000">
          <w:pPr>
            <w:numPr>
              <w:ilvl w:val="3"/>
              <w:numId w:val="150"/>
            </w:numPr>
            <w:tabs>
              <w:tab w:val="left" w:pos="720"/>
              <w:tab w:val="left" w:pos="1440"/>
            </w:tabs>
            <w:spacing w:before="240"/>
            <w:rPr>
              <w:ins w:id="4092" w:author="BHA Regulatory Affairs Unit" w:date="2026-07-29T16:06:00Z"/>
              <w:smallCaps/>
            </w:rPr>
          </w:pPr>
          <w:sdt>
            <w:sdtPr>
              <w:tag w:val="goog_rdk_4082"/>
              <w:id w:val="-1726119297"/>
            </w:sdtPr>
            <w:sdtContent>
              <w:ins w:id="4093" w:author="BHA Regulatory Affairs Unit" w:date="2026-07-29T16:06:00Z">
                <w:r>
                  <w:t>Natural disaster drills.</w:t>
                </w:r>
              </w:ins>
            </w:sdtContent>
          </w:sdt>
        </w:p>
      </w:sdtContent>
    </w:sdt>
    <w:sdt>
      <w:sdtPr>
        <w:tag w:val="goog_rdk_4085"/>
        <w:id w:val="-1241759684"/>
      </w:sdtPr>
      <w:sdtContent>
        <w:p w14:paraId="000008B8" w14:textId="77777777" w:rsidR="00CF3663" w:rsidRDefault="00000000">
          <w:pPr>
            <w:numPr>
              <w:ilvl w:val="1"/>
              <w:numId w:val="150"/>
            </w:numPr>
            <w:tabs>
              <w:tab w:val="left" w:pos="720"/>
              <w:tab w:val="left" w:pos="1440"/>
            </w:tabs>
            <w:spacing w:before="240"/>
            <w:rPr>
              <w:ins w:id="4094" w:author="BHA Regulatory Affairs Unit" w:date="2026-07-29T16:06:00Z"/>
              <w:smallCaps/>
            </w:rPr>
          </w:pPr>
          <w:sdt>
            <w:sdtPr>
              <w:tag w:val="goog_rdk_4084"/>
              <w:id w:val="730575823"/>
            </w:sdtPr>
            <w:sdtContent>
              <w:ins w:id="4095" w:author="BHA Regulatory Affairs Unit" w:date="2026-07-29T16:06:00Z">
                <w:r>
                  <w:t>Training personnel in the use of an automated external defibrillator (AED), if owned by a BHE, which must be maintained in accordance with manufacturer’s specifications.</w:t>
                </w:r>
              </w:ins>
            </w:sdtContent>
          </w:sdt>
        </w:p>
      </w:sdtContent>
    </w:sdt>
    <w:sdt>
      <w:sdtPr>
        <w:tag w:val="goog_rdk_4087"/>
        <w:id w:val="747045764"/>
      </w:sdtPr>
      <w:sdtContent>
        <w:p w14:paraId="000008B9" w14:textId="77777777" w:rsidR="00CF3663" w:rsidRDefault="00000000">
          <w:pPr>
            <w:keepNext/>
            <w:spacing w:before="240" w:after="60"/>
            <w:ind w:firstLine="0"/>
            <w:rPr>
              <w:ins w:id="4096" w:author="BHA Regulatory Affairs Unit" w:date="2026-07-29T16:06:00Z"/>
              <w:b/>
              <w:bCs/>
            </w:rPr>
          </w:pPr>
          <w:sdt>
            <w:sdtPr>
              <w:tag w:val="goog_rdk_4086"/>
              <w:id w:val="-1145682502"/>
            </w:sdtPr>
            <w:sdtContent>
              <w:ins w:id="4097" w:author="BHA Regulatory Affairs Unit" w:date="2026-07-29T16:06:00Z">
                <w:r>
                  <w:rPr>
                    <w:b/>
                    <w:bCs/>
                  </w:rPr>
                  <w:t>3.4</w:t>
                </w:r>
                <w:r>
                  <w:rPr>
                    <w:b/>
                    <w:bCs/>
                  </w:rPr>
                  <w:tab/>
                  <w:t>Co-Occurring Conditions and Substance Use Disorder Provisions</w:t>
                </w:r>
              </w:ins>
            </w:sdtContent>
          </w:sdt>
        </w:p>
      </w:sdtContent>
    </w:sdt>
    <w:sdt>
      <w:sdtPr>
        <w:tag w:val="goog_rdk_4089"/>
        <w:id w:val="1947384717"/>
      </w:sdtPr>
      <w:sdtContent>
        <w:p w14:paraId="000008BA" w14:textId="77777777" w:rsidR="00CF3663" w:rsidRDefault="00000000">
          <w:pPr>
            <w:numPr>
              <w:ilvl w:val="0"/>
              <w:numId w:val="151"/>
            </w:numPr>
            <w:tabs>
              <w:tab w:val="left" w:pos="720"/>
              <w:tab w:val="left" w:pos="1440"/>
            </w:tabs>
            <w:spacing w:before="240"/>
            <w:rPr>
              <w:ins w:id="4098" w:author="BHA Regulatory Affairs Unit" w:date="2026-07-29T16:06:00Z"/>
            </w:rPr>
          </w:pPr>
          <w:sdt>
            <w:sdtPr>
              <w:tag w:val="goog_rdk_4088"/>
              <w:id w:val="-111663966"/>
            </w:sdtPr>
            <w:sdtContent>
              <w:ins w:id="4099" w:author="BHA Regulatory Affairs Unit" w:date="2026-07-29T16:06:00Z">
                <w:r>
                  <w:t>BHEs providing services for co-occurring conditions, as defined in Part 1.2.1 of these Rules, and/or substance use disorder (SUD) shall adhere to the requirements found in the ASAM Criteria, as defined and incorporated by reference in Part 1.2.1 of these Rules, including the requirements listed below in this Part 3.4. of this Chapter 3.</w:t>
                </w:r>
              </w:ins>
            </w:sdtContent>
          </w:sdt>
        </w:p>
      </w:sdtContent>
    </w:sdt>
    <w:sdt>
      <w:sdtPr>
        <w:tag w:val="goog_rdk_4091"/>
        <w:id w:val="798477162"/>
      </w:sdtPr>
      <w:sdtContent>
        <w:p w14:paraId="000008BB" w14:textId="77777777" w:rsidR="00CF3663" w:rsidRDefault="00000000">
          <w:pPr>
            <w:numPr>
              <w:ilvl w:val="0"/>
              <w:numId w:val="151"/>
            </w:numPr>
            <w:tabs>
              <w:tab w:val="left" w:pos="720"/>
              <w:tab w:val="left" w:pos="1440"/>
            </w:tabs>
            <w:spacing w:before="240"/>
            <w:rPr>
              <w:ins w:id="4100" w:author="BHA Regulatory Affairs Unit" w:date="2026-07-29T16:06:00Z"/>
            </w:rPr>
          </w:pPr>
          <w:sdt>
            <w:sdtPr>
              <w:tag w:val="goog_rdk_4090"/>
              <w:id w:val="-660150387"/>
            </w:sdtPr>
            <w:sdtContent>
              <w:ins w:id="4101" w:author="BHA Regulatory Affairs Unit" w:date="2026-07-29T16:06:00Z">
                <w:r>
                  <w:t>For BHEs providing group treatment services, the group size may not exceed twelve (12) individuals.</w:t>
                </w:r>
              </w:ins>
            </w:sdtContent>
          </w:sdt>
        </w:p>
      </w:sdtContent>
    </w:sdt>
    <w:sdt>
      <w:sdtPr>
        <w:tag w:val="goog_rdk_4093"/>
        <w:id w:val="1200808149"/>
      </w:sdtPr>
      <w:sdtContent>
        <w:p w14:paraId="000008BC" w14:textId="77777777" w:rsidR="00CF3663" w:rsidRDefault="00000000">
          <w:pPr>
            <w:keepNext/>
            <w:spacing w:before="240" w:after="60"/>
            <w:ind w:firstLine="0"/>
            <w:rPr>
              <w:ins w:id="4102" w:author="BHA Regulatory Affairs Unit" w:date="2026-07-29T16:06:00Z"/>
              <w:b/>
              <w:bCs/>
            </w:rPr>
          </w:pPr>
          <w:sdt>
            <w:sdtPr>
              <w:tag w:val="goog_rdk_4092"/>
              <w:id w:val="-2071935893"/>
            </w:sdtPr>
            <w:sdtContent>
              <w:ins w:id="4103" w:author="BHA Regulatory Affairs Unit" w:date="2026-07-29T16:06:00Z">
                <w:r>
                  <w:rPr>
                    <w:b/>
                    <w:bCs/>
                  </w:rPr>
                  <w:t>3.4.1</w:t>
                </w:r>
                <w:r>
                  <w:rPr>
                    <w:b/>
                    <w:bCs/>
                  </w:rPr>
                  <w:tab/>
                  <w:t>ASAM Criteria Personnel Requirements</w:t>
                </w:r>
              </w:ins>
            </w:sdtContent>
          </w:sdt>
        </w:p>
      </w:sdtContent>
    </w:sdt>
    <w:sdt>
      <w:sdtPr>
        <w:tag w:val="goog_rdk_4095"/>
        <w:id w:val="-250976385"/>
      </w:sdtPr>
      <w:sdtContent>
        <w:p w14:paraId="000008BD" w14:textId="77777777" w:rsidR="00CF3663" w:rsidRDefault="00000000">
          <w:pPr>
            <w:numPr>
              <w:ilvl w:val="0"/>
              <w:numId w:val="152"/>
            </w:numPr>
            <w:tabs>
              <w:tab w:val="left" w:pos="720"/>
              <w:tab w:val="left" w:pos="1440"/>
            </w:tabs>
            <w:spacing w:before="240"/>
            <w:rPr>
              <w:ins w:id="4104" w:author="BHA Regulatory Affairs Unit" w:date="2026-07-29T16:06:00Z"/>
            </w:rPr>
          </w:pPr>
          <w:sdt>
            <w:sdtPr>
              <w:tag w:val="goog_rdk_4094"/>
              <w:id w:val="-1250829905"/>
            </w:sdtPr>
            <w:sdtContent>
              <w:ins w:id="4105" w:author="BHA Regulatory Affairs Unit" w:date="2026-07-29T16:06:00Z">
                <w:r>
                  <w:t>For BHEs providing SUD and/or co-occurring services, treatment personnel shall include the following behavioral health professionals acting within their scope of practice, and trained in mental health and/or SUD identification and treatment:</w:t>
                </w:r>
              </w:ins>
            </w:sdtContent>
          </w:sdt>
        </w:p>
      </w:sdtContent>
    </w:sdt>
    <w:sdt>
      <w:sdtPr>
        <w:tag w:val="goog_rdk_4097"/>
        <w:id w:val="-1156381147"/>
      </w:sdtPr>
      <w:sdtContent>
        <w:p w14:paraId="000008BE" w14:textId="77777777" w:rsidR="00CF3663" w:rsidRDefault="00000000">
          <w:pPr>
            <w:numPr>
              <w:ilvl w:val="1"/>
              <w:numId w:val="152"/>
            </w:numPr>
            <w:tabs>
              <w:tab w:val="left" w:pos="720"/>
              <w:tab w:val="left" w:pos="1440"/>
            </w:tabs>
            <w:spacing w:before="240"/>
            <w:rPr>
              <w:ins w:id="4106" w:author="BHA Regulatory Affairs Unit" w:date="2026-07-29T16:06:00Z"/>
            </w:rPr>
          </w:pPr>
          <w:sdt>
            <w:sdtPr>
              <w:tag w:val="goog_rdk_4096"/>
              <w:id w:val="160829999"/>
            </w:sdtPr>
            <w:sdtContent>
              <w:ins w:id="4107" w:author="BHA Regulatory Affairs Unit" w:date="2026-07-29T16:06:00Z">
                <w:r>
                  <w:t>Authorized practitioners, as defined in Part 1.2.2 of these Rules;</w:t>
                </w:r>
              </w:ins>
            </w:sdtContent>
          </w:sdt>
        </w:p>
      </w:sdtContent>
    </w:sdt>
    <w:sdt>
      <w:sdtPr>
        <w:tag w:val="goog_rdk_4099"/>
        <w:id w:val="-1572999596"/>
      </w:sdtPr>
      <w:sdtContent>
        <w:p w14:paraId="000008BF" w14:textId="77777777" w:rsidR="00CF3663" w:rsidRDefault="00000000">
          <w:pPr>
            <w:numPr>
              <w:ilvl w:val="1"/>
              <w:numId w:val="152"/>
            </w:numPr>
            <w:tabs>
              <w:tab w:val="left" w:pos="720"/>
              <w:tab w:val="left" w:pos="1440"/>
            </w:tabs>
            <w:spacing w:before="240"/>
            <w:rPr>
              <w:ins w:id="4108" w:author="BHA Regulatory Affairs Unit" w:date="2026-07-29T16:06:00Z"/>
            </w:rPr>
          </w:pPr>
          <w:sdt>
            <w:sdtPr>
              <w:tag w:val="goog_rdk_4098"/>
              <w:id w:val="460556667"/>
            </w:sdtPr>
            <w:sdtContent>
              <w:ins w:id="4109" w:author="BHA Regulatory Affairs Unit" w:date="2026-07-29T16:06:00Z">
                <w:r>
                  <w:t>Licensees, as defined in Part 1.2.2 of these Rules;</w:t>
                </w:r>
              </w:ins>
            </w:sdtContent>
          </w:sdt>
        </w:p>
      </w:sdtContent>
    </w:sdt>
    <w:sdt>
      <w:sdtPr>
        <w:tag w:val="goog_rdk_4101"/>
        <w:id w:val="221011090"/>
      </w:sdtPr>
      <w:sdtContent>
        <w:p w14:paraId="000008C0" w14:textId="77777777" w:rsidR="00CF3663" w:rsidRDefault="00000000">
          <w:pPr>
            <w:numPr>
              <w:ilvl w:val="1"/>
              <w:numId w:val="152"/>
            </w:numPr>
            <w:tabs>
              <w:tab w:val="left" w:pos="720"/>
              <w:tab w:val="left" w:pos="1440"/>
            </w:tabs>
            <w:spacing w:before="240"/>
            <w:rPr>
              <w:ins w:id="4110" w:author="BHA Regulatory Affairs Unit" w:date="2026-07-29T16:06:00Z"/>
            </w:rPr>
          </w:pPr>
          <w:sdt>
            <w:sdtPr>
              <w:tag w:val="goog_rdk_4100"/>
              <w:id w:val="1397013697"/>
            </w:sdtPr>
            <w:sdtContent>
              <w:ins w:id="4111" w:author="BHA Regulatory Affairs Unit" w:date="2026-07-29T16:06:00Z">
                <w:r>
                  <w:t>Certified addiction specialists (CAS), as defined in Part 1.2.2 of these Rules;</w:t>
                </w:r>
              </w:ins>
            </w:sdtContent>
          </w:sdt>
        </w:p>
      </w:sdtContent>
    </w:sdt>
    <w:sdt>
      <w:sdtPr>
        <w:tag w:val="goog_rdk_4103"/>
        <w:id w:val="-1885771996"/>
      </w:sdtPr>
      <w:sdtContent>
        <w:p w14:paraId="000008C1" w14:textId="77777777" w:rsidR="00CF3663" w:rsidRDefault="00000000">
          <w:pPr>
            <w:numPr>
              <w:ilvl w:val="1"/>
              <w:numId w:val="152"/>
            </w:numPr>
            <w:tabs>
              <w:tab w:val="left" w:pos="720"/>
              <w:tab w:val="left" w:pos="1440"/>
            </w:tabs>
            <w:spacing w:before="240"/>
            <w:rPr>
              <w:ins w:id="4112" w:author="BHA Regulatory Affairs Unit" w:date="2026-07-29T16:06:00Z"/>
            </w:rPr>
          </w:pPr>
          <w:sdt>
            <w:sdtPr>
              <w:tag w:val="goog_rdk_4102"/>
              <w:id w:val="-1663803576"/>
            </w:sdtPr>
            <w:sdtContent>
              <w:ins w:id="4113" w:author="BHA Regulatory Affairs Unit" w:date="2026-07-29T16:06:00Z">
                <w:r>
                  <w:t>Candidates, as defined in Part 1.2.2 of these Rules;</w:t>
                </w:r>
              </w:ins>
            </w:sdtContent>
          </w:sdt>
        </w:p>
      </w:sdtContent>
    </w:sdt>
    <w:sdt>
      <w:sdtPr>
        <w:tag w:val="goog_rdk_4105"/>
        <w:id w:val="-1727194867"/>
      </w:sdtPr>
      <w:sdtContent>
        <w:p w14:paraId="000008C2" w14:textId="77777777" w:rsidR="00CF3663" w:rsidRDefault="00000000">
          <w:pPr>
            <w:numPr>
              <w:ilvl w:val="1"/>
              <w:numId w:val="152"/>
            </w:numPr>
            <w:tabs>
              <w:tab w:val="left" w:pos="720"/>
              <w:tab w:val="left" w:pos="1440"/>
            </w:tabs>
            <w:spacing w:before="240"/>
            <w:rPr>
              <w:ins w:id="4114" w:author="BHA Regulatory Affairs Unit" w:date="2026-07-29T16:06:00Z"/>
            </w:rPr>
          </w:pPr>
          <w:sdt>
            <w:sdtPr>
              <w:tag w:val="goog_rdk_4104"/>
              <w:id w:val="1883018190"/>
            </w:sdtPr>
            <w:sdtContent>
              <w:ins w:id="4115" w:author="BHA Regulatory Affairs Unit" w:date="2026-07-29T16:06:00Z">
                <w:r>
                  <w:t>Certified addiction technicians (CAT), as defined in Part 1.2.2 of these Rules and</w:t>
                </w:r>
              </w:ins>
            </w:sdtContent>
          </w:sdt>
        </w:p>
      </w:sdtContent>
    </w:sdt>
    <w:sdt>
      <w:sdtPr>
        <w:tag w:val="goog_rdk_4107"/>
        <w:id w:val="2011728610"/>
      </w:sdtPr>
      <w:sdtContent>
        <w:p w14:paraId="000008C3" w14:textId="77777777" w:rsidR="00CF3663" w:rsidRDefault="00000000">
          <w:pPr>
            <w:numPr>
              <w:ilvl w:val="2"/>
              <w:numId w:val="152"/>
            </w:numPr>
            <w:tabs>
              <w:tab w:val="left" w:pos="720"/>
              <w:tab w:val="left" w:pos="1440"/>
            </w:tabs>
            <w:spacing w:before="240"/>
            <w:rPr>
              <w:ins w:id="4116" w:author="BHA Regulatory Affairs Unit" w:date="2026-07-29T16:06:00Z"/>
            </w:rPr>
          </w:pPr>
          <w:sdt>
            <w:sdtPr>
              <w:tag w:val="goog_rdk_4106"/>
              <w:id w:val="43388013"/>
            </w:sdtPr>
            <w:sdtContent>
              <w:ins w:id="4117" w:author="BHA Regulatory Affairs Unit" w:date="2026-07-29T16:06:00Z">
                <w:r>
                  <w:t>If utilizing certified addiction technicians (CAT), BHEs must ensure that CATs do not comprise more than twenty-five (25%) of an BHE’s personnel.</w:t>
                </w:r>
              </w:ins>
            </w:sdtContent>
          </w:sdt>
        </w:p>
      </w:sdtContent>
    </w:sdt>
    <w:sdt>
      <w:sdtPr>
        <w:tag w:val="goog_rdk_4109"/>
        <w:id w:val="913051327"/>
      </w:sdtPr>
      <w:sdtContent>
        <w:p w14:paraId="000008C4" w14:textId="77777777" w:rsidR="00CF3663" w:rsidRDefault="00000000">
          <w:pPr>
            <w:numPr>
              <w:ilvl w:val="1"/>
              <w:numId w:val="152"/>
            </w:numPr>
            <w:tabs>
              <w:tab w:val="left" w:pos="720"/>
              <w:tab w:val="left" w:pos="1440"/>
            </w:tabs>
            <w:spacing w:before="240"/>
            <w:rPr>
              <w:ins w:id="4118" w:author="BHA Regulatory Affairs Unit" w:date="2026-07-29T16:06:00Z"/>
            </w:rPr>
          </w:pPr>
          <w:sdt>
            <w:sdtPr>
              <w:tag w:val="goog_rdk_4108"/>
              <w:id w:val="1480738039"/>
            </w:sdtPr>
            <w:sdtContent>
              <w:ins w:id="4119" w:author="BHA Regulatory Affairs Unit" w:date="2026-07-29T16:06:00Z">
                <w:r>
                  <w:t>Counselors-in-training and/or interns.</w:t>
                </w:r>
              </w:ins>
            </w:sdtContent>
          </w:sdt>
        </w:p>
      </w:sdtContent>
    </w:sdt>
    <w:sdt>
      <w:sdtPr>
        <w:tag w:val="goog_rdk_4111"/>
        <w:id w:val="1732797749"/>
      </w:sdtPr>
      <w:sdtContent>
        <w:p w14:paraId="000008C5" w14:textId="77777777" w:rsidR="00CF3663" w:rsidRDefault="00000000">
          <w:pPr>
            <w:numPr>
              <w:ilvl w:val="2"/>
              <w:numId w:val="152"/>
            </w:numPr>
            <w:tabs>
              <w:tab w:val="left" w:pos="720"/>
              <w:tab w:val="left" w:pos="1440"/>
            </w:tabs>
            <w:spacing w:before="240"/>
            <w:rPr>
              <w:ins w:id="4120" w:author="BHA Regulatory Affairs Unit" w:date="2026-07-29T16:06:00Z"/>
            </w:rPr>
          </w:pPr>
          <w:sdt>
            <w:sdtPr>
              <w:tag w:val="goog_rdk_4110"/>
              <w:id w:val="-670092294"/>
            </w:sdtPr>
            <w:sdtContent>
              <w:ins w:id="4121" w:author="BHA Regulatory Affairs Unit" w:date="2026-07-29T16:06:00Z">
                <w:r>
                  <w:t>If utilizing counselors-in-training and/or interns, BHEs must ensure that all clinical documentation is reviewed and co-signed by a clinical BHE supervisor able to supervise, pursuant to their scope of practice.</w:t>
                </w:r>
              </w:ins>
            </w:sdtContent>
          </w:sdt>
        </w:p>
      </w:sdtContent>
    </w:sdt>
    <w:sdt>
      <w:sdtPr>
        <w:tag w:val="goog_rdk_4113"/>
        <w:id w:val="502737180"/>
      </w:sdtPr>
      <w:sdtContent>
        <w:p w14:paraId="000008C6" w14:textId="77777777" w:rsidR="00CF3663" w:rsidRDefault="00000000">
          <w:pPr>
            <w:numPr>
              <w:ilvl w:val="2"/>
              <w:numId w:val="152"/>
            </w:numPr>
            <w:tabs>
              <w:tab w:val="left" w:pos="720"/>
              <w:tab w:val="left" w:pos="1440"/>
            </w:tabs>
            <w:spacing w:before="240"/>
            <w:rPr>
              <w:ins w:id="4122" w:author="BHA Regulatory Affairs Unit" w:date="2026-07-29T16:06:00Z"/>
            </w:rPr>
          </w:pPr>
          <w:sdt>
            <w:sdtPr>
              <w:tag w:val="goog_rdk_4112"/>
              <w:id w:val="1040618862"/>
            </w:sdtPr>
            <w:sdtContent>
              <w:ins w:id="4123" w:author="BHA Regulatory Affairs Unit" w:date="2026-07-29T16:06:00Z">
                <w:r>
                  <w:t>Counselor-in-training and/or intern personnel must not comprise more than twenty-five percent (25%) of an BHE’s personnel.</w:t>
                </w:r>
              </w:ins>
            </w:sdtContent>
          </w:sdt>
        </w:p>
      </w:sdtContent>
    </w:sdt>
    <w:sdt>
      <w:sdtPr>
        <w:tag w:val="goog_rdk_4115"/>
        <w:id w:val="-1261313839"/>
      </w:sdtPr>
      <w:sdtContent>
        <w:p w14:paraId="000008C7" w14:textId="77777777" w:rsidR="00CF3663" w:rsidRDefault="00000000">
          <w:pPr>
            <w:keepNext/>
            <w:spacing w:before="240" w:after="60"/>
            <w:ind w:firstLine="0"/>
            <w:rPr>
              <w:ins w:id="4124" w:author="BHA Regulatory Affairs Unit" w:date="2026-07-29T16:06:00Z"/>
              <w:b/>
              <w:bCs/>
            </w:rPr>
          </w:pPr>
          <w:sdt>
            <w:sdtPr>
              <w:tag w:val="goog_rdk_4114"/>
              <w:id w:val="1903869612"/>
            </w:sdtPr>
            <w:sdtContent>
              <w:ins w:id="4125" w:author="BHA Regulatory Affairs Unit" w:date="2026-07-29T16:06:00Z">
                <w:r>
                  <w:rPr>
                    <w:b/>
                    <w:bCs/>
                  </w:rPr>
                  <w:t>3.4.2</w:t>
                </w:r>
                <w:r>
                  <w:rPr>
                    <w:b/>
                    <w:bCs/>
                  </w:rPr>
                  <w:tab/>
                  <w:t>ASAM Criteria Screening and Assessment Requirements</w:t>
                </w:r>
              </w:ins>
            </w:sdtContent>
          </w:sdt>
        </w:p>
      </w:sdtContent>
    </w:sdt>
    <w:sdt>
      <w:sdtPr>
        <w:tag w:val="goog_rdk_4117"/>
        <w:id w:val="-1680183292"/>
      </w:sdtPr>
      <w:sdtContent>
        <w:p w14:paraId="000008C8" w14:textId="77777777" w:rsidR="00CF3663" w:rsidRDefault="00000000">
          <w:pPr>
            <w:numPr>
              <w:ilvl w:val="0"/>
              <w:numId w:val="153"/>
            </w:numPr>
            <w:tabs>
              <w:tab w:val="left" w:pos="720"/>
              <w:tab w:val="left" w:pos="1440"/>
            </w:tabs>
            <w:spacing w:before="240"/>
            <w:rPr>
              <w:ins w:id="4126" w:author="BHA Regulatory Affairs Unit" w:date="2026-07-29T16:06:00Z"/>
            </w:rPr>
          </w:pPr>
          <w:sdt>
            <w:sdtPr>
              <w:tag w:val="goog_rdk_4116"/>
              <w:id w:val="605946292"/>
            </w:sdtPr>
            <w:sdtContent>
              <w:ins w:id="4127" w:author="BHA Regulatory Affairs Unit" w:date="2026-07-29T16:06:00Z">
                <w:r>
                  <w:t>BHEs providing SUD or co-occurring services for any level of care shall:</w:t>
                </w:r>
              </w:ins>
            </w:sdtContent>
          </w:sdt>
        </w:p>
      </w:sdtContent>
    </w:sdt>
    <w:sdt>
      <w:sdtPr>
        <w:tag w:val="goog_rdk_4119"/>
        <w:id w:val="-1533899072"/>
      </w:sdtPr>
      <w:sdtContent>
        <w:p w14:paraId="000008C9" w14:textId="77777777" w:rsidR="00CF3663" w:rsidRDefault="00000000">
          <w:pPr>
            <w:numPr>
              <w:ilvl w:val="1"/>
              <w:numId w:val="153"/>
            </w:numPr>
            <w:tabs>
              <w:tab w:val="left" w:pos="720"/>
              <w:tab w:val="left" w:pos="1440"/>
            </w:tabs>
            <w:spacing w:before="240"/>
            <w:rPr>
              <w:ins w:id="4128" w:author="BHA Regulatory Affairs Unit" w:date="2026-07-29T16:06:00Z"/>
            </w:rPr>
          </w:pPr>
          <w:sdt>
            <w:sdtPr>
              <w:tag w:val="goog_rdk_4118"/>
              <w:id w:val="1207853146"/>
            </w:sdtPr>
            <w:sdtContent>
              <w:ins w:id="4129" w:author="BHA Regulatory Affairs Unit" w:date="2026-07-29T16:06:00Z">
                <w:r>
                  <w:t>Screen utilizing the prescribed form for the Interstate Compact process of out-of-state offenses in accordance with Section 17-27.1-101, C.R.S. For all positive screens, BHEs shall complete the application with the individual following the prescribed steps from Interstate Compact Office of Colorado Department of Corrections.</w:t>
                </w:r>
              </w:ins>
            </w:sdtContent>
          </w:sdt>
        </w:p>
      </w:sdtContent>
    </w:sdt>
    <w:sdt>
      <w:sdtPr>
        <w:tag w:val="goog_rdk_4121"/>
        <w:id w:val="1666023913"/>
      </w:sdtPr>
      <w:sdtContent>
        <w:p w14:paraId="000008CA" w14:textId="77777777" w:rsidR="00CF3663" w:rsidRDefault="00000000">
          <w:pPr>
            <w:numPr>
              <w:ilvl w:val="2"/>
              <w:numId w:val="153"/>
            </w:numPr>
            <w:tabs>
              <w:tab w:val="left" w:pos="720"/>
              <w:tab w:val="left" w:pos="1440"/>
            </w:tabs>
            <w:spacing w:before="240"/>
            <w:rPr>
              <w:ins w:id="4130" w:author="BHA Regulatory Affairs Unit" w:date="2026-07-29T16:06:00Z"/>
            </w:rPr>
          </w:pPr>
          <w:sdt>
            <w:sdtPr>
              <w:tag w:val="goog_rdk_4120"/>
              <w:id w:val="-62919314"/>
            </w:sdtPr>
            <w:sdtContent>
              <w:ins w:id="4131" w:author="BHA Regulatory Affairs Unit" w:date="2026-07-29T16:06:00Z">
                <w:r>
                  <w:t>This does not apply to crisis services, as set forth in Chapter 6 of these Rules, or individuals beginning an episode of care treatment requiring intoxication and/or acute withdrawal management services from BHEs endorsed to provide these services, as set forth in Chapters 4 and 5 of these Rules.</w:t>
                </w:r>
              </w:ins>
            </w:sdtContent>
          </w:sdt>
        </w:p>
      </w:sdtContent>
    </w:sdt>
    <w:sdt>
      <w:sdtPr>
        <w:tag w:val="goog_rdk_4123"/>
        <w:id w:val="1479683384"/>
      </w:sdtPr>
      <w:sdtContent>
        <w:p w14:paraId="000008CB" w14:textId="77777777" w:rsidR="00CF3663" w:rsidRDefault="00000000">
          <w:pPr>
            <w:numPr>
              <w:ilvl w:val="1"/>
              <w:numId w:val="153"/>
            </w:numPr>
            <w:tabs>
              <w:tab w:val="left" w:pos="720"/>
              <w:tab w:val="left" w:pos="1440"/>
            </w:tabs>
            <w:spacing w:before="240"/>
            <w:rPr>
              <w:ins w:id="4132" w:author="BHA Regulatory Affairs Unit" w:date="2026-07-29T16:06:00Z"/>
            </w:rPr>
          </w:pPr>
          <w:sdt>
            <w:sdtPr>
              <w:tag w:val="goog_rdk_4122"/>
              <w:id w:val="-101310297"/>
            </w:sdtPr>
            <w:sdtContent>
              <w:ins w:id="4133" w:author="BHA Regulatory Affairs Unit" w:date="2026-07-29T16:06:00Z">
                <w:r>
                  <w:t>Screen and assess using ASAM level of care and treatment planning assessments, as set forth in Part 1.17.3 of these Rules:</w:t>
                </w:r>
              </w:ins>
            </w:sdtContent>
          </w:sdt>
        </w:p>
      </w:sdtContent>
    </w:sdt>
    <w:sdt>
      <w:sdtPr>
        <w:tag w:val="goog_rdk_4125"/>
        <w:id w:val="-764301638"/>
      </w:sdtPr>
      <w:sdtContent>
        <w:p w14:paraId="000008CC" w14:textId="77777777" w:rsidR="00CF3663" w:rsidRDefault="00000000">
          <w:pPr>
            <w:numPr>
              <w:ilvl w:val="2"/>
              <w:numId w:val="153"/>
            </w:numPr>
            <w:tabs>
              <w:tab w:val="left" w:pos="720"/>
              <w:tab w:val="left" w:pos="1440"/>
            </w:tabs>
            <w:spacing w:before="240"/>
            <w:rPr>
              <w:ins w:id="4134" w:author="BHA Regulatory Affairs Unit" w:date="2026-07-29T16:06:00Z"/>
            </w:rPr>
          </w:pPr>
          <w:sdt>
            <w:sdtPr>
              <w:tag w:val="goog_rdk_4124"/>
              <w:id w:val="1661785145"/>
            </w:sdtPr>
            <w:sdtContent>
              <w:ins w:id="4135" w:author="BHA Regulatory Affairs Unit" w:date="2026-07-29T16:06:00Z">
                <w:r>
                  <w:t>Use the ASAM Criteria, as incorporated by reference in Part 1.2.1 of these Rules, to assess and place individuals in the appropriate level of care;</w:t>
                </w:r>
              </w:ins>
            </w:sdtContent>
          </w:sdt>
        </w:p>
      </w:sdtContent>
    </w:sdt>
    <w:sdt>
      <w:sdtPr>
        <w:tag w:val="goog_rdk_4127"/>
        <w:id w:val="471712871"/>
      </w:sdtPr>
      <w:sdtContent>
        <w:p w14:paraId="000008CD" w14:textId="77777777" w:rsidR="00CF3663" w:rsidRDefault="00000000">
          <w:pPr>
            <w:numPr>
              <w:ilvl w:val="2"/>
              <w:numId w:val="153"/>
            </w:numPr>
            <w:tabs>
              <w:tab w:val="left" w:pos="720"/>
              <w:tab w:val="left" w:pos="1440"/>
            </w:tabs>
            <w:spacing w:before="240"/>
            <w:rPr>
              <w:ins w:id="4136" w:author="BHA Regulatory Affairs Unit" w:date="2026-07-29T16:06:00Z"/>
            </w:rPr>
          </w:pPr>
          <w:sdt>
            <w:sdtPr>
              <w:tag w:val="goog_rdk_4126"/>
              <w:id w:val="-626463788"/>
            </w:sdtPr>
            <w:sdtContent>
              <w:ins w:id="4137" w:author="BHA Regulatory Affairs Unit" w:date="2026-07-29T16:06:00Z">
                <w:r>
                  <w:t>Document information gathered on the six (6) dimensions, as outlined in the ASAM Criteria and incorporated by reference in Part 1.2.1 of these Rules, for assessments; and</w:t>
                </w:r>
              </w:ins>
            </w:sdtContent>
          </w:sdt>
        </w:p>
      </w:sdtContent>
    </w:sdt>
    <w:sdt>
      <w:sdtPr>
        <w:tag w:val="goog_rdk_4129"/>
        <w:id w:val="930292675"/>
      </w:sdtPr>
      <w:sdtContent>
        <w:p w14:paraId="000008CE" w14:textId="77777777" w:rsidR="00CF3663" w:rsidRDefault="00000000">
          <w:pPr>
            <w:numPr>
              <w:ilvl w:val="2"/>
              <w:numId w:val="153"/>
            </w:numPr>
            <w:tabs>
              <w:tab w:val="left" w:pos="720"/>
              <w:tab w:val="left" w:pos="1440"/>
            </w:tabs>
            <w:spacing w:before="240"/>
            <w:rPr>
              <w:ins w:id="4138" w:author="BHA Regulatory Affairs Unit" w:date="2026-07-29T16:06:00Z"/>
            </w:rPr>
          </w:pPr>
          <w:sdt>
            <w:sdtPr>
              <w:tag w:val="goog_rdk_4128"/>
              <w:id w:val="-1640029468"/>
            </w:sdtPr>
            <w:sdtContent>
              <w:ins w:id="4139" w:author="BHA Regulatory Affairs Unit" w:date="2026-07-29T16:06:00Z">
                <w:r>
                  <w:t>Utilize the ASAM dimensional admission criteria decision rules, as found in the ASAM Criteria and incorporated by reference in Part 1.2.1 of these Rules, to determine and document the assessed level of care.</w:t>
                </w:r>
              </w:ins>
            </w:sdtContent>
          </w:sdt>
        </w:p>
      </w:sdtContent>
    </w:sdt>
    <w:sdt>
      <w:sdtPr>
        <w:tag w:val="goog_rdk_4131"/>
        <w:id w:val="2104974040"/>
      </w:sdtPr>
      <w:sdtContent>
        <w:p w14:paraId="000008CF" w14:textId="77777777" w:rsidR="00CF3663" w:rsidRDefault="00000000">
          <w:pPr>
            <w:numPr>
              <w:ilvl w:val="3"/>
              <w:numId w:val="153"/>
            </w:numPr>
            <w:tabs>
              <w:tab w:val="left" w:pos="720"/>
              <w:tab w:val="left" w:pos="1440"/>
            </w:tabs>
            <w:spacing w:before="240"/>
            <w:rPr>
              <w:ins w:id="4140" w:author="BHA Regulatory Affairs Unit" w:date="2026-07-29T16:06:00Z"/>
            </w:rPr>
          </w:pPr>
          <w:sdt>
            <w:sdtPr>
              <w:tag w:val="goog_rdk_4130"/>
              <w:id w:val="-49512485"/>
            </w:sdtPr>
            <w:sdtContent>
              <w:ins w:id="4141" w:author="BHA Regulatory Affairs Unit" w:date="2026-07-29T16:06:00Z">
                <w:r>
                  <w:t>If after assessing dimensions 1 through 3, if any dimension indicates a level of care 4, crisis services must be provided immediately.</w:t>
                </w:r>
              </w:ins>
            </w:sdtContent>
          </w:sdt>
        </w:p>
      </w:sdtContent>
    </w:sdt>
    <w:sdt>
      <w:sdtPr>
        <w:tag w:val="goog_rdk_4133"/>
        <w:id w:val="-317468426"/>
      </w:sdtPr>
      <w:sdtContent>
        <w:p w14:paraId="000008D0" w14:textId="77777777" w:rsidR="00CF3663" w:rsidRDefault="00000000">
          <w:pPr>
            <w:keepNext/>
            <w:spacing w:before="240" w:after="60"/>
            <w:ind w:firstLine="0"/>
            <w:rPr>
              <w:ins w:id="4142" w:author="BHA Regulatory Affairs Unit" w:date="2026-07-29T16:06:00Z"/>
              <w:b/>
              <w:bCs/>
            </w:rPr>
          </w:pPr>
          <w:sdt>
            <w:sdtPr>
              <w:tag w:val="goog_rdk_4132"/>
              <w:id w:val="966436614"/>
            </w:sdtPr>
            <w:sdtContent>
              <w:ins w:id="4143" w:author="BHA Regulatory Affairs Unit" w:date="2026-07-29T16:06:00Z">
                <w:r>
                  <w:rPr>
                    <w:b/>
                    <w:bCs/>
                  </w:rPr>
                  <w:t>3.4.3</w:t>
                </w:r>
                <w:r>
                  <w:rPr>
                    <w:b/>
                    <w:bCs/>
                  </w:rPr>
                  <w:tab/>
                  <w:t>ASAM Criteria Provisions for Services for Parenting Individuals</w:t>
                </w:r>
              </w:ins>
            </w:sdtContent>
          </w:sdt>
        </w:p>
      </w:sdtContent>
    </w:sdt>
    <w:sdt>
      <w:sdtPr>
        <w:tag w:val="goog_rdk_4135"/>
        <w:id w:val="-1164208916"/>
      </w:sdtPr>
      <w:sdtContent>
        <w:p w14:paraId="000008D1" w14:textId="77777777" w:rsidR="00CF3663" w:rsidRDefault="00000000">
          <w:pPr>
            <w:numPr>
              <w:ilvl w:val="0"/>
              <w:numId w:val="154"/>
            </w:numPr>
            <w:tabs>
              <w:tab w:val="left" w:pos="720"/>
              <w:tab w:val="left" w:pos="1440"/>
            </w:tabs>
            <w:spacing w:before="240"/>
            <w:rPr>
              <w:ins w:id="4144" w:author="BHA Regulatory Affairs Unit" w:date="2026-07-29T16:06:00Z"/>
            </w:rPr>
          </w:pPr>
          <w:sdt>
            <w:sdtPr>
              <w:tag w:val="goog_rdk_4134"/>
              <w:id w:val="-1842529302"/>
            </w:sdtPr>
            <w:sdtContent>
              <w:ins w:id="4145" w:author="BHA Regulatory Affairs Unit" w:date="2026-07-29T16:06:00Z">
                <w:r>
                  <w:t>Screening</w:t>
                </w:r>
              </w:ins>
            </w:sdtContent>
          </w:sdt>
        </w:p>
      </w:sdtContent>
    </w:sdt>
    <w:sdt>
      <w:sdtPr>
        <w:tag w:val="goog_rdk_4137"/>
        <w:id w:val="1472655837"/>
      </w:sdtPr>
      <w:sdtContent>
        <w:p w14:paraId="000008D2" w14:textId="77777777" w:rsidR="00CF3663" w:rsidRDefault="00000000">
          <w:pPr>
            <w:numPr>
              <w:ilvl w:val="1"/>
              <w:numId w:val="154"/>
            </w:numPr>
            <w:tabs>
              <w:tab w:val="left" w:pos="720"/>
              <w:tab w:val="left" w:pos="1440"/>
            </w:tabs>
            <w:spacing w:before="240"/>
            <w:rPr>
              <w:ins w:id="4146" w:author="BHA Regulatory Affairs Unit" w:date="2026-07-29T16:06:00Z"/>
            </w:rPr>
          </w:pPr>
          <w:sdt>
            <w:sdtPr>
              <w:tag w:val="goog_rdk_4136"/>
              <w:id w:val="-1100299574"/>
            </w:sdtPr>
            <w:sdtContent>
              <w:ins w:id="4147" w:author="BHA Regulatory Affairs Unit" w:date="2026-07-29T16:06:00Z">
                <w:r>
                  <w:t>Screening for individuals seeking treatment services for SUD, mental health, or co-occurring disorders must include screening to determine if an individual is a parent of a child/children under the age of eighteen (18).</w:t>
                </w:r>
              </w:ins>
            </w:sdtContent>
          </w:sdt>
        </w:p>
      </w:sdtContent>
    </w:sdt>
    <w:sdt>
      <w:sdtPr>
        <w:tag w:val="goog_rdk_4139"/>
        <w:id w:val="621594078"/>
      </w:sdtPr>
      <w:sdtContent>
        <w:p w14:paraId="000008D3" w14:textId="77777777" w:rsidR="00CF3663" w:rsidRDefault="00000000">
          <w:pPr>
            <w:numPr>
              <w:ilvl w:val="1"/>
              <w:numId w:val="154"/>
            </w:numPr>
            <w:tabs>
              <w:tab w:val="left" w:pos="720"/>
              <w:tab w:val="left" w:pos="1440"/>
            </w:tabs>
            <w:spacing w:before="240"/>
            <w:rPr>
              <w:ins w:id="4148" w:author="BHA Regulatory Affairs Unit" w:date="2026-07-29T16:06:00Z"/>
            </w:rPr>
          </w:pPr>
          <w:sdt>
            <w:sdtPr>
              <w:tag w:val="goog_rdk_4138"/>
              <w:id w:val="1634246525"/>
            </w:sdtPr>
            <w:sdtContent>
              <w:ins w:id="4149" w:author="BHA Regulatory Affairs Unit" w:date="2026-07-29T16:06:00Z">
                <w:r>
                  <w:t>“Parent” refers to any primary adult who cares for a child/children, including guardians, grandparents, foster parents, and those who do not currently have custody of their child/children.</w:t>
                </w:r>
              </w:ins>
            </w:sdtContent>
          </w:sdt>
        </w:p>
      </w:sdtContent>
    </w:sdt>
    <w:sdt>
      <w:sdtPr>
        <w:tag w:val="goog_rdk_4141"/>
        <w:id w:val="-1013945038"/>
      </w:sdtPr>
      <w:sdtContent>
        <w:p w14:paraId="000008D4" w14:textId="77777777" w:rsidR="00CF3663" w:rsidRDefault="00000000">
          <w:pPr>
            <w:numPr>
              <w:ilvl w:val="0"/>
              <w:numId w:val="154"/>
            </w:numPr>
            <w:tabs>
              <w:tab w:val="left" w:pos="720"/>
              <w:tab w:val="left" w:pos="1440"/>
            </w:tabs>
            <w:spacing w:before="240"/>
            <w:rPr>
              <w:ins w:id="4150" w:author="BHA Regulatory Affairs Unit" w:date="2026-07-29T16:06:00Z"/>
            </w:rPr>
          </w:pPr>
          <w:sdt>
            <w:sdtPr>
              <w:tag w:val="goog_rdk_4140"/>
              <w:id w:val="-64500781"/>
            </w:sdtPr>
            <w:sdtContent>
              <w:ins w:id="4151" w:author="BHA Regulatory Affairs Unit" w:date="2026-07-29T16:06:00Z">
                <w:r>
                  <w:t>Service setting</w:t>
                </w:r>
              </w:ins>
            </w:sdtContent>
          </w:sdt>
        </w:p>
      </w:sdtContent>
    </w:sdt>
    <w:sdt>
      <w:sdtPr>
        <w:tag w:val="goog_rdk_4143"/>
        <w:id w:val="-1807923967"/>
      </w:sdtPr>
      <w:sdtContent>
        <w:p w14:paraId="000008D5" w14:textId="77777777" w:rsidR="00CF3663" w:rsidRDefault="00000000">
          <w:pPr>
            <w:numPr>
              <w:ilvl w:val="1"/>
              <w:numId w:val="154"/>
            </w:numPr>
            <w:tabs>
              <w:tab w:val="left" w:pos="720"/>
              <w:tab w:val="left" w:pos="1440"/>
            </w:tabs>
            <w:spacing w:before="240"/>
            <w:rPr>
              <w:ins w:id="4152" w:author="BHA Regulatory Affairs Unit" w:date="2026-07-29T16:06:00Z"/>
            </w:rPr>
          </w:pPr>
          <w:sdt>
            <w:sdtPr>
              <w:tag w:val="goog_rdk_4142"/>
              <w:id w:val="-282097845"/>
            </w:sdtPr>
            <w:sdtContent>
              <w:ins w:id="4153" w:author="BHA Regulatory Affairs Unit" w:date="2026-07-29T16:06:00Z">
                <w:r>
                  <w:t>Treatment services may be provided in-person, through telehealth, or in a hybrid model, as appropriate for an individual.</w:t>
                </w:r>
              </w:ins>
            </w:sdtContent>
          </w:sdt>
        </w:p>
      </w:sdtContent>
    </w:sdt>
    <w:sdt>
      <w:sdtPr>
        <w:tag w:val="goog_rdk_4145"/>
        <w:id w:val="1613983372"/>
      </w:sdtPr>
      <w:sdtContent>
        <w:p w14:paraId="000008D6" w14:textId="77777777" w:rsidR="00CF3663" w:rsidRDefault="00000000">
          <w:pPr>
            <w:numPr>
              <w:ilvl w:val="1"/>
              <w:numId w:val="154"/>
            </w:numPr>
            <w:tabs>
              <w:tab w:val="left" w:pos="720"/>
              <w:tab w:val="left" w:pos="1440"/>
            </w:tabs>
            <w:spacing w:before="240"/>
            <w:rPr>
              <w:ins w:id="4154" w:author="BHA Regulatory Affairs Unit" w:date="2026-07-29T16:06:00Z"/>
            </w:rPr>
          </w:pPr>
          <w:sdt>
            <w:sdtPr>
              <w:tag w:val="goog_rdk_4144"/>
              <w:id w:val="221267561"/>
            </w:sdtPr>
            <w:sdtContent>
              <w:ins w:id="4155" w:author="BHA Regulatory Affairs Unit" w:date="2026-07-29T16:06:00Z">
                <w:r>
                  <w:t>Programs providing specialized behavioral health services for women, pregnant, and/or postpartum individuals may include mixed-gender, women-only, women and children, and full family programs, and should be based on an individual’s needs and preferences.</w:t>
                </w:r>
              </w:ins>
            </w:sdtContent>
          </w:sdt>
        </w:p>
      </w:sdtContent>
    </w:sdt>
    <w:sdt>
      <w:sdtPr>
        <w:tag w:val="goog_rdk_4147"/>
        <w:id w:val="-2058810499"/>
      </w:sdtPr>
      <w:sdtContent>
        <w:p w14:paraId="000008D7" w14:textId="77777777" w:rsidR="00CF3663" w:rsidRDefault="00000000">
          <w:pPr>
            <w:numPr>
              <w:ilvl w:val="1"/>
              <w:numId w:val="154"/>
            </w:numPr>
            <w:tabs>
              <w:tab w:val="left" w:pos="720"/>
              <w:tab w:val="left" w:pos="1440"/>
            </w:tabs>
            <w:spacing w:before="240"/>
            <w:rPr>
              <w:ins w:id="4156" w:author="BHA Regulatory Affairs Unit" w:date="2026-07-29T16:06:00Z"/>
            </w:rPr>
          </w:pPr>
          <w:sdt>
            <w:sdtPr>
              <w:tag w:val="goog_rdk_4146"/>
              <w:id w:val="-2101906987"/>
            </w:sdtPr>
            <w:sdtContent>
              <w:ins w:id="4157" w:author="BHA Regulatory Affairs Unit" w:date="2026-07-29T16:06:00Z">
                <w:r>
                  <w:t>Programs that allow parent(s) and child/children to remain unified optimize maternal, child, and family outcomes and shall be provided, when possible.</w:t>
                </w:r>
              </w:ins>
            </w:sdtContent>
          </w:sdt>
        </w:p>
      </w:sdtContent>
    </w:sdt>
    <w:sdt>
      <w:sdtPr>
        <w:tag w:val="goog_rdk_4149"/>
        <w:id w:val="186641821"/>
      </w:sdtPr>
      <w:sdtContent>
        <w:p w14:paraId="000008D8" w14:textId="77777777" w:rsidR="00CF3663" w:rsidRDefault="00000000">
          <w:pPr>
            <w:numPr>
              <w:ilvl w:val="1"/>
              <w:numId w:val="154"/>
            </w:numPr>
            <w:tabs>
              <w:tab w:val="left" w:pos="720"/>
              <w:tab w:val="left" w:pos="1440"/>
            </w:tabs>
            <w:spacing w:before="240"/>
            <w:rPr>
              <w:ins w:id="4158" w:author="BHA Regulatory Affairs Unit" w:date="2026-07-29T16:06:00Z"/>
            </w:rPr>
          </w:pPr>
          <w:sdt>
            <w:sdtPr>
              <w:tag w:val="goog_rdk_4148"/>
              <w:id w:val="983754573"/>
            </w:sdtPr>
            <w:sdtContent>
              <w:ins w:id="4159" w:author="BHA Regulatory Affairs Unit" w:date="2026-07-29T16:06:00Z">
                <w:r>
                  <w:t>Programs providing specialized behavioral health services for postpartum and parenting individuals shall provide private lactation space(s) in the treatment setting, shall allow time for breast/chest feeding and/or pumping, and shall provide space(s) for appropriate milk storage and handling, as set forth in Chapter 9 of these Rules.</w:t>
                </w:r>
              </w:ins>
            </w:sdtContent>
          </w:sdt>
        </w:p>
      </w:sdtContent>
    </w:sdt>
    <w:sdt>
      <w:sdtPr>
        <w:tag w:val="goog_rdk_4151"/>
        <w:id w:val="1886448333"/>
      </w:sdtPr>
      <w:sdtContent>
        <w:p w14:paraId="000008D9" w14:textId="77777777" w:rsidR="00CF3663" w:rsidRDefault="00000000">
          <w:pPr>
            <w:numPr>
              <w:ilvl w:val="0"/>
              <w:numId w:val="154"/>
            </w:numPr>
            <w:tabs>
              <w:tab w:val="left" w:pos="720"/>
              <w:tab w:val="left" w:pos="1440"/>
            </w:tabs>
            <w:spacing w:before="240"/>
            <w:rPr>
              <w:ins w:id="4160" w:author="BHA Regulatory Affairs Unit" w:date="2026-07-29T16:06:00Z"/>
            </w:rPr>
          </w:pPr>
          <w:sdt>
            <w:sdtPr>
              <w:tag w:val="goog_rdk_4150"/>
              <w:id w:val="-601860339"/>
            </w:sdtPr>
            <w:sdtContent>
              <w:ins w:id="4161" w:author="BHA Regulatory Affairs Unit" w:date="2026-07-29T16:06:00Z">
                <w:r>
                  <w:t>Service Provisions</w:t>
                </w:r>
              </w:ins>
            </w:sdtContent>
          </w:sdt>
        </w:p>
      </w:sdtContent>
    </w:sdt>
    <w:sdt>
      <w:sdtPr>
        <w:tag w:val="goog_rdk_4153"/>
        <w:id w:val="-683734642"/>
      </w:sdtPr>
      <w:sdtContent>
        <w:p w14:paraId="000008DA" w14:textId="77777777" w:rsidR="00CF3663" w:rsidRDefault="00000000">
          <w:pPr>
            <w:numPr>
              <w:ilvl w:val="1"/>
              <w:numId w:val="154"/>
            </w:numPr>
            <w:tabs>
              <w:tab w:val="left" w:pos="720"/>
              <w:tab w:val="left" w:pos="1440"/>
            </w:tabs>
            <w:spacing w:before="240"/>
            <w:rPr>
              <w:ins w:id="4162" w:author="BHA Regulatory Affairs Unit" w:date="2026-07-29T16:06:00Z"/>
            </w:rPr>
          </w:pPr>
          <w:sdt>
            <w:sdtPr>
              <w:tag w:val="goog_rdk_4152"/>
              <w:id w:val="-1802336549"/>
            </w:sdtPr>
            <w:sdtContent>
              <w:ins w:id="4163" w:author="BHA Regulatory Affairs Unit" w:date="2026-07-29T16:06:00Z">
                <w:r>
                  <w:t>Unless it is clinically contraindicated, behavioral health treatment must be provided to or coordinated with an individual's family members, while remaining in compliance with individual records requirements in Part 1.17 of these Rules.</w:t>
                </w:r>
              </w:ins>
            </w:sdtContent>
          </w:sdt>
        </w:p>
      </w:sdtContent>
    </w:sdt>
    <w:sdt>
      <w:sdtPr>
        <w:tag w:val="goog_rdk_4155"/>
        <w:id w:val="39316363"/>
      </w:sdtPr>
      <w:sdtContent>
        <w:p w14:paraId="000008DB" w14:textId="77777777" w:rsidR="00CF3663" w:rsidRDefault="00000000">
          <w:pPr>
            <w:numPr>
              <w:ilvl w:val="2"/>
              <w:numId w:val="154"/>
            </w:numPr>
            <w:tabs>
              <w:tab w:val="left" w:pos="720"/>
              <w:tab w:val="left" w:pos="1440"/>
            </w:tabs>
            <w:spacing w:before="240"/>
            <w:rPr>
              <w:ins w:id="4164" w:author="BHA Regulatory Affairs Unit" w:date="2026-07-29T16:06:00Z"/>
            </w:rPr>
          </w:pPr>
          <w:sdt>
            <w:sdtPr>
              <w:tag w:val="goog_rdk_4154"/>
              <w:id w:val="-681647536"/>
            </w:sdtPr>
            <w:sdtContent>
              <w:ins w:id="4165" w:author="BHA Regulatory Affairs Unit" w:date="2026-07-29T16:06:00Z">
                <w:r>
                  <w:t>In instances where such contraindications exist, the treating provider is required to document the clinical reasons, as well as any referrals for family or dyadic treatment (as defined in Part 1.2.1 of these Rules), within the individual's record.</w:t>
                </w:r>
              </w:ins>
            </w:sdtContent>
          </w:sdt>
        </w:p>
      </w:sdtContent>
    </w:sdt>
    <w:sdt>
      <w:sdtPr>
        <w:tag w:val="goog_rdk_4157"/>
        <w:id w:val="-663066867"/>
      </w:sdtPr>
      <w:sdtContent>
        <w:p w14:paraId="000008DC" w14:textId="77777777" w:rsidR="00CF3663" w:rsidRDefault="00000000">
          <w:pPr>
            <w:numPr>
              <w:ilvl w:val="1"/>
              <w:numId w:val="154"/>
            </w:numPr>
            <w:tabs>
              <w:tab w:val="left" w:pos="720"/>
              <w:tab w:val="left" w:pos="1440"/>
            </w:tabs>
            <w:spacing w:before="240"/>
            <w:rPr>
              <w:ins w:id="4166" w:author="BHA Regulatory Affairs Unit" w:date="2026-07-29T16:06:00Z"/>
            </w:rPr>
          </w:pPr>
          <w:sdt>
            <w:sdtPr>
              <w:tag w:val="goog_rdk_4156"/>
              <w:id w:val="574976330"/>
            </w:sdtPr>
            <w:sdtContent>
              <w:ins w:id="4167" w:author="BHA Regulatory Affairs Unit" w:date="2026-07-29T16:06:00Z">
                <w:r>
                  <w:t>Treatment shall include access to wraparound services and incorporate family, social networks, and community systems in the treatment and recovery process.</w:t>
                </w:r>
              </w:ins>
            </w:sdtContent>
          </w:sdt>
        </w:p>
      </w:sdtContent>
    </w:sdt>
    <w:sdt>
      <w:sdtPr>
        <w:tag w:val="goog_rdk_4159"/>
        <w:id w:val="-1730308696"/>
      </w:sdtPr>
      <w:sdtContent>
        <w:p w14:paraId="000008DD" w14:textId="77777777" w:rsidR="00CF3663" w:rsidRDefault="00000000">
          <w:pPr>
            <w:numPr>
              <w:ilvl w:val="1"/>
              <w:numId w:val="154"/>
            </w:numPr>
            <w:tabs>
              <w:tab w:val="left" w:pos="720"/>
              <w:tab w:val="left" w:pos="1440"/>
            </w:tabs>
            <w:spacing w:before="240"/>
            <w:rPr>
              <w:ins w:id="4168" w:author="BHA Regulatory Affairs Unit" w:date="2026-07-29T16:06:00Z"/>
            </w:rPr>
          </w:pPr>
          <w:sdt>
            <w:sdtPr>
              <w:tag w:val="goog_rdk_4158"/>
              <w:id w:val="-51308679"/>
            </w:sdtPr>
            <w:sdtContent>
              <w:ins w:id="4169" w:author="BHA Regulatory Affairs Unit" w:date="2026-07-29T16:06:00Z">
                <w:r>
                  <w:t>Service planning and provision must address additional needs to facilitate access to treatment, including but not limited to:</w:t>
                </w:r>
              </w:ins>
            </w:sdtContent>
          </w:sdt>
        </w:p>
      </w:sdtContent>
    </w:sdt>
    <w:sdt>
      <w:sdtPr>
        <w:tag w:val="goog_rdk_4161"/>
        <w:id w:val="1440939351"/>
      </w:sdtPr>
      <w:sdtContent>
        <w:p w14:paraId="000008DE" w14:textId="77777777" w:rsidR="00CF3663" w:rsidRDefault="00000000">
          <w:pPr>
            <w:numPr>
              <w:ilvl w:val="2"/>
              <w:numId w:val="154"/>
            </w:numPr>
            <w:tabs>
              <w:tab w:val="left" w:pos="720"/>
              <w:tab w:val="left" w:pos="1440"/>
            </w:tabs>
            <w:spacing w:before="240"/>
            <w:rPr>
              <w:ins w:id="4170" w:author="BHA Regulatory Affairs Unit" w:date="2026-07-29T16:06:00Z"/>
            </w:rPr>
          </w:pPr>
          <w:sdt>
            <w:sdtPr>
              <w:tag w:val="goog_rdk_4160"/>
              <w:id w:val="120964195"/>
            </w:sdtPr>
            <w:sdtContent>
              <w:ins w:id="4171" w:author="BHA Regulatory Affairs Unit" w:date="2026-07-29T16:06:00Z">
                <w:r>
                  <w:t>Transportation;</w:t>
                </w:r>
              </w:ins>
            </w:sdtContent>
          </w:sdt>
        </w:p>
      </w:sdtContent>
    </w:sdt>
    <w:sdt>
      <w:sdtPr>
        <w:tag w:val="goog_rdk_4163"/>
        <w:id w:val="-1036633265"/>
      </w:sdtPr>
      <w:sdtContent>
        <w:p w14:paraId="000008DF" w14:textId="77777777" w:rsidR="00CF3663" w:rsidRDefault="00000000">
          <w:pPr>
            <w:numPr>
              <w:ilvl w:val="2"/>
              <w:numId w:val="154"/>
            </w:numPr>
            <w:tabs>
              <w:tab w:val="left" w:pos="720"/>
              <w:tab w:val="left" w:pos="1440"/>
            </w:tabs>
            <w:spacing w:before="240"/>
            <w:rPr>
              <w:ins w:id="4172" w:author="BHA Regulatory Affairs Unit" w:date="2026-07-29T16:06:00Z"/>
            </w:rPr>
          </w:pPr>
          <w:sdt>
            <w:sdtPr>
              <w:tag w:val="goog_rdk_4162"/>
              <w:id w:val="-1136283963"/>
            </w:sdtPr>
            <w:sdtContent>
              <w:ins w:id="4173" w:author="BHA Regulatory Affairs Unit" w:date="2026-07-29T16:06:00Z">
                <w:r>
                  <w:t>Childcare; and</w:t>
                </w:r>
              </w:ins>
            </w:sdtContent>
          </w:sdt>
        </w:p>
      </w:sdtContent>
    </w:sdt>
    <w:sdt>
      <w:sdtPr>
        <w:tag w:val="goog_rdk_4165"/>
        <w:id w:val="1206910329"/>
      </w:sdtPr>
      <w:sdtContent>
        <w:p w14:paraId="000008E0" w14:textId="77777777" w:rsidR="00CF3663" w:rsidRDefault="00000000">
          <w:pPr>
            <w:numPr>
              <w:ilvl w:val="2"/>
              <w:numId w:val="154"/>
            </w:numPr>
            <w:tabs>
              <w:tab w:val="left" w:pos="720"/>
              <w:tab w:val="left" w:pos="1440"/>
            </w:tabs>
            <w:spacing w:before="240"/>
            <w:rPr>
              <w:ins w:id="4174" w:author="BHA Regulatory Affairs Unit" w:date="2026-07-29T16:06:00Z"/>
            </w:rPr>
          </w:pPr>
          <w:sdt>
            <w:sdtPr>
              <w:tag w:val="goog_rdk_4164"/>
              <w:id w:val="-1755791329"/>
            </w:sdtPr>
            <w:sdtContent>
              <w:ins w:id="4175" w:author="BHA Regulatory Affairs Unit" w:date="2026-07-29T16:06:00Z">
                <w:r>
                  <w:t>Access to basic needs, such as housing and food.</w:t>
                </w:r>
              </w:ins>
            </w:sdtContent>
          </w:sdt>
        </w:p>
      </w:sdtContent>
    </w:sdt>
    <w:sdt>
      <w:sdtPr>
        <w:tag w:val="goog_rdk_4167"/>
        <w:id w:val="-1261139875"/>
      </w:sdtPr>
      <w:sdtContent>
        <w:p w14:paraId="000008E1" w14:textId="77777777" w:rsidR="00CF3663" w:rsidRDefault="00000000">
          <w:pPr>
            <w:numPr>
              <w:ilvl w:val="1"/>
              <w:numId w:val="154"/>
            </w:numPr>
            <w:tabs>
              <w:tab w:val="left" w:pos="720"/>
              <w:tab w:val="left" w:pos="1440"/>
            </w:tabs>
            <w:spacing w:before="240"/>
            <w:rPr>
              <w:ins w:id="4176" w:author="BHA Regulatory Affairs Unit" w:date="2026-07-29T16:06:00Z"/>
            </w:rPr>
          </w:pPr>
          <w:sdt>
            <w:sdtPr>
              <w:tag w:val="goog_rdk_4166"/>
              <w:id w:val="-1525892719"/>
            </w:sdtPr>
            <w:sdtContent>
              <w:ins w:id="4177" w:author="BHA Regulatory Affairs Unit" w:date="2026-07-29T16:06:00Z">
                <w:r>
                  <w:t>Service planning and provision must be multidisciplinary and collaborate with all providers involved.</w:t>
                </w:r>
              </w:ins>
            </w:sdtContent>
          </w:sdt>
        </w:p>
      </w:sdtContent>
    </w:sdt>
    <w:sdt>
      <w:sdtPr>
        <w:tag w:val="goog_rdk_4169"/>
        <w:id w:val="-1162953410"/>
      </w:sdtPr>
      <w:sdtContent>
        <w:p w14:paraId="000008E2" w14:textId="77777777" w:rsidR="00CF3663" w:rsidRDefault="00000000">
          <w:pPr>
            <w:numPr>
              <w:ilvl w:val="0"/>
              <w:numId w:val="154"/>
            </w:numPr>
            <w:tabs>
              <w:tab w:val="left" w:pos="720"/>
              <w:tab w:val="left" w:pos="1440"/>
            </w:tabs>
            <w:spacing w:before="240"/>
            <w:rPr>
              <w:ins w:id="4178" w:author="BHA Regulatory Affairs Unit" w:date="2026-07-29T16:06:00Z"/>
            </w:rPr>
          </w:pPr>
          <w:sdt>
            <w:sdtPr>
              <w:tag w:val="goog_rdk_4168"/>
              <w:id w:val="-1106298007"/>
            </w:sdtPr>
            <w:sdtContent>
              <w:ins w:id="4179" w:author="BHA Regulatory Affairs Unit" w:date="2026-07-29T16:06:00Z">
                <w:r>
                  <w:t>Education and care coordination</w:t>
                </w:r>
              </w:ins>
            </w:sdtContent>
          </w:sdt>
        </w:p>
      </w:sdtContent>
    </w:sdt>
    <w:sdt>
      <w:sdtPr>
        <w:tag w:val="goog_rdk_4171"/>
        <w:id w:val="1075177067"/>
      </w:sdtPr>
      <w:sdtContent>
        <w:p w14:paraId="000008E3" w14:textId="77777777" w:rsidR="00CF3663" w:rsidRDefault="00000000">
          <w:pPr>
            <w:numPr>
              <w:ilvl w:val="1"/>
              <w:numId w:val="154"/>
            </w:numPr>
            <w:tabs>
              <w:tab w:val="left" w:pos="720"/>
              <w:tab w:val="left" w:pos="1440"/>
            </w:tabs>
            <w:spacing w:before="240"/>
            <w:rPr>
              <w:ins w:id="4180" w:author="BHA Regulatory Affairs Unit" w:date="2026-07-29T16:06:00Z"/>
            </w:rPr>
          </w:pPr>
          <w:sdt>
            <w:sdtPr>
              <w:tag w:val="goog_rdk_4170"/>
              <w:id w:val="-526233297"/>
            </w:sdtPr>
            <w:sdtContent>
              <w:ins w:id="4181" w:author="BHA Regulatory Affairs Unit" w:date="2026-07-29T16:06:00Z">
                <w:r>
                  <w:t>Education and appropriate care coordination for parenting individuals must include, but is not limited to:</w:t>
                </w:r>
              </w:ins>
            </w:sdtContent>
          </w:sdt>
        </w:p>
      </w:sdtContent>
    </w:sdt>
    <w:sdt>
      <w:sdtPr>
        <w:tag w:val="goog_rdk_4173"/>
        <w:id w:val="69785940"/>
      </w:sdtPr>
      <w:sdtContent>
        <w:p w14:paraId="000008E4" w14:textId="77777777" w:rsidR="00CF3663" w:rsidRDefault="00000000">
          <w:pPr>
            <w:numPr>
              <w:ilvl w:val="2"/>
              <w:numId w:val="154"/>
            </w:numPr>
            <w:tabs>
              <w:tab w:val="left" w:pos="720"/>
              <w:tab w:val="left" w:pos="1440"/>
            </w:tabs>
            <w:spacing w:before="240"/>
            <w:rPr>
              <w:ins w:id="4182" w:author="BHA Regulatory Affairs Unit" w:date="2026-07-29T16:06:00Z"/>
            </w:rPr>
          </w:pPr>
          <w:sdt>
            <w:sdtPr>
              <w:tag w:val="goog_rdk_4172"/>
              <w:id w:val="558474925"/>
            </w:sdtPr>
            <w:sdtContent>
              <w:ins w:id="4183" w:author="BHA Regulatory Affairs Unit" w:date="2026-07-29T16:06:00Z">
                <w:r>
                  <w:t>Individual safety, including resources for intimate partner, relationship, and family violence;</w:t>
                </w:r>
              </w:ins>
            </w:sdtContent>
          </w:sdt>
        </w:p>
      </w:sdtContent>
    </w:sdt>
    <w:sdt>
      <w:sdtPr>
        <w:tag w:val="goog_rdk_4175"/>
        <w:id w:val="-1800568186"/>
      </w:sdtPr>
      <w:sdtContent>
        <w:p w14:paraId="000008E5" w14:textId="77777777" w:rsidR="00CF3663" w:rsidRDefault="00000000">
          <w:pPr>
            <w:numPr>
              <w:ilvl w:val="2"/>
              <w:numId w:val="154"/>
            </w:numPr>
            <w:tabs>
              <w:tab w:val="left" w:pos="720"/>
              <w:tab w:val="left" w:pos="1440"/>
            </w:tabs>
            <w:spacing w:before="240"/>
            <w:rPr>
              <w:ins w:id="4184" w:author="BHA Regulatory Affairs Unit" w:date="2026-07-29T16:06:00Z"/>
            </w:rPr>
          </w:pPr>
          <w:sdt>
            <w:sdtPr>
              <w:tag w:val="goog_rdk_4174"/>
              <w:id w:val="-1414896032"/>
            </w:sdtPr>
            <w:sdtContent>
              <w:ins w:id="4185" w:author="BHA Regulatory Affairs Unit" w:date="2026-07-29T16:06:00Z">
                <w:r>
                  <w:t>Child safety;</w:t>
                </w:r>
              </w:ins>
            </w:sdtContent>
          </w:sdt>
        </w:p>
      </w:sdtContent>
    </w:sdt>
    <w:sdt>
      <w:sdtPr>
        <w:tag w:val="goog_rdk_4177"/>
        <w:id w:val="-1610747569"/>
      </w:sdtPr>
      <w:sdtContent>
        <w:p w14:paraId="000008E6" w14:textId="77777777" w:rsidR="00CF3663" w:rsidRDefault="00000000">
          <w:pPr>
            <w:numPr>
              <w:ilvl w:val="2"/>
              <w:numId w:val="154"/>
            </w:numPr>
            <w:tabs>
              <w:tab w:val="left" w:pos="720"/>
              <w:tab w:val="left" w:pos="1440"/>
            </w:tabs>
            <w:spacing w:before="240"/>
            <w:rPr>
              <w:ins w:id="4186" w:author="BHA Regulatory Affairs Unit" w:date="2026-07-29T16:06:00Z"/>
            </w:rPr>
          </w:pPr>
          <w:sdt>
            <w:sdtPr>
              <w:tag w:val="goog_rdk_4176"/>
              <w:id w:val="1277053204"/>
            </w:sdtPr>
            <w:sdtContent>
              <w:ins w:id="4187" w:author="BHA Regulatory Affairs Unit" w:date="2026-07-29T16:06:00Z">
                <w:r>
                  <w:t>Trauma;</w:t>
                </w:r>
              </w:ins>
            </w:sdtContent>
          </w:sdt>
        </w:p>
      </w:sdtContent>
    </w:sdt>
    <w:sdt>
      <w:sdtPr>
        <w:tag w:val="goog_rdk_4179"/>
        <w:id w:val="1220542175"/>
      </w:sdtPr>
      <w:sdtContent>
        <w:p w14:paraId="000008E7" w14:textId="77777777" w:rsidR="00CF3663" w:rsidRDefault="00000000">
          <w:pPr>
            <w:numPr>
              <w:ilvl w:val="2"/>
              <w:numId w:val="154"/>
            </w:numPr>
            <w:tabs>
              <w:tab w:val="left" w:pos="720"/>
              <w:tab w:val="left" w:pos="1440"/>
            </w:tabs>
            <w:spacing w:before="240"/>
            <w:rPr>
              <w:ins w:id="4188" w:author="BHA Regulatory Affairs Unit" w:date="2026-07-29T16:06:00Z"/>
            </w:rPr>
          </w:pPr>
          <w:sdt>
            <w:sdtPr>
              <w:tag w:val="goog_rdk_4178"/>
              <w:id w:val="-301533178"/>
            </w:sdtPr>
            <w:sdtContent>
              <w:ins w:id="4189" w:author="BHA Regulatory Affairs Unit" w:date="2026-07-29T16:06:00Z">
                <w:r>
                  <w:t>Parenting, including but not limited to, attachment, co-regulation, routines, discipline, safe transport, coparenting, visitation, and individual and cultural belief(s) impacting safe sleep practices;</w:t>
                </w:r>
              </w:ins>
            </w:sdtContent>
          </w:sdt>
        </w:p>
      </w:sdtContent>
    </w:sdt>
    <w:sdt>
      <w:sdtPr>
        <w:tag w:val="goog_rdk_4181"/>
        <w:id w:val="947039986"/>
      </w:sdtPr>
      <w:sdtContent>
        <w:p w14:paraId="000008E8" w14:textId="77777777" w:rsidR="00CF3663" w:rsidRDefault="00000000">
          <w:pPr>
            <w:numPr>
              <w:ilvl w:val="2"/>
              <w:numId w:val="154"/>
            </w:numPr>
            <w:tabs>
              <w:tab w:val="left" w:pos="720"/>
              <w:tab w:val="left" w:pos="1440"/>
            </w:tabs>
            <w:spacing w:before="240"/>
            <w:rPr>
              <w:ins w:id="4190" w:author="BHA Regulatory Affairs Unit" w:date="2026-07-29T16:06:00Z"/>
            </w:rPr>
          </w:pPr>
          <w:sdt>
            <w:sdtPr>
              <w:tag w:val="goog_rdk_4180"/>
              <w:id w:val="-745495835"/>
            </w:sdtPr>
            <w:sdtContent>
              <w:ins w:id="4191" w:author="BHA Regulatory Affairs Unit" w:date="2026-07-29T16:06:00Z">
                <w:r>
                  <w:t>Child development and milestones;</w:t>
                </w:r>
              </w:ins>
            </w:sdtContent>
          </w:sdt>
        </w:p>
      </w:sdtContent>
    </w:sdt>
    <w:sdt>
      <w:sdtPr>
        <w:tag w:val="goog_rdk_4183"/>
        <w:id w:val="46406280"/>
      </w:sdtPr>
      <w:sdtContent>
        <w:p w14:paraId="000008E9" w14:textId="77777777" w:rsidR="00CF3663" w:rsidRDefault="00000000">
          <w:pPr>
            <w:numPr>
              <w:ilvl w:val="2"/>
              <w:numId w:val="154"/>
            </w:numPr>
            <w:tabs>
              <w:tab w:val="left" w:pos="720"/>
              <w:tab w:val="left" w:pos="1440"/>
            </w:tabs>
            <w:spacing w:before="240"/>
            <w:rPr>
              <w:ins w:id="4192" w:author="BHA Regulatory Affairs Unit" w:date="2026-07-29T16:06:00Z"/>
            </w:rPr>
          </w:pPr>
          <w:sdt>
            <w:sdtPr>
              <w:tag w:val="goog_rdk_4182"/>
              <w:id w:val="-456114793"/>
            </w:sdtPr>
            <w:sdtContent>
              <w:ins w:id="4193" w:author="BHA Regulatory Affairs Unit" w:date="2026-07-29T16:06:00Z">
                <w:r>
                  <w:t>Fetal alcohol syndrome disorders (FASDs) and neonatal abstinence syndrome (NAS);</w:t>
                </w:r>
              </w:ins>
            </w:sdtContent>
          </w:sdt>
        </w:p>
      </w:sdtContent>
    </w:sdt>
    <w:sdt>
      <w:sdtPr>
        <w:tag w:val="goog_rdk_4185"/>
        <w:id w:val="-314112622"/>
      </w:sdtPr>
      <w:sdtContent>
        <w:p w14:paraId="000008EA" w14:textId="77777777" w:rsidR="00CF3663" w:rsidRDefault="00000000">
          <w:pPr>
            <w:numPr>
              <w:ilvl w:val="2"/>
              <w:numId w:val="154"/>
            </w:numPr>
            <w:tabs>
              <w:tab w:val="left" w:pos="720"/>
              <w:tab w:val="left" w:pos="1440"/>
            </w:tabs>
            <w:spacing w:before="240"/>
            <w:rPr>
              <w:ins w:id="4194" w:author="BHA Regulatory Affairs Unit" w:date="2026-07-29T16:06:00Z"/>
            </w:rPr>
          </w:pPr>
          <w:sdt>
            <w:sdtPr>
              <w:tag w:val="goog_rdk_4184"/>
              <w:id w:val="-1412095281"/>
            </w:sdtPr>
            <w:sdtContent>
              <w:ins w:id="4195" w:author="BHA Regulatory Affairs Unit" w:date="2026-07-29T16:06:00Z">
                <w:r>
                  <w:t>Impacts of behavioral health on family and relationships across the lifespan;</w:t>
                </w:r>
              </w:ins>
            </w:sdtContent>
          </w:sdt>
        </w:p>
      </w:sdtContent>
    </w:sdt>
    <w:sdt>
      <w:sdtPr>
        <w:tag w:val="goog_rdk_4187"/>
        <w:id w:val="1741349113"/>
      </w:sdtPr>
      <w:sdtContent>
        <w:p w14:paraId="000008EB" w14:textId="77777777" w:rsidR="00CF3663" w:rsidRDefault="00000000">
          <w:pPr>
            <w:numPr>
              <w:ilvl w:val="2"/>
              <w:numId w:val="154"/>
            </w:numPr>
            <w:tabs>
              <w:tab w:val="left" w:pos="720"/>
              <w:tab w:val="left" w:pos="1440"/>
            </w:tabs>
            <w:spacing w:before="240"/>
            <w:rPr>
              <w:ins w:id="4196" w:author="BHA Regulatory Affairs Unit" w:date="2026-07-29T16:06:00Z"/>
            </w:rPr>
          </w:pPr>
          <w:sdt>
            <w:sdtPr>
              <w:tag w:val="goog_rdk_4186"/>
              <w:id w:val="1126207926"/>
            </w:sdtPr>
            <w:sdtContent>
              <w:ins w:id="4197" w:author="BHA Regulatory Affairs Unit" w:date="2026-07-29T16:06:00Z">
                <w:r>
                  <w:t>Primary care, medical care, and dental health;</w:t>
                </w:r>
              </w:ins>
            </w:sdtContent>
          </w:sdt>
        </w:p>
      </w:sdtContent>
    </w:sdt>
    <w:sdt>
      <w:sdtPr>
        <w:tag w:val="goog_rdk_4189"/>
        <w:id w:val="667013532"/>
      </w:sdtPr>
      <w:sdtContent>
        <w:p w14:paraId="000008EC" w14:textId="77777777" w:rsidR="00CF3663" w:rsidRDefault="00000000">
          <w:pPr>
            <w:numPr>
              <w:ilvl w:val="2"/>
              <w:numId w:val="154"/>
            </w:numPr>
            <w:tabs>
              <w:tab w:val="left" w:pos="720"/>
              <w:tab w:val="left" w:pos="1440"/>
            </w:tabs>
            <w:spacing w:before="240"/>
            <w:rPr>
              <w:ins w:id="4198" w:author="BHA Regulatory Affairs Unit" w:date="2026-07-29T16:06:00Z"/>
            </w:rPr>
          </w:pPr>
          <w:sdt>
            <w:sdtPr>
              <w:tag w:val="goog_rdk_4188"/>
              <w:id w:val="-969631281"/>
            </w:sdtPr>
            <w:sdtContent>
              <w:ins w:id="4199" w:author="BHA Regulatory Affairs Unit" w:date="2026-07-29T16:06:00Z">
                <w:r>
                  <w:t>Reproductive health for all individuals, including pelvic health, family planning, communicable disease prevention, pregnancy health, and lactation;</w:t>
                </w:r>
              </w:ins>
            </w:sdtContent>
          </w:sdt>
        </w:p>
      </w:sdtContent>
    </w:sdt>
    <w:sdt>
      <w:sdtPr>
        <w:tag w:val="goog_rdk_4191"/>
        <w:id w:val="-99867050"/>
      </w:sdtPr>
      <w:sdtContent>
        <w:p w14:paraId="000008ED" w14:textId="77777777" w:rsidR="00CF3663" w:rsidRDefault="00000000">
          <w:pPr>
            <w:numPr>
              <w:ilvl w:val="2"/>
              <w:numId w:val="154"/>
            </w:numPr>
            <w:tabs>
              <w:tab w:val="left" w:pos="720"/>
              <w:tab w:val="left" w:pos="1440"/>
            </w:tabs>
            <w:spacing w:before="240"/>
            <w:rPr>
              <w:ins w:id="4200" w:author="BHA Regulatory Affairs Unit" w:date="2026-07-29T16:06:00Z"/>
            </w:rPr>
          </w:pPr>
          <w:sdt>
            <w:sdtPr>
              <w:tag w:val="goog_rdk_4190"/>
              <w:id w:val="731654469"/>
            </w:sdtPr>
            <w:sdtContent>
              <w:ins w:id="4201" w:author="BHA Regulatory Affairs Unit" w:date="2026-07-29T16:06:00Z">
                <w:r>
                  <w:t>Mental health, including perinatal and parental mental health conditions; and</w:t>
                </w:r>
              </w:ins>
            </w:sdtContent>
          </w:sdt>
        </w:p>
      </w:sdtContent>
    </w:sdt>
    <w:sdt>
      <w:sdtPr>
        <w:tag w:val="goog_rdk_4193"/>
        <w:id w:val="1405634294"/>
      </w:sdtPr>
      <w:sdtContent>
        <w:p w14:paraId="000008EE" w14:textId="77777777" w:rsidR="00CF3663" w:rsidRDefault="00000000">
          <w:pPr>
            <w:numPr>
              <w:ilvl w:val="2"/>
              <w:numId w:val="154"/>
            </w:numPr>
            <w:tabs>
              <w:tab w:val="left" w:pos="720"/>
              <w:tab w:val="left" w:pos="1440"/>
            </w:tabs>
            <w:spacing w:before="240"/>
            <w:rPr>
              <w:ins w:id="4202" w:author="BHA Regulatory Affairs Unit" w:date="2026-07-29T16:06:00Z"/>
            </w:rPr>
          </w:pPr>
          <w:sdt>
            <w:sdtPr>
              <w:tag w:val="goog_rdk_4192"/>
              <w:id w:val="-32040594"/>
            </w:sdtPr>
            <w:sdtContent>
              <w:ins w:id="4203" w:author="BHA Regulatory Affairs Unit" w:date="2026-07-29T16:06:00Z">
                <w:r>
                  <w:t>Nutrition assessment in relation to pregnancy, lactation, early childhood, and behavioral health.</w:t>
                </w:r>
              </w:ins>
            </w:sdtContent>
          </w:sdt>
        </w:p>
      </w:sdtContent>
    </w:sdt>
    <w:sdt>
      <w:sdtPr>
        <w:tag w:val="goog_rdk_4195"/>
        <w:id w:val="62546688"/>
      </w:sdtPr>
      <w:sdtContent>
        <w:p w14:paraId="000008EF" w14:textId="77777777" w:rsidR="00CF3663" w:rsidRDefault="00000000">
          <w:pPr>
            <w:keepNext/>
            <w:spacing w:before="240" w:after="60"/>
            <w:ind w:firstLine="0"/>
            <w:rPr>
              <w:ins w:id="4204" w:author="BHA Regulatory Affairs Unit" w:date="2026-07-29T16:06:00Z"/>
              <w:b/>
              <w:bCs/>
            </w:rPr>
          </w:pPr>
          <w:sdt>
            <w:sdtPr>
              <w:tag w:val="goog_rdk_4194"/>
              <w:id w:val="-371268484"/>
            </w:sdtPr>
            <w:sdtContent>
              <w:ins w:id="4205" w:author="BHA Regulatory Affairs Unit" w:date="2026-07-29T16:06:00Z">
                <w:r>
                  <w:rPr>
                    <w:b/>
                    <w:bCs/>
                  </w:rPr>
                  <w:t>3.4.4</w:t>
                </w:r>
                <w:r>
                  <w:rPr>
                    <w:b/>
                    <w:bCs/>
                  </w:rPr>
                  <w:tab/>
                  <w:t>ASAM Criteria Provisions for Service Planning</w:t>
                </w:r>
              </w:ins>
            </w:sdtContent>
          </w:sdt>
        </w:p>
      </w:sdtContent>
    </w:sdt>
    <w:sdt>
      <w:sdtPr>
        <w:tag w:val="goog_rdk_4197"/>
        <w:id w:val="634116721"/>
      </w:sdtPr>
      <w:sdtContent>
        <w:p w14:paraId="000008F0" w14:textId="77777777" w:rsidR="00CF3663" w:rsidRDefault="00000000">
          <w:pPr>
            <w:numPr>
              <w:ilvl w:val="0"/>
              <w:numId w:val="155"/>
            </w:numPr>
            <w:tabs>
              <w:tab w:val="left" w:pos="720"/>
              <w:tab w:val="left" w:pos="1440"/>
            </w:tabs>
            <w:spacing w:before="240"/>
            <w:rPr>
              <w:ins w:id="4206" w:author="BHA Regulatory Affairs Unit" w:date="2026-07-29T16:06:00Z"/>
            </w:rPr>
          </w:pPr>
          <w:sdt>
            <w:sdtPr>
              <w:tag w:val="goog_rdk_4196"/>
              <w:id w:val="1894655572"/>
            </w:sdtPr>
            <w:sdtContent>
              <w:ins w:id="4207" w:author="BHA Regulatory Affairs Unit" w:date="2026-07-29T16:06:00Z">
                <w:r>
                  <w:t>In addition to following service plan criteria, set forth in Part 1.17.4 of these Rules, BHEs providing co-occurring conditions or SUD services for any level of care shall co-create a service plan with an individual seeking services.</w:t>
                </w:r>
              </w:ins>
            </w:sdtContent>
          </w:sdt>
        </w:p>
      </w:sdtContent>
    </w:sdt>
    <w:sdt>
      <w:sdtPr>
        <w:tag w:val="goog_rdk_4199"/>
        <w:id w:val="74659153"/>
      </w:sdtPr>
      <w:sdtContent>
        <w:p w14:paraId="000008F1" w14:textId="77777777" w:rsidR="00CF3663" w:rsidRDefault="00000000">
          <w:pPr>
            <w:numPr>
              <w:ilvl w:val="0"/>
              <w:numId w:val="155"/>
            </w:numPr>
            <w:tabs>
              <w:tab w:val="left" w:pos="720"/>
              <w:tab w:val="left" w:pos="1440"/>
            </w:tabs>
            <w:spacing w:before="240"/>
            <w:rPr>
              <w:ins w:id="4208" w:author="BHA Regulatory Affairs Unit" w:date="2026-07-29T16:06:00Z"/>
            </w:rPr>
          </w:pPr>
          <w:sdt>
            <w:sdtPr>
              <w:tag w:val="goog_rdk_4198"/>
              <w:id w:val="-1465336002"/>
            </w:sdtPr>
            <w:sdtContent>
              <w:ins w:id="4209" w:author="BHA Regulatory Affairs Unit" w:date="2026-07-29T16:06:00Z">
                <w:r>
                  <w:t>Service plans shall incorporate results from the Treatment Planning Assessment, as defined in Part 1.2.1 of these Rules, and any individualized needs identified in the six (6) dimensions.</w:t>
                </w:r>
              </w:ins>
            </w:sdtContent>
          </w:sdt>
        </w:p>
      </w:sdtContent>
    </w:sdt>
    <w:sdt>
      <w:sdtPr>
        <w:tag w:val="goog_rdk_4202"/>
        <w:id w:val="1543223342"/>
      </w:sdtPr>
      <w:sdtContent>
        <w:p w14:paraId="000008F2" w14:textId="77777777" w:rsidR="00CF3663" w:rsidRDefault="00000000">
          <w:pPr>
            <w:keepNext/>
            <w:spacing w:before="240" w:after="60"/>
            <w:ind w:firstLine="0"/>
            <w:rPr>
              <w:ins w:id="4210" w:author="BHA Regulatory Affairs Unit" w:date="2026-07-29T16:06:00Z"/>
              <w:b/>
              <w:bCs/>
            </w:rPr>
          </w:pPr>
          <w:sdt>
            <w:sdtPr>
              <w:tag w:val="goog_rdk_4200"/>
              <w:id w:val="-1628278688"/>
            </w:sdtPr>
            <w:sdtContent>
              <w:sdt>
                <w:sdtPr>
                  <w:tag w:val="goog_rdk_4201"/>
                  <w:id w:val="1205731023"/>
                </w:sdtPr>
                <w:sdtContent>
                  <w:commentRangeStart w:id="4211"/>
                </w:sdtContent>
              </w:sdt>
              <w:ins w:id="4212" w:author="BHA Regulatory Affairs Unit" w:date="2026-07-29T16:06:00Z">
                <w:r>
                  <w:rPr>
                    <w:b/>
                    <w:bCs/>
                    <w:smallCaps/>
                  </w:rPr>
                  <w:t>3.5</w:t>
                </w:r>
                <w:r>
                  <w:rPr>
                    <w:b/>
                    <w:bCs/>
                  </w:rPr>
                  <w:tab/>
                  <w:t>Fentanyl and Other Opioid Use Disorder Education and Treatment</w:t>
                </w:r>
                <w:commentRangeEnd w:id="4211"/>
                <w:r>
                  <w:rPr>
                    <w:rStyle w:val="CommentReference"/>
                    <w:sz w:val="24"/>
                    <w:szCs w:val="24"/>
                  </w:rPr>
                  <w:commentReference w:id="4211"/>
                </w:r>
              </w:ins>
            </w:sdtContent>
          </w:sdt>
        </w:p>
      </w:sdtContent>
    </w:sdt>
    <w:sdt>
      <w:sdtPr>
        <w:tag w:val="goog_rdk_4204"/>
        <w:id w:val="1412527425"/>
      </w:sdtPr>
      <w:sdtContent>
        <w:p w14:paraId="000008F3" w14:textId="77777777" w:rsidR="00CF3663" w:rsidRDefault="00000000">
          <w:pPr>
            <w:keepNext/>
            <w:spacing w:before="240" w:after="60"/>
            <w:ind w:firstLine="0"/>
            <w:rPr>
              <w:ins w:id="4213" w:author="BHA Regulatory Affairs Unit" w:date="2026-07-29T16:06:00Z"/>
              <w:b/>
              <w:bCs/>
            </w:rPr>
          </w:pPr>
          <w:sdt>
            <w:sdtPr>
              <w:tag w:val="goog_rdk_4203"/>
              <w:id w:val="-1743116359"/>
            </w:sdtPr>
            <w:sdtContent>
              <w:ins w:id="4214" w:author="BHA Regulatory Affairs Unit" w:date="2026-07-29T16:06:00Z">
                <w:r>
                  <w:rPr>
                    <w:b/>
                    <w:bCs/>
                    <w:smallCaps/>
                  </w:rPr>
                  <w:t>3.5.1</w:t>
                </w:r>
                <w:r>
                  <w:rPr>
                    <w:b/>
                    <w:bCs/>
                  </w:rPr>
                  <w:tab/>
                  <w:t>Statutory Authority and Applicability</w:t>
                </w:r>
              </w:ins>
            </w:sdtContent>
          </w:sdt>
        </w:p>
      </w:sdtContent>
    </w:sdt>
    <w:sdt>
      <w:sdtPr>
        <w:tag w:val="goog_rdk_4206"/>
        <w:id w:val="1436823580"/>
      </w:sdtPr>
      <w:sdtContent>
        <w:p w14:paraId="000008F4" w14:textId="77777777" w:rsidR="00CF3663" w:rsidRDefault="00000000">
          <w:pPr>
            <w:numPr>
              <w:ilvl w:val="0"/>
              <w:numId w:val="156"/>
            </w:numPr>
            <w:tabs>
              <w:tab w:val="left" w:pos="720"/>
              <w:tab w:val="left" w:pos="1440"/>
            </w:tabs>
            <w:spacing w:before="240"/>
            <w:rPr>
              <w:ins w:id="4215" w:author="BHA Regulatory Affairs Unit" w:date="2026-07-29T16:06:00Z"/>
            </w:rPr>
          </w:pPr>
          <w:sdt>
            <w:sdtPr>
              <w:tag w:val="goog_rdk_4205"/>
              <w:id w:val="1029377552"/>
            </w:sdtPr>
            <w:sdtContent>
              <w:ins w:id="4216" w:author="BHA Regulatory Affairs Unit" w:date="2026-07-29T16:06:00Z">
                <w:r>
                  <w:t>Authority to approve BHEs to provide treatment of SUD, including fentanyl and other opioid use disorders, is provided by Sections 18-1.3-410, C.R.S. and 18-1.3-501, C.R.S.</w:t>
                </w:r>
              </w:ins>
            </w:sdtContent>
          </w:sdt>
        </w:p>
      </w:sdtContent>
    </w:sdt>
    <w:sdt>
      <w:sdtPr>
        <w:tag w:val="goog_rdk_4208"/>
        <w:id w:val="-126107132"/>
      </w:sdtPr>
      <w:sdtContent>
        <w:p w14:paraId="000008F5" w14:textId="77777777" w:rsidR="00CF3663" w:rsidRDefault="00000000">
          <w:pPr>
            <w:numPr>
              <w:ilvl w:val="0"/>
              <w:numId w:val="156"/>
            </w:numPr>
            <w:tabs>
              <w:tab w:val="left" w:pos="720"/>
              <w:tab w:val="left" w:pos="1440"/>
            </w:tabs>
            <w:spacing w:before="240"/>
            <w:rPr>
              <w:ins w:id="4217" w:author="BHA Regulatory Affairs Unit" w:date="2026-07-29T16:06:00Z"/>
            </w:rPr>
          </w:pPr>
          <w:sdt>
            <w:sdtPr>
              <w:tag w:val="goog_rdk_4207"/>
              <w:id w:val="-687297204"/>
            </w:sdtPr>
            <w:sdtContent>
              <w:ins w:id="4218" w:author="BHA Regulatory Affairs Unit" w:date="2026-07-29T16:06:00Z">
                <w:r>
                  <w:t xml:space="preserve">All BHEs providing services for the treatment of SUD, including fentanyl and other opioid use disorders across all levels of care, shall comply with this Part </w:t>
                </w:r>
                <w:r>
                  <w:rPr>
                    <w:smallCaps/>
                  </w:rPr>
                  <w:t>3.5</w:t>
                </w:r>
                <w:r>
                  <w:t xml:space="preserve"> of this Chapter 3. In addition to this Part </w:t>
                </w:r>
                <w:r>
                  <w:rPr>
                    <w:smallCaps/>
                  </w:rPr>
                  <w:t xml:space="preserve">3.5 </w:t>
                </w:r>
                <w:r>
                  <w:t>of this Chapter 3, BHEs shall comply with provisions of the applicable endorsed services, as set forth below.</w:t>
                </w:r>
              </w:ins>
            </w:sdtContent>
          </w:sdt>
        </w:p>
      </w:sdtContent>
    </w:sdt>
    <w:sdt>
      <w:sdtPr>
        <w:tag w:val="goog_rdk_4210"/>
        <w:id w:val="722931981"/>
      </w:sdtPr>
      <w:sdtContent>
        <w:p w14:paraId="000008F6" w14:textId="77777777" w:rsidR="00CF3663" w:rsidRDefault="00000000">
          <w:pPr>
            <w:numPr>
              <w:ilvl w:val="1"/>
              <w:numId w:val="156"/>
            </w:numPr>
            <w:tabs>
              <w:tab w:val="left" w:pos="720"/>
              <w:tab w:val="left" w:pos="1440"/>
            </w:tabs>
            <w:spacing w:before="240"/>
            <w:rPr>
              <w:ins w:id="4219" w:author="BHA Regulatory Affairs Unit" w:date="2026-07-29T16:06:00Z"/>
            </w:rPr>
          </w:pPr>
          <w:sdt>
            <w:sdtPr>
              <w:tag w:val="goog_rdk_4209"/>
              <w:id w:val="794272679"/>
            </w:sdtPr>
            <w:sdtContent>
              <w:ins w:id="4220" w:author="BHA Regulatory Affairs Unit" w:date="2026-07-29T16:06:00Z">
                <w:r>
                  <w:t xml:space="preserve">BHEs providing Outpatient and High-Intensity Outpatient Services (HIOP), as set forth in Part 1.1.2 of these Rules, shall comply with Chapter </w:t>
                </w:r>
                <w:r>
                  <w:rPr>
                    <w:smallCaps/>
                  </w:rPr>
                  <w:t>4</w:t>
                </w:r>
                <w:r>
                  <w:t xml:space="preserve"> of these Rules.</w:t>
                </w:r>
              </w:ins>
            </w:sdtContent>
          </w:sdt>
        </w:p>
      </w:sdtContent>
    </w:sdt>
    <w:sdt>
      <w:sdtPr>
        <w:tag w:val="goog_rdk_4212"/>
        <w:id w:val="-878398210"/>
      </w:sdtPr>
      <w:sdtContent>
        <w:p w14:paraId="000008F7" w14:textId="77777777" w:rsidR="00CF3663" w:rsidRDefault="00000000">
          <w:pPr>
            <w:numPr>
              <w:ilvl w:val="1"/>
              <w:numId w:val="156"/>
            </w:numPr>
            <w:tabs>
              <w:tab w:val="left" w:pos="720"/>
              <w:tab w:val="left" w:pos="1440"/>
            </w:tabs>
            <w:spacing w:before="240"/>
            <w:rPr>
              <w:ins w:id="4221" w:author="BHA Regulatory Affairs Unit" w:date="2026-07-29T16:06:00Z"/>
            </w:rPr>
          </w:pPr>
          <w:sdt>
            <w:sdtPr>
              <w:tag w:val="goog_rdk_4211"/>
              <w:id w:val="-1119739809"/>
            </w:sdtPr>
            <w:sdtContent>
              <w:ins w:id="4222" w:author="BHA Regulatory Affairs Unit" w:date="2026-07-29T16:06:00Z">
                <w:r>
                  <w:t>BHEs providing residential services shall comply with Chapter 5 of these Rules</w:t>
                </w:r>
                <w:r>
                  <w:rPr>
                    <w:smallCaps/>
                  </w:rPr>
                  <w:t>.</w:t>
                </w:r>
              </w:ins>
            </w:sdtContent>
          </w:sdt>
        </w:p>
      </w:sdtContent>
    </w:sdt>
    <w:sdt>
      <w:sdtPr>
        <w:tag w:val="goog_rdk_4214"/>
        <w:id w:val="-1385214875"/>
      </w:sdtPr>
      <w:sdtContent>
        <w:p w14:paraId="000008F8" w14:textId="77777777" w:rsidR="00CF3663" w:rsidRDefault="00000000">
          <w:pPr>
            <w:keepNext/>
            <w:spacing w:before="240" w:after="60"/>
            <w:ind w:firstLine="0"/>
            <w:rPr>
              <w:ins w:id="4223" w:author="BHA Regulatory Affairs Unit" w:date="2026-07-29T16:06:00Z"/>
              <w:b/>
              <w:bCs/>
            </w:rPr>
          </w:pPr>
          <w:sdt>
            <w:sdtPr>
              <w:tag w:val="goog_rdk_4213"/>
              <w:id w:val="683285303"/>
            </w:sdtPr>
            <w:sdtContent>
              <w:ins w:id="4224" w:author="BHA Regulatory Affairs Unit" w:date="2026-07-29T16:06:00Z">
                <w:r>
                  <w:rPr>
                    <w:b/>
                    <w:bCs/>
                    <w:smallCaps/>
                  </w:rPr>
                  <w:t>3.5.2</w:t>
                </w:r>
                <w:r>
                  <w:rPr>
                    <w:b/>
                    <w:bCs/>
                  </w:rPr>
                  <w:tab/>
                  <w:t>Placement in Services</w:t>
                </w:r>
              </w:ins>
            </w:sdtContent>
          </w:sdt>
        </w:p>
      </w:sdtContent>
    </w:sdt>
    <w:sdt>
      <w:sdtPr>
        <w:tag w:val="goog_rdk_4216"/>
        <w:id w:val="-126814554"/>
      </w:sdtPr>
      <w:sdtContent>
        <w:p w14:paraId="000008F9" w14:textId="77777777" w:rsidR="00CF3663" w:rsidRDefault="00000000">
          <w:pPr>
            <w:numPr>
              <w:ilvl w:val="0"/>
              <w:numId w:val="157"/>
            </w:numPr>
            <w:tabs>
              <w:tab w:val="left" w:pos="720"/>
              <w:tab w:val="left" w:pos="1440"/>
            </w:tabs>
            <w:spacing w:before="240"/>
            <w:rPr>
              <w:ins w:id="4225" w:author="BHA Regulatory Affairs Unit" w:date="2026-07-29T16:06:00Z"/>
            </w:rPr>
          </w:pPr>
          <w:sdt>
            <w:sdtPr>
              <w:tag w:val="goog_rdk_4215"/>
              <w:id w:val="-1346575359"/>
            </w:sdtPr>
            <w:sdtContent>
              <w:ins w:id="4226" w:author="BHA Regulatory Affairs Unit" w:date="2026-07-29T16:06:00Z">
                <w:r>
                  <w:t>Individuals receiving fentanyl and other opioid use disorder treatment must be assessed and referred into education and/or treatment by a supervising entity as a condition of probation or parole. BHEs must evaluate whether the supervising entity’s recommendation matches an individual’s assessed clinical need(s). BHEs must address any differences identified with the supervising entity directly, and document results in an individual’s record.</w:t>
                </w:r>
              </w:ins>
            </w:sdtContent>
          </w:sdt>
        </w:p>
      </w:sdtContent>
    </w:sdt>
    <w:sdt>
      <w:sdtPr>
        <w:tag w:val="goog_rdk_4218"/>
        <w:id w:val="1004435265"/>
      </w:sdtPr>
      <w:sdtContent>
        <w:p w14:paraId="000008FA" w14:textId="77777777" w:rsidR="00CF3663" w:rsidRDefault="00000000">
          <w:pPr>
            <w:numPr>
              <w:ilvl w:val="0"/>
              <w:numId w:val="157"/>
            </w:numPr>
            <w:tabs>
              <w:tab w:val="left" w:pos="720"/>
              <w:tab w:val="left" w:pos="1440"/>
            </w:tabs>
            <w:spacing w:before="240"/>
            <w:rPr>
              <w:ins w:id="4227" w:author="BHA Regulatory Affairs Unit" w:date="2026-07-29T16:06:00Z"/>
            </w:rPr>
          </w:pPr>
          <w:sdt>
            <w:sdtPr>
              <w:tag w:val="goog_rdk_4217"/>
              <w:id w:val="-1906540650"/>
            </w:sdtPr>
            <w:sdtContent>
              <w:ins w:id="4228" w:author="BHA Regulatory Affairs Unit" w:date="2026-07-29T16:06:00Z">
                <w:r>
                  <w:t>BHEs shall include a copy of the referral paperwork, demonstrating placement in the fentanyl or other opioid-specific treatment services as required by the supervising entity, in an individual’s record.</w:t>
                </w:r>
              </w:ins>
            </w:sdtContent>
          </w:sdt>
        </w:p>
      </w:sdtContent>
    </w:sdt>
    <w:sdt>
      <w:sdtPr>
        <w:tag w:val="goog_rdk_4220"/>
        <w:id w:val="-1379332113"/>
      </w:sdtPr>
      <w:sdtContent>
        <w:p w14:paraId="000008FB" w14:textId="77777777" w:rsidR="00CF3663" w:rsidRDefault="00000000">
          <w:pPr>
            <w:numPr>
              <w:ilvl w:val="0"/>
              <w:numId w:val="157"/>
            </w:numPr>
            <w:tabs>
              <w:tab w:val="left" w:pos="720"/>
              <w:tab w:val="left" w:pos="1440"/>
            </w:tabs>
            <w:spacing w:before="240"/>
            <w:rPr>
              <w:ins w:id="4229" w:author="BHA Regulatory Affairs Unit" w:date="2026-07-29T16:06:00Z"/>
            </w:rPr>
          </w:pPr>
          <w:sdt>
            <w:sdtPr>
              <w:tag w:val="goog_rdk_4219"/>
              <w:id w:val="209078051"/>
            </w:sdtPr>
            <w:sdtContent>
              <w:ins w:id="4230" w:author="BHA Regulatory Affairs Unit" w:date="2026-07-29T16:06:00Z">
                <w:r>
                  <w:t>If a BHE is unable to obtain a copy of the court order and/or written documentation of the supervising entity’s recommendation for education and/or treatment, there must be documentation of attempt(s) to obtain the paperwork from the referral source.</w:t>
                </w:r>
              </w:ins>
            </w:sdtContent>
          </w:sdt>
        </w:p>
      </w:sdtContent>
    </w:sdt>
    <w:sdt>
      <w:sdtPr>
        <w:tag w:val="goog_rdk_4222"/>
        <w:id w:val="-27618379"/>
      </w:sdtPr>
      <w:sdtContent>
        <w:p w14:paraId="000008FC" w14:textId="77777777" w:rsidR="00CF3663" w:rsidRDefault="00000000">
          <w:pPr>
            <w:numPr>
              <w:ilvl w:val="0"/>
              <w:numId w:val="157"/>
            </w:numPr>
            <w:tabs>
              <w:tab w:val="left" w:pos="720"/>
              <w:tab w:val="left" w:pos="1440"/>
            </w:tabs>
            <w:spacing w:before="240"/>
            <w:rPr>
              <w:ins w:id="4231" w:author="BHA Regulatory Affairs Unit" w:date="2026-07-29T16:06:00Z"/>
            </w:rPr>
          </w:pPr>
          <w:sdt>
            <w:sdtPr>
              <w:tag w:val="goog_rdk_4221"/>
              <w:id w:val="-215786754"/>
            </w:sdtPr>
            <w:sdtContent>
              <w:ins w:id="4232" w:author="BHA Regulatory Affairs Unit" w:date="2026-07-29T16:06:00Z">
                <w:r>
                  <w:t>Individuals receiving fentanyl and other opioid use disorder treatment are expected to complete the required fentanyl education program as part of that process. BHEs must verify that an individual completes this requirement when it is clinically appropriate for the individual, prior to discharging from services. Documentation of this must be kept in an individual’s record.</w:t>
                </w:r>
              </w:ins>
            </w:sdtContent>
          </w:sdt>
        </w:p>
      </w:sdtContent>
    </w:sdt>
    <w:sdt>
      <w:sdtPr>
        <w:tag w:val="goog_rdk_4224"/>
        <w:id w:val="1636419706"/>
      </w:sdtPr>
      <w:sdtContent>
        <w:p w14:paraId="000008FD" w14:textId="77777777" w:rsidR="00CF3663" w:rsidRDefault="00000000">
          <w:pPr>
            <w:keepNext/>
            <w:spacing w:before="240" w:after="60"/>
            <w:ind w:firstLine="0"/>
            <w:rPr>
              <w:ins w:id="4233" w:author="BHA Regulatory Affairs Unit" w:date="2026-07-29T16:06:00Z"/>
              <w:b/>
              <w:bCs/>
            </w:rPr>
          </w:pPr>
          <w:sdt>
            <w:sdtPr>
              <w:tag w:val="goog_rdk_4223"/>
              <w:id w:val="1712700888"/>
            </w:sdtPr>
            <w:sdtContent>
              <w:ins w:id="4234" w:author="BHA Regulatory Affairs Unit" w:date="2026-07-29T16:06:00Z">
                <w:r>
                  <w:rPr>
                    <w:b/>
                    <w:bCs/>
                    <w:smallCaps/>
                  </w:rPr>
                  <w:t>3.5.3</w:t>
                </w:r>
                <w:r>
                  <w:rPr>
                    <w:b/>
                    <w:bCs/>
                  </w:rPr>
                  <w:tab/>
                  <w:t>Support Systems</w:t>
                </w:r>
              </w:ins>
            </w:sdtContent>
          </w:sdt>
        </w:p>
      </w:sdtContent>
    </w:sdt>
    <w:sdt>
      <w:sdtPr>
        <w:tag w:val="goog_rdk_4226"/>
        <w:id w:val="-168472113"/>
      </w:sdtPr>
      <w:sdtContent>
        <w:p w14:paraId="000008FE" w14:textId="77777777" w:rsidR="00CF3663" w:rsidRDefault="00000000">
          <w:pPr>
            <w:numPr>
              <w:ilvl w:val="0"/>
              <w:numId w:val="159"/>
            </w:numPr>
            <w:tabs>
              <w:tab w:val="left" w:pos="720"/>
              <w:tab w:val="left" w:pos="1440"/>
            </w:tabs>
            <w:spacing w:before="240"/>
            <w:rPr>
              <w:ins w:id="4235" w:author="BHA Regulatory Affairs Unit" w:date="2026-07-29T16:06:00Z"/>
            </w:rPr>
          </w:pPr>
          <w:sdt>
            <w:sdtPr>
              <w:tag w:val="goog_rdk_4225"/>
              <w:id w:val="-5048423"/>
            </w:sdtPr>
            <w:sdtContent>
              <w:ins w:id="4236" w:author="BHA Regulatory Affairs Unit" w:date="2026-07-29T16:06:00Z">
                <w:r>
                  <w:t xml:space="preserve">BHEs shall be capable of delivering all necessary medication for opioid use disorder (MOUD) services that are clinically indicated for an individual under </w:t>
                </w:r>
                <w:r>
                  <w:lastRenderedPageBreak/>
                  <w:t>applicable law. These services may be provided through direct service provision or active collaboration with other agencies that are able to provide MOUD services.</w:t>
                </w:r>
              </w:ins>
            </w:sdtContent>
          </w:sdt>
        </w:p>
      </w:sdtContent>
    </w:sdt>
    <w:sdt>
      <w:sdtPr>
        <w:tag w:val="goog_rdk_4228"/>
        <w:id w:val="2094808433"/>
      </w:sdtPr>
      <w:sdtContent>
        <w:p w14:paraId="000008FF" w14:textId="77777777" w:rsidR="00CF3663" w:rsidRDefault="00000000">
          <w:pPr>
            <w:numPr>
              <w:ilvl w:val="0"/>
              <w:numId w:val="159"/>
            </w:numPr>
            <w:tabs>
              <w:tab w:val="left" w:pos="720"/>
              <w:tab w:val="left" w:pos="1440"/>
            </w:tabs>
            <w:spacing w:before="240"/>
            <w:rPr>
              <w:ins w:id="4237" w:author="BHA Regulatory Affairs Unit" w:date="2026-07-29T16:06:00Z"/>
            </w:rPr>
          </w:pPr>
          <w:sdt>
            <w:sdtPr>
              <w:tag w:val="goog_rdk_4227"/>
              <w:id w:val="415559604"/>
            </w:sdtPr>
            <w:sdtContent>
              <w:ins w:id="4238" w:author="BHA Regulatory Affairs Unit" w:date="2026-07-29T16:06:00Z">
                <w:r>
                  <w:t>Opioid overdose reversal medication</w:t>
                </w:r>
              </w:ins>
            </w:sdtContent>
          </w:sdt>
        </w:p>
      </w:sdtContent>
    </w:sdt>
    <w:sdt>
      <w:sdtPr>
        <w:tag w:val="goog_rdk_4230"/>
        <w:id w:val="-229157233"/>
      </w:sdtPr>
      <w:sdtContent>
        <w:p w14:paraId="00000900" w14:textId="77777777" w:rsidR="00CF3663" w:rsidRDefault="00000000">
          <w:pPr>
            <w:numPr>
              <w:ilvl w:val="1"/>
              <w:numId w:val="159"/>
            </w:numPr>
            <w:tabs>
              <w:tab w:val="left" w:pos="720"/>
              <w:tab w:val="left" w:pos="1440"/>
            </w:tabs>
            <w:spacing w:before="240"/>
            <w:rPr>
              <w:ins w:id="4239" w:author="BHA Regulatory Affairs Unit" w:date="2026-07-29T16:06:00Z"/>
            </w:rPr>
          </w:pPr>
          <w:sdt>
            <w:sdtPr>
              <w:tag w:val="goog_rdk_4229"/>
              <w:id w:val="1206707259"/>
            </w:sdtPr>
            <w:sdtContent>
              <w:ins w:id="4240" w:author="BHA Regulatory Affairs Unit" w:date="2026-07-29T16:06:00Z">
                <w:r>
                  <w:t>Opioid overdose reversal medication must:</w:t>
                </w:r>
              </w:ins>
            </w:sdtContent>
          </w:sdt>
        </w:p>
      </w:sdtContent>
    </w:sdt>
    <w:sdt>
      <w:sdtPr>
        <w:tag w:val="goog_rdk_4232"/>
        <w:id w:val="1570494911"/>
      </w:sdtPr>
      <w:sdtContent>
        <w:p w14:paraId="00000901" w14:textId="77777777" w:rsidR="00CF3663" w:rsidRDefault="00000000">
          <w:pPr>
            <w:numPr>
              <w:ilvl w:val="2"/>
              <w:numId w:val="159"/>
            </w:numPr>
            <w:tabs>
              <w:tab w:val="left" w:pos="720"/>
              <w:tab w:val="left" w:pos="1440"/>
            </w:tabs>
            <w:spacing w:before="240"/>
            <w:rPr>
              <w:ins w:id="4241" w:author="BHA Regulatory Affairs Unit" w:date="2026-07-29T16:06:00Z"/>
            </w:rPr>
          </w:pPr>
          <w:sdt>
            <w:sdtPr>
              <w:tag w:val="goog_rdk_4231"/>
              <w:id w:val="-621280579"/>
            </w:sdtPr>
            <w:sdtContent>
              <w:ins w:id="4242" w:author="BHA Regulatory Affairs Unit" w:date="2026-07-29T16:06:00Z">
                <w:r>
                  <w:t>Be discussed and provided upon individual request at the initial assessment; and</w:t>
                </w:r>
              </w:ins>
            </w:sdtContent>
          </w:sdt>
        </w:p>
      </w:sdtContent>
    </w:sdt>
    <w:sdt>
      <w:sdtPr>
        <w:tag w:val="goog_rdk_4234"/>
        <w:id w:val="-1802219577"/>
      </w:sdtPr>
      <w:sdtContent>
        <w:p w14:paraId="00000902" w14:textId="77777777" w:rsidR="00CF3663" w:rsidRDefault="00000000">
          <w:pPr>
            <w:numPr>
              <w:ilvl w:val="2"/>
              <w:numId w:val="159"/>
            </w:numPr>
            <w:tabs>
              <w:tab w:val="left" w:pos="720"/>
              <w:tab w:val="left" w:pos="1440"/>
            </w:tabs>
            <w:spacing w:before="240"/>
            <w:rPr>
              <w:ins w:id="4243" w:author="BHA Regulatory Affairs Unit" w:date="2026-07-29T16:06:00Z"/>
            </w:rPr>
          </w:pPr>
          <w:sdt>
            <w:sdtPr>
              <w:tag w:val="goog_rdk_4233"/>
              <w:id w:val="1710604900"/>
            </w:sdtPr>
            <w:sdtContent>
              <w:ins w:id="4244" w:author="BHA Regulatory Affairs Unit" w:date="2026-07-29T16:06:00Z">
                <w:r>
                  <w:t>Documentation shall be reflected in an individual’s record and include at minimum:</w:t>
                </w:r>
              </w:ins>
            </w:sdtContent>
          </w:sdt>
        </w:p>
      </w:sdtContent>
    </w:sdt>
    <w:sdt>
      <w:sdtPr>
        <w:tag w:val="goog_rdk_4236"/>
        <w:id w:val="1698208853"/>
      </w:sdtPr>
      <w:sdtContent>
        <w:p w14:paraId="00000903" w14:textId="77777777" w:rsidR="00CF3663" w:rsidRDefault="00000000">
          <w:pPr>
            <w:numPr>
              <w:ilvl w:val="3"/>
              <w:numId w:val="159"/>
            </w:numPr>
            <w:tabs>
              <w:tab w:val="left" w:pos="720"/>
              <w:tab w:val="left" w:pos="1440"/>
            </w:tabs>
            <w:spacing w:before="240"/>
            <w:rPr>
              <w:ins w:id="4245" w:author="BHA Regulatory Affairs Unit" w:date="2026-07-29T16:06:00Z"/>
            </w:rPr>
          </w:pPr>
          <w:sdt>
            <w:sdtPr>
              <w:tag w:val="goog_rdk_4235"/>
              <w:id w:val="1472582016"/>
            </w:sdtPr>
            <w:sdtContent>
              <w:ins w:id="4246" w:author="BHA Regulatory Affairs Unit" w:date="2026-07-29T16:06:00Z">
                <w:r>
                  <w:t>When opioid overdose reversal medication is discussed;</w:t>
                </w:r>
              </w:ins>
            </w:sdtContent>
          </w:sdt>
        </w:p>
      </w:sdtContent>
    </w:sdt>
    <w:sdt>
      <w:sdtPr>
        <w:tag w:val="goog_rdk_4238"/>
        <w:id w:val="-1758271446"/>
      </w:sdtPr>
      <w:sdtContent>
        <w:p w14:paraId="00000904" w14:textId="77777777" w:rsidR="00CF3663" w:rsidRDefault="00000000">
          <w:pPr>
            <w:numPr>
              <w:ilvl w:val="3"/>
              <w:numId w:val="159"/>
            </w:numPr>
            <w:tabs>
              <w:tab w:val="left" w:pos="720"/>
              <w:tab w:val="left" w:pos="1440"/>
            </w:tabs>
            <w:spacing w:before="240"/>
            <w:rPr>
              <w:ins w:id="4247" w:author="BHA Regulatory Affairs Unit" w:date="2026-07-29T16:06:00Z"/>
            </w:rPr>
          </w:pPr>
          <w:sdt>
            <w:sdtPr>
              <w:tag w:val="goog_rdk_4237"/>
              <w:id w:val="-800739794"/>
            </w:sdtPr>
            <w:sdtContent>
              <w:ins w:id="4248" w:author="BHA Regulatory Affairs Unit" w:date="2026-07-29T16:06:00Z">
                <w:r>
                  <w:t>If dosages were provided on-site for an individual to keep on their person;</w:t>
                </w:r>
              </w:ins>
            </w:sdtContent>
          </w:sdt>
        </w:p>
      </w:sdtContent>
    </w:sdt>
    <w:sdt>
      <w:sdtPr>
        <w:tag w:val="goog_rdk_4240"/>
        <w:id w:val="-1174906411"/>
      </w:sdtPr>
      <w:sdtContent>
        <w:p w14:paraId="00000905" w14:textId="77777777" w:rsidR="00CF3663" w:rsidRDefault="00000000">
          <w:pPr>
            <w:numPr>
              <w:ilvl w:val="3"/>
              <w:numId w:val="159"/>
            </w:numPr>
            <w:tabs>
              <w:tab w:val="left" w:pos="720"/>
              <w:tab w:val="left" w:pos="1440"/>
            </w:tabs>
            <w:spacing w:before="240"/>
            <w:rPr>
              <w:ins w:id="4249" w:author="BHA Regulatory Affairs Unit" w:date="2026-07-29T16:06:00Z"/>
            </w:rPr>
          </w:pPr>
          <w:sdt>
            <w:sdtPr>
              <w:tag w:val="goog_rdk_4239"/>
              <w:id w:val="-903874593"/>
            </w:sdtPr>
            <w:sdtContent>
              <w:ins w:id="4250" w:author="BHA Regulatory Affairs Unit" w:date="2026-07-29T16:06:00Z">
                <w:r>
                  <w:t>If dosages were provided through referral; and</w:t>
                </w:r>
              </w:ins>
            </w:sdtContent>
          </w:sdt>
        </w:p>
      </w:sdtContent>
    </w:sdt>
    <w:sdt>
      <w:sdtPr>
        <w:tag w:val="goog_rdk_4242"/>
        <w:id w:val="-1508515609"/>
      </w:sdtPr>
      <w:sdtContent>
        <w:p w14:paraId="00000906" w14:textId="77777777" w:rsidR="00CF3663" w:rsidRDefault="00000000">
          <w:pPr>
            <w:numPr>
              <w:ilvl w:val="3"/>
              <w:numId w:val="159"/>
            </w:numPr>
            <w:tabs>
              <w:tab w:val="left" w:pos="720"/>
              <w:tab w:val="left" w:pos="1440"/>
            </w:tabs>
            <w:spacing w:before="240"/>
            <w:rPr>
              <w:ins w:id="4251" w:author="BHA Regulatory Affairs Unit" w:date="2026-07-29T16:06:00Z"/>
            </w:rPr>
          </w:pPr>
          <w:sdt>
            <w:sdtPr>
              <w:tag w:val="goog_rdk_4241"/>
              <w:id w:val="1718864314"/>
            </w:sdtPr>
            <w:sdtContent>
              <w:ins w:id="4252" w:author="BHA Regulatory Affairs Unit" w:date="2026-07-29T16:06:00Z">
                <w:r>
                  <w:t>Documentation demonstrating follow-up conversations were had with the individual including if the reversal medication was used and if they need a refill.</w:t>
                </w:r>
              </w:ins>
            </w:sdtContent>
          </w:sdt>
        </w:p>
      </w:sdtContent>
    </w:sdt>
    <w:sdt>
      <w:sdtPr>
        <w:tag w:val="goog_rdk_4244"/>
        <w:id w:val="364503733"/>
      </w:sdtPr>
      <w:sdtContent>
        <w:p w14:paraId="00000907" w14:textId="77777777" w:rsidR="00CF3663" w:rsidRDefault="00000000">
          <w:pPr>
            <w:numPr>
              <w:ilvl w:val="1"/>
              <w:numId w:val="159"/>
            </w:numPr>
            <w:tabs>
              <w:tab w:val="left" w:pos="720"/>
              <w:tab w:val="left" w:pos="1440"/>
            </w:tabs>
            <w:spacing w:before="240"/>
            <w:rPr>
              <w:ins w:id="4253" w:author="BHA Regulatory Affairs Unit" w:date="2026-07-29T16:06:00Z"/>
            </w:rPr>
          </w:pPr>
          <w:sdt>
            <w:sdtPr>
              <w:tag w:val="goog_rdk_4243"/>
              <w:id w:val="2130108276"/>
            </w:sdtPr>
            <w:sdtContent>
              <w:ins w:id="4254" w:author="BHA Regulatory Affairs Unit" w:date="2026-07-29T16:06:00Z">
                <w:r>
                  <w:t>BHEs shall:</w:t>
                </w:r>
              </w:ins>
            </w:sdtContent>
          </w:sdt>
        </w:p>
      </w:sdtContent>
    </w:sdt>
    <w:sdt>
      <w:sdtPr>
        <w:tag w:val="goog_rdk_4246"/>
        <w:id w:val="2133975072"/>
      </w:sdtPr>
      <w:sdtContent>
        <w:p w14:paraId="00000908" w14:textId="77777777" w:rsidR="00CF3663" w:rsidRDefault="00000000">
          <w:pPr>
            <w:numPr>
              <w:ilvl w:val="2"/>
              <w:numId w:val="159"/>
            </w:numPr>
            <w:tabs>
              <w:tab w:val="left" w:pos="720"/>
              <w:tab w:val="left" w:pos="1440"/>
            </w:tabs>
            <w:spacing w:before="240"/>
            <w:rPr>
              <w:ins w:id="4255" w:author="BHA Regulatory Affairs Unit" w:date="2026-07-29T16:06:00Z"/>
            </w:rPr>
          </w:pPr>
          <w:sdt>
            <w:sdtPr>
              <w:tag w:val="goog_rdk_4245"/>
              <w:id w:val="-213403261"/>
            </w:sdtPr>
            <w:sdtContent>
              <w:ins w:id="4256" w:author="BHA Regulatory Affairs Unit" w:date="2026-07-29T16:06:00Z">
                <w:r>
                  <w:t>Ensure that opioid overdose reversal medication is available on-site, at all times;</w:t>
                </w:r>
              </w:ins>
            </w:sdtContent>
          </w:sdt>
        </w:p>
      </w:sdtContent>
    </w:sdt>
    <w:sdt>
      <w:sdtPr>
        <w:tag w:val="goog_rdk_4248"/>
        <w:id w:val="329858115"/>
      </w:sdtPr>
      <w:sdtContent>
        <w:p w14:paraId="00000909" w14:textId="77777777" w:rsidR="00CF3663" w:rsidRDefault="00000000">
          <w:pPr>
            <w:numPr>
              <w:ilvl w:val="2"/>
              <w:numId w:val="159"/>
            </w:numPr>
            <w:tabs>
              <w:tab w:val="left" w:pos="720"/>
              <w:tab w:val="left" w:pos="1440"/>
            </w:tabs>
            <w:spacing w:before="240"/>
            <w:rPr>
              <w:ins w:id="4257" w:author="BHA Regulatory Affairs Unit" w:date="2026-07-29T16:06:00Z"/>
            </w:rPr>
          </w:pPr>
          <w:sdt>
            <w:sdtPr>
              <w:tag w:val="goog_rdk_4247"/>
              <w:id w:val="-899793535"/>
            </w:sdtPr>
            <w:sdtContent>
              <w:ins w:id="4258" w:author="BHA Regulatory Affairs Unit" w:date="2026-07-29T16:06:00Z">
                <w:r>
                  <w:t>Ensure that opioid overdose reversal medication is made available to individuals being served to keep on their person. This may be achieved through providing access to the opioid overdose reversal medication directly, or through coordination with another resource;</w:t>
                </w:r>
              </w:ins>
            </w:sdtContent>
          </w:sdt>
        </w:p>
      </w:sdtContent>
    </w:sdt>
    <w:sdt>
      <w:sdtPr>
        <w:tag w:val="goog_rdk_4250"/>
        <w:id w:val="-1025130412"/>
      </w:sdtPr>
      <w:sdtContent>
        <w:p w14:paraId="0000090A" w14:textId="77777777" w:rsidR="00CF3663" w:rsidRDefault="00000000">
          <w:pPr>
            <w:numPr>
              <w:ilvl w:val="2"/>
              <w:numId w:val="159"/>
            </w:numPr>
            <w:tabs>
              <w:tab w:val="left" w:pos="720"/>
              <w:tab w:val="left" w:pos="1440"/>
            </w:tabs>
            <w:spacing w:before="240"/>
            <w:rPr>
              <w:ins w:id="4259" w:author="BHA Regulatory Affairs Unit" w:date="2026-07-29T16:06:00Z"/>
            </w:rPr>
          </w:pPr>
          <w:sdt>
            <w:sdtPr>
              <w:tag w:val="goog_rdk_4249"/>
              <w:id w:val="39984210"/>
            </w:sdtPr>
            <w:sdtContent>
              <w:ins w:id="4260" w:author="BHA Regulatory Affairs Unit" w:date="2026-07-29T16:06:00Z">
                <w:r>
                  <w:t>Make reasonable documented attempts to ensure that individuals receiving treatment know how to administer the opioid overdose reversal medication in case of emergency; and</w:t>
                </w:r>
              </w:ins>
            </w:sdtContent>
          </w:sdt>
        </w:p>
      </w:sdtContent>
    </w:sdt>
    <w:sdt>
      <w:sdtPr>
        <w:tag w:val="goog_rdk_4252"/>
        <w:id w:val="-1494459994"/>
      </w:sdtPr>
      <w:sdtContent>
        <w:p w14:paraId="0000090B" w14:textId="77777777" w:rsidR="00CF3663" w:rsidRDefault="00000000">
          <w:pPr>
            <w:numPr>
              <w:ilvl w:val="2"/>
              <w:numId w:val="159"/>
            </w:numPr>
            <w:tabs>
              <w:tab w:val="left" w:pos="720"/>
              <w:tab w:val="left" w:pos="1440"/>
            </w:tabs>
            <w:spacing w:before="240"/>
            <w:rPr>
              <w:ins w:id="4261" w:author="BHA Regulatory Affairs Unit" w:date="2026-07-29T16:06:00Z"/>
            </w:rPr>
          </w:pPr>
          <w:sdt>
            <w:sdtPr>
              <w:tag w:val="goog_rdk_4251"/>
              <w:id w:val="2002430502"/>
            </w:sdtPr>
            <w:sdtContent>
              <w:ins w:id="4262" w:author="BHA Regulatory Affairs Unit" w:date="2026-07-29T16:06:00Z">
                <w:r>
                  <w:t>Promote or directly provide information to an individual’s referred support system to allow for the administration of opioid overdose reversal medication.</w:t>
                </w:r>
              </w:ins>
            </w:sdtContent>
          </w:sdt>
        </w:p>
      </w:sdtContent>
    </w:sdt>
    <w:sdt>
      <w:sdtPr>
        <w:tag w:val="goog_rdk_4254"/>
        <w:id w:val="2023844719"/>
      </w:sdtPr>
      <w:sdtContent>
        <w:p w14:paraId="0000090C" w14:textId="77777777" w:rsidR="00CF3663" w:rsidRDefault="00000000">
          <w:pPr>
            <w:keepNext/>
            <w:spacing w:before="240" w:after="60"/>
            <w:ind w:firstLine="0"/>
            <w:rPr>
              <w:ins w:id="4263" w:author="BHA Regulatory Affairs Unit" w:date="2026-07-29T16:06:00Z"/>
              <w:b/>
              <w:bCs/>
            </w:rPr>
          </w:pPr>
          <w:sdt>
            <w:sdtPr>
              <w:tag w:val="goog_rdk_4253"/>
              <w:id w:val="-1866511609"/>
            </w:sdtPr>
            <w:sdtContent>
              <w:ins w:id="4264" w:author="BHA Regulatory Affairs Unit" w:date="2026-07-29T16:06:00Z">
                <w:r>
                  <w:rPr>
                    <w:b/>
                    <w:bCs/>
                    <w:smallCaps/>
                  </w:rPr>
                  <w:t>3.5.4</w:t>
                </w:r>
                <w:r>
                  <w:rPr>
                    <w:b/>
                    <w:bCs/>
                  </w:rPr>
                  <w:tab/>
                  <w:t>Personnel Training and Competencies</w:t>
                </w:r>
              </w:ins>
            </w:sdtContent>
          </w:sdt>
        </w:p>
      </w:sdtContent>
    </w:sdt>
    <w:sdt>
      <w:sdtPr>
        <w:tag w:val="goog_rdk_4256"/>
        <w:id w:val="-311165948"/>
      </w:sdtPr>
      <w:sdtContent>
        <w:p w14:paraId="0000090D" w14:textId="77777777" w:rsidR="00CF3663" w:rsidRDefault="00000000">
          <w:pPr>
            <w:numPr>
              <w:ilvl w:val="0"/>
              <w:numId w:val="160"/>
            </w:numPr>
            <w:tabs>
              <w:tab w:val="left" w:pos="720"/>
              <w:tab w:val="left" w:pos="1440"/>
            </w:tabs>
            <w:spacing w:before="240"/>
            <w:rPr>
              <w:ins w:id="4265" w:author="BHA Regulatory Affairs Unit" w:date="2026-07-29T16:06:00Z"/>
            </w:rPr>
          </w:pPr>
          <w:sdt>
            <w:sdtPr>
              <w:tag w:val="goog_rdk_4255"/>
              <w:id w:val="-715047903"/>
            </w:sdtPr>
            <w:sdtContent>
              <w:ins w:id="4266" w:author="BHA Regulatory Affairs Unit" w:date="2026-07-29T16:06:00Z">
                <w:r>
                  <w:t>Personnel interacting with individuals receiving fentanyl and other opioid-specific services shall be trained in the:</w:t>
                </w:r>
              </w:ins>
            </w:sdtContent>
          </w:sdt>
        </w:p>
      </w:sdtContent>
    </w:sdt>
    <w:sdt>
      <w:sdtPr>
        <w:tag w:val="goog_rdk_4258"/>
        <w:id w:val="-1769370146"/>
      </w:sdtPr>
      <w:sdtContent>
        <w:p w14:paraId="0000090E" w14:textId="77777777" w:rsidR="00CF3663" w:rsidRDefault="00000000">
          <w:pPr>
            <w:numPr>
              <w:ilvl w:val="1"/>
              <w:numId w:val="160"/>
            </w:numPr>
            <w:tabs>
              <w:tab w:val="left" w:pos="720"/>
              <w:tab w:val="left" w:pos="1440"/>
            </w:tabs>
            <w:spacing w:before="240"/>
            <w:rPr>
              <w:ins w:id="4267" w:author="BHA Regulatory Affairs Unit" w:date="2026-07-29T16:06:00Z"/>
            </w:rPr>
          </w:pPr>
          <w:sdt>
            <w:sdtPr>
              <w:tag w:val="goog_rdk_4257"/>
              <w:id w:val="-910823785"/>
            </w:sdtPr>
            <w:sdtContent>
              <w:ins w:id="4268" w:author="BHA Regulatory Affairs Unit" w:date="2026-07-29T16:06:00Z">
                <w:r>
                  <w:t>Proper use of opioid overdose reversal medication; and</w:t>
                </w:r>
              </w:ins>
            </w:sdtContent>
          </w:sdt>
        </w:p>
      </w:sdtContent>
    </w:sdt>
    <w:sdt>
      <w:sdtPr>
        <w:tag w:val="goog_rdk_4260"/>
        <w:id w:val="1175235633"/>
      </w:sdtPr>
      <w:sdtContent>
        <w:p w14:paraId="0000090F" w14:textId="77777777" w:rsidR="00CF3663" w:rsidRDefault="00000000">
          <w:pPr>
            <w:numPr>
              <w:ilvl w:val="1"/>
              <w:numId w:val="160"/>
            </w:numPr>
            <w:tabs>
              <w:tab w:val="left" w:pos="720"/>
              <w:tab w:val="left" w:pos="1440"/>
            </w:tabs>
            <w:spacing w:before="240"/>
            <w:rPr>
              <w:ins w:id="4269" w:author="BHA Regulatory Affairs Unit" w:date="2026-07-29T16:06:00Z"/>
            </w:rPr>
          </w:pPr>
          <w:sdt>
            <w:sdtPr>
              <w:tag w:val="goog_rdk_4259"/>
              <w:id w:val="-134326093"/>
            </w:sdtPr>
            <w:sdtContent>
              <w:ins w:id="4270" w:author="BHA Regulatory Affairs Unit" w:date="2026-07-29T16:06:00Z">
                <w:r>
                  <w:t>Recognition of, and response to, signs and symptoms of drug overdose.</w:t>
                </w:r>
              </w:ins>
            </w:sdtContent>
          </w:sdt>
        </w:p>
      </w:sdtContent>
    </w:sdt>
    <w:sdt>
      <w:sdtPr>
        <w:tag w:val="goog_rdk_4262"/>
        <w:id w:val="-650858910"/>
      </w:sdtPr>
      <w:sdtContent>
        <w:p w14:paraId="00000910" w14:textId="77777777" w:rsidR="00CF3663" w:rsidRDefault="00000000">
          <w:pPr>
            <w:numPr>
              <w:ilvl w:val="0"/>
              <w:numId w:val="160"/>
            </w:numPr>
            <w:tabs>
              <w:tab w:val="left" w:pos="720"/>
              <w:tab w:val="left" w:pos="1440"/>
            </w:tabs>
            <w:spacing w:before="240"/>
            <w:rPr>
              <w:ins w:id="4271" w:author="BHA Regulatory Affairs Unit" w:date="2026-07-29T16:06:00Z"/>
            </w:rPr>
          </w:pPr>
          <w:sdt>
            <w:sdtPr>
              <w:tag w:val="goog_rdk_4261"/>
              <w:id w:val="840774636"/>
            </w:sdtPr>
            <w:sdtContent>
              <w:ins w:id="4272" w:author="BHA Regulatory Affairs Unit" w:date="2026-07-29T16:06:00Z">
                <w:r>
                  <w:t>Additionally, personnel providing treatment, and peer support professionals interacting with individuals receiving fentanyl and other opioid-specific services, shall be trained and demonstrate competency in:</w:t>
                </w:r>
              </w:ins>
            </w:sdtContent>
          </w:sdt>
        </w:p>
      </w:sdtContent>
    </w:sdt>
    <w:sdt>
      <w:sdtPr>
        <w:tag w:val="goog_rdk_4264"/>
        <w:id w:val="902296300"/>
      </w:sdtPr>
      <w:sdtContent>
        <w:p w14:paraId="00000911" w14:textId="77777777" w:rsidR="00CF3663" w:rsidRDefault="00000000">
          <w:pPr>
            <w:numPr>
              <w:ilvl w:val="1"/>
              <w:numId w:val="160"/>
            </w:numPr>
            <w:tabs>
              <w:tab w:val="left" w:pos="720"/>
              <w:tab w:val="left" w:pos="1440"/>
            </w:tabs>
            <w:spacing w:before="240"/>
            <w:rPr>
              <w:ins w:id="4273" w:author="BHA Regulatory Affairs Unit" w:date="2026-07-29T16:06:00Z"/>
            </w:rPr>
          </w:pPr>
          <w:sdt>
            <w:sdtPr>
              <w:tag w:val="goog_rdk_4263"/>
              <w:id w:val="1724981694"/>
            </w:sdtPr>
            <w:sdtContent>
              <w:ins w:id="4274" w:author="BHA Regulatory Affairs Unit" w:date="2026-07-29T16:06:00Z">
                <w:r>
                  <w:t>Substances of misuse and dependence, including but not limited to, alcohol, tobacco, and other drugs, and polysubstance abuse;</w:t>
                </w:r>
              </w:ins>
            </w:sdtContent>
          </w:sdt>
        </w:p>
      </w:sdtContent>
    </w:sdt>
    <w:sdt>
      <w:sdtPr>
        <w:tag w:val="goog_rdk_4266"/>
        <w:id w:val="2142795365"/>
      </w:sdtPr>
      <w:sdtContent>
        <w:p w14:paraId="00000912" w14:textId="77777777" w:rsidR="00CF3663" w:rsidRDefault="00000000">
          <w:pPr>
            <w:numPr>
              <w:ilvl w:val="1"/>
              <w:numId w:val="160"/>
            </w:numPr>
            <w:tabs>
              <w:tab w:val="left" w:pos="720"/>
              <w:tab w:val="left" w:pos="1440"/>
            </w:tabs>
            <w:spacing w:before="240"/>
            <w:rPr>
              <w:ins w:id="4275" w:author="BHA Regulatory Affairs Unit" w:date="2026-07-29T16:06:00Z"/>
            </w:rPr>
          </w:pPr>
          <w:sdt>
            <w:sdtPr>
              <w:tag w:val="goog_rdk_4265"/>
              <w:id w:val="691842341"/>
            </w:sdtPr>
            <w:sdtContent>
              <w:ins w:id="4276" w:author="BHA Regulatory Affairs Unit" w:date="2026-07-29T16:06:00Z">
                <w:r>
                  <w:t>Pharmacology of the MOUD, including but not limited to, loss of tolerance to opioids, dangerous drug or alcohol interactions with the MOUD, and purpose of the medication’s use;</w:t>
                </w:r>
              </w:ins>
            </w:sdtContent>
          </w:sdt>
        </w:p>
      </w:sdtContent>
    </w:sdt>
    <w:sdt>
      <w:sdtPr>
        <w:tag w:val="goog_rdk_4268"/>
        <w:id w:val="824066890"/>
      </w:sdtPr>
      <w:sdtContent>
        <w:p w14:paraId="00000913" w14:textId="77777777" w:rsidR="00CF3663" w:rsidRDefault="00000000">
          <w:pPr>
            <w:numPr>
              <w:ilvl w:val="1"/>
              <w:numId w:val="160"/>
            </w:numPr>
            <w:tabs>
              <w:tab w:val="left" w:pos="720"/>
              <w:tab w:val="left" w:pos="1440"/>
            </w:tabs>
            <w:spacing w:before="240"/>
            <w:rPr>
              <w:ins w:id="4277" w:author="BHA Regulatory Affairs Unit" w:date="2026-07-29T16:06:00Z"/>
            </w:rPr>
          </w:pPr>
          <w:sdt>
            <w:sdtPr>
              <w:tag w:val="goog_rdk_4267"/>
              <w:id w:val="-1404228654"/>
            </w:sdtPr>
            <w:sdtContent>
              <w:ins w:id="4278" w:author="BHA Regulatory Affairs Unit" w:date="2026-07-29T16:06:00Z">
                <w:r>
                  <w:t>Culturally and linguistically appropriate services, awareness, and responsiveness to current misuse trends for opioid-involved individuals; and</w:t>
                </w:r>
              </w:ins>
            </w:sdtContent>
          </w:sdt>
        </w:p>
      </w:sdtContent>
    </w:sdt>
    <w:sdt>
      <w:sdtPr>
        <w:tag w:val="goog_rdk_4270"/>
        <w:id w:val="1883518409"/>
      </w:sdtPr>
      <w:sdtContent>
        <w:p w14:paraId="00000914" w14:textId="77777777" w:rsidR="00CF3663" w:rsidRDefault="00000000">
          <w:pPr>
            <w:numPr>
              <w:ilvl w:val="1"/>
              <w:numId w:val="160"/>
            </w:numPr>
            <w:tabs>
              <w:tab w:val="left" w:pos="720"/>
              <w:tab w:val="left" w:pos="1440"/>
            </w:tabs>
            <w:spacing w:before="240"/>
            <w:rPr>
              <w:ins w:id="4279" w:author="BHA Regulatory Affairs Unit" w:date="2026-07-29T16:06:00Z"/>
            </w:rPr>
          </w:pPr>
          <w:sdt>
            <w:sdtPr>
              <w:tag w:val="goog_rdk_4269"/>
              <w:id w:val="1598696313"/>
            </w:sdtPr>
            <w:sdtContent>
              <w:ins w:id="4280" w:author="BHA Regulatory Affairs Unit" w:date="2026-07-29T16:06:00Z">
                <w:r>
                  <w:t>Harm-reduction and trauma-informed practices in the treatment of opioid use disorder.</w:t>
                </w:r>
              </w:ins>
            </w:sdtContent>
          </w:sdt>
        </w:p>
      </w:sdtContent>
    </w:sdt>
    <w:sdt>
      <w:sdtPr>
        <w:tag w:val="goog_rdk_4272"/>
        <w:id w:val="654195995"/>
      </w:sdtPr>
      <w:sdtContent>
        <w:p w14:paraId="00000915" w14:textId="77777777" w:rsidR="00CF3663" w:rsidRDefault="00000000">
          <w:pPr>
            <w:keepNext/>
            <w:spacing w:before="240" w:after="60"/>
            <w:ind w:firstLine="0"/>
            <w:rPr>
              <w:ins w:id="4281" w:author="BHA Regulatory Affairs Unit" w:date="2026-07-29T16:06:00Z"/>
              <w:b/>
              <w:bCs/>
            </w:rPr>
          </w:pPr>
          <w:sdt>
            <w:sdtPr>
              <w:tag w:val="goog_rdk_4271"/>
              <w:id w:val="-490442991"/>
            </w:sdtPr>
            <w:sdtContent>
              <w:ins w:id="4282" w:author="BHA Regulatory Affairs Unit" w:date="2026-07-29T16:06:00Z">
                <w:r>
                  <w:rPr>
                    <w:b/>
                    <w:bCs/>
                    <w:smallCaps/>
                  </w:rPr>
                  <w:t>3.5.5</w:t>
                </w:r>
                <w:r>
                  <w:rPr>
                    <w:b/>
                    <w:bCs/>
                  </w:rPr>
                  <w:tab/>
                  <w:t>Collaboration and Termination of Court-Ordered Services</w:t>
                </w:r>
              </w:ins>
            </w:sdtContent>
          </w:sdt>
        </w:p>
      </w:sdtContent>
    </w:sdt>
    <w:sdt>
      <w:sdtPr>
        <w:tag w:val="goog_rdk_4274"/>
        <w:id w:val="1320677121"/>
      </w:sdtPr>
      <w:sdtContent>
        <w:p w14:paraId="00000916" w14:textId="77777777" w:rsidR="00CF3663" w:rsidRDefault="00000000">
          <w:pPr>
            <w:numPr>
              <w:ilvl w:val="0"/>
              <w:numId w:val="161"/>
            </w:numPr>
            <w:tabs>
              <w:tab w:val="left" w:pos="720"/>
              <w:tab w:val="left" w:pos="1440"/>
            </w:tabs>
            <w:spacing w:before="240"/>
            <w:rPr>
              <w:ins w:id="4283" w:author="BHA Regulatory Affairs Unit" w:date="2026-07-29T16:06:00Z"/>
            </w:rPr>
          </w:pPr>
          <w:sdt>
            <w:sdtPr>
              <w:tag w:val="goog_rdk_4273"/>
              <w:id w:val="-204989234"/>
            </w:sdtPr>
            <w:sdtContent>
              <w:ins w:id="4284" w:author="BHA Regulatory Affairs Unit" w:date="2026-07-29T16:06:00Z">
                <w:r>
                  <w:t>With written permission from individuals who are required to attend services as a condition of probation, BHEs shall communicate regular updates to the referring supervising entity for the portion of the treatment episode in which fentanyl and other opioid-specific services are determined to be clinically necessary. This determination of clinical necessity must be made by:</w:t>
                </w:r>
              </w:ins>
            </w:sdtContent>
          </w:sdt>
        </w:p>
      </w:sdtContent>
    </w:sdt>
    <w:sdt>
      <w:sdtPr>
        <w:tag w:val="goog_rdk_4276"/>
        <w:id w:val="-1046596335"/>
      </w:sdtPr>
      <w:sdtContent>
        <w:p w14:paraId="00000917" w14:textId="77777777" w:rsidR="00CF3663" w:rsidRDefault="00000000">
          <w:pPr>
            <w:numPr>
              <w:ilvl w:val="1"/>
              <w:numId w:val="161"/>
            </w:numPr>
            <w:tabs>
              <w:tab w:val="left" w:pos="720"/>
              <w:tab w:val="left" w:pos="1440"/>
            </w:tabs>
            <w:spacing w:before="240"/>
            <w:rPr>
              <w:ins w:id="4285" w:author="BHA Regulatory Affairs Unit" w:date="2026-07-29T16:06:00Z"/>
            </w:rPr>
          </w:pPr>
          <w:sdt>
            <w:sdtPr>
              <w:tag w:val="goog_rdk_4275"/>
              <w:id w:val="2002228468"/>
            </w:sdtPr>
            <w:sdtContent>
              <w:ins w:id="4286" w:author="BHA Regulatory Affairs Unit" w:date="2026-07-29T16:06:00Z">
                <w:r>
                  <w:t>A licensee;</w:t>
                </w:r>
              </w:ins>
            </w:sdtContent>
          </w:sdt>
        </w:p>
      </w:sdtContent>
    </w:sdt>
    <w:sdt>
      <w:sdtPr>
        <w:tag w:val="goog_rdk_4278"/>
        <w:id w:val="-515540782"/>
      </w:sdtPr>
      <w:sdtContent>
        <w:p w14:paraId="00000918" w14:textId="77777777" w:rsidR="00CF3663" w:rsidRDefault="00000000">
          <w:pPr>
            <w:numPr>
              <w:ilvl w:val="1"/>
              <w:numId w:val="161"/>
            </w:numPr>
            <w:tabs>
              <w:tab w:val="left" w:pos="720"/>
              <w:tab w:val="left" w:pos="1440"/>
            </w:tabs>
            <w:spacing w:before="240"/>
            <w:rPr>
              <w:ins w:id="4287" w:author="BHA Regulatory Affairs Unit" w:date="2026-07-29T16:06:00Z"/>
            </w:rPr>
          </w:pPr>
          <w:sdt>
            <w:sdtPr>
              <w:tag w:val="goog_rdk_4277"/>
              <w:id w:val="256981389"/>
            </w:sdtPr>
            <w:sdtContent>
              <w:ins w:id="4288" w:author="BHA Regulatory Affairs Unit" w:date="2026-07-29T16:06:00Z">
                <w:r>
                  <w:t>A candidate; or</w:t>
                </w:r>
              </w:ins>
            </w:sdtContent>
          </w:sdt>
        </w:p>
      </w:sdtContent>
    </w:sdt>
    <w:sdt>
      <w:sdtPr>
        <w:tag w:val="goog_rdk_4280"/>
        <w:id w:val="-1466879721"/>
      </w:sdtPr>
      <w:sdtContent>
        <w:p w14:paraId="00000919" w14:textId="77777777" w:rsidR="00CF3663" w:rsidRDefault="00000000">
          <w:pPr>
            <w:numPr>
              <w:ilvl w:val="1"/>
              <w:numId w:val="161"/>
            </w:numPr>
            <w:tabs>
              <w:tab w:val="left" w:pos="720"/>
              <w:tab w:val="left" w:pos="1440"/>
            </w:tabs>
            <w:spacing w:before="240"/>
            <w:rPr>
              <w:ins w:id="4289" w:author="BHA Regulatory Affairs Unit" w:date="2026-07-29T16:06:00Z"/>
            </w:rPr>
          </w:pPr>
          <w:sdt>
            <w:sdtPr>
              <w:tag w:val="goog_rdk_4279"/>
              <w:id w:val="-338487427"/>
            </w:sdtPr>
            <w:sdtContent>
              <w:ins w:id="4290" w:author="BHA Regulatory Affairs Unit" w:date="2026-07-29T16:06:00Z">
                <w:r>
                  <w:t>A certified addiction specialist (CAS).</w:t>
                </w:r>
              </w:ins>
            </w:sdtContent>
          </w:sdt>
        </w:p>
      </w:sdtContent>
    </w:sdt>
    <w:sdt>
      <w:sdtPr>
        <w:tag w:val="goog_rdk_4282"/>
        <w:id w:val="57900467"/>
      </w:sdtPr>
      <w:sdtContent>
        <w:p w14:paraId="0000091A" w14:textId="77777777" w:rsidR="00CF3663" w:rsidRDefault="00000000">
          <w:pPr>
            <w:numPr>
              <w:ilvl w:val="0"/>
              <w:numId w:val="161"/>
            </w:numPr>
            <w:tabs>
              <w:tab w:val="left" w:pos="720"/>
              <w:tab w:val="left" w:pos="1440"/>
            </w:tabs>
            <w:spacing w:before="240"/>
            <w:rPr>
              <w:ins w:id="4291" w:author="BHA Regulatory Affairs Unit" w:date="2026-07-29T16:06:00Z"/>
            </w:rPr>
          </w:pPr>
          <w:sdt>
            <w:sdtPr>
              <w:tag w:val="goog_rdk_4281"/>
              <w:id w:val="2089061981"/>
            </w:sdtPr>
            <w:sdtContent>
              <w:ins w:id="4292" w:author="BHA Regulatory Affairs Unit" w:date="2026-07-29T16:06:00Z">
                <w:r>
                  <w:t>Individuals that no longer meet clinical necessity for fentanyl or other opioid-specific treatment as a condition of probation, pursuant to Section 18-1.3-510(3)(a), C.R.S., but may benefit from aftercare or continued services to address other relevant behavioral health needs, may remain in treatment. BHEs are not required to communicate further progress updates to the referring supervising entity, unless an individual requests and consents to this communication.</w:t>
                </w:r>
              </w:ins>
            </w:sdtContent>
          </w:sdt>
        </w:p>
      </w:sdtContent>
    </w:sdt>
    <w:sdt>
      <w:sdtPr>
        <w:tag w:val="goog_rdk_4284"/>
        <w:id w:val="-879181576"/>
      </w:sdtPr>
      <w:sdtContent>
        <w:p w14:paraId="0000091B" w14:textId="77777777" w:rsidR="00CF3663" w:rsidRDefault="00000000">
          <w:pPr>
            <w:tabs>
              <w:tab w:val="left" w:pos="720"/>
              <w:tab w:val="left" w:pos="1440"/>
            </w:tabs>
            <w:spacing w:before="240"/>
            <w:ind w:firstLine="0"/>
            <w:rPr>
              <w:ins w:id="4293" w:author="BHA Regulatory Affairs Unit" w:date="2026-07-29T16:06:00Z"/>
              <w:b/>
              <w:bCs/>
            </w:rPr>
          </w:pPr>
          <w:sdt>
            <w:sdtPr>
              <w:tag w:val="goog_rdk_4283"/>
              <w:id w:val="-378283455"/>
            </w:sdtPr>
            <w:sdtContent>
              <w:ins w:id="4294" w:author="BHA Regulatory Affairs Unit" w:date="2026-07-29T16:06:00Z">
                <w:r>
                  <w:rPr>
                    <w:b/>
                    <w:bCs/>
                  </w:rPr>
                  <w:t>****************************************************************************************************</w:t>
                </w:r>
              </w:ins>
            </w:sdtContent>
          </w:sdt>
        </w:p>
      </w:sdtContent>
    </w:sdt>
    <w:sdt>
      <w:sdtPr>
        <w:tag w:val="goog_rdk_4286"/>
        <w:id w:val="1846569448"/>
      </w:sdtPr>
      <w:sdtContent>
        <w:p w14:paraId="0000091C" w14:textId="77777777" w:rsidR="00CF3663" w:rsidRDefault="00000000">
          <w:pPr>
            <w:spacing w:before="240"/>
            <w:ind w:firstLine="0"/>
            <w:rPr>
              <w:ins w:id="4295" w:author="BHA Regulatory Affairs Unit" w:date="2026-07-29T16:06:00Z"/>
            </w:rPr>
          </w:pPr>
          <w:sdt>
            <w:sdtPr>
              <w:tag w:val="goog_rdk_4285"/>
              <w:id w:val="-1894305998"/>
            </w:sdtPr>
            <w:sdtContent>
              <w:ins w:id="4296" w:author="BHA Regulatory Affairs Unit" w:date="2026-07-29T16:06:00Z">
                <w:r>
                  <w:rPr>
                    <w:i/>
                    <w:iCs/>
                  </w:rPr>
                  <w:t>{Publisher’s note – not for publication: effective date added to Chapter title only. The remainder of the content in this current Chapter remains untouched.}</w:t>
                </w:r>
              </w:ins>
            </w:sdtContent>
          </w:sdt>
        </w:p>
      </w:sdtContent>
    </w:sdt>
    <w:sdt>
      <w:sdtPr>
        <w:tag w:val="goog_rdk_4288"/>
        <w:id w:val="1815175961"/>
      </w:sdtPr>
      <w:sdtContent>
        <w:p w14:paraId="0000091D" w14:textId="77777777" w:rsidR="00CF3663" w:rsidRDefault="00000000" w:rsidP="00B20B40">
          <w:pPr>
            <w:pStyle w:val="Heading3"/>
            <w:rPr>
              <w:ins w:id="4297" w:author="BHA Regulatory Affairs Unit" w:date="2026-07-29T16:06:00Z"/>
            </w:rPr>
          </w:pPr>
          <w:sdt>
            <w:sdtPr>
              <w:tag w:val="goog_rdk_4287"/>
              <w:id w:val="-1588712959"/>
            </w:sdtPr>
            <w:sdtContent>
              <w:ins w:id="4298" w:author="BHA Regulatory Affairs Unit" w:date="2026-07-29T16:06:00Z">
                <w:r>
                  <w:t>Chapter 4: Behavioral Health Outpatient and High Intensity Outpatient Services (effective through June 30, 2027)</w:t>
                </w:r>
              </w:ins>
            </w:sdtContent>
          </w:sdt>
        </w:p>
      </w:sdtContent>
    </w:sdt>
    <w:sdt>
      <w:sdtPr>
        <w:tag w:val="goog_rdk_4290"/>
        <w:id w:val="-553283156"/>
      </w:sdtPr>
      <w:sdtContent>
        <w:p w14:paraId="0000091E" w14:textId="77777777" w:rsidR="00CF3663" w:rsidRDefault="00000000">
          <w:pPr>
            <w:tabs>
              <w:tab w:val="left" w:pos="720"/>
              <w:tab w:val="left" w:pos="1440"/>
            </w:tabs>
            <w:spacing w:before="240"/>
            <w:ind w:firstLine="0"/>
            <w:rPr>
              <w:ins w:id="4299" w:author="BHA Regulatory Affairs Unit" w:date="2026-07-29T16:06:00Z"/>
              <w:b/>
              <w:bCs/>
            </w:rPr>
          </w:pPr>
          <w:sdt>
            <w:sdtPr>
              <w:tag w:val="goog_rdk_4289"/>
              <w:id w:val="1724849534"/>
            </w:sdtPr>
            <w:sdtContent>
              <w:ins w:id="4300" w:author="BHA Regulatory Affairs Unit" w:date="2026-07-29T16:06:00Z">
                <w:r>
                  <w:rPr>
                    <w:b/>
                    <w:bCs/>
                  </w:rPr>
                  <w:t>**************************************************************************************************</w:t>
                </w:r>
              </w:ins>
            </w:sdtContent>
          </w:sdt>
        </w:p>
      </w:sdtContent>
    </w:sdt>
    <w:sdt>
      <w:sdtPr>
        <w:tag w:val="goog_rdk_4292"/>
        <w:id w:val="1999068567"/>
      </w:sdtPr>
      <w:sdtContent>
        <w:p w14:paraId="0000091F" w14:textId="77777777" w:rsidR="00CF3663" w:rsidRDefault="00000000">
          <w:pPr>
            <w:spacing w:before="240"/>
            <w:ind w:firstLine="0"/>
            <w:rPr>
              <w:ins w:id="4301" w:author="BHA Regulatory Affairs Unit" w:date="2026-07-29T16:06:00Z"/>
              <w:b/>
              <w:bCs/>
            </w:rPr>
          </w:pPr>
          <w:sdt>
            <w:sdtPr>
              <w:tag w:val="goog_rdk_4291"/>
              <w:id w:val="1507741082"/>
            </w:sdtPr>
            <w:sdtContent>
              <w:ins w:id="4302" w:author="BHA Regulatory Affairs Unit" w:date="2026-07-29T16:06:00Z">
                <w:r>
                  <w:rPr>
                    <w:i/>
                    <w:iCs/>
                  </w:rPr>
                  <w:t>{Publisher’s note – not for publication: The version of Chapter 4 that follows is to be inserted immediately after the current version of Chapter 4. This version will take effect following the current version’s expiration.}</w:t>
                </w:r>
              </w:ins>
            </w:sdtContent>
          </w:sdt>
        </w:p>
      </w:sdtContent>
    </w:sdt>
    <w:sdt>
      <w:sdtPr>
        <w:tag w:val="goog_rdk_4294"/>
        <w:id w:val="382277858"/>
      </w:sdtPr>
      <w:sdtContent>
        <w:p w14:paraId="00000920" w14:textId="77777777" w:rsidR="00CF3663" w:rsidRDefault="00000000">
          <w:pPr>
            <w:keepNext/>
            <w:spacing w:before="240" w:after="60"/>
            <w:ind w:firstLine="0"/>
            <w:rPr>
              <w:ins w:id="4303" w:author="BHA Regulatory Affairs Unit" w:date="2026-07-29T16:06:00Z"/>
              <w:b/>
              <w:bCs/>
            </w:rPr>
          </w:pPr>
          <w:sdt>
            <w:sdtPr>
              <w:tag w:val="goog_rdk_4293"/>
              <w:id w:val="-1298845721"/>
            </w:sdtPr>
            <w:sdtContent>
              <w:ins w:id="4304" w:author="BHA Regulatory Affairs Unit" w:date="2026-07-29T16:06:00Z">
                <w:r>
                  <w:rPr>
                    <w:b/>
                    <w:bCs/>
                  </w:rPr>
                  <w:t>Chapter 4:</w:t>
                </w:r>
                <w:r>
                  <w:rPr>
                    <w:b/>
                    <w:bCs/>
                  </w:rPr>
                  <w:tab/>
                  <w:t>Behavioral Health Outpatient and High Intensity Outpatient Treatment Services (effective July 1, 2027)</w:t>
                </w:r>
              </w:ins>
            </w:sdtContent>
          </w:sdt>
        </w:p>
      </w:sdtContent>
    </w:sdt>
    <w:sdt>
      <w:sdtPr>
        <w:tag w:val="goog_rdk_4296"/>
        <w:id w:val="-304202913"/>
      </w:sdtPr>
      <w:sdtContent>
        <w:p w14:paraId="00000921" w14:textId="77777777" w:rsidR="00CF3663" w:rsidRDefault="00000000">
          <w:pPr>
            <w:keepNext/>
            <w:spacing w:before="240" w:after="60"/>
            <w:ind w:firstLine="0"/>
            <w:rPr>
              <w:ins w:id="4305" w:author="BHA Regulatory Affairs Unit" w:date="2026-07-29T16:06:00Z"/>
              <w:b/>
              <w:bCs/>
            </w:rPr>
          </w:pPr>
          <w:sdt>
            <w:sdtPr>
              <w:tag w:val="goog_rdk_4295"/>
              <w:id w:val="1717703736"/>
            </w:sdtPr>
            <w:sdtContent>
              <w:ins w:id="4306" w:author="BHA Regulatory Affairs Unit" w:date="2026-07-29T16:06:00Z">
                <w:r>
                  <w:rPr>
                    <w:b/>
                    <w:bCs/>
                  </w:rPr>
                  <w:t>4.1</w:t>
                </w:r>
                <w:r>
                  <w:rPr>
                    <w:b/>
                    <w:bCs/>
                  </w:rPr>
                  <w:tab/>
                  <w:t>Authority and Applicability</w:t>
                </w:r>
              </w:ins>
            </w:sdtContent>
          </w:sdt>
        </w:p>
      </w:sdtContent>
    </w:sdt>
    <w:sdt>
      <w:sdtPr>
        <w:tag w:val="goog_rdk_4298"/>
        <w:id w:val="-1498976483"/>
      </w:sdtPr>
      <w:sdtContent>
        <w:p w14:paraId="00000922" w14:textId="77777777" w:rsidR="00CF3663" w:rsidRDefault="00000000">
          <w:pPr>
            <w:numPr>
              <w:ilvl w:val="0"/>
              <w:numId w:val="165"/>
            </w:numPr>
            <w:tabs>
              <w:tab w:val="left" w:pos="720"/>
              <w:tab w:val="left" w:pos="1440"/>
            </w:tabs>
            <w:spacing w:before="240"/>
            <w:rPr>
              <w:ins w:id="4307" w:author="BHA Regulatory Affairs Unit" w:date="2026-07-29T16:06:00Z"/>
            </w:rPr>
          </w:pPr>
          <w:sdt>
            <w:sdtPr>
              <w:tag w:val="goog_rdk_4297"/>
              <w:id w:val="-1239284735"/>
            </w:sdtPr>
            <w:sdtContent>
              <w:ins w:id="4308" w:author="BHA Regulatory Affairs Unit" w:date="2026-07-29T16:06:00Z">
                <w:r>
                  <w:t>In addition to Chapters 1 and 3 of these Rules, this Chapter 4 establishes the standards for and applies to agencies electing to provide mental health and/or substance use outpatient treatment services and high-intensity outpatient treatment services.</w:t>
                </w:r>
              </w:ins>
            </w:sdtContent>
          </w:sdt>
        </w:p>
      </w:sdtContent>
    </w:sdt>
    <w:sdt>
      <w:sdtPr>
        <w:tag w:val="goog_rdk_4300"/>
        <w:id w:val="-224569670"/>
      </w:sdtPr>
      <w:sdtContent>
        <w:p w14:paraId="00000923" w14:textId="77777777" w:rsidR="00CF3663" w:rsidRDefault="00000000">
          <w:pPr>
            <w:numPr>
              <w:ilvl w:val="0"/>
              <w:numId w:val="165"/>
            </w:numPr>
            <w:tabs>
              <w:tab w:val="left" w:pos="720"/>
              <w:tab w:val="left" w:pos="1440"/>
            </w:tabs>
            <w:spacing w:before="240"/>
            <w:rPr>
              <w:ins w:id="4309" w:author="BHA Regulatory Affairs Unit" w:date="2026-07-29T16:06:00Z"/>
            </w:rPr>
          </w:pPr>
          <w:sdt>
            <w:sdtPr>
              <w:tag w:val="goog_rdk_4299"/>
              <w:id w:val="1245647054"/>
            </w:sdtPr>
            <w:sdtContent>
              <w:ins w:id="4310" w:author="BHA Regulatory Affairs Unit" w:date="2026-07-29T16:06:00Z">
                <w:r>
                  <w:t>The authority to promulgate these service-specific requirements that apply to agencies electing to provide this service comes from Sections 27-50-502(1), 27-50-106, 27-50-301(5), and 27-50-107(3)(b), C.R.S.</w:t>
                </w:r>
              </w:ins>
            </w:sdtContent>
          </w:sdt>
        </w:p>
      </w:sdtContent>
    </w:sdt>
    <w:sdt>
      <w:sdtPr>
        <w:tag w:val="goog_rdk_4302"/>
        <w:id w:val="1803773034"/>
      </w:sdtPr>
      <w:sdtContent>
        <w:p w14:paraId="00000924" w14:textId="77777777" w:rsidR="00CF3663" w:rsidRDefault="00000000">
          <w:pPr>
            <w:numPr>
              <w:ilvl w:val="0"/>
              <w:numId w:val="165"/>
            </w:numPr>
            <w:tabs>
              <w:tab w:val="left" w:pos="720"/>
              <w:tab w:val="left" w:pos="1440"/>
            </w:tabs>
            <w:spacing w:before="240"/>
            <w:rPr>
              <w:ins w:id="4311" w:author="BHA Regulatory Affairs Unit" w:date="2026-07-29T16:06:00Z"/>
            </w:rPr>
          </w:pPr>
          <w:sdt>
            <w:sdtPr>
              <w:tag w:val="goog_rdk_4301"/>
              <w:id w:val="-1219736547"/>
            </w:sdtPr>
            <w:sdtContent>
              <w:ins w:id="4312" w:author="BHA Regulatory Affairs Unit" w:date="2026-07-29T16:06:00Z">
                <w:r>
                  <w:t>The continuum of outpatient treatment services are set forth in the following Parts of this Chapter 4:</w:t>
                </w:r>
              </w:ins>
            </w:sdtContent>
          </w:sdt>
        </w:p>
      </w:sdtContent>
    </w:sdt>
    <w:sdt>
      <w:sdtPr>
        <w:tag w:val="goog_rdk_4304"/>
        <w:id w:val="1114119279"/>
      </w:sdtPr>
      <w:sdtContent>
        <w:p w14:paraId="00000925" w14:textId="77777777" w:rsidR="00CF3663" w:rsidRDefault="00000000">
          <w:pPr>
            <w:numPr>
              <w:ilvl w:val="1"/>
              <w:numId w:val="165"/>
            </w:numPr>
            <w:tabs>
              <w:tab w:val="left" w:pos="720"/>
              <w:tab w:val="left" w:pos="1440"/>
            </w:tabs>
            <w:spacing w:before="240"/>
            <w:rPr>
              <w:ins w:id="4313" w:author="BHA Regulatory Affairs Unit" w:date="2026-07-29T16:06:00Z"/>
            </w:rPr>
          </w:pPr>
          <w:sdt>
            <w:sdtPr>
              <w:tag w:val="goog_rdk_4303"/>
              <w:id w:val="-752260503"/>
            </w:sdtPr>
            <w:sdtContent>
              <w:ins w:id="4314" w:author="BHA Regulatory Affairs Unit" w:date="2026-07-29T16:06:00Z">
                <w:r>
                  <w:t>Long-Term Remission Monitoring (ASAM Level 1.0): Part 4.2 of this Chapter 4.</w:t>
                </w:r>
              </w:ins>
            </w:sdtContent>
          </w:sdt>
        </w:p>
      </w:sdtContent>
    </w:sdt>
    <w:sdt>
      <w:sdtPr>
        <w:tag w:val="goog_rdk_4306"/>
        <w:id w:val="-1740757015"/>
      </w:sdtPr>
      <w:sdtContent>
        <w:p w14:paraId="00000926" w14:textId="77777777" w:rsidR="00CF3663" w:rsidRDefault="00000000">
          <w:pPr>
            <w:numPr>
              <w:ilvl w:val="1"/>
              <w:numId w:val="165"/>
            </w:numPr>
            <w:tabs>
              <w:tab w:val="left" w:pos="720"/>
              <w:tab w:val="left" w:pos="1440"/>
            </w:tabs>
            <w:spacing w:before="240"/>
            <w:rPr>
              <w:ins w:id="4315" w:author="BHA Regulatory Affairs Unit" w:date="2026-07-29T16:06:00Z"/>
            </w:rPr>
          </w:pPr>
          <w:sdt>
            <w:sdtPr>
              <w:tag w:val="goog_rdk_4305"/>
              <w:id w:val="-1494418555"/>
            </w:sdtPr>
            <w:sdtContent>
              <w:ins w:id="4316" w:author="BHA Regulatory Affairs Unit" w:date="2026-07-29T16:06:00Z">
                <w:r>
                  <w:t>Outpatient (including ASAM Level 1.5-type services): Part 4.3 of this Chapter 4.</w:t>
                </w:r>
              </w:ins>
            </w:sdtContent>
          </w:sdt>
        </w:p>
      </w:sdtContent>
    </w:sdt>
    <w:sdt>
      <w:sdtPr>
        <w:tag w:val="goog_rdk_4308"/>
        <w:id w:val="-337053364"/>
      </w:sdtPr>
      <w:sdtContent>
        <w:p w14:paraId="00000927" w14:textId="77777777" w:rsidR="00CF3663" w:rsidRDefault="00000000">
          <w:pPr>
            <w:numPr>
              <w:ilvl w:val="2"/>
              <w:numId w:val="165"/>
            </w:numPr>
            <w:tabs>
              <w:tab w:val="left" w:pos="720"/>
              <w:tab w:val="left" w:pos="1440"/>
            </w:tabs>
            <w:spacing w:before="240"/>
            <w:rPr>
              <w:ins w:id="4317" w:author="BHA Regulatory Affairs Unit" w:date="2026-07-29T16:06:00Z"/>
            </w:rPr>
          </w:pPr>
          <w:sdt>
            <w:sdtPr>
              <w:tag w:val="goog_rdk_4307"/>
              <w:id w:val="-969184170"/>
            </w:sdtPr>
            <w:sdtContent>
              <w:ins w:id="4318" w:author="BHA Regulatory Affairs Unit" w:date="2026-07-29T16:06:00Z">
                <w:r>
                  <w:t>Agencies may elect to provide Minor in Possession (MIP) services on an outpatient basis, as detailed in Part 4.4 of this Chapter 4.</w:t>
                </w:r>
              </w:ins>
            </w:sdtContent>
          </w:sdt>
        </w:p>
      </w:sdtContent>
    </w:sdt>
    <w:sdt>
      <w:sdtPr>
        <w:tag w:val="goog_rdk_4310"/>
        <w:id w:val="2046212817"/>
      </w:sdtPr>
      <w:sdtContent>
        <w:p w14:paraId="00000928" w14:textId="77777777" w:rsidR="00CF3663" w:rsidRDefault="00000000">
          <w:pPr>
            <w:numPr>
              <w:ilvl w:val="1"/>
              <w:numId w:val="165"/>
            </w:numPr>
            <w:tabs>
              <w:tab w:val="left" w:pos="720"/>
              <w:tab w:val="left" w:pos="1440"/>
            </w:tabs>
            <w:spacing w:before="240"/>
            <w:rPr>
              <w:ins w:id="4319" w:author="BHA Regulatory Affairs Unit" w:date="2026-07-29T16:06:00Z"/>
            </w:rPr>
          </w:pPr>
          <w:sdt>
            <w:sdtPr>
              <w:tag w:val="goog_rdk_4309"/>
              <w:id w:val="-387438130"/>
            </w:sdtPr>
            <w:sdtContent>
              <w:ins w:id="4320" w:author="BHA Regulatory Affairs Unit" w:date="2026-07-29T16:06:00Z">
                <w:r>
                  <w:t>Medically Managed Outpatient Treatment (ASAM Level 1.7): Part 4.5 of this Chapter 4.</w:t>
                </w:r>
              </w:ins>
            </w:sdtContent>
          </w:sdt>
        </w:p>
      </w:sdtContent>
    </w:sdt>
    <w:sdt>
      <w:sdtPr>
        <w:tag w:val="goog_rdk_4312"/>
        <w:id w:val="1006769823"/>
      </w:sdtPr>
      <w:sdtContent>
        <w:p w14:paraId="00000929" w14:textId="77777777" w:rsidR="00CF3663" w:rsidRDefault="00000000">
          <w:pPr>
            <w:numPr>
              <w:ilvl w:val="1"/>
              <w:numId w:val="165"/>
            </w:numPr>
            <w:tabs>
              <w:tab w:val="left" w:pos="720"/>
              <w:tab w:val="left" w:pos="1440"/>
            </w:tabs>
            <w:spacing w:before="240"/>
            <w:rPr>
              <w:ins w:id="4321" w:author="BHA Regulatory Affairs Unit" w:date="2026-07-29T16:06:00Z"/>
            </w:rPr>
          </w:pPr>
          <w:sdt>
            <w:sdtPr>
              <w:tag w:val="goog_rdk_4311"/>
              <w:id w:val="-923383458"/>
            </w:sdtPr>
            <w:sdtContent>
              <w:ins w:id="4322" w:author="BHA Regulatory Affairs Unit" w:date="2026-07-29T16:06:00Z">
                <w:r>
                  <w:t>Intensive Outpatient (including ASAM Level 2.1-type services): Part 4.6 of this Chapter 4.</w:t>
                </w:r>
              </w:ins>
            </w:sdtContent>
          </w:sdt>
        </w:p>
      </w:sdtContent>
    </w:sdt>
    <w:sdt>
      <w:sdtPr>
        <w:tag w:val="goog_rdk_4314"/>
        <w:id w:val="1257939891"/>
      </w:sdtPr>
      <w:sdtContent>
        <w:p w14:paraId="0000092A" w14:textId="77777777" w:rsidR="00CF3663" w:rsidRDefault="00000000">
          <w:pPr>
            <w:numPr>
              <w:ilvl w:val="1"/>
              <w:numId w:val="165"/>
            </w:numPr>
            <w:tabs>
              <w:tab w:val="left" w:pos="720"/>
              <w:tab w:val="left" w:pos="1440"/>
            </w:tabs>
            <w:spacing w:before="240"/>
            <w:rPr>
              <w:ins w:id="4323" w:author="BHA Regulatory Affairs Unit" w:date="2026-07-29T16:06:00Z"/>
            </w:rPr>
          </w:pPr>
          <w:sdt>
            <w:sdtPr>
              <w:tag w:val="goog_rdk_4313"/>
              <w:id w:val="1869589817"/>
            </w:sdtPr>
            <w:sdtContent>
              <w:ins w:id="4324" w:author="BHA Regulatory Affairs Unit" w:date="2026-07-29T16:06:00Z">
                <w:r>
                  <w:t>High-Intensity Outpatient (including ASAM Level 2.5-type services): Part 4.7 of this Chapter 4.</w:t>
                </w:r>
              </w:ins>
            </w:sdtContent>
          </w:sdt>
        </w:p>
      </w:sdtContent>
    </w:sdt>
    <w:sdt>
      <w:sdtPr>
        <w:tag w:val="goog_rdk_4316"/>
        <w:id w:val="-1477487570"/>
      </w:sdtPr>
      <w:sdtContent>
        <w:p w14:paraId="0000092B" w14:textId="77777777" w:rsidR="00CF3663" w:rsidRDefault="00000000">
          <w:pPr>
            <w:numPr>
              <w:ilvl w:val="1"/>
              <w:numId w:val="165"/>
            </w:numPr>
            <w:tabs>
              <w:tab w:val="left" w:pos="720"/>
              <w:tab w:val="left" w:pos="1440"/>
            </w:tabs>
            <w:spacing w:before="240"/>
            <w:rPr>
              <w:ins w:id="4325" w:author="BHA Regulatory Affairs Unit" w:date="2026-07-29T16:06:00Z"/>
            </w:rPr>
          </w:pPr>
          <w:sdt>
            <w:sdtPr>
              <w:tag w:val="goog_rdk_4315"/>
              <w:id w:val="1433973731"/>
            </w:sdtPr>
            <w:sdtContent>
              <w:ins w:id="4326" w:author="BHA Regulatory Affairs Unit" w:date="2026-07-29T16:06:00Z">
                <w:r>
                  <w:t>Medically Managed Intensive Outpatient Services (ASAM Level 2.7): Part 4.8 of this Chapter 4.</w:t>
                </w:r>
              </w:ins>
            </w:sdtContent>
          </w:sdt>
        </w:p>
      </w:sdtContent>
    </w:sdt>
    <w:sdt>
      <w:sdtPr>
        <w:tag w:val="goog_rdk_4319"/>
        <w:id w:val="1398292799"/>
      </w:sdtPr>
      <w:sdtContent>
        <w:p w14:paraId="0000092C" w14:textId="77777777" w:rsidR="00CF3663" w:rsidRDefault="00000000">
          <w:pPr>
            <w:keepNext/>
            <w:spacing w:before="240" w:after="60"/>
            <w:ind w:firstLine="0"/>
            <w:rPr>
              <w:ins w:id="4327" w:author="BHA Regulatory Affairs Unit" w:date="2026-07-29T16:06:00Z"/>
              <w:b/>
              <w:bCs/>
            </w:rPr>
          </w:pPr>
          <w:sdt>
            <w:sdtPr>
              <w:tag w:val="goog_rdk_4317"/>
              <w:id w:val="-616120661"/>
            </w:sdtPr>
            <w:sdtContent>
              <w:ins w:id="4328" w:author="BHA Regulatory Affairs Unit" w:date="2026-07-29T16:06:00Z">
                <w:r>
                  <w:rPr>
                    <w:b/>
                    <w:bCs/>
                  </w:rPr>
                  <w:t>4.2</w:t>
                </w:r>
                <w:r>
                  <w:rPr>
                    <w:b/>
                    <w:bCs/>
                  </w:rPr>
                  <w:tab/>
                </w:r>
              </w:ins>
              <w:sdt>
                <w:sdtPr>
                  <w:tag w:val="goog_rdk_4318"/>
                  <w:id w:val="1443337602"/>
                </w:sdtPr>
                <w:sdtContent>
                  <w:commentRangeStart w:id="4329"/>
                </w:sdtContent>
              </w:sdt>
              <w:ins w:id="4330" w:author="BHA Regulatory Affairs Unit" w:date="2026-07-29T16:06:00Z">
                <w:r>
                  <w:rPr>
                    <w:b/>
                    <w:bCs/>
                  </w:rPr>
                  <w:t>Long-Term Remission Monitoring (L-TRM)</w:t>
                </w:r>
                <w:commentRangeEnd w:id="4329"/>
                <w:r>
                  <w:rPr>
                    <w:rStyle w:val="CommentReference"/>
                    <w:sz w:val="24"/>
                    <w:szCs w:val="24"/>
                  </w:rPr>
                  <w:commentReference w:id="4329"/>
                </w:r>
              </w:ins>
            </w:sdtContent>
          </w:sdt>
        </w:p>
      </w:sdtContent>
    </w:sdt>
    <w:sdt>
      <w:sdtPr>
        <w:tag w:val="goog_rdk_4321"/>
        <w:id w:val="904672389"/>
      </w:sdtPr>
      <w:sdtContent>
        <w:p w14:paraId="0000092D" w14:textId="77777777" w:rsidR="00CF3663" w:rsidRDefault="00000000">
          <w:pPr>
            <w:keepNext/>
            <w:spacing w:before="240" w:after="60"/>
            <w:ind w:firstLine="0"/>
            <w:rPr>
              <w:ins w:id="4331" w:author="BHA Regulatory Affairs Unit" w:date="2026-07-29T16:06:00Z"/>
              <w:b/>
              <w:bCs/>
            </w:rPr>
          </w:pPr>
          <w:sdt>
            <w:sdtPr>
              <w:tag w:val="goog_rdk_4320"/>
              <w:id w:val="345040264"/>
            </w:sdtPr>
            <w:sdtContent>
              <w:ins w:id="4332" w:author="BHA Regulatory Affairs Unit" w:date="2026-07-29T16:06:00Z">
                <w:r>
                  <w:rPr>
                    <w:b/>
                    <w:bCs/>
                  </w:rPr>
                  <w:t>4.2.1</w:t>
                </w:r>
                <w:r>
                  <w:rPr>
                    <w:b/>
                    <w:bCs/>
                  </w:rPr>
                  <w:tab/>
                  <w:t>Applicability</w:t>
                </w:r>
              </w:ins>
            </w:sdtContent>
          </w:sdt>
        </w:p>
      </w:sdtContent>
    </w:sdt>
    <w:bookmarkStart w:id="4333" w:name="_heading=h.1o9mtl1fjnoh" w:colFirst="0" w:colLast="0" w:displacedByCustomXml="next"/>
    <w:bookmarkEnd w:id="4333" w:displacedByCustomXml="next"/>
    <w:sdt>
      <w:sdtPr>
        <w:tag w:val="goog_rdk_4323"/>
        <w:id w:val="-759776363"/>
      </w:sdtPr>
      <w:sdtContent>
        <w:p w14:paraId="0000092E" w14:textId="77777777" w:rsidR="00CF3663" w:rsidRDefault="00000000">
          <w:pPr>
            <w:numPr>
              <w:ilvl w:val="0"/>
              <w:numId w:val="166"/>
            </w:numPr>
            <w:tabs>
              <w:tab w:val="left" w:pos="720"/>
              <w:tab w:val="left" w:pos="1440"/>
            </w:tabs>
            <w:spacing w:before="240"/>
            <w:rPr>
              <w:ins w:id="4334" w:author="BHA Regulatory Affairs Unit" w:date="2026-07-29T16:06:00Z"/>
            </w:rPr>
          </w:pPr>
          <w:sdt>
            <w:sdtPr>
              <w:tag w:val="goog_rdk_4322"/>
              <w:id w:val="46508519"/>
            </w:sdtPr>
            <w:sdtContent>
              <w:ins w:id="4335" w:author="BHA Regulatory Affairs Unit" w:date="2026-07-29T16:06:00Z">
                <w:r>
                  <w:t>This Part 4.2 establishes standards for agencies that provide long-term remission monitoring (L-TRM), which includes ASAM Level 1.0 services. Agencies providing L-TRM services must meet the standards in this Part 4.2.</w:t>
                </w:r>
              </w:ins>
            </w:sdtContent>
          </w:sdt>
        </w:p>
      </w:sdtContent>
    </w:sdt>
    <w:sdt>
      <w:sdtPr>
        <w:tag w:val="goog_rdk_4325"/>
        <w:id w:val="-413460215"/>
      </w:sdtPr>
      <w:sdtContent>
        <w:p w14:paraId="0000092F" w14:textId="77777777" w:rsidR="00CF3663" w:rsidRDefault="00000000">
          <w:pPr>
            <w:numPr>
              <w:ilvl w:val="1"/>
              <w:numId w:val="166"/>
            </w:numPr>
            <w:tabs>
              <w:tab w:val="left" w:pos="720"/>
              <w:tab w:val="left" w:pos="1440"/>
            </w:tabs>
            <w:spacing w:before="240"/>
            <w:rPr>
              <w:ins w:id="4336" w:author="BHA Regulatory Affairs Unit" w:date="2026-07-29T16:06:00Z"/>
            </w:rPr>
          </w:pPr>
          <w:sdt>
            <w:sdtPr>
              <w:tag w:val="goog_rdk_4324"/>
              <w:id w:val="507361094"/>
            </w:sdtPr>
            <w:sdtContent>
              <w:ins w:id="4337" w:author="BHA Regulatory Affairs Unit" w:date="2026-07-29T16:06:00Z">
                <w:r>
                  <w:t>The treatment type for agencies providing L-TRM must be either substance use disorder or co-occurring, as defined in Part 1.2.1 of these Rules.</w:t>
                </w:r>
              </w:ins>
            </w:sdtContent>
          </w:sdt>
        </w:p>
      </w:sdtContent>
    </w:sdt>
    <w:sdt>
      <w:sdtPr>
        <w:tag w:val="goog_rdk_4327"/>
        <w:id w:val="128242764"/>
      </w:sdtPr>
      <w:sdtContent>
        <w:p w14:paraId="00000930" w14:textId="77777777" w:rsidR="00CF3663" w:rsidRDefault="00000000">
          <w:pPr>
            <w:numPr>
              <w:ilvl w:val="0"/>
              <w:numId w:val="166"/>
            </w:numPr>
            <w:tabs>
              <w:tab w:val="left" w:pos="720"/>
              <w:tab w:val="left" w:pos="1440"/>
            </w:tabs>
            <w:spacing w:before="240"/>
            <w:rPr>
              <w:ins w:id="4338" w:author="BHA Regulatory Affairs Unit" w:date="2026-07-29T16:06:00Z"/>
            </w:rPr>
          </w:pPr>
          <w:sdt>
            <w:sdtPr>
              <w:tag w:val="goog_rdk_4326"/>
              <w:id w:val="749317450"/>
            </w:sdtPr>
            <w:sdtContent>
              <w:ins w:id="4339" w:author="BHA Regulatory Affairs Unit" w:date="2026-07-29T16:06:00Z">
                <w:r>
                  <w:t>Agencies providing solely L-TRM services are not eligible to hold the following credential(s):</w:t>
                </w:r>
              </w:ins>
            </w:sdtContent>
          </w:sdt>
        </w:p>
      </w:sdtContent>
    </w:sdt>
    <w:sdt>
      <w:sdtPr>
        <w:tag w:val="goog_rdk_4329"/>
        <w:id w:val="1338487123"/>
      </w:sdtPr>
      <w:sdtContent>
        <w:p w14:paraId="00000931" w14:textId="77777777" w:rsidR="00CF3663" w:rsidRDefault="00000000">
          <w:pPr>
            <w:numPr>
              <w:ilvl w:val="1"/>
              <w:numId w:val="166"/>
            </w:numPr>
            <w:tabs>
              <w:tab w:val="left" w:pos="720"/>
              <w:tab w:val="left" w:pos="1440"/>
            </w:tabs>
            <w:spacing w:before="240"/>
            <w:rPr>
              <w:ins w:id="4340" w:author="BHA Regulatory Affairs Unit" w:date="2026-07-29T16:06:00Z"/>
            </w:rPr>
          </w:pPr>
          <w:sdt>
            <w:sdtPr>
              <w:tag w:val="goog_rdk_4328"/>
              <w:id w:val="1146610185"/>
            </w:sdtPr>
            <w:sdtContent>
              <w:ins w:id="4341" w:author="BHA Regulatory Affairs Unit" w:date="2026-07-29T16:06:00Z">
                <w:r>
                  <w:t>An Emergency Commitment (EC) for Substance Use endorsement pursuant to Chapter 7 of these Rules;</w:t>
                </w:r>
              </w:ins>
            </w:sdtContent>
          </w:sdt>
        </w:p>
      </w:sdtContent>
    </w:sdt>
    <w:sdt>
      <w:sdtPr>
        <w:tag w:val="goog_rdk_4331"/>
        <w:id w:val="250076974"/>
      </w:sdtPr>
      <w:sdtContent>
        <w:p w14:paraId="00000932" w14:textId="77777777" w:rsidR="00CF3663" w:rsidRDefault="00000000">
          <w:pPr>
            <w:numPr>
              <w:ilvl w:val="1"/>
              <w:numId w:val="166"/>
            </w:numPr>
            <w:tabs>
              <w:tab w:val="left" w:pos="720"/>
              <w:tab w:val="left" w:pos="1440"/>
            </w:tabs>
            <w:spacing w:before="240"/>
            <w:rPr>
              <w:ins w:id="4342" w:author="BHA Regulatory Affairs Unit" w:date="2026-07-29T16:06:00Z"/>
            </w:rPr>
          </w:pPr>
          <w:sdt>
            <w:sdtPr>
              <w:tag w:val="goog_rdk_4330"/>
              <w:id w:val="-1459545956"/>
            </w:sdtPr>
            <w:sdtContent>
              <w:ins w:id="4343" w:author="BHA Regulatory Affairs Unit" w:date="2026-07-29T16:06:00Z">
                <w:r>
                  <w:t>An Involuntary Commitment (IC) for Substance Use Disorders endorsement pursuant to Chapter 7 of these Rules;</w:t>
                </w:r>
              </w:ins>
            </w:sdtContent>
          </w:sdt>
        </w:p>
      </w:sdtContent>
    </w:sdt>
    <w:sdt>
      <w:sdtPr>
        <w:tag w:val="goog_rdk_4333"/>
        <w:id w:val="-1969145430"/>
      </w:sdtPr>
      <w:sdtContent>
        <w:p w14:paraId="00000933" w14:textId="77777777" w:rsidR="00CF3663" w:rsidRDefault="00000000">
          <w:pPr>
            <w:numPr>
              <w:ilvl w:val="1"/>
              <w:numId w:val="166"/>
            </w:numPr>
            <w:tabs>
              <w:tab w:val="left" w:pos="720"/>
              <w:tab w:val="left" w:pos="1440"/>
            </w:tabs>
            <w:spacing w:before="240"/>
            <w:rPr>
              <w:ins w:id="4344" w:author="BHA Regulatory Affairs Unit" w:date="2026-07-29T16:06:00Z"/>
            </w:rPr>
          </w:pPr>
          <w:sdt>
            <w:sdtPr>
              <w:tag w:val="goog_rdk_4332"/>
              <w:id w:val="1759310430"/>
            </w:sdtPr>
            <w:sdtContent>
              <w:ins w:id="4345" w:author="BHA Regulatory Affairs Unit" w:date="2026-07-29T16:06:00Z">
                <w:r>
                  <w:t>A 27-65 designation pursuant to Chapter 11 of these Rules; or</w:t>
                </w:r>
              </w:ins>
            </w:sdtContent>
          </w:sdt>
        </w:p>
      </w:sdtContent>
    </w:sdt>
    <w:sdt>
      <w:sdtPr>
        <w:tag w:val="goog_rdk_4335"/>
        <w:id w:val="-183991209"/>
      </w:sdtPr>
      <w:sdtContent>
        <w:p w14:paraId="00000934" w14:textId="77777777" w:rsidR="00CF3663" w:rsidRDefault="00000000">
          <w:pPr>
            <w:numPr>
              <w:ilvl w:val="1"/>
              <w:numId w:val="166"/>
            </w:numPr>
            <w:tabs>
              <w:tab w:val="left" w:pos="720"/>
              <w:tab w:val="left" w:pos="1440"/>
            </w:tabs>
            <w:spacing w:before="240"/>
            <w:rPr>
              <w:ins w:id="4346" w:author="BHA Regulatory Affairs Unit" w:date="2026-07-29T16:06:00Z"/>
            </w:rPr>
          </w:pPr>
          <w:sdt>
            <w:sdtPr>
              <w:tag w:val="goog_rdk_4334"/>
              <w:id w:val="-2041765175"/>
            </w:sdtPr>
            <w:sdtContent>
              <w:ins w:id="4347" w:author="BHA Regulatory Affairs Unit" w:date="2026-07-29T16:06:00Z">
                <w:r>
                  <w:t>A Controlled Substance License (CSL) for Opioid Treatment Program (OTP) services, pursuant to Part 13.5 of these Rules.</w:t>
                </w:r>
              </w:ins>
            </w:sdtContent>
          </w:sdt>
        </w:p>
      </w:sdtContent>
    </w:sdt>
    <w:sdt>
      <w:sdtPr>
        <w:tag w:val="goog_rdk_4337"/>
        <w:id w:val="997124099"/>
      </w:sdtPr>
      <w:sdtContent>
        <w:p w14:paraId="00000935" w14:textId="77777777" w:rsidR="00CF3663" w:rsidRDefault="00000000">
          <w:pPr>
            <w:numPr>
              <w:ilvl w:val="0"/>
              <w:numId w:val="166"/>
            </w:numPr>
            <w:tabs>
              <w:tab w:val="left" w:pos="720"/>
              <w:tab w:val="left" w:pos="1440"/>
            </w:tabs>
            <w:spacing w:before="240"/>
            <w:rPr>
              <w:ins w:id="4348" w:author="BHA Regulatory Affairs Unit" w:date="2026-07-29T16:06:00Z"/>
            </w:rPr>
          </w:pPr>
          <w:sdt>
            <w:sdtPr>
              <w:tag w:val="goog_rdk_4336"/>
              <w:id w:val="1137633909"/>
            </w:sdtPr>
            <w:sdtContent>
              <w:ins w:id="4349" w:author="BHA Regulatory Affairs Unit" w:date="2026-07-29T16:06:00Z">
                <w:r>
                  <w:t>Agencies providing solely L-TRM services may elect to hold the following credential(s):</w:t>
                </w:r>
              </w:ins>
            </w:sdtContent>
          </w:sdt>
        </w:p>
      </w:sdtContent>
    </w:sdt>
    <w:sdt>
      <w:sdtPr>
        <w:tag w:val="goog_rdk_4339"/>
        <w:id w:val="-1821600341"/>
      </w:sdtPr>
      <w:sdtContent>
        <w:p w14:paraId="00000936" w14:textId="77777777" w:rsidR="00CF3663" w:rsidRDefault="00000000">
          <w:pPr>
            <w:numPr>
              <w:ilvl w:val="1"/>
              <w:numId w:val="166"/>
            </w:numPr>
            <w:tabs>
              <w:tab w:val="left" w:pos="720"/>
              <w:tab w:val="left" w:pos="1440"/>
            </w:tabs>
            <w:spacing w:before="240"/>
            <w:rPr>
              <w:ins w:id="4350" w:author="BHA Regulatory Affairs Unit" w:date="2026-07-29T16:06:00Z"/>
            </w:rPr>
          </w:pPr>
          <w:sdt>
            <w:sdtPr>
              <w:tag w:val="goog_rdk_4338"/>
              <w:id w:val="1165568200"/>
            </w:sdtPr>
            <w:sdtContent>
              <w:ins w:id="4351" w:author="BHA Regulatory Affairs Unit" w:date="2026-07-29T16:06:00Z">
                <w:r>
                  <w:t>A Controlled Substance License (CSL) for non-OTP services, pursuant to Chapter 13 of these Rules.</w:t>
                </w:r>
              </w:ins>
            </w:sdtContent>
          </w:sdt>
        </w:p>
      </w:sdtContent>
    </w:sdt>
    <w:sdt>
      <w:sdtPr>
        <w:tag w:val="goog_rdk_4341"/>
        <w:id w:val="1394146638"/>
      </w:sdtPr>
      <w:sdtContent>
        <w:p w14:paraId="00000937" w14:textId="77777777" w:rsidR="00CF3663" w:rsidRDefault="00000000">
          <w:pPr>
            <w:keepNext/>
            <w:spacing w:before="240" w:after="60"/>
            <w:ind w:firstLine="0"/>
            <w:rPr>
              <w:ins w:id="4352" w:author="BHA Regulatory Affairs Unit" w:date="2026-07-29T16:06:00Z"/>
              <w:b/>
              <w:bCs/>
            </w:rPr>
          </w:pPr>
          <w:sdt>
            <w:sdtPr>
              <w:tag w:val="goog_rdk_4340"/>
              <w:id w:val="563563713"/>
            </w:sdtPr>
            <w:sdtContent>
              <w:ins w:id="4353" w:author="BHA Regulatory Affairs Unit" w:date="2026-07-29T16:06:00Z">
                <w:r>
                  <w:rPr>
                    <w:b/>
                    <w:bCs/>
                  </w:rPr>
                  <w:t>4.2.2</w:t>
                </w:r>
                <w:r>
                  <w:rPr>
                    <w:b/>
                    <w:bCs/>
                  </w:rPr>
                  <w:tab/>
                  <w:t>Service Delivery, Provisions, and Setting</w:t>
                </w:r>
              </w:ins>
            </w:sdtContent>
          </w:sdt>
        </w:p>
      </w:sdtContent>
    </w:sdt>
    <w:sdt>
      <w:sdtPr>
        <w:tag w:val="goog_rdk_4343"/>
        <w:id w:val="-278499452"/>
      </w:sdtPr>
      <w:sdtContent>
        <w:p w14:paraId="00000938" w14:textId="77777777" w:rsidR="00CF3663" w:rsidRDefault="00000000">
          <w:pPr>
            <w:numPr>
              <w:ilvl w:val="0"/>
              <w:numId w:val="167"/>
            </w:numPr>
            <w:tabs>
              <w:tab w:val="left" w:pos="720"/>
              <w:tab w:val="left" w:pos="1440"/>
            </w:tabs>
            <w:spacing w:before="240"/>
            <w:rPr>
              <w:ins w:id="4354" w:author="BHA Regulatory Affairs Unit" w:date="2026-07-29T16:06:00Z"/>
            </w:rPr>
          </w:pPr>
          <w:sdt>
            <w:sdtPr>
              <w:tag w:val="goog_rdk_4342"/>
              <w:id w:val="1208368948"/>
            </w:sdtPr>
            <w:sdtContent>
              <w:ins w:id="4355" w:author="BHA Regulatory Affairs Unit" w:date="2026-07-29T16:06:00Z">
                <w:r>
                  <w:t>Service description</w:t>
                </w:r>
              </w:ins>
            </w:sdtContent>
          </w:sdt>
        </w:p>
      </w:sdtContent>
    </w:sdt>
    <w:sdt>
      <w:sdtPr>
        <w:tag w:val="goog_rdk_4345"/>
        <w:id w:val="-1122700301"/>
      </w:sdtPr>
      <w:sdtContent>
        <w:p w14:paraId="00000939" w14:textId="77777777" w:rsidR="00CF3663" w:rsidRDefault="00000000">
          <w:pPr>
            <w:numPr>
              <w:ilvl w:val="1"/>
              <w:numId w:val="167"/>
            </w:numPr>
            <w:tabs>
              <w:tab w:val="left" w:pos="720"/>
              <w:tab w:val="left" w:pos="1440"/>
            </w:tabs>
            <w:spacing w:before="240"/>
            <w:rPr>
              <w:ins w:id="4356" w:author="BHA Regulatory Affairs Unit" w:date="2026-07-29T16:06:00Z"/>
            </w:rPr>
          </w:pPr>
          <w:sdt>
            <w:sdtPr>
              <w:tag w:val="goog_rdk_4344"/>
              <w:id w:val="-558891065"/>
            </w:sdtPr>
            <w:sdtContent>
              <w:ins w:id="4357" w:author="BHA Regulatory Affairs Unit" w:date="2026-07-29T16:06:00Z">
                <w:r>
                  <w:t>Long-term remission monitoring (L-TRM) is a service for individuals who require ongoing check-ins and/or early reintervention for substance use disorders or co-occurring disorders. It prioritizes ongoing therapeutic connection and alliance to support rapid reengagement in treatment should an individual experience a substance-involved recurrence or is at risk of a substance-involved recurrence.</w:t>
                </w:r>
              </w:ins>
            </w:sdtContent>
          </w:sdt>
        </w:p>
      </w:sdtContent>
    </w:sdt>
    <w:sdt>
      <w:sdtPr>
        <w:tag w:val="goog_rdk_4347"/>
        <w:id w:val="450402228"/>
      </w:sdtPr>
      <w:sdtContent>
        <w:p w14:paraId="0000093A" w14:textId="77777777" w:rsidR="00CF3663" w:rsidRDefault="00000000">
          <w:pPr>
            <w:numPr>
              <w:ilvl w:val="1"/>
              <w:numId w:val="167"/>
            </w:numPr>
            <w:tabs>
              <w:tab w:val="left" w:pos="720"/>
              <w:tab w:val="left" w:pos="1440"/>
            </w:tabs>
            <w:spacing w:before="240"/>
            <w:rPr>
              <w:ins w:id="4358" w:author="BHA Regulatory Affairs Unit" w:date="2026-07-29T16:06:00Z"/>
            </w:rPr>
          </w:pPr>
          <w:sdt>
            <w:sdtPr>
              <w:tag w:val="goog_rdk_4346"/>
              <w:id w:val="-780674456"/>
            </w:sdtPr>
            <w:sdtContent>
              <w:ins w:id="4359" w:author="BHA Regulatory Affairs Unit" w:date="2026-07-29T16:06:00Z">
                <w:r>
                  <w:t>L-TRM may be offered as a clinically monitored or clinically managed service, as defined in Part 1.2.1 of these Rules.</w:t>
                </w:r>
              </w:ins>
            </w:sdtContent>
          </w:sdt>
        </w:p>
      </w:sdtContent>
    </w:sdt>
    <w:sdt>
      <w:sdtPr>
        <w:tag w:val="goog_rdk_4349"/>
        <w:id w:val="603854294"/>
      </w:sdtPr>
      <w:sdtContent>
        <w:p w14:paraId="0000093B" w14:textId="77777777" w:rsidR="00CF3663" w:rsidRDefault="00000000">
          <w:pPr>
            <w:numPr>
              <w:ilvl w:val="2"/>
              <w:numId w:val="167"/>
            </w:numPr>
            <w:tabs>
              <w:tab w:val="left" w:pos="720"/>
              <w:tab w:val="left" w:pos="1440"/>
            </w:tabs>
            <w:spacing w:before="240"/>
            <w:rPr>
              <w:ins w:id="4360" w:author="BHA Regulatory Affairs Unit" w:date="2026-07-29T16:06:00Z"/>
            </w:rPr>
          </w:pPr>
          <w:sdt>
            <w:sdtPr>
              <w:tag w:val="goog_rdk_4348"/>
              <w:id w:val="-1419864885"/>
            </w:sdtPr>
            <w:sdtContent>
              <w:ins w:id="4361" w:author="BHA Regulatory Affairs Unit" w:date="2026-07-29T16:06:00Z">
                <w:r>
                  <w:t xml:space="preserve">Agencies that provide clinically monitored L-TRM services must hold a formal affiliation with one (1) or more agency as needed, to </w:t>
                </w:r>
                <w:r>
                  <w:lastRenderedPageBreak/>
                  <w:t>ensure the treatment needs of individuals served are met. Documentation of this formal affiliation must be presented to BHA, upon request.</w:t>
                </w:r>
              </w:ins>
            </w:sdtContent>
          </w:sdt>
        </w:p>
      </w:sdtContent>
    </w:sdt>
    <w:sdt>
      <w:sdtPr>
        <w:tag w:val="goog_rdk_4351"/>
        <w:id w:val="260865577"/>
      </w:sdtPr>
      <w:sdtContent>
        <w:p w14:paraId="0000093C" w14:textId="77777777" w:rsidR="00CF3663" w:rsidRDefault="00000000">
          <w:pPr>
            <w:numPr>
              <w:ilvl w:val="0"/>
              <w:numId w:val="167"/>
            </w:numPr>
            <w:tabs>
              <w:tab w:val="left" w:pos="720"/>
              <w:tab w:val="left" w:pos="1440"/>
            </w:tabs>
            <w:spacing w:before="240"/>
            <w:rPr>
              <w:ins w:id="4362" w:author="BHA Regulatory Affairs Unit" w:date="2026-07-29T16:06:00Z"/>
            </w:rPr>
          </w:pPr>
          <w:sdt>
            <w:sdtPr>
              <w:tag w:val="goog_rdk_4350"/>
              <w:id w:val="-129386213"/>
            </w:sdtPr>
            <w:sdtContent>
              <w:ins w:id="4363" w:author="BHA Regulatory Affairs Unit" w:date="2026-07-29T16:06:00Z">
                <w:r>
                  <w:t>Service recipient</w:t>
                </w:r>
              </w:ins>
            </w:sdtContent>
          </w:sdt>
        </w:p>
      </w:sdtContent>
    </w:sdt>
    <w:sdt>
      <w:sdtPr>
        <w:tag w:val="goog_rdk_4353"/>
        <w:id w:val="346163252"/>
      </w:sdtPr>
      <w:sdtContent>
        <w:p w14:paraId="0000093D" w14:textId="77777777" w:rsidR="00CF3663" w:rsidRDefault="00000000">
          <w:pPr>
            <w:numPr>
              <w:ilvl w:val="1"/>
              <w:numId w:val="167"/>
            </w:numPr>
            <w:tabs>
              <w:tab w:val="left" w:pos="720"/>
              <w:tab w:val="left" w:pos="1440"/>
            </w:tabs>
            <w:spacing w:before="240"/>
            <w:rPr>
              <w:ins w:id="4364" w:author="BHA Regulatory Affairs Unit" w:date="2026-07-29T16:06:00Z"/>
            </w:rPr>
          </w:pPr>
          <w:sdt>
            <w:sdtPr>
              <w:tag w:val="goog_rdk_4352"/>
              <w:id w:val="-93798119"/>
            </w:sdtPr>
            <w:sdtContent>
              <w:ins w:id="4365" w:author="BHA Regulatory Affairs Unit" w:date="2026-07-29T16:06:00Z">
                <w:r>
                  <w:t>L-TRM services are generally intended for individuals who:</w:t>
                </w:r>
              </w:ins>
            </w:sdtContent>
          </w:sdt>
        </w:p>
      </w:sdtContent>
    </w:sdt>
    <w:sdt>
      <w:sdtPr>
        <w:tag w:val="goog_rdk_4355"/>
        <w:id w:val="1944556775"/>
      </w:sdtPr>
      <w:sdtContent>
        <w:p w14:paraId="0000093E" w14:textId="77777777" w:rsidR="00CF3663" w:rsidRDefault="00000000">
          <w:pPr>
            <w:numPr>
              <w:ilvl w:val="2"/>
              <w:numId w:val="167"/>
            </w:numPr>
            <w:tabs>
              <w:tab w:val="left" w:pos="720"/>
              <w:tab w:val="left" w:pos="1440"/>
            </w:tabs>
            <w:spacing w:before="240"/>
            <w:rPr>
              <w:ins w:id="4366" w:author="BHA Regulatory Affairs Unit" w:date="2026-07-29T16:06:00Z"/>
            </w:rPr>
          </w:pPr>
          <w:sdt>
            <w:sdtPr>
              <w:tag w:val="goog_rdk_4354"/>
              <w:id w:val="1946123352"/>
            </w:sdtPr>
            <w:sdtContent>
              <w:ins w:id="4367" w:author="BHA Regulatory Affairs Unit" w:date="2026-07-29T16:06:00Z">
                <w:r>
                  <w:t>Are in sustained remission from a substance-use or co-occurring disorder according to the DSM-5-TR, as defined and incorporated by reference in Part 1.2.1 of these Rules;</w:t>
                </w:r>
              </w:ins>
            </w:sdtContent>
          </w:sdt>
        </w:p>
      </w:sdtContent>
    </w:sdt>
    <w:sdt>
      <w:sdtPr>
        <w:tag w:val="goog_rdk_4357"/>
        <w:id w:val="-642575250"/>
      </w:sdtPr>
      <w:sdtContent>
        <w:p w14:paraId="0000093F" w14:textId="77777777" w:rsidR="00CF3663" w:rsidRDefault="00000000">
          <w:pPr>
            <w:numPr>
              <w:ilvl w:val="2"/>
              <w:numId w:val="167"/>
            </w:numPr>
            <w:tabs>
              <w:tab w:val="left" w:pos="720"/>
              <w:tab w:val="left" w:pos="1440"/>
            </w:tabs>
            <w:spacing w:before="240"/>
            <w:rPr>
              <w:ins w:id="4368" w:author="BHA Regulatory Affairs Unit" w:date="2026-07-29T16:06:00Z"/>
            </w:rPr>
          </w:pPr>
          <w:sdt>
            <w:sdtPr>
              <w:tag w:val="goog_rdk_4356"/>
              <w:id w:val="-1364258578"/>
            </w:sdtPr>
            <w:sdtContent>
              <w:ins w:id="4369" w:author="BHA Regulatory Affairs Unit" w:date="2026-07-29T16:06:00Z">
                <w:r>
                  <w:t>Do not require, or are otherwise not able or not willing to engage in a more intensive level of care; or</w:t>
                </w:r>
              </w:ins>
            </w:sdtContent>
          </w:sdt>
        </w:p>
      </w:sdtContent>
    </w:sdt>
    <w:sdt>
      <w:sdtPr>
        <w:tag w:val="goog_rdk_4359"/>
        <w:id w:val="-1417535340"/>
      </w:sdtPr>
      <w:sdtContent>
        <w:p w14:paraId="00000940" w14:textId="77777777" w:rsidR="00CF3663" w:rsidRDefault="00000000">
          <w:pPr>
            <w:numPr>
              <w:ilvl w:val="2"/>
              <w:numId w:val="167"/>
            </w:numPr>
            <w:tabs>
              <w:tab w:val="left" w:pos="720"/>
              <w:tab w:val="left" w:pos="1440"/>
            </w:tabs>
            <w:spacing w:before="240"/>
            <w:rPr>
              <w:ins w:id="4370" w:author="BHA Regulatory Affairs Unit" w:date="2026-07-29T16:06:00Z"/>
            </w:rPr>
          </w:pPr>
          <w:sdt>
            <w:sdtPr>
              <w:tag w:val="goog_rdk_4358"/>
              <w:id w:val="-1196254528"/>
            </w:sdtPr>
            <w:sdtContent>
              <w:ins w:id="4371" w:author="BHA Regulatory Affairs Unit" w:date="2026-07-29T16:06:00Z">
                <w:r>
                  <w:t>Are sufficiently stabilized and would benefit from ongoing check-ins and/or early reintervention services to sustain recovery.</w:t>
                </w:r>
              </w:ins>
            </w:sdtContent>
          </w:sdt>
        </w:p>
      </w:sdtContent>
    </w:sdt>
    <w:sdt>
      <w:sdtPr>
        <w:tag w:val="goog_rdk_4361"/>
        <w:id w:val="1768440241"/>
      </w:sdtPr>
      <w:sdtContent>
        <w:p w14:paraId="00000941" w14:textId="77777777" w:rsidR="00CF3663" w:rsidRDefault="00000000">
          <w:pPr>
            <w:numPr>
              <w:ilvl w:val="0"/>
              <w:numId w:val="167"/>
            </w:numPr>
            <w:tabs>
              <w:tab w:val="left" w:pos="720"/>
              <w:tab w:val="left" w:pos="1440"/>
            </w:tabs>
            <w:spacing w:before="240"/>
            <w:rPr>
              <w:ins w:id="4372" w:author="BHA Regulatory Affairs Unit" w:date="2026-07-29T16:06:00Z"/>
            </w:rPr>
          </w:pPr>
          <w:sdt>
            <w:sdtPr>
              <w:tag w:val="goog_rdk_4360"/>
              <w:id w:val="-1848826717"/>
            </w:sdtPr>
            <w:sdtContent>
              <w:ins w:id="4373" w:author="BHA Regulatory Affairs Unit" w:date="2026-07-29T16:06:00Z">
                <w:r>
                  <w:t>Service setting</w:t>
                </w:r>
              </w:ins>
            </w:sdtContent>
          </w:sdt>
        </w:p>
      </w:sdtContent>
    </w:sdt>
    <w:sdt>
      <w:sdtPr>
        <w:tag w:val="goog_rdk_4363"/>
        <w:id w:val="1988590002"/>
      </w:sdtPr>
      <w:sdtContent>
        <w:p w14:paraId="00000942" w14:textId="77777777" w:rsidR="00CF3663" w:rsidRDefault="00000000">
          <w:pPr>
            <w:numPr>
              <w:ilvl w:val="1"/>
              <w:numId w:val="167"/>
            </w:numPr>
            <w:tabs>
              <w:tab w:val="left" w:pos="720"/>
              <w:tab w:val="left" w:pos="1440"/>
            </w:tabs>
            <w:spacing w:before="240"/>
            <w:rPr>
              <w:ins w:id="4374" w:author="BHA Regulatory Affairs Unit" w:date="2026-07-29T16:06:00Z"/>
            </w:rPr>
          </w:pPr>
          <w:sdt>
            <w:sdtPr>
              <w:tag w:val="goog_rdk_4362"/>
              <w:id w:val="1327733241"/>
            </w:sdtPr>
            <w:sdtContent>
              <w:ins w:id="4375" w:author="BHA Regulatory Affairs Unit" w:date="2026-07-29T16:06:00Z">
                <w:r>
                  <w:t>L-TRM services may be delivered via any outpatient setting or telehealth in accordance with the standards set in Part 1.15 of these Rules.</w:t>
                </w:r>
              </w:ins>
            </w:sdtContent>
          </w:sdt>
        </w:p>
      </w:sdtContent>
    </w:sdt>
    <w:sdt>
      <w:sdtPr>
        <w:tag w:val="goog_rdk_4365"/>
        <w:id w:val="-1516928424"/>
      </w:sdtPr>
      <w:sdtContent>
        <w:p w14:paraId="00000943" w14:textId="77777777" w:rsidR="00CF3663" w:rsidRDefault="00000000">
          <w:pPr>
            <w:numPr>
              <w:ilvl w:val="1"/>
              <w:numId w:val="167"/>
            </w:numPr>
            <w:tabs>
              <w:tab w:val="left" w:pos="720"/>
              <w:tab w:val="left" w:pos="1440"/>
            </w:tabs>
            <w:spacing w:before="240"/>
            <w:rPr>
              <w:ins w:id="4376" w:author="BHA Regulatory Affairs Unit" w:date="2026-07-29T16:06:00Z"/>
            </w:rPr>
          </w:pPr>
          <w:sdt>
            <w:sdtPr>
              <w:tag w:val="goog_rdk_4364"/>
              <w:id w:val="293404946"/>
            </w:sdtPr>
            <w:sdtContent>
              <w:ins w:id="4377" w:author="BHA Regulatory Affairs Unit" w:date="2026-07-29T16:06:00Z">
                <w:r>
                  <w:t>Agencies that provide L-TRM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4367"/>
        <w:id w:val="-906519377"/>
      </w:sdtPr>
      <w:sdtContent>
        <w:p w14:paraId="00000944" w14:textId="77777777" w:rsidR="00CF3663" w:rsidRDefault="00000000">
          <w:pPr>
            <w:numPr>
              <w:ilvl w:val="0"/>
              <w:numId w:val="167"/>
            </w:numPr>
            <w:tabs>
              <w:tab w:val="left" w:pos="720"/>
              <w:tab w:val="left" w:pos="1440"/>
            </w:tabs>
            <w:spacing w:before="240"/>
            <w:rPr>
              <w:ins w:id="4378" w:author="BHA Regulatory Affairs Unit" w:date="2026-07-29T16:06:00Z"/>
            </w:rPr>
          </w:pPr>
          <w:sdt>
            <w:sdtPr>
              <w:tag w:val="goog_rdk_4366"/>
              <w:id w:val="-922765284"/>
            </w:sdtPr>
            <w:sdtContent>
              <w:ins w:id="4379" w:author="BHA Regulatory Affairs Unit" w:date="2026-07-29T16:06:00Z">
                <w:r>
                  <w:t>Service components and capabilities</w:t>
                </w:r>
              </w:ins>
            </w:sdtContent>
          </w:sdt>
        </w:p>
      </w:sdtContent>
    </w:sdt>
    <w:sdt>
      <w:sdtPr>
        <w:tag w:val="goog_rdk_4369"/>
        <w:id w:val="1182042243"/>
      </w:sdtPr>
      <w:sdtContent>
        <w:p w14:paraId="00000945" w14:textId="77777777" w:rsidR="00CF3663" w:rsidRDefault="00000000">
          <w:pPr>
            <w:numPr>
              <w:ilvl w:val="1"/>
              <w:numId w:val="167"/>
            </w:numPr>
            <w:tabs>
              <w:tab w:val="left" w:pos="720"/>
              <w:tab w:val="left" w:pos="1440"/>
            </w:tabs>
            <w:spacing w:before="240"/>
            <w:rPr>
              <w:ins w:id="4380" w:author="BHA Regulatory Affairs Unit" w:date="2026-07-29T16:06:00Z"/>
            </w:rPr>
          </w:pPr>
          <w:sdt>
            <w:sdtPr>
              <w:tag w:val="goog_rdk_4368"/>
              <w:id w:val="1992638787"/>
            </w:sdtPr>
            <w:sdtContent>
              <w:ins w:id="4381" w:author="BHA Regulatory Affairs Unit" w:date="2026-07-29T16:06:00Z">
                <w:r>
                  <w:t>Services must be provided in accordance with individual screening information as defined in Part 1.17.3 of these Rules.</w:t>
                </w:r>
              </w:ins>
            </w:sdtContent>
          </w:sdt>
        </w:p>
      </w:sdtContent>
    </w:sdt>
    <w:sdt>
      <w:sdtPr>
        <w:tag w:val="goog_rdk_4371"/>
        <w:id w:val="2132689942"/>
      </w:sdtPr>
      <w:sdtContent>
        <w:p w14:paraId="00000946" w14:textId="77777777" w:rsidR="00CF3663" w:rsidRDefault="00000000">
          <w:pPr>
            <w:numPr>
              <w:ilvl w:val="1"/>
              <w:numId w:val="167"/>
            </w:numPr>
            <w:tabs>
              <w:tab w:val="left" w:pos="720"/>
              <w:tab w:val="left" w:pos="1440"/>
            </w:tabs>
            <w:spacing w:before="240"/>
            <w:rPr>
              <w:ins w:id="4382" w:author="BHA Regulatory Affairs Unit" w:date="2026-07-29T16:06:00Z"/>
            </w:rPr>
          </w:pPr>
          <w:sdt>
            <w:sdtPr>
              <w:tag w:val="goog_rdk_4370"/>
              <w:id w:val="906262502"/>
            </w:sdtPr>
            <w:sdtContent>
              <w:ins w:id="4383" w:author="BHA Regulatory Affairs Unit" w:date="2026-07-29T16:06:00Z">
                <w:r>
                  <w:t>Services must include recovery management check-ups (RMCs), as defined in Part 1.2.1 of these Rules, including recovery capital assessments, as defined in Part 1.2.1 of these Rules, and routine follow-ups based on the acuity of the individual’s needs. These may be provided either in-person or via telehealth.</w:t>
                </w:r>
              </w:ins>
            </w:sdtContent>
          </w:sdt>
        </w:p>
      </w:sdtContent>
    </w:sdt>
    <w:sdt>
      <w:sdtPr>
        <w:tag w:val="goog_rdk_4373"/>
        <w:id w:val="-458159465"/>
      </w:sdtPr>
      <w:sdtContent>
        <w:p w14:paraId="00000947" w14:textId="77777777" w:rsidR="00CF3663" w:rsidRDefault="00000000">
          <w:pPr>
            <w:numPr>
              <w:ilvl w:val="1"/>
              <w:numId w:val="167"/>
            </w:numPr>
            <w:tabs>
              <w:tab w:val="left" w:pos="720"/>
              <w:tab w:val="left" w:pos="1440"/>
            </w:tabs>
            <w:spacing w:before="240"/>
            <w:rPr>
              <w:ins w:id="4384" w:author="BHA Regulatory Affairs Unit" w:date="2026-07-29T16:06:00Z"/>
            </w:rPr>
          </w:pPr>
          <w:sdt>
            <w:sdtPr>
              <w:tag w:val="goog_rdk_4372"/>
              <w:id w:val="1362113075"/>
            </w:sdtPr>
            <w:sdtContent>
              <w:ins w:id="4385" w:author="BHA Regulatory Affairs Unit" w:date="2026-07-29T16:06:00Z">
                <w:r>
                  <w:t>Services may include brief therapeutic interventions of individual, group, or family counseling, peer support services, medication/psychiatric-only services, follow-up services, and/or regulated education groups mandated to the individual by a supervising entity.</w:t>
                </w:r>
              </w:ins>
            </w:sdtContent>
          </w:sdt>
        </w:p>
      </w:sdtContent>
    </w:sdt>
    <w:sdt>
      <w:sdtPr>
        <w:tag w:val="goog_rdk_4376"/>
        <w:id w:val="-978573118"/>
      </w:sdtPr>
      <w:sdtContent>
        <w:p w14:paraId="00000948" w14:textId="77777777" w:rsidR="00CF3663" w:rsidRDefault="00000000">
          <w:pPr>
            <w:numPr>
              <w:ilvl w:val="2"/>
              <w:numId w:val="167"/>
            </w:numPr>
            <w:tabs>
              <w:tab w:val="left" w:pos="720"/>
              <w:tab w:val="left" w:pos="1440"/>
            </w:tabs>
            <w:spacing w:before="240"/>
            <w:rPr>
              <w:ins w:id="4386" w:author="BHA Regulatory Affairs Unit" w:date="2026-07-29T16:06:00Z"/>
            </w:rPr>
          </w:pPr>
          <w:sdt>
            <w:sdtPr>
              <w:tag w:val="goog_rdk_4374"/>
              <w:id w:val="640594524"/>
            </w:sdtPr>
            <w:sdtContent>
              <w:sdt>
                <w:sdtPr>
                  <w:tag w:val="goog_rdk_4375"/>
                  <w:id w:val="837058626"/>
                </w:sdtPr>
                <w:sdtContent>
                  <w:commentRangeStart w:id="4387"/>
                </w:sdtContent>
              </w:sdt>
              <w:ins w:id="4388" w:author="BHA Regulatory Affairs Unit" w:date="2026-07-29T16:06:00Z">
                <w:r>
                  <w:t xml:space="preserve">Medication/psychiatric-only services, as defined in Part 1.2.1 of these Rules, occur when the agency provides a maximum of three </w:t>
                </w:r>
                <w:r>
                  <w:lastRenderedPageBreak/>
                  <w:t>(3) services, in addition to services related to medications, to an individual within a six (6) month period of time.</w:t>
                </w:r>
                <w:commentRangeEnd w:id="4387"/>
                <w:r>
                  <w:rPr>
                    <w:rStyle w:val="CommentReference"/>
                    <w:sz w:val="24"/>
                    <w:szCs w:val="24"/>
                  </w:rPr>
                  <w:commentReference w:id="4387"/>
                </w:r>
              </w:ins>
            </w:sdtContent>
          </w:sdt>
        </w:p>
      </w:sdtContent>
    </w:sdt>
    <w:sdt>
      <w:sdtPr>
        <w:tag w:val="goog_rdk_4378"/>
        <w:id w:val="1232282274"/>
      </w:sdtPr>
      <w:sdtContent>
        <w:p w14:paraId="00000949" w14:textId="77777777" w:rsidR="00CF3663" w:rsidRDefault="00000000">
          <w:pPr>
            <w:numPr>
              <w:ilvl w:val="1"/>
              <w:numId w:val="167"/>
            </w:numPr>
            <w:tabs>
              <w:tab w:val="left" w:pos="720"/>
              <w:tab w:val="left" w:pos="1440"/>
            </w:tabs>
            <w:spacing w:before="240"/>
            <w:rPr>
              <w:ins w:id="4389" w:author="BHA Regulatory Affairs Unit" w:date="2026-07-29T16:06:00Z"/>
            </w:rPr>
          </w:pPr>
          <w:sdt>
            <w:sdtPr>
              <w:tag w:val="goog_rdk_4377"/>
              <w:id w:val="-1853501884"/>
            </w:sdtPr>
            <w:sdtContent>
              <w:ins w:id="4390" w:author="BHA Regulatory Affairs Unit" w:date="2026-07-29T16:06:00Z">
                <w:r>
                  <w:t>The duration of L-TRM services shall vary depending on an individual’s engagement and needs, without a maximum duration limit in place.</w:t>
                </w:r>
              </w:ins>
            </w:sdtContent>
          </w:sdt>
        </w:p>
      </w:sdtContent>
    </w:sdt>
    <w:sdt>
      <w:sdtPr>
        <w:tag w:val="goog_rdk_4380"/>
        <w:id w:val="1015258324"/>
      </w:sdtPr>
      <w:sdtContent>
        <w:p w14:paraId="0000094A" w14:textId="77777777" w:rsidR="00CF3663" w:rsidRDefault="00000000">
          <w:pPr>
            <w:numPr>
              <w:ilvl w:val="0"/>
              <w:numId w:val="167"/>
            </w:numPr>
            <w:tabs>
              <w:tab w:val="left" w:pos="720"/>
              <w:tab w:val="left" w:pos="1440"/>
            </w:tabs>
            <w:spacing w:before="240"/>
            <w:rPr>
              <w:ins w:id="4391" w:author="BHA Regulatory Affairs Unit" w:date="2026-07-29T16:06:00Z"/>
            </w:rPr>
          </w:pPr>
          <w:sdt>
            <w:sdtPr>
              <w:tag w:val="goog_rdk_4379"/>
              <w:id w:val="1483895349"/>
            </w:sdtPr>
            <w:sdtContent>
              <w:ins w:id="4392" w:author="BHA Regulatory Affairs Unit" w:date="2026-07-29T16:06:00Z">
                <w:r>
                  <w:t>Support systems</w:t>
                </w:r>
              </w:ins>
            </w:sdtContent>
          </w:sdt>
        </w:p>
      </w:sdtContent>
    </w:sdt>
    <w:sdt>
      <w:sdtPr>
        <w:tag w:val="goog_rdk_4382"/>
        <w:id w:val="-992309230"/>
      </w:sdtPr>
      <w:sdtContent>
        <w:p w14:paraId="0000094B" w14:textId="77777777" w:rsidR="00CF3663" w:rsidRDefault="00000000">
          <w:pPr>
            <w:numPr>
              <w:ilvl w:val="1"/>
              <w:numId w:val="167"/>
            </w:numPr>
            <w:tabs>
              <w:tab w:val="left" w:pos="720"/>
              <w:tab w:val="left" w:pos="1440"/>
            </w:tabs>
            <w:spacing w:before="240"/>
            <w:rPr>
              <w:ins w:id="4393" w:author="BHA Regulatory Affairs Unit" w:date="2026-07-29T16:06:00Z"/>
            </w:rPr>
          </w:pPr>
          <w:sdt>
            <w:sdtPr>
              <w:tag w:val="goog_rdk_4381"/>
              <w:id w:val="-698021383"/>
            </w:sdtPr>
            <w:sdtContent>
              <w:ins w:id="4394" w:author="BHA Regulatory Affairs Unit" w:date="2026-07-29T16:06:00Z">
                <w:r>
                  <w:t>Agencies providing L-TRM services must inform individuals receiving treatment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4384"/>
        <w:id w:val="-2141859673"/>
      </w:sdtPr>
      <w:sdtContent>
        <w:p w14:paraId="0000094C" w14:textId="77777777" w:rsidR="00CF3663" w:rsidRDefault="00000000">
          <w:pPr>
            <w:numPr>
              <w:ilvl w:val="1"/>
              <w:numId w:val="167"/>
            </w:numPr>
            <w:tabs>
              <w:tab w:val="left" w:pos="720"/>
              <w:tab w:val="left" w:pos="1440"/>
            </w:tabs>
            <w:spacing w:before="240"/>
            <w:rPr>
              <w:ins w:id="4395" w:author="BHA Regulatory Affairs Unit" w:date="2026-07-29T16:06:00Z"/>
            </w:rPr>
          </w:pPr>
          <w:sdt>
            <w:sdtPr>
              <w:tag w:val="goog_rdk_4383"/>
              <w:id w:val="6891266"/>
            </w:sdtPr>
            <w:sdtContent>
              <w:ins w:id="4396" w:author="BHA Regulatory Affairs Unit" w:date="2026-07-29T16:06:00Z">
                <w:r>
                  <w:t>Agencies providing L-TRM services must have direct affiliation or close coordination through referral to higher and lower intensity levels of care in order to:</w:t>
                </w:r>
              </w:ins>
            </w:sdtContent>
          </w:sdt>
        </w:p>
      </w:sdtContent>
    </w:sdt>
    <w:sdt>
      <w:sdtPr>
        <w:tag w:val="goog_rdk_4386"/>
        <w:id w:val="-1316746477"/>
      </w:sdtPr>
      <w:sdtContent>
        <w:p w14:paraId="0000094D" w14:textId="77777777" w:rsidR="00CF3663" w:rsidRDefault="00000000">
          <w:pPr>
            <w:numPr>
              <w:ilvl w:val="2"/>
              <w:numId w:val="167"/>
            </w:numPr>
            <w:tabs>
              <w:tab w:val="left" w:pos="720"/>
              <w:tab w:val="left" w:pos="1440"/>
            </w:tabs>
            <w:spacing w:before="240"/>
            <w:rPr>
              <w:ins w:id="4397" w:author="BHA Regulatory Affairs Unit" w:date="2026-07-29T16:06:00Z"/>
            </w:rPr>
          </w:pPr>
          <w:sdt>
            <w:sdtPr>
              <w:tag w:val="goog_rdk_4385"/>
              <w:id w:val="-1623041821"/>
            </w:sdtPr>
            <w:sdtContent>
              <w:ins w:id="4398" w:author="BHA Regulatory Affairs Unit" w:date="2026-07-29T16:06:00Z">
                <w:r>
                  <w:t>Rapidly re-engage the individual in the appropriate level of addiction or mental health treatment as needed, including the provision of warm handoffs; and</w:t>
                </w:r>
              </w:ins>
            </w:sdtContent>
          </w:sdt>
        </w:p>
      </w:sdtContent>
    </w:sdt>
    <w:sdt>
      <w:sdtPr>
        <w:tag w:val="goog_rdk_4388"/>
        <w:id w:val="-2124474002"/>
      </w:sdtPr>
      <w:sdtContent>
        <w:p w14:paraId="0000094E" w14:textId="77777777" w:rsidR="00CF3663" w:rsidRDefault="00000000">
          <w:pPr>
            <w:numPr>
              <w:ilvl w:val="2"/>
              <w:numId w:val="167"/>
            </w:numPr>
            <w:tabs>
              <w:tab w:val="left" w:pos="720"/>
              <w:tab w:val="left" w:pos="1440"/>
            </w:tabs>
            <w:spacing w:before="240"/>
            <w:rPr>
              <w:ins w:id="4399" w:author="BHA Regulatory Affairs Unit" w:date="2026-07-29T16:06:00Z"/>
            </w:rPr>
          </w:pPr>
          <w:sdt>
            <w:sdtPr>
              <w:tag w:val="goog_rdk_4387"/>
              <w:id w:val="758573767"/>
            </w:sdtPr>
            <w:sdtContent>
              <w:ins w:id="4400" w:author="BHA Regulatory Affairs Unit" w:date="2026-07-29T16:06:00Z">
                <w:r>
                  <w:t>Rapidly refer the individual for assessment for addiction or psychiatric medications if not directly provided by the program.</w:t>
                </w:r>
              </w:ins>
            </w:sdtContent>
          </w:sdt>
        </w:p>
      </w:sdtContent>
    </w:sdt>
    <w:sdt>
      <w:sdtPr>
        <w:tag w:val="goog_rdk_4390"/>
        <w:id w:val="-1438392179"/>
      </w:sdtPr>
      <w:sdtContent>
        <w:p w14:paraId="0000094F" w14:textId="77777777" w:rsidR="00CF3663" w:rsidRDefault="00000000">
          <w:pPr>
            <w:numPr>
              <w:ilvl w:val="3"/>
              <w:numId w:val="167"/>
            </w:numPr>
            <w:tabs>
              <w:tab w:val="left" w:pos="720"/>
              <w:tab w:val="left" w:pos="1440"/>
            </w:tabs>
            <w:spacing w:before="240"/>
            <w:rPr>
              <w:ins w:id="4401" w:author="BHA Regulatory Affairs Unit" w:date="2026-07-29T16:06:00Z"/>
            </w:rPr>
          </w:pPr>
          <w:sdt>
            <w:sdtPr>
              <w:tag w:val="goog_rdk_4389"/>
              <w:id w:val="-1430770140"/>
            </w:sdtPr>
            <w:sdtContent>
              <w:ins w:id="4402" w:author="BHA Regulatory Affairs Unit" w:date="2026-07-29T16:06:00Z">
                <w:r>
                  <w:t>Continued screening will be conducted when symptomology and risk factors for a diagnosis of mental health, substance use, and/or co-occurring disorder(s), according to the DSM-5-TR, as defined and incorporated by reference in Part 1.2.1 of these Rules, are identified by personnel. Referral(s) to match screened treatment needs will be provided to the individual and documented pursuant to Part 4.2.4 of this Chapter.</w:t>
                </w:r>
              </w:ins>
            </w:sdtContent>
          </w:sdt>
        </w:p>
      </w:sdtContent>
    </w:sdt>
    <w:sdt>
      <w:sdtPr>
        <w:tag w:val="goog_rdk_4392"/>
        <w:id w:val="1760693134"/>
      </w:sdtPr>
      <w:sdtContent>
        <w:p w14:paraId="00000950" w14:textId="77777777" w:rsidR="00CF3663" w:rsidRDefault="00000000">
          <w:pPr>
            <w:numPr>
              <w:ilvl w:val="1"/>
              <w:numId w:val="167"/>
            </w:numPr>
            <w:tabs>
              <w:tab w:val="left" w:pos="720"/>
              <w:tab w:val="left" w:pos="1440"/>
            </w:tabs>
            <w:spacing w:before="240"/>
            <w:rPr>
              <w:ins w:id="4403" w:author="BHA Regulatory Affairs Unit" w:date="2026-07-29T16:06:00Z"/>
            </w:rPr>
          </w:pPr>
          <w:sdt>
            <w:sdtPr>
              <w:tag w:val="goog_rdk_4391"/>
              <w:id w:val="1696078921"/>
            </w:sdtPr>
            <w:sdtContent>
              <w:ins w:id="4404" w:author="BHA Regulatory Affairs Unit" w:date="2026-07-29T16:06:00Z">
                <w:r>
                  <w:t>Agencies providing L-TRM services that do not directly provide medical services must have established relationships with authorized practitioners, physicians, and/or advanced practice providers to coordinate access to:</w:t>
                </w:r>
              </w:ins>
            </w:sdtContent>
          </w:sdt>
        </w:p>
      </w:sdtContent>
    </w:sdt>
    <w:sdt>
      <w:sdtPr>
        <w:tag w:val="goog_rdk_4394"/>
        <w:id w:val="982922438"/>
      </w:sdtPr>
      <w:sdtContent>
        <w:p w14:paraId="00000951" w14:textId="77777777" w:rsidR="00CF3663" w:rsidRDefault="00000000">
          <w:pPr>
            <w:numPr>
              <w:ilvl w:val="2"/>
              <w:numId w:val="167"/>
            </w:numPr>
            <w:tabs>
              <w:tab w:val="left" w:pos="720"/>
              <w:tab w:val="left" w:pos="1440"/>
            </w:tabs>
            <w:spacing w:before="240"/>
            <w:rPr>
              <w:ins w:id="4405" w:author="BHA Regulatory Affairs Unit" w:date="2026-07-29T16:06:00Z"/>
            </w:rPr>
          </w:pPr>
          <w:sdt>
            <w:sdtPr>
              <w:tag w:val="goog_rdk_4393"/>
              <w:id w:val="576481865"/>
            </w:sdtPr>
            <w:sdtContent>
              <w:ins w:id="4406" w:author="BHA Regulatory Affairs Unit" w:date="2026-07-29T16:06:00Z">
                <w:r>
                  <w:t>Medication management services;</w:t>
                </w:r>
              </w:ins>
            </w:sdtContent>
          </w:sdt>
        </w:p>
      </w:sdtContent>
    </w:sdt>
    <w:sdt>
      <w:sdtPr>
        <w:tag w:val="goog_rdk_4396"/>
        <w:id w:val="-1862197334"/>
      </w:sdtPr>
      <w:sdtContent>
        <w:p w14:paraId="00000952" w14:textId="77777777" w:rsidR="00CF3663" w:rsidRDefault="00000000">
          <w:pPr>
            <w:numPr>
              <w:ilvl w:val="2"/>
              <w:numId w:val="167"/>
            </w:numPr>
            <w:tabs>
              <w:tab w:val="left" w:pos="720"/>
              <w:tab w:val="left" w:pos="1440"/>
            </w:tabs>
            <w:spacing w:before="240"/>
            <w:rPr>
              <w:ins w:id="4407" w:author="BHA Regulatory Affairs Unit" w:date="2026-07-29T16:06:00Z"/>
            </w:rPr>
          </w:pPr>
          <w:sdt>
            <w:sdtPr>
              <w:tag w:val="goog_rdk_4395"/>
              <w:id w:val="1093090874"/>
            </w:sdtPr>
            <w:sdtContent>
              <w:ins w:id="4408" w:author="BHA Regulatory Affairs Unit" w:date="2026-07-29T16:06:00Z">
                <w:r>
                  <w:t>Medication adherence monitoring;</w:t>
                </w:r>
              </w:ins>
            </w:sdtContent>
          </w:sdt>
        </w:p>
      </w:sdtContent>
    </w:sdt>
    <w:sdt>
      <w:sdtPr>
        <w:tag w:val="goog_rdk_4398"/>
        <w:id w:val="-1012370922"/>
      </w:sdtPr>
      <w:sdtContent>
        <w:p w14:paraId="00000953" w14:textId="77777777" w:rsidR="00CF3663" w:rsidRDefault="00000000">
          <w:pPr>
            <w:numPr>
              <w:ilvl w:val="2"/>
              <w:numId w:val="167"/>
            </w:numPr>
            <w:tabs>
              <w:tab w:val="left" w:pos="720"/>
              <w:tab w:val="left" w:pos="1440"/>
            </w:tabs>
            <w:spacing w:before="240"/>
            <w:rPr>
              <w:ins w:id="4409" w:author="BHA Regulatory Affairs Unit" w:date="2026-07-29T16:06:00Z"/>
            </w:rPr>
          </w:pPr>
          <w:sdt>
            <w:sdtPr>
              <w:tag w:val="goog_rdk_4397"/>
              <w:id w:val="1930350206"/>
            </w:sdtPr>
            <w:sdtContent>
              <w:ins w:id="4410" w:author="BHA Regulatory Affairs Unit" w:date="2026-07-29T16:06:00Z">
                <w:r>
                  <w:t>Infectious disease screening and referral for care as needed; and</w:t>
                </w:r>
              </w:ins>
            </w:sdtContent>
          </w:sdt>
        </w:p>
      </w:sdtContent>
    </w:sdt>
    <w:sdt>
      <w:sdtPr>
        <w:tag w:val="goog_rdk_4400"/>
        <w:id w:val="-280849540"/>
      </w:sdtPr>
      <w:sdtContent>
        <w:p w14:paraId="00000954" w14:textId="77777777" w:rsidR="00CF3663" w:rsidRDefault="00000000">
          <w:pPr>
            <w:numPr>
              <w:ilvl w:val="2"/>
              <w:numId w:val="167"/>
            </w:numPr>
            <w:tabs>
              <w:tab w:val="left" w:pos="720"/>
              <w:tab w:val="left" w:pos="1440"/>
            </w:tabs>
            <w:spacing w:before="240"/>
            <w:rPr>
              <w:ins w:id="4411" w:author="BHA Regulatory Affairs Unit" w:date="2026-07-29T16:06:00Z"/>
            </w:rPr>
          </w:pPr>
          <w:sdt>
            <w:sdtPr>
              <w:tag w:val="goog_rdk_4399"/>
              <w:id w:val="687850265"/>
            </w:sdtPr>
            <w:sdtContent>
              <w:ins w:id="4412" w:author="BHA Regulatory Affairs Unit" w:date="2026-07-29T16:06:00Z">
                <w:r>
                  <w:t>Drug testing and toxicology services.</w:t>
                </w:r>
              </w:ins>
            </w:sdtContent>
          </w:sdt>
        </w:p>
      </w:sdtContent>
    </w:sdt>
    <w:sdt>
      <w:sdtPr>
        <w:tag w:val="goog_rdk_4402"/>
        <w:id w:val="-2070613314"/>
      </w:sdtPr>
      <w:sdtContent>
        <w:p w14:paraId="00000955" w14:textId="77777777" w:rsidR="00CF3663" w:rsidRDefault="00000000">
          <w:pPr>
            <w:numPr>
              <w:ilvl w:val="1"/>
              <w:numId w:val="167"/>
            </w:numPr>
            <w:tabs>
              <w:tab w:val="left" w:pos="720"/>
              <w:tab w:val="left" w:pos="1440"/>
            </w:tabs>
            <w:spacing w:before="240"/>
            <w:rPr>
              <w:ins w:id="4413" w:author="BHA Regulatory Affairs Unit" w:date="2026-07-29T16:06:00Z"/>
            </w:rPr>
          </w:pPr>
          <w:sdt>
            <w:sdtPr>
              <w:tag w:val="goog_rdk_4401"/>
              <w:id w:val="-1374796772"/>
            </w:sdtPr>
            <w:sdtContent>
              <w:ins w:id="4414" w:author="BHA Regulatory Affairs Unit" w:date="2026-07-29T16:06:00Z">
                <w:r>
                  <w:t>Agencies providing L-TRM services must provide psychosocial services, either directly or through formally affiliated providers and programs, to coordinate access to:</w:t>
                </w:r>
              </w:ins>
            </w:sdtContent>
          </w:sdt>
        </w:p>
      </w:sdtContent>
    </w:sdt>
    <w:sdt>
      <w:sdtPr>
        <w:tag w:val="goog_rdk_4404"/>
        <w:id w:val="51288462"/>
      </w:sdtPr>
      <w:sdtContent>
        <w:p w14:paraId="00000956" w14:textId="77777777" w:rsidR="00CF3663" w:rsidRDefault="00000000">
          <w:pPr>
            <w:numPr>
              <w:ilvl w:val="2"/>
              <w:numId w:val="167"/>
            </w:numPr>
            <w:tabs>
              <w:tab w:val="left" w:pos="720"/>
              <w:tab w:val="left" w:pos="1440"/>
            </w:tabs>
            <w:spacing w:before="240"/>
            <w:rPr>
              <w:ins w:id="4415" w:author="BHA Regulatory Affairs Unit" w:date="2026-07-29T16:06:00Z"/>
            </w:rPr>
          </w:pPr>
          <w:sdt>
            <w:sdtPr>
              <w:tag w:val="goog_rdk_4403"/>
              <w:id w:val="-865410407"/>
            </w:sdtPr>
            <w:sdtContent>
              <w:ins w:id="4416" w:author="BHA Regulatory Affairs Unit" w:date="2026-07-29T16:06:00Z">
                <w:r>
                  <w:t>Psychosocial services, including motivational interviewing and solution-focused therapy (SFT) to support reengagement in treatment, as needed;</w:t>
                </w:r>
              </w:ins>
            </w:sdtContent>
          </w:sdt>
        </w:p>
      </w:sdtContent>
    </w:sdt>
    <w:sdt>
      <w:sdtPr>
        <w:tag w:val="goog_rdk_4406"/>
        <w:id w:val="-808413238"/>
      </w:sdtPr>
      <w:sdtContent>
        <w:p w14:paraId="00000957" w14:textId="77777777" w:rsidR="00CF3663" w:rsidRDefault="00000000">
          <w:pPr>
            <w:numPr>
              <w:ilvl w:val="2"/>
              <w:numId w:val="167"/>
            </w:numPr>
            <w:tabs>
              <w:tab w:val="left" w:pos="720"/>
              <w:tab w:val="left" w:pos="1440"/>
            </w:tabs>
            <w:spacing w:before="240"/>
            <w:rPr>
              <w:ins w:id="4417" w:author="BHA Regulatory Affairs Unit" w:date="2026-07-29T16:06:00Z"/>
            </w:rPr>
          </w:pPr>
          <w:sdt>
            <w:sdtPr>
              <w:tag w:val="goog_rdk_4405"/>
              <w:id w:val="1735520395"/>
            </w:sdtPr>
            <w:sdtContent>
              <w:ins w:id="4418" w:author="BHA Regulatory Affairs Unit" w:date="2026-07-29T16:06:00Z">
                <w:r>
                  <w:t>Health education for medical concerns associated with the course of substance use disorder and other potential health-related risk factors, as appropriate (such as HIV, Hepatitis C virus, sexually transmitted infections, unintended pregnancies, risk of exacerbating other conditions); and</w:t>
                </w:r>
              </w:ins>
            </w:sdtContent>
          </w:sdt>
        </w:p>
      </w:sdtContent>
    </w:sdt>
    <w:sdt>
      <w:sdtPr>
        <w:tag w:val="goog_rdk_4408"/>
        <w:id w:val="-723901992"/>
      </w:sdtPr>
      <w:sdtContent>
        <w:p w14:paraId="00000958" w14:textId="77777777" w:rsidR="00CF3663" w:rsidRDefault="00000000">
          <w:pPr>
            <w:numPr>
              <w:ilvl w:val="2"/>
              <w:numId w:val="167"/>
            </w:numPr>
            <w:tabs>
              <w:tab w:val="left" w:pos="720"/>
              <w:tab w:val="left" w:pos="1440"/>
            </w:tabs>
            <w:spacing w:before="240"/>
            <w:rPr>
              <w:ins w:id="4419" w:author="BHA Regulatory Affairs Unit" w:date="2026-07-29T16:06:00Z"/>
            </w:rPr>
          </w:pPr>
          <w:sdt>
            <w:sdtPr>
              <w:tag w:val="goog_rdk_4407"/>
              <w:id w:val="-240385882"/>
            </w:sdtPr>
            <w:sdtContent>
              <w:ins w:id="4420" w:author="BHA Regulatory Affairs Unit" w:date="2026-07-29T16:06:00Z">
                <w:r>
                  <w:t>Family education.</w:t>
                </w:r>
              </w:ins>
            </w:sdtContent>
          </w:sdt>
        </w:p>
      </w:sdtContent>
    </w:sdt>
    <w:sdt>
      <w:sdtPr>
        <w:tag w:val="goog_rdk_4410"/>
        <w:id w:val="-1283836729"/>
      </w:sdtPr>
      <w:sdtContent>
        <w:p w14:paraId="00000959" w14:textId="77777777" w:rsidR="00CF3663" w:rsidRDefault="00000000">
          <w:pPr>
            <w:numPr>
              <w:ilvl w:val="1"/>
              <w:numId w:val="167"/>
            </w:numPr>
            <w:tabs>
              <w:tab w:val="left" w:pos="720"/>
              <w:tab w:val="left" w:pos="1440"/>
            </w:tabs>
            <w:spacing w:before="240"/>
            <w:rPr>
              <w:ins w:id="4421" w:author="BHA Regulatory Affairs Unit" w:date="2026-07-29T16:06:00Z"/>
            </w:rPr>
          </w:pPr>
          <w:sdt>
            <w:sdtPr>
              <w:tag w:val="goog_rdk_4409"/>
              <w:id w:val="63911905"/>
            </w:sdtPr>
            <w:sdtContent>
              <w:ins w:id="4422" w:author="BHA Regulatory Affairs Unit" w:date="2026-07-29T16:06:00Z">
                <w:r>
                  <w:t>Agencies providing L-TRM services shall provide the following recovery support services (RSS), either directly or through formal affiliates with external service providers:</w:t>
                </w:r>
              </w:ins>
            </w:sdtContent>
          </w:sdt>
        </w:p>
      </w:sdtContent>
    </w:sdt>
    <w:sdt>
      <w:sdtPr>
        <w:tag w:val="goog_rdk_4412"/>
        <w:id w:val="-564214720"/>
      </w:sdtPr>
      <w:sdtContent>
        <w:p w14:paraId="0000095A" w14:textId="77777777" w:rsidR="00CF3663" w:rsidRDefault="00000000">
          <w:pPr>
            <w:numPr>
              <w:ilvl w:val="2"/>
              <w:numId w:val="167"/>
            </w:numPr>
            <w:tabs>
              <w:tab w:val="left" w:pos="720"/>
              <w:tab w:val="left" w:pos="1440"/>
            </w:tabs>
            <w:spacing w:before="240"/>
            <w:rPr>
              <w:ins w:id="4423" w:author="BHA Regulatory Affairs Unit" w:date="2026-07-29T16:06:00Z"/>
            </w:rPr>
          </w:pPr>
          <w:sdt>
            <w:sdtPr>
              <w:tag w:val="goog_rdk_4411"/>
              <w:id w:val="-1932756956"/>
            </w:sdtPr>
            <w:sdtContent>
              <w:ins w:id="4424" w:author="BHA Regulatory Affairs Unit" w:date="2026-07-29T16:06:00Z">
                <w:r>
                  <w:t>Assessment of RSS needs; and</w:t>
                </w:r>
              </w:ins>
            </w:sdtContent>
          </w:sdt>
        </w:p>
      </w:sdtContent>
    </w:sdt>
    <w:sdt>
      <w:sdtPr>
        <w:tag w:val="goog_rdk_4414"/>
        <w:id w:val="-84410702"/>
      </w:sdtPr>
      <w:sdtContent>
        <w:p w14:paraId="0000095B" w14:textId="77777777" w:rsidR="00CF3663" w:rsidRDefault="00000000">
          <w:pPr>
            <w:numPr>
              <w:ilvl w:val="2"/>
              <w:numId w:val="167"/>
            </w:numPr>
            <w:tabs>
              <w:tab w:val="left" w:pos="720"/>
              <w:tab w:val="left" w:pos="1440"/>
            </w:tabs>
            <w:spacing w:before="240"/>
            <w:rPr>
              <w:ins w:id="4425" w:author="BHA Regulatory Affairs Unit" w:date="2026-07-29T16:06:00Z"/>
            </w:rPr>
          </w:pPr>
          <w:sdt>
            <w:sdtPr>
              <w:tag w:val="goog_rdk_4413"/>
              <w:id w:val="-800187192"/>
            </w:sdtPr>
            <w:sdtContent>
              <w:ins w:id="4426" w:author="BHA Regulatory Affairs Unit" w:date="2026-07-29T16:06:00Z">
                <w:r>
                  <w:t>Development of individualized recovery and recovery management plans.</w:t>
                </w:r>
              </w:ins>
            </w:sdtContent>
          </w:sdt>
        </w:p>
      </w:sdtContent>
    </w:sdt>
    <w:sdt>
      <w:sdtPr>
        <w:tag w:val="goog_rdk_4416"/>
        <w:id w:val="391814000"/>
      </w:sdtPr>
      <w:sdtContent>
        <w:p w14:paraId="0000095C" w14:textId="77777777" w:rsidR="00CF3663" w:rsidRDefault="00000000">
          <w:pPr>
            <w:numPr>
              <w:ilvl w:val="1"/>
              <w:numId w:val="167"/>
            </w:numPr>
            <w:tabs>
              <w:tab w:val="left" w:pos="720"/>
              <w:tab w:val="left" w:pos="1440"/>
            </w:tabs>
            <w:spacing w:before="240"/>
            <w:rPr>
              <w:ins w:id="4427" w:author="BHA Regulatory Affairs Unit" w:date="2026-07-29T16:06:00Z"/>
            </w:rPr>
          </w:pPr>
          <w:sdt>
            <w:sdtPr>
              <w:tag w:val="goog_rdk_4415"/>
              <w:id w:val="1543294509"/>
            </w:sdtPr>
            <w:sdtContent>
              <w:ins w:id="4428" w:author="BHA Regulatory Affairs Unit" w:date="2026-07-29T16:06:00Z">
                <w:r>
                  <w:t>Referral(s) will be provided in collaboration with the individual and their choice(s) for referred services.</w:t>
                </w:r>
              </w:ins>
            </w:sdtContent>
          </w:sdt>
        </w:p>
      </w:sdtContent>
    </w:sdt>
    <w:sdt>
      <w:sdtPr>
        <w:tag w:val="goog_rdk_4418"/>
        <w:id w:val="676816511"/>
      </w:sdtPr>
      <w:sdtContent>
        <w:p w14:paraId="0000095D" w14:textId="77777777" w:rsidR="00CF3663" w:rsidRDefault="00000000">
          <w:pPr>
            <w:numPr>
              <w:ilvl w:val="0"/>
              <w:numId w:val="167"/>
            </w:numPr>
            <w:tabs>
              <w:tab w:val="left" w:pos="720"/>
              <w:tab w:val="left" w:pos="1440"/>
            </w:tabs>
            <w:spacing w:before="240"/>
            <w:rPr>
              <w:ins w:id="4429" w:author="BHA Regulatory Affairs Unit" w:date="2026-07-29T16:06:00Z"/>
            </w:rPr>
          </w:pPr>
          <w:sdt>
            <w:sdtPr>
              <w:tag w:val="goog_rdk_4417"/>
              <w:id w:val="611430062"/>
            </w:sdtPr>
            <w:sdtContent>
              <w:ins w:id="4430" w:author="BHA Regulatory Affairs Unit" w:date="2026-07-29T16:06:00Z">
                <w:r>
                  <w:t>Policies and procedures</w:t>
                </w:r>
              </w:ins>
            </w:sdtContent>
          </w:sdt>
        </w:p>
      </w:sdtContent>
    </w:sdt>
    <w:sdt>
      <w:sdtPr>
        <w:tag w:val="goog_rdk_4420"/>
        <w:id w:val="77144139"/>
      </w:sdtPr>
      <w:sdtContent>
        <w:p w14:paraId="0000095E" w14:textId="77777777" w:rsidR="00CF3663" w:rsidRDefault="00000000">
          <w:pPr>
            <w:numPr>
              <w:ilvl w:val="1"/>
              <w:numId w:val="167"/>
            </w:numPr>
            <w:tabs>
              <w:tab w:val="left" w:pos="720"/>
              <w:tab w:val="left" w:pos="1440"/>
              <w:tab w:val="left" w:pos="2160"/>
            </w:tabs>
            <w:spacing w:before="240" w:after="200"/>
            <w:rPr>
              <w:ins w:id="4431" w:author="BHA Regulatory Affairs Unit" w:date="2026-07-29T16:06:00Z"/>
            </w:rPr>
          </w:pPr>
          <w:sdt>
            <w:sdtPr>
              <w:tag w:val="goog_rdk_4419"/>
              <w:id w:val="319004872"/>
            </w:sdtPr>
            <w:sdtContent>
              <w:ins w:id="4432" w:author="BHA Regulatory Affairs Unit" w:date="2026-07-29T16:06:00Z">
                <w:r>
                  <w:t>Agencies must develop, implement, and enforce policies and procedures to address service delivery expectations. These policies and procedures must address, but are not limited to:</w:t>
                </w:r>
              </w:ins>
            </w:sdtContent>
          </w:sdt>
        </w:p>
      </w:sdtContent>
    </w:sdt>
    <w:sdt>
      <w:sdtPr>
        <w:tag w:val="goog_rdk_4422"/>
        <w:id w:val="-243789014"/>
      </w:sdtPr>
      <w:sdtContent>
        <w:p w14:paraId="0000095F" w14:textId="77777777" w:rsidR="00CF3663" w:rsidRDefault="00000000">
          <w:pPr>
            <w:numPr>
              <w:ilvl w:val="2"/>
              <w:numId w:val="167"/>
            </w:numPr>
            <w:tabs>
              <w:tab w:val="left" w:pos="720"/>
              <w:tab w:val="left" w:pos="1440"/>
              <w:tab w:val="left" w:pos="2160"/>
            </w:tabs>
            <w:spacing w:before="200" w:after="200"/>
            <w:rPr>
              <w:ins w:id="4433" w:author="BHA Regulatory Affairs Unit" w:date="2026-07-29T16:06:00Z"/>
            </w:rPr>
          </w:pPr>
          <w:sdt>
            <w:sdtPr>
              <w:tag w:val="goog_rdk_4421"/>
              <w:id w:val="-441816598"/>
            </w:sdtPr>
            <w:sdtContent>
              <w:ins w:id="4434" w:author="BHA Regulatory Affairs Unit" w:date="2026-07-29T16:06:00Z">
                <w:r>
                  <w:t>Responding to urgent medical and psychiatric needs that may arise, including when to seek medical consultation, when to call 911, and when to call 988;</w:t>
                </w:r>
              </w:ins>
            </w:sdtContent>
          </w:sdt>
        </w:p>
      </w:sdtContent>
    </w:sdt>
    <w:sdt>
      <w:sdtPr>
        <w:tag w:val="goog_rdk_4424"/>
        <w:id w:val="-1310177487"/>
      </w:sdtPr>
      <w:sdtContent>
        <w:p w14:paraId="00000960" w14:textId="77777777" w:rsidR="00CF3663" w:rsidRDefault="00000000">
          <w:pPr>
            <w:numPr>
              <w:ilvl w:val="2"/>
              <w:numId w:val="167"/>
            </w:numPr>
            <w:tabs>
              <w:tab w:val="left" w:pos="720"/>
              <w:tab w:val="left" w:pos="1440"/>
              <w:tab w:val="left" w:pos="2160"/>
            </w:tabs>
            <w:spacing w:before="200" w:after="200"/>
            <w:rPr>
              <w:ins w:id="4435" w:author="BHA Regulatory Affairs Unit" w:date="2026-07-29T16:06:00Z"/>
            </w:rPr>
          </w:pPr>
          <w:sdt>
            <w:sdtPr>
              <w:tag w:val="goog_rdk_4423"/>
              <w:id w:val="1543559428"/>
            </w:sdtPr>
            <w:sdtContent>
              <w:ins w:id="4436" w:author="BHA Regulatory Affairs Unit" w:date="2026-07-29T16:06:00Z">
                <w:r>
                  <w:t>Coordination of care with external providers, including interaction with formally affiliated providers and programs for the delivery of required services, if applicable;</w:t>
                </w:r>
              </w:ins>
            </w:sdtContent>
          </w:sdt>
        </w:p>
      </w:sdtContent>
    </w:sdt>
    <w:sdt>
      <w:sdtPr>
        <w:tag w:val="goog_rdk_4426"/>
        <w:id w:val="-1167402117"/>
      </w:sdtPr>
      <w:sdtContent>
        <w:p w14:paraId="00000961" w14:textId="77777777" w:rsidR="00CF3663" w:rsidRDefault="00000000">
          <w:pPr>
            <w:numPr>
              <w:ilvl w:val="2"/>
              <w:numId w:val="167"/>
            </w:numPr>
            <w:tabs>
              <w:tab w:val="left" w:pos="720"/>
              <w:tab w:val="left" w:pos="1440"/>
              <w:tab w:val="left" w:pos="2160"/>
            </w:tabs>
            <w:spacing w:before="200" w:after="200"/>
            <w:rPr>
              <w:ins w:id="4437" w:author="BHA Regulatory Affairs Unit" w:date="2026-07-29T16:06:00Z"/>
            </w:rPr>
          </w:pPr>
          <w:sdt>
            <w:sdtPr>
              <w:tag w:val="goog_rdk_4425"/>
              <w:id w:val="-1197163261"/>
            </w:sdtPr>
            <w:sdtContent>
              <w:ins w:id="4438" w:author="BHA Regulatory Affairs Unit" w:date="2026-07-29T16:06:00Z">
                <w:r>
                  <w:t>Coordination of care for behavioral health services with access to medications, if the agency does not offer medications directly. This must include consideration of access to medication assisted treatment (MAT) and psychiatric medications;</w:t>
                </w:r>
              </w:ins>
            </w:sdtContent>
          </w:sdt>
        </w:p>
      </w:sdtContent>
    </w:sdt>
    <w:sdt>
      <w:sdtPr>
        <w:tag w:val="goog_rdk_4428"/>
        <w:id w:val="1811641905"/>
      </w:sdtPr>
      <w:sdtContent>
        <w:p w14:paraId="00000962" w14:textId="77777777" w:rsidR="00CF3663" w:rsidRDefault="00000000">
          <w:pPr>
            <w:numPr>
              <w:ilvl w:val="2"/>
              <w:numId w:val="167"/>
            </w:numPr>
            <w:tabs>
              <w:tab w:val="left" w:pos="720"/>
              <w:tab w:val="left" w:pos="1440"/>
              <w:tab w:val="left" w:pos="2160"/>
            </w:tabs>
            <w:spacing w:before="200" w:after="200"/>
            <w:rPr>
              <w:ins w:id="4439" w:author="BHA Regulatory Affairs Unit" w:date="2026-07-29T16:06:00Z"/>
            </w:rPr>
          </w:pPr>
          <w:sdt>
            <w:sdtPr>
              <w:tag w:val="goog_rdk_4427"/>
              <w:id w:val="314960708"/>
            </w:sdtPr>
            <w:sdtContent>
              <w:ins w:id="4440" w:author="BHA Regulatory Affairs Unit" w:date="2026-07-29T16:06:00Z">
                <w:r>
                  <w:t>How physical examinations for individuals will be incorporated into treatment services. This includes, but is not limited to:</w:t>
                </w:r>
              </w:ins>
            </w:sdtContent>
          </w:sdt>
        </w:p>
      </w:sdtContent>
    </w:sdt>
    <w:sdt>
      <w:sdtPr>
        <w:tag w:val="goog_rdk_4430"/>
        <w:id w:val="702150367"/>
      </w:sdtPr>
      <w:sdtContent>
        <w:p w14:paraId="00000963" w14:textId="77777777" w:rsidR="00CF3663" w:rsidRDefault="00000000">
          <w:pPr>
            <w:numPr>
              <w:ilvl w:val="3"/>
              <w:numId w:val="167"/>
            </w:numPr>
            <w:tabs>
              <w:tab w:val="left" w:pos="720"/>
              <w:tab w:val="left" w:pos="1440"/>
              <w:tab w:val="left" w:pos="2160"/>
            </w:tabs>
            <w:spacing w:before="200" w:after="200"/>
            <w:rPr>
              <w:ins w:id="4441" w:author="BHA Regulatory Affairs Unit" w:date="2026-07-29T16:06:00Z"/>
            </w:rPr>
          </w:pPr>
          <w:sdt>
            <w:sdtPr>
              <w:tag w:val="goog_rdk_4429"/>
              <w:id w:val="-848422039"/>
            </w:sdtPr>
            <w:sdtContent>
              <w:ins w:id="4442" w:author="BHA Regulatory Affairs Unit" w:date="2026-07-29T16:06:00Z">
                <w:r>
                  <w:t>Obtaining the individual’s consent to coordinate with external medical provider(s) and incorporating physical health needs into ongoing treatment;</w:t>
                </w:r>
              </w:ins>
            </w:sdtContent>
          </w:sdt>
        </w:p>
      </w:sdtContent>
    </w:sdt>
    <w:sdt>
      <w:sdtPr>
        <w:tag w:val="goog_rdk_4432"/>
        <w:id w:val="-515368549"/>
      </w:sdtPr>
      <w:sdtContent>
        <w:p w14:paraId="00000964" w14:textId="77777777" w:rsidR="00CF3663" w:rsidRDefault="00000000">
          <w:pPr>
            <w:numPr>
              <w:ilvl w:val="3"/>
              <w:numId w:val="167"/>
            </w:numPr>
            <w:tabs>
              <w:tab w:val="left" w:pos="720"/>
              <w:tab w:val="left" w:pos="1440"/>
              <w:tab w:val="left" w:pos="2160"/>
            </w:tabs>
            <w:spacing w:before="200" w:after="200"/>
            <w:rPr>
              <w:ins w:id="4443" w:author="BHA Regulatory Affairs Unit" w:date="2026-07-29T16:06:00Z"/>
            </w:rPr>
          </w:pPr>
          <w:sdt>
            <w:sdtPr>
              <w:tag w:val="goog_rdk_4431"/>
              <w:id w:val="1642739422"/>
            </w:sdtPr>
            <w:sdtContent>
              <w:ins w:id="4444" w:author="BHA Regulatory Affairs Unit" w:date="2026-07-29T16:06:00Z">
                <w:r>
                  <w:t>Expectations for when an individual refuses or is unable to obtain, or provide record of, a physical examination;</w:t>
                </w:r>
              </w:ins>
            </w:sdtContent>
          </w:sdt>
        </w:p>
      </w:sdtContent>
    </w:sdt>
    <w:sdt>
      <w:sdtPr>
        <w:tag w:val="goog_rdk_4434"/>
        <w:id w:val="805817309"/>
      </w:sdtPr>
      <w:sdtContent>
        <w:p w14:paraId="00000965" w14:textId="77777777" w:rsidR="00CF3663" w:rsidRDefault="00000000">
          <w:pPr>
            <w:numPr>
              <w:ilvl w:val="3"/>
              <w:numId w:val="167"/>
            </w:numPr>
            <w:tabs>
              <w:tab w:val="left" w:pos="720"/>
              <w:tab w:val="left" w:pos="1440"/>
              <w:tab w:val="left" w:pos="2160"/>
            </w:tabs>
            <w:spacing w:before="200" w:after="200"/>
            <w:rPr>
              <w:ins w:id="4445" w:author="BHA Regulatory Affairs Unit" w:date="2026-07-29T16:06:00Z"/>
            </w:rPr>
          </w:pPr>
          <w:sdt>
            <w:sdtPr>
              <w:tag w:val="goog_rdk_4433"/>
              <w:id w:val="-1069594241"/>
            </w:sdtPr>
            <w:sdtContent>
              <w:ins w:id="4446" w:author="BHA Regulatory Affairs Unit" w:date="2026-07-29T16:06:00Z">
                <w:r>
                  <w:t>Expectations for physical examinations to be relevant and timely for the individual’s presenting needs; and</w:t>
                </w:r>
              </w:ins>
            </w:sdtContent>
          </w:sdt>
        </w:p>
      </w:sdtContent>
    </w:sdt>
    <w:sdt>
      <w:sdtPr>
        <w:tag w:val="goog_rdk_4436"/>
        <w:id w:val="-656546615"/>
      </w:sdtPr>
      <w:sdtContent>
        <w:p w14:paraId="00000966" w14:textId="77777777" w:rsidR="00CF3663" w:rsidRDefault="00000000">
          <w:pPr>
            <w:numPr>
              <w:ilvl w:val="3"/>
              <w:numId w:val="167"/>
            </w:numPr>
            <w:tabs>
              <w:tab w:val="left" w:pos="720"/>
              <w:tab w:val="left" w:pos="1440"/>
              <w:tab w:val="left" w:pos="2160"/>
            </w:tabs>
            <w:spacing w:before="200" w:after="200"/>
            <w:rPr>
              <w:ins w:id="4447" w:author="BHA Regulatory Affairs Unit" w:date="2026-07-29T16:06:00Z"/>
            </w:rPr>
          </w:pPr>
          <w:sdt>
            <w:sdtPr>
              <w:tag w:val="goog_rdk_4435"/>
              <w:id w:val="433375999"/>
            </w:sdtPr>
            <w:sdtContent>
              <w:ins w:id="4448" w:author="BHA Regulatory Affairs Unit" w:date="2026-07-29T16:06:00Z">
                <w:r>
                  <w:t>How personnel are to document the refusal in the individual’s file.</w:t>
                </w:r>
              </w:ins>
            </w:sdtContent>
          </w:sdt>
        </w:p>
      </w:sdtContent>
    </w:sdt>
    <w:sdt>
      <w:sdtPr>
        <w:tag w:val="goog_rdk_4438"/>
        <w:id w:val="-80345616"/>
      </w:sdtPr>
      <w:sdtContent>
        <w:p w14:paraId="00000967" w14:textId="77777777" w:rsidR="00CF3663" w:rsidRDefault="00000000">
          <w:pPr>
            <w:numPr>
              <w:ilvl w:val="2"/>
              <w:numId w:val="167"/>
            </w:numPr>
            <w:tabs>
              <w:tab w:val="left" w:pos="720"/>
              <w:tab w:val="left" w:pos="1440"/>
              <w:tab w:val="left" w:pos="2160"/>
            </w:tabs>
            <w:spacing w:before="200" w:after="200"/>
            <w:rPr>
              <w:ins w:id="4449" w:author="BHA Regulatory Affairs Unit" w:date="2026-07-29T16:06:00Z"/>
            </w:rPr>
          </w:pPr>
          <w:sdt>
            <w:sdtPr>
              <w:tag w:val="goog_rdk_4437"/>
              <w:id w:val="1799016334"/>
            </w:sdtPr>
            <w:sdtContent>
              <w:ins w:id="4450" w:author="BHA Regulatory Affairs Unit" w:date="2026-07-29T16:06:00Z">
                <w:r>
                  <w:t>Coordination of referrals to alternate levels of care, including contingencies to follow in the event that the preferred level of care is not available; and</w:t>
                </w:r>
              </w:ins>
            </w:sdtContent>
          </w:sdt>
        </w:p>
      </w:sdtContent>
    </w:sdt>
    <w:sdt>
      <w:sdtPr>
        <w:tag w:val="goog_rdk_4440"/>
        <w:id w:val="-933294839"/>
      </w:sdtPr>
      <w:sdtContent>
        <w:p w14:paraId="00000968" w14:textId="77777777" w:rsidR="00CF3663" w:rsidRDefault="00000000">
          <w:pPr>
            <w:numPr>
              <w:ilvl w:val="2"/>
              <w:numId w:val="167"/>
            </w:numPr>
            <w:tabs>
              <w:tab w:val="left" w:pos="720"/>
              <w:tab w:val="left" w:pos="1440"/>
            </w:tabs>
            <w:spacing w:before="240"/>
            <w:rPr>
              <w:ins w:id="4451" w:author="BHA Regulatory Affairs Unit" w:date="2026-07-29T16:06:00Z"/>
            </w:rPr>
          </w:pPr>
          <w:sdt>
            <w:sdtPr>
              <w:tag w:val="goog_rdk_4439"/>
              <w:id w:val="1383277494"/>
            </w:sdtPr>
            <w:sdtContent>
              <w:ins w:id="4452" w:author="BHA Regulatory Affairs Unit" w:date="2026-07-29T16:06:00Z">
                <w:r>
                  <w:t>Rapid re-engagement process expectations.</w:t>
                </w:r>
              </w:ins>
            </w:sdtContent>
          </w:sdt>
        </w:p>
      </w:sdtContent>
    </w:sdt>
    <w:sdt>
      <w:sdtPr>
        <w:tag w:val="goog_rdk_4442"/>
        <w:id w:val="1465312419"/>
      </w:sdtPr>
      <w:sdtContent>
        <w:p w14:paraId="00000969" w14:textId="77777777" w:rsidR="00CF3663" w:rsidRDefault="00000000">
          <w:pPr>
            <w:keepNext/>
            <w:spacing w:before="240" w:after="60"/>
            <w:ind w:firstLine="0"/>
            <w:rPr>
              <w:ins w:id="4453" w:author="BHA Regulatory Affairs Unit" w:date="2026-07-29T16:06:00Z"/>
              <w:b/>
              <w:bCs/>
            </w:rPr>
          </w:pPr>
          <w:sdt>
            <w:sdtPr>
              <w:tag w:val="goog_rdk_4441"/>
              <w:id w:val="-1812283241"/>
            </w:sdtPr>
            <w:sdtContent>
              <w:ins w:id="4454" w:author="BHA Regulatory Affairs Unit" w:date="2026-07-29T16:06:00Z">
                <w:r>
                  <w:rPr>
                    <w:b/>
                    <w:bCs/>
                  </w:rPr>
                  <w:t>4.2.3</w:t>
                </w:r>
                <w:r>
                  <w:rPr>
                    <w:b/>
                    <w:bCs/>
                  </w:rPr>
                  <w:tab/>
                  <w:t>Personnel</w:t>
                </w:r>
              </w:ins>
            </w:sdtContent>
          </w:sdt>
        </w:p>
      </w:sdtContent>
    </w:sdt>
    <w:sdt>
      <w:sdtPr>
        <w:tag w:val="goog_rdk_4444"/>
        <w:id w:val="1724581055"/>
      </w:sdtPr>
      <w:sdtContent>
        <w:p w14:paraId="0000096A" w14:textId="77777777" w:rsidR="00CF3663" w:rsidRDefault="00000000">
          <w:pPr>
            <w:numPr>
              <w:ilvl w:val="0"/>
              <w:numId w:val="168"/>
            </w:numPr>
            <w:tabs>
              <w:tab w:val="left" w:pos="720"/>
              <w:tab w:val="left" w:pos="1440"/>
            </w:tabs>
            <w:spacing w:before="240"/>
            <w:rPr>
              <w:ins w:id="4455" w:author="BHA Regulatory Affairs Unit" w:date="2026-07-29T16:06:00Z"/>
            </w:rPr>
          </w:pPr>
          <w:sdt>
            <w:sdtPr>
              <w:tag w:val="goog_rdk_4443"/>
              <w:id w:val="1283367501"/>
            </w:sdtPr>
            <w:sdtContent>
              <w:ins w:id="4456" w:author="BHA Regulatory Affairs Unit" w:date="2026-07-29T16:06:00Z">
                <w:r>
                  <w:t>Level of care requirements</w:t>
                </w:r>
                <w:r>
                  <w:tab/>
                </w:r>
              </w:ins>
            </w:sdtContent>
          </w:sdt>
        </w:p>
      </w:sdtContent>
    </w:sdt>
    <w:sdt>
      <w:sdtPr>
        <w:tag w:val="goog_rdk_4446"/>
        <w:id w:val="-1056510960"/>
      </w:sdtPr>
      <w:sdtContent>
        <w:p w14:paraId="0000096B" w14:textId="77777777" w:rsidR="00CF3663" w:rsidRDefault="00000000">
          <w:pPr>
            <w:numPr>
              <w:ilvl w:val="1"/>
              <w:numId w:val="168"/>
            </w:numPr>
            <w:tabs>
              <w:tab w:val="left" w:pos="720"/>
              <w:tab w:val="left" w:pos="1440"/>
            </w:tabs>
            <w:spacing w:before="240"/>
            <w:rPr>
              <w:ins w:id="4457" w:author="BHA Regulatory Affairs Unit" w:date="2026-07-29T16:06:00Z"/>
            </w:rPr>
          </w:pPr>
          <w:sdt>
            <w:sdtPr>
              <w:tag w:val="goog_rdk_4445"/>
              <w:id w:val="480328722"/>
            </w:sdtPr>
            <w:sdtContent>
              <w:ins w:id="4458" w:author="BHA Regulatory Affairs Unit" w:date="2026-07-29T16:06:00Z">
                <w:r>
                  <w:t>Services must be provided in alignment with personnel standards, as detailed in Part 1.15 of these Rules.</w:t>
                </w:r>
              </w:ins>
            </w:sdtContent>
          </w:sdt>
        </w:p>
      </w:sdtContent>
    </w:sdt>
    <w:sdt>
      <w:sdtPr>
        <w:tag w:val="goog_rdk_4448"/>
        <w:id w:val="-1660384211"/>
      </w:sdtPr>
      <w:sdtContent>
        <w:p w14:paraId="0000096C" w14:textId="77777777" w:rsidR="00CF3663" w:rsidRDefault="00000000">
          <w:pPr>
            <w:numPr>
              <w:ilvl w:val="1"/>
              <w:numId w:val="168"/>
            </w:numPr>
            <w:tabs>
              <w:tab w:val="left" w:pos="720"/>
              <w:tab w:val="left" w:pos="1440"/>
            </w:tabs>
            <w:spacing w:before="240"/>
            <w:rPr>
              <w:ins w:id="4459" w:author="BHA Regulatory Affairs Unit" w:date="2026-07-29T16:06:00Z"/>
            </w:rPr>
          </w:pPr>
          <w:sdt>
            <w:sdtPr>
              <w:tag w:val="goog_rdk_4447"/>
              <w:id w:val="-2025269654"/>
            </w:sdtPr>
            <w:sdtContent>
              <w:ins w:id="4460" w:author="BHA Regulatory Affairs Unit" w:date="2026-07-29T16:06:00Z">
                <w:r>
                  <w:t>Personnel qualified to provide long-term remission monitoring (L-TRM) treatment means the following behavioral health professionals acting within their scope of practice and trained in mental health and/or substance use disorder identification and treatment:</w:t>
                </w:r>
              </w:ins>
            </w:sdtContent>
          </w:sdt>
        </w:p>
      </w:sdtContent>
    </w:sdt>
    <w:sdt>
      <w:sdtPr>
        <w:tag w:val="goog_rdk_4450"/>
        <w:id w:val="389374677"/>
      </w:sdtPr>
      <w:sdtContent>
        <w:p w14:paraId="0000096D" w14:textId="77777777" w:rsidR="00CF3663" w:rsidRDefault="00000000">
          <w:pPr>
            <w:numPr>
              <w:ilvl w:val="2"/>
              <w:numId w:val="168"/>
            </w:numPr>
            <w:tabs>
              <w:tab w:val="left" w:pos="720"/>
              <w:tab w:val="left" w:pos="1440"/>
            </w:tabs>
            <w:spacing w:before="240"/>
            <w:rPr>
              <w:ins w:id="4461" w:author="BHA Regulatory Affairs Unit" w:date="2026-07-29T16:06:00Z"/>
            </w:rPr>
          </w:pPr>
          <w:sdt>
            <w:sdtPr>
              <w:tag w:val="goog_rdk_4449"/>
              <w:id w:val="964910257"/>
            </w:sdtPr>
            <w:sdtContent>
              <w:ins w:id="4462" w:author="BHA Regulatory Affairs Unit" w:date="2026-07-29T16:06:00Z">
                <w:r>
                  <w:t>Licensees, as defined in Part 1.2.2 of these Rules;</w:t>
                </w:r>
              </w:ins>
            </w:sdtContent>
          </w:sdt>
        </w:p>
      </w:sdtContent>
    </w:sdt>
    <w:sdt>
      <w:sdtPr>
        <w:tag w:val="goog_rdk_4452"/>
        <w:id w:val="1732385053"/>
      </w:sdtPr>
      <w:sdtContent>
        <w:p w14:paraId="0000096E" w14:textId="77777777" w:rsidR="00CF3663" w:rsidRDefault="00000000">
          <w:pPr>
            <w:numPr>
              <w:ilvl w:val="2"/>
              <w:numId w:val="168"/>
            </w:numPr>
            <w:tabs>
              <w:tab w:val="left" w:pos="720"/>
              <w:tab w:val="left" w:pos="1440"/>
            </w:tabs>
            <w:spacing w:before="240"/>
            <w:rPr>
              <w:ins w:id="4463" w:author="BHA Regulatory Affairs Unit" w:date="2026-07-29T16:06:00Z"/>
            </w:rPr>
          </w:pPr>
          <w:sdt>
            <w:sdtPr>
              <w:tag w:val="goog_rdk_4451"/>
              <w:id w:val="407428103"/>
            </w:sdtPr>
            <w:sdtContent>
              <w:ins w:id="4464" w:author="BHA Regulatory Affairs Unit" w:date="2026-07-29T16:06:00Z">
                <w:r>
                  <w:t>Candidates, as defined in Part 1.2.2 of these Rules;</w:t>
                </w:r>
              </w:ins>
            </w:sdtContent>
          </w:sdt>
        </w:p>
      </w:sdtContent>
    </w:sdt>
    <w:sdt>
      <w:sdtPr>
        <w:tag w:val="goog_rdk_4454"/>
        <w:id w:val="-774485247"/>
      </w:sdtPr>
      <w:sdtContent>
        <w:p w14:paraId="0000096F" w14:textId="77777777" w:rsidR="00CF3663" w:rsidRDefault="00000000">
          <w:pPr>
            <w:numPr>
              <w:ilvl w:val="2"/>
              <w:numId w:val="168"/>
            </w:numPr>
            <w:tabs>
              <w:tab w:val="left" w:pos="720"/>
              <w:tab w:val="left" w:pos="1440"/>
            </w:tabs>
            <w:spacing w:before="240"/>
            <w:rPr>
              <w:ins w:id="4465" w:author="BHA Regulatory Affairs Unit" w:date="2026-07-29T16:06:00Z"/>
            </w:rPr>
          </w:pPr>
          <w:sdt>
            <w:sdtPr>
              <w:tag w:val="goog_rdk_4453"/>
              <w:id w:val="1018592245"/>
            </w:sdtPr>
            <w:sdtContent>
              <w:ins w:id="4466" w:author="BHA Regulatory Affairs Unit" w:date="2026-07-29T16:06:00Z">
                <w:r>
                  <w:t>Certified Addiction Specialists (CAS) , as defined in Part 1.2.2 of these Rules;</w:t>
                </w:r>
              </w:ins>
            </w:sdtContent>
          </w:sdt>
        </w:p>
      </w:sdtContent>
    </w:sdt>
    <w:sdt>
      <w:sdtPr>
        <w:tag w:val="goog_rdk_4456"/>
        <w:id w:val="-411440348"/>
      </w:sdtPr>
      <w:sdtContent>
        <w:p w14:paraId="00000970" w14:textId="77777777" w:rsidR="00CF3663" w:rsidRDefault="00000000">
          <w:pPr>
            <w:numPr>
              <w:ilvl w:val="2"/>
              <w:numId w:val="168"/>
            </w:numPr>
            <w:tabs>
              <w:tab w:val="left" w:pos="720"/>
              <w:tab w:val="left" w:pos="1440"/>
            </w:tabs>
            <w:spacing w:before="240"/>
            <w:rPr>
              <w:ins w:id="4467" w:author="BHA Regulatory Affairs Unit" w:date="2026-07-29T16:06:00Z"/>
            </w:rPr>
          </w:pPr>
          <w:sdt>
            <w:sdtPr>
              <w:tag w:val="goog_rdk_4455"/>
              <w:id w:val="-900570992"/>
            </w:sdtPr>
            <w:sdtContent>
              <w:ins w:id="4468" w:author="BHA Regulatory Affairs Unit" w:date="2026-07-29T16:06:00Z">
                <w:r>
                  <w:t>Certified Addiction Technicians (CAT) , as defined in Part 1.2.2 of these Rules;</w:t>
                </w:r>
              </w:ins>
            </w:sdtContent>
          </w:sdt>
        </w:p>
      </w:sdtContent>
    </w:sdt>
    <w:sdt>
      <w:sdtPr>
        <w:tag w:val="goog_rdk_4458"/>
        <w:id w:val="548979192"/>
      </w:sdtPr>
      <w:sdtContent>
        <w:p w14:paraId="00000971" w14:textId="77777777" w:rsidR="00CF3663" w:rsidRDefault="00000000">
          <w:pPr>
            <w:numPr>
              <w:ilvl w:val="3"/>
              <w:numId w:val="168"/>
            </w:numPr>
            <w:tabs>
              <w:tab w:val="left" w:pos="720"/>
              <w:tab w:val="left" w:pos="1440"/>
              <w:tab w:val="left" w:pos="2160"/>
            </w:tabs>
            <w:spacing w:before="200" w:after="200"/>
            <w:rPr>
              <w:ins w:id="4469" w:author="BHA Regulatory Affairs Unit" w:date="2026-07-29T16:06:00Z"/>
            </w:rPr>
          </w:pPr>
          <w:sdt>
            <w:sdtPr>
              <w:tag w:val="goog_rdk_4457"/>
              <w:id w:val="-704382664"/>
            </w:sdtPr>
            <w:sdtContent>
              <w:ins w:id="4470" w:author="BHA Regulatory Affairs Unit" w:date="2026-07-29T16:06:00Z">
                <w:r>
                  <w:t>If utilizing certified addiction technicians (CAT), these personnel must not comprise more than twenty-five percent (25%) of an agency’s total personnel; and</w:t>
                </w:r>
              </w:ins>
            </w:sdtContent>
          </w:sdt>
        </w:p>
      </w:sdtContent>
    </w:sdt>
    <w:sdt>
      <w:sdtPr>
        <w:tag w:val="goog_rdk_4460"/>
        <w:id w:val="-361148158"/>
      </w:sdtPr>
      <w:sdtContent>
        <w:p w14:paraId="00000972" w14:textId="77777777" w:rsidR="00CF3663" w:rsidRDefault="00000000">
          <w:pPr>
            <w:numPr>
              <w:ilvl w:val="2"/>
              <w:numId w:val="168"/>
            </w:numPr>
            <w:tabs>
              <w:tab w:val="left" w:pos="720"/>
              <w:tab w:val="left" w:pos="1440"/>
            </w:tabs>
            <w:spacing w:before="240"/>
            <w:rPr>
              <w:ins w:id="4471" w:author="BHA Regulatory Affairs Unit" w:date="2026-07-29T16:06:00Z"/>
            </w:rPr>
          </w:pPr>
          <w:sdt>
            <w:sdtPr>
              <w:tag w:val="goog_rdk_4459"/>
              <w:id w:val="934876463"/>
            </w:sdtPr>
            <w:sdtContent>
              <w:ins w:id="4472" w:author="BHA Regulatory Affairs Unit" w:date="2026-07-29T16:06:00Z">
                <w:r>
                  <w:t>Counselors-in-Training, as defined in Part 1.2.2 of these Rules; and</w:t>
                </w:r>
              </w:ins>
            </w:sdtContent>
          </w:sdt>
        </w:p>
      </w:sdtContent>
    </w:sdt>
    <w:sdt>
      <w:sdtPr>
        <w:tag w:val="goog_rdk_4462"/>
        <w:id w:val="1785262037"/>
      </w:sdtPr>
      <w:sdtContent>
        <w:p w14:paraId="00000973" w14:textId="77777777" w:rsidR="00CF3663" w:rsidRDefault="00000000">
          <w:pPr>
            <w:numPr>
              <w:ilvl w:val="2"/>
              <w:numId w:val="168"/>
            </w:numPr>
            <w:tabs>
              <w:tab w:val="left" w:pos="720"/>
              <w:tab w:val="left" w:pos="1440"/>
              <w:tab w:val="left" w:pos="2160"/>
            </w:tabs>
            <w:spacing w:before="200" w:after="200"/>
            <w:rPr>
              <w:ins w:id="4473" w:author="BHA Regulatory Affairs Unit" w:date="2026-07-29T16:06:00Z"/>
            </w:rPr>
          </w:pPr>
          <w:sdt>
            <w:sdtPr>
              <w:tag w:val="goog_rdk_4461"/>
              <w:id w:val="1649405219"/>
            </w:sdtPr>
            <w:sdtContent>
              <w:ins w:id="4474" w:author="BHA Regulatory Affairs Unit" w:date="2026-07-29T16:06:00Z">
                <w:r>
                  <w:t>Interns, as defined in Part 1.2.2 of these Rules;</w:t>
                </w:r>
              </w:ins>
            </w:sdtContent>
          </w:sdt>
        </w:p>
      </w:sdtContent>
    </w:sdt>
    <w:sdt>
      <w:sdtPr>
        <w:tag w:val="goog_rdk_4464"/>
        <w:id w:val="-660016984"/>
      </w:sdtPr>
      <w:sdtContent>
        <w:p w14:paraId="00000974" w14:textId="77777777" w:rsidR="00CF3663" w:rsidRDefault="00000000">
          <w:pPr>
            <w:numPr>
              <w:ilvl w:val="3"/>
              <w:numId w:val="168"/>
            </w:numPr>
            <w:tabs>
              <w:tab w:val="left" w:pos="720"/>
              <w:tab w:val="left" w:pos="1440"/>
              <w:tab w:val="left" w:pos="2160"/>
            </w:tabs>
            <w:spacing w:before="200" w:after="200"/>
            <w:rPr>
              <w:ins w:id="4475" w:author="BHA Regulatory Affairs Unit" w:date="2026-07-29T16:06:00Z"/>
            </w:rPr>
          </w:pPr>
          <w:sdt>
            <w:sdtPr>
              <w:tag w:val="goog_rdk_4463"/>
              <w:id w:val="-1796628430"/>
            </w:sdtPr>
            <w:sdtContent>
              <w:ins w:id="4476" w:author="BHA Regulatory Affairs Unit" w:date="2026-07-29T16:06:00Z">
                <w:r>
                  <w:t>If utilizing counselors-in-training and/or interns, these personnel must not comprise more than twenty-five percent (25%) of an agency’s total personnel.</w:t>
                </w:r>
              </w:ins>
            </w:sdtContent>
          </w:sdt>
        </w:p>
      </w:sdtContent>
    </w:sdt>
    <w:sdt>
      <w:sdtPr>
        <w:tag w:val="goog_rdk_4466"/>
        <w:id w:val="-1843594978"/>
      </w:sdtPr>
      <w:sdtContent>
        <w:p w14:paraId="00000975" w14:textId="77777777" w:rsidR="00CF3663" w:rsidRDefault="00000000">
          <w:pPr>
            <w:numPr>
              <w:ilvl w:val="1"/>
              <w:numId w:val="168"/>
            </w:numPr>
            <w:tabs>
              <w:tab w:val="left" w:pos="720"/>
              <w:tab w:val="left" w:pos="1440"/>
            </w:tabs>
            <w:spacing w:before="240"/>
            <w:rPr>
              <w:ins w:id="4477" w:author="BHA Regulatory Affairs Unit" w:date="2026-07-29T16:06:00Z"/>
            </w:rPr>
          </w:pPr>
          <w:sdt>
            <w:sdtPr>
              <w:tag w:val="goog_rdk_4465"/>
              <w:id w:val="-1349289553"/>
            </w:sdtPr>
            <w:sdtContent>
              <w:ins w:id="4478" w:author="BHA Regulatory Affairs Unit" w:date="2026-07-29T16:06:00Z">
                <w:r>
                  <w:t>Personnel qualified to provide recovery support services (RSS) , as defined in Part 1.2.1 of these Rules, include the following professionals acting within their scope of practice and training:</w:t>
                </w:r>
              </w:ins>
            </w:sdtContent>
          </w:sdt>
        </w:p>
      </w:sdtContent>
    </w:sdt>
    <w:sdt>
      <w:sdtPr>
        <w:tag w:val="goog_rdk_4468"/>
        <w:id w:val="-1397352114"/>
      </w:sdtPr>
      <w:sdtContent>
        <w:p w14:paraId="00000976" w14:textId="77777777" w:rsidR="00CF3663" w:rsidRDefault="00000000">
          <w:pPr>
            <w:numPr>
              <w:ilvl w:val="2"/>
              <w:numId w:val="168"/>
            </w:numPr>
            <w:tabs>
              <w:tab w:val="left" w:pos="720"/>
              <w:tab w:val="left" w:pos="1440"/>
            </w:tabs>
            <w:spacing w:before="240"/>
            <w:rPr>
              <w:ins w:id="4479" w:author="BHA Regulatory Affairs Unit" w:date="2026-07-29T16:06:00Z"/>
            </w:rPr>
          </w:pPr>
          <w:sdt>
            <w:sdtPr>
              <w:tag w:val="goog_rdk_4467"/>
              <w:id w:val="-462203561"/>
            </w:sdtPr>
            <w:sdtContent>
              <w:ins w:id="4480" w:author="BHA Regulatory Affairs Unit" w:date="2026-07-29T16:06:00Z">
                <w:r>
                  <w:t>Peer Support Professionals, as defined in Part 1.2.2 of these Rules;</w:t>
                </w:r>
              </w:ins>
            </w:sdtContent>
          </w:sdt>
        </w:p>
      </w:sdtContent>
    </w:sdt>
    <w:sdt>
      <w:sdtPr>
        <w:tag w:val="goog_rdk_4470"/>
        <w:id w:val="-481257681"/>
      </w:sdtPr>
      <w:sdtContent>
        <w:p w14:paraId="00000977" w14:textId="77777777" w:rsidR="00CF3663" w:rsidRDefault="00000000">
          <w:pPr>
            <w:numPr>
              <w:ilvl w:val="2"/>
              <w:numId w:val="168"/>
            </w:numPr>
            <w:tabs>
              <w:tab w:val="left" w:pos="720"/>
              <w:tab w:val="left" w:pos="1440"/>
            </w:tabs>
            <w:spacing w:before="240"/>
            <w:rPr>
              <w:ins w:id="4481" w:author="BHA Regulatory Affairs Unit" w:date="2026-07-29T16:06:00Z"/>
            </w:rPr>
          </w:pPr>
          <w:sdt>
            <w:sdtPr>
              <w:tag w:val="goog_rdk_4469"/>
              <w:id w:val="-1133798014"/>
            </w:sdtPr>
            <w:sdtContent>
              <w:ins w:id="4482" w:author="BHA Regulatory Affairs Unit" w:date="2026-07-29T16:06:00Z">
                <w:r>
                  <w:t>Allied Health Personnel, as defined in Part 1.2.2 of these Rules; and</w:t>
                </w:r>
              </w:ins>
            </w:sdtContent>
          </w:sdt>
        </w:p>
      </w:sdtContent>
    </w:sdt>
    <w:sdt>
      <w:sdtPr>
        <w:tag w:val="goog_rdk_4472"/>
        <w:id w:val="1315663857"/>
      </w:sdtPr>
      <w:sdtContent>
        <w:p w14:paraId="00000978" w14:textId="77777777" w:rsidR="00CF3663" w:rsidRDefault="00000000">
          <w:pPr>
            <w:numPr>
              <w:ilvl w:val="2"/>
              <w:numId w:val="168"/>
            </w:numPr>
            <w:tabs>
              <w:tab w:val="left" w:pos="720"/>
              <w:tab w:val="left" w:pos="1440"/>
            </w:tabs>
            <w:spacing w:before="240"/>
            <w:rPr>
              <w:ins w:id="4483" w:author="BHA Regulatory Affairs Unit" w:date="2026-07-29T16:06:00Z"/>
            </w:rPr>
          </w:pPr>
          <w:sdt>
            <w:sdtPr>
              <w:tag w:val="goog_rdk_4471"/>
              <w:id w:val="-899923469"/>
            </w:sdtPr>
            <w:sdtContent>
              <w:ins w:id="4484" w:author="BHA Regulatory Affairs Unit" w:date="2026-07-29T16:06:00Z">
                <w:r>
                  <w:t>Qualified Behavioral Health Assistants (QBHA), as defined in Part 1.2.2 of these Rules.</w:t>
                </w:r>
              </w:ins>
            </w:sdtContent>
          </w:sdt>
        </w:p>
      </w:sdtContent>
    </w:sdt>
    <w:sdt>
      <w:sdtPr>
        <w:tag w:val="goog_rdk_4474"/>
        <w:id w:val="-601667414"/>
      </w:sdtPr>
      <w:sdtContent>
        <w:p w14:paraId="00000979" w14:textId="77777777" w:rsidR="00CF3663" w:rsidRDefault="00000000">
          <w:pPr>
            <w:numPr>
              <w:ilvl w:val="1"/>
              <w:numId w:val="168"/>
            </w:numPr>
            <w:tabs>
              <w:tab w:val="left" w:pos="720"/>
              <w:tab w:val="left" w:pos="1440"/>
            </w:tabs>
            <w:spacing w:before="240"/>
            <w:rPr>
              <w:ins w:id="4485" w:author="BHA Regulatory Affairs Unit" w:date="2026-07-29T16:06:00Z"/>
            </w:rPr>
          </w:pPr>
          <w:sdt>
            <w:sdtPr>
              <w:tag w:val="goog_rdk_4473"/>
              <w:id w:val="-1440104992"/>
            </w:sdtPr>
            <w:sdtContent>
              <w:ins w:id="4486" w:author="BHA Regulatory Affairs Unit" w:date="2026-07-29T16:06:00Z">
                <w:r>
                  <w:t>If the agency providing L-TRM services is clinically managed, it must have a Program Director, as defined in Part 1.2.2 of these Rules.</w:t>
                </w:r>
              </w:ins>
            </w:sdtContent>
          </w:sdt>
        </w:p>
      </w:sdtContent>
    </w:sdt>
    <w:sdt>
      <w:sdtPr>
        <w:tag w:val="goog_rdk_4476"/>
        <w:id w:val="554794459"/>
      </w:sdtPr>
      <w:sdtContent>
        <w:p w14:paraId="0000097A" w14:textId="77777777" w:rsidR="00CF3663" w:rsidRDefault="00000000">
          <w:pPr>
            <w:numPr>
              <w:ilvl w:val="1"/>
              <w:numId w:val="168"/>
            </w:numPr>
            <w:tabs>
              <w:tab w:val="left" w:pos="720"/>
              <w:tab w:val="left" w:pos="1440"/>
            </w:tabs>
            <w:spacing w:before="240"/>
            <w:rPr>
              <w:ins w:id="4487" w:author="BHA Regulatory Affairs Unit" w:date="2026-07-29T16:06:00Z"/>
            </w:rPr>
          </w:pPr>
          <w:sdt>
            <w:sdtPr>
              <w:tag w:val="goog_rdk_4475"/>
              <w:id w:val="-1356637722"/>
            </w:sdtPr>
            <w:sdtContent>
              <w:ins w:id="4488" w:author="BHA Regulatory Affairs Unit" w:date="2026-07-29T16:06:00Z">
                <w:r>
                  <w:t>The agency is not required to, but may elect to, employ a Medical Director as defined in Part 1.2.2 of these Rules, or other medical personnel.</w:t>
                </w:r>
              </w:ins>
            </w:sdtContent>
          </w:sdt>
        </w:p>
      </w:sdtContent>
    </w:sdt>
    <w:sdt>
      <w:sdtPr>
        <w:tag w:val="goog_rdk_4478"/>
        <w:id w:val="-1828109298"/>
      </w:sdtPr>
      <w:sdtContent>
        <w:p w14:paraId="0000097B" w14:textId="77777777" w:rsidR="00CF3663" w:rsidRDefault="00000000">
          <w:pPr>
            <w:numPr>
              <w:ilvl w:val="0"/>
              <w:numId w:val="168"/>
            </w:numPr>
            <w:tabs>
              <w:tab w:val="left" w:pos="720"/>
              <w:tab w:val="left" w:pos="1440"/>
            </w:tabs>
            <w:spacing w:before="240"/>
            <w:rPr>
              <w:ins w:id="4489" w:author="BHA Regulatory Affairs Unit" w:date="2026-07-29T16:06:00Z"/>
            </w:rPr>
          </w:pPr>
          <w:sdt>
            <w:sdtPr>
              <w:tag w:val="goog_rdk_4477"/>
              <w:id w:val="-1198831244"/>
            </w:sdtPr>
            <w:sdtContent>
              <w:ins w:id="4490" w:author="BHA Regulatory Affairs Unit" w:date="2026-07-29T16:06:00Z">
                <w:r>
                  <w:t xml:space="preserve">Supervisor consultation </w:t>
                </w:r>
              </w:ins>
            </w:sdtContent>
          </w:sdt>
        </w:p>
      </w:sdtContent>
    </w:sdt>
    <w:sdt>
      <w:sdtPr>
        <w:tag w:val="goog_rdk_4480"/>
        <w:id w:val="-968494635"/>
      </w:sdtPr>
      <w:sdtContent>
        <w:p w14:paraId="0000097C" w14:textId="77777777" w:rsidR="00CF3663" w:rsidRDefault="00000000">
          <w:pPr>
            <w:numPr>
              <w:ilvl w:val="1"/>
              <w:numId w:val="168"/>
            </w:numPr>
            <w:tabs>
              <w:tab w:val="left" w:pos="720"/>
              <w:tab w:val="left" w:pos="1440"/>
            </w:tabs>
            <w:spacing w:before="240"/>
            <w:rPr>
              <w:ins w:id="4491" w:author="BHA Regulatory Affairs Unit" w:date="2026-07-29T16:06:00Z"/>
            </w:rPr>
          </w:pPr>
          <w:sdt>
            <w:sdtPr>
              <w:tag w:val="goog_rdk_4479"/>
              <w:id w:val="-1421160038"/>
            </w:sdtPr>
            <w:sdtContent>
              <w:ins w:id="4492" w:author="BHA Regulatory Affairs Unit" w:date="2026-07-29T16:06:00Z">
                <w:r>
                  <w:t>A supervisor must be available to support oversight of the agency and services. These oversight needs include, but are not limited to:</w:t>
                </w:r>
              </w:ins>
            </w:sdtContent>
          </w:sdt>
        </w:p>
      </w:sdtContent>
    </w:sdt>
    <w:sdt>
      <w:sdtPr>
        <w:tag w:val="goog_rdk_4482"/>
        <w:id w:val="-1826121734"/>
      </w:sdtPr>
      <w:sdtContent>
        <w:p w14:paraId="0000097D" w14:textId="77777777" w:rsidR="00CF3663" w:rsidRDefault="00000000">
          <w:pPr>
            <w:numPr>
              <w:ilvl w:val="2"/>
              <w:numId w:val="168"/>
            </w:numPr>
            <w:tabs>
              <w:tab w:val="left" w:pos="720"/>
              <w:tab w:val="left" w:pos="1440"/>
            </w:tabs>
            <w:spacing w:before="240"/>
            <w:rPr>
              <w:ins w:id="4493" w:author="BHA Regulatory Affairs Unit" w:date="2026-07-29T16:06:00Z"/>
            </w:rPr>
          </w:pPr>
          <w:sdt>
            <w:sdtPr>
              <w:tag w:val="goog_rdk_4481"/>
              <w:id w:val="-2130564771"/>
            </w:sdtPr>
            <w:sdtContent>
              <w:ins w:id="4494" w:author="BHA Regulatory Affairs Unit" w:date="2026-07-29T16:06:00Z">
                <w:r>
                  <w:t>Crisis and/or emergency situations;</w:t>
                </w:r>
              </w:ins>
            </w:sdtContent>
          </w:sdt>
        </w:p>
      </w:sdtContent>
    </w:sdt>
    <w:sdt>
      <w:sdtPr>
        <w:tag w:val="goog_rdk_4484"/>
        <w:id w:val="-390161553"/>
      </w:sdtPr>
      <w:sdtContent>
        <w:p w14:paraId="0000097E" w14:textId="77777777" w:rsidR="00CF3663" w:rsidRDefault="00000000">
          <w:pPr>
            <w:numPr>
              <w:ilvl w:val="2"/>
              <w:numId w:val="168"/>
            </w:numPr>
            <w:tabs>
              <w:tab w:val="left" w:pos="720"/>
              <w:tab w:val="left" w:pos="1440"/>
            </w:tabs>
            <w:spacing w:before="240"/>
            <w:rPr>
              <w:ins w:id="4495" w:author="BHA Regulatory Affairs Unit" w:date="2026-07-29T16:06:00Z"/>
            </w:rPr>
          </w:pPr>
          <w:sdt>
            <w:sdtPr>
              <w:tag w:val="goog_rdk_4483"/>
              <w:id w:val="652668540"/>
            </w:sdtPr>
            <w:sdtContent>
              <w:ins w:id="4496" w:author="BHA Regulatory Affairs Unit" w:date="2026-07-29T16:06:00Z">
                <w:r>
                  <w:t>Behavioral health consultation;</w:t>
                </w:r>
              </w:ins>
            </w:sdtContent>
          </w:sdt>
        </w:p>
      </w:sdtContent>
    </w:sdt>
    <w:sdt>
      <w:sdtPr>
        <w:tag w:val="goog_rdk_4486"/>
        <w:id w:val="-1559747254"/>
      </w:sdtPr>
      <w:sdtContent>
        <w:p w14:paraId="0000097F" w14:textId="77777777" w:rsidR="00CF3663" w:rsidRDefault="00000000">
          <w:pPr>
            <w:numPr>
              <w:ilvl w:val="2"/>
              <w:numId w:val="168"/>
            </w:numPr>
            <w:tabs>
              <w:tab w:val="left" w:pos="720"/>
              <w:tab w:val="left" w:pos="1440"/>
            </w:tabs>
            <w:spacing w:before="240"/>
            <w:rPr>
              <w:ins w:id="4497" w:author="BHA Regulatory Affairs Unit" w:date="2026-07-29T16:06:00Z"/>
            </w:rPr>
          </w:pPr>
          <w:sdt>
            <w:sdtPr>
              <w:tag w:val="goog_rdk_4485"/>
              <w:id w:val="1057482610"/>
            </w:sdtPr>
            <w:sdtContent>
              <w:ins w:id="4498" w:author="BHA Regulatory Affairs Unit" w:date="2026-07-29T16:06:00Z">
                <w:r>
                  <w:t>Medical consultation; and/or</w:t>
                </w:r>
              </w:ins>
            </w:sdtContent>
          </w:sdt>
        </w:p>
      </w:sdtContent>
    </w:sdt>
    <w:sdt>
      <w:sdtPr>
        <w:tag w:val="goog_rdk_4488"/>
        <w:id w:val="1109356332"/>
      </w:sdtPr>
      <w:sdtContent>
        <w:p w14:paraId="00000980" w14:textId="77777777" w:rsidR="00CF3663" w:rsidRDefault="00000000">
          <w:pPr>
            <w:numPr>
              <w:ilvl w:val="2"/>
              <w:numId w:val="168"/>
            </w:numPr>
            <w:tabs>
              <w:tab w:val="left" w:pos="720"/>
              <w:tab w:val="left" w:pos="1440"/>
            </w:tabs>
            <w:spacing w:before="240"/>
            <w:rPr>
              <w:ins w:id="4499" w:author="BHA Regulatory Affairs Unit" w:date="2026-07-29T16:06:00Z"/>
            </w:rPr>
          </w:pPr>
          <w:sdt>
            <w:sdtPr>
              <w:tag w:val="goog_rdk_4487"/>
              <w:id w:val="-574890828"/>
            </w:sdtPr>
            <w:sdtContent>
              <w:ins w:id="4500" w:author="BHA Regulatory Affairs Unit" w:date="2026-07-29T16:06:00Z">
                <w:r>
                  <w:t>Other related concerns, as necessary.</w:t>
                </w:r>
              </w:ins>
            </w:sdtContent>
          </w:sdt>
        </w:p>
      </w:sdtContent>
    </w:sdt>
    <w:sdt>
      <w:sdtPr>
        <w:tag w:val="goog_rdk_4490"/>
        <w:id w:val="-2056101342"/>
      </w:sdtPr>
      <w:sdtContent>
        <w:p w14:paraId="00000981" w14:textId="77777777" w:rsidR="00CF3663" w:rsidRDefault="00000000">
          <w:pPr>
            <w:numPr>
              <w:ilvl w:val="1"/>
              <w:numId w:val="168"/>
            </w:numPr>
            <w:tabs>
              <w:tab w:val="left" w:pos="720"/>
              <w:tab w:val="left" w:pos="1440"/>
            </w:tabs>
            <w:spacing w:before="240"/>
            <w:rPr>
              <w:ins w:id="4501" w:author="BHA Regulatory Affairs Unit" w:date="2026-07-29T16:06:00Z"/>
            </w:rPr>
          </w:pPr>
          <w:sdt>
            <w:sdtPr>
              <w:tag w:val="goog_rdk_4489"/>
              <w:id w:val="697415294"/>
            </w:sdtPr>
            <w:sdtContent>
              <w:ins w:id="4502" w:author="BHA Regulatory Affairs Unit" w:date="2026-07-29T16:06:00Z">
                <w:r>
                  <w:t>Supervisor consultation must be provided by the Program Director, Clinical Director, or a licensee, as defined in Part 1.2.2 of these Rules.</w:t>
                </w:r>
              </w:ins>
            </w:sdtContent>
          </w:sdt>
        </w:p>
      </w:sdtContent>
    </w:sdt>
    <w:sdt>
      <w:sdtPr>
        <w:tag w:val="goog_rdk_4492"/>
        <w:id w:val="875110583"/>
      </w:sdtPr>
      <w:sdtContent>
        <w:p w14:paraId="00000982" w14:textId="77777777" w:rsidR="00CF3663" w:rsidRDefault="00000000">
          <w:pPr>
            <w:numPr>
              <w:ilvl w:val="1"/>
              <w:numId w:val="168"/>
            </w:numPr>
            <w:tabs>
              <w:tab w:val="left" w:pos="720"/>
              <w:tab w:val="left" w:pos="1440"/>
            </w:tabs>
            <w:spacing w:before="240"/>
            <w:rPr>
              <w:ins w:id="4503" w:author="BHA Regulatory Affairs Unit" w:date="2026-07-29T16:06:00Z"/>
            </w:rPr>
          </w:pPr>
          <w:sdt>
            <w:sdtPr>
              <w:tag w:val="goog_rdk_4491"/>
              <w:id w:val="1143952831"/>
            </w:sdtPr>
            <w:sdtContent>
              <w:ins w:id="4504" w:author="BHA Regulatory Affairs Unit" w:date="2026-07-29T16:06:00Z">
                <w:r>
                  <w:t>A supervisor’s response may include on-site and/or telehealth consultation, which includes availability by phone, when appropriate.</w:t>
                </w:r>
              </w:ins>
            </w:sdtContent>
          </w:sdt>
        </w:p>
      </w:sdtContent>
    </w:sdt>
    <w:sdt>
      <w:sdtPr>
        <w:tag w:val="goog_rdk_4494"/>
        <w:id w:val="-631108970"/>
      </w:sdtPr>
      <w:sdtContent>
        <w:p w14:paraId="00000983" w14:textId="77777777" w:rsidR="00CF3663" w:rsidRDefault="00000000">
          <w:pPr>
            <w:numPr>
              <w:ilvl w:val="1"/>
              <w:numId w:val="168"/>
            </w:numPr>
            <w:tabs>
              <w:tab w:val="left" w:pos="720"/>
              <w:tab w:val="left" w:pos="1440"/>
            </w:tabs>
            <w:spacing w:before="240"/>
            <w:rPr>
              <w:ins w:id="4505" w:author="BHA Regulatory Affairs Unit" w:date="2026-07-29T16:06:00Z"/>
            </w:rPr>
          </w:pPr>
          <w:sdt>
            <w:sdtPr>
              <w:tag w:val="goog_rdk_4493"/>
              <w:id w:val="1235470256"/>
            </w:sdtPr>
            <w:sdtContent>
              <w:ins w:id="4506" w:author="BHA Regulatory Affairs Unit" w:date="2026-07-29T16:06:00Z">
                <w:r>
                  <w:t>Personnel must have access to supervisor consultation regarding individuals in care as follows:</w:t>
                </w:r>
              </w:ins>
            </w:sdtContent>
          </w:sdt>
        </w:p>
      </w:sdtContent>
    </w:sdt>
    <w:sdt>
      <w:sdtPr>
        <w:tag w:val="goog_rdk_4496"/>
        <w:id w:val="-61859498"/>
      </w:sdtPr>
      <w:sdtContent>
        <w:p w14:paraId="00000984" w14:textId="77777777" w:rsidR="00CF3663" w:rsidRDefault="00000000">
          <w:pPr>
            <w:numPr>
              <w:ilvl w:val="2"/>
              <w:numId w:val="168"/>
            </w:numPr>
            <w:tabs>
              <w:tab w:val="left" w:pos="720"/>
              <w:tab w:val="left" w:pos="1440"/>
            </w:tabs>
            <w:spacing w:before="240"/>
            <w:rPr>
              <w:ins w:id="4507" w:author="BHA Regulatory Affairs Unit" w:date="2026-07-29T16:06:00Z"/>
            </w:rPr>
          </w:pPr>
          <w:sdt>
            <w:sdtPr>
              <w:tag w:val="goog_rdk_4495"/>
              <w:id w:val="469312135"/>
            </w:sdtPr>
            <w:sdtContent>
              <w:ins w:id="4508" w:author="BHA Regulatory Affairs Unit" w:date="2026-07-29T16:06:00Z">
                <w:r>
                  <w:t>Within one (1) hour for crisis and/or emergency situations, and</w:t>
                </w:r>
              </w:ins>
            </w:sdtContent>
          </w:sdt>
        </w:p>
      </w:sdtContent>
    </w:sdt>
    <w:sdt>
      <w:sdtPr>
        <w:tag w:val="goog_rdk_4498"/>
        <w:id w:val="2022519990"/>
      </w:sdtPr>
      <w:sdtContent>
        <w:p w14:paraId="00000985" w14:textId="77777777" w:rsidR="00CF3663" w:rsidRDefault="00000000">
          <w:pPr>
            <w:numPr>
              <w:ilvl w:val="2"/>
              <w:numId w:val="168"/>
            </w:numPr>
            <w:tabs>
              <w:tab w:val="left" w:pos="720"/>
              <w:tab w:val="left" w:pos="1440"/>
            </w:tabs>
            <w:spacing w:before="240"/>
            <w:rPr>
              <w:ins w:id="4509" w:author="BHA Regulatory Affairs Unit" w:date="2026-07-29T16:06:00Z"/>
            </w:rPr>
          </w:pPr>
          <w:sdt>
            <w:sdtPr>
              <w:tag w:val="goog_rdk_4497"/>
              <w:id w:val="-780755607"/>
            </w:sdtPr>
            <w:sdtContent>
              <w:ins w:id="4510" w:author="BHA Regulatory Affairs Unit" w:date="2026-07-29T16:06:00Z">
                <w:r>
                  <w:t>Within twenty-four (24) hours for behavioral health, medical, and/or other related concerns, as necessary.</w:t>
                </w:r>
              </w:ins>
            </w:sdtContent>
          </w:sdt>
        </w:p>
      </w:sdtContent>
    </w:sdt>
    <w:sdt>
      <w:sdtPr>
        <w:tag w:val="goog_rdk_4500"/>
        <w:id w:val="1367465951"/>
      </w:sdtPr>
      <w:sdtContent>
        <w:p w14:paraId="00000986" w14:textId="77777777" w:rsidR="00CF3663" w:rsidRDefault="00000000">
          <w:pPr>
            <w:numPr>
              <w:ilvl w:val="0"/>
              <w:numId w:val="168"/>
            </w:numPr>
            <w:tabs>
              <w:tab w:val="left" w:pos="720"/>
              <w:tab w:val="left" w:pos="1440"/>
            </w:tabs>
            <w:spacing w:before="240"/>
            <w:rPr>
              <w:ins w:id="4511" w:author="BHA Regulatory Affairs Unit" w:date="2026-07-29T16:06:00Z"/>
            </w:rPr>
          </w:pPr>
          <w:sdt>
            <w:sdtPr>
              <w:tag w:val="goog_rdk_4499"/>
              <w:id w:val="1833944276"/>
            </w:sdtPr>
            <w:sdtContent>
              <w:ins w:id="4512" w:author="BHA Regulatory Affairs Unit" w:date="2026-07-29T16:06:00Z">
                <w:r>
                  <w:t>Training</w:t>
                </w:r>
              </w:ins>
            </w:sdtContent>
          </w:sdt>
        </w:p>
      </w:sdtContent>
    </w:sdt>
    <w:sdt>
      <w:sdtPr>
        <w:tag w:val="goog_rdk_4502"/>
        <w:id w:val="-185636318"/>
      </w:sdtPr>
      <w:sdtContent>
        <w:p w14:paraId="00000987" w14:textId="77777777" w:rsidR="00CF3663" w:rsidRDefault="00000000">
          <w:pPr>
            <w:numPr>
              <w:ilvl w:val="1"/>
              <w:numId w:val="168"/>
            </w:numPr>
            <w:tabs>
              <w:tab w:val="left" w:pos="720"/>
              <w:tab w:val="left" w:pos="1440"/>
            </w:tabs>
            <w:spacing w:before="240"/>
            <w:rPr>
              <w:ins w:id="4513" w:author="BHA Regulatory Affairs Unit" w:date="2026-07-29T16:06:00Z"/>
            </w:rPr>
          </w:pPr>
          <w:sdt>
            <w:sdtPr>
              <w:tag w:val="goog_rdk_4501"/>
              <w:id w:val="1759592504"/>
            </w:sdtPr>
            <w:sdtContent>
              <w:ins w:id="4514" w:author="BHA Regulatory Affairs Unit" w:date="2026-07-29T16:06:00Z">
                <w:r>
                  <w:t>The agency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4504"/>
        <w:id w:val="-1161743355"/>
      </w:sdtPr>
      <w:sdtContent>
        <w:p w14:paraId="00000988" w14:textId="77777777" w:rsidR="00CF3663" w:rsidRDefault="00000000">
          <w:pPr>
            <w:keepNext/>
            <w:spacing w:before="240" w:after="60"/>
            <w:ind w:firstLine="0"/>
            <w:rPr>
              <w:ins w:id="4515" w:author="BHA Regulatory Affairs Unit" w:date="2026-07-29T16:06:00Z"/>
              <w:b/>
              <w:bCs/>
            </w:rPr>
          </w:pPr>
          <w:sdt>
            <w:sdtPr>
              <w:tag w:val="goog_rdk_4503"/>
              <w:id w:val="1787615057"/>
            </w:sdtPr>
            <w:sdtContent>
              <w:ins w:id="4516" w:author="BHA Regulatory Affairs Unit" w:date="2026-07-29T16:06:00Z">
                <w:r>
                  <w:rPr>
                    <w:b/>
                    <w:bCs/>
                  </w:rPr>
                  <w:t>4.2.4</w:t>
                </w:r>
                <w:r>
                  <w:rPr>
                    <w:b/>
                    <w:bCs/>
                  </w:rPr>
                  <w:tab/>
                  <w:t>Documentation and Timeliness</w:t>
                </w:r>
              </w:ins>
            </w:sdtContent>
          </w:sdt>
        </w:p>
      </w:sdtContent>
    </w:sdt>
    <w:sdt>
      <w:sdtPr>
        <w:tag w:val="goog_rdk_4506"/>
        <w:id w:val="1335868467"/>
      </w:sdtPr>
      <w:sdtContent>
        <w:p w14:paraId="00000989" w14:textId="77777777" w:rsidR="00CF3663" w:rsidRDefault="00000000">
          <w:pPr>
            <w:numPr>
              <w:ilvl w:val="0"/>
              <w:numId w:val="170"/>
            </w:numPr>
            <w:tabs>
              <w:tab w:val="left" w:pos="720"/>
              <w:tab w:val="left" w:pos="1440"/>
            </w:tabs>
            <w:spacing w:before="240"/>
            <w:rPr>
              <w:ins w:id="4517" w:author="BHA Regulatory Affairs Unit" w:date="2026-07-29T16:06:00Z"/>
            </w:rPr>
          </w:pPr>
          <w:sdt>
            <w:sdtPr>
              <w:tag w:val="goog_rdk_4505"/>
              <w:id w:val="-989361774"/>
            </w:sdtPr>
            <w:sdtContent>
              <w:ins w:id="4518" w:author="BHA Regulatory Affairs Unit" w:date="2026-07-29T16:06:00Z">
                <w:r>
                  <w:t>Agencies providing long-term remission monitoring (L-TRM) services must complete the following requirements, keeping documentation in the individual’s record, as set forth in Part 1.17 of these Rules.</w:t>
                </w:r>
              </w:ins>
            </w:sdtContent>
          </w:sdt>
        </w:p>
      </w:sdtContent>
    </w:sdt>
    <w:sdt>
      <w:sdtPr>
        <w:tag w:val="goog_rdk_4508"/>
        <w:id w:val="177172761"/>
      </w:sdtPr>
      <w:sdtContent>
        <w:p w14:paraId="0000098A" w14:textId="77777777" w:rsidR="00CF3663" w:rsidRDefault="00000000">
          <w:pPr>
            <w:numPr>
              <w:ilvl w:val="0"/>
              <w:numId w:val="170"/>
            </w:numPr>
            <w:tabs>
              <w:tab w:val="left" w:pos="720"/>
              <w:tab w:val="left" w:pos="1440"/>
            </w:tabs>
            <w:spacing w:before="240"/>
            <w:rPr>
              <w:ins w:id="4519" w:author="BHA Regulatory Affairs Unit" w:date="2026-07-29T16:06:00Z"/>
            </w:rPr>
          </w:pPr>
          <w:sdt>
            <w:sdtPr>
              <w:tag w:val="goog_rdk_4507"/>
              <w:id w:val="-449909827"/>
            </w:sdtPr>
            <w:sdtContent>
              <w:ins w:id="4520" w:author="BHA Regulatory Affairs Unit" w:date="2026-07-29T16:06:00Z">
                <w:r>
                  <w:t>Prior to admission</w:t>
                </w:r>
              </w:ins>
            </w:sdtContent>
          </w:sdt>
        </w:p>
      </w:sdtContent>
    </w:sdt>
    <w:sdt>
      <w:sdtPr>
        <w:tag w:val="goog_rdk_4510"/>
        <w:id w:val="-1978403274"/>
      </w:sdtPr>
      <w:sdtContent>
        <w:p w14:paraId="0000098B" w14:textId="77777777" w:rsidR="00CF3663" w:rsidRDefault="00000000">
          <w:pPr>
            <w:numPr>
              <w:ilvl w:val="1"/>
              <w:numId w:val="170"/>
            </w:numPr>
            <w:tabs>
              <w:tab w:val="left" w:pos="720"/>
              <w:tab w:val="left" w:pos="1440"/>
            </w:tabs>
            <w:spacing w:before="240"/>
            <w:rPr>
              <w:ins w:id="4521" w:author="BHA Regulatory Affairs Unit" w:date="2026-07-29T16:06:00Z"/>
            </w:rPr>
          </w:pPr>
          <w:sdt>
            <w:sdtPr>
              <w:tag w:val="goog_rdk_4509"/>
              <w:id w:val="-186389714"/>
            </w:sdtPr>
            <w:sdtContent>
              <w:ins w:id="4522" w:author="BHA Regulatory Affairs Unit" w:date="2026-07-29T16:06:00Z">
                <w:r>
                  <w:t>The agency must complete the screening and triage process, as detailed in Part 1.17.3 of these Rules.</w:t>
                </w:r>
              </w:ins>
            </w:sdtContent>
          </w:sdt>
        </w:p>
      </w:sdtContent>
    </w:sdt>
    <w:sdt>
      <w:sdtPr>
        <w:tag w:val="goog_rdk_4512"/>
        <w:id w:val="-1693188332"/>
      </w:sdtPr>
      <w:sdtContent>
        <w:p w14:paraId="0000098C" w14:textId="77777777" w:rsidR="00CF3663" w:rsidRDefault="00000000">
          <w:pPr>
            <w:numPr>
              <w:ilvl w:val="2"/>
              <w:numId w:val="170"/>
            </w:numPr>
            <w:tabs>
              <w:tab w:val="left" w:pos="720"/>
              <w:tab w:val="left" w:pos="1440"/>
            </w:tabs>
            <w:spacing w:before="240"/>
            <w:rPr>
              <w:ins w:id="4523" w:author="BHA Regulatory Affairs Unit" w:date="2026-07-29T16:06:00Z"/>
            </w:rPr>
          </w:pPr>
          <w:sdt>
            <w:sdtPr>
              <w:tag w:val="goog_rdk_4511"/>
              <w:id w:val="-1678445356"/>
            </w:sdtPr>
            <w:sdtContent>
              <w:ins w:id="4524" w:author="BHA Regulatory Affairs Unit" w:date="2026-07-29T16:06:00Z">
                <w:r>
                  <w:t>This must include a Level of Care Assessment, as defined in Part 1.2.1 of these Rules, and as outlined in Part 3.4.2 of these Rules.</w:t>
                </w:r>
              </w:ins>
            </w:sdtContent>
          </w:sdt>
        </w:p>
      </w:sdtContent>
    </w:sdt>
    <w:sdt>
      <w:sdtPr>
        <w:tag w:val="goog_rdk_4514"/>
        <w:id w:val="354115977"/>
      </w:sdtPr>
      <w:sdtContent>
        <w:p w14:paraId="0000098D" w14:textId="77777777" w:rsidR="00CF3663" w:rsidRDefault="00000000">
          <w:pPr>
            <w:numPr>
              <w:ilvl w:val="2"/>
              <w:numId w:val="170"/>
            </w:numPr>
            <w:tabs>
              <w:tab w:val="left" w:pos="720"/>
              <w:tab w:val="left" w:pos="1440"/>
            </w:tabs>
            <w:spacing w:before="240"/>
            <w:rPr>
              <w:ins w:id="4525" w:author="BHA Regulatory Affairs Unit" w:date="2026-07-29T16:06:00Z"/>
            </w:rPr>
          </w:pPr>
          <w:sdt>
            <w:sdtPr>
              <w:tag w:val="goog_rdk_4513"/>
              <w:id w:val="1080582000"/>
            </w:sdtPr>
            <w:sdtContent>
              <w:ins w:id="4526" w:author="BHA Regulatory Affairs Unit" w:date="2026-07-29T16:06:00Z">
                <w:r>
                  <w:t>If an urgent need is identified through this process, the agency must respond accordingly, offering:</w:t>
                </w:r>
              </w:ins>
            </w:sdtContent>
          </w:sdt>
        </w:p>
      </w:sdtContent>
    </w:sdt>
    <w:sdt>
      <w:sdtPr>
        <w:tag w:val="goog_rdk_4516"/>
        <w:id w:val="1775821274"/>
      </w:sdtPr>
      <w:sdtContent>
        <w:p w14:paraId="0000098E" w14:textId="77777777" w:rsidR="00CF3663" w:rsidRDefault="00000000">
          <w:pPr>
            <w:numPr>
              <w:ilvl w:val="3"/>
              <w:numId w:val="170"/>
            </w:numPr>
            <w:tabs>
              <w:tab w:val="left" w:pos="720"/>
              <w:tab w:val="left" w:pos="1440"/>
            </w:tabs>
            <w:spacing w:before="240"/>
            <w:rPr>
              <w:ins w:id="4527" w:author="BHA Regulatory Affairs Unit" w:date="2026-07-29T16:06:00Z"/>
            </w:rPr>
          </w:pPr>
          <w:sdt>
            <w:sdtPr>
              <w:tag w:val="goog_rdk_4515"/>
              <w:id w:val="-2033087156"/>
            </w:sdtPr>
            <w:sdtContent>
              <w:ins w:id="4528" w:author="BHA Regulatory Affairs Unit" w:date="2026-07-29T16:06:00Z">
                <w:r>
                  <w:t>Crisis services, if warranted; and/or</w:t>
                </w:r>
              </w:ins>
            </w:sdtContent>
          </w:sdt>
        </w:p>
      </w:sdtContent>
    </w:sdt>
    <w:sdt>
      <w:sdtPr>
        <w:tag w:val="goog_rdk_4518"/>
        <w:id w:val="-896548348"/>
      </w:sdtPr>
      <w:sdtContent>
        <w:p w14:paraId="0000098F" w14:textId="77777777" w:rsidR="00CF3663" w:rsidRDefault="00000000">
          <w:pPr>
            <w:numPr>
              <w:ilvl w:val="3"/>
              <w:numId w:val="170"/>
            </w:numPr>
            <w:tabs>
              <w:tab w:val="left" w:pos="720"/>
              <w:tab w:val="left" w:pos="1440"/>
            </w:tabs>
            <w:spacing w:before="240"/>
            <w:rPr>
              <w:ins w:id="4529" w:author="BHA Regulatory Affairs Unit" w:date="2026-07-29T16:06:00Z"/>
            </w:rPr>
          </w:pPr>
          <w:sdt>
            <w:sdtPr>
              <w:tag w:val="goog_rdk_4517"/>
              <w:id w:val="652374886"/>
            </w:sdtPr>
            <w:sdtContent>
              <w:ins w:id="4530" w:author="BHA Regulatory Affairs Unit" w:date="2026-07-29T16:06:00Z">
                <w:r>
                  <w:t>Care coordination, including a warm handoff, to an agency that offers a more clinically appropriate, higher level of care, and can offer an intake appointment within one (1) business day of this screening.</w:t>
                </w:r>
              </w:ins>
            </w:sdtContent>
          </w:sdt>
        </w:p>
      </w:sdtContent>
    </w:sdt>
    <w:sdt>
      <w:sdtPr>
        <w:tag w:val="goog_rdk_4520"/>
        <w:id w:val="1409658732"/>
      </w:sdtPr>
      <w:sdtContent>
        <w:p w14:paraId="00000990" w14:textId="77777777" w:rsidR="00CF3663" w:rsidRDefault="00000000">
          <w:pPr>
            <w:numPr>
              <w:ilvl w:val="2"/>
              <w:numId w:val="170"/>
            </w:numPr>
            <w:tabs>
              <w:tab w:val="left" w:pos="720"/>
              <w:tab w:val="left" w:pos="1440"/>
            </w:tabs>
            <w:spacing w:before="240"/>
            <w:rPr>
              <w:ins w:id="4531" w:author="BHA Regulatory Affairs Unit" w:date="2026-07-29T16:06:00Z"/>
            </w:rPr>
          </w:pPr>
          <w:sdt>
            <w:sdtPr>
              <w:tag w:val="goog_rdk_4519"/>
              <w:id w:val="1726127082"/>
            </w:sdtPr>
            <w:sdtContent>
              <w:ins w:id="4532" w:author="BHA Regulatory Affairs Unit" w:date="2026-07-29T16:06:00Z">
                <w:r>
                  <w:t>If no urgent need(s) are identified through this process, the individual may be offered an intake appointment within ten (10) calendar days.</w:t>
                </w:r>
              </w:ins>
            </w:sdtContent>
          </w:sdt>
        </w:p>
      </w:sdtContent>
    </w:sdt>
    <w:sdt>
      <w:sdtPr>
        <w:tag w:val="goog_rdk_4522"/>
        <w:id w:val="1916500136"/>
      </w:sdtPr>
      <w:sdtContent>
        <w:p w14:paraId="00000991" w14:textId="77777777" w:rsidR="00CF3663" w:rsidRDefault="00000000">
          <w:pPr>
            <w:numPr>
              <w:ilvl w:val="2"/>
              <w:numId w:val="170"/>
            </w:numPr>
            <w:tabs>
              <w:tab w:val="left" w:pos="720"/>
              <w:tab w:val="left" w:pos="1440"/>
            </w:tabs>
            <w:spacing w:before="240"/>
            <w:rPr>
              <w:ins w:id="4533" w:author="BHA Regulatory Affairs Unit" w:date="2026-07-29T16:06:00Z"/>
            </w:rPr>
          </w:pPr>
          <w:sdt>
            <w:sdtPr>
              <w:tag w:val="goog_rdk_4521"/>
              <w:id w:val="-1186295801"/>
            </w:sdtPr>
            <w:sdtContent>
              <w:ins w:id="4534" w:author="BHA Regulatory Affairs Unit" w:date="2026-07-29T16:06:00Z">
                <w:r>
                  <w:t>Additional screening tools may be utilized and results incorporated, as appropriate for the program and/or the individual’s specific needs.</w:t>
                </w:r>
              </w:ins>
            </w:sdtContent>
          </w:sdt>
        </w:p>
      </w:sdtContent>
    </w:sdt>
    <w:sdt>
      <w:sdtPr>
        <w:tag w:val="goog_rdk_4524"/>
        <w:id w:val="226523436"/>
      </w:sdtPr>
      <w:sdtContent>
        <w:p w14:paraId="00000992" w14:textId="77777777" w:rsidR="00CF3663" w:rsidRDefault="00000000">
          <w:pPr>
            <w:numPr>
              <w:ilvl w:val="0"/>
              <w:numId w:val="170"/>
            </w:numPr>
            <w:tabs>
              <w:tab w:val="left" w:pos="720"/>
              <w:tab w:val="left" w:pos="1440"/>
            </w:tabs>
            <w:spacing w:before="240"/>
            <w:rPr>
              <w:ins w:id="4535" w:author="BHA Regulatory Affairs Unit" w:date="2026-07-29T16:06:00Z"/>
            </w:rPr>
          </w:pPr>
          <w:sdt>
            <w:sdtPr>
              <w:tag w:val="goog_rdk_4523"/>
              <w:id w:val="-625726362"/>
            </w:sdtPr>
            <w:sdtContent>
              <w:ins w:id="4536" w:author="BHA Regulatory Affairs Unit" w:date="2026-07-29T16:06:00Z">
                <w:r>
                  <w:t>Upon admission</w:t>
                </w:r>
              </w:ins>
            </w:sdtContent>
          </w:sdt>
        </w:p>
      </w:sdtContent>
    </w:sdt>
    <w:sdt>
      <w:sdtPr>
        <w:tag w:val="goog_rdk_4526"/>
        <w:id w:val="2030041304"/>
      </w:sdtPr>
      <w:sdtContent>
        <w:p w14:paraId="00000993" w14:textId="77777777" w:rsidR="00CF3663" w:rsidRDefault="00000000">
          <w:pPr>
            <w:numPr>
              <w:ilvl w:val="1"/>
              <w:numId w:val="170"/>
            </w:numPr>
            <w:tabs>
              <w:tab w:val="left" w:pos="720"/>
              <w:tab w:val="left" w:pos="1440"/>
            </w:tabs>
            <w:spacing w:before="240"/>
            <w:rPr>
              <w:ins w:id="4537" w:author="BHA Regulatory Affairs Unit" w:date="2026-07-29T16:06:00Z"/>
            </w:rPr>
          </w:pPr>
          <w:sdt>
            <w:sdtPr>
              <w:tag w:val="goog_rdk_4525"/>
              <w:id w:val="812577594"/>
            </w:sdtPr>
            <w:sdtContent>
              <w:ins w:id="4538" w:author="BHA Regulatory Affairs Unit" w:date="2026-07-29T16:06:00Z">
                <w:r>
                  <w:t>The agency must complete all required demographic, intake, and consent paperwork, as detailed in Part 1.17.1 of these Rules.</w:t>
                </w:r>
              </w:ins>
            </w:sdtContent>
          </w:sdt>
        </w:p>
      </w:sdtContent>
    </w:sdt>
    <w:sdt>
      <w:sdtPr>
        <w:tag w:val="goog_rdk_4528"/>
        <w:id w:val="579238117"/>
      </w:sdtPr>
      <w:sdtContent>
        <w:p w14:paraId="00000994" w14:textId="77777777" w:rsidR="00CF3663" w:rsidRDefault="00000000">
          <w:pPr>
            <w:numPr>
              <w:ilvl w:val="1"/>
              <w:numId w:val="170"/>
            </w:numPr>
            <w:tabs>
              <w:tab w:val="left" w:pos="720"/>
              <w:tab w:val="left" w:pos="1440"/>
            </w:tabs>
            <w:spacing w:before="240"/>
            <w:rPr>
              <w:ins w:id="4539" w:author="BHA Regulatory Affairs Unit" w:date="2026-07-29T16:06:00Z"/>
            </w:rPr>
          </w:pPr>
          <w:sdt>
            <w:sdtPr>
              <w:tag w:val="goog_rdk_4527"/>
              <w:id w:val="1780188420"/>
            </w:sdtPr>
            <w:sdtContent>
              <w:ins w:id="4540" w:author="BHA Regulatory Affairs Unit" w:date="2026-07-29T16:06:00Z">
                <w:r>
                  <w:t>The agency must complete at least an initial assessment, as detailed in Part 1.17.3.B of these Rules.</w:t>
                </w:r>
              </w:ins>
            </w:sdtContent>
          </w:sdt>
        </w:p>
      </w:sdtContent>
    </w:sdt>
    <w:sdt>
      <w:sdtPr>
        <w:tag w:val="goog_rdk_4530"/>
        <w:id w:val="-2027946833"/>
      </w:sdtPr>
      <w:sdtContent>
        <w:p w14:paraId="00000995" w14:textId="77777777" w:rsidR="00CF3663" w:rsidRDefault="00000000">
          <w:pPr>
            <w:numPr>
              <w:ilvl w:val="2"/>
              <w:numId w:val="170"/>
            </w:numPr>
            <w:tabs>
              <w:tab w:val="left" w:pos="720"/>
              <w:tab w:val="left" w:pos="1440"/>
            </w:tabs>
            <w:spacing w:before="240"/>
            <w:rPr>
              <w:ins w:id="4541" w:author="BHA Regulatory Affairs Unit" w:date="2026-07-29T16:06:00Z"/>
            </w:rPr>
          </w:pPr>
          <w:sdt>
            <w:sdtPr>
              <w:tag w:val="goog_rdk_4529"/>
              <w:id w:val="-1816198820"/>
            </w:sdtPr>
            <w:sdtContent>
              <w:ins w:id="4542" w:author="BHA Regulatory Affairs Unit" w:date="2026-07-29T16:06:00Z">
                <w:r>
                  <w:t xml:space="preserve">This must include recovery management check-in (RMC) needs, identifying: </w:t>
                </w:r>
              </w:ins>
            </w:sdtContent>
          </w:sdt>
        </w:p>
      </w:sdtContent>
    </w:sdt>
    <w:sdt>
      <w:sdtPr>
        <w:tag w:val="goog_rdk_4532"/>
        <w:id w:val="1415874140"/>
      </w:sdtPr>
      <w:sdtContent>
        <w:p w14:paraId="00000996" w14:textId="77777777" w:rsidR="00CF3663" w:rsidRDefault="00000000">
          <w:pPr>
            <w:numPr>
              <w:ilvl w:val="3"/>
              <w:numId w:val="170"/>
            </w:numPr>
            <w:tabs>
              <w:tab w:val="left" w:pos="720"/>
              <w:tab w:val="left" w:pos="1440"/>
            </w:tabs>
            <w:spacing w:before="240"/>
            <w:rPr>
              <w:ins w:id="4543" w:author="BHA Regulatory Affairs Unit" w:date="2026-07-29T16:06:00Z"/>
            </w:rPr>
          </w:pPr>
          <w:sdt>
            <w:sdtPr>
              <w:tag w:val="goog_rdk_4531"/>
              <w:id w:val="-718683706"/>
            </w:sdtPr>
            <w:sdtContent>
              <w:ins w:id="4544" w:author="BHA Regulatory Affairs Unit" w:date="2026-07-29T16:06:00Z">
                <w:r>
                  <w:t>Recovery capital available to the individual, as defined in Part 1.2.1 of these Rules;</w:t>
                </w:r>
              </w:ins>
            </w:sdtContent>
          </w:sdt>
        </w:p>
      </w:sdtContent>
    </w:sdt>
    <w:sdt>
      <w:sdtPr>
        <w:tag w:val="goog_rdk_4534"/>
        <w:id w:val="1962222001"/>
      </w:sdtPr>
      <w:sdtContent>
        <w:p w14:paraId="00000997" w14:textId="77777777" w:rsidR="00CF3663" w:rsidRDefault="00000000">
          <w:pPr>
            <w:numPr>
              <w:ilvl w:val="3"/>
              <w:numId w:val="170"/>
            </w:numPr>
            <w:tabs>
              <w:tab w:val="left" w:pos="720"/>
              <w:tab w:val="left" w:pos="1440"/>
            </w:tabs>
            <w:spacing w:before="240"/>
            <w:rPr>
              <w:ins w:id="4545" w:author="BHA Regulatory Affairs Unit" w:date="2026-07-29T16:06:00Z"/>
            </w:rPr>
          </w:pPr>
          <w:sdt>
            <w:sdtPr>
              <w:tag w:val="goog_rdk_4533"/>
              <w:id w:val="-1776557972"/>
            </w:sdtPr>
            <w:sdtContent>
              <w:ins w:id="4546" w:author="BHA Regulatory Affairs Unit" w:date="2026-07-29T16:06:00Z">
                <w:r>
                  <w:t>Current or emerging addiction treatment needs;</w:t>
                </w:r>
              </w:ins>
            </w:sdtContent>
          </w:sdt>
        </w:p>
      </w:sdtContent>
    </w:sdt>
    <w:sdt>
      <w:sdtPr>
        <w:tag w:val="goog_rdk_4536"/>
        <w:id w:val="-348542990"/>
      </w:sdtPr>
      <w:sdtContent>
        <w:p w14:paraId="00000998" w14:textId="77777777" w:rsidR="00CF3663" w:rsidRDefault="00000000">
          <w:pPr>
            <w:numPr>
              <w:ilvl w:val="3"/>
              <w:numId w:val="170"/>
            </w:numPr>
            <w:tabs>
              <w:tab w:val="left" w:pos="720"/>
              <w:tab w:val="left" w:pos="1440"/>
            </w:tabs>
            <w:spacing w:before="240"/>
            <w:rPr>
              <w:ins w:id="4547" w:author="BHA Regulatory Affairs Unit" w:date="2026-07-29T16:06:00Z"/>
            </w:rPr>
          </w:pPr>
          <w:sdt>
            <w:sdtPr>
              <w:tag w:val="goog_rdk_4535"/>
              <w:id w:val="659784904"/>
            </w:sdtPr>
            <w:sdtContent>
              <w:ins w:id="4548" w:author="BHA Regulatory Affairs Unit" w:date="2026-07-29T16:06:00Z">
                <w:r>
                  <w:t>Biomedical health needs that may impact the individual’s recovery;</w:t>
                </w:r>
              </w:ins>
            </w:sdtContent>
          </w:sdt>
        </w:p>
      </w:sdtContent>
    </w:sdt>
    <w:sdt>
      <w:sdtPr>
        <w:tag w:val="goog_rdk_4538"/>
        <w:id w:val="-695673303"/>
      </w:sdtPr>
      <w:sdtContent>
        <w:p w14:paraId="00000999" w14:textId="77777777" w:rsidR="00CF3663" w:rsidRDefault="00000000">
          <w:pPr>
            <w:numPr>
              <w:ilvl w:val="3"/>
              <w:numId w:val="170"/>
            </w:numPr>
            <w:tabs>
              <w:tab w:val="left" w:pos="720"/>
              <w:tab w:val="left" w:pos="1440"/>
            </w:tabs>
            <w:spacing w:before="240"/>
            <w:rPr>
              <w:ins w:id="4549" w:author="BHA Regulatory Affairs Unit" w:date="2026-07-29T16:06:00Z"/>
            </w:rPr>
          </w:pPr>
          <w:sdt>
            <w:sdtPr>
              <w:tag w:val="goog_rdk_4537"/>
              <w:id w:val="1891598681"/>
            </w:sdtPr>
            <w:sdtContent>
              <w:ins w:id="4550" w:author="BHA Regulatory Affairs Unit" w:date="2026-07-29T16:06:00Z">
                <w:r>
                  <w:t>Mental health needs that may impact the individual’s recovery, using validated screening tools when applicable;</w:t>
                </w:r>
              </w:ins>
            </w:sdtContent>
          </w:sdt>
        </w:p>
      </w:sdtContent>
    </w:sdt>
    <w:sdt>
      <w:sdtPr>
        <w:tag w:val="goog_rdk_4540"/>
        <w:id w:val="1885095130"/>
      </w:sdtPr>
      <w:sdtContent>
        <w:p w14:paraId="0000099A" w14:textId="77777777" w:rsidR="00CF3663" w:rsidRDefault="00000000">
          <w:pPr>
            <w:numPr>
              <w:ilvl w:val="3"/>
              <w:numId w:val="170"/>
            </w:numPr>
            <w:tabs>
              <w:tab w:val="left" w:pos="720"/>
              <w:tab w:val="left" w:pos="1440"/>
            </w:tabs>
            <w:spacing w:before="240"/>
            <w:rPr>
              <w:ins w:id="4551" w:author="BHA Regulatory Affairs Unit" w:date="2026-07-29T16:06:00Z"/>
            </w:rPr>
          </w:pPr>
          <w:sdt>
            <w:sdtPr>
              <w:tag w:val="goog_rdk_4539"/>
              <w:id w:val="-415922202"/>
            </w:sdtPr>
            <w:sdtContent>
              <w:ins w:id="4552" w:author="BHA Regulatory Affairs Unit" w:date="2026-07-29T16:06:00Z">
                <w:r>
                  <w:t>Recovery support service (RSS) needs; and</w:t>
                </w:r>
              </w:ins>
            </w:sdtContent>
          </w:sdt>
        </w:p>
      </w:sdtContent>
    </w:sdt>
    <w:sdt>
      <w:sdtPr>
        <w:tag w:val="goog_rdk_4542"/>
        <w:id w:val="-54200877"/>
      </w:sdtPr>
      <w:sdtContent>
        <w:p w14:paraId="0000099B" w14:textId="77777777" w:rsidR="00CF3663" w:rsidRDefault="00000000">
          <w:pPr>
            <w:numPr>
              <w:ilvl w:val="3"/>
              <w:numId w:val="170"/>
            </w:numPr>
            <w:tabs>
              <w:tab w:val="left" w:pos="720"/>
              <w:tab w:val="left" w:pos="1440"/>
            </w:tabs>
            <w:spacing w:before="240"/>
            <w:rPr>
              <w:ins w:id="4553" w:author="BHA Regulatory Affairs Unit" w:date="2026-07-29T16:06:00Z"/>
            </w:rPr>
          </w:pPr>
          <w:sdt>
            <w:sdtPr>
              <w:tag w:val="goog_rdk_4541"/>
              <w:id w:val="-1690072291"/>
            </w:sdtPr>
            <w:sdtContent>
              <w:ins w:id="4554" w:author="BHA Regulatory Affairs Unit" w:date="2026-07-29T16:06:00Z">
                <w:r>
                  <w:t>Documentation of physical examination requirements must be included in the individual’s record, as detailed in Part 4.2.2.F of the agency’s policies and procedures.</w:t>
                </w:r>
              </w:ins>
            </w:sdtContent>
          </w:sdt>
        </w:p>
      </w:sdtContent>
    </w:sdt>
    <w:sdt>
      <w:sdtPr>
        <w:tag w:val="goog_rdk_4544"/>
        <w:id w:val="-2091595046"/>
      </w:sdtPr>
      <w:sdtContent>
        <w:p w14:paraId="0000099C" w14:textId="77777777" w:rsidR="00CF3663" w:rsidRDefault="00000000">
          <w:pPr>
            <w:numPr>
              <w:ilvl w:val="1"/>
              <w:numId w:val="170"/>
            </w:numPr>
            <w:tabs>
              <w:tab w:val="left" w:pos="720"/>
              <w:tab w:val="left" w:pos="1440"/>
            </w:tabs>
            <w:spacing w:before="240"/>
            <w:rPr>
              <w:ins w:id="4555" w:author="BHA Regulatory Affairs Unit" w:date="2026-07-29T16:06:00Z"/>
            </w:rPr>
          </w:pPr>
          <w:sdt>
            <w:sdtPr>
              <w:tag w:val="goog_rdk_4543"/>
              <w:id w:val="1150556625"/>
            </w:sdtPr>
            <w:sdtContent>
              <w:ins w:id="4556" w:author="BHA Regulatory Affairs Unit" w:date="2026-07-29T16:06:00Z">
                <w:r>
                  <w:t>Service plan requirements at this level of care are satisfied through recovery management plans, as defined in Part 1.2.1 of these Rules, with the exception of psychiatric/medication-only services. The recovery management plan must be individualized, strengths-based, and co-created with the individual entering care at the time of admission. The recovery management plan must:</w:t>
                </w:r>
              </w:ins>
            </w:sdtContent>
          </w:sdt>
        </w:p>
      </w:sdtContent>
    </w:sdt>
    <w:sdt>
      <w:sdtPr>
        <w:tag w:val="goog_rdk_4546"/>
        <w:id w:val="276291600"/>
      </w:sdtPr>
      <w:sdtContent>
        <w:p w14:paraId="0000099D" w14:textId="77777777" w:rsidR="00CF3663" w:rsidRDefault="00000000">
          <w:pPr>
            <w:numPr>
              <w:ilvl w:val="2"/>
              <w:numId w:val="170"/>
            </w:numPr>
            <w:tabs>
              <w:tab w:val="left" w:pos="720"/>
              <w:tab w:val="left" w:pos="1440"/>
            </w:tabs>
            <w:spacing w:before="240"/>
            <w:rPr>
              <w:ins w:id="4557" w:author="BHA Regulatory Affairs Unit" w:date="2026-07-29T16:06:00Z"/>
            </w:rPr>
          </w:pPr>
          <w:sdt>
            <w:sdtPr>
              <w:tag w:val="goog_rdk_4545"/>
              <w:id w:val="1498795369"/>
            </w:sdtPr>
            <w:sdtContent>
              <w:ins w:id="4558" w:author="BHA Regulatory Affairs Unit" w:date="2026-07-29T16:06:00Z">
                <w:r>
                  <w:t>Identify issues that may compromise the individual’s recovery;</w:t>
                </w:r>
              </w:ins>
            </w:sdtContent>
          </w:sdt>
        </w:p>
      </w:sdtContent>
    </w:sdt>
    <w:sdt>
      <w:sdtPr>
        <w:tag w:val="goog_rdk_4548"/>
        <w:id w:val="-1096364948"/>
      </w:sdtPr>
      <w:sdtContent>
        <w:p w14:paraId="0000099E" w14:textId="77777777" w:rsidR="00CF3663" w:rsidRDefault="00000000">
          <w:pPr>
            <w:numPr>
              <w:ilvl w:val="2"/>
              <w:numId w:val="170"/>
            </w:numPr>
            <w:tabs>
              <w:tab w:val="left" w:pos="720"/>
              <w:tab w:val="left" w:pos="1440"/>
            </w:tabs>
            <w:spacing w:before="240"/>
            <w:rPr>
              <w:ins w:id="4559" w:author="BHA Regulatory Affairs Unit" w:date="2026-07-29T16:06:00Z"/>
            </w:rPr>
          </w:pPr>
          <w:sdt>
            <w:sdtPr>
              <w:tag w:val="goog_rdk_4547"/>
              <w:id w:val="2106970899"/>
            </w:sdtPr>
            <w:sdtContent>
              <w:ins w:id="4560" w:author="BHA Regulatory Affairs Unit" w:date="2026-07-29T16:06:00Z">
                <w:r>
                  <w:t>Identify concerns in each applicable ASAM dimension, as defined in Part 1.2.1 of these Rules;</w:t>
                </w:r>
              </w:ins>
            </w:sdtContent>
          </w:sdt>
        </w:p>
      </w:sdtContent>
    </w:sdt>
    <w:sdt>
      <w:sdtPr>
        <w:tag w:val="goog_rdk_4550"/>
        <w:id w:val="1853736474"/>
      </w:sdtPr>
      <w:sdtContent>
        <w:p w14:paraId="0000099F" w14:textId="77777777" w:rsidR="00CF3663" w:rsidRDefault="00000000">
          <w:pPr>
            <w:numPr>
              <w:ilvl w:val="2"/>
              <w:numId w:val="170"/>
            </w:numPr>
            <w:tabs>
              <w:tab w:val="left" w:pos="720"/>
              <w:tab w:val="left" w:pos="1440"/>
            </w:tabs>
            <w:spacing w:before="240"/>
            <w:rPr>
              <w:ins w:id="4561" w:author="BHA Regulatory Affairs Unit" w:date="2026-07-29T16:06:00Z"/>
            </w:rPr>
          </w:pPr>
          <w:sdt>
            <w:sdtPr>
              <w:tag w:val="goog_rdk_4549"/>
              <w:id w:val="1828203240"/>
            </w:sdtPr>
            <w:sdtContent>
              <w:ins w:id="4562" w:author="BHA Regulatory Affairs Unit" w:date="2026-07-29T16:06:00Z">
                <w:r>
                  <w:t>Define recovery goals and measurable recovery objectives;</w:t>
                </w:r>
              </w:ins>
            </w:sdtContent>
          </w:sdt>
        </w:p>
      </w:sdtContent>
    </w:sdt>
    <w:sdt>
      <w:sdtPr>
        <w:tag w:val="goog_rdk_4552"/>
        <w:id w:val="-1777079488"/>
      </w:sdtPr>
      <w:sdtContent>
        <w:p w14:paraId="000009A0" w14:textId="77777777" w:rsidR="00CF3663" w:rsidRDefault="00000000">
          <w:pPr>
            <w:numPr>
              <w:ilvl w:val="2"/>
              <w:numId w:val="170"/>
            </w:numPr>
            <w:tabs>
              <w:tab w:val="left" w:pos="720"/>
              <w:tab w:val="left" w:pos="1440"/>
            </w:tabs>
            <w:spacing w:before="240"/>
            <w:rPr>
              <w:ins w:id="4563" w:author="BHA Regulatory Affairs Unit" w:date="2026-07-29T16:06:00Z"/>
            </w:rPr>
          </w:pPr>
          <w:sdt>
            <w:sdtPr>
              <w:tag w:val="goog_rdk_4551"/>
              <w:id w:val="1107824712"/>
            </w:sdtPr>
            <w:sdtContent>
              <w:ins w:id="4564" w:author="BHA Regulatory Affairs Unit" w:date="2026-07-29T16:06:00Z">
                <w:r>
                  <w:t>Identify activities designed to meet the identified objectives;</w:t>
                </w:r>
              </w:ins>
            </w:sdtContent>
          </w:sdt>
        </w:p>
      </w:sdtContent>
    </w:sdt>
    <w:sdt>
      <w:sdtPr>
        <w:tag w:val="goog_rdk_4554"/>
        <w:id w:val="-146864409"/>
      </w:sdtPr>
      <w:sdtContent>
        <w:p w14:paraId="000009A1" w14:textId="77777777" w:rsidR="00CF3663" w:rsidRDefault="00000000">
          <w:pPr>
            <w:numPr>
              <w:ilvl w:val="2"/>
              <w:numId w:val="170"/>
            </w:numPr>
            <w:tabs>
              <w:tab w:val="left" w:pos="720"/>
              <w:tab w:val="left" w:pos="1440"/>
            </w:tabs>
            <w:spacing w:before="240"/>
            <w:rPr>
              <w:ins w:id="4565" w:author="BHA Regulatory Affairs Unit" w:date="2026-07-29T16:06:00Z"/>
            </w:rPr>
          </w:pPr>
          <w:sdt>
            <w:sdtPr>
              <w:tag w:val="goog_rdk_4553"/>
              <w:id w:val="-175757777"/>
            </w:sdtPr>
            <w:sdtContent>
              <w:ins w:id="4566" w:author="BHA Regulatory Affairs Unit" w:date="2026-07-29T16:06:00Z">
                <w:r>
                  <w:t>Include a plan for contacting the agency between appointments if new issues emerge that may compromise the individual's recovery.</w:t>
                </w:r>
              </w:ins>
            </w:sdtContent>
          </w:sdt>
        </w:p>
      </w:sdtContent>
    </w:sdt>
    <w:sdt>
      <w:sdtPr>
        <w:tag w:val="goog_rdk_4556"/>
        <w:id w:val="-1243475237"/>
      </w:sdtPr>
      <w:sdtContent>
        <w:p w14:paraId="000009A2" w14:textId="77777777" w:rsidR="00CF3663" w:rsidRDefault="00000000">
          <w:pPr>
            <w:numPr>
              <w:ilvl w:val="2"/>
              <w:numId w:val="170"/>
            </w:numPr>
            <w:tabs>
              <w:tab w:val="left" w:pos="720"/>
              <w:tab w:val="left" w:pos="1440"/>
            </w:tabs>
            <w:spacing w:before="240"/>
            <w:rPr>
              <w:ins w:id="4567" w:author="BHA Regulatory Affairs Unit" w:date="2026-07-29T16:06:00Z"/>
            </w:rPr>
          </w:pPr>
          <w:sdt>
            <w:sdtPr>
              <w:tag w:val="goog_rdk_4555"/>
              <w:id w:val="-1812595734"/>
            </w:sdtPr>
            <w:sdtContent>
              <w:ins w:id="4568" w:author="BHA Regulatory Affairs Unit" w:date="2026-07-29T16:06:00Z">
                <w:r>
                  <w:t>Modified expectations for medication/psychiatric-only services are detailed in Part 4.2.4.D.4 of this Chapter 4.</w:t>
                </w:r>
              </w:ins>
            </w:sdtContent>
          </w:sdt>
        </w:p>
      </w:sdtContent>
    </w:sdt>
    <w:sdt>
      <w:sdtPr>
        <w:tag w:val="goog_rdk_4558"/>
        <w:id w:val="-861835262"/>
      </w:sdtPr>
      <w:sdtContent>
        <w:p w14:paraId="000009A3" w14:textId="77777777" w:rsidR="00CF3663" w:rsidRDefault="00000000">
          <w:pPr>
            <w:numPr>
              <w:ilvl w:val="0"/>
              <w:numId w:val="170"/>
            </w:numPr>
            <w:tabs>
              <w:tab w:val="left" w:pos="720"/>
              <w:tab w:val="left" w:pos="1440"/>
            </w:tabs>
            <w:spacing w:before="240"/>
            <w:rPr>
              <w:ins w:id="4569" w:author="BHA Regulatory Affairs Unit" w:date="2026-07-29T16:06:00Z"/>
            </w:rPr>
          </w:pPr>
          <w:sdt>
            <w:sdtPr>
              <w:tag w:val="goog_rdk_4557"/>
              <w:id w:val="-228426907"/>
            </w:sdtPr>
            <w:sdtContent>
              <w:ins w:id="4570" w:author="BHA Regulatory Affairs Unit" w:date="2026-07-29T16:06:00Z">
                <w:r>
                  <w:t>During the episode of care</w:t>
                </w:r>
              </w:ins>
            </w:sdtContent>
          </w:sdt>
        </w:p>
      </w:sdtContent>
    </w:sdt>
    <w:sdt>
      <w:sdtPr>
        <w:tag w:val="goog_rdk_4560"/>
        <w:id w:val="909694884"/>
      </w:sdtPr>
      <w:sdtContent>
        <w:p w14:paraId="000009A4" w14:textId="77777777" w:rsidR="00CF3663" w:rsidRDefault="00000000">
          <w:pPr>
            <w:numPr>
              <w:ilvl w:val="1"/>
              <w:numId w:val="170"/>
            </w:numPr>
            <w:tabs>
              <w:tab w:val="left" w:pos="720"/>
              <w:tab w:val="left" w:pos="1440"/>
            </w:tabs>
            <w:spacing w:before="240"/>
            <w:rPr>
              <w:ins w:id="4571" w:author="BHA Regulatory Affairs Unit" w:date="2026-07-29T16:06:00Z"/>
            </w:rPr>
          </w:pPr>
          <w:sdt>
            <w:sdtPr>
              <w:tag w:val="goog_rdk_4559"/>
              <w:id w:val="1212232605"/>
            </w:sdtPr>
            <w:sdtContent>
              <w:ins w:id="4572" w:author="BHA Regulatory Affairs Unit" w:date="2026-07-29T16:06:00Z">
                <w:r>
                  <w:t>Recovery management check-ins (RMCs) must occur at least quarterly.</w:t>
                </w:r>
              </w:ins>
            </w:sdtContent>
          </w:sdt>
        </w:p>
      </w:sdtContent>
    </w:sdt>
    <w:sdt>
      <w:sdtPr>
        <w:tag w:val="goog_rdk_4562"/>
        <w:id w:val="1656853263"/>
      </w:sdtPr>
      <w:sdtContent>
        <w:p w14:paraId="000009A5" w14:textId="77777777" w:rsidR="00CF3663" w:rsidRDefault="00000000">
          <w:pPr>
            <w:numPr>
              <w:ilvl w:val="2"/>
              <w:numId w:val="170"/>
            </w:numPr>
            <w:tabs>
              <w:tab w:val="left" w:pos="720"/>
              <w:tab w:val="left" w:pos="1440"/>
            </w:tabs>
            <w:spacing w:before="240"/>
            <w:rPr>
              <w:ins w:id="4573" w:author="BHA Regulatory Affairs Unit" w:date="2026-07-29T16:06:00Z"/>
            </w:rPr>
          </w:pPr>
          <w:sdt>
            <w:sdtPr>
              <w:tag w:val="goog_rdk_4561"/>
              <w:id w:val="-1033669068"/>
            </w:sdtPr>
            <w:sdtContent>
              <w:ins w:id="4574" w:author="BHA Regulatory Affairs Unit" w:date="2026-07-29T16:06:00Z">
                <w:r>
                  <w:t>RMCs must be offered more frequently, in response to life events that may lead to instability for an individual, such as the loss of a loved one, employment instability, or housing insecurity.</w:t>
                </w:r>
              </w:ins>
            </w:sdtContent>
          </w:sdt>
        </w:p>
      </w:sdtContent>
    </w:sdt>
    <w:sdt>
      <w:sdtPr>
        <w:tag w:val="goog_rdk_4564"/>
        <w:id w:val="1059061232"/>
      </w:sdtPr>
      <w:sdtContent>
        <w:p w14:paraId="000009A6" w14:textId="77777777" w:rsidR="00CF3663" w:rsidRDefault="00000000">
          <w:pPr>
            <w:numPr>
              <w:ilvl w:val="2"/>
              <w:numId w:val="170"/>
            </w:numPr>
            <w:tabs>
              <w:tab w:val="left" w:pos="720"/>
              <w:tab w:val="left" w:pos="1440"/>
            </w:tabs>
            <w:spacing w:before="240"/>
            <w:rPr>
              <w:ins w:id="4575" w:author="BHA Regulatory Affairs Unit" w:date="2026-07-29T16:06:00Z"/>
            </w:rPr>
          </w:pPr>
          <w:sdt>
            <w:sdtPr>
              <w:tag w:val="goog_rdk_4563"/>
              <w:id w:val="-1535289379"/>
            </w:sdtPr>
            <w:sdtContent>
              <w:ins w:id="4576" w:author="BHA Regulatory Affairs Unit" w:date="2026-07-29T16:06:00Z">
                <w:r>
                  <w:t>RMCs must be documented in the individual’s record. This documentation may be contained within progress notes or another similar document.</w:t>
                </w:r>
              </w:ins>
            </w:sdtContent>
          </w:sdt>
        </w:p>
      </w:sdtContent>
    </w:sdt>
    <w:sdt>
      <w:sdtPr>
        <w:tag w:val="goog_rdk_4566"/>
        <w:id w:val="-1618090931"/>
      </w:sdtPr>
      <w:sdtContent>
        <w:p w14:paraId="000009A7" w14:textId="77777777" w:rsidR="00CF3663" w:rsidRDefault="00000000">
          <w:pPr>
            <w:numPr>
              <w:ilvl w:val="1"/>
              <w:numId w:val="170"/>
            </w:numPr>
            <w:tabs>
              <w:tab w:val="left" w:pos="720"/>
              <w:tab w:val="left" w:pos="1440"/>
            </w:tabs>
            <w:spacing w:before="240"/>
            <w:rPr>
              <w:ins w:id="4577" w:author="BHA Regulatory Affairs Unit" w:date="2026-07-29T16:06:00Z"/>
            </w:rPr>
          </w:pPr>
          <w:sdt>
            <w:sdtPr>
              <w:tag w:val="goog_rdk_4565"/>
              <w:id w:val="-1189811414"/>
            </w:sdtPr>
            <w:sdtContent>
              <w:ins w:id="4578" w:author="BHA Regulatory Affairs Unit" w:date="2026-07-29T16:06:00Z">
                <w:r>
                  <w:t>The recovery management plan must be formally reviewed and updated at least annually.</w:t>
                </w:r>
              </w:ins>
            </w:sdtContent>
          </w:sdt>
        </w:p>
      </w:sdtContent>
    </w:sdt>
    <w:sdt>
      <w:sdtPr>
        <w:tag w:val="goog_rdk_4568"/>
        <w:id w:val="-582255378"/>
      </w:sdtPr>
      <w:sdtContent>
        <w:p w14:paraId="000009A8" w14:textId="77777777" w:rsidR="00CF3663" w:rsidRDefault="00000000">
          <w:pPr>
            <w:numPr>
              <w:ilvl w:val="1"/>
              <w:numId w:val="170"/>
            </w:numPr>
            <w:tabs>
              <w:tab w:val="left" w:pos="720"/>
              <w:tab w:val="left" w:pos="1440"/>
            </w:tabs>
            <w:spacing w:before="240"/>
            <w:rPr>
              <w:ins w:id="4579" w:author="BHA Regulatory Affairs Unit" w:date="2026-07-29T16:06:00Z"/>
            </w:rPr>
          </w:pPr>
          <w:sdt>
            <w:sdtPr>
              <w:tag w:val="goog_rdk_4567"/>
              <w:id w:val="-1051849124"/>
            </w:sdtPr>
            <w:sdtContent>
              <w:ins w:id="4580" w:author="BHA Regulatory Affairs Unit" w:date="2026-07-29T16:06:00Z">
                <w:r>
                  <w:t>Progress notes must be documented in the individual’s record at a minimum frequency of one (1) note per session, as detailed in Part 1.17.4.B of these Rules.</w:t>
                </w:r>
              </w:ins>
            </w:sdtContent>
          </w:sdt>
        </w:p>
      </w:sdtContent>
    </w:sdt>
    <w:sdt>
      <w:sdtPr>
        <w:tag w:val="goog_rdk_4571"/>
        <w:id w:val="-164543462"/>
      </w:sdtPr>
      <w:sdtContent>
        <w:p w14:paraId="000009A9" w14:textId="77777777" w:rsidR="00CF3663" w:rsidRDefault="00000000">
          <w:pPr>
            <w:numPr>
              <w:ilvl w:val="1"/>
              <w:numId w:val="170"/>
            </w:numPr>
            <w:tabs>
              <w:tab w:val="left" w:pos="720"/>
              <w:tab w:val="left" w:pos="1440"/>
            </w:tabs>
            <w:spacing w:before="240"/>
            <w:rPr>
              <w:ins w:id="4581" w:author="BHA Regulatory Affairs Unit" w:date="2026-07-29T16:06:00Z"/>
            </w:rPr>
          </w:pPr>
          <w:sdt>
            <w:sdtPr>
              <w:tag w:val="goog_rdk_4569"/>
              <w:id w:val="-688716133"/>
            </w:sdtPr>
            <w:sdtContent>
              <w:sdt>
                <w:sdtPr>
                  <w:tag w:val="goog_rdk_4570"/>
                  <w:id w:val="-1368963673"/>
                </w:sdtPr>
                <w:sdtContent>
                  <w:commentRangeStart w:id="4582"/>
                </w:sdtContent>
              </w:sdt>
              <w:ins w:id="4583" w:author="BHA Regulatory Affairs Unit" w:date="2026-07-29T16:06:00Z">
                <w:r>
                  <w:t>If providing medication/psychiatric-only services, the following standards apply:</w:t>
                </w:r>
              </w:ins>
            </w:sdtContent>
          </w:sdt>
        </w:p>
      </w:sdtContent>
    </w:sdt>
    <w:sdt>
      <w:sdtPr>
        <w:tag w:val="goog_rdk_4573"/>
        <w:id w:val="1545164752"/>
      </w:sdtPr>
      <w:sdtContent>
        <w:p w14:paraId="000009AA" w14:textId="77777777" w:rsidR="00CF3663" w:rsidRDefault="00000000">
          <w:pPr>
            <w:numPr>
              <w:ilvl w:val="2"/>
              <w:numId w:val="170"/>
            </w:numPr>
            <w:tabs>
              <w:tab w:val="left" w:pos="720"/>
              <w:tab w:val="left" w:pos="1440"/>
            </w:tabs>
            <w:spacing w:before="240"/>
            <w:rPr>
              <w:ins w:id="4584" w:author="BHA Regulatory Affairs Unit" w:date="2026-07-29T16:06:00Z"/>
            </w:rPr>
          </w:pPr>
          <w:sdt>
            <w:sdtPr>
              <w:tag w:val="goog_rdk_4572"/>
              <w:id w:val="-2000099393"/>
            </w:sdtPr>
            <w:sdtContent>
              <w:ins w:id="4585" w:author="BHA Regulatory Affairs Unit" w:date="2026-07-29T16:06:00Z">
                <w:r>
                  <w:t>A licensee or authorized practitioner shall complete and document in the individual record at least every six (6) months:</w:t>
                </w:r>
              </w:ins>
            </w:sdtContent>
          </w:sdt>
        </w:p>
      </w:sdtContent>
    </w:sdt>
    <w:sdt>
      <w:sdtPr>
        <w:tag w:val="goog_rdk_4575"/>
        <w:id w:val="355843457"/>
      </w:sdtPr>
      <w:sdtContent>
        <w:p w14:paraId="000009AB" w14:textId="77777777" w:rsidR="00CF3663" w:rsidRDefault="00000000">
          <w:pPr>
            <w:numPr>
              <w:ilvl w:val="3"/>
              <w:numId w:val="170"/>
            </w:numPr>
            <w:tabs>
              <w:tab w:val="left" w:pos="720"/>
              <w:tab w:val="left" w:pos="1440"/>
            </w:tabs>
            <w:spacing w:before="240"/>
            <w:rPr>
              <w:ins w:id="4586" w:author="BHA Regulatory Affairs Unit" w:date="2026-07-29T16:06:00Z"/>
            </w:rPr>
          </w:pPr>
          <w:sdt>
            <w:sdtPr>
              <w:tag w:val="goog_rdk_4574"/>
              <w:id w:val="-1405979449"/>
            </w:sdtPr>
            <w:sdtContent>
              <w:ins w:id="4587" w:author="BHA Regulatory Affairs Unit" w:date="2026-07-29T16:06:00Z">
                <w:r>
                  <w:t>Clinical rationale supporting a medication/psychiatric-only service status;</w:t>
                </w:r>
              </w:ins>
            </w:sdtContent>
          </w:sdt>
        </w:p>
      </w:sdtContent>
    </w:sdt>
    <w:sdt>
      <w:sdtPr>
        <w:tag w:val="goog_rdk_4577"/>
        <w:id w:val="1002817058"/>
      </w:sdtPr>
      <w:sdtContent>
        <w:p w14:paraId="000009AC" w14:textId="77777777" w:rsidR="00CF3663" w:rsidRDefault="00000000">
          <w:pPr>
            <w:numPr>
              <w:ilvl w:val="3"/>
              <w:numId w:val="170"/>
            </w:numPr>
            <w:tabs>
              <w:tab w:val="left" w:pos="720"/>
              <w:tab w:val="left" w:pos="1440"/>
            </w:tabs>
            <w:spacing w:before="240"/>
            <w:rPr>
              <w:ins w:id="4588" w:author="BHA Regulatory Affairs Unit" w:date="2026-07-29T16:06:00Z"/>
            </w:rPr>
          </w:pPr>
          <w:sdt>
            <w:sdtPr>
              <w:tag w:val="goog_rdk_4576"/>
              <w:id w:val="1765221680"/>
            </w:sdtPr>
            <w:sdtContent>
              <w:ins w:id="4589" w:author="BHA Regulatory Affairs Unit" w:date="2026-07-29T16:06:00Z">
                <w:r>
                  <w:t>An updated assessment; and</w:t>
                </w:r>
              </w:ins>
            </w:sdtContent>
          </w:sdt>
        </w:p>
      </w:sdtContent>
    </w:sdt>
    <w:sdt>
      <w:sdtPr>
        <w:tag w:val="goog_rdk_4579"/>
        <w:id w:val="518012227"/>
      </w:sdtPr>
      <w:sdtContent>
        <w:p w14:paraId="000009AD" w14:textId="77777777" w:rsidR="00CF3663" w:rsidRDefault="00000000">
          <w:pPr>
            <w:numPr>
              <w:ilvl w:val="3"/>
              <w:numId w:val="170"/>
            </w:numPr>
            <w:tabs>
              <w:tab w:val="left" w:pos="720"/>
              <w:tab w:val="left" w:pos="1440"/>
            </w:tabs>
            <w:spacing w:before="240"/>
            <w:rPr>
              <w:ins w:id="4590" w:author="BHA Regulatory Affairs Unit" w:date="2026-07-29T16:06:00Z"/>
            </w:rPr>
          </w:pPr>
          <w:sdt>
            <w:sdtPr>
              <w:tag w:val="goog_rdk_4578"/>
              <w:id w:val="1356112947"/>
            </w:sdtPr>
            <w:sdtContent>
              <w:ins w:id="4591" w:author="BHA Regulatory Affairs Unit" w:date="2026-07-29T16:06:00Z">
                <w:r>
                  <w:t>An updated service plan.</w:t>
                </w:r>
                <w:commentRangeEnd w:id="4582"/>
                <w:r>
                  <w:rPr>
                    <w:rStyle w:val="CommentReference"/>
                    <w:sz w:val="24"/>
                    <w:szCs w:val="24"/>
                  </w:rPr>
                  <w:commentReference w:id="4582"/>
                </w:r>
              </w:ins>
            </w:sdtContent>
          </w:sdt>
        </w:p>
      </w:sdtContent>
    </w:sdt>
    <w:sdt>
      <w:sdtPr>
        <w:tag w:val="goog_rdk_4581"/>
        <w:id w:val="79650085"/>
      </w:sdtPr>
      <w:sdtContent>
        <w:p w14:paraId="000009AE" w14:textId="77777777" w:rsidR="00CF3663" w:rsidRDefault="00000000">
          <w:pPr>
            <w:numPr>
              <w:ilvl w:val="4"/>
              <w:numId w:val="170"/>
            </w:numPr>
            <w:tabs>
              <w:tab w:val="left" w:pos="720"/>
              <w:tab w:val="left" w:pos="1440"/>
            </w:tabs>
            <w:spacing w:before="240"/>
            <w:rPr>
              <w:ins w:id="4592" w:author="BHA Regulatory Affairs Unit" w:date="2026-07-29T16:06:00Z"/>
            </w:rPr>
          </w:pPr>
          <w:sdt>
            <w:sdtPr>
              <w:tag w:val="goog_rdk_4580"/>
              <w:id w:val="-791165981"/>
            </w:sdtPr>
            <w:sdtContent>
              <w:ins w:id="4593" w:author="BHA Regulatory Affairs Unit" w:date="2026-07-29T16:06:00Z">
                <w:r>
                  <w:t>The service plan for medication/psychiatric-only services may be contained solely in the progress note.</w:t>
                </w:r>
              </w:ins>
            </w:sdtContent>
          </w:sdt>
        </w:p>
      </w:sdtContent>
    </w:sdt>
    <w:sdt>
      <w:sdtPr>
        <w:tag w:val="goog_rdk_4583"/>
        <w:id w:val="548393210"/>
      </w:sdtPr>
      <w:sdtContent>
        <w:p w14:paraId="000009AF" w14:textId="77777777" w:rsidR="00CF3663" w:rsidRDefault="00000000">
          <w:pPr>
            <w:numPr>
              <w:ilvl w:val="0"/>
              <w:numId w:val="170"/>
            </w:numPr>
            <w:tabs>
              <w:tab w:val="left" w:pos="720"/>
              <w:tab w:val="left" w:pos="1440"/>
            </w:tabs>
            <w:spacing w:before="240"/>
            <w:rPr>
              <w:ins w:id="4594" w:author="BHA Regulatory Affairs Unit" w:date="2026-07-29T16:06:00Z"/>
            </w:rPr>
          </w:pPr>
          <w:sdt>
            <w:sdtPr>
              <w:tag w:val="goog_rdk_4582"/>
              <w:id w:val="-1953886968"/>
            </w:sdtPr>
            <w:sdtContent>
              <w:ins w:id="4595" w:author="BHA Regulatory Affairs Unit" w:date="2026-07-29T16:06:00Z">
                <w:r>
                  <w:t>Upon discharge from the agency</w:t>
                </w:r>
              </w:ins>
            </w:sdtContent>
          </w:sdt>
        </w:p>
      </w:sdtContent>
    </w:sdt>
    <w:sdt>
      <w:sdtPr>
        <w:tag w:val="goog_rdk_4585"/>
        <w:id w:val="627907539"/>
      </w:sdtPr>
      <w:sdtContent>
        <w:p w14:paraId="000009B0" w14:textId="77777777" w:rsidR="00CF3663" w:rsidRDefault="00000000">
          <w:pPr>
            <w:numPr>
              <w:ilvl w:val="1"/>
              <w:numId w:val="170"/>
            </w:numPr>
            <w:tabs>
              <w:tab w:val="left" w:pos="720"/>
              <w:tab w:val="left" w:pos="1440"/>
            </w:tabs>
            <w:spacing w:before="240"/>
            <w:rPr>
              <w:ins w:id="4596" w:author="BHA Regulatory Affairs Unit" w:date="2026-07-29T16:06:00Z"/>
            </w:rPr>
          </w:pPr>
          <w:sdt>
            <w:sdtPr>
              <w:tag w:val="goog_rdk_4584"/>
              <w:id w:val="-479876219"/>
            </w:sdtPr>
            <w:sdtContent>
              <w:ins w:id="4597" w:author="BHA Regulatory Affairs Unit" w:date="2026-07-29T16:06:00Z">
                <w:r>
                  <w:t>A discharge summary must be completed and provided to the individual, as detailed in Part 1.17.2 of these Rules.</w:t>
                </w:r>
              </w:ins>
            </w:sdtContent>
          </w:sdt>
        </w:p>
      </w:sdtContent>
    </w:sdt>
    <w:sdt>
      <w:sdtPr>
        <w:tag w:val="goog_rdk_4587"/>
        <w:id w:val="2005666553"/>
      </w:sdtPr>
      <w:sdtContent>
        <w:p w14:paraId="000009B1" w14:textId="77777777" w:rsidR="00CF3663" w:rsidRDefault="00000000">
          <w:pPr>
            <w:numPr>
              <w:ilvl w:val="1"/>
              <w:numId w:val="170"/>
            </w:numPr>
            <w:tabs>
              <w:tab w:val="left" w:pos="720"/>
              <w:tab w:val="left" w:pos="1440"/>
            </w:tabs>
            <w:spacing w:before="240"/>
            <w:rPr>
              <w:ins w:id="4598" w:author="BHA Regulatory Affairs Unit" w:date="2026-07-29T16:06:00Z"/>
            </w:rPr>
          </w:pPr>
          <w:sdt>
            <w:sdtPr>
              <w:tag w:val="goog_rdk_4586"/>
              <w:id w:val="1639839427"/>
            </w:sdtPr>
            <w:sdtContent>
              <w:ins w:id="4599" w:author="BHA Regulatory Affairs Unit" w:date="2026-07-29T16:06:00Z">
                <w:r>
                  <w:t>With the proper releases in place, the agency must provide care coordination and warm handoffs to support the individual’s successful transition to another provider and/or level of care, as detailed in Part 1.17.5 of these Rules.</w:t>
                </w:r>
              </w:ins>
            </w:sdtContent>
          </w:sdt>
        </w:p>
      </w:sdtContent>
    </w:sdt>
    <w:sdt>
      <w:sdtPr>
        <w:tag w:val="goog_rdk_4589"/>
        <w:id w:val="1014051020"/>
      </w:sdtPr>
      <w:sdtContent>
        <w:p w14:paraId="000009B2" w14:textId="77777777" w:rsidR="00CF3663" w:rsidRDefault="00000000">
          <w:pPr>
            <w:numPr>
              <w:ilvl w:val="1"/>
              <w:numId w:val="170"/>
            </w:numPr>
            <w:tabs>
              <w:tab w:val="left" w:pos="720"/>
              <w:tab w:val="left" w:pos="1440"/>
            </w:tabs>
            <w:spacing w:before="240"/>
            <w:rPr>
              <w:ins w:id="4600" w:author="BHA Regulatory Affairs Unit" w:date="2026-07-29T16:06:00Z"/>
            </w:rPr>
          </w:pPr>
          <w:sdt>
            <w:sdtPr>
              <w:tag w:val="goog_rdk_4588"/>
              <w:id w:val="1494196668"/>
            </w:sdtPr>
            <w:sdtContent>
              <w:ins w:id="4601" w:author="BHA Regulatory Affairs Unit" w:date="2026-07-29T16:06:00Z">
                <w:r>
                  <w:t>Referrals to other services must be documented in the individual’s record including:</w:t>
                </w:r>
              </w:ins>
            </w:sdtContent>
          </w:sdt>
        </w:p>
      </w:sdtContent>
    </w:sdt>
    <w:sdt>
      <w:sdtPr>
        <w:tag w:val="goog_rdk_4591"/>
        <w:id w:val="-751944502"/>
      </w:sdtPr>
      <w:sdtContent>
        <w:p w14:paraId="000009B3" w14:textId="77777777" w:rsidR="00CF3663" w:rsidRDefault="00000000">
          <w:pPr>
            <w:numPr>
              <w:ilvl w:val="2"/>
              <w:numId w:val="170"/>
            </w:numPr>
            <w:tabs>
              <w:tab w:val="left" w:pos="720"/>
              <w:tab w:val="left" w:pos="1440"/>
            </w:tabs>
            <w:spacing w:before="240"/>
            <w:rPr>
              <w:ins w:id="4602" w:author="BHA Regulatory Affairs Unit" w:date="2026-07-29T16:06:00Z"/>
            </w:rPr>
          </w:pPr>
          <w:sdt>
            <w:sdtPr>
              <w:tag w:val="goog_rdk_4590"/>
              <w:id w:val="865338113"/>
            </w:sdtPr>
            <w:sdtContent>
              <w:ins w:id="4603" w:author="BHA Regulatory Affairs Unit" w:date="2026-07-29T16:06:00Z">
                <w:r>
                  <w:t>Recommendations of care;</w:t>
                </w:r>
              </w:ins>
            </w:sdtContent>
          </w:sdt>
        </w:p>
      </w:sdtContent>
    </w:sdt>
    <w:sdt>
      <w:sdtPr>
        <w:tag w:val="goog_rdk_4593"/>
        <w:id w:val="-2043588582"/>
      </w:sdtPr>
      <w:sdtContent>
        <w:p w14:paraId="000009B4" w14:textId="77777777" w:rsidR="00CF3663" w:rsidRDefault="00000000">
          <w:pPr>
            <w:numPr>
              <w:ilvl w:val="2"/>
              <w:numId w:val="170"/>
            </w:numPr>
            <w:tabs>
              <w:tab w:val="left" w:pos="720"/>
              <w:tab w:val="left" w:pos="1440"/>
            </w:tabs>
            <w:spacing w:before="240"/>
            <w:rPr>
              <w:ins w:id="4604" w:author="BHA Regulatory Affairs Unit" w:date="2026-07-29T16:06:00Z"/>
            </w:rPr>
          </w:pPr>
          <w:sdt>
            <w:sdtPr>
              <w:tag w:val="goog_rdk_4592"/>
              <w:id w:val="22153938"/>
            </w:sdtPr>
            <w:sdtContent>
              <w:ins w:id="4605" w:author="BHA Regulatory Affairs Unit" w:date="2026-07-29T16:06:00Z">
                <w:r>
                  <w:t>Reason for discharge;</w:t>
                </w:r>
              </w:ins>
            </w:sdtContent>
          </w:sdt>
        </w:p>
      </w:sdtContent>
    </w:sdt>
    <w:sdt>
      <w:sdtPr>
        <w:tag w:val="goog_rdk_4595"/>
        <w:id w:val="1149826796"/>
      </w:sdtPr>
      <w:sdtContent>
        <w:p w14:paraId="000009B5" w14:textId="77777777" w:rsidR="00CF3663" w:rsidRDefault="00000000">
          <w:pPr>
            <w:numPr>
              <w:ilvl w:val="2"/>
              <w:numId w:val="170"/>
            </w:numPr>
            <w:tabs>
              <w:tab w:val="left" w:pos="720"/>
              <w:tab w:val="left" w:pos="1440"/>
            </w:tabs>
            <w:spacing w:before="240"/>
            <w:rPr>
              <w:ins w:id="4606" w:author="BHA Regulatory Affairs Unit" w:date="2026-07-29T16:06:00Z"/>
            </w:rPr>
          </w:pPr>
          <w:sdt>
            <w:sdtPr>
              <w:tag w:val="goog_rdk_4594"/>
              <w:id w:val="-122175648"/>
            </w:sdtPr>
            <w:sdtContent>
              <w:ins w:id="4607" w:author="BHA Regulatory Affairs Unit" w:date="2026-07-29T16:06:00Z">
                <w:r>
                  <w:t>Recommended programs for the individual to enroll in; and</w:t>
                </w:r>
              </w:ins>
            </w:sdtContent>
          </w:sdt>
        </w:p>
      </w:sdtContent>
    </w:sdt>
    <w:sdt>
      <w:sdtPr>
        <w:tag w:val="goog_rdk_4597"/>
        <w:id w:val="924127634"/>
      </w:sdtPr>
      <w:sdtContent>
        <w:p w14:paraId="000009B6" w14:textId="77777777" w:rsidR="00CF3663" w:rsidRDefault="00000000">
          <w:pPr>
            <w:numPr>
              <w:ilvl w:val="2"/>
              <w:numId w:val="170"/>
            </w:numPr>
            <w:tabs>
              <w:tab w:val="left" w:pos="720"/>
              <w:tab w:val="left" w:pos="1440"/>
            </w:tabs>
            <w:spacing w:before="240"/>
            <w:rPr>
              <w:ins w:id="4608" w:author="BHA Regulatory Affairs Unit" w:date="2026-07-29T16:06:00Z"/>
            </w:rPr>
          </w:pPr>
          <w:sdt>
            <w:sdtPr>
              <w:tag w:val="goog_rdk_4596"/>
              <w:id w:val="-823209802"/>
            </w:sdtPr>
            <w:sdtContent>
              <w:ins w:id="4609" w:author="BHA Regulatory Affairs Unit" w:date="2026-07-29T16:06:00Z">
                <w:r>
                  <w:t>Follow-up plan including care coordination and documentation needs.</w:t>
                </w:r>
              </w:ins>
            </w:sdtContent>
          </w:sdt>
        </w:p>
      </w:sdtContent>
    </w:sdt>
    <w:sdt>
      <w:sdtPr>
        <w:tag w:val="goog_rdk_4600"/>
        <w:id w:val="478007806"/>
      </w:sdtPr>
      <w:sdtContent>
        <w:p w14:paraId="000009B7" w14:textId="77777777" w:rsidR="00CF3663" w:rsidRDefault="00000000">
          <w:pPr>
            <w:keepNext/>
            <w:spacing w:before="240" w:after="60"/>
            <w:ind w:firstLine="0"/>
            <w:rPr>
              <w:ins w:id="4610" w:author="BHA Regulatory Affairs Unit" w:date="2026-07-29T16:06:00Z"/>
              <w:b/>
              <w:bCs/>
            </w:rPr>
          </w:pPr>
          <w:sdt>
            <w:sdtPr>
              <w:tag w:val="goog_rdk_4598"/>
              <w:id w:val="135481347"/>
            </w:sdtPr>
            <w:sdtContent>
              <w:ins w:id="4611" w:author="BHA Regulatory Affairs Unit" w:date="2026-07-29T16:06:00Z">
                <w:r>
                  <w:rPr>
                    <w:b/>
                    <w:bCs/>
                  </w:rPr>
                  <w:t>4.3</w:t>
                </w:r>
                <w:r>
                  <w:rPr>
                    <w:b/>
                    <w:bCs/>
                  </w:rPr>
                  <w:tab/>
                </w:r>
              </w:ins>
              <w:sdt>
                <w:sdtPr>
                  <w:tag w:val="goog_rdk_4599"/>
                  <w:id w:val="-1067099053"/>
                </w:sdtPr>
                <w:sdtContent>
                  <w:commentRangeStart w:id="4612"/>
                </w:sdtContent>
              </w:sdt>
              <w:ins w:id="4613" w:author="BHA Regulatory Affairs Unit" w:date="2026-07-29T16:06:00Z">
                <w:r>
                  <w:rPr>
                    <w:b/>
                    <w:bCs/>
                  </w:rPr>
                  <w:t>Outpatient Treatment Services</w:t>
                </w:r>
                <w:commentRangeEnd w:id="4612"/>
                <w:r>
                  <w:rPr>
                    <w:rStyle w:val="CommentReference"/>
                    <w:b/>
                    <w:bCs/>
                    <w:sz w:val="24"/>
                    <w:szCs w:val="24"/>
                  </w:rPr>
                  <w:commentReference w:id="4612"/>
                </w:r>
                <w:r>
                  <w:rPr>
                    <w:b/>
                    <w:bCs/>
                  </w:rPr>
                  <w:t xml:space="preserve"> </w:t>
                </w:r>
              </w:ins>
            </w:sdtContent>
          </w:sdt>
        </w:p>
      </w:sdtContent>
    </w:sdt>
    <w:sdt>
      <w:sdtPr>
        <w:tag w:val="goog_rdk_4602"/>
        <w:id w:val="-1057749760"/>
      </w:sdtPr>
      <w:sdtContent>
        <w:p w14:paraId="000009B8" w14:textId="77777777" w:rsidR="00CF3663" w:rsidRDefault="00000000">
          <w:pPr>
            <w:keepNext/>
            <w:spacing w:before="240" w:after="60"/>
            <w:ind w:firstLine="0"/>
            <w:rPr>
              <w:ins w:id="4614" w:author="BHA Regulatory Affairs Unit" w:date="2026-07-29T16:06:00Z"/>
              <w:b/>
              <w:bCs/>
            </w:rPr>
          </w:pPr>
          <w:sdt>
            <w:sdtPr>
              <w:tag w:val="goog_rdk_4601"/>
              <w:id w:val="1955645738"/>
            </w:sdtPr>
            <w:sdtContent>
              <w:ins w:id="4615" w:author="BHA Regulatory Affairs Unit" w:date="2026-07-29T16:06:00Z">
                <w:r>
                  <w:rPr>
                    <w:b/>
                    <w:bCs/>
                  </w:rPr>
                  <w:t>4.3.1</w:t>
                </w:r>
                <w:r>
                  <w:rPr>
                    <w:b/>
                    <w:bCs/>
                  </w:rPr>
                  <w:tab/>
                  <w:t>Applicability</w:t>
                </w:r>
              </w:ins>
            </w:sdtContent>
          </w:sdt>
        </w:p>
      </w:sdtContent>
    </w:sdt>
    <w:sdt>
      <w:sdtPr>
        <w:tag w:val="goog_rdk_4604"/>
        <w:id w:val="-674983475"/>
      </w:sdtPr>
      <w:sdtContent>
        <w:p w14:paraId="000009B9" w14:textId="77777777" w:rsidR="00CF3663" w:rsidRDefault="00000000">
          <w:pPr>
            <w:numPr>
              <w:ilvl w:val="0"/>
              <w:numId w:val="171"/>
            </w:numPr>
            <w:tabs>
              <w:tab w:val="left" w:pos="720"/>
              <w:tab w:val="left" w:pos="1440"/>
            </w:tabs>
            <w:spacing w:before="240"/>
            <w:rPr>
              <w:ins w:id="4616" w:author="BHA Regulatory Affairs Unit" w:date="2026-07-29T16:06:00Z"/>
            </w:rPr>
          </w:pPr>
          <w:sdt>
            <w:sdtPr>
              <w:tag w:val="goog_rdk_4603"/>
              <w:id w:val="-444268993"/>
            </w:sdtPr>
            <w:sdtContent>
              <w:ins w:id="4617" w:author="BHA Regulatory Affairs Unit" w:date="2026-07-29T16:06:00Z">
                <w:r>
                  <w:t>This Part 4.3 establishes standards for agencies that provide outpatient treatment services, which includes ASAM Level 1.5-type services. Agencies providing behavioral health outpatient treatment services must meet the standards in this Part 4.3.</w:t>
                </w:r>
              </w:ins>
            </w:sdtContent>
          </w:sdt>
        </w:p>
      </w:sdtContent>
    </w:sdt>
    <w:sdt>
      <w:sdtPr>
        <w:tag w:val="goog_rdk_4606"/>
        <w:id w:val="-13184419"/>
      </w:sdtPr>
      <w:sdtContent>
        <w:p w14:paraId="000009BA" w14:textId="77777777" w:rsidR="00CF3663" w:rsidRDefault="00000000">
          <w:pPr>
            <w:numPr>
              <w:ilvl w:val="1"/>
              <w:numId w:val="171"/>
            </w:numPr>
            <w:tabs>
              <w:tab w:val="left" w:pos="720"/>
              <w:tab w:val="left" w:pos="1440"/>
            </w:tabs>
            <w:spacing w:before="240"/>
            <w:rPr>
              <w:ins w:id="4618" w:author="BHA Regulatory Affairs Unit" w:date="2026-07-29T16:06:00Z"/>
            </w:rPr>
          </w:pPr>
          <w:sdt>
            <w:sdtPr>
              <w:tag w:val="goog_rdk_4605"/>
              <w:id w:val="-859382772"/>
            </w:sdtPr>
            <w:sdtContent>
              <w:ins w:id="4619" w:author="BHA Regulatory Affairs Unit" w:date="2026-07-29T16:06:00Z">
                <w:r>
                  <w:t>The treatment type for agencies providing outpatient treatment services may be mental health, substance use disorder, or co-occurring, as defined in Part 1.2.1 of these Rules.</w:t>
                </w:r>
              </w:ins>
            </w:sdtContent>
          </w:sdt>
        </w:p>
      </w:sdtContent>
    </w:sdt>
    <w:sdt>
      <w:sdtPr>
        <w:tag w:val="goog_rdk_4608"/>
        <w:id w:val="1988364614"/>
      </w:sdtPr>
      <w:sdtContent>
        <w:p w14:paraId="000009BB" w14:textId="77777777" w:rsidR="00CF3663" w:rsidRDefault="00000000">
          <w:pPr>
            <w:numPr>
              <w:ilvl w:val="0"/>
              <w:numId w:val="171"/>
            </w:numPr>
            <w:tabs>
              <w:tab w:val="left" w:pos="720"/>
              <w:tab w:val="left" w:pos="1440"/>
            </w:tabs>
            <w:spacing w:before="240"/>
            <w:rPr>
              <w:ins w:id="4620" w:author="BHA Regulatory Affairs Unit" w:date="2026-07-29T16:06:00Z"/>
            </w:rPr>
          </w:pPr>
          <w:sdt>
            <w:sdtPr>
              <w:tag w:val="goog_rdk_4607"/>
              <w:id w:val="352501988"/>
            </w:sdtPr>
            <w:sdtContent>
              <w:ins w:id="4621" w:author="BHA Regulatory Affairs Unit" w:date="2026-07-29T16:06:00Z">
                <w:r>
                  <w:t xml:space="preserve">Agencies providing solely outpatient treatment services are not eligible to hold the following credential(s): </w:t>
                </w:r>
              </w:ins>
            </w:sdtContent>
          </w:sdt>
        </w:p>
      </w:sdtContent>
    </w:sdt>
    <w:sdt>
      <w:sdtPr>
        <w:tag w:val="goog_rdk_4610"/>
        <w:id w:val="1049827367"/>
      </w:sdtPr>
      <w:sdtContent>
        <w:p w14:paraId="000009BC" w14:textId="77777777" w:rsidR="00CF3663" w:rsidRDefault="00000000">
          <w:pPr>
            <w:numPr>
              <w:ilvl w:val="1"/>
              <w:numId w:val="171"/>
            </w:numPr>
            <w:tabs>
              <w:tab w:val="left" w:pos="720"/>
              <w:tab w:val="left" w:pos="1440"/>
            </w:tabs>
            <w:spacing w:before="240"/>
            <w:rPr>
              <w:ins w:id="4622" w:author="BHA Regulatory Affairs Unit" w:date="2026-07-29T16:06:00Z"/>
            </w:rPr>
          </w:pPr>
          <w:sdt>
            <w:sdtPr>
              <w:tag w:val="goog_rdk_4609"/>
              <w:id w:val="1354722573"/>
            </w:sdtPr>
            <w:sdtContent>
              <w:ins w:id="4623" w:author="BHA Regulatory Affairs Unit" w:date="2026-07-29T16:06:00Z">
                <w:r>
                  <w:t>An Emergency Commitment (EC) for Substance Use endorsement pursuant to Chapter 7 of these Rules; or</w:t>
                </w:r>
              </w:ins>
            </w:sdtContent>
          </w:sdt>
        </w:p>
      </w:sdtContent>
    </w:sdt>
    <w:sdt>
      <w:sdtPr>
        <w:tag w:val="goog_rdk_4612"/>
        <w:id w:val="-671625851"/>
      </w:sdtPr>
      <w:sdtContent>
        <w:p w14:paraId="000009BD" w14:textId="77777777" w:rsidR="00CF3663" w:rsidRDefault="00000000">
          <w:pPr>
            <w:numPr>
              <w:ilvl w:val="1"/>
              <w:numId w:val="171"/>
            </w:numPr>
            <w:tabs>
              <w:tab w:val="left" w:pos="720"/>
              <w:tab w:val="left" w:pos="1440"/>
            </w:tabs>
            <w:spacing w:before="240"/>
            <w:rPr>
              <w:ins w:id="4624" w:author="BHA Regulatory Affairs Unit" w:date="2026-07-29T16:06:00Z"/>
            </w:rPr>
          </w:pPr>
          <w:sdt>
            <w:sdtPr>
              <w:tag w:val="goog_rdk_4611"/>
              <w:id w:val="-336834328"/>
            </w:sdtPr>
            <w:sdtContent>
              <w:ins w:id="4625" w:author="BHA Regulatory Affairs Unit" w:date="2026-07-29T16:06:00Z">
                <w:r>
                  <w:t>A Controlled Substance License (CSL) for Opioid Treatment Program (OTP) services, pursuant to Part 13.5 of these Rules.</w:t>
                </w:r>
              </w:ins>
            </w:sdtContent>
          </w:sdt>
        </w:p>
      </w:sdtContent>
    </w:sdt>
    <w:sdt>
      <w:sdtPr>
        <w:tag w:val="goog_rdk_4614"/>
        <w:id w:val="-683235417"/>
      </w:sdtPr>
      <w:sdtContent>
        <w:p w14:paraId="000009BE" w14:textId="77777777" w:rsidR="00CF3663" w:rsidRDefault="00000000">
          <w:pPr>
            <w:numPr>
              <w:ilvl w:val="0"/>
              <w:numId w:val="171"/>
            </w:numPr>
            <w:tabs>
              <w:tab w:val="left" w:pos="720"/>
              <w:tab w:val="left" w:pos="1440"/>
            </w:tabs>
            <w:spacing w:before="240"/>
            <w:rPr>
              <w:ins w:id="4626" w:author="BHA Regulatory Affairs Unit" w:date="2026-07-29T16:06:00Z"/>
            </w:rPr>
          </w:pPr>
          <w:sdt>
            <w:sdtPr>
              <w:tag w:val="goog_rdk_4613"/>
              <w:id w:val="647184036"/>
            </w:sdtPr>
            <w:sdtContent>
              <w:ins w:id="4627" w:author="BHA Regulatory Affairs Unit" w:date="2026-07-29T16:06:00Z">
                <w:r>
                  <w:t>Agencies providing solely outpatient treatment services may elect to hold the following credential(s):</w:t>
                </w:r>
              </w:ins>
            </w:sdtContent>
          </w:sdt>
        </w:p>
      </w:sdtContent>
    </w:sdt>
    <w:sdt>
      <w:sdtPr>
        <w:tag w:val="goog_rdk_4616"/>
        <w:id w:val="-2061897105"/>
      </w:sdtPr>
      <w:sdtContent>
        <w:p w14:paraId="000009BF" w14:textId="77777777" w:rsidR="00CF3663" w:rsidRDefault="00000000">
          <w:pPr>
            <w:numPr>
              <w:ilvl w:val="1"/>
              <w:numId w:val="171"/>
            </w:numPr>
            <w:tabs>
              <w:tab w:val="left" w:pos="720"/>
              <w:tab w:val="left" w:pos="1440"/>
            </w:tabs>
            <w:spacing w:before="240"/>
            <w:rPr>
              <w:ins w:id="4628" w:author="BHA Regulatory Affairs Unit" w:date="2026-07-29T16:06:00Z"/>
            </w:rPr>
          </w:pPr>
          <w:sdt>
            <w:sdtPr>
              <w:tag w:val="goog_rdk_4615"/>
              <w:id w:val="-975427070"/>
            </w:sdtPr>
            <w:sdtContent>
              <w:ins w:id="4629" w:author="BHA Regulatory Affairs Unit" w:date="2026-07-29T16:06:00Z">
                <w:r>
                  <w:t>An Involuntary Commitment (IC) for Substance Use Disorders endorsement pursuant to Chapter 7 of these Rules;</w:t>
                </w:r>
              </w:ins>
            </w:sdtContent>
          </w:sdt>
        </w:p>
      </w:sdtContent>
    </w:sdt>
    <w:sdt>
      <w:sdtPr>
        <w:tag w:val="goog_rdk_4618"/>
        <w:id w:val="-1065721490"/>
      </w:sdtPr>
      <w:sdtContent>
        <w:p w14:paraId="000009C0" w14:textId="77777777" w:rsidR="00CF3663" w:rsidRDefault="00000000">
          <w:pPr>
            <w:numPr>
              <w:ilvl w:val="1"/>
              <w:numId w:val="171"/>
            </w:numPr>
            <w:tabs>
              <w:tab w:val="left" w:pos="720"/>
              <w:tab w:val="left" w:pos="1440"/>
            </w:tabs>
            <w:spacing w:before="240"/>
            <w:rPr>
              <w:ins w:id="4630" w:author="BHA Regulatory Affairs Unit" w:date="2026-07-29T16:06:00Z"/>
            </w:rPr>
          </w:pPr>
          <w:sdt>
            <w:sdtPr>
              <w:tag w:val="goog_rdk_4617"/>
              <w:id w:val="-183678505"/>
            </w:sdtPr>
            <w:sdtContent>
              <w:ins w:id="4631" w:author="BHA Regulatory Affairs Unit" w:date="2026-07-29T16:06:00Z">
                <w:r>
                  <w:t>A 27-65 designation pursuant to Chapter 11 of these Rules; and/or</w:t>
                </w:r>
              </w:ins>
            </w:sdtContent>
          </w:sdt>
        </w:p>
      </w:sdtContent>
    </w:sdt>
    <w:sdt>
      <w:sdtPr>
        <w:tag w:val="goog_rdk_4620"/>
        <w:id w:val="-1927063317"/>
      </w:sdtPr>
      <w:sdtContent>
        <w:p w14:paraId="000009C1" w14:textId="77777777" w:rsidR="00CF3663" w:rsidRDefault="00000000">
          <w:pPr>
            <w:numPr>
              <w:ilvl w:val="1"/>
              <w:numId w:val="171"/>
            </w:numPr>
            <w:tabs>
              <w:tab w:val="left" w:pos="720"/>
              <w:tab w:val="left" w:pos="1440"/>
            </w:tabs>
            <w:spacing w:before="240"/>
            <w:rPr>
              <w:ins w:id="4632" w:author="BHA Regulatory Affairs Unit" w:date="2026-07-29T16:06:00Z"/>
            </w:rPr>
          </w:pPr>
          <w:sdt>
            <w:sdtPr>
              <w:tag w:val="goog_rdk_4619"/>
              <w:id w:val="122282601"/>
            </w:sdtPr>
            <w:sdtContent>
              <w:ins w:id="4633" w:author="BHA Regulatory Affairs Unit" w:date="2026-07-29T16:06:00Z">
                <w:r>
                  <w:t>A Controlled Substance License (CSL) for non-OTP services, pursuant to Chapter 13 of these Rules.</w:t>
                </w:r>
              </w:ins>
            </w:sdtContent>
          </w:sdt>
        </w:p>
      </w:sdtContent>
    </w:sdt>
    <w:sdt>
      <w:sdtPr>
        <w:tag w:val="goog_rdk_4622"/>
        <w:id w:val="-1090914965"/>
      </w:sdtPr>
      <w:sdtContent>
        <w:p w14:paraId="000009C2" w14:textId="77777777" w:rsidR="00CF3663" w:rsidRDefault="00000000">
          <w:pPr>
            <w:keepNext/>
            <w:spacing w:before="240" w:after="60"/>
            <w:ind w:firstLine="0"/>
            <w:rPr>
              <w:ins w:id="4634" w:author="BHA Regulatory Affairs Unit" w:date="2026-07-29T16:06:00Z"/>
              <w:b/>
              <w:bCs/>
            </w:rPr>
          </w:pPr>
          <w:sdt>
            <w:sdtPr>
              <w:tag w:val="goog_rdk_4621"/>
              <w:id w:val="-204169157"/>
            </w:sdtPr>
            <w:sdtContent>
              <w:ins w:id="4635" w:author="BHA Regulatory Affairs Unit" w:date="2026-07-29T16:06:00Z">
                <w:r>
                  <w:rPr>
                    <w:b/>
                    <w:bCs/>
                  </w:rPr>
                  <w:t>4.3.2</w:t>
                </w:r>
                <w:r>
                  <w:rPr>
                    <w:b/>
                    <w:bCs/>
                  </w:rPr>
                  <w:tab/>
                  <w:t>Service Delivery, Provisions, and Setting</w:t>
                </w:r>
              </w:ins>
            </w:sdtContent>
          </w:sdt>
        </w:p>
      </w:sdtContent>
    </w:sdt>
    <w:sdt>
      <w:sdtPr>
        <w:tag w:val="goog_rdk_4624"/>
        <w:id w:val="-1645194557"/>
      </w:sdtPr>
      <w:sdtContent>
        <w:p w14:paraId="000009C3" w14:textId="77777777" w:rsidR="00CF3663" w:rsidRDefault="00000000">
          <w:pPr>
            <w:numPr>
              <w:ilvl w:val="0"/>
              <w:numId w:val="172"/>
            </w:numPr>
            <w:tabs>
              <w:tab w:val="left" w:pos="720"/>
              <w:tab w:val="left" w:pos="1440"/>
            </w:tabs>
            <w:spacing w:before="240"/>
            <w:rPr>
              <w:ins w:id="4636" w:author="BHA Regulatory Affairs Unit" w:date="2026-07-29T16:06:00Z"/>
            </w:rPr>
          </w:pPr>
          <w:sdt>
            <w:sdtPr>
              <w:tag w:val="goog_rdk_4623"/>
              <w:id w:val="753001419"/>
            </w:sdtPr>
            <w:sdtContent>
              <w:ins w:id="4637" w:author="BHA Regulatory Affairs Unit" w:date="2026-07-29T16:06:00Z">
                <w:r>
                  <w:t>Service description</w:t>
                </w:r>
              </w:ins>
            </w:sdtContent>
          </w:sdt>
        </w:p>
      </w:sdtContent>
    </w:sdt>
    <w:sdt>
      <w:sdtPr>
        <w:tag w:val="goog_rdk_4626"/>
        <w:id w:val="562513388"/>
      </w:sdtPr>
      <w:sdtContent>
        <w:p w14:paraId="000009C4" w14:textId="77777777" w:rsidR="00CF3663" w:rsidRDefault="00000000">
          <w:pPr>
            <w:numPr>
              <w:ilvl w:val="1"/>
              <w:numId w:val="172"/>
            </w:numPr>
            <w:tabs>
              <w:tab w:val="left" w:pos="720"/>
              <w:tab w:val="left" w:pos="1440"/>
            </w:tabs>
            <w:spacing w:before="240"/>
            <w:rPr>
              <w:ins w:id="4638" w:author="BHA Regulatory Affairs Unit" w:date="2026-07-29T16:06:00Z"/>
            </w:rPr>
          </w:pPr>
          <w:sdt>
            <w:sdtPr>
              <w:tag w:val="goog_rdk_4625"/>
              <w:id w:val="-811849002"/>
            </w:sdtPr>
            <w:sdtContent>
              <w:ins w:id="4639" w:author="BHA Regulatory Affairs Unit" w:date="2026-07-29T16:06:00Z">
                <w:r>
                  <w:t>Outpatient treatment services are clinically managed psychosocial services for those who are stabilized and require routine monitoring or management that can be provided in a structured outpatient setting.</w:t>
                </w:r>
              </w:ins>
            </w:sdtContent>
          </w:sdt>
        </w:p>
      </w:sdtContent>
    </w:sdt>
    <w:sdt>
      <w:sdtPr>
        <w:tag w:val="goog_rdk_4628"/>
        <w:id w:val="-147994063"/>
      </w:sdtPr>
      <w:sdtContent>
        <w:p w14:paraId="000009C5" w14:textId="77777777" w:rsidR="00CF3663" w:rsidRDefault="00000000">
          <w:pPr>
            <w:numPr>
              <w:ilvl w:val="0"/>
              <w:numId w:val="172"/>
            </w:numPr>
            <w:tabs>
              <w:tab w:val="left" w:pos="720"/>
              <w:tab w:val="left" w:pos="1440"/>
            </w:tabs>
            <w:spacing w:before="240"/>
            <w:rPr>
              <w:ins w:id="4640" w:author="BHA Regulatory Affairs Unit" w:date="2026-07-29T16:06:00Z"/>
            </w:rPr>
          </w:pPr>
          <w:sdt>
            <w:sdtPr>
              <w:tag w:val="goog_rdk_4627"/>
              <w:id w:val="-1675753536"/>
            </w:sdtPr>
            <w:sdtContent>
              <w:ins w:id="4641" w:author="BHA Regulatory Affairs Unit" w:date="2026-07-29T16:06:00Z">
                <w:r>
                  <w:t>Service recipient</w:t>
                </w:r>
              </w:ins>
            </w:sdtContent>
          </w:sdt>
        </w:p>
      </w:sdtContent>
    </w:sdt>
    <w:sdt>
      <w:sdtPr>
        <w:tag w:val="goog_rdk_4630"/>
        <w:id w:val="-76792857"/>
      </w:sdtPr>
      <w:sdtContent>
        <w:p w14:paraId="000009C6" w14:textId="77777777" w:rsidR="00CF3663" w:rsidRDefault="00000000">
          <w:pPr>
            <w:numPr>
              <w:ilvl w:val="1"/>
              <w:numId w:val="172"/>
            </w:numPr>
            <w:tabs>
              <w:tab w:val="left" w:pos="720"/>
              <w:tab w:val="left" w:pos="1440"/>
            </w:tabs>
            <w:spacing w:before="240"/>
            <w:rPr>
              <w:ins w:id="4642" w:author="BHA Regulatory Affairs Unit" w:date="2026-07-29T16:06:00Z"/>
            </w:rPr>
          </w:pPr>
          <w:sdt>
            <w:sdtPr>
              <w:tag w:val="goog_rdk_4629"/>
              <w:id w:val="-140093082"/>
            </w:sdtPr>
            <w:sdtContent>
              <w:ins w:id="4643" w:author="BHA Regulatory Affairs Unit" w:date="2026-07-29T16:06:00Z">
                <w:r>
                  <w:t>Outpatient treatment services are generally intended for individuals who have a moderate- to high-severity mental health, substance use, or co-occurring disorder according to the DSM-5-TR, as defined and incorporated by reference in Part 1.2.1 of these Rules.</w:t>
                </w:r>
              </w:ins>
            </w:sdtContent>
          </w:sdt>
        </w:p>
      </w:sdtContent>
    </w:sdt>
    <w:sdt>
      <w:sdtPr>
        <w:tag w:val="goog_rdk_4632"/>
        <w:id w:val="-1514450030"/>
      </w:sdtPr>
      <w:sdtContent>
        <w:p w14:paraId="000009C7" w14:textId="77777777" w:rsidR="00CF3663" w:rsidRDefault="00000000">
          <w:pPr>
            <w:numPr>
              <w:ilvl w:val="1"/>
              <w:numId w:val="172"/>
            </w:numPr>
            <w:tabs>
              <w:tab w:val="left" w:pos="720"/>
              <w:tab w:val="left" w:pos="1440"/>
            </w:tabs>
            <w:spacing w:before="240"/>
            <w:rPr>
              <w:ins w:id="4644" w:author="BHA Regulatory Affairs Unit" w:date="2026-07-29T16:06:00Z"/>
            </w:rPr>
          </w:pPr>
          <w:sdt>
            <w:sdtPr>
              <w:tag w:val="goog_rdk_4631"/>
              <w:id w:val="-1008944910"/>
            </w:sdtPr>
            <w:sdtContent>
              <w:ins w:id="4645" w:author="BHA Regulatory Affairs Unit" w:date="2026-07-29T16:06:00Z">
                <w:r>
                  <w:t>These individuals may be assessed as not appropriate for more intensive levels of care, as determined by individual admission and/or screening criteria, as defined in Parts 1.17.2 and 1.17.3 of these Rules.</w:t>
                </w:r>
              </w:ins>
            </w:sdtContent>
          </w:sdt>
        </w:p>
      </w:sdtContent>
    </w:sdt>
    <w:sdt>
      <w:sdtPr>
        <w:tag w:val="goog_rdk_4634"/>
        <w:id w:val="-768338231"/>
      </w:sdtPr>
      <w:sdtContent>
        <w:p w14:paraId="000009C8" w14:textId="77777777" w:rsidR="00CF3663" w:rsidRDefault="00000000">
          <w:pPr>
            <w:numPr>
              <w:ilvl w:val="1"/>
              <w:numId w:val="172"/>
            </w:numPr>
            <w:tabs>
              <w:tab w:val="left" w:pos="720"/>
              <w:tab w:val="left" w:pos="1440"/>
            </w:tabs>
            <w:spacing w:before="240"/>
            <w:rPr>
              <w:ins w:id="4646" w:author="BHA Regulatory Affairs Unit" w:date="2026-07-29T16:06:00Z"/>
            </w:rPr>
          </w:pPr>
          <w:sdt>
            <w:sdtPr>
              <w:tag w:val="goog_rdk_4633"/>
              <w:id w:val="-229833169"/>
            </w:sdtPr>
            <w:sdtContent>
              <w:ins w:id="4647" w:author="BHA Regulatory Affairs Unit" w:date="2026-07-29T16:06:00Z">
                <w:r>
                  <w:t>Individuals engaging in outpatient treatment services may be:</w:t>
                </w:r>
              </w:ins>
            </w:sdtContent>
          </w:sdt>
        </w:p>
      </w:sdtContent>
    </w:sdt>
    <w:sdt>
      <w:sdtPr>
        <w:tag w:val="goog_rdk_4636"/>
        <w:id w:val="-1329406074"/>
      </w:sdtPr>
      <w:sdtContent>
        <w:p w14:paraId="000009C9" w14:textId="77777777" w:rsidR="00CF3663" w:rsidRDefault="00000000">
          <w:pPr>
            <w:numPr>
              <w:ilvl w:val="2"/>
              <w:numId w:val="172"/>
            </w:numPr>
            <w:tabs>
              <w:tab w:val="left" w:pos="720"/>
              <w:tab w:val="left" w:pos="1440"/>
            </w:tabs>
            <w:spacing w:before="240"/>
            <w:rPr>
              <w:ins w:id="4648" w:author="BHA Regulatory Affairs Unit" w:date="2026-07-29T16:06:00Z"/>
            </w:rPr>
          </w:pPr>
          <w:sdt>
            <w:sdtPr>
              <w:tag w:val="goog_rdk_4635"/>
              <w:id w:val="-1694200270"/>
            </w:sdtPr>
            <w:sdtContent>
              <w:ins w:id="4649" w:author="BHA Regulatory Affairs Unit" w:date="2026-07-29T16:06:00Z">
                <w:r>
                  <w:t>Stepping down from a higher level of care;</w:t>
                </w:r>
              </w:ins>
            </w:sdtContent>
          </w:sdt>
        </w:p>
      </w:sdtContent>
    </w:sdt>
    <w:sdt>
      <w:sdtPr>
        <w:tag w:val="goog_rdk_4638"/>
        <w:id w:val="-1729657391"/>
      </w:sdtPr>
      <w:sdtContent>
        <w:p w14:paraId="000009CA" w14:textId="77777777" w:rsidR="00CF3663" w:rsidRDefault="00000000">
          <w:pPr>
            <w:numPr>
              <w:ilvl w:val="2"/>
              <w:numId w:val="172"/>
            </w:numPr>
            <w:tabs>
              <w:tab w:val="left" w:pos="720"/>
              <w:tab w:val="left" w:pos="1440"/>
            </w:tabs>
            <w:spacing w:before="240"/>
            <w:rPr>
              <w:ins w:id="4650" w:author="BHA Regulatory Affairs Unit" w:date="2026-07-29T16:06:00Z"/>
            </w:rPr>
          </w:pPr>
          <w:sdt>
            <w:sdtPr>
              <w:tag w:val="goog_rdk_4637"/>
              <w:id w:val="-989061096"/>
            </w:sdtPr>
            <w:sdtContent>
              <w:ins w:id="4651" w:author="BHA Regulatory Affairs Unit" w:date="2026-07-29T16:06:00Z">
                <w:r>
                  <w:t>At low risk of substance use disorder-related harm;</w:t>
                </w:r>
              </w:ins>
            </w:sdtContent>
          </w:sdt>
        </w:p>
      </w:sdtContent>
    </w:sdt>
    <w:sdt>
      <w:sdtPr>
        <w:tag w:val="goog_rdk_4640"/>
        <w:id w:val="-706286159"/>
      </w:sdtPr>
      <w:sdtContent>
        <w:p w14:paraId="000009CB" w14:textId="77777777" w:rsidR="00CF3663" w:rsidRDefault="00000000">
          <w:pPr>
            <w:numPr>
              <w:ilvl w:val="2"/>
              <w:numId w:val="172"/>
            </w:numPr>
            <w:tabs>
              <w:tab w:val="left" w:pos="720"/>
              <w:tab w:val="left" w:pos="1440"/>
            </w:tabs>
            <w:spacing w:before="240"/>
            <w:rPr>
              <w:ins w:id="4652" w:author="BHA Regulatory Affairs Unit" w:date="2026-07-29T16:06:00Z"/>
            </w:rPr>
          </w:pPr>
          <w:sdt>
            <w:sdtPr>
              <w:tag w:val="goog_rdk_4639"/>
              <w:id w:val="496928590"/>
            </w:sdtPr>
            <w:sdtContent>
              <w:ins w:id="4653" w:author="BHA Regulatory Affairs Unit" w:date="2026-07-29T16:06:00Z">
                <w:r>
                  <w:t>Motivated to engage in treatment;</w:t>
                </w:r>
              </w:ins>
            </w:sdtContent>
          </w:sdt>
        </w:p>
      </w:sdtContent>
    </w:sdt>
    <w:sdt>
      <w:sdtPr>
        <w:tag w:val="goog_rdk_4642"/>
        <w:id w:val="-1845161034"/>
      </w:sdtPr>
      <w:sdtContent>
        <w:p w14:paraId="000009CC" w14:textId="77777777" w:rsidR="00CF3663" w:rsidRDefault="00000000">
          <w:pPr>
            <w:numPr>
              <w:ilvl w:val="2"/>
              <w:numId w:val="172"/>
            </w:numPr>
            <w:tabs>
              <w:tab w:val="left" w:pos="720"/>
              <w:tab w:val="left" w:pos="1440"/>
            </w:tabs>
            <w:spacing w:before="240"/>
            <w:rPr>
              <w:ins w:id="4654" w:author="BHA Regulatory Affairs Unit" w:date="2026-07-29T16:06:00Z"/>
            </w:rPr>
          </w:pPr>
          <w:sdt>
            <w:sdtPr>
              <w:tag w:val="goog_rdk_4641"/>
              <w:id w:val="1174922625"/>
            </w:sdtPr>
            <w:sdtContent>
              <w:ins w:id="4655" w:author="BHA Regulatory Affairs Unit" w:date="2026-07-29T16:06:00Z">
                <w:r>
                  <w:t>Able to progress toward recovery goals with available peer and community support and scheduled therapeutic contact;</w:t>
                </w:r>
              </w:ins>
            </w:sdtContent>
          </w:sdt>
        </w:p>
      </w:sdtContent>
    </w:sdt>
    <w:sdt>
      <w:sdtPr>
        <w:tag w:val="goog_rdk_4644"/>
        <w:id w:val="1406432401"/>
      </w:sdtPr>
      <w:sdtContent>
        <w:p w14:paraId="000009CD" w14:textId="77777777" w:rsidR="00CF3663" w:rsidRDefault="00000000">
          <w:pPr>
            <w:numPr>
              <w:ilvl w:val="2"/>
              <w:numId w:val="172"/>
            </w:numPr>
            <w:tabs>
              <w:tab w:val="left" w:pos="720"/>
              <w:tab w:val="left" w:pos="1440"/>
            </w:tabs>
            <w:spacing w:before="240"/>
            <w:rPr>
              <w:ins w:id="4656" w:author="BHA Regulatory Affairs Unit" w:date="2026-07-29T16:06:00Z"/>
            </w:rPr>
          </w:pPr>
          <w:sdt>
            <w:sdtPr>
              <w:tag w:val="goog_rdk_4643"/>
              <w:id w:val="1618564830"/>
            </w:sdtPr>
            <w:sdtContent>
              <w:ins w:id="4657" w:author="BHA Regulatory Affairs Unit" w:date="2026-07-29T16:06:00Z">
                <w:r>
                  <w:t>In early stages of change and declining participation in the higher level of care indicated by the assessment;</w:t>
                </w:r>
              </w:ins>
            </w:sdtContent>
          </w:sdt>
        </w:p>
      </w:sdtContent>
    </w:sdt>
    <w:sdt>
      <w:sdtPr>
        <w:tag w:val="goog_rdk_4646"/>
        <w:id w:val="-839273576"/>
      </w:sdtPr>
      <w:sdtContent>
        <w:p w14:paraId="000009CE" w14:textId="77777777" w:rsidR="00CF3663" w:rsidRDefault="00000000">
          <w:pPr>
            <w:numPr>
              <w:ilvl w:val="2"/>
              <w:numId w:val="172"/>
            </w:numPr>
            <w:tabs>
              <w:tab w:val="left" w:pos="720"/>
              <w:tab w:val="left" w:pos="1440"/>
            </w:tabs>
            <w:spacing w:before="240"/>
            <w:rPr>
              <w:ins w:id="4658" w:author="BHA Regulatory Affairs Unit" w:date="2026-07-29T16:06:00Z"/>
            </w:rPr>
          </w:pPr>
          <w:sdt>
            <w:sdtPr>
              <w:tag w:val="goog_rdk_4645"/>
              <w:id w:val="292403408"/>
            </w:sdtPr>
            <w:sdtContent>
              <w:ins w:id="4659" w:author="BHA Regulatory Affairs Unit" w:date="2026-07-29T16:06:00Z">
                <w:r>
                  <w:t>In early remission and can safely be treated in low-intensity outpatient settings; or</w:t>
                </w:r>
              </w:ins>
            </w:sdtContent>
          </w:sdt>
        </w:p>
      </w:sdtContent>
    </w:sdt>
    <w:sdt>
      <w:sdtPr>
        <w:tag w:val="goog_rdk_4648"/>
        <w:id w:val="1958602698"/>
      </w:sdtPr>
      <w:sdtContent>
        <w:p w14:paraId="000009CF" w14:textId="77777777" w:rsidR="00CF3663" w:rsidRDefault="00000000">
          <w:pPr>
            <w:numPr>
              <w:ilvl w:val="2"/>
              <w:numId w:val="172"/>
            </w:numPr>
            <w:tabs>
              <w:tab w:val="left" w:pos="720"/>
              <w:tab w:val="left" w:pos="1440"/>
            </w:tabs>
            <w:spacing w:before="240"/>
            <w:rPr>
              <w:ins w:id="4660" w:author="BHA Regulatory Affairs Unit" w:date="2026-07-29T16:06:00Z"/>
            </w:rPr>
          </w:pPr>
          <w:sdt>
            <w:sdtPr>
              <w:tag w:val="goog_rdk_4647"/>
              <w:id w:val="-291739808"/>
            </w:sdtPr>
            <w:sdtContent>
              <w:ins w:id="4661" w:author="BHA Regulatory Affairs Unit" w:date="2026-07-29T16:06:00Z">
                <w:r>
                  <w:t>Court-ordered to attend education and/or treatment services.</w:t>
                </w:r>
              </w:ins>
            </w:sdtContent>
          </w:sdt>
        </w:p>
      </w:sdtContent>
    </w:sdt>
    <w:sdt>
      <w:sdtPr>
        <w:tag w:val="goog_rdk_4650"/>
        <w:id w:val="-967607518"/>
      </w:sdtPr>
      <w:sdtContent>
        <w:p w14:paraId="000009D0" w14:textId="77777777" w:rsidR="00CF3663" w:rsidRDefault="00000000">
          <w:pPr>
            <w:numPr>
              <w:ilvl w:val="0"/>
              <w:numId w:val="172"/>
            </w:numPr>
            <w:tabs>
              <w:tab w:val="left" w:pos="720"/>
              <w:tab w:val="left" w:pos="1440"/>
            </w:tabs>
            <w:spacing w:before="240"/>
            <w:rPr>
              <w:ins w:id="4662" w:author="BHA Regulatory Affairs Unit" w:date="2026-07-29T16:06:00Z"/>
            </w:rPr>
          </w:pPr>
          <w:sdt>
            <w:sdtPr>
              <w:tag w:val="goog_rdk_4649"/>
              <w:id w:val="-1465851826"/>
            </w:sdtPr>
            <w:sdtContent>
              <w:ins w:id="4663" w:author="BHA Regulatory Affairs Unit" w:date="2026-07-29T16:06:00Z">
                <w:r>
                  <w:t>Service setting</w:t>
                </w:r>
              </w:ins>
            </w:sdtContent>
          </w:sdt>
        </w:p>
      </w:sdtContent>
    </w:sdt>
    <w:sdt>
      <w:sdtPr>
        <w:tag w:val="goog_rdk_4652"/>
        <w:id w:val="-620165266"/>
      </w:sdtPr>
      <w:sdtContent>
        <w:p w14:paraId="000009D1" w14:textId="77777777" w:rsidR="00CF3663" w:rsidRDefault="00000000">
          <w:pPr>
            <w:numPr>
              <w:ilvl w:val="1"/>
              <w:numId w:val="172"/>
            </w:numPr>
            <w:tabs>
              <w:tab w:val="left" w:pos="720"/>
              <w:tab w:val="left" w:pos="1440"/>
            </w:tabs>
            <w:spacing w:before="240"/>
            <w:rPr>
              <w:ins w:id="4664" w:author="BHA Regulatory Affairs Unit" w:date="2026-07-29T16:06:00Z"/>
            </w:rPr>
          </w:pPr>
          <w:sdt>
            <w:sdtPr>
              <w:tag w:val="goog_rdk_4651"/>
              <w:id w:val="-858683965"/>
            </w:sdtPr>
            <w:sdtContent>
              <w:ins w:id="4665" w:author="BHA Regulatory Affairs Unit" w:date="2026-07-29T16:06:00Z">
                <w:r>
                  <w:t>Outpatient treatment services may be delivered via any outpatient setting or telehealth in accordance with the standards set in Part 1.15 of these Rules.</w:t>
                </w:r>
              </w:ins>
            </w:sdtContent>
          </w:sdt>
        </w:p>
      </w:sdtContent>
    </w:sdt>
    <w:sdt>
      <w:sdtPr>
        <w:tag w:val="goog_rdk_4654"/>
        <w:id w:val="1787482975"/>
      </w:sdtPr>
      <w:sdtContent>
        <w:p w14:paraId="000009D2" w14:textId="77777777" w:rsidR="00CF3663" w:rsidRDefault="00000000">
          <w:pPr>
            <w:numPr>
              <w:ilvl w:val="1"/>
              <w:numId w:val="172"/>
            </w:numPr>
            <w:tabs>
              <w:tab w:val="left" w:pos="720"/>
              <w:tab w:val="left" w:pos="1440"/>
            </w:tabs>
            <w:spacing w:before="240"/>
            <w:rPr>
              <w:ins w:id="4666" w:author="BHA Regulatory Affairs Unit" w:date="2026-07-29T16:06:00Z"/>
            </w:rPr>
          </w:pPr>
          <w:sdt>
            <w:sdtPr>
              <w:tag w:val="goog_rdk_4653"/>
              <w:id w:val="203601967"/>
            </w:sdtPr>
            <w:sdtContent>
              <w:ins w:id="4667" w:author="BHA Regulatory Affairs Unit" w:date="2026-07-29T16:06:00Z">
                <w:r>
                  <w:t>Agencies that provide outpatient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4656"/>
        <w:id w:val="2080990352"/>
      </w:sdtPr>
      <w:sdtContent>
        <w:p w14:paraId="000009D3" w14:textId="77777777" w:rsidR="00CF3663" w:rsidRDefault="00000000">
          <w:pPr>
            <w:numPr>
              <w:ilvl w:val="0"/>
              <w:numId w:val="172"/>
            </w:numPr>
            <w:tabs>
              <w:tab w:val="left" w:pos="720"/>
              <w:tab w:val="left" w:pos="1440"/>
            </w:tabs>
            <w:spacing w:before="240"/>
            <w:rPr>
              <w:ins w:id="4668" w:author="BHA Regulatory Affairs Unit" w:date="2026-07-29T16:06:00Z"/>
            </w:rPr>
          </w:pPr>
          <w:sdt>
            <w:sdtPr>
              <w:tag w:val="goog_rdk_4655"/>
              <w:id w:val="211312611"/>
            </w:sdtPr>
            <w:sdtContent>
              <w:ins w:id="4669" w:author="BHA Regulatory Affairs Unit" w:date="2026-07-29T16:06:00Z">
                <w:r>
                  <w:t>Service components and capabilities</w:t>
                </w:r>
              </w:ins>
            </w:sdtContent>
          </w:sdt>
        </w:p>
      </w:sdtContent>
    </w:sdt>
    <w:sdt>
      <w:sdtPr>
        <w:tag w:val="goog_rdk_4658"/>
        <w:id w:val="2051845622"/>
      </w:sdtPr>
      <w:sdtContent>
        <w:p w14:paraId="000009D4" w14:textId="77777777" w:rsidR="00CF3663" w:rsidRDefault="00000000">
          <w:pPr>
            <w:numPr>
              <w:ilvl w:val="1"/>
              <w:numId w:val="172"/>
            </w:numPr>
            <w:tabs>
              <w:tab w:val="left" w:pos="720"/>
              <w:tab w:val="left" w:pos="1440"/>
            </w:tabs>
            <w:spacing w:before="240"/>
            <w:rPr>
              <w:ins w:id="4670" w:author="BHA Regulatory Affairs Unit" w:date="2026-07-29T16:06:00Z"/>
            </w:rPr>
          </w:pPr>
          <w:sdt>
            <w:sdtPr>
              <w:tag w:val="goog_rdk_4657"/>
              <w:id w:val="-1882184409"/>
            </w:sdtPr>
            <w:sdtContent>
              <w:ins w:id="4671" w:author="BHA Regulatory Affairs Unit" w:date="2026-07-29T16:06:00Z">
                <w:r>
                  <w:t>Services must be provided in accordance with individual screening information as defined in Part 1.17.3 of these Rules or with court ordered education-only requirements.</w:t>
                </w:r>
              </w:ins>
            </w:sdtContent>
          </w:sdt>
        </w:p>
      </w:sdtContent>
    </w:sdt>
    <w:sdt>
      <w:sdtPr>
        <w:tag w:val="goog_rdk_4660"/>
        <w:id w:val="490589491"/>
      </w:sdtPr>
      <w:sdtContent>
        <w:p w14:paraId="000009D5" w14:textId="77777777" w:rsidR="00CF3663" w:rsidRDefault="00000000">
          <w:pPr>
            <w:numPr>
              <w:ilvl w:val="1"/>
              <w:numId w:val="172"/>
            </w:numPr>
            <w:tabs>
              <w:tab w:val="left" w:pos="720"/>
              <w:tab w:val="left" w:pos="1440"/>
            </w:tabs>
            <w:spacing w:before="240"/>
            <w:rPr>
              <w:ins w:id="4672" w:author="BHA Regulatory Affairs Unit" w:date="2026-07-29T16:06:00Z"/>
            </w:rPr>
          </w:pPr>
          <w:sdt>
            <w:sdtPr>
              <w:tag w:val="goog_rdk_4659"/>
              <w:id w:val="-886096266"/>
            </w:sdtPr>
            <w:sdtContent>
              <w:ins w:id="4673" w:author="BHA Regulatory Affairs Unit" w:date="2026-07-29T16:06:00Z">
                <w:r>
                  <w:t>Outpatient treatment services must provide less than nine (9) treatment contact hours per week for adults and no more than five (5) treatment contact hours per week for children. These structured clinical services consist primarily of psychotherapy, counseling, and psychoeducation to address behavioral health needs.</w:t>
                </w:r>
              </w:ins>
            </w:sdtContent>
          </w:sdt>
        </w:p>
      </w:sdtContent>
    </w:sdt>
    <w:sdt>
      <w:sdtPr>
        <w:tag w:val="goog_rdk_4662"/>
        <w:id w:val="1995082561"/>
      </w:sdtPr>
      <w:sdtContent>
        <w:p w14:paraId="000009D6" w14:textId="77777777" w:rsidR="00CF3663" w:rsidRDefault="00000000">
          <w:pPr>
            <w:numPr>
              <w:ilvl w:val="2"/>
              <w:numId w:val="172"/>
            </w:numPr>
            <w:tabs>
              <w:tab w:val="left" w:pos="720"/>
              <w:tab w:val="left" w:pos="1440"/>
            </w:tabs>
            <w:spacing w:before="240"/>
            <w:rPr>
              <w:ins w:id="4674" w:author="BHA Regulatory Affairs Unit" w:date="2026-07-29T16:06:00Z"/>
            </w:rPr>
          </w:pPr>
          <w:sdt>
            <w:sdtPr>
              <w:tag w:val="goog_rdk_4661"/>
              <w:id w:val="732189699"/>
            </w:sdtPr>
            <w:sdtContent>
              <w:ins w:id="4675" w:author="BHA Regulatory Affairs Unit" w:date="2026-07-29T16:06:00Z">
                <w:r>
                  <w:t>Treatment contact hours do not include prosocial activities.</w:t>
                </w:r>
              </w:ins>
            </w:sdtContent>
          </w:sdt>
        </w:p>
      </w:sdtContent>
    </w:sdt>
    <w:sdt>
      <w:sdtPr>
        <w:tag w:val="goog_rdk_4664"/>
        <w:id w:val="-1569784157"/>
      </w:sdtPr>
      <w:sdtContent>
        <w:p w14:paraId="000009D7" w14:textId="77777777" w:rsidR="00CF3663" w:rsidRDefault="00000000">
          <w:pPr>
            <w:numPr>
              <w:ilvl w:val="2"/>
              <w:numId w:val="172"/>
            </w:numPr>
            <w:tabs>
              <w:tab w:val="left" w:pos="720"/>
              <w:tab w:val="left" w:pos="1440"/>
            </w:tabs>
            <w:spacing w:before="240"/>
            <w:rPr>
              <w:ins w:id="4676" w:author="BHA Regulatory Affairs Unit" w:date="2026-07-29T16:06:00Z"/>
            </w:rPr>
          </w:pPr>
          <w:sdt>
            <w:sdtPr>
              <w:tag w:val="goog_rdk_4663"/>
              <w:id w:val="-1052726212"/>
            </w:sdtPr>
            <w:sdtContent>
              <w:ins w:id="4677" w:author="BHA Regulatory Affairs Unit" w:date="2026-07-29T16:06:00Z">
                <w:r>
                  <w:t>Treatment contact hours may include medication/psychiatric-only services pursuant to this Part 4.3.3 of this Chapter 4.</w:t>
                </w:r>
              </w:ins>
            </w:sdtContent>
          </w:sdt>
        </w:p>
      </w:sdtContent>
    </w:sdt>
    <w:sdt>
      <w:sdtPr>
        <w:tag w:val="goog_rdk_4667"/>
        <w:id w:val="-1099566772"/>
      </w:sdtPr>
      <w:sdtContent>
        <w:p w14:paraId="000009D8" w14:textId="77777777" w:rsidR="00CF3663" w:rsidRDefault="00000000">
          <w:pPr>
            <w:numPr>
              <w:ilvl w:val="3"/>
              <w:numId w:val="172"/>
            </w:numPr>
            <w:tabs>
              <w:tab w:val="left" w:pos="720"/>
              <w:tab w:val="left" w:pos="1440"/>
            </w:tabs>
            <w:spacing w:before="240"/>
            <w:rPr>
              <w:ins w:id="4678" w:author="BHA Regulatory Affairs Unit" w:date="2026-07-29T16:06:00Z"/>
            </w:rPr>
          </w:pPr>
          <w:sdt>
            <w:sdtPr>
              <w:tag w:val="goog_rdk_4665"/>
              <w:id w:val="-1645014508"/>
            </w:sdtPr>
            <w:sdtContent>
              <w:sdt>
                <w:sdtPr>
                  <w:tag w:val="goog_rdk_4666"/>
                  <w:id w:val="-841419867"/>
                </w:sdtPr>
                <w:sdtContent>
                  <w:commentRangeStart w:id="4679"/>
                </w:sdtContent>
              </w:sdt>
              <w:ins w:id="4680" w:author="BHA Regulatory Affairs Unit" w:date="2026-07-29T16:06:00Z">
                <w:r>
                  <w:t>Medication/psychiatric-only services occur when the agency provides a maximum of three (3) services, in addition to services related to medications, to an individual within a six (6) month period of time.</w:t>
                </w:r>
                <w:commentRangeEnd w:id="4679"/>
                <w:r>
                  <w:rPr>
                    <w:rStyle w:val="CommentReference"/>
                    <w:sz w:val="24"/>
                    <w:szCs w:val="24"/>
                  </w:rPr>
                  <w:commentReference w:id="4679"/>
                </w:r>
              </w:ins>
            </w:sdtContent>
          </w:sdt>
        </w:p>
      </w:sdtContent>
    </w:sdt>
    <w:sdt>
      <w:sdtPr>
        <w:tag w:val="goog_rdk_4669"/>
        <w:id w:val="523978313"/>
      </w:sdtPr>
      <w:sdtContent>
        <w:p w14:paraId="000009D9" w14:textId="77777777" w:rsidR="00CF3663" w:rsidRDefault="00000000">
          <w:pPr>
            <w:numPr>
              <w:ilvl w:val="1"/>
              <w:numId w:val="172"/>
            </w:numPr>
            <w:tabs>
              <w:tab w:val="left" w:pos="720"/>
              <w:tab w:val="left" w:pos="1440"/>
            </w:tabs>
            <w:spacing w:before="240"/>
            <w:rPr>
              <w:ins w:id="4681" w:author="BHA Regulatory Affairs Unit" w:date="2026-07-29T16:06:00Z"/>
            </w:rPr>
          </w:pPr>
          <w:sdt>
            <w:sdtPr>
              <w:tag w:val="goog_rdk_4668"/>
              <w:id w:val="-1705090218"/>
            </w:sdtPr>
            <w:sdtContent>
              <w:ins w:id="4682" w:author="BHA Regulatory Affairs Unit" w:date="2026-07-29T16:06:00Z">
                <w:r>
                  <w:t>If services are related to court-ordered DUI/DWAI requirements, services must comply with Parts 10.1 through 10.9 of these Rules, including telehealth provisions.</w:t>
                </w:r>
              </w:ins>
            </w:sdtContent>
          </w:sdt>
        </w:p>
      </w:sdtContent>
    </w:sdt>
    <w:sdt>
      <w:sdtPr>
        <w:tag w:val="goog_rdk_4671"/>
        <w:id w:val="401248723"/>
      </w:sdtPr>
      <w:sdtContent>
        <w:p w14:paraId="000009DA" w14:textId="77777777" w:rsidR="00CF3663" w:rsidRDefault="00000000">
          <w:pPr>
            <w:numPr>
              <w:ilvl w:val="0"/>
              <w:numId w:val="172"/>
            </w:numPr>
            <w:tabs>
              <w:tab w:val="left" w:pos="720"/>
              <w:tab w:val="left" w:pos="1440"/>
            </w:tabs>
            <w:spacing w:before="240"/>
            <w:rPr>
              <w:ins w:id="4683" w:author="BHA Regulatory Affairs Unit" w:date="2026-07-29T16:06:00Z"/>
            </w:rPr>
          </w:pPr>
          <w:sdt>
            <w:sdtPr>
              <w:tag w:val="goog_rdk_4670"/>
              <w:id w:val="-1407512110"/>
            </w:sdtPr>
            <w:sdtContent>
              <w:ins w:id="4684" w:author="BHA Regulatory Affairs Unit" w:date="2026-07-29T16:06:00Z">
                <w:r>
                  <w:t>Support systems</w:t>
                </w:r>
              </w:ins>
            </w:sdtContent>
          </w:sdt>
        </w:p>
      </w:sdtContent>
    </w:sdt>
    <w:sdt>
      <w:sdtPr>
        <w:tag w:val="goog_rdk_4673"/>
        <w:id w:val="2139905976"/>
      </w:sdtPr>
      <w:sdtContent>
        <w:p w14:paraId="000009DB" w14:textId="77777777" w:rsidR="00CF3663" w:rsidRDefault="00000000">
          <w:pPr>
            <w:numPr>
              <w:ilvl w:val="1"/>
              <w:numId w:val="172"/>
            </w:numPr>
            <w:tabs>
              <w:tab w:val="left" w:pos="720"/>
              <w:tab w:val="left" w:pos="1440"/>
            </w:tabs>
            <w:spacing w:before="240"/>
            <w:rPr>
              <w:ins w:id="4685" w:author="BHA Regulatory Affairs Unit" w:date="2026-07-29T16:06:00Z"/>
            </w:rPr>
          </w:pPr>
          <w:sdt>
            <w:sdtPr>
              <w:tag w:val="goog_rdk_4672"/>
              <w:id w:val="-1269292281"/>
            </w:sdtPr>
            <w:sdtContent>
              <w:ins w:id="4686" w:author="BHA Regulatory Affairs Unit" w:date="2026-07-29T16:06:00Z">
                <w:r>
                  <w:t>Agencies providing outpatient treatment must inform individuals receiving services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4675"/>
        <w:id w:val="-477808058"/>
      </w:sdtPr>
      <w:sdtContent>
        <w:p w14:paraId="000009DC" w14:textId="77777777" w:rsidR="00CF3663" w:rsidRDefault="00000000">
          <w:pPr>
            <w:numPr>
              <w:ilvl w:val="1"/>
              <w:numId w:val="172"/>
            </w:numPr>
            <w:tabs>
              <w:tab w:val="left" w:pos="720"/>
              <w:tab w:val="left" w:pos="1440"/>
            </w:tabs>
            <w:spacing w:before="240"/>
            <w:rPr>
              <w:ins w:id="4687" w:author="BHA Regulatory Affairs Unit" w:date="2026-07-29T16:06:00Z"/>
            </w:rPr>
          </w:pPr>
          <w:sdt>
            <w:sdtPr>
              <w:tag w:val="goog_rdk_4674"/>
              <w:id w:val="1841358106"/>
            </w:sdtPr>
            <w:sdtContent>
              <w:ins w:id="4688" w:author="BHA Regulatory Affairs Unit" w:date="2026-07-29T16:06:00Z">
                <w:r>
                  <w:t>Agencies providing outpatient treatment services must have direct affiliation or close coordination through referral to more and less intensive levels of care.</w:t>
                </w:r>
              </w:ins>
            </w:sdtContent>
          </w:sdt>
        </w:p>
      </w:sdtContent>
    </w:sdt>
    <w:sdt>
      <w:sdtPr>
        <w:tag w:val="goog_rdk_4677"/>
        <w:id w:val="1782561913"/>
      </w:sdtPr>
      <w:sdtContent>
        <w:p w14:paraId="000009DD" w14:textId="77777777" w:rsidR="00CF3663" w:rsidRDefault="00000000">
          <w:pPr>
            <w:numPr>
              <w:ilvl w:val="2"/>
              <w:numId w:val="172"/>
            </w:numPr>
            <w:tabs>
              <w:tab w:val="left" w:pos="720"/>
              <w:tab w:val="left" w:pos="1440"/>
            </w:tabs>
            <w:spacing w:before="240"/>
            <w:rPr>
              <w:ins w:id="4689" w:author="BHA Regulatory Affairs Unit" w:date="2026-07-29T16:06:00Z"/>
            </w:rPr>
          </w:pPr>
          <w:sdt>
            <w:sdtPr>
              <w:tag w:val="goog_rdk_4676"/>
              <w:id w:val="1366695468"/>
            </w:sdtPr>
            <w:sdtContent>
              <w:ins w:id="4690" w:author="BHA Regulatory Affairs Unit" w:date="2026-07-29T16:06:00Z">
                <w:r>
                  <w:t>Outpatient treatment services must be provided in accordance with the individual’s service plan. If referral(s) are needed to best meet the individual assessed needs, referral(s) must be provided in collaboration with the individual and their choice(s) for referred services.</w:t>
                </w:r>
              </w:ins>
            </w:sdtContent>
          </w:sdt>
        </w:p>
      </w:sdtContent>
    </w:sdt>
    <w:sdt>
      <w:sdtPr>
        <w:tag w:val="goog_rdk_4679"/>
        <w:id w:val="-221329888"/>
      </w:sdtPr>
      <w:sdtContent>
        <w:p w14:paraId="000009DE" w14:textId="77777777" w:rsidR="00CF3663" w:rsidRDefault="00000000">
          <w:pPr>
            <w:numPr>
              <w:ilvl w:val="0"/>
              <w:numId w:val="172"/>
            </w:numPr>
            <w:tabs>
              <w:tab w:val="left" w:pos="720"/>
              <w:tab w:val="left" w:pos="1440"/>
            </w:tabs>
            <w:spacing w:before="240"/>
            <w:rPr>
              <w:ins w:id="4691" w:author="BHA Regulatory Affairs Unit" w:date="2026-07-29T16:06:00Z"/>
            </w:rPr>
          </w:pPr>
          <w:sdt>
            <w:sdtPr>
              <w:tag w:val="goog_rdk_4678"/>
              <w:id w:val="-647305536"/>
            </w:sdtPr>
            <w:sdtContent>
              <w:ins w:id="4692" w:author="BHA Regulatory Affairs Unit" w:date="2026-07-29T16:06:00Z">
                <w:r>
                  <w:t>Policies and procedures</w:t>
                </w:r>
              </w:ins>
            </w:sdtContent>
          </w:sdt>
        </w:p>
      </w:sdtContent>
    </w:sdt>
    <w:sdt>
      <w:sdtPr>
        <w:tag w:val="goog_rdk_4681"/>
        <w:id w:val="1790532097"/>
      </w:sdtPr>
      <w:sdtContent>
        <w:p w14:paraId="000009DF" w14:textId="77777777" w:rsidR="00CF3663" w:rsidRDefault="00000000">
          <w:pPr>
            <w:numPr>
              <w:ilvl w:val="1"/>
              <w:numId w:val="172"/>
            </w:numPr>
            <w:tabs>
              <w:tab w:val="left" w:pos="720"/>
              <w:tab w:val="left" w:pos="1440"/>
              <w:tab w:val="left" w:pos="2160"/>
            </w:tabs>
            <w:spacing w:before="240" w:after="200"/>
            <w:rPr>
              <w:ins w:id="4693" w:author="BHA Regulatory Affairs Unit" w:date="2026-07-29T16:06:00Z"/>
            </w:rPr>
          </w:pPr>
          <w:sdt>
            <w:sdtPr>
              <w:tag w:val="goog_rdk_4680"/>
              <w:id w:val="1716966585"/>
            </w:sdtPr>
            <w:sdtContent>
              <w:ins w:id="4694" w:author="BHA Regulatory Affairs Unit" w:date="2026-07-29T16:06:00Z">
                <w:r>
                  <w:t>Agencies must develop, implement, and enforce policies and procedures to address service delivery expectations. These policies and procedures must address, but are not limited to:</w:t>
                </w:r>
              </w:ins>
            </w:sdtContent>
          </w:sdt>
        </w:p>
      </w:sdtContent>
    </w:sdt>
    <w:sdt>
      <w:sdtPr>
        <w:tag w:val="goog_rdk_4683"/>
        <w:id w:val="-1472180923"/>
      </w:sdtPr>
      <w:sdtContent>
        <w:p w14:paraId="000009E0" w14:textId="77777777" w:rsidR="00CF3663" w:rsidRDefault="00000000">
          <w:pPr>
            <w:numPr>
              <w:ilvl w:val="2"/>
              <w:numId w:val="172"/>
            </w:numPr>
            <w:tabs>
              <w:tab w:val="left" w:pos="720"/>
              <w:tab w:val="left" w:pos="1440"/>
              <w:tab w:val="left" w:pos="2160"/>
            </w:tabs>
            <w:spacing w:before="200" w:after="200"/>
            <w:rPr>
              <w:ins w:id="4695" w:author="BHA Regulatory Affairs Unit" w:date="2026-07-29T16:06:00Z"/>
            </w:rPr>
          </w:pPr>
          <w:sdt>
            <w:sdtPr>
              <w:tag w:val="goog_rdk_4682"/>
              <w:id w:val="1789516950"/>
            </w:sdtPr>
            <w:sdtContent>
              <w:ins w:id="4696" w:author="BHA Regulatory Affairs Unit" w:date="2026-07-29T16:06:00Z">
                <w:r>
                  <w:t>Responding to urgent medical and psychiatric needs that may arise, including when to seek medical consultation, when to call 911, and when to call 988;</w:t>
                </w:r>
              </w:ins>
            </w:sdtContent>
          </w:sdt>
        </w:p>
      </w:sdtContent>
    </w:sdt>
    <w:sdt>
      <w:sdtPr>
        <w:tag w:val="goog_rdk_4685"/>
        <w:id w:val="-1673438503"/>
      </w:sdtPr>
      <w:sdtContent>
        <w:p w14:paraId="000009E1" w14:textId="77777777" w:rsidR="00CF3663" w:rsidRDefault="00000000">
          <w:pPr>
            <w:numPr>
              <w:ilvl w:val="2"/>
              <w:numId w:val="172"/>
            </w:numPr>
            <w:tabs>
              <w:tab w:val="left" w:pos="720"/>
              <w:tab w:val="left" w:pos="1440"/>
              <w:tab w:val="left" w:pos="2160"/>
            </w:tabs>
            <w:spacing w:before="200" w:after="200"/>
            <w:rPr>
              <w:ins w:id="4697" w:author="BHA Regulatory Affairs Unit" w:date="2026-07-29T16:06:00Z"/>
            </w:rPr>
          </w:pPr>
          <w:sdt>
            <w:sdtPr>
              <w:tag w:val="goog_rdk_4684"/>
              <w:id w:val="-1340877199"/>
            </w:sdtPr>
            <w:sdtContent>
              <w:ins w:id="4698" w:author="BHA Regulatory Affairs Unit" w:date="2026-07-29T16:06:00Z">
                <w:r>
                  <w:t>Coordination of care with external providers, including interaction with formally affiliated providers and programs for the delivery of required services, if applicable;</w:t>
                </w:r>
              </w:ins>
            </w:sdtContent>
          </w:sdt>
        </w:p>
      </w:sdtContent>
    </w:sdt>
    <w:sdt>
      <w:sdtPr>
        <w:tag w:val="goog_rdk_4687"/>
        <w:id w:val="-1335008513"/>
      </w:sdtPr>
      <w:sdtContent>
        <w:p w14:paraId="000009E2" w14:textId="77777777" w:rsidR="00CF3663" w:rsidRDefault="00000000">
          <w:pPr>
            <w:numPr>
              <w:ilvl w:val="2"/>
              <w:numId w:val="172"/>
            </w:numPr>
            <w:tabs>
              <w:tab w:val="left" w:pos="720"/>
              <w:tab w:val="left" w:pos="1440"/>
              <w:tab w:val="left" w:pos="2160"/>
            </w:tabs>
            <w:spacing w:before="200" w:after="200"/>
            <w:rPr>
              <w:ins w:id="4699" w:author="BHA Regulatory Affairs Unit" w:date="2026-07-29T16:06:00Z"/>
            </w:rPr>
          </w:pPr>
          <w:sdt>
            <w:sdtPr>
              <w:tag w:val="goog_rdk_4686"/>
              <w:id w:val="-1578828645"/>
            </w:sdtPr>
            <w:sdtContent>
              <w:ins w:id="4700" w:author="BHA Regulatory Affairs Unit" w:date="2026-07-29T16:06:00Z">
                <w:r>
                  <w:t xml:space="preserve">Coordination of care for medication-involved services, if the agency does not offer medications directly. This must include consideration </w:t>
                </w:r>
                <w:r>
                  <w:lastRenderedPageBreak/>
                  <w:t>of access to medication-assisted treatment (MAT) and psychiatric medications;</w:t>
                </w:r>
              </w:ins>
            </w:sdtContent>
          </w:sdt>
        </w:p>
      </w:sdtContent>
    </w:sdt>
    <w:sdt>
      <w:sdtPr>
        <w:tag w:val="goog_rdk_4689"/>
        <w:id w:val="-1273878013"/>
      </w:sdtPr>
      <w:sdtContent>
        <w:p w14:paraId="000009E3" w14:textId="77777777" w:rsidR="00CF3663" w:rsidRDefault="00000000">
          <w:pPr>
            <w:numPr>
              <w:ilvl w:val="2"/>
              <w:numId w:val="172"/>
            </w:numPr>
            <w:tabs>
              <w:tab w:val="left" w:pos="720"/>
              <w:tab w:val="left" w:pos="1440"/>
              <w:tab w:val="left" w:pos="2160"/>
            </w:tabs>
            <w:spacing w:before="200" w:after="200"/>
            <w:rPr>
              <w:ins w:id="4701" w:author="BHA Regulatory Affairs Unit" w:date="2026-07-29T16:06:00Z"/>
            </w:rPr>
          </w:pPr>
          <w:sdt>
            <w:sdtPr>
              <w:tag w:val="goog_rdk_4688"/>
              <w:id w:val="2039394456"/>
            </w:sdtPr>
            <w:sdtContent>
              <w:ins w:id="4702" w:author="BHA Regulatory Affairs Unit" w:date="2026-07-29T16:06:00Z">
                <w:r>
                  <w:t>Addressing how physical examinations for individuals will be incorporated into treatment services. This includes, but is not limited to:</w:t>
                </w:r>
              </w:ins>
            </w:sdtContent>
          </w:sdt>
        </w:p>
      </w:sdtContent>
    </w:sdt>
    <w:sdt>
      <w:sdtPr>
        <w:tag w:val="goog_rdk_4691"/>
        <w:id w:val="1059582905"/>
      </w:sdtPr>
      <w:sdtContent>
        <w:p w14:paraId="000009E4" w14:textId="77777777" w:rsidR="00CF3663" w:rsidRDefault="00000000">
          <w:pPr>
            <w:numPr>
              <w:ilvl w:val="3"/>
              <w:numId w:val="172"/>
            </w:numPr>
            <w:tabs>
              <w:tab w:val="left" w:pos="720"/>
              <w:tab w:val="left" w:pos="1440"/>
              <w:tab w:val="left" w:pos="2160"/>
            </w:tabs>
            <w:spacing w:before="200" w:after="200"/>
            <w:rPr>
              <w:ins w:id="4703" w:author="BHA Regulatory Affairs Unit" w:date="2026-07-29T16:06:00Z"/>
            </w:rPr>
          </w:pPr>
          <w:sdt>
            <w:sdtPr>
              <w:tag w:val="goog_rdk_4690"/>
              <w:id w:val="2048411777"/>
            </w:sdtPr>
            <w:sdtContent>
              <w:ins w:id="4704" w:author="BHA Regulatory Affairs Unit" w:date="2026-07-29T16:06:00Z">
                <w:r>
                  <w:t>Obtaining the individual’s consent to coordinate with external medical provider(s) and incorporating physical health needs into ongoing treatment;</w:t>
                </w:r>
              </w:ins>
            </w:sdtContent>
          </w:sdt>
        </w:p>
      </w:sdtContent>
    </w:sdt>
    <w:sdt>
      <w:sdtPr>
        <w:tag w:val="goog_rdk_4693"/>
        <w:id w:val="531451205"/>
      </w:sdtPr>
      <w:sdtContent>
        <w:p w14:paraId="000009E5" w14:textId="77777777" w:rsidR="00CF3663" w:rsidRDefault="00000000">
          <w:pPr>
            <w:numPr>
              <w:ilvl w:val="3"/>
              <w:numId w:val="172"/>
            </w:numPr>
            <w:tabs>
              <w:tab w:val="left" w:pos="720"/>
              <w:tab w:val="left" w:pos="1440"/>
              <w:tab w:val="left" w:pos="2160"/>
            </w:tabs>
            <w:spacing w:before="200" w:after="200"/>
            <w:rPr>
              <w:ins w:id="4705" w:author="BHA Regulatory Affairs Unit" w:date="2026-07-29T16:06:00Z"/>
            </w:rPr>
          </w:pPr>
          <w:sdt>
            <w:sdtPr>
              <w:tag w:val="goog_rdk_4692"/>
              <w:id w:val="-1706146707"/>
            </w:sdtPr>
            <w:sdtContent>
              <w:ins w:id="4706" w:author="BHA Regulatory Affairs Unit" w:date="2026-07-29T16:06:00Z">
                <w:r>
                  <w:t>Expectations for when an individual refuses or is unable to obtain, or provide record of, a physical examination;</w:t>
                </w:r>
              </w:ins>
            </w:sdtContent>
          </w:sdt>
        </w:p>
      </w:sdtContent>
    </w:sdt>
    <w:sdt>
      <w:sdtPr>
        <w:tag w:val="goog_rdk_4695"/>
        <w:id w:val="-33592095"/>
      </w:sdtPr>
      <w:sdtContent>
        <w:p w14:paraId="000009E6" w14:textId="77777777" w:rsidR="00CF3663" w:rsidRDefault="00000000">
          <w:pPr>
            <w:numPr>
              <w:ilvl w:val="3"/>
              <w:numId w:val="172"/>
            </w:numPr>
            <w:tabs>
              <w:tab w:val="left" w:pos="720"/>
              <w:tab w:val="left" w:pos="1440"/>
              <w:tab w:val="left" w:pos="2160"/>
            </w:tabs>
            <w:spacing w:before="200" w:after="200"/>
            <w:rPr>
              <w:ins w:id="4707" w:author="BHA Regulatory Affairs Unit" w:date="2026-07-29T16:06:00Z"/>
            </w:rPr>
          </w:pPr>
          <w:sdt>
            <w:sdtPr>
              <w:tag w:val="goog_rdk_4694"/>
              <w:id w:val="-1974857198"/>
            </w:sdtPr>
            <w:sdtContent>
              <w:ins w:id="4708" w:author="BHA Regulatory Affairs Unit" w:date="2026-07-29T16:06:00Z">
                <w:r>
                  <w:t>How personnel are to document the refusal in the individual’s file; and</w:t>
                </w:r>
              </w:ins>
            </w:sdtContent>
          </w:sdt>
        </w:p>
      </w:sdtContent>
    </w:sdt>
    <w:sdt>
      <w:sdtPr>
        <w:tag w:val="goog_rdk_4697"/>
        <w:id w:val="514535087"/>
      </w:sdtPr>
      <w:sdtContent>
        <w:p w14:paraId="000009E7" w14:textId="77777777" w:rsidR="00CF3663" w:rsidRDefault="00000000">
          <w:pPr>
            <w:numPr>
              <w:ilvl w:val="3"/>
              <w:numId w:val="172"/>
            </w:numPr>
            <w:tabs>
              <w:tab w:val="left" w:pos="720"/>
              <w:tab w:val="left" w:pos="1440"/>
              <w:tab w:val="left" w:pos="2160"/>
            </w:tabs>
            <w:spacing w:before="200" w:after="200"/>
            <w:rPr>
              <w:ins w:id="4709" w:author="BHA Regulatory Affairs Unit" w:date="2026-07-29T16:06:00Z"/>
            </w:rPr>
          </w:pPr>
          <w:sdt>
            <w:sdtPr>
              <w:tag w:val="goog_rdk_4696"/>
              <w:id w:val="-1665920863"/>
            </w:sdtPr>
            <w:sdtContent>
              <w:ins w:id="4710" w:author="BHA Regulatory Affairs Unit" w:date="2026-07-29T16:06:00Z">
                <w:r>
                  <w:t>Expectations for physical examinations to be relevant and timely for the individual’s presenting needs.</w:t>
                </w:r>
              </w:ins>
            </w:sdtContent>
          </w:sdt>
        </w:p>
      </w:sdtContent>
    </w:sdt>
    <w:sdt>
      <w:sdtPr>
        <w:tag w:val="goog_rdk_4699"/>
        <w:id w:val="1468865091"/>
      </w:sdtPr>
      <w:sdtContent>
        <w:p w14:paraId="000009E8" w14:textId="77777777" w:rsidR="00CF3663" w:rsidRDefault="00000000">
          <w:pPr>
            <w:numPr>
              <w:ilvl w:val="2"/>
              <w:numId w:val="172"/>
            </w:numPr>
            <w:tabs>
              <w:tab w:val="left" w:pos="720"/>
              <w:tab w:val="left" w:pos="1440"/>
              <w:tab w:val="left" w:pos="2160"/>
            </w:tabs>
            <w:spacing w:before="200" w:after="200"/>
            <w:rPr>
              <w:ins w:id="4711" w:author="BHA Regulatory Affairs Unit" w:date="2026-07-29T16:06:00Z"/>
            </w:rPr>
          </w:pPr>
          <w:sdt>
            <w:sdtPr>
              <w:tag w:val="goog_rdk_4698"/>
              <w:id w:val="841141964"/>
            </w:sdtPr>
            <w:sdtContent>
              <w:ins w:id="4712" w:author="BHA Regulatory Affairs Unit" w:date="2026-07-29T16:06:00Z">
                <w:r>
                  <w:t>Coordination of referrals to alternate levels of care, including contingencies to follow if the preferred level of care is not available.</w:t>
                </w:r>
              </w:ins>
            </w:sdtContent>
          </w:sdt>
        </w:p>
      </w:sdtContent>
    </w:sdt>
    <w:sdt>
      <w:sdtPr>
        <w:tag w:val="goog_rdk_4701"/>
        <w:id w:val="919103703"/>
      </w:sdtPr>
      <w:sdtContent>
        <w:p w14:paraId="000009E9" w14:textId="77777777" w:rsidR="00CF3663" w:rsidRDefault="00000000">
          <w:pPr>
            <w:keepNext/>
            <w:spacing w:before="240" w:after="60"/>
            <w:ind w:firstLine="0"/>
            <w:rPr>
              <w:ins w:id="4713" w:author="BHA Regulatory Affairs Unit" w:date="2026-07-29T16:06:00Z"/>
              <w:b/>
              <w:bCs/>
            </w:rPr>
          </w:pPr>
          <w:sdt>
            <w:sdtPr>
              <w:tag w:val="goog_rdk_4700"/>
              <w:id w:val="1350254259"/>
            </w:sdtPr>
            <w:sdtContent>
              <w:ins w:id="4714" w:author="BHA Regulatory Affairs Unit" w:date="2026-07-29T16:06:00Z">
                <w:r>
                  <w:rPr>
                    <w:b/>
                    <w:bCs/>
                  </w:rPr>
                  <w:t>4.3.3</w:t>
                </w:r>
                <w:r>
                  <w:rPr>
                    <w:b/>
                    <w:bCs/>
                  </w:rPr>
                  <w:tab/>
                  <w:t>Personnel</w:t>
                </w:r>
              </w:ins>
            </w:sdtContent>
          </w:sdt>
        </w:p>
      </w:sdtContent>
    </w:sdt>
    <w:sdt>
      <w:sdtPr>
        <w:tag w:val="goog_rdk_4703"/>
        <w:id w:val="538699792"/>
      </w:sdtPr>
      <w:sdtContent>
        <w:p w14:paraId="000009EA" w14:textId="77777777" w:rsidR="00CF3663" w:rsidRDefault="00000000">
          <w:pPr>
            <w:numPr>
              <w:ilvl w:val="0"/>
              <w:numId w:val="173"/>
            </w:numPr>
            <w:tabs>
              <w:tab w:val="left" w:pos="720"/>
              <w:tab w:val="left" w:pos="1440"/>
            </w:tabs>
            <w:spacing w:before="240"/>
            <w:rPr>
              <w:ins w:id="4715" w:author="BHA Regulatory Affairs Unit" w:date="2026-07-29T16:06:00Z"/>
            </w:rPr>
          </w:pPr>
          <w:sdt>
            <w:sdtPr>
              <w:tag w:val="goog_rdk_4702"/>
              <w:id w:val="-924144241"/>
            </w:sdtPr>
            <w:sdtContent>
              <w:ins w:id="4716" w:author="BHA Regulatory Affairs Unit" w:date="2026-07-29T16:06:00Z">
                <w:r>
                  <w:t>Level of care requirements</w:t>
                </w:r>
              </w:ins>
            </w:sdtContent>
          </w:sdt>
        </w:p>
      </w:sdtContent>
    </w:sdt>
    <w:sdt>
      <w:sdtPr>
        <w:tag w:val="goog_rdk_4705"/>
        <w:id w:val="-684890455"/>
      </w:sdtPr>
      <w:sdtContent>
        <w:p w14:paraId="000009EB" w14:textId="77777777" w:rsidR="00CF3663" w:rsidRDefault="00000000">
          <w:pPr>
            <w:numPr>
              <w:ilvl w:val="1"/>
              <w:numId w:val="173"/>
            </w:numPr>
            <w:tabs>
              <w:tab w:val="left" w:pos="720"/>
              <w:tab w:val="left" w:pos="1440"/>
            </w:tabs>
            <w:spacing w:before="240"/>
            <w:rPr>
              <w:ins w:id="4717" w:author="BHA Regulatory Affairs Unit" w:date="2026-07-29T16:06:00Z"/>
            </w:rPr>
          </w:pPr>
          <w:sdt>
            <w:sdtPr>
              <w:tag w:val="goog_rdk_4704"/>
              <w:id w:val="294221703"/>
            </w:sdtPr>
            <w:sdtContent>
              <w:ins w:id="4718" w:author="BHA Regulatory Affairs Unit" w:date="2026-07-29T16:06:00Z">
                <w:r>
                  <w:t>Services must be provided in alignment with personnel standards, as detailed in Part 1.15 of these Rules.</w:t>
                </w:r>
              </w:ins>
            </w:sdtContent>
          </w:sdt>
        </w:p>
      </w:sdtContent>
    </w:sdt>
    <w:sdt>
      <w:sdtPr>
        <w:tag w:val="goog_rdk_4707"/>
        <w:id w:val="-626921687"/>
      </w:sdtPr>
      <w:sdtContent>
        <w:p w14:paraId="000009EC" w14:textId="77777777" w:rsidR="00CF3663" w:rsidRDefault="00000000">
          <w:pPr>
            <w:numPr>
              <w:ilvl w:val="1"/>
              <w:numId w:val="173"/>
            </w:numPr>
            <w:tabs>
              <w:tab w:val="left" w:pos="720"/>
              <w:tab w:val="left" w:pos="1440"/>
            </w:tabs>
            <w:spacing w:before="240"/>
            <w:rPr>
              <w:ins w:id="4719" w:author="BHA Regulatory Affairs Unit" w:date="2026-07-29T16:06:00Z"/>
            </w:rPr>
          </w:pPr>
          <w:sdt>
            <w:sdtPr>
              <w:tag w:val="goog_rdk_4706"/>
              <w:id w:val="-1969974803"/>
            </w:sdtPr>
            <w:sdtContent>
              <w:ins w:id="4720" w:author="BHA Regulatory Affairs Unit" w:date="2026-07-29T16:06:00Z">
                <w:r>
                  <w:t>Personnel qualified to provide outpatient treatment services means the following behavioral health professionals acting within their scope of practice and trained in mental health and/or substance use disorder identification and treatment:</w:t>
                </w:r>
              </w:ins>
            </w:sdtContent>
          </w:sdt>
        </w:p>
      </w:sdtContent>
    </w:sdt>
    <w:sdt>
      <w:sdtPr>
        <w:tag w:val="goog_rdk_4709"/>
        <w:id w:val="-183280499"/>
      </w:sdtPr>
      <w:sdtContent>
        <w:p w14:paraId="000009ED" w14:textId="77777777" w:rsidR="00CF3663" w:rsidRDefault="00000000">
          <w:pPr>
            <w:numPr>
              <w:ilvl w:val="2"/>
              <w:numId w:val="173"/>
            </w:numPr>
            <w:tabs>
              <w:tab w:val="left" w:pos="720"/>
              <w:tab w:val="left" w:pos="1440"/>
            </w:tabs>
            <w:spacing w:before="240"/>
            <w:rPr>
              <w:ins w:id="4721" w:author="BHA Regulatory Affairs Unit" w:date="2026-07-29T16:06:00Z"/>
            </w:rPr>
          </w:pPr>
          <w:sdt>
            <w:sdtPr>
              <w:tag w:val="goog_rdk_4708"/>
              <w:id w:val="-1235495737"/>
            </w:sdtPr>
            <w:sdtContent>
              <w:ins w:id="4722" w:author="BHA Regulatory Affairs Unit" w:date="2026-07-29T16:06:00Z">
                <w:r>
                  <w:t>Authorized Practitioners, as defined in Part 1.2.2 of these Rules;</w:t>
                </w:r>
              </w:ins>
            </w:sdtContent>
          </w:sdt>
        </w:p>
      </w:sdtContent>
    </w:sdt>
    <w:sdt>
      <w:sdtPr>
        <w:tag w:val="goog_rdk_4711"/>
        <w:id w:val="2130083671"/>
      </w:sdtPr>
      <w:sdtContent>
        <w:p w14:paraId="000009EE" w14:textId="77777777" w:rsidR="00CF3663" w:rsidRDefault="00000000">
          <w:pPr>
            <w:numPr>
              <w:ilvl w:val="2"/>
              <w:numId w:val="173"/>
            </w:numPr>
            <w:tabs>
              <w:tab w:val="left" w:pos="720"/>
              <w:tab w:val="left" w:pos="1440"/>
            </w:tabs>
            <w:spacing w:before="240"/>
            <w:rPr>
              <w:ins w:id="4723" w:author="BHA Regulatory Affairs Unit" w:date="2026-07-29T16:06:00Z"/>
            </w:rPr>
          </w:pPr>
          <w:sdt>
            <w:sdtPr>
              <w:tag w:val="goog_rdk_4710"/>
              <w:id w:val="162425425"/>
            </w:sdtPr>
            <w:sdtContent>
              <w:ins w:id="4724" w:author="BHA Regulatory Affairs Unit" w:date="2026-07-29T16:06:00Z">
                <w:r>
                  <w:t>Licensees, as defined in Part 1.2.2 of these Rules;</w:t>
                </w:r>
              </w:ins>
            </w:sdtContent>
          </w:sdt>
        </w:p>
      </w:sdtContent>
    </w:sdt>
    <w:sdt>
      <w:sdtPr>
        <w:tag w:val="goog_rdk_4713"/>
        <w:id w:val="1815866090"/>
      </w:sdtPr>
      <w:sdtContent>
        <w:p w14:paraId="000009EF" w14:textId="77777777" w:rsidR="00CF3663" w:rsidRDefault="00000000">
          <w:pPr>
            <w:numPr>
              <w:ilvl w:val="2"/>
              <w:numId w:val="173"/>
            </w:numPr>
            <w:tabs>
              <w:tab w:val="left" w:pos="720"/>
              <w:tab w:val="left" w:pos="1440"/>
            </w:tabs>
            <w:spacing w:before="240"/>
            <w:rPr>
              <w:ins w:id="4725" w:author="BHA Regulatory Affairs Unit" w:date="2026-07-29T16:06:00Z"/>
            </w:rPr>
          </w:pPr>
          <w:sdt>
            <w:sdtPr>
              <w:tag w:val="goog_rdk_4712"/>
              <w:id w:val="-1257737333"/>
            </w:sdtPr>
            <w:sdtContent>
              <w:ins w:id="4726" w:author="BHA Regulatory Affairs Unit" w:date="2026-07-29T16:06:00Z">
                <w:r>
                  <w:t>Candidates, as defined in Part 1.2.2 of these Rules;</w:t>
                </w:r>
              </w:ins>
            </w:sdtContent>
          </w:sdt>
        </w:p>
      </w:sdtContent>
    </w:sdt>
    <w:sdt>
      <w:sdtPr>
        <w:tag w:val="goog_rdk_4715"/>
        <w:id w:val="-571503145"/>
      </w:sdtPr>
      <w:sdtContent>
        <w:p w14:paraId="000009F0" w14:textId="77777777" w:rsidR="00CF3663" w:rsidRDefault="00000000">
          <w:pPr>
            <w:numPr>
              <w:ilvl w:val="2"/>
              <w:numId w:val="173"/>
            </w:numPr>
            <w:tabs>
              <w:tab w:val="left" w:pos="720"/>
              <w:tab w:val="left" w:pos="1440"/>
            </w:tabs>
            <w:spacing w:before="240"/>
            <w:rPr>
              <w:ins w:id="4727" w:author="BHA Regulatory Affairs Unit" w:date="2026-07-29T16:06:00Z"/>
            </w:rPr>
          </w:pPr>
          <w:sdt>
            <w:sdtPr>
              <w:tag w:val="goog_rdk_4714"/>
              <w:id w:val="1162544566"/>
            </w:sdtPr>
            <w:sdtContent>
              <w:ins w:id="4728" w:author="BHA Regulatory Affairs Unit" w:date="2026-07-29T16:06:00Z">
                <w:r>
                  <w:t>Counselors-in-Training, as defined in Part 1.2.2 of these Rules; and</w:t>
                </w:r>
              </w:ins>
            </w:sdtContent>
          </w:sdt>
        </w:p>
      </w:sdtContent>
    </w:sdt>
    <w:sdt>
      <w:sdtPr>
        <w:tag w:val="goog_rdk_4717"/>
        <w:id w:val="-781257577"/>
      </w:sdtPr>
      <w:sdtContent>
        <w:p w14:paraId="000009F1" w14:textId="77777777" w:rsidR="00CF3663" w:rsidRDefault="00000000">
          <w:pPr>
            <w:numPr>
              <w:ilvl w:val="2"/>
              <w:numId w:val="173"/>
            </w:numPr>
            <w:tabs>
              <w:tab w:val="left" w:pos="720"/>
              <w:tab w:val="left" w:pos="1440"/>
            </w:tabs>
            <w:spacing w:before="240"/>
            <w:rPr>
              <w:ins w:id="4729" w:author="BHA Regulatory Affairs Unit" w:date="2026-07-29T16:06:00Z"/>
            </w:rPr>
          </w:pPr>
          <w:sdt>
            <w:sdtPr>
              <w:tag w:val="goog_rdk_4716"/>
              <w:id w:val="1848080505"/>
            </w:sdtPr>
            <w:sdtContent>
              <w:ins w:id="4730" w:author="BHA Regulatory Affairs Unit" w:date="2026-07-29T16:06:00Z">
                <w:r>
                  <w:t>Interns, as defined in Part 1.2.2 of these Rules.</w:t>
                </w:r>
              </w:ins>
            </w:sdtContent>
          </w:sdt>
        </w:p>
      </w:sdtContent>
    </w:sdt>
    <w:sdt>
      <w:sdtPr>
        <w:tag w:val="goog_rdk_4719"/>
        <w:id w:val="-1612859592"/>
      </w:sdtPr>
      <w:sdtContent>
        <w:p w14:paraId="000009F2" w14:textId="77777777" w:rsidR="00CF3663" w:rsidRDefault="00000000">
          <w:pPr>
            <w:numPr>
              <w:ilvl w:val="3"/>
              <w:numId w:val="173"/>
            </w:numPr>
            <w:tabs>
              <w:tab w:val="left" w:pos="720"/>
              <w:tab w:val="left" w:pos="1440"/>
            </w:tabs>
            <w:spacing w:before="240"/>
            <w:rPr>
              <w:ins w:id="4731" w:author="BHA Regulatory Affairs Unit" w:date="2026-07-29T16:06:00Z"/>
            </w:rPr>
          </w:pPr>
          <w:sdt>
            <w:sdtPr>
              <w:tag w:val="goog_rdk_4718"/>
              <w:id w:val="1501681470"/>
            </w:sdtPr>
            <w:sdtContent>
              <w:ins w:id="4732" w:author="BHA Regulatory Affairs Unit" w:date="2026-07-29T16:06:00Z">
                <w:r>
                  <w:t>If utilizing counselors-in-training and/or interns, these personnel must not comprise more than twenty-five percent (25%) of an agency’s total personnel.</w:t>
                </w:r>
              </w:ins>
            </w:sdtContent>
          </w:sdt>
        </w:p>
      </w:sdtContent>
    </w:sdt>
    <w:sdt>
      <w:sdtPr>
        <w:tag w:val="goog_rdk_4721"/>
        <w:id w:val="-1868794224"/>
      </w:sdtPr>
      <w:sdtContent>
        <w:p w14:paraId="000009F3" w14:textId="77777777" w:rsidR="00CF3663" w:rsidRDefault="00000000">
          <w:pPr>
            <w:numPr>
              <w:ilvl w:val="2"/>
              <w:numId w:val="173"/>
            </w:numPr>
            <w:tabs>
              <w:tab w:val="left" w:pos="720"/>
              <w:tab w:val="left" w:pos="1440"/>
            </w:tabs>
            <w:spacing w:before="240"/>
            <w:rPr>
              <w:ins w:id="4733" w:author="BHA Regulatory Affairs Unit" w:date="2026-07-29T16:06:00Z"/>
            </w:rPr>
          </w:pPr>
          <w:sdt>
            <w:sdtPr>
              <w:tag w:val="goog_rdk_4720"/>
              <w:id w:val="1379700619"/>
            </w:sdtPr>
            <w:sdtContent>
              <w:ins w:id="4734" w:author="BHA Regulatory Affairs Unit" w:date="2026-07-29T16:06:00Z">
                <w:r>
                  <w:t>An agency providing substance use disorder or co-occurring disorder services may also utilize the following as treatment personnel, when applicable:</w:t>
                </w:r>
              </w:ins>
            </w:sdtContent>
          </w:sdt>
        </w:p>
      </w:sdtContent>
    </w:sdt>
    <w:sdt>
      <w:sdtPr>
        <w:tag w:val="goog_rdk_4723"/>
        <w:id w:val="-1544143328"/>
      </w:sdtPr>
      <w:sdtContent>
        <w:p w14:paraId="000009F4" w14:textId="77777777" w:rsidR="00CF3663" w:rsidRDefault="00000000">
          <w:pPr>
            <w:numPr>
              <w:ilvl w:val="3"/>
              <w:numId w:val="173"/>
            </w:numPr>
            <w:tabs>
              <w:tab w:val="left" w:pos="720"/>
              <w:tab w:val="left" w:pos="1440"/>
            </w:tabs>
            <w:spacing w:before="240"/>
            <w:rPr>
              <w:ins w:id="4735" w:author="BHA Regulatory Affairs Unit" w:date="2026-07-29T16:06:00Z"/>
            </w:rPr>
          </w:pPr>
          <w:sdt>
            <w:sdtPr>
              <w:tag w:val="goog_rdk_4722"/>
              <w:id w:val="-1238018506"/>
            </w:sdtPr>
            <w:sdtContent>
              <w:ins w:id="4736" w:author="BHA Regulatory Affairs Unit" w:date="2026-07-29T16:06:00Z">
                <w:r>
                  <w:t xml:space="preserve">Certified Addiction Specialists (CAS), as defined in Part 1.2.2 of these Rules; and </w:t>
                </w:r>
              </w:ins>
            </w:sdtContent>
          </w:sdt>
        </w:p>
      </w:sdtContent>
    </w:sdt>
    <w:sdt>
      <w:sdtPr>
        <w:tag w:val="goog_rdk_4725"/>
        <w:id w:val="-745117064"/>
      </w:sdtPr>
      <w:sdtContent>
        <w:p w14:paraId="000009F5" w14:textId="77777777" w:rsidR="00CF3663" w:rsidRDefault="00000000">
          <w:pPr>
            <w:numPr>
              <w:ilvl w:val="3"/>
              <w:numId w:val="173"/>
            </w:numPr>
            <w:tabs>
              <w:tab w:val="left" w:pos="720"/>
              <w:tab w:val="left" w:pos="1440"/>
            </w:tabs>
            <w:spacing w:before="240"/>
            <w:rPr>
              <w:ins w:id="4737" w:author="BHA Regulatory Affairs Unit" w:date="2026-07-29T16:06:00Z"/>
            </w:rPr>
          </w:pPr>
          <w:sdt>
            <w:sdtPr>
              <w:tag w:val="goog_rdk_4724"/>
              <w:id w:val="1823225219"/>
            </w:sdtPr>
            <w:sdtContent>
              <w:ins w:id="4738" w:author="BHA Regulatory Affairs Unit" w:date="2026-07-29T16:06:00Z">
                <w:r>
                  <w:t>Certified Addiction Technicians (CAT), as defined in Part 1.2.2 of these Rules.</w:t>
                </w:r>
              </w:ins>
            </w:sdtContent>
          </w:sdt>
        </w:p>
      </w:sdtContent>
    </w:sdt>
    <w:sdt>
      <w:sdtPr>
        <w:tag w:val="goog_rdk_4727"/>
        <w:id w:val="-371280541"/>
      </w:sdtPr>
      <w:sdtContent>
        <w:p w14:paraId="000009F6" w14:textId="77777777" w:rsidR="00CF3663" w:rsidRDefault="00000000">
          <w:pPr>
            <w:numPr>
              <w:ilvl w:val="4"/>
              <w:numId w:val="173"/>
            </w:numPr>
            <w:tabs>
              <w:tab w:val="left" w:pos="720"/>
              <w:tab w:val="left" w:pos="1440"/>
            </w:tabs>
            <w:spacing w:before="240"/>
            <w:rPr>
              <w:ins w:id="4739" w:author="BHA Regulatory Affairs Unit" w:date="2026-07-29T16:06:00Z"/>
            </w:rPr>
          </w:pPr>
          <w:sdt>
            <w:sdtPr>
              <w:tag w:val="goog_rdk_4726"/>
              <w:id w:val="615572089"/>
            </w:sdtPr>
            <w:sdtContent>
              <w:ins w:id="4740" w:author="BHA Regulatory Affairs Unit" w:date="2026-07-29T16:06:00Z">
                <w:r>
                  <w:t>If utilizing certified addiction technicians (CAT), these personnel must not comprise more than twenty-five percent (25%) of an agency’s total personnel.</w:t>
                </w:r>
              </w:ins>
            </w:sdtContent>
          </w:sdt>
        </w:p>
      </w:sdtContent>
    </w:sdt>
    <w:sdt>
      <w:sdtPr>
        <w:tag w:val="goog_rdk_4729"/>
        <w:id w:val="98107821"/>
      </w:sdtPr>
      <w:sdtContent>
        <w:p w14:paraId="000009F7" w14:textId="77777777" w:rsidR="00CF3663" w:rsidRDefault="00000000">
          <w:pPr>
            <w:numPr>
              <w:ilvl w:val="1"/>
              <w:numId w:val="173"/>
            </w:numPr>
            <w:tabs>
              <w:tab w:val="left" w:pos="720"/>
              <w:tab w:val="left" w:pos="1440"/>
            </w:tabs>
            <w:spacing w:before="240"/>
            <w:rPr>
              <w:ins w:id="4741" w:author="BHA Regulatory Affairs Unit" w:date="2026-07-29T16:06:00Z"/>
            </w:rPr>
          </w:pPr>
          <w:sdt>
            <w:sdtPr>
              <w:tag w:val="goog_rdk_4728"/>
              <w:id w:val="-1088007164"/>
            </w:sdtPr>
            <w:sdtContent>
              <w:ins w:id="4742" w:author="BHA Regulatory Affairs Unit" w:date="2026-07-29T16:06:00Z">
                <w:r>
                  <w:t>Personnel qualified to provide other supportive and recovery-focused needs include the following professionals acting within their scope of practice and training:</w:t>
                </w:r>
              </w:ins>
            </w:sdtContent>
          </w:sdt>
        </w:p>
      </w:sdtContent>
    </w:sdt>
    <w:sdt>
      <w:sdtPr>
        <w:tag w:val="goog_rdk_4731"/>
        <w:id w:val="-2080489307"/>
      </w:sdtPr>
      <w:sdtContent>
        <w:p w14:paraId="000009F8" w14:textId="77777777" w:rsidR="00CF3663" w:rsidRDefault="00000000">
          <w:pPr>
            <w:numPr>
              <w:ilvl w:val="2"/>
              <w:numId w:val="173"/>
            </w:numPr>
            <w:tabs>
              <w:tab w:val="left" w:pos="720"/>
              <w:tab w:val="left" w:pos="1440"/>
            </w:tabs>
            <w:spacing w:before="240"/>
            <w:rPr>
              <w:ins w:id="4743" w:author="BHA Regulatory Affairs Unit" w:date="2026-07-29T16:06:00Z"/>
            </w:rPr>
          </w:pPr>
          <w:sdt>
            <w:sdtPr>
              <w:tag w:val="goog_rdk_4730"/>
              <w:id w:val="-543466519"/>
            </w:sdtPr>
            <w:sdtContent>
              <w:ins w:id="4744" w:author="BHA Regulatory Affairs Unit" w:date="2026-07-29T16:06:00Z">
                <w:r>
                  <w:t>Peer Support Professionals, as defined in Part 1.2.2 of these Rules;</w:t>
                </w:r>
              </w:ins>
            </w:sdtContent>
          </w:sdt>
        </w:p>
      </w:sdtContent>
    </w:sdt>
    <w:sdt>
      <w:sdtPr>
        <w:tag w:val="goog_rdk_4733"/>
        <w:id w:val="1573242313"/>
      </w:sdtPr>
      <w:sdtContent>
        <w:p w14:paraId="000009F9" w14:textId="77777777" w:rsidR="00CF3663" w:rsidRDefault="00000000">
          <w:pPr>
            <w:numPr>
              <w:ilvl w:val="2"/>
              <w:numId w:val="173"/>
            </w:numPr>
            <w:tabs>
              <w:tab w:val="left" w:pos="720"/>
              <w:tab w:val="left" w:pos="1440"/>
            </w:tabs>
            <w:spacing w:before="240"/>
            <w:rPr>
              <w:ins w:id="4745" w:author="BHA Regulatory Affairs Unit" w:date="2026-07-29T16:06:00Z"/>
            </w:rPr>
          </w:pPr>
          <w:sdt>
            <w:sdtPr>
              <w:tag w:val="goog_rdk_4732"/>
              <w:id w:val="1174011398"/>
            </w:sdtPr>
            <w:sdtContent>
              <w:ins w:id="4746" w:author="BHA Regulatory Affairs Unit" w:date="2026-07-29T16:06:00Z">
                <w:r>
                  <w:t>Allied Health Personnel, as defined in Part 1.2.2 of these Rules; and</w:t>
                </w:r>
              </w:ins>
            </w:sdtContent>
          </w:sdt>
        </w:p>
      </w:sdtContent>
    </w:sdt>
    <w:sdt>
      <w:sdtPr>
        <w:tag w:val="goog_rdk_4735"/>
        <w:id w:val="-1615555175"/>
      </w:sdtPr>
      <w:sdtContent>
        <w:p w14:paraId="000009FA" w14:textId="77777777" w:rsidR="00CF3663" w:rsidRDefault="00000000">
          <w:pPr>
            <w:numPr>
              <w:ilvl w:val="2"/>
              <w:numId w:val="173"/>
            </w:numPr>
            <w:tabs>
              <w:tab w:val="left" w:pos="720"/>
              <w:tab w:val="left" w:pos="1440"/>
            </w:tabs>
            <w:spacing w:before="240"/>
            <w:rPr>
              <w:ins w:id="4747" w:author="BHA Regulatory Affairs Unit" w:date="2026-07-29T16:06:00Z"/>
            </w:rPr>
          </w:pPr>
          <w:sdt>
            <w:sdtPr>
              <w:tag w:val="goog_rdk_4734"/>
              <w:id w:val="-67905480"/>
            </w:sdtPr>
            <w:sdtContent>
              <w:ins w:id="4748" w:author="BHA Regulatory Affairs Unit" w:date="2026-07-29T16:06:00Z">
                <w:r>
                  <w:t>Qualified Behavioral Health Assistants (QBHA), as defined in Part 1.2.2 of these Rules.</w:t>
                </w:r>
              </w:ins>
            </w:sdtContent>
          </w:sdt>
        </w:p>
      </w:sdtContent>
    </w:sdt>
    <w:sdt>
      <w:sdtPr>
        <w:tag w:val="goog_rdk_4737"/>
        <w:id w:val="-1202689754"/>
      </w:sdtPr>
      <w:sdtContent>
        <w:p w14:paraId="000009FB" w14:textId="77777777" w:rsidR="00CF3663" w:rsidRDefault="00000000">
          <w:pPr>
            <w:numPr>
              <w:ilvl w:val="1"/>
              <w:numId w:val="173"/>
            </w:numPr>
            <w:tabs>
              <w:tab w:val="left" w:pos="720"/>
              <w:tab w:val="left" w:pos="1440"/>
            </w:tabs>
            <w:spacing w:before="240"/>
            <w:rPr>
              <w:ins w:id="4749" w:author="BHA Regulatory Affairs Unit" w:date="2026-07-29T16:06:00Z"/>
            </w:rPr>
          </w:pPr>
          <w:sdt>
            <w:sdtPr>
              <w:tag w:val="goog_rdk_4736"/>
              <w:id w:val="-918791700"/>
            </w:sdtPr>
            <w:sdtContent>
              <w:ins w:id="4750" w:author="BHA Regulatory Affairs Unit" w:date="2026-07-29T16:06:00Z">
                <w:r>
                  <w:t>Agencies providing outpatient treatment services must have a Program Director, as defined in Part 1.2.2 of these Rules.</w:t>
                </w:r>
              </w:ins>
            </w:sdtContent>
          </w:sdt>
        </w:p>
      </w:sdtContent>
    </w:sdt>
    <w:sdt>
      <w:sdtPr>
        <w:tag w:val="goog_rdk_4739"/>
        <w:id w:val="-362861131"/>
      </w:sdtPr>
      <w:sdtContent>
        <w:p w14:paraId="000009FC" w14:textId="77777777" w:rsidR="00CF3663" w:rsidRDefault="00000000">
          <w:pPr>
            <w:numPr>
              <w:ilvl w:val="1"/>
              <w:numId w:val="173"/>
            </w:numPr>
            <w:tabs>
              <w:tab w:val="left" w:pos="720"/>
              <w:tab w:val="left" w:pos="1440"/>
            </w:tabs>
            <w:spacing w:before="240"/>
            <w:rPr>
              <w:ins w:id="4751" w:author="BHA Regulatory Affairs Unit" w:date="2026-07-29T16:06:00Z"/>
            </w:rPr>
          </w:pPr>
          <w:sdt>
            <w:sdtPr>
              <w:tag w:val="goog_rdk_4738"/>
              <w:id w:val="730997366"/>
            </w:sdtPr>
            <w:sdtContent>
              <w:ins w:id="4752" w:author="BHA Regulatory Affairs Unit" w:date="2026-07-29T16:06:00Z">
                <w:r>
                  <w:t>Agencies providing outpatient treatment services are not required to, but may elect to, employ a Medical Director, as defined in Part 1.2.2 of these Rules, or other medical personnel.</w:t>
                </w:r>
              </w:ins>
            </w:sdtContent>
          </w:sdt>
        </w:p>
      </w:sdtContent>
    </w:sdt>
    <w:sdt>
      <w:sdtPr>
        <w:tag w:val="goog_rdk_4741"/>
        <w:id w:val="698503377"/>
      </w:sdtPr>
      <w:sdtContent>
        <w:p w14:paraId="000009FD" w14:textId="77777777" w:rsidR="00CF3663" w:rsidRDefault="00000000">
          <w:pPr>
            <w:numPr>
              <w:ilvl w:val="0"/>
              <w:numId w:val="173"/>
            </w:numPr>
            <w:tabs>
              <w:tab w:val="left" w:pos="720"/>
              <w:tab w:val="left" w:pos="1440"/>
            </w:tabs>
            <w:spacing w:before="240"/>
            <w:rPr>
              <w:ins w:id="4753" w:author="BHA Regulatory Affairs Unit" w:date="2026-07-29T16:06:00Z"/>
            </w:rPr>
          </w:pPr>
          <w:sdt>
            <w:sdtPr>
              <w:tag w:val="goog_rdk_4740"/>
              <w:id w:val="609157525"/>
            </w:sdtPr>
            <w:sdtContent>
              <w:ins w:id="4754" w:author="BHA Regulatory Affairs Unit" w:date="2026-07-29T16:06:00Z">
                <w:r>
                  <w:t xml:space="preserve">Supervisor consultation </w:t>
                </w:r>
              </w:ins>
            </w:sdtContent>
          </w:sdt>
        </w:p>
      </w:sdtContent>
    </w:sdt>
    <w:sdt>
      <w:sdtPr>
        <w:tag w:val="goog_rdk_4743"/>
        <w:id w:val="1567182654"/>
      </w:sdtPr>
      <w:sdtContent>
        <w:p w14:paraId="000009FE" w14:textId="77777777" w:rsidR="00CF3663" w:rsidRDefault="00000000">
          <w:pPr>
            <w:numPr>
              <w:ilvl w:val="1"/>
              <w:numId w:val="173"/>
            </w:numPr>
            <w:tabs>
              <w:tab w:val="left" w:pos="720"/>
              <w:tab w:val="left" w:pos="1440"/>
            </w:tabs>
            <w:spacing w:before="240"/>
            <w:rPr>
              <w:ins w:id="4755" w:author="BHA Regulatory Affairs Unit" w:date="2026-07-29T16:06:00Z"/>
            </w:rPr>
          </w:pPr>
          <w:sdt>
            <w:sdtPr>
              <w:tag w:val="goog_rdk_4742"/>
              <w:id w:val="-197857170"/>
            </w:sdtPr>
            <w:sdtContent>
              <w:ins w:id="4756" w:author="BHA Regulatory Affairs Unit" w:date="2026-07-29T16:06:00Z">
                <w:r>
                  <w:t>A supervisor must be available to support oversight of the agency and services. These oversight needs include, but are not limited to:</w:t>
                </w:r>
              </w:ins>
            </w:sdtContent>
          </w:sdt>
        </w:p>
      </w:sdtContent>
    </w:sdt>
    <w:sdt>
      <w:sdtPr>
        <w:tag w:val="goog_rdk_4745"/>
        <w:id w:val="-672388456"/>
      </w:sdtPr>
      <w:sdtContent>
        <w:p w14:paraId="000009FF" w14:textId="77777777" w:rsidR="00CF3663" w:rsidRDefault="00000000">
          <w:pPr>
            <w:numPr>
              <w:ilvl w:val="2"/>
              <w:numId w:val="173"/>
            </w:numPr>
            <w:tabs>
              <w:tab w:val="left" w:pos="720"/>
              <w:tab w:val="left" w:pos="1440"/>
            </w:tabs>
            <w:spacing w:before="240"/>
            <w:rPr>
              <w:ins w:id="4757" w:author="BHA Regulatory Affairs Unit" w:date="2026-07-29T16:06:00Z"/>
            </w:rPr>
          </w:pPr>
          <w:sdt>
            <w:sdtPr>
              <w:tag w:val="goog_rdk_4744"/>
              <w:id w:val="358640223"/>
            </w:sdtPr>
            <w:sdtContent>
              <w:ins w:id="4758" w:author="BHA Regulatory Affairs Unit" w:date="2026-07-29T16:06:00Z">
                <w:r>
                  <w:t>Crisis and/or emergency situations;</w:t>
                </w:r>
              </w:ins>
            </w:sdtContent>
          </w:sdt>
        </w:p>
      </w:sdtContent>
    </w:sdt>
    <w:sdt>
      <w:sdtPr>
        <w:tag w:val="goog_rdk_4747"/>
        <w:id w:val="1388568748"/>
      </w:sdtPr>
      <w:sdtContent>
        <w:p w14:paraId="00000A00" w14:textId="77777777" w:rsidR="00CF3663" w:rsidRDefault="00000000">
          <w:pPr>
            <w:numPr>
              <w:ilvl w:val="2"/>
              <w:numId w:val="173"/>
            </w:numPr>
            <w:tabs>
              <w:tab w:val="left" w:pos="720"/>
              <w:tab w:val="left" w:pos="1440"/>
            </w:tabs>
            <w:spacing w:before="240"/>
            <w:rPr>
              <w:ins w:id="4759" w:author="BHA Regulatory Affairs Unit" w:date="2026-07-29T16:06:00Z"/>
            </w:rPr>
          </w:pPr>
          <w:sdt>
            <w:sdtPr>
              <w:tag w:val="goog_rdk_4746"/>
              <w:id w:val="935591042"/>
            </w:sdtPr>
            <w:sdtContent>
              <w:ins w:id="4760" w:author="BHA Regulatory Affairs Unit" w:date="2026-07-29T16:06:00Z">
                <w:r>
                  <w:t>Behavioral health consultation;</w:t>
                </w:r>
              </w:ins>
            </w:sdtContent>
          </w:sdt>
        </w:p>
      </w:sdtContent>
    </w:sdt>
    <w:sdt>
      <w:sdtPr>
        <w:tag w:val="goog_rdk_4749"/>
        <w:id w:val="1035670989"/>
      </w:sdtPr>
      <w:sdtContent>
        <w:p w14:paraId="00000A01" w14:textId="77777777" w:rsidR="00CF3663" w:rsidRDefault="00000000">
          <w:pPr>
            <w:numPr>
              <w:ilvl w:val="2"/>
              <w:numId w:val="173"/>
            </w:numPr>
            <w:tabs>
              <w:tab w:val="left" w:pos="720"/>
              <w:tab w:val="left" w:pos="1440"/>
            </w:tabs>
            <w:spacing w:before="240"/>
            <w:rPr>
              <w:ins w:id="4761" w:author="BHA Regulatory Affairs Unit" w:date="2026-07-29T16:06:00Z"/>
            </w:rPr>
          </w:pPr>
          <w:sdt>
            <w:sdtPr>
              <w:tag w:val="goog_rdk_4748"/>
              <w:id w:val="624629855"/>
            </w:sdtPr>
            <w:sdtContent>
              <w:ins w:id="4762" w:author="BHA Regulatory Affairs Unit" w:date="2026-07-29T16:06:00Z">
                <w:r>
                  <w:t>Medical consultation; and/or</w:t>
                </w:r>
              </w:ins>
            </w:sdtContent>
          </w:sdt>
        </w:p>
      </w:sdtContent>
    </w:sdt>
    <w:sdt>
      <w:sdtPr>
        <w:tag w:val="goog_rdk_4751"/>
        <w:id w:val="609102296"/>
      </w:sdtPr>
      <w:sdtContent>
        <w:p w14:paraId="00000A02" w14:textId="77777777" w:rsidR="00CF3663" w:rsidRDefault="00000000">
          <w:pPr>
            <w:numPr>
              <w:ilvl w:val="2"/>
              <w:numId w:val="173"/>
            </w:numPr>
            <w:tabs>
              <w:tab w:val="left" w:pos="720"/>
              <w:tab w:val="left" w:pos="1440"/>
            </w:tabs>
            <w:spacing w:before="240"/>
            <w:rPr>
              <w:ins w:id="4763" w:author="BHA Regulatory Affairs Unit" w:date="2026-07-29T16:06:00Z"/>
            </w:rPr>
          </w:pPr>
          <w:sdt>
            <w:sdtPr>
              <w:tag w:val="goog_rdk_4750"/>
              <w:id w:val="-313234576"/>
            </w:sdtPr>
            <w:sdtContent>
              <w:ins w:id="4764" w:author="BHA Regulatory Affairs Unit" w:date="2026-07-29T16:06:00Z">
                <w:r>
                  <w:t>Other related concerns, as necessary.</w:t>
                </w:r>
              </w:ins>
            </w:sdtContent>
          </w:sdt>
        </w:p>
      </w:sdtContent>
    </w:sdt>
    <w:sdt>
      <w:sdtPr>
        <w:tag w:val="goog_rdk_4753"/>
        <w:id w:val="-1829688360"/>
      </w:sdtPr>
      <w:sdtContent>
        <w:p w14:paraId="00000A03" w14:textId="77777777" w:rsidR="00CF3663" w:rsidRDefault="00000000">
          <w:pPr>
            <w:numPr>
              <w:ilvl w:val="1"/>
              <w:numId w:val="173"/>
            </w:numPr>
            <w:tabs>
              <w:tab w:val="left" w:pos="720"/>
              <w:tab w:val="left" w:pos="1440"/>
            </w:tabs>
            <w:spacing w:before="240"/>
            <w:rPr>
              <w:ins w:id="4765" w:author="BHA Regulatory Affairs Unit" w:date="2026-07-29T16:06:00Z"/>
            </w:rPr>
          </w:pPr>
          <w:sdt>
            <w:sdtPr>
              <w:tag w:val="goog_rdk_4752"/>
              <w:id w:val="-849432042"/>
            </w:sdtPr>
            <w:sdtContent>
              <w:ins w:id="4766" w:author="BHA Regulatory Affairs Unit" w:date="2026-07-29T16:06:00Z">
                <w:r>
                  <w:t>Supervisor consultation must be provided by the Program Director, Clinical Director, or a licensee, as defined in Part 1.2.2 of these Rules.</w:t>
                </w:r>
              </w:ins>
            </w:sdtContent>
          </w:sdt>
        </w:p>
      </w:sdtContent>
    </w:sdt>
    <w:sdt>
      <w:sdtPr>
        <w:tag w:val="goog_rdk_4755"/>
        <w:id w:val="640743294"/>
      </w:sdtPr>
      <w:sdtContent>
        <w:p w14:paraId="00000A04" w14:textId="77777777" w:rsidR="00CF3663" w:rsidRDefault="00000000">
          <w:pPr>
            <w:numPr>
              <w:ilvl w:val="1"/>
              <w:numId w:val="173"/>
            </w:numPr>
            <w:tabs>
              <w:tab w:val="left" w:pos="720"/>
              <w:tab w:val="left" w:pos="1440"/>
            </w:tabs>
            <w:spacing w:before="240"/>
            <w:rPr>
              <w:ins w:id="4767" w:author="BHA Regulatory Affairs Unit" w:date="2026-07-29T16:06:00Z"/>
            </w:rPr>
          </w:pPr>
          <w:sdt>
            <w:sdtPr>
              <w:tag w:val="goog_rdk_4754"/>
              <w:id w:val="754068477"/>
            </w:sdtPr>
            <w:sdtContent>
              <w:ins w:id="4768" w:author="BHA Regulatory Affairs Unit" w:date="2026-07-29T16:06:00Z">
                <w:r>
                  <w:t>A supervisor’s response may include on-site and/or telehealth consultation, which includes availability by phone, when appropriate.</w:t>
                </w:r>
              </w:ins>
            </w:sdtContent>
          </w:sdt>
        </w:p>
      </w:sdtContent>
    </w:sdt>
    <w:sdt>
      <w:sdtPr>
        <w:tag w:val="goog_rdk_4757"/>
        <w:id w:val="1731687533"/>
      </w:sdtPr>
      <w:sdtContent>
        <w:p w14:paraId="00000A05" w14:textId="77777777" w:rsidR="00CF3663" w:rsidRDefault="00000000">
          <w:pPr>
            <w:numPr>
              <w:ilvl w:val="1"/>
              <w:numId w:val="173"/>
            </w:numPr>
            <w:tabs>
              <w:tab w:val="left" w:pos="720"/>
              <w:tab w:val="left" w:pos="1440"/>
            </w:tabs>
            <w:spacing w:before="240"/>
            <w:rPr>
              <w:ins w:id="4769" w:author="BHA Regulatory Affairs Unit" w:date="2026-07-29T16:06:00Z"/>
            </w:rPr>
          </w:pPr>
          <w:sdt>
            <w:sdtPr>
              <w:tag w:val="goog_rdk_4756"/>
              <w:id w:val="-1154467065"/>
            </w:sdtPr>
            <w:sdtContent>
              <w:ins w:id="4770" w:author="BHA Regulatory Affairs Unit" w:date="2026-07-29T16:06:00Z">
                <w:r>
                  <w:t>Personnel must have access to supervisor consultation regarding individuals in care as follows:</w:t>
                </w:r>
              </w:ins>
            </w:sdtContent>
          </w:sdt>
        </w:p>
      </w:sdtContent>
    </w:sdt>
    <w:sdt>
      <w:sdtPr>
        <w:tag w:val="goog_rdk_4759"/>
        <w:id w:val="-1808677703"/>
      </w:sdtPr>
      <w:sdtContent>
        <w:p w14:paraId="00000A06" w14:textId="77777777" w:rsidR="00CF3663" w:rsidRDefault="00000000">
          <w:pPr>
            <w:numPr>
              <w:ilvl w:val="2"/>
              <w:numId w:val="173"/>
            </w:numPr>
            <w:tabs>
              <w:tab w:val="left" w:pos="720"/>
              <w:tab w:val="left" w:pos="1440"/>
            </w:tabs>
            <w:spacing w:before="240"/>
            <w:rPr>
              <w:ins w:id="4771" w:author="BHA Regulatory Affairs Unit" w:date="2026-07-29T16:06:00Z"/>
            </w:rPr>
          </w:pPr>
          <w:sdt>
            <w:sdtPr>
              <w:tag w:val="goog_rdk_4758"/>
              <w:id w:val="-596557842"/>
            </w:sdtPr>
            <w:sdtContent>
              <w:ins w:id="4772" w:author="BHA Regulatory Affairs Unit" w:date="2026-07-29T16:06:00Z">
                <w:r>
                  <w:t>Within one (1) hour for crisis and/or emergency situations, and</w:t>
                </w:r>
              </w:ins>
            </w:sdtContent>
          </w:sdt>
        </w:p>
      </w:sdtContent>
    </w:sdt>
    <w:sdt>
      <w:sdtPr>
        <w:tag w:val="goog_rdk_4761"/>
        <w:id w:val="178361588"/>
      </w:sdtPr>
      <w:sdtContent>
        <w:p w14:paraId="00000A07" w14:textId="77777777" w:rsidR="00CF3663" w:rsidRDefault="00000000">
          <w:pPr>
            <w:numPr>
              <w:ilvl w:val="2"/>
              <w:numId w:val="173"/>
            </w:numPr>
            <w:tabs>
              <w:tab w:val="left" w:pos="720"/>
              <w:tab w:val="left" w:pos="1440"/>
            </w:tabs>
            <w:spacing w:before="240"/>
            <w:rPr>
              <w:ins w:id="4773" w:author="BHA Regulatory Affairs Unit" w:date="2026-07-29T16:06:00Z"/>
            </w:rPr>
          </w:pPr>
          <w:sdt>
            <w:sdtPr>
              <w:tag w:val="goog_rdk_4760"/>
              <w:id w:val="1129120179"/>
            </w:sdtPr>
            <w:sdtContent>
              <w:ins w:id="4774" w:author="BHA Regulatory Affairs Unit" w:date="2026-07-29T16:06:00Z">
                <w:r>
                  <w:t>Within twenty-four (24) hours for behavioral health, medical, and/or other related concerns, as necessary.</w:t>
                </w:r>
              </w:ins>
            </w:sdtContent>
          </w:sdt>
        </w:p>
      </w:sdtContent>
    </w:sdt>
    <w:sdt>
      <w:sdtPr>
        <w:tag w:val="goog_rdk_4763"/>
        <w:id w:val="-959193329"/>
      </w:sdtPr>
      <w:sdtContent>
        <w:p w14:paraId="00000A08" w14:textId="77777777" w:rsidR="00CF3663" w:rsidRDefault="00000000">
          <w:pPr>
            <w:numPr>
              <w:ilvl w:val="0"/>
              <w:numId w:val="173"/>
            </w:numPr>
            <w:tabs>
              <w:tab w:val="left" w:pos="720"/>
              <w:tab w:val="left" w:pos="1440"/>
            </w:tabs>
            <w:spacing w:before="240"/>
            <w:rPr>
              <w:ins w:id="4775" w:author="BHA Regulatory Affairs Unit" w:date="2026-07-29T16:06:00Z"/>
            </w:rPr>
          </w:pPr>
          <w:sdt>
            <w:sdtPr>
              <w:tag w:val="goog_rdk_4762"/>
              <w:id w:val="-136965148"/>
            </w:sdtPr>
            <w:sdtContent>
              <w:ins w:id="4776" w:author="BHA Regulatory Affairs Unit" w:date="2026-07-29T16:06:00Z">
                <w:r>
                  <w:t>Training</w:t>
                </w:r>
              </w:ins>
            </w:sdtContent>
          </w:sdt>
        </w:p>
      </w:sdtContent>
    </w:sdt>
    <w:sdt>
      <w:sdtPr>
        <w:tag w:val="goog_rdk_4765"/>
        <w:id w:val="562675792"/>
      </w:sdtPr>
      <w:sdtContent>
        <w:p w14:paraId="00000A09" w14:textId="77777777" w:rsidR="00CF3663" w:rsidRDefault="00000000">
          <w:pPr>
            <w:numPr>
              <w:ilvl w:val="1"/>
              <w:numId w:val="173"/>
            </w:numPr>
            <w:tabs>
              <w:tab w:val="left" w:pos="720"/>
              <w:tab w:val="left" w:pos="1440"/>
            </w:tabs>
            <w:spacing w:before="240"/>
            <w:rPr>
              <w:ins w:id="4777" w:author="BHA Regulatory Affairs Unit" w:date="2026-07-29T16:06:00Z"/>
            </w:rPr>
          </w:pPr>
          <w:sdt>
            <w:sdtPr>
              <w:tag w:val="goog_rdk_4764"/>
              <w:id w:val="-1409937892"/>
            </w:sdtPr>
            <w:sdtContent>
              <w:ins w:id="4778" w:author="BHA Regulatory Affairs Unit" w:date="2026-07-29T16:06:00Z">
                <w:r>
                  <w:t>Agencies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4767"/>
        <w:id w:val="1559865873"/>
      </w:sdtPr>
      <w:sdtContent>
        <w:p w14:paraId="00000A0A" w14:textId="77777777" w:rsidR="00CF3663" w:rsidRDefault="00000000">
          <w:pPr>
            <w:keepNext/>
            <w:spacing w:before="240" w:after="60"/>
            <w:ind w:firstLine="0"/>
            <w:rPr>
              <w:ins w:id="4779" w:author="BHA Regulatory Affairs Unit" w:date="2026-07-29T16:06:00Z"/>
              <w:b/>
              <w:bCs/>
            </w:rPr>
          </w:pPr>
          <w:sdt>
            <w:sdtPr>
              <w:tag w:val="goog_rdk_4766"/>
              <w:id w:val="1585207237"/>
            </w:sdtPr>
            <w:sdtContent>
              <w:ins w:id="4780" w:author="BHA Regulatory Affairs Unit" w:date="2026-07-29T16:06:00Z">
                <w:r>
                  <w:rPr>
                    <w:b/>
                    <w:bCs/>
                  </w:rPr>
                  <w:t>4.3.4</w:t>
                </w:r>
                <w:r>
                  <w:rPr>
                    <w:b/>
                    <w:bCs/>
                  </w:rPr>
                  <w:tab/>
                  <w:t>Documentation and Timeliness</w:t>
                </w:r>
              </w:ins>
            </w:sdtContent>
          </w:sdt>
        </w:p>
      </w:sdtContent>
    </w:sdt>
    <w:sdt>
      <w:sdtPr>
        <w:tag w:val="goog_rdk_4769"/>
        <w:id w:val="598063625"/>
      </w:sdtPr>
      <w:sdtContent>
        <w:p w14:paraId="00000A0B" w14:textId="77777777" w:rsidR="00CF3663" w:rsidRDefault="00000000">
          <w:pPr>
            <w:numPr>
              <w:ilvl w:val="0"/>
              <w:numId w:val="174"/>
            </w:numPr>
            <w:tabs>
              <w:tab w:val="left" w:pos="720"/>
              <w:tab w:val="left" w:pos="1440"/>
            </w:tabs>
            <w:spacing w:before="240"/>
            <w:rPr>
              <w:ins w:id="4781" w:author="BHA Regulatory Affairs Unit" w:date="2026-07-29T16:06:00Z"/>
            </w:rPr>
          </w:pPr>
          <w:sdt>
            <w:sdtPr>
              <w:tag w:val="goog_rdk_4768"/>
              <w:id w:val="-1721753877"/>
            </w:sdtPr>
            <w:sdtContent>
              <w:ins w:id="4782" w:author="BHA Regulatory Affairs Unit" w:date="2026-07-29T16:06:00Z">
                <w:r>
                  <w:t>Agencies providing outpatient treatment services must complete the following requirements, keeping documentation in the individual’s record, as set forth in Part 1.17 of these Rules.</w:t>
                </w:r>
              </w:ins>
            </w:sdtContent>
          </w:sdt>
        </w:p>
      </w:sdtContent>
    </w:sdt>
    <w:sdt>
      <w:sdtPr>
        <w:tag w:val="goog_rdk_4771"/>
        <w:id w:val="-874483355"/>
      </w:sdtPr>
      <w:sdtContent>
        <w:p w14:paraId="00000A0C" w14:textId="77777777" w:rsidR="00CF3663" w:rsidRDefault="00000000">
          <w:pPr>
            <w:numPr>
              <w:ilvl w:val="1"/>
              <w:numId w:val="174"/>
            </w:numPr>
            <w:tabs>
              <w:tab w:val="left" w:pos="720"/>
              <w:tab w:val="left" w:pos="1440"/>
            </w:tabs>
            <w:spacing w:before="240"/>
            <w:rPr>
              <w:ins w:id="4783" w:author="BHA Regulatory Affairs Unit" w:date="2026-07-29T16:06:00Z"/>
            </w:rPr>
          </w:pPr>
          <w:sdt>
            <w:sdtPr>
              <w:tag w:val="goog_rdk_4770"/>
              <w:id w:val="1833435271"/>
            </w:sdtPr>
            <w:sdtContent>
              <w:ins w:id="4784" w:author="BHA Regulatory Affairs Unit" w:date="2026-07-29T16:06:00Z">
                <w:r>
                  <w:t>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scenario, timeliness expectations proceed based on the completion of the comprehensive requirement.</w:t>
                </w:r>
              </w:ins>
            </w:sdtContent>
          </w:sdt>
        </w:p>
      </w:sdtContent>
    </w:sdt>
    <w:sdt>
      <w:sdtPr>
        <w:tag w:val="goog_rdk_4773"/>
        <w:id w:val="-868486108"/>
      </w:sdtPr>
      <w:sdtContent>
        <w:p w14:paraId="00000A0D" w14:textId="77777777" w:rsidR="00CF3663" w:rsidRDefault="00000000">
          <w:pPr>
            <w:numPr>
              <w:ilvl w:val="0"/>
              <w:numId w:val="174"/>
            </w:numPr>
            <w:tabs>
              <w:tab w:val="left" w:pos="720"/>
              <w:tab w:val="left" w:pos="1440"/>
            </w:tabs>
            <w:spacing w:before="240"/>
            <w:rPr>
              <w:ins w:id="4785" w:author="BHA Regulatory Affairs Unit" w:date="2026-07-29T16:06:00Z"/>
            </w:rPr>
          </w:pPr>
          <w:sdt>
            <w:sdtPr>
              <w:tag w:val="goog_rdk_4772"/>
              <w:id w:val="1454799300"/>
            </w:sdtPr>
            <w:sdtContent>
              <w:ins w:id="4786" w:author="BHA Regulatory Affairs Unit" w:date="2026-07-29T16:06:00Z">
                <w:r>
                  <w:t>Prior to admission</w:t>
                </w:r>
              </w:ins>
            </w:sdtContent>
          </w:sdt>
        </w:p>
      </w:sdtContent>
    </w:sdt>
    <w:sdt>
      <w:sdtPr>
        <w:tag w:val="goog_rdk_4775"/>
        <w:id w:val="939882091"/>
      </w:sdtPr>
      <w:sdtContent>
        <w:p w14:paraId="00000A0E" w14:textId="77777777" w:rsidR="00CF3663" w:rsidRDefault="00000000">
          <w:pPr>
            <w:numPr>
              <w:ilvl w:val="1"/>
              <w:numId w:val="174"/>
            </w:numPr>
            <w:tabs>
              <w:tab w:val="left" w:pos="720"/>
              <w:tab w:val="left" w:pos="1440"/>
            </w:tabs>
            <w:spacing w:before="240"/>
            <w:rPr>
              <w:ins w:id="4787" w:author="BHA Regulatory Affairs Unit" w:date="2026-07-29T16:06:00Z"/>
            </w:rPr>
          </w:pPr>
          <w:sdt>
            <w:sdtPr>
              <w:tag w:val="goog_rdk_4774"/>
              <w:id w:val="1478254486"/>
            </w:sdtPr>
            <w:sdtContent>
              <w:ins w:id="4788" w:author="BHA Regulatory Affairs Unit" w:date="2026-07-29T16:06:00Z">
                <w:r>
                  <w:t>The agency must complete the screening and triage process, as detailed in Part 1.17.3.A of these Rules.</w:t>
                </w:r>
              </w:ins>
            </w:sdtContent>
          </w:sdt>
        </w:p>
      </w:sdtContent>
    </w:sdt>
    <w:sdt>
      <w:sdtPr>
        <w:tag w:val="goog_rdk_4777"/>
        <w:id w:val="-160295651"/>
      </w:sdtPr>
      <w:sdtContent>
        <w:p w14:paraId="00000A0F" w14:textId="77777777" w:rsidR="00CF3663" w:rsidRDefault="00000000">
          <w:pPr>
            <w:numPr>
              <w:ilvl w:val="2"/>
              <w:numId w:val="174"/>
            </w:numPr>
            <w:tabs>
              <w:tab w:val="left" w:pos="720"/>
              <w:tab w:val="left" w:pos="1440"/>
            </w:tabs>
            <w:spacing w:before="240"/>
            <w:rPr>
              <w:ins w:id="4789" w:author="BHA Regulatory Affairs Unit" w:date="2026-07-29T16:06:00Z"/>
            </w:rPr>
          </w:pPr>
          <w:sdt>
            <w:sdtPr>
              <w:tag w:val="goog_rdk_4776"/>
              <w:id w:val="-83024132"/>
            </w:sdtPr>
            <w:sdtContent>
              <w:ins w:id="4790" w:author="BHA Regulatory Affairs Unit" w:date="2026-07-29T16:06:00Z">
                <w:r>
                  <w:t>If the agency provides substance use disorder or co-occurring services, this must include a Level of Care Assessment, as defined in Part 1.2.1 and outlined in in Part 3.4.2 of these Rules.</w:t>
                </w:r>
              </w:ins>
            </w:sdtContent>
          </w:sdt>
        </w:p>
      </w:sdtContent>
    </w:sdt>
    <w:sdt>
      <w:sdtPr>
        <w:tag w:val="goog_rdk_4779"/>
        <w:id w:val="-2147278263"/>
      </w:sdtPr>
      <w:sdtContent>
        <w:p w14:paraId="00000A10" w14:textId="77777777" w:rsidR="00CF3663" w:rsidRDefault="00000000">
          <w:pPr>
            <w:numPr>
              <w:ilvl w:val="2"/>
              <w:numId w:val="174"/>
            </w:numPr>
            <w:tabs>
              <w:tab w:val="left" w:pos="720"/>
              <w:tab w:val="left" w:pos="1440"/>
            </w:tabs>
            <w:spacing w:before="240"/>
            <w:rPr>
              <w:ins w:id="4791" w:author="BHA Regulatory Affairs Unit" w:date="2026-07-29T16:06:00Z"/>
            </w:rPr>
          </w:pPr>
          <w:sdt>
            <w:sdtPr>
              <w:tag w:val="goog_rdk_4778"/>
              <w:id w:val="-271483633"/>
            </w:sdtPr>
            <w:sdtContent>
              <w:ins w:id="4792" w:author="BHA Regulatory Affairs Unit" w:date="2026-07-29T16:06:00Z">
                <w:r>
                  <w:t>If an urgent need is identified through this process, the agency must respond accordingly, offering:</w:t>
                </w:r>
              </w:ins>
            </w:sdtContent>
          </w:sdt>
        </w:p>
      </w:sdtContent>
    </w:sdt>
    <w:sdt>
      <w:sdtPr>
        <w:tag w:val="goog_rdk_4781"/>
        <w:id w:val="-1658031383"/>
      </w:sdtPr>
      <w:sdtContent>
        <w:p w14:paraId="00000A11" w14:textId="77777777" w:rsidR="00CF3663" w:rsidRDefault="00000000">
          <w:pPr>
            <w:numPr>
              <w:ilvl w:val="3"/>
              <w:numId w:val="174"/>
            </w:numPr>
            <w:tabs>
              <w:tab w:val="left" w:pos="720"/>
              <w:tab w:val="left" w:pos="1440"/>
            </w:tabs>
            <w:spacing w:before="240"/>
            <w:rPr>
              <w:ins w:id="4793" w:author="BHA Regulatory Affairs Unit" w:date="2026-07-29T16:06:00Z"/>
            </w:rPr>
          </w:pPr>
          <w:sdt>
            <w:sdtPr>
              <w:tag w:val="goog_rdk_4780"/>
              <w:id w:val="379147463"/>
            </w:sdtPr>
            <w:sdtContent>
              <w:ins w:id="4794" w:author="BHA Regulatory Affairs Unit" w:date="2026-07-29T16:06:00Z">
                <w:r>
                  <w:t>Crisis services, if warranted; and/or</w:t>
                </w:r>
              </w:ins>
            </w:sdtContent>
          </w:sdt>
        </w:p>
      </w:sdtContent>
    </w:sdt>
    <w:sdt>
      <w:sdtPr>
        <w:tag w:val="goog_rdk_4783"/>
        <w:id w:val="-721318717"/>
      </w:sdtPr>
      <w:sdtContent>
        <w:p w14:paraId="00000A12" w14:textId="77777777" w:rsidR="00CF3663" w:rsidRDefault="00000000">
          <w:pPr>
            <w:numPr>
              <w:ilvl w:val="3"/>
              <w:numId w:val="174"/>
            </w:numPr>
            <w:tabs>
              <w:tab w:val="left" w:pos="720"/>
              <w:tab w:val="left" w:pos="1440"/>
            </w:tabs>
            <w:spacing w:before="240"/>
            <w:rPr>
              <w:ins w:id="4795" w:author="BHA Regulatory Affairs Unit" w:date="2026-07-29T16:06:00Z"/>
            </w:rPr>
          </w:pPr>
          <w:sdt>
            <w:sdtPr>
              <w:tag w:val="goog_rdk_4782"/>
              <w:id w:val="1076371760"/>
            </w:sdtPr>
            <w:sdtContent>
              <w:ins w:id="4796" w:author="BHA Regulatory Affairs Unit" w:date="2026-07-29T16:06:00Z">
                <w:r>
                  <w:t>An intake appointment within one (1) business day of this screening.</w:t>
                </w:r>
              </w:ins>
            </w:sdtContent>
          </w:sdt>
        </w:p>
      </w:sdtContent>
    </w:sdt>
    <w:sdt>
      <w:sdtPr>
        <w:tag w:val="goog_rdk_4785"/>
        <w:id w:val="-568308193"/>
      </w:sdtPr>
      <w:sdtContent>
        <w:p w14:paraId="00000A13" w14:textId="77777777" w:rsidR="00CF3663" w:rsidRDefault="00000000">
          <w:pPr>
            <w:numPr>
              <w:ilvl w:val="4"/>
              <w:numId w:val="174"/>
            </w:numPr>
            <w:tabs>
              <w:tab w:val="left" w:pos="720"/>
              <w:tab w:val="left" w:pos="1440"/>
            </w:tabs>
            <w:spacing w:before="240"/>
            <w:rPr>
              <w:ins w:id="4797" w:author="BHA Regulatory Affairs Unit" w:date="2026-07-29T16:06:00Z"/>
            </w:rPr>
          </w:pPr>
          <w:sdt>
            <w:sdtPr>
              <w:tag w:val="goog_rdk_4784"/>
              <w:id w:val="177012692"/>
            </w:sdtPr>
            <w:sdtContent>
              <w:ins w:id="4798" w:author="BHA Regulatory Affairs Unit" w:date="2026-07-29T16:06:00Z">
                <w:r>
                  <w:t>If the agency is unable to accommodate this due to capacity concerns, with the proper release(s) in place, care coordination must be provided, allowing the individual access to similar services within this timeframe.</w:t>
                </w:r>
              </w:ins>
            </w:sdtContent>
          </w:sdt>
        </w:p>
      </w:sdtContent>
    </w:sdt>
    <w:sdt>
      <w:sdtPr>
        <w:tag w:val="goog_rdk_4787"/>
        <w:id w:val="489536961"/>
      </w:sdtPr>
      <w:sdtContent>
        <w:p w14:paraId="00000A14" w14:textId="77777777" w:rsidR="00CF3663" w:rsidRDefault="00000000">
          <w:pPr>
            <w:numPr>
              <w:ilvl w:val="2"/>
              <w:numId w:val="174"/>
            </w:numPr>
            <w:tabs>
              <w:tab w:val="left" w:pos="720"/>
              <w:tab w:val="left" w:pos="1440"/>
            </w:tabs>
            <w:spacing w:before="240"/>
            <w:rPr>
              <w:ins w:id="4799" w:author="BHA Regulatory Affairs Unit" w:date="2026-07-29T16:06:00Z"/>
            </w:rPr>
          </w:pPr>
          <w:sdt>
            <w:sdtPr>
              <w:tag w:val="goog_rdk_4786"/>
              <w:id w:val="-1861142901"/>
            </w:sdtPr>
            <w:sdtContent>
              <w:ins w:id="4800" w:author="BHA Regulatory Affairs Unit" w:date="2026-07-29T16:06:00Z">
                <w:r>
                  <w:t>If no urgent need(s) are identified through this process, the individual may be offered an intake appointment within ten (10) calendar days of this screening.</w:t>
                </w:r>
              </w:ins>
            </w:sdtContent>
          </w:sdt>
        </w:p>
      </w:sdtContent>
    </w:sdt>
    <w:sdt>
      <w:sdtPr>
        <w:tag w:val="goog_rdk_4789"/>
        <w:id w:val="-472852185"/>
      </w:sdtPr>
      <w:sdtContent>
        <w:p w14:paraId="00000A15" w14:textId="77777777" w:rsidR="00CF3663" w:rsidRDefault="00000000">
          <w:pPr>
            <w:numPr>
              <w:ilvl w:val="2"/>
              <w:numId w:val="174"/>
            </w:numPr>
            <w:tabs>
              <w:tab w:val="left" w:pos="720"/>
              <w:tab w:val="left" w:pos="1440"/>
            </w:tabs>
            <w:spacing w:before="240"/>
            <w:rPr>
              <w:ins w:id="4801" w:author="BHA Regulatory Affairs Unit" w:date="2026-07-29T16:06:00Z"/>
            </w:rPr>
          </w:pPr>
          <w:sdt>
            <w:sdtPr>
              <w:tag w:val="goog_rdk_4788"/>
              <w:id w:val="-651879294"/>
            </w:sdtPr>
            <w:sdtContent>
              <w:ins w:id="4802" w:author="BHA Regulatory Affairs Unit" w:date="2026-07-29T16:06:00Z">
                <w:r>
                  <w:t>Additional screening tools may be utilized and results incorporated, as appropriate for the program and/or the individual’s specific needs.</w:t>
                </w:r>
              </w:ins>
            </w:sdtContent>
          </w:sdt>
        </w:p>
      </w:sdtContent>
    </w:sdt>
    <w:sdt>
      <w:sdtPr>
        <w:tag w:val="goog_rdk_4791"/>
        <w:id w:val="437214500"/>
      </w:sdtPr>
      <w:sdtContent>
        <w:p w14:paraId="00000A16" w14:textId="77777777" w:rsidR="00CF3663" w:rsidRDefault="00000000">
          <w:pPr>
            <w:numPr>
              <w:ilvl w:val="0"/>
              <w:numId w:val="174"/>
            </w:numPr>
            <w:tabs>
              <w:tab w:val="left" w:pos="720"/>
              <w:tab w:val="left" w:pos="1440"/>
            </w:tabs>
            <w:spacing w:before="240"/>
            <w:rPr>
              <w:ins w:id="4803" w:author="BHA Regulatory Affairs Unit" w:date="2026-07-29T16:06:00Z"/>
            </w:rPr>
          </w:pPr>
          <w:sdt>
            <w:sdtPr>
              <w:tag w:val="goog_rdk_4790"/>
              <w:id w:val="-499289229"/>
            </w:sdtPr>
            <w:sdtContent>
              <w:ins w:id="4804" w:author="BHA Regulatory Affairs Unit" w:date="2026-07-29T16:06:00Z">
                <w:r>
                  <w:t xml:space="preserve"> Upon admission</w:t>
                </w:r>
              </w:ins>
            </w:sdtContent>
          </w:sdt>
        </w:p>
      </w:sdtContent>
    </w:sdt>
    <w:sdt>
      <w:sdtPr>
        <w:tag w:val="goog_rdk_4793"/>
        <w:id w:val="1987139156"/>
      </w:sdtPr>
      <w:sdtContent>
        <w:p w14:paraId="00000A17" w14:textId="77777777" w:rsidR="00CF3663" w:rsidRDefault="00000000">
          <w:pPr>
            <w:numPr>
              <w:ilvl w:val="1"/>
              <w:numId w:val="174"/>
            </w:numPr>
            <w:tabs>
              <w:tab w:val="left" w:pos="720"/>
              <w:tab w:val="left" w:pos="1440"/>
            </w:tabs>
            <w:spacing w:before="240"/>
            <w:rPr>
              <w:ins w:id="4805" w:author="BHA Regulatory Affairs Unit" w:date="2026-07-29T16:06:00Z"/>
            </w:rPr>
          </w:pPr>
          <w:sdt>
            <w:sdtPr>
              <w:tag w:val="goog_rdk_4792"/>
              <w:id w:val="-736634460"/>
            </w:sdtPr>
            <w:sdtContent>
              <w:ins w:id="4806" w:author="BHA Regulatory Affairs Unit" w:date="2026-07-29T16:06:00Z">
                <w:r>
                  <w:t>The agency must complete all required demographic, intake, and consent paperwork, as detailed in Part 1.17.1 of these Rules.</w:t>
                </w:r>
              </w:ins>
            </w:sdtContent>
          </w:sdt>
        </w:p>
      </w:sdtContent>
    </w:sdt>
    <w:sdt>
      <w:sdtPr>
        <w:tag w:val="goog_rdk_4795"/>
        <w:id w:val="12891382"/>
      </w:sdtPr>
      <w:sdtContent>
        <w:p w14:paraId="00000A18" w14:textId="77777777" w:rsidR="00CF3663" w:rsidRDefault="00000000">
          <w:pPr>
            <w:numPr>
              <w:ilvl w:val="1"/>
              <w:numId w:val="174"/>
            </w:numPr>
            <w:tabs>
              <w:tab w:val="left" w:pos="720"/>
              <w:tab w:val="left" w:pos="1440"/>
            </w:tabs>
            <w:spacing w:before="240"/>
            <w:rPr>
              <w:ins w:id="4807" w:author="BHA Regulatory Affairs Unit" w:date="2026-07-29T16:06:00Z"/>
            </w:rPr>
          </w:pPr>
          <w:sdt>
            <w:sdtPr>
              <w:tag w:val="goog_rdk_4794"/>
              <w:id w:val="-443124630"/>
            </w:sdtPr>
            <w:sdtContent>
              <w:ins w:id="4808" w:author="BHA Regulatory Affairs Unit" w:date="2026-07-29T16:06:00Z">
                <w:r>
                  <w:t>The agency must complete at least an initial assessment, as detailed in Part 1.17.3.B of these Rules.</w:t>
                </w:r>
              </w:ins>
            </w:sdtContent>
          </w:sdt>
        </w:p>
      </w:sdtContent>
    </w:sdt>
    <w:sdt>
      <w:sdtPr>
        <w:tag w:val="goog_rdk_4797"/>
        <w:id w:val="-262873550"/>
      </w:sdtPr>
      <w:sdtContent>
        <w:p w14:paraId="00000A19" w14:textId="77777777" w:rsidR="00CF3663" w:rsidRDefault="00000000">
          <w:pPr>
            <w:numPr>
              <w:ilvl w:val="0"/>
              <w:numId w:val="174"/>
            </w:numPr>
            <w:tabs>
              <w:tab w:val="left" w:pos="720"/>
              <w:tab w:val="left" w:pos="1440"/>
            </w:tabs>
            <w:spacing w:before="240"/>
            <w:rPr>
              <w:ins w:id="4809" w:author="BHA Regulatory Affairs Unit" w:date="2026-07-29T16:06:00Z"/>
            </w:rPr>
          </w:pPr>
          <w:sdt>
            <w:sdtPr>
              <w:tag w:val="goog_rdk_4796"/>
              <w:id w:val="1507508206"/>
            </w:sdtPr>
            <w:sdtContent>
              <w:ins w:id="4810" w:author="BHA Regulatory Affairs Unit" w:date="2026-07-29T16:06:00Z">
                <w:r>
                  <w:t>During the episode of care</w:t>
                </w:r>
              </w:ins>
            </w:sdtContent>
          </w:sdt>
        </w:p>
      </w:sdtContent>
    </w:sdt>
    <w:sdt>
      <w:sdtPr>
        <w:tag w:val="goog_rdk_4799"/>
        <w:id w:val="-479643422"/>
      </w:sdtPr>
      <w:sdtContent>
        <w:p w14:paraId="00000A1A" w14:textId="77777777" w:rsidR="00CF3663" w:rsidRDefault="00000000">
          <w:pPr>
            <w:numPr>
              <w:ilvl w:val="2"/>
              <w:numId w:val="174"/>
            </w:numPr>
            <w:tabs>
              <w:tab w:val="left" w:pos="720"/>
              <w:tab w:val="left" w:pos="1440"/>
            </w:tabs>
            <w:spacing w:before="240"/>
            <w:rPr>
              <w:ins w:id="4811" w:author="BHA Regulatory Affairs Unit" w:date="2026-07-29T16:06:00Z"/>
            </w:rPr>
          </w:pPr>
          <w:sdt>
            <w:sdtPr>
              <w:tag w:val="goog_rdk_4798"/>
              <w:id w:val="-281364770"/>
            </w:sdtPr>
            <w:sdtContent>
              <w:ins w:id="4812" w:author="BHA Regulatory Affairs Unit" w:date="2026-07-29T16:06:00Z">
                <w:r>
                  <w:t>As soon as practicable, but not later than fourteen (14) calendar days from the individual’s admission, an initial service plan focused on immediate needs must be co-created with the individual.</w:t>
                </w:r>
              </w:ins>
            </w:sdtContent>
          </w:sdt>
        </w:p>
      </w:sdtContent>
    </w:sdt>
    <w:sdt>
      <w:sdtPr>
        <w:tag w:val="goog_rdk_4801"/>
        <w:id w:val="1139707968"/>
      </w:sdtPr>
      <w:sdtContent>
        <w:p w14:paraId="00000A1B" w14:textId="77777777" w:rsidR="00CF3663" w:rsidRDefault="00000000">
          <w:pPr>
            <w:numPr>
              <w:ilvl w:val="2"/>
              <w:numId w:val="174"/>
            </w:numPr>
            <w:tabs>
              <w:tab w:val="left" w:pos="720"/>
              <w:tab w:val="left" w:pos="1440"/>
            </w:tabs>
            <w:spacing w:before="240"/>
            <w:rPr>
              <w:ins w:id="4813" w:author="BHA Regulatory Affairs Unit" w:date="2026-07-29T16:06:00Z"/>
            </w:rPr>
          </w:pPr>
          <w:sdt>
            <w:sdtPr>
              <w:tag w:val="goog_rdk_4800"/>
              <w:id w:val="-563167217"/>
            </w:sdtPr>
            <w:sdtContent>
              <w:ins w:id="4814" w:author="BHA Regulatory Affairs Unit" w:date="2026-07-29T16:06:00Z">
                <w:r>
                  <w:t>This initial service plan must be completed:</w:t>
                </w:r>
              </w:ins>
            </w:sdtContent>
          </w:sdt>
        </w:p>
      </w:sdtContent>
    </w:sdt>
    <w:sdt>
      <w:sdtPr>
        <w:tag w:val="goog_rdk_4803"/>
        <w:id w:val="728955683"/>
      </w:sdtPr>
      <w:sdtContent>
        <w:p w14:paraId="00000A1C" w14:textId="77777777" w:rsidR="00CF3663" w:rsidRDefault="00000000">
          <w:pPr>
            <w:numPr>
              <w:ilvl w:val="3"/>
              <w:numId w:val="174"/>
            </w:numPr>
            <w:tabs>
              <w:tab w:val="left" w:pos="720"/>
              <w:tab w:val="left" w:pos="1440"/>
            </w:tabs>
            <w:spacing w:before="240"/>
            <w:rPr>
              <w:ins w:id="4815" w:author="BHA Regulatory Affairs Unit" w:date="2026-07-29T16:06:00Z"/>
            </w:rPr>
          </w:pPr>
          <w:sdt>
            <w:sdtPr>
              <w:tag w:val="goog_rdk_4802"/>
              <w:id w:val="-702932015"/>
            </w:sdtPr>
            <w:sdtContent>
              <w:ins w:id="4816" w:author="BHA Regulatory Affairs Unit" w:date="2026-07-29T16:06:00Z">
                <w:r>
                  <w:t>In alignment with Part 1.17.4.A of these Rules, if the agency provides only mental health services, meaning not co-occurring or SUD services; and</w:t>
                </w:r>
              </w:ins>
            </w:sdtContent>
          </w:sdt>
        </w:p>
      </w:sdtContent>
    </w:sdt>
    <w:sdt>
      <w:sdtPr>
        <w:tag w:val="goog_rdk_4805"/>
        <w:id w:val="1202407014"/>
      </w:sdtPr>
      <w:sdtContent>
        <w:p w14:paraId="00000A1D" w14:textId="77777777" w:rsidR="00CF3663" w:rsidRDefault="00000000">
          <w:pPr>
            <w:numPr>
              <w:ilvl w:val="3"/>
              <w:numId w:val="174"/>
            </w:numPr>
            <w:tabs>
              <w:tab w:val="left" w:pos="720"/>
              <w:tab w:val="left" w:pos="1440"/>
            </w:tabs>
            <w:spacing w:before="240"/>
            <w:rPr>
              <w:ins w:id="4817" w:author="BHA Regulatory Affairs Unit" w:date="2026-07-29T16:06:00Z"/>
            </w:rPr>
          </w:pPr>
          <w:sdt>
            <w:sdtPr>
              <w:tag w:val="goog_rdk_4804"/>
              <w:id w:val="-423463009"/>
            </w:sdtPr>
            <w:sdtContent>
              <w:ins w:id="4818" w:author="BHA Regulatory Affairs Unit" w:date="2026-07-29T16:06:00Z">
                <w:r>
                  <w:t>In alignment with Part 3.4.4 of these Rules, if the agency provides substance use disorder and/or co-occurring services.</w:t>
                </w:r>
              </w:ins>
            </w:sdtContent>
          </w:sdt>
        </w:p>
      </w:sdtContent>
    </w:sdt>
    <w:sdt>
      <w:sdtPr>
        <w:tag w:val="goog_rdk_4807"/>
        <w:id w:val="317176200"/>
      </w:sdtPr>
      <w:sdtContent>
        <w:p w14:paraId="00000A1E" w14:textId="77777777" w:rsidR="00CF3663" w:rsidRDefault="00000000">
          <w:pPr>
            <w:numPr>
              <w:ilvl w:val="1"/>
              <w:numId w:val="174"/>
            </w:numPr>
            <w:tabs>
              <w:tab w:val="left" w:pos="720"/>
              <w:tab w:val="left" w:pos="1440"/>
            </w:tabs>
            <w:spacing w:before="240"/>
            <w:rPr>
              <w:ins w:id="4819" w:author="BHA Regulatory Affairs Unit" w:date="2026-07-29T16:06:00Z"/>
            </w:rPr>
          </w:pPr>
          <w:sdt>
            <w:sdtPr>
              <w:tag w:val="goog_rdk_4806"/>
              <w:id w:val="-1851727097"/>
            </w:sdtPr>
            <w:sdtContent>
              <w:ins w:id="4820" w:author="BHA Regulatory Affairs Unit" w:date="2026-07-29T16:06:00Z">
                <w:r>
                  <w:t>Documentation of physical examination requirements must be included in the individual’s record, as detailed in Part 4.3.2.F of the agency’s policies and procedures.</w:t>
                </w:r>
              </w:ins>
            </w:sdtContent>
          </w:sdt>
        </w:p>
      </w:sdtContent>
    </w:sdt>
    <w:sdt>
      <w:sdtPr>
        <w:tag w:val="goog_rdk_4809"/>
        <w:id w:val="1130367532"/>
      </w:sdtPr>
      <w:sdtContent>
        <w:p w14:paraId="00000A1F" w14:textId="77777777" w:rsidR="00CF3663" w:rsidRDefault="00000000">
          <w:pPr>
            <w:numPr>
              <w:ilvl w:val="1"/>
              <w:numId w:val="174"/>
            </w:numPr>
            <w:tabs>
              <w:tab w:val="left" w:pos="720"/>
              <w:tab w:val="left" w:pos="1440"/>
            </w:tabs>
            <w:spacing w:before="240"/>
            <w:rPr>
              <w:ins w:id="4821" w:author="BHA Regulatory Affairs Unit" w:date="2026-07-29T16:06:00Z"/>
            </w:rPr>
          </w:pPr>
          <w:sdt>
            <w:sdtPr>
              <w:tag w:val="goog_rdk_4808"/>
              <w:id w:val="-829867116"/>
            </w:sdtPr>
            <w:sdtContent>
              <w:ins w:id="4822" w:author="BHA Regulatory Affairs Unit" w:date="2026-07-29T16:06:00Z">
                <w:r>
                  <w:t>A comprehensive assessment must be completed within sixty (60) calendar days from the individual’s admission. This comprehensive assessment must occur as follows:</w:t>
                </w:r>
              </w:ins>
            </w:sdtContent>
          </w:sdt>
        </w:p>
      </w:sdtContent>
    </w:sdt>
    <w:sdt>
      <w:sdtPr>
        <w:tag w:val="goog_rdk_4811"/>
        <w:id w:val="-802523986"/>
      </w:sdtPr>
      <w:sdtContent>
        <w:p w14:paraId="00000A20" w14:textId="77777777" w:rsidR="00CF3663" w:rsidRDefault="00000000">
          <w:pPr>
            <w:numPr>
              <w:ilvl w:val="2"/>
              <w:numId w:val="174"/>
            </w:numPr>
            <w:tabs>
              <w:tab w:val="left" w:pos="720"/>
              <w:tab w:val="left" w:pos="1440"/>
            </w:tabs>
            <w:spacing w:before="240"/>
            <w:rPr>
              <w:ins w:id="4823" w:author="BHA Regulatory Affairs Unit" w:date="2026-07-29T16:06:00Z"/>
            </w:rPr>
          </w:pPr>
          <w:sdt>
            <w:sdtPr>
              <w:tag w:val="goog_rdk_4810"/>
              <w:id w:val="-1522842043"/>
            </w:sdtPr>
            <w:sdtContent>
              <w:ins w:id="4824" w:author="BHA Regulatory Affairs Unit" w:date="2026-07-29T16:06:00Z">
                <w:r>
                  <w:t>If the agency provides only mental health services, this comprehensive assessment must be completed as detailed in Part 1.17.3.C of these Rules.</w:t>
                </w:r>
              </w:ins>
            </w:sdtContent>
          </w:sdt>
        </w:p>
      </w:sdtContent>
    </w:sdt>
    <w:sdt>
      <w:sdtPr>
        <w:tag w:val="goog_rdk_4813"/>
        <w:id w:val="-1142496226"/>
      </w:sdtPr>
      <w:sdtContent>
        <w:p w14:paraId="00000A21" w14:textId="77777777" w:rsidR="00CF3663" w:rsidRDefault="00000000">
          <w:pPr>
            <w:numPr>
              <w:ilvl w:val="2"/>
              <w:numId w:val="174"/>
            </w:numPr>
            <w:tabs>
              <w:tab w:val="left" w:pos="720"/>
              <w:tab w:val="left" w:pos="1440"/>
            </w:tabs>
            <w:spacing w:before="240"/>
            <w:rPr>
              <w:ins w:id="4825" w:author="BHA Regulatory Affairs Unit" w:date="2026-07-29T16:06:00Z"/>
            </w:rPr>
          </w:pPr>
          <w:sdt>
            <w:sdtPr>
              <w:tag w:val="goog_rdk_4812"/>
              <w:id w:val="467644727"/>
            </w:sdtPr>
            <w:sdtContent>
              <w:ins w:id="4826" w:author="BHA Regulatory Affairs Unit" w:date="2026-07-29T16:06:00Z">
                <w:r>
                  <w:t>If the agency provides substance use disorder and/or co-occurring services, this assessment must be completed via the ASAM Criteria’s treatment planning assessment process, as detailed in Part 3.4.4 of these Rules.</w:t>
                </w:r>
              </w:ins>
            </w:sdtContent>
          </w:sdt>
        </w:p>
      </w:sdtContent>
    </w:sdt>
    <w:sdt>
      <w:sdtPr>
        <w:tag w:val="goog_rdk_4815"/>
        <w:id w:val="1007596979"/>
      </w:sdtPr>
      <w:sdtContent>
        <w:p w14:paraId="00000A22" w14:textId="77777777" w:rsidR="00CF3663" w:rsidRDefault="00000000">
          <w:pPr>
            <w:numPr>
              <w:ilvl w:val="2"/>
              <w:numId w:val="174"/>
            </w:numPr>
            <w:tabs>
              <w:tab w:val="left" w:pos="720"/>
              <w:tab w:val="left" w:pos="1440"/>
            </w:tabs>
            <w:spacing w:before="240"/>
            <w:rPr>
              <w:ins w:id="4827" w:author="BHA Regulatory Affairs Unit" w:date="2026-07-29T16:06:00Z"/>
            </w:rPr>
          </w:pPr>
          <w:sdt>
            <w:sdtPr>
              <w:tag w:val="goog_rdk_4814"/>
              <w:id w:val="1948525775"/>
            </w:sdtPr>
            <w:sdtContent>
              <w:ins w:id="4828" w:author="BHA Regulatory Affairs Unit" w:date="2026-07-29T16:06:00Z">
                <w:r>
                  <w:t>If the individual is participating in education only services, they are exempt from comprehensive assessment standards, unless the individual receiving services moves to a higher level of care within the agency.</w:t>
                </w:r>
              </w:ins>
            </w:sdtContent>
          </w:sdt>
        </w:p>
      </w:sdtContent>
    </w:sdt>
    <w:sdt>
      <w:sdtPr>
        <w:tag w:val="goog_rdk_4817"/>
        <w:id w:val="940426980"/>
      </w:sdtPr>
      <w:sdtContent>
        <w:p w14:paraId="00000A23" w14:textId="77777777" w:rsidR="00CF3663" w:rsidRDefault="00000000">
          <w:pPr>
            <w:numPr>
              <w:ilvl w:val="1"/>
              <w:numId w:val="174"/>
            </w:numPr>
            <w:tabs>
              <w:tab w:val="left" w:pos="720"/>
              <w:tab w:val="left" w:pos="1440"/>
            </w:tabs>
            <w:spacing w:before="240"/>
            <w:rPr>
              <w:ins w:id="4829" w:author="BHA Regulatory Affairs Unit" w:date="2026-07-29T16:06:00Z"/>
            </w:rPr>
          </w:pPr>
          <w:sdt>
            <w:sdtPr>
              <w:tag w:val="goog_rdk_4816"/>
              <w:id w:val="-1971518410"/>
            </w:sdtPr>
            <w:sdtContent>
              <w:ins w:id="4830" w:author="BHA Regulatory Affairs Unit" w:date="2026-07-29T16:06:00Z">
                <w:r>
                  <w:t>This comprehensive assessment must inform the concurrent completion of the comprehensive service plan for the individual, as detailed in Part 1.17.4.A of these Rules.</w:t>
                </w:r>
              </w:ins>
            </w:sdtContent>
          </w:sdt>
        </w:p>
      </w:sdtContent>
    </w:sdt>
    <w:sdt>
      <w:sdtPr>
        <w:tag w:val="goog_rdk_4819"/>
        <w:id w:val="2115433365"/>
      </w:sdtPr>
      <w:sdtContent>
        <w:p w14:paraId="00000A24" w14:textId="77777777" w:rsidR="00CF3663" w:rsidRDefault="00000000">
          <w:pPr>
            <w:numPr>
              <w:ilvl w:val="2"/>
              <w:numId w:val="174"/>
            </w:numPr>
            <w:tabs>
              <w:tab w:val="left" w:pos="720"/>
              <w:tab w:val="left" w:pos="1440"/>
            </w:tabs>
            <w:spacing w:before="240"/>
            <w:rPr>
              <w:ins w:id="4831" w:author="BHA Regulatory Affairs Unit" w:date="2026-07-29T16:06:00Z"/>
            </w:rPr>
          </w:pPr>
          <w:sdt>
            <w:sdtPr>
              <w:tag w:val="goog_rdk_4818"/>
              <w:id w:val="623208151"/>
            </w:sdtPr>
            <w:sdtContent>
              <w:ins w:id="4832" w:author="BHA Regulatory Affairs Unit" w:date="2026-07-29T16:06:00Z">
                <w:r>
                  <w:t>If the individual is participating in education only services, they are exempt from comprehensive service plan standards, unless the individual receiving services moves to a higher level of care within the agency.</w:t>
                </w:r>
              </w:ins>
            </w:sdtContent>
          </w:sdt>
        </w:p>
      </w:sdtContent>
    </w:sdt>
    <w:sdt>
      <w:sdtPr>
        <w:tag w:val="goog_rdk_4821"/>
        <w:id w:val="-2039371433"/>
      </w:sdtPr>
      <w:sdtContent>
        <w:p w14:paraId="00000A25" w14:textId="77777777" w:rsidR="00CF3663" w:rsidRDefault="00000000">
          <w:pPr>
            <w:numPr>
              <w:ilvl w:val="1"/>
              <w:numId w:val="174"/>
            </w:numPr>
            <w:tabs>
              <w:tab w:val="left" w:pos="720"/>
              <w:tab w:val="left" w:pos="1440"/>
            </w:tabs>
            <w:spacing w:before="240"/>
            <w:rPr>
              <w:ins w:id="4833" w:author="BHA Regulatory Affairs Unit" w:date="2026-07-29T16:06:00Z"/>
            </w:rPr>
          </w:pPr>
          <w:sdt>
            <w:sdtPr>
              <w:tag w:val="goog_rdk_4820"/>
              <w:id w:val="-1514011126"/>
            </w:sdtPr>
            <w:sdtContent>
              <w:ins w:id="4834" w:author="BHA Regulatory Affairs Unit" w:date="2026-07-29T16:06:00Z">
                <w:r>
                  <w:t>The comprehensive assessment and subsequent comprehensive service plan must be updated:</w:t>
                </w:r>
              </w:ins>
            </w:sdtContent>
          </w:sdt>
        </w:p>
      </w:sdtContent>
    </w:sdt>
    <w:sdt>
      <w:sdtPr>
        <w:tag w:val="goog_rdk_4823"/>
        <w:id w:val="-1920481932"/>
      </w:sdtPr>
      <w:sdtContent>
        <w:p w14:paraId="00000A26" w14:textId="77777777" w:rsidR="00CF3663" w:rsidRDefault="00000000">
          <w:pPr>
            <w:numPr>
              <w:ilvl w:val="2"/>
              <w:numId w:val="174"/>
            </w:numPr>
            <w:tabs>
              <w:tab w:val="left" w:pos="720"/>
              <w:tab w:val="left" w:pos="1440"/>
            </w:tabs>
            <w:spacing w:before="240"/>
            <w:rPr>
              <w:ins w:id="4835" w:author="BHA Regulatory Affairs Unit" w:date="2026-07-29T16:06:00Z"/>
            </w:rPr>
          </w:pPr>
          <w:sdt>
            <w:sdtPr>
              <w:tag w:val="goog_rdk_4822"/>
              <w:id w:val="955320990"/>
            </w:sdtPr>
            <w:sdtContent>
              <w:ins w:id="4836" w:author="BHA Regulatory Affairs Unit" w:date="2026-07-29T16:06:00Z">
                <w:r>
                  <w:t>When the individual experiences a change in their level of functioning that results in a change to their service needs; and</w:t>
                </w:r>
              </w:ins>
            </w:sdtContent>
          </w:sdt>
        </w:p>
      </w:sdtContent>
    </w:sdt>
    <w:sdt>
      <w:sdtPr>
        <w:tag w:val="goog_rdk_4825"/>
        <w:id w:val="1115822021"/>
      </w:sdtPr>
      <w:sdtContent>
        <w:p w14:paraId="00000A27" w14:textId="77777777" w:rsidR="00CF3663" w:rsidRDefault="00000000">
          <w:pPr>
            <w:numPr>
              <w:ilvl w:val="2"/>
              <w:numId w:val="174"/>
            </w:numPr>
            <w:tabs>
              <w:tab w:val="left" w:pos="720"/>
              <w:tab w:val="left" w:pos="1440"/>
            </w:tabs>
            <w:spacing w:before="240"/>
            <w:rPr>
              <w:ins w:id="4837" w:author="BHA Regulatory Affairs Unit" w:date="2026-07-29T16:06:00Z"/>
            </w:rPr>
          </w:pPr>
          <w:sdt>
            <w:sdtPr>
              <w:tag w:val="goog_rdk_4824"/>
              <w:id w:val="-705314655"/>
            </w:sdtPr>
            <w:sdtContent>
              <w:ins w:id="4838" w:author="BHA Regulatory Affairs Unit" w:date="2026-07-29T16:06:00Z">
                <w:r>
                  <w:t>Quarterly, while the individual is receiving services at this level of care. This may be extended beyond the quarterly time frame if clinically appropriate for the individual, but must not exceed six (6) months.</w:t>
                </w:r>
              </w:ins>
            </w:sdtContent>
          </w:sdt>
        </w:p>
      </w:sdtContent>
    </w:sdt>
    <w:sdt>
      <w:sdtPr>
        <w:tag w:val="goog_rdk_4827"/>
        <w:id w:val="-1853242168"/>
      </w:sdtPr>
      <w:sdtContent>
        <w:p w14:paraId="00000A28" w14:textId="77777777" w:rsidR="00CF3663" w:rsidRDefault="00000000">
          <w:pPr>
            <w:numPr>
              <w:ilvl w:val="2"/>
              <w:numId w:val="174"/>
            </w:numPr>
            <w:tabs>
              <w:tab w:val="left" w:pos="720"/>
              <w:tab w:val="left" w:pos="1440"/>
            </w:tabs>
            <w:spacing w:before="240"/>
            <w:rPr>
              <w:ins w:id="4839" w:author="BHA Regulatory Affairs Unit" w:date="2026-07-29T16:06:00Z"/>
            </w:rPr>
          </w:pPr>
          <w:sdt>
            <w:sdtPr>
              <w:tag w:val="goog_rdk_4826"/>
              <w:id w:val="-1262092475"/>
            </w:sdtPr>
            <w:sdtContent>
              <w:ins w:id="4840" w:author="BHA Regulatory Affairs Unit" w:date="2026-07-29T16:06:00Z">
                <w:r>
                  <w:t>In alignment with the modified expectations for medication/psychiatric-only services as set forth in Part 4.3.4.D.8 of this Chapter.</w:t>
                </w:r>
              </w:ins>
            </w:sdtContent>
          </w:sdt>
        </w:p>
      </w:sdtContent>
    </w:sdt>
    <w:sdt>
      <w:sdtPr>
        <w:tag w:val="goog_rdk_4829"/>
        <w:id w:val="-1611150941"/>
      </w:sdtPr>
      <w:sdtContent>
        <w:p w14:paraId="00000A29" w14:textId="77777777" w:rsidR="00CF3663" w:rsidRDefault="00000000">
          <w:pPr>
            <w:numPr>
              <w:ilvl w:val="1"/>
              <w:numId w:val="174"/>
            </w:numPr>
            <w:tabs>
              <w:tab w:val="left" w:pos="720"/>
              <w:tab w:val="left" w:pos="1440"/>
            </w:tabs>
            <w:spacing w:before="240"/>
            <w:rPr>
              <w:ins w:id="4841" w:author="BHA Regulatory Affairs Unit" w:date="2026-07-29T16:06:00Z"/>
            </w:rPr>
          </w:pPr>
          <w:sdt>
            <w:sdtPr>
              <w:tag w:val="goog_rdk_4828"/>
              <w:id w:val="-710326258"/>
            </w:sdtPr>
            <w:sdtContent>
              <w:ins w:id="4842" w:author="BHA Regulatory Affairs Unit" w:date="2026-07-29T16:06:00Z">
                <w:r>
                  <w:t>Progress notes must be documented in the individual’s record at a minimum frequency of one (1) note per session, as detailed in Part 1.17.4.B of these Rules.</w:t>
                </w:r>
              </w:ins>
            </w:sdtContent>
          </w:sdt>
        </w:p>
      </w:sdtContent>
    </w:sdt>
    <w:sdt>
      <w:sdtPr>
        <w:tag w:val="goog_rdk_4831"/>
        <w:id w:val="-986687012"/>
      </w:sdtPr>
      <w:sdtContent>
        <w:p w14:paraId="00000A2A" w14:textId="77777777" w:rsidR="00CF3663" w:rsidRDefault="00000000">
          <w:pPr>
            <w:numPr>
              <w:ilvl w:val="1"/>
              <w:numId w:val="174"/>
            </w:numPr>
            <w:tabs>
              <w:tab w:val="left" w:pos="720"/>
              <w:tab w:val="left" w:pos="1440"/>
            </w:tabs>
            <w:spacing w:before="240"/>
            <w:rPr>
              <w:ins w:id="4843" w:author="BHA Regulatory Affairs Unit" w:date="2026-07-29T16:06:00Z"/>
            </w:rPr>
          </w:pPr>
          <w:sdt>
            <w:sdtPr>
              <w:tag w:val="goog_rdk_4830"/>
              <w:id w:val="1215054624"/>
            </w:sdtPr>
            <w:sdtContent>
              <w:ins w:id="4844" w:author="BHA Regulatory Affairs Unit" w:date="2026-07-29T16:06:00Z">
                <w:r>
                  <w:t>Safety plans must be developed through the collaborative safety planning process as detailed in Part 1.17.6 of these Rules, when appropriate.</w:t>
                </w:r>
              </w:ins>
            </w:sdtContent>
          </w:sdt>
        </w:p>
      </w:sdtContent>
    </w:sdt>
    <w:sdt>
      <w:sdtPr>
        <w:tag w:val="goog_rdk_4834"/>
        <w:id w:val="276293209"/>
      </w:sdtPr>
      <w:sdtContent>
        <w:p w14:paraId="00000A2B" w14:textId="77777777" w:rsidR="00CF3663" w:rsidRDefault="00000000">
          <w:pPr>
            <w:numPr>
              <w:ilvl w:val="1"/>
              <w:numId w:val="174"/>
            </w:numPr>
            <w:tabs>
              <w:tab w:val="left" w:pos="720"/>
              <w:tab w:val="left" w:pos="1440"/>
            </w:tabs>
            <w:spacing w:before="240"/>
            <w:rPr>
              <w:ins w:id="4845" w:author="BHA Regulatory Affairs Unit" w:date="2026-07-29T16:06:00Z"/>
            </w:rPr>
          </w:pPr>
          <w:sdt>
            <w:sdtPr>
              <w:tag w:val="goog_rdk_4832"/>
              <w:id w:val="148036311"/>
            </w:sdtPr>
            <w:sdtContent>
              <w:sdt>
                <w:sdtPr>
                  <w:tag w:val="goog_rdk_4833"/>
                  <w:id w:val="-1316554536"/>
                </w:sdtPr>
                <w:sdtContent>
                  <w:commentRangeStart w:id="4846"/>
                </w:sdtContent>
              </w:sdt>
              <w:ins w:id="4847" w:author="BHA Regulatory Affairs Unit" w:date="2026-07-29T16:06:00Z">
                <w:r>
                  <w:t>If providing medication/psychiatric-only services, the following standards apply:</w:t>
                </w:r>
              </w:ins>
            </w:sdtContent>
          </w:sdt>
        </w:p>
      </w:sdtContent>
    </w:sdt>
    <w:sdt>
      <w:sdtPr>
        <w:tag w:val="goog_rdk_4836"/>
        <w:id w:val="-1544382247"/>
      </w:sdtPr>
      <w:sdtContent>
        <w:p w14:paraId="00000A2C" w14:textId="77777777" w:rsidR="00CF3663" w:rsidRDefault="00000000">
          <w:pPr>
            <w:numPr>
              <w:ilvl w:val="2"/>
              <w:numId w:val="174"/>
            </w:numPr>
            <w:tabs>
              <w:tab w:val="left" w:pos="720"/>
              <w:tab w:val="left" w:pos="1440"/>
            </w:tabs>
            <w:spacing w:before="240"/>
            <w:rPr>
              <w:ins w:id="4848" w:author="BHA Regulatory Affairs Unit" w:date="2026-07-29T16:06:00Z"/>
            </w:rPr>
          </w:pPr>
          <w:sdt>
            <w:sdtPr>
              <w:tag w:val="goog_rdk_4835"/>
              <w:id w:val="-1944574876"/>
            </w:sdtPr>
            <w:sdtContent>
              <w:ins w:id="4849" w:author="BHA Regulatory Affairs Unit" w:date="2026-07-29T16:06:00Z">
                <w:r>
                  <w:t>A licensee or authorized practitioner shall complete and document in the individual record at least every six (6) months:</w:t>
                </w:r>
              </w:ins>
            </w:sdtContent>
          </w:sdt>
        </w:p>
      </w:sdtContent>
    </w:sdt>
    <w:sdt>
      <w:sdtPr>
        <w:tag w:val="goog_rdk_4838"/>
        <w:id w:val="510847500"/>
      </w:sdtPr>
      <w:sdtContent>
        <w:p w14:paraId="00000A2D" w14:textId="77777777" w:rsidR="00CF3663" w:rsidRDefault="00000000">
          <w:pPr>
            <w:numPr>
              <w:ilvl w:val="3"/>
              <w:numId w:val="174"/>
            </w:numPr>
            <w:tabs>
              <w:tab w:val="left" w:pos="720"/>
              <w:tab w:val="left" w:pos="1440"/>
            </w:tabs>
            <w:spacing w:before="240"/>
            <w:rPr>
              <w:ins w:id="4850" w:author="BHA Regulatory Affairs Unit" w:date="2026-07-29T16:06:00Z"/>
            </w:rPr>
          </w:pPr>
          <w:sdt>
            <w:sdtPr>
              <w:tag w:val="goog_rdk_4837"/>
              <w:id w:val="-1822427481"/>
            </w:sdtPr>
            <w:sdtContent>
              <w:ins w:id="4851" w:author="BHA Regulatory Affairs Unit" w:date="2026-07-29T16:06:00Z">
                <w:r>
                  <w:t>Clinical rationale supporting a medication/psychiatric-only service status;</w:t>
                </w:r>
              </w:ins>
            </w:sdtContent>
          </w:sdt>
        </w:p>
      </w:sdtContent>
    </w:sdt>
    <w:sdt>
      <w:sdtPr>
        <w:tag w:val="goog_rdk_4840"/>
        <w:id w:val="-1094623509"/>
      </w:sdtPr>
      <w:sdtContent>
        <w:p w14:paraId="00000A2E" w14:textId="77777777" w:rsidR="00CF3663" w:rsidRDefault="00000000">
          <w:pPr>
            <w:numPr>
              <w:ilvl w:val="3"/>
              <w:numId w:val="174"/>
            </w:numPr>
            <w:tabs>
              <w:tab w:val="left" w:pos="720"/>
              <w:tab w:val="left" w:pos="1440"/>
            </w:tabs>
            <w:spacing w:before="240"/>
            <w:rPr>
              <w:ins w:id="4852" w:author="BHA Regulatory Affairs Unit" w:date="2026-07-29T16:06:00Z"/>
            </w:rPr>
          </w:pPr>
          <w:sdt>
            <w:sdtPr>
              <w:tag w:val="goog_rdk_4839"/>
              <w:id w:val="-374966630"/>
            </w:sdtPr>
            <w:sdtContent>
              <w:ins w:id="4853" w:author="BHA Regulatory Affairs Unit" w:date="2026-07-29T16:06:00Z">
                <w:r>
                  <w:t>An updated assessment; and</w:t>
                </w:r>
              </w:ins>
            </w:sdtContent>
          </w:sdt>
        </w:p>
      </w:sdtContent>
    </w:sdt>
    <w:sdt>
      <w:sdtPr>
        <w:tag w:val="goog_rdk_4842"/>
        <w:id w:val="1313479802"/>
      </w:sdtPr>
      <w:sdtContent>
        <w:p w14:paraId="00000A2F" w14:textId="77777777" w:rsidR="00CF3663" w:rsidRDefault="00000000">
          <w:pPr>
            <w:numPr>
              <w:ilvl w:val="3"/>
              <w:numId w:val="174"/>
            </w:numPr>
            <w:tabs>
              <w:tab w:val="left" w:pos="720"/>
              <w:tab w:val="left" w:pos="1440"/>
            </w:tabs>
            <w:spacing w:before="240"/>
            <w:rPr>
              <w:ins w:id="4854" w:author="BHA Regulatory Affairs Unit" w:date="2026-07-29T16:06:00Z"/>
            </w:rPr>
          </w:pPr>
          <w:sdt>
            <w:sdtPr>
              <w:tag w:val="goog_rdk_4841"/>
              <w:id w:val="1567288361"/>
            </w:sdtPr>
            <w:sdtContent>
              <w:ins w:id="4855" w:author="BHA Regulatory Affairs Unit" w:date="2026-07-29T16:06:00Z">
                <w:r>
                  <w:t>An updated service plan.</w:t>
                </w:r>
                <w:commentRangeEnd w:id="4846"/>
                <w:r>
                  <w:rPr>
                    <w:rStyle w:val="CommentReference"/>
                    <w:sz w:val="24"/>
                    <w:szCs w:val="24"/>
                  </w:rPr>
                  <w:commentReference w:id="4846"/>
                </w:r>
              </w:ins>
            </w:sdtContent>
          </w:sdt>
        </w:p>
      </w:sdtContent>
    </w:sdt>
    <w:sdt>
      <w:sdtPr>
        <w:tag w:val="goog_rdk_4844"/>
        <w:id w:val="-1480289368"/>
      </w:sdtPr>
      <w:sdtContent>
        <w:p w14:paraId="00000A30" w14:textId="77777777" w:rsidR="00CF3663" w:rsidRDefault="00000000">
          <w:pPr>
            <w:numPr>
              <w:ilvl w:val="4"/>
              <w:numId w:val="174"/>
            </w:numPr>
            <w:tabs>
              <w:tab w:val="left" w:pos="720"/>
              <w:tab w:val="left" w:pos="1440"/>
            </w:tabs>
            <w:spacing w:before="240"/>
            <w:rPr>
              <w:ins w:id="4856" w:author="BHA Regulatory Affairs Unit" w:date="2026-07-29T16:06:00Z"/>
            </w:rPr>
          </w:pPr>
          <w:sdt>
            <w:sdtPr>
              <w:tag w:val="goog_rdk_4843"/>
              <w:id w:val="-1904018730"/>
            </w:sdtPr>
            <w:sdtContent>
              <w:ins w:id="4857" w:author="BHA Regulatory Affairs Unit" w:date="2026-07-29T16:06:00Z">
                <w:r>
                  <w:t>The service plan for medication/psychiatric-only services may be contained solely in the progress note.</w:t>
                </w:r>
              </w:ins>
            </w:sdtContent>
          </w:sdt>
        </w:p>
      </w:sdtContent>
    </w:sdt>
    <w:sdt>
      <w:sdtPr>
        <w:tag w:val="goog_rdk_4846"/>
        <w:id w:val="-715037174"/>
      </w:sdtPr>
      <w:sdtContent>
        <w:p w14:paraId="00000A31" w14:textId="77777777" w:rsidR="00CF3663" w:rsidRDefault="00000000">
          <w:pPr>
            <w:numPr>
              <w:ilvl w:val="0"/>
              <w:numId w:val="174"/>
            </w:numPr>
            <w:tabs>
              <w:tab w:val="left" w:pos="720"/>
              <w:tab w:val="left" w:pos="1440"/>
            </w:tabs>
            <w:spacing w:before="240"/>
            <w:rPr>
              <w:ins w:id="4858" w:author="BHA Regulatory Affairs Unit" w:date="2026-07-29T16:06:00Z"/>
            </w:rPr>
          </w:pPr>
          <w:sdt>
            <w:sdtPr>
              <w:tag w:val="goog_rdk_4845"/>
              <w:id w:val="1909510199"/>
            </w:sdtPr>
            <w:sdtContent>
              <w:ins w:id="4859" w:author="BHA Regulatory Affairs Unit" w:date="2026-07-29T16:06:00Z">
                <w:r>
                  <w:t>Upon discharge from the agency</w:t>
                </w:r>
              </w:ins>
            </w:sdtContent>
          </w:sdt>
        </w:p>
      </w:sdtContent>
    </w:sdt>
    <w:sdt>
      <w:sdtPr>
        <w:tag w:val="goog_rdk_4848"/>
        <w:id w:val="887614967"/>
      </w:sdtPr>
      <w:sdtContent>
        <w:p w14:paraId="00000A32" w14:textId="77777777" w:rsidR="00CF3663" w:rsidRDefault="00000000">
          <w:pPr>
            <w:numPr>
              <w:ilvl w:val="1"/>
              <w:numId w:val="174"/>
            </w:numPr>
            <w:tabs>
              <w:tab w:val="left" w:pos="720"/>
              <w:tab w:val="left" w:pos="1440"/>
            </w:tabs>
            <w:spacing w:before="240"/>
            <w:rPr>
              <w:ins w:id="4860" w:author="BHA Regulatory Affairs Unit" w:date="2026-07-29T16:06:00Z"/>
            </w:rPr>
          </w:pPr>
          <w:sdt>
            <w:sdtPr>
              <w:tag w:val="goog_rdk_4847"/>
              <w:id w:val="2005956494"/>
            </w:sdtPr>
            <w:sdtContent>
              <w:ins w:id="4861" w:author="BHA Regulatory Affairs Unit" w:date="2026-07-29T16:06:00Z">
                <w:r>
                  <w:t>A discharge summary must be completed and provided to the individual, as detailed in Part 1.17.2 of these Rules.</w:t>
                </w:r>
              </w:ins>
            </w:sdtContent>
          </w:sdt>
        </w:p>
      </w:sdtContent>
    </w:sdt>
    <w:sdt>
      <w:sdtPr>
        <w:tag w:val="goog_rdk_4850"/>
        <w:id w:val="-2109197953"/>
      </w:sdtPr>
      <w:sdtContent>
        <w:p w14:paraId="00000A33" w14:textId="77777777" w:rsidR="00CF3663" w:rsidRDefault="00000000">
          <w:pPr>
            <w:numPr>
              <w:ilvl w:val="1"/>
              <w:numId w:val="174"/>
            </w:numPr>
            <w:tabs>
              <w:tab w:val="left" w:pos="720"/>
              <w:tab w:val="left" w:pos="1440"/>
            </w:tabs>
            <w:spacing w:before="240"/>
            <w:rPr>
              <w:ins w:id="4862" w:author="BHA Regulatory Affairs Unit" w:date="2026-07-29T16:06:00Z"/>
            </w:rPr>
          </w:pPr>
          <w:sdt>
            <w:sdtPr>
              <w:tag w:val="goog_rdk_4849"/>
              <w:id w:val="-927562641"/>
            </w:sdtPr>
            <w:sdtContent>
              <w:ins w:id="4863" w:author="BHA Regulatory Affairs Unit" w:date="2026-07-29T16:06:00Z">
                <w:r>
                  <w:t>With the proper releases in place, the agency must provide care coordination and warm handoffs to support the individual’s successful transition to another provider and/or level of care, as detailed in Part 1.17.5 of these Rules.</w:t>
                </w:r>
              </w:ins>
            </w:sdtContent>
          </w:sdt>
        </w:p>
      </w:sdtContent>
    </w:sdt>
    <w:sdt>
      <w:sdtPr>
        <w:tag w:val="goog_rdk_4853"/>
        <w:id w:val="-1043150531"/>
      </w:sdtPr>
      <w:sdtContent>
        <w:p w14:paraId="00000A34" w14:textId="77777777" w:rsidR="00CF3663" w:rsidRDefault="00000000">
          <w:pPr>
            <w:keepNext/>
            <w:spacing w:before="240" w:after="60"/>
            <w:ind w:firstLine="0"/>
            <w:rPr>
              <w:ins w:id="4864" w:author="BHA Regulatory Affairs Unit" w:date="2026-07-29T16:06:00Z"/>
              <w:b/>
              <w:bCs/>
            </w:rPr>
          </w:pPr>
          <w:sdt>
            <w:sdtPr>
              <w:tag w:val="goog_rdk_4851"/>
              <w:id w:val="-2035445103"/>
            </w:sdtPr>
            <w:sdtContent>
              <w:ins w:id="4865" w:author="BHA Regulatory Affairs Unit" w:date="2026-07-29T16:06:00Z">
                <w:r>
                  <w:rPr>
                    <w:b/>
                    <w:bCs/>
                  </w:rPr>
                  <w:t>4.4</w:t>
                </w:r>
                <w:r>
                  <w:rPr>
                    <w:b/>
                    <w:bCs/>
                  </w:rPr>
                  <w:tab/>
                </w:r>
              </w:ins>
              <w:sdt>
                <w:sdtPr>
                  <w:tag w:val="goog_rdk_4852"/>
                  <w:id w:val="-1744716061"/>
                </w:sdtPr>
                <w:sdtContent>
                  <w:commentRangeStart w:id="4866"/>
                </w:sdtContent>
              </w:sdt>
              <w:ins w:id="4867" w:author="BHA Regulatory Affairs Unit" w:date="2026-07-29T16:06:00Z">
                <w:r>
                  <w:rPr>
                    <w:b/>
                    <w:bCs/>
                  </w:rPr>
                  <w:t>Minor in Possession (MIP): Education and Treatment Services Standards</w:t>
                </w:r>
                <w:commentRangeEnd w:id="4866"/>
                <w:r>
                  <w:rPr>
                    <w:rStyle w:val="CommentReference"/>
                    <w:sz w:val="24"/>
                    <w:szCs w:val="24"/>
                  </w:rPr>
                  <w:commentReference w:id="4866"/>
                </w:r>
              </w:ins>
            </w:sdtContent>
          </w:sdt>
        </w:p>
      </w:sdtContent>
    </w:sdt>
    <w:sdt>
      <w:sdtPr>
        <w:tag w:val="goog_rdk_4855"/>
        <w:id w:val="765002576"/>
      </w:sdtPr>
      <w:sdtContent>
        <w:p w14:paraId="00000A35" w14:textId="77777777" w:rsidR="00CF3663" w:rsidRDefault="00000000">
          <w:pPr>
            <w:keepNext/>
            <w:spacing w:before="240" w:after="60"/>
            <w:ind w:firstLine="0"/>
            <w:rPr>
              <w:ins w:id="4868" w:author="BHA Regulatory Affairs Unit" w:date="2026-07-29T16:06:00Z"/>
              <w:b/>
              <w:bCs/>
            </w:rPr>
          </w:pPr>
          <w:sdt>
            <w:sdtPr>
              <w:tag w:val="goog_rdk_4854"/>
              <w:id w:val="190683867"/>
            </w:sdtPr>
            <w:sdtContent>
              <w:ins w:id="4869" w:author="BHA Regulatory Affairs Unit" w:date="2026-07-29T16:06:00Z">
                <w:r>
                  <w:rPr>
                    <w:b/>
                    <w:bCs/>
                  </w:rPr>
                  <w:t>4.4.1</w:t>
                </w:r>
                <w:r>
                  <w:rPr>
                    <w:b/>
                    <w:bCs/>
                  </w:rPr>
                  <w:tab/>
                  <w:t>MIP General Provisions</w:t>
                </w:r>
              </w:ins>
            </w:sdtContent>
          </w:sdt>
        </w:p>
      </w:sdtContent>
    </w:sdt>
    <w:sdt>
      <w:sdtPr>
        <w:tag w:val="goog_rdk_4857"/>
        <w:id w:val="692043936"/>
      </w:sdtPr>
      <w:sdtContent>
        <w:p w14:paraId="00000A36" w14:textId="77777777" w:rsidR="00CF3663" w:rsidRDefault="00000000">
          <w:pPr>
            <w:numPr>
              <w:ilvl w:val="0"/>
              <w:numId w:val="175"/>
            </w:numPr>
            <w:tabs>
              <w:tab w:val="left" w:pos="720"/>
              <w:tab w:val="left" w:pos="1440"/>
            </w:tabs>
            <w:spacing w:before="240"/>
            <w:rPr>
              <w:ins w:id="4870" w:author="BHA Regulatory Affairs Unit" w:date="2026-07-29T16:06:00Z"/>
            </w:rPr>
          </w:pPr>
          <w:sdt>
            <w:sdtPr>
              <w:tag w:val="goog_rdk_4856"/>
              <w:id w:val="-707082245"/>
            </w:sdtPr>
            <w:sdtContent>
              <w:ins w:id="4871" w:author="BHA Regulatory Affairs Unit" w:date="2026-07-29T16:06:00Z">
                <w:r>
                  <w:t>Agencies providing Minor in Possession education and treatment must comply with this Part 4.4.</w:t>
                </w:r>
              </w:ins>
            </w:sdtContent>
          </w:sdt>
        </w:p>
      </w:sdtContent>
    </w:sdt>
    <w:sdt>
      <w:sdtPr>
        <w:tag w:val="goog_rdk_4859"/>
        <w:id w:val="399433680"/>
      </w:sdtPr>
      <w:sdtContent>
        <w:p w14:paraId="00000A37" w14:textId="77777777" w:rsidR="00CF3663" w:rsidRDefault="00000000">
          <w:pPr>
            <w:numPr>
              <w:ilvl w:val="0"/>
              <w:numId w:val="175"/>
            </w:numPr>
            <w:tabs>
              <w:tab w:val="left" w:pos="720"/>
              <w:tab w:val="left" w:pos="1440"/>
            </w:tabs>
            <w:spacing w:before="240"/>
            <w:rPr>
              <w:ins w:id="4872" w:author="BHA Regulatory Affairs Unit" w:date="2026-07-29T16:06:00Z"/>
            </w:rPr>
          </w:pPr>
          <w:sdt>
            <w:sdtPr>
              <w:tag w:val="goog_rdk_4858"/>
              <w:id w:val="1717636945"/>
            </w:sdtPr>
            <w:sdtContent>
              <w:ins w:id="4873" w:author="BHA Regulatory Affairs Unit" w:date="2026-07-29T16:06:00Z">
                <w:r>
                  <w:t>If providing MIP treatment to individuals under eighteen (18) years of age, agencies must receive the Children and Family endorsement and follow the standards of care in Chapter 8 of these Rules.</w:t>
                </w:r>
              </w:ins>
            </w:sdtContent>
          </w:sdt>
        </w:p>
      </w:sdtContent>
    </w:sdt>
    <w:sdt>
      <w:sdtPr>
        <w:tag w:val="goog_rdk_4861"/>
        <w:id w:val="-1941525709"/>
      </w:sdtPr>
      <w:sdtContent>
        <w:p w14:paraId="00000A38" w14:textId="77777777" w:rsidR="00CF3663" w:rsidRDefault="00000000">
          <w:pPr>
            <w:numPr>
              <w:ilvl w:val="0"/>
              <w:numId w:val="175"/>
            </w:numPr>
            <w:tabs>
              <w:tab w:val="left" w:pos="720"/>
              <w:tab w:val="left" w:pos="1440"/>
            </w:tabs>
            <w:spacing w:before="240"/>
            <w:rPr>
              <w:ins w:id="4874" w:author="BHA Regulatory Affairs Unit" w:date="2026-07-29T16:06:00Z"/>
            </w:rPr>
          </w:pPr>
          <w:sdt>
            <w:sdtPr>
              <w:tag w:val="goog_rdk_4860"/>
              <w:id w:val="573855414"/>
            </w:sdtPr>
            <w:sdtContent>
              <w:ins w:id="4875" w:author="BHA Regulatory Affairs Unit" w:date="2026-07-29T16:06:00Z">
                <w:r>
                  <w:t>Agencies must not place an individual with a MIP citation in DUI/DWAI education or therapy groups unless the individual also has a DUI/DWAI offense.</w:t>
                </w:r>
              </w:ins>
            </w:sdtContent>
          </w:sdt>
        </w:p>
      </w:sdtContent>
    </w:sdt>
    <w:sdt>
      <w:sdtPr>
        <w:tag w:val="goog_rdk_4863"/>
        <w:id w:val="923292877"/>
      </w:sdtPr>
      <w:sdtContent>
        <w:p w14:paraId="00000A39" w14:textId="77777777" w:rsidR="00CF3663" w:rsidRDefault="00000000">
          <w:pPr>
            <w:numPr>
              <w:ilvl w:val="0"/>
              <w:numId w:val="175"/>
            </w:numPr>
            <w:tabs>
              <w:tab w:val="left" w:pos="720"/>
              <w:tab w:val="left" w:pos="1440"/>
            </w:tabs>
            <w:spacing w:before="240"/>
            <w:rPr>
              <w:ins w:id="4876" w:author="BHA Regulatory Affairs Unit" w:date="2026-07-29T16:06:00Z"/>
            </w:rPr>
          </w:pPr>
          <w:sdt>
            <w:sdtPr>
              <w:tag w:val="goog_rdk_4862"/>
              <w:id w:val="1434014013"/>
            </w:sdtPr>
            <w:sdtContent>
              <w:ins w:id="4877" w:author="BHA Regulatory Affairs Unit" w:date="2026-07-29T16:06:00Z">
                <w:r>
                  <w:t>All agency education and treatment personnel must have documented training, supervision and experience in lifespan development, prevention, intervention, and treatment approaches.</w:t>
                </w:r>
              </w:ins>
            </w:sdtContent>
          </w:sdt>
        </w:p>
      </w:sdtContent>
    </w:sdt>
    <w:sdt>
      <w:sdtPr>
        <w:tag w:val="goog_rdk_4865"/>
        <w:id w:val="-362493248"/>
      </w:sdtPr>
      <w:sdtContent>
        <w:p w14:paraId="00000A3A" w14:textId="77777777" w:rsidR="00CF3663" w:rsidRDefault="00000000">
          <w:pPr>
            <w:numPr>
              <w:ilvl w:val="0"/>
              <w:numId w:val="175"/>
            </w:numPr>
            <w:tabs>
              <w:tab w:val="left" w:pos="720"/>
              <w:tab w:val="left" w:pos="1440"/>
            </w:tabs>
            <w:spacing w:before="240"/>
            <w:rPr>
              <w:ins w:id="4878" w:author="BHA Regulatory Affairs Unit" w:date="2026-07-29T16:06:00Z"/>
            </w:rPr>
          </w:pPr>
          <w:sdt>
            <w:sdtPr>
              <w:tag w:val="goog_rdk_4864"/>
              <w:id w:val="899754102"/>
            </w:sdtPr>
            <w:sdtContent>
              <w:ins w:id="4879" w:author="BHA Regulatory Affairs Unit" w:date="2026-07-29T16:06:00Z">
                <w:r>
                  <w:t>Individuals that are sixteen (16) years of age and under must be treated in separate groups than those treating individuals seventeen (17) to twenty (20) years old.</w:t>
                </w:r>
              </w:ins>
            </w:sdtContent>
          </w:sdt>
        </w:p>
      </w:sdtContent>
    </w:sdt>
    <w:sdt>
      <w:sdtPr>
        <w:tag w:val="goog_rdk_4867"/>
        <w:id w:val="1938116342"/>
      </w:sdtPr>
      <w:sdtContent>
        <w:p w14:paraId="00000A3B" w14:textId="77777777" w:rsidR="00CF3663" w:rsidRDefault="00000000">
          <w:pPr>
            <w:numPr>
              <w:ilvl w:val="0"/>
              <w:numId w:val="175"/>
            </w:numPr>
            <w:tabs>
              <w:tab w:val="left" w:pos="720"/>
              <w:tab w:val="left" w:pos="1440"/>
            </w:tabs>
            <w:spacing w:before="240"/>
            <w:rPr>
              <w:ins w:id="4880" w:author="BHA Regulatory Affairs Unit" w:date="2026-07-29T16:06:00Z"/>
            </w:rPr>
          </w:pPr>
          <w:sdt>
            <w:sdtPr>
              <w:tag w:val="goog_rdk_4866"/>
              <w:id w:val="-1806165044"/>
            </w:sdtPr>
            <w:sdtContent>
              <w:ins w:id="4881" w:author="BHA Regulatory Affairs Unit" w:date="2026-07-29T16:06:00Z">
                <w:r>
                  <w:t>Agencies must conduct ongoing assessment of progress in education and/or treatment level of care to determine if individuals are in the appropriate service level.</w:t>
                </w:r>
              </w:ins>
            </w:sdtContent>
          </w:sdt>
        </w:p>
      </w:sdtContent>
    </w:sdt>
    <w:sdt>
      <w:sdtPr>
        <w:tag w:val="goog_rdk_4869"/>
        <w:id w:val="-631990510"/>
      </w:sdtPr>
      <w:sdtContent>
        <w:p w14:paraId="00000A3C" w14:textId="77777777" w:rsidR="00CF3663" w:rsidRDefault="00000000">
          <w:pPr>
            <w:keepNext/>
            <w:spacing w:before="240" w:after="60"/>
            <w:ind w:firstLine="0"/>
            <w:rPr>
              <w:ins w:id="4882" w:author="BHA Regulatory Affairs Unit" w:date="2026-07-29T16:06:00Z"/>
              <w:b/>
              <w:bCs/>
            </w:rPr>
          </w:pPr>
          <w:sdt>
            <w:sdtPr>
              <w:tag w:val="goog_rdk_4868"/>
              <w:id w:val="1280685036"/>
            </w:sdtPr>
            <w:sdtContent>
              <w:ins w:id="4883" w:author="BHA Regulatory Affairs Unit" w:date="2026-07-29T16:06:00Z">
                <w:r>
                  <w:rPr>
                    <w:b/>
                    <w:bCs/>
                  </w:rPr>
                  <w:t>4.4.2</w:t>
                </w:r>
                <w:r>
                  <w:rPr>
                    <w:b/>
                    <w:bCs/>
                  </w:rPr>
                  <w:tab/>
                  <w:t>MIP: First Offense Education and Early Intervention</w:t>
                </w:r>
              </w:ins>
            </w:sdtContent>
          </w:sdt>
        </w:p>
      </w:sdtContent>
    </w:sdt>
    <w:sdt>
      <w:sdtPr>
        <w:tag w:val="goog_rdk_4871"/>
        <w:id w:val="980543014"/>
      </w:sdtPr>
      <w:sdtContent>
        <w:p w14:paraId="00000A3D" w14:textId="77777777" w:rsidR="00CF3663" w:rsidRDefault="00000000">
          <w:pPr>
            <w:numPr>
              <w:ilvl w:val="0"/>
              <w:numId w:val="176"/>
            </w:numPr>
            <w:tabs>
              <w:tab w:val="left" w:pos="720"/>
              <w:tab w:val="left" w:pos="1440"/>
            </w:tabs>
            <w:spacing w:before="240"/>
            <w:rPr>
              <w:ins w:id="4884" w:author="BHA Regulatory Affairs Unit" w:date="2026-07-29T16:06:00Z"/>
            </w:rPr>
          </w:pPr>
          <w:sdt>
            <w:sdtPr>
              <w:tag w:val="goog_rdk_4870"/>
              <w:id w:val="386213804"/>
            </w:sdtPr>
            <w:sdtContent>
              <w:ins w:id="4885" w:author="BHA Regulatory Affairs Unit" w:date="2026-07-29T16:06:00Z">
                <w:r>
                  <w:t>MIP education is for individuals who have received their first MIP citation and must be conducted in an outpatient setting and comply with long-term remission monitoring procedures in Part 4.2 of these Rules.</w:t>
                </w:r>
              </w:ins>
            </w:sdtContent>
          </w:sdt>
        </w:p>
      </w:sdtContent>
    </w:sdt>
    <w:sdt>
      <w:sdtPr>
        <w:tag w:val="goog_rdk_4873"/>
        <w:id w:val="1690219438"/>
      </w:sdtPr>
      <w:sdtContent>
        <w:p w14:paraId="00000A3E" w14:textId="77777777" w:rsidR="00CF3663" w:rsidRDefault="00000000">
          <w:pPr>
            <w:numPr>
              <w:ilvl w:val="0"/>
              <w:numId w:val="176"/>
            </w:numPr>
            <w:tabs>
              <w:tab w:val="left" w:pos="720"/>
              <w:tab w:val="left" w:pos="1440"/>
            </w:tabs>
            <w:spacing w:before="240"/>
            <w:rPr>
              <w:ins w:id="4886" w:author="BHA Regulatory Affairs Unit" w:date="2026-07-29T16:06:00Z"/>
            </w:rPr>
          </w:pPr>
          <w:sdt>
            <w:sdtPr>
              <w:tag w:val="goog_rdk_4872"/>
              <w:id w:val="-1938933173"/>
            </w:sdtPr>
            <w:sdtContent>
              <w:ins w:id="4887" w:author="BHA Regulatory Affairs Unit" w:date="2026-07-29T16:06:00Z">
                <w:r>
                  <w:t>MIP education must be at least eight (8) hours, completed over no less than a two (2) day period with no more than four (4) hours of education per day.</w:t>
                </w:r>
              </w:ins>
            </w:sdtContent>
          </w:sdt>
        </w:p>
      </w:sdtContent>
    </w:sdt>
    <w:sdt>
      <w:sdtPr>
        <w:tag w:val="goog_rdk_4875"/>
        <w:id w:val="701470100"/>
      </w:sdtPr>
      <w:sdtContent>
        <w:p w14:paraId="00000A3F" w14:textId="77777777" w:rsidR="00CF3663" w:rsidRDefault="00000000">
          <w:pPr>
            <w:numPr>
              <w:ilvl w:val="0"/>
              <w:numId w:val="176"/>
            </w:numPr>
            <w:tabs>
              <w:tab w:val="left" w:pos="720"/>
              <w:tab w:val="left" w:pos="1440"/>
            </w:tabs>
            <w:spacing w:before="240"/>
            <w:rPr>
              <w:ins w:id="4888" w:author="BHA Regulatory Affairs Unit" w:date="2026-07-29T16:06:00Z"/>
            </w:rPr>
          </w:pPr>
          <w:sdt>
            <w:sdtPr>
              <w:tag w:val="goog_rdk_4874"/>
              <w:id w:val="1786087264"/>
            </w:sdtPr>
            <w:sdtContent>
              <w:ins w:id="4889" w:author="BHA Regulatory Affairs Unit" w:date="2026-07-29T16:06:00Z">
                <w:r>
                  <w:t>Education topics must include:</w:t>
                </w:r>
              </w:ins>
            </w:sdtContent>
          </w:sdt>
        </w:p>
      </w:sdtContent>
    </w:sdt>
    <w:sdt>
      <w:sdtPr>
        <w:tag w:val="goog_rdk_4877"/>
        <w:id w:val="-1936045539"/>
      </w:sdtPr>
      <w:sdtContent>
        <w:p w14:paraId="00000A40" w14:textId="77777777" w:rsidR="00CF3663" w:rsidRDefault="00000000">
          <w:pPr>
            <w:numPr>
              <w:ilvl w:val="1"/>
              <w:numId w:val="176"/>
            </w:numPr>
            <w:tabs>
              <w:tab w:val="left" w:pos="720"/>
              <w:tab w:val="left" w:pos="1440"/>
            </w:tabs>
            <w:spacing w:before="240"/>
            <w:rPr>
              <w:ins w:id="4890" w:author="BHA Regulatory Affairs Unit" w:date="2026-07-29T16:06:00Z"/>
            </w:rPr>
          </w:pPr>
          <w:sdt>
            <w:sdtPr>
              <w:tag w:val="goog_rdk_4876"/>
              <w:id w:val="1161700010"/>
            </w:sdtPr>
            <w:sdtContent>
              <w:ins w:id="4891" w:author="BHA Regulatory Affairs Unit" w:date="2026-07-29T16:06:00Z">
                <w:r>
                  <w:t>Current legal consequences for additional MIP citations;</w:t>
                </w:r>
              </w:ins>
            </w:sdtContent>
          </w:sdt>
        </w:p>
      </w:sdtContent>
    </w:sdt>
    <w:sdt>
      <w:sdtPr>
        <w:tag w:val="goog_rdk_4879"/>
        <w:id w:val="646744486"/>
      </w:sdtPr>
      <w:sdtContent>
        <w:p w14:paraId="00000A41" w14:textId="77777777" w:rsidR="00CF3663" w:rsidRDefault="00000000">
          <w:pPr>
            <w:numPr>
              <w:ilvl w:val="1"/>
              <w:numId w:val="176"/>
            </w:numPr>
            <w:tabs>
              <w:tab w:val="left" w:pos="720"/>
              <w:tab w:val="left" w:pos="1440"/>
            </w:tabs>
            <w:spacing w:before="240"/>
            <w:rPr>
              <w:ins w:id="4892" w:author="BHA Regulatory Affairs Unit" w:date="2026-07-29T16:06:00Z"/>
            </w:rPr>
          </w:pPr>
          <w:sdt>
            <w:sdtPr>
              <w:tag w:val="goog_rdk_4878"/>
              <w:id w:val="71047114"/>
            </w:sdtPr>
            <w:sdtContent>
              <w:ins w:id="4893" w:author="BHA Regulatory Affairs Unit" w:date="2026-07-29T16:06:00Z">
                <w:r>
                  <w:t>Resources or referrals for treatment level services, when indicated;</w:t>
                </w:r>
              </w:ins>
            </w:sdtContent>
          </w:sdt>
        </w:p>
      </w:sdtContent>
    </w:sdt>
    <w:sdt>
      <w:sdtPr>
        <w:tag w:val="goog_rdk_4881"/>
        <w:id w:val="-629882395"/>
      </w:sdtPr>
      <w:sdtContent>
        <w:p w14:paraId="00000A42" w14:textId="77777777" w:rsidR="00CF3663" w:rsidRDefault="00000000">
          <w:pPr>
            <w:numPr>
              <w:ilvl w:val="1"/>
              <w:numId w:val="176"/>
            </w:numPr>
            <w:tabs>
              <w:tab w:val="left" w:pos="720"/>
              <w:tab w:val="left" w:pos="1440"/>
            </w:tabs>
            <w:spacing w:before="240"/>
            <w:rPr>
              <w:ins w:id="4894" w:author="BHA Regulatory Affairs Unit" w:date="2026-07-29T16:06:00Z"/>
            </w:rPr>
          </w:pPr>
          <w:sdt>
            <w:sdtPr>
              <w:tag w:val="goog_rdk_4880"/>
              <w:id w:val="-1602633038"/>
            </w:sdtPr>
            <w:sdtContent>
              <w:ins w:id="4895" w:author="BHA Regulatory Affairs Unit" w:date="2026-07-29T16:06:00Z">
                <w:r>
                  <w:t>Developmental impact of early onset substance use and subsequent impact on the developing brain;</w:t>
                </w:r>
              </w:ins>
            </w:sdtContent>
          </w:sdt>
        </w:p>
      </w:sdtContent>
    </w:sdt>
    <w:sdt>
      <w:sdtPr>
        <w:tag w:val="goog_rdk_4883"/>
        <w:id w:val="-2027842272"/>
      </w:sdtPr>
      <w:sdtContent>
        <w:p w14:paraId="00000A43" w14:textId="77777777" w:rsidR="00CF3663" w:rsidRDefault="00000000">
          <w:pPr>
            <w:numPr>
              <w:ilvl w:val="1"/>
              <w:numId w:val="176"/>
            </w:numPr>
            <w:tabs>
              <w:tab w:val="left" w:pos="720"/>
              <w:tab w:val="left" w:pos="1440"/>
            </w:tabs>
            <w:spacing w:before="240"/>
            <w:rPr>
              <w:ins w:id="4896" w:author="BHA Regulatory Affairs Unit" w:date="2026-07-29T16:06:00Z"/>
            </w:rPr>
          </w:pPr>
          <w:sdt>
            <w:sdtPr>
              <w:tag w:val="goog_rdk_4882"/>
              <w:id w:val="612028931"/>
            </w:sdtPr>
            <w:sdtContent>
              <w:ins w:id="4897" w:author="BHA Regulatory Affairs Unit" w:date="2026-07-29T16:06:00Z">
                <w:r>
                  <w:t>Physiological effect of alcohol and other drug use;</w:t>
                </w:r>
              </w:ins>
            </w:sdtContent>
          </w:sdt>
        </w:p>
      </w:sdtContent>
    </w:sdt>
    <w:sdt>
      <w:sdtPr>
        <w:tag w:val="goog_rdk_4885"/>
        <w:id w:val="1242887048"/>
      </w:sdtPr>
      <w:sdtContent>
        <w:p w14:paraId="00000A44" w14:textId="77777777" w:rsidR="00CF3663" w:rsidRDefault="00000000">
          <w:pPr>
            <w:numPr>
              <w:ilvl w:val="1"/>
              <w:numId w:val="176"/>
            </w:numPr>
            <w:tabs>
              <w:tab w:val="left" w:pos="720"/>
              <w:tab w:val="left" w:pos="1440"/>
            </w:tabs>
            <w:spacing w:before="240"/>
            <w:rPr>
              <w:ins w:id="4898" w:author="BHA Regulatory Affairs Unit" w:date="2026-07-29T16:06:00Z"/>
            </w:rPr>
          </w:pPr>
          <w:sdt>
            <w:sdtPr>
              <w:tag w:val="goog_rdk_4884"/>
              <w:id w:val="-1727788701"/>
            </w:sdtPr>
            <w:sdtContent>
              <w:ins w:id="4899" w:author="BHA Regulatory Affairs Unit" w:date="2026-07-29T16:06:00Z">
                <w:r>
                  <w:t>Refusal skills; and</w:t>
                </w:r>
              </w:ins>
            </w:sdtContent>
          </w:sdt>
        </w:p>
      </w:sdtContent>
    </w:sdt>
    <w:sdt>
      <w:sdtPr>
        <w:tag w:val="goog_rdk_4887"/>
        <w:id w:val="2137625521"/>
      </w:sdtPr>
      <w:sdtContent>
        <w:p w14:paraId="00000A45" w14:textId="77777777" w:rsidR="00CF3663" w:rsidRDefault="00000000">
          <w:pPr>
            <w:numPr>
              <w:ilvl w:val="1"/>
              <w:numId w:val="176"/>
            </w:numPr>
            <w:tabs>
              <w:tab w:val="left" w:pos="720"/>
              <w:tab w:val="left" w:pos="1440"/>
            </w:tabs>
            <w:spacing w:before="240"/>
            <w:rPr>
              <w:ins w:id="4900" w:author="BHA Regulatory Affairs Unit" w:date="2026-07-29T16:06:00Z"/>
            </w:rPr>
          </w:pPr>
          <w:sdt>
            <w:sdtPr>
              <w:tag w:val="goog_rdk_4886"/>
              <w:id w:val="2054358825"/>
            </w:sdtPr>
            <w:sdtContent>
              <w:ins w:id="4901" w:author="BHA Regulatory Affairs Unit" w:date="2026-07-29T16:06:00Z">
                <w:r>
                  <w:t>Avoidance of high-risk situations.</w:t>
                </w:r>
              </w:ins>
            </w:sdtContent>
          </w:sdt>
        </w:p>
      </w:sdtContent>
    </w:sdt>
    <w:sdt>
      <w:sdtPr>
        <w:tag w:val="goog_rdk_4889"/>
        <w:id w:val="-478785734"/>
      </w:sdtPr>
      <w:sdtContent>
        <w:p w14:paraId="00000A46" w14:textId="77777777" w:rsidR="00CF3663" w:rsidRDefault="00000000">
          <w:pPr>
            <w:numPr>
              <w:ilvl w:val="0"/>
              <w:numId w:val="176"/>
            </w:numPr>
            <w:tabs>
              <w:tab w:val="left" w:pos="720"/>
              <w:tab w:val="left" w:pos="1440"/>
            </w:tabs>
            <w:spacing w:before="240"/>
            <w:rPr>
              <w:ins w:id="4902" w:author="BHA Regulatory Affairs Unit" w:date="2026-07-29T16:06:00Z"/>
            </w:rPr>
          </w:pPr>
          <w:sdt>
            <w:sdtPr>
              <w:tag w:val="goog_rdk_4888"/>
              <w:id w:val="145601403"/>
            </w:sdtPr>
            <w:sdtContent>
              <w:ins w:id="4903" w:author="BHA Regulatory Affairs Unit" w:date="2026-07-29T16:06:00Z">
                <w:r>
                  <w:t>For children, agencies must include and document a minimum of two (2) hours of parental or legal guardian involvement, unless contraindicated, and document the determination to not include parental or guardian involvement and reasoning for this determination.</w:t>
                </w:r>
              </w:ins>
            </w:sdtContent>
          </w:sdt>
        </w:p>
      </w:sdtContent>
    </w:sdt>
    <w:sdt>
      <w:sdtPr>
        <w:tag w:val="goog_rdk_4891"/>
        <w:id w:val="1101744944"/>
      </w:sdtPr>
      <w:sdtContent>
        <w:p w14:paraId="00000A47" w14:textId="77777777" w:rsidR="00CF3663" w:rsidRDefault="00000000">
          <w:pPr>
            <w:keepNext/>
            <w:spacing w:before="240" w:after="60"/>
            <w:ind w:firstLine="0"/>
            <w:rPr>
              <w:ins w:id="4904" w:author="BHA Regulatory Affairs Unit" w:date="2026-07-29T16:06:00Z"/>
              <w:b/>
              <w:bCs/>
            </w:rPr>
          </w:pPr>
          <w:sdt>
            <w:sdtPr>
              <w:tag w:val="goog_rdk_4890"/>
              <w:id w:val="-680208784"/>
            </w:sdtPr>
            <w:sdtContent>
              <w:ins w:id="4905" w:author="BHA Regulatory Affairs Unit" w:date="2026-07-29T16:06:00Z">
                <w:r>
                  <w:rPr>
                    <w:b/>
                    <w:bCs/>
                  </w:rPr>
                  <w:t>4.4.3</w:t>
                </w:r>
                <w:r>
                  <w:rPr>
                    <w:b/>
                    <w:bCs/>
                  </w:rPr>
                  <w:tab/>
                  <w:t>MIP: Second and Subsequent Offense Outpatient Treatment</w:t>
                </w:r>
              </w:ins>
            </w:sdtContent>
          </w:sdt>
        </w:p>
      </w:sdtContent>
    </w:sdt>
    <w:sdt>
      <w:sdtPr>
        <w:tag w:val="goog_rdk_4893"/>
        <w:id w:val="-1356031435"/>
      </w:sdtPr>
      <w:sdtContent>
        <w:p w14:paraId="00000A48" w14:textId="77777777" w:rsidR="00CF3663" w:rsidRDefault="00000000">
          <w:pPr>
            <w:numPr>
              <w:ilvl w:val="0"/>
              <w:numId w:val="177"/>
            </w:numPr>
            <w:tabs>
              <w:tab w:val="left" w:pos="720"/>
              <w:tab w:val="left" w:pos="1440"/>
            </w:tabs>
            <w:spacing w:before="240"/>
            <w:rPr>
              <w:ins w:id="4906" w:author="BHA Regulatory Affairs Unit" w:date="2026-07-29T16:06:00Z"/>
            </w:rPr>
          </w:pPr>
          <w:sdt>
            <w:sdtPr>
              <w:tag w:val="goog_rdk_4892"/>
              <w:id w:val="-1736182654"/>
            </w:sdtPr>
            <w:sdtContent>
              <w:ins w:id="4907" w:author="BHA Regulatory Affairs Unit" w:date="2026-07-29T16:06:00Z">
                <w:r>
                  <w:t>In addition to the provisions outlined in this Part 4.4.3, agencies providing MIP outpatient treatment must also comply with Part 4.3.</w:t>
                </w:r>
              </w:ins>
            </w:sdtContent>
          </w:sdt>
        </w:p>
      </w:sdtContent>
    </w:sdt>
    <w:sdt>
      <w:sdtPr>
        <w:tag w:val="goog_rdk_4895"/>
        <w:id w:val="21042103"/>
      </w:sdtPr>
      <w:sdtContent>
        <w:p w14:paraId="00000A49" w14:textId="77777777" w:rsidR="00CF3663" w:rsidRDefault="00000000">
          <w:pPr>
            <w:numPr>
              <w:ilvl w:val="0"/>
              <w:numId w:val="177"/>
            </w:numPr>
            <w:tabs>
              <w:tab w:val="left" w:pos="720"/>
              <w:tab w:val="left" w:pos="1440"/>
            </w:tabs>
            <w:spacing w:before="240"/>
            <w:rPr>
              <w:ins w:id="4908" w:author="BHA Regulatory Affairs Unit" w:date="2026-07-29T16:06:00Z"/>
            </w:rPr>
          </w:pPr>
          <w:sdt>
            <w:sdtPr>
              <w:tag w:val="goog_rdk_4894"/>
              <w:id w:val="1304192871"/>
            </w:sdtPr>
            <w:sdtContent>
              <w:ins w:id="4909" w:author="BHA Regulatory Affairs Unit" w:date="2026-07-29T16:06:00Z">
                <w:r>
                  <w:t>Second offense MIP therapy must be conducted in an outpatient setting, must be a minimum of twelve (12) hours in duration over eight (8) weeks, and must not exceed ninety (90) minute sessions, excluding breaks and administrative procedures.</w:t>
                </w:r>
              </w:ins>
            </w:sdtContent>
          </w:sdt>
        </w:p>
      </w:sdtContent>
    </w:sdt>
    <w:sdt>
      <w:sdtPr>
        <w:tag w:val="goog_rdk_4897"/>
        <w:id w:val="-450808636"/>
      </w:sdtPr>
      <w:sdtContent>
        <w:p w14:paraId="00000A4A" w14:textId="77777777" w:rsidR="00CF3663" w:rsidRDefault="00000000">
          <w:pPr>
            <w:numPr>
              <w:ilvl w:val="0"/>
              <w:numId w:val="177"/>
            </w:numPr>
            <w:tabs>
              <w:tab w:val="left" w:pos="720"/>
              <w:tab w:val="left" w:pos="1440"/>
            </w:tabs>
            <w:spacing w:before="240"/>
            <w:rPr>
              <w:ins w:id="4910" w:author="BHA Regulatory Affairs Unit" w:date="2026-07-29T16:06:00Z"/>
            </w:rPr>
          </w:pPr>
          <w:sdt>
            <w:sdtPr>
              <w:tag w:val="goog_rdk_4896"/>
              <w:id w:val="2091435033"/>
            </w:sdtPr>
            <w:sdtContent>
              <w:ins w:id="4911" w:author="BHA Regulatory Affairs Unit" w:date="2026-07-29T16:06:00Z">
                <w:r>
                  <w:t>Agencies must complete an individualized service plan, with each individual in accordance with Parts 1.17.4 and 8.5 of these Rules.</w:t>
                </w:r>
              </w:ins>
            </w:sdtContent>
          </w:sdt>
        </w:p>
      </w:sdtContent>
    </w:sdt>
    <w:sdt>
      <w:sdtPr>
        <w:tag w:val="goog_rdk_4899"/>
        <w:id w:val="623367088"/>
      </w:sdtPr>
      <w:sdtContent>
        <w:p w14:paraId="00000A4B" w14:textId="77777777" w:rsidR="00CF3663" w:rsidRDefault="00000000">
          <w:pPr>
            <w:numPr>
              <w:ilvl w:val="0"/>
              <w:numId w:val="177"/>
            </w:numPr>
            <w:tabs>
              <w:tab w:val="left" w:pos="720"/>
              <w:tab w:val="left" w:pos="1440"/>
            </w:tabs>
            <w:spacing w:before="240"/>
            <w:rPr>
              <w:ins w:id="4912" w:author="BHA Regulatory Affairs Unit" w:date="2026-07-29T16:06:00Z"/>
            </w:rPr>
          </w:pPr>
          <w:sdt>
            <w:sdtPr>
              <w:tag w:val="goog_rdk_4898"/>
              <w:id w:val="356889320"/>
            </w:sdtPr>
            <w:sdtContent>
              <w:ins w:id="4913" w:author="BHA Regulatory Affairs Unit" w:date="2026-07-29T16:06:00Z">
                <w:r>
                  <w:t xml:space="preserve">For children, agencies must include and document a minimum of four (4) hours of parental or legal guardian involvement, unless contraindicated, and document </w:t>
                </w:r>
                <w:r>
                  <w:lastRenderedPageBreak/>
                  <w:t>the determination to not include parental or guardian involvement and reasoning for this determination.</w:t>
                </w:r>
              </w:ins>
            </w:sdtContent>
          </w:sdt>
        </w:p>
      </w:sdtContent>
    </w:sdt>
    <w:sdt>
      <w:sdtPr>
        <w:tag w:val="goog_rdk_4901"/>
        <w:id w:val="1636241847"/>
      </w:sdtPr>
      <w:sdtContent>
        <w:p w14:paraId="00000A4C" w14:textId="77777777" w:rsidR="00CF3663" w:rsidRDefault="00000000">
          <w:pPr>
            <w:numPr>
              <w:ilvl w:val="0"/>
              <w:numId w:val="177"/>
            </w:numPr>
            <w:tabs>
              <w:tab w:val="left" w:pos="720"/>
              <w:tab w:val="left" w:pos="1440"/>
            </w:tabs>
            <w:spacing w:before="240"/>
            <w:rPr>
              <w:ins w:id="4914" w:author="BHA Regulatory Affairs Unit" w:date="2026-07-29T16:06:00Z"/>
            </w:rPr>
          </w:pPr>
          <w:sdt>
            <w:sdtPr>
              <w:tag w:val="goog_rdk_4900"/>
              <w:id w:val="2002204441"/>
            </w:sdtPr>
            <w:sdtContent>
              <w:ins w:id="4915" w:author="BHA Regulatory Affairs Unit" w:date="2026-07-29T16:06:00Z">
                <w:r>
                  <w:t>For third and subsequent minor in possession offenses, agencies shall conduct a comprehensive assessment to determine substance use disorder treatment needs of the individual.</w:t>
                </w:r>
              </w:ins>
            </w:sdtContent>
          </w:sdt>
        </w:p>
      </w:sdtContent>
    </w:sdt>
    <w:sdt>
      <w:sdtPr>
        <w:tag w:val="goog_rdk_4903"/>
        <w:id w:val="139009546"/>
      </w:sdtPr>
      <w:sdtContent>
        <w:p w14:paraId="00000A4D" w14:textId="77777777" w:rsidR="00CF3663" w:rsidRDefault="00000000">
          <w:pPr>
            <w:numPr>
              <w:ilvl w:val="0"/>
              <w:numId w:val="177"/>
            </w:numPr>
            <w:tabs>
              <w:tab w:val="left" w:pos="720"/>
              <w:tab w:val="left" w:pos="1440"/>
            </w:tabs>
            <w:spacing w:before="240"/>
            <w:rPr>
              <w:ins w:id="4916" w:author="BHA Regulatory Affairs Unit" w:date="2026-07-29T16:06:00Z"/>
            </w:rPr>
          </w:pPr>
          <w:sdt>
            <w:sdtPr>
              <w:tag w:val="goog_rdk_4902"/>
              <w:id w:val="939911640"/>
            </w:sdtPr>
            <w:sdtContent>
              <w:ins w:id="4917" w:author="BHA Regulatory Affairs Unit" w:date="2026-07-29T16:06:00Z">
                <w:r>
                  <w:t>Third and subsequent MIP outpatient treatment must be conducted at a minimum of twenty (20) hours of substance use disorder treatment over a minimum thirteen (13) week period, as determined by the assessment. Groups must not exceed ninety (90) minutes in duration.</w:t>
                </w:r>
              </w:ins>
            </w:sdtContent>
          </w:sdt>
        </w:p>
      </w:sdtContent>
    </w:sdt>
    <w:sdt>
      <w:sdtPr>
        <w:tag w:val="goog_rdk_4905"/>
        <w:id w:val="-115684781"/>
      </w:sdtPr>
      <w:sdtContent>
        <w:p w14:paraId="00000A4E" w14:textId="77777777" w:rsidR="00CF3663" w:rsidRDefault="00000000">
          <w:pPr>
            <w:numPr>
              <w:ilvl w:val="0"/>
              <w:numId w:val="177"/>
            </w:numPr>
            <w:tabs>
              <w:tab w:val="left" w:pos="720"/>
              <w:tab w:val="left" w:pos="1440"/>
            </w:tabs>
            <w:spacing w:before="240"/>
            <w:rPr>
              <w:ins w:id="4918" w:author="BHA Regulatory Affairs Unit" w:date="2026-07-29T16:06:00Z"/>
            </w:rPr>
          </w:pPr>
          <w:sdt>
            <w:sdtPr>
              <w:tag w:val="goog_rdk_4904"/>
              <w:id w:val="1693095235"/>
            </w:sdtPr>
            <w:sdtContent>
              <w:ins w:id="4919" w:author="BHA Regulatory Affairs Unit" w:date="2026-07-29T16:06:00Z">
                <w:r>
                  <w:t>Additional assessed service offerings and referral(s) must be offered to meet the needs of the individual and family members, when determined by the assessment.</w:t>
                </w:r>
              </w:ins>
            </w:sdtContent>
          </w:sdt>
        </w:p>
      </w:sdtContent>
    </w:sdt>
    <w:sdt>
      <w:sdtPr>
        <w:tag w:val="goog_rdk_4908"/>
        <w:id w:val="-155249505"/>
      </w:sdtPr>
      <w:sdtContent>
        <w:p w14:paraId="00000A4F" w14:textId="77777777" w:rsidR="00CF3663" w:rsidRDefault="00000000">
          <w:pPr>
            <w:keepNext/>
            <w:spacing w:before="240" w:after="60"/>
            <w:ind w:firstLine="0"/>
            <w:rPr>
              <w:ins w:id="4920" w:author="BHA Regulatory Affairs Unit" w:date="2026-07-29T16:06:00Z"/>
              <w:b/>
              <w:bCs/>
            </w:rPr>
          </w:pPr>
          <w:sdt>
            <w:sdtPr>
              <w:tag w:val="goog_rdk_4906"/>
              <w:id w:val="629916517"/>
            </w:sdtPr>
            <w:sdtContent>
              <w:ins w:id="4921" w:author="BHA Regulatory Affairs Unit" w:date="2026-07-29T16:06:00Z">
                <w:r>
                  <w:rPr>
                    <w:b/>
                    <w:bCs/>
                  </w:rPr>
                  <w:t>4.5</w:t>
                </w:r>
                <w:r>
                  <w:rPr>
                    <w:b/>
                    <w:bCs/>
                  </w:rPr>
                  <w:tab/>
                </w:r>
              </w:ins>
              <w:sdt>
                <w:sdtPr>
                  <w:tag w:val="goog_rdk_4907"/>
                  <w:id w:val="-1228730302"/>
                </w:sdtPr>
                <w:sdtContent>
                  <w:commentRangeStart w:id="4922"/>
                </w:sdtContent>
              </w:sdt>
              <w:ins w:id="4923" w:author="BHA Regulatory Affairs Unit" w:date="2026-07-29T16:06:00Z">
                <w:r>
                  <w:rPr>
                    <w:b/>
                    <w:bCs/>
                  </w:rPr>
                  <w:t>Medically Managed Outpatient Treatment (MMOP)</w:t>
                </w:r>
                <w:commentRangeEnd w:id="4922"/>
                <w:r>
                  <w:rPr>
                    <w:rStyle w:val="CommentReference"/>
                    <w:sz w:val="24"/>
                    <w:szCs w:val="24"/>
                  </w:rPr>
                  <w:commentReference w:id="4922"/>
                </w:r>
              </w:ins>
            </w:sdtContent>
          </w:sdt>
        </w:p>
      </w:sdtContent>
    </w:sdt>
    <w:sdt>
      <w:sdtPr>
        <w:tag w:val="goog_rdk_4910"/>
        <w:id w:val="-66699399"/>
      </w:sdtPr>
      <w:sdtContent>
        <w:p w14:paraId="00000A50" w14:textId="77777777" w:rsidR="00CF3663" w:rsidRDefault="00000000">
          <w:pPr>
            <w:keepNext/>
            <w:spacing w:before="240" w:after="60"/>
            <w:ind w:firstLine="0"/>
            <w:rPr>
              <w:ins w:id="4924" w:author="BHA Regulatory Affairs Unit" w:date="2026-07-29T16:06:00Z"/>
              <w:b/>
              <w:bCs/>
            </w:rPr>
          </w:pPr>
          <w:sdt>
            <w:sdtPr>
              <w:tag w:val="goog_rdk_4909"/>
              <w:id w:val="392428323"/>
            </w:sdtPr>
            <w:sdtContent>
              <w:ins w:id="4925" w:author="BHA Regulatory Affairs Unit" w:date="2026-07-29T16:06:00Z">
                <w:r>
                  <w:rPr>
                    <w:b/>
                    <w:bCs/>
                  </w:rPr>
                  <w:t>4.5.1</w:t>
                </w:r>
                <w:r>
                  <w:rPr>
                    <w:b/>
                    <w:bCs/>
                  </w:rPr>
                  <w:tab/>
                  <w:t>Applicability</w:t>
                </w:r>
              </w:ins>
            </w:sdtContent>
          </w:sdt>
        </w:p>
      </w:sdtContent>
    </w:sdt>
    <w:sdt>
      <w:sdtPr>
        <w:tag w:val="goog_rdk_4912"/>
        <w:id w:val="-1697683961"/>
      </w:sdtPr>
      <w:sdtContent>
        <w:p w14:paraId="00000A51" w14:textId="77777777" w:rsidR="00CF3663" w:rsidRDefault="00000000">
          <w:pPr>
            <w:numPr>
              <w:ilvl w:val="0"/>
              <w:numId w:val="178"/>
            </w:numPr>
            <w:tabs>
              <w:tab w:val="left" w:pos="720"/>
              <w:tab w:val="left" w:pos="1440"/>
            </w:tabs>
            <w:spacing w:before="240"/>
            <w:rPr>
              <w:ins w:id="4926" w:author="BHA Regulatory Affairs Unit" w:date="2026-07-29T16:06:00Z"/>
            </w:rPr>
          </w:pPr>
          <w:sdt>
            <w:sdtPr>
              <w:tag w:val="goog_rdk_4911"/>
              <w:id w:val="-532662623"/>
            </w:sdtPr>
            <w:sdtContent>
              <w:ins w:id="4927" w:author="BHA Regulatory Affairs Unit" w:date="2026-07-29T16:06:00Z">
                <w:r>
                  <w:t>This Part 4.5 establishes standards for agencies that provide medically managed outpatient treatment (MMOP) services, which includes ASAM Level 1.7 services. Agencies providing MMOP services must meet the standards in this Part 4.5.</w:t>
                </w:r>
              </w:ins>
            </w:sdtContent>
          </w:sdt>
        </w:p>
      </w:sdtContent>
    </w:sdt>
    <w:sdt>
      <w:sdtPr>
        <w:tag w:val="goog_rdk_4914"/>
        <w:id w:val="911977082"/>
      </w:sdtPr>
      <w:sdtContent>
        <w:p w14:paraId="00000A52" w14:textId="77777777" w:rsidR="00CF3663" w:rsidRDefault="00000000">
          <w:pPr>
            <w:numPr>
              <w:ilvl w:val="1"/>
              <w:numId w:val="178"/>
            </w:numPr>
            <w:tabs>
              <w:tab w:val="left" w:pos="720"/>
              <w:tab w:val="left" w:pos="1440"/>
            </w:tabs>
            <w:spacing w:before="240"/>
            <w:rPr>
              <w:ins w:id="4928" w:author="BHA Regulatory Affairs Unit" w:date="2026-07-29T16:06:00Z"/>
            </w:rPr>
          </w:pPr>
          <w:sdt>
            <w:sdtPr>
              <w:tag w:val="goog_rdk_4913"/>
              <w:id w:val="361325648"/>
            </w:sdtPr>
            <w:sdtContent>
              <w:ins w:id="4929" w:author="BHA Regulatory Affairs Unit" w:date="2026-07-29T16:06:00Z">
                <w:r>
                  <w:t>The treatment type for agencies providing MMOP services must be either substance use disorder or co-occurring, as defined in Part 1.2.1 of these Rules.</w:t>
                </w:r>
              </w:ins>
            </w:sdtContent>
          </w:sdt>
        </w:p>
      </w:sdtContent>
    </w:sdt>
    <w:sdt>
      <w:sdtPr>
        <w:tag w:val="goog_rdk_4916"/>
        <w:id w:val="1548386629"/>
      </w:sdtPr>
      <w:sdtContent>
        <w:p w14:paraId="00000A53" w14:textId="77777777" w:rsidR="00CF3663" w:rsidRDefault="00000000">
          <w:pPr>
            <w:numPr>
              <w:ilvl w:val="1"/>
              <w:numId w:val="178"/>
            </w:numPr>
            <w:tabs>
              <w:tab w:val="left" w:pos="720"/>
              <w:tab w:val="left" w:pos="1440"/>
            </w:tabs>
            <w:spacing w:before="240"/>
            <w:rPr>
              <w:ins w:id="4930" w:author="BHA Regulatory Affairs Unit" w:date="2026-07-29T16:06:00Z"/>
            </w:rPr>
          </w:pPr>
          <w:sdt>
            <w:sdtPr>
              <w:tag w:val="goog_rdk_4915"/>
              <w:id w:val="1677982447"/>
            </w:sdtPr>
            <w:sdtContent>
              <w:ins w:id="4931" w:author="BHA Regulatory Affairs Unit" w:date="2026-07-29T16:06:00Z">
                <w:r>
                  <w:t>Agencies that partner with another behavioral health provider for the psychosocial services required at this level of care must have an active formal affiliation.</w:t>
                </w:r>
              </w:ins>
            </w:sdtContent>
          </w:sdt>
        </w:p>
      </w:sdtContent>
    </w:sdt>
    <w:sdt>
      <w:sdtPr>
        <w:tag w:val="goog_rdk_4918"/>
        <w:id w:val="-191829298"/>
      </w:sdtPr>
      <w:sdtContent>
        <w:p w14:paraId="00000A54" w14:textId="77777777" w:rsidR="00CF3663" w:rsidRDefault="00000000">
          <w:pPr>
            <w:numPr>
              <w:ilvl w:val="2"/>
              <w:numId w:val="178"/>
            </w:numPr>
            <w:tabs>
              <w:tab w:val="left" w:pos="720"/>
              <w:tab w:val="left" w:pos="1440"/>
            </w:tabs>
            <w:spacing w:before="240"/>
            <w:rPr>
              <w:ins w:id="4932" w:author="BHA Regulatory Affairs Unit" w:date="2026-07-29T16:06:00Z"/>
            </w:rPr>
          </w:pPr>
          <w:sdt>
            <w:sdtPr>
              <w:tag w:val="goog_rdk_4917"/>
              <w:id w:val="-1157069760"/>
            </w:sdtPr>
            <w:sdtContent>
              <w:ins w:id="4933" w:author="BHA Regulatory Affairs Unit" w:date="2026-07-29T16:06:00Z">
                <w:r>
                  <w:t>This formal affiliation must reflect the MMOP-endorsed agency’s responsibility for ensuring compliance with these Rules. This includes, but is not limited to, regulatory responsibility and oversight of psychosocial treatment services and document retention. Documentation of this formal affiliation must be available to BHA upon request.</w:t>
                </w:r>
              </w:ins>
            </w:sdtContent>
          </w:sdt>
        </w:p>
      </w:sdtContent>
    </w:sdt>
    <w:sdt>
      <w:sdtPr>
        <w:tag w:val="goog_rdk_4920"/>
        <w:id w:val="-1136567678"/>
      </w:sdtPr>
      <w:sdtContent>
        <w:p w14:paraId="00000A55" w14:textId="77777777" w:rsidR="00CF3663" w:rsidRDefault="00000000">
          <w:pPr>
            <w:numPr>
              <w:ilvl w:val="0"/>
              <w:numId w:val="178"/>
            </w:numPr>
            <w:tabs>
              <w:tab w:val="left" w:pos="720"/>
              <w:tab w:val="left" w:pos="1440"/>
            </w:tabs>
            <w:spacing w:before="240"/>
            <w:rPr>
              <w:ins w:id="4934" w:author="BHA Regulatory Affairs Unit" w:date="2026-07-29T16:06:00Z"/>
            </w:rPr>
          </w:pPr>
          <w:sdt>
            <w:sdtPr>
              <w:tag w:val="goog_rdk_4919"/>
              <w:id w:val="-2012962048"/>
            </w:sdtPr>
            <w:sdtContent>
              <w:ins w:id="4935" w:author="BHA Regulatory Affairs Unit" w:date="2026-07-29T16:06:00Z">
                <w:r>
                  <w:t>Agencies providing MMOP services must hold a Behavioral Health Entity (BHE) license, and provide services:</w:t>
                </w:r>
              </w:ins>
            </w:sdtContent>
          </w:sdt>
        </w:p>
      </w:sdtContent>
    </w:sdt>
    <w:sdt>
      <w:sdtPr>
        <w:tag w:val="goog_rdk_4922"/>
        <w:id w:val="-1182569669"/>
      </w:sdtPr>
      <w:sdtContent>
        <w:p w14:paraId="00000A56" w14:textId="77777777" w:rsidR="00CF3663" w:rsidRDefault="00000000">
          <w:pPr>
            <w:numPr>
              <w:ilvl w:val="1"/>
              <w:numId w:val="178"/>
            </w:numPr>
            <w:tabs>
              <w:tab w:val="left" w:pos="720"/>
              <w:tab w:val="left" w:pos="1440"/>
            </w:tabs>
            <w:spacing w:before="240"/>
            <w:rPr>
              <w:ins w:id="4936" w:author="BHA Regulatory Affairs Unit" w:date="2026-07-29T16:06:00Z"/>
            </w:rPr>
          </w:pPr>
          <w:sdt>
            <w:sdtPr>
              <w:tag w:val="goog_rdk_4921"/>
              <w:id w:val="-1326983598"/>
            </w:sdtPr>
            <w:sdtContent>
              <w:ins w:id="4937" w:author="BHA Regulatory Affairs Unit" w:date="2026-07-29T16:06:00Z">
                <w:r>
                  <w:t>As an Opioid Treatment Program (OTP), with a Controlled Substance License (CSL), as detailed in Part 4.5.5 of this Chapter 4; or</w:t>
                </w:r>
              </w:ins>
            </w:sdtContent>
          </w:sdt>
        </w:p>
      </w:sdtContent>
    </w:sdt>
    <w:sdt>
      <w:sdtPr>
        <w:tag w:val="goog_rdk_4924"/>
        <w:id w:val="-1287885151"/>
      </w:sdtPr>
      <w:sdtContent>
        <w:p w14:paraId="00000A57" w14:textId="77777777" w:rsidR="00CF3663" w:rsidRDefault="00000000">
          <w:pPr>
            <w:numPr>
              <w:ilvl w:val="1"/>
              <w:numId w:val="178"/>
            </w:numPr>
            <w:tabs>
              <w:tab w:val="left" w:pos="720"/>
              <w:tab w:val="left" w:pos="1440"/>
            </w:tabs>
            <w:spacing w:before="240"/>
            <w:rPr>
              <w:ins w:id="4938" w:author="BHA Regulatory Affairs Unit" w:date="2026-07-29T16:06:00Z"/>
            </w:rPr>
          </w:pPr>
          <w:sdt>
            <w:sdtPr>
              <w:tag w:val="goog_rdk_4923"/>
              <w:id w:val="1182198232"/>
            </w:sdtPr>
            <w:sdtContent>
              <w:ins w:id="4939" w:author="BHA Regulatory Affairs Unit" w:date="2026-07-29T16:06:00Z">
                <w:r>
                  <w:t>As a non-OTP provider, with or without a Controlled Substance License (CSL), as detailed in Part 4.5.1 through 4.5.4 of this Chapter 4.</w:t>
                </w:r>
              </w:ins>
            </w:sdtContent>
          </w:sdt>
        </w:p>
      </w:sdtContent>
    </w:sdt>
    <w:sdt>
      <w:sdtPr>
        <w:tag w:val="goog_rdk_4926"/>
        <w:id w:val="119939651"/>
      </w:sdtPr>
      <w:sdtContent>
        <w:p w14:paraId="00000A58" w14:textId="77777777" w:rsidR="00CF3663" w:rsidRDefault="00000000">
          <w:pPr>
            <w:numPr>
              <w:ilvl w:val="0"/>
              <w:numId w:val="178"/>
            </w:numPr>
            <w:tabs>
              <w:tab w:val="left" w:pos="720"/>
              <w:tab w:val="left" w:pos="1440"/>
            </w:tabs>
            <w:spacing w:before="240"/>
            <w:rPr>
              <w:ins w:id="4940" w:author="BHA Regulatory Affairs Unit" w:date="2026-07-29T16:06:00Z"/>
            </w:rPr>
          </w:pPr>
          <w:sdt>
            <w:sdtPr>
              <w:tag w:val="goog_rdk_4925"/>
              <w:id w:val="488788960"/>
            </w:sdtPr>
            <w:sdtContent>
              <w:ins w:id="4941" w:author="BHA Regulatory Affairs Unit" w:date="2026-07-29T16:06:00Z">
                <w:r>
                  <w:t xml:space="preserve">Agencies providing solely MMOP services are not eligible to hold the following credential(s): </w:t>
                </w:r>
              </w:ins>
            </w:sdtContent>
          </w:sdt>
        </w:p>
      </w:sdtContent>
    </w:sdt>
    <w:sdt>
      <w:sdtPr>
        <w:tag w:val="goog_rdk_4928"/>
        <w:id w:val="-1018867487"/>
      </w:sdtPr>
      <w:sdtContent>
        <w:p w14:paraId="00000A59" w14:textId="77777777" w:rsidR="00CF3663" w:rsidRDefault="00000000">
          <w:pPr>
            <w:numPr>
              <w:ilvl w:val="1"/>
              <w:numId w:val="178"/>
            </w:numPr>
            <w:tabs>
              <w:tab w:val="left" w:pos="720"/>
              <w:tab w:val="left" w:pos="1440"/>
            </w:tabs>
            <w:spacing w:before="240"/>
            <w:rPr>
              <w:ins w:id="4942" w:author="BHA Regulatory Affairs Unit" w:date="2026-07-29T16:06:00Z"/>
            </w:rPr>
          </w:pPr>
          <w:sdt>
            <w:sdtPr>
              <w:tag w:val="goog_rdk_4927"/>
              <w:id w:val="365723694"/>
            </w:sdtPr>
            <w:sdtContent>
              <w:ins w:id="4943" w:author="BHA Regulatory Affairs Unit" w:date="2026-07-29T16:06:00Z">
                <w:r>
                  <w:t>An Emergency Commitment (EC) for Substance Use endorsement pursuant to Chapter 7 of these Rules.</w:t>
                </w:r>
              </w:ins>
            </w:sdtContent>
          </w:sdt>
        </w:p>
      </w:sdtContent>
    </w:sdt>
    <w:sdt>
      <w:sdtPr>
        <w:tag w:val="goog_rdk_4930"/>
        <w:id w:val="223122070"/>
      </w:sdtPr>
      <w:sdtContent>
        <w:p w14:paraId="00000A5A" w14:textId="77777777" w:rsidR="00CF3663" w:rsidRDefault="00000000">
          <w:pPr>
            <w:numPr>
              <w:ilvl w:val="0"/>
              <w:numId w:val="171"/>
            </w:numPr>
            <w:tabs>
              <w:tab w:val="left" w:pos="720"/>
              <w:tab w:val="left" w:pos="1440"/>
            </w:tabs>
            <w:spacing w:before="240"/>
            <w:rPr>
              <w:ins w:id="4944" w:author="BHA Regulatory Affairs Unit" w:date="2026-07-29T16:06:00Z"/>
            </w:rPr>
          </w:pPr>
          <w:sdt>
            <w:sdtPr>
              <w:tag w:val="goog_rdk_4929"/>
              <w:id w:val="883017325"/>
            </w:sdtPr>
            <w:sdtContent>
              <w:ins w:id="4945" w:author="BHA Regulatory Affairs Unit" w:date="2026-07-29T16:06:00Z">
                <w:r>
                  <w:t>Agencies providing solely MMOP services may elect to hold the following credential(s):</w:t>
                </w:r>
              </w:ins>
            </w:sdtContent>
          </w:sdt>
        </w:p>
      </w:sdtContent>
    </w:sdt>
    <w:sdt>
      <w:sdtPr>
        <w:tag w:val="goog_rdk_4932"/>
        <w:id w:val="-268916648"/>
      </w:sdtPr>
      <w:sdtContent>
        <w:p w14:paraId="00000A5B" w14:textId="77777777" w:rsidR="00CF3663" w:rsidRDefault="00000000">
          <w:pPr>
            <w:numPr>
              <w:ilvl w:val="1"/>
              <w:numId w:val="171"/>
            </w:numPr>
            <w:tabs>
              <w:tab w:val="left" w:pos="720"/>
              <w:tab w:val="left" w:pos="1440"/>
            </w:tabs>
            <w:spacing w:before="240"/>
            <w:rPr>
              <w:ins w:id="4946" w:author="BHA Regulatory Affairs Unit" w:date="2026-07-29T16:06:00Z"/>
            </w:rPr>
          </w:pPr>
          <w:sdt>
            <w:sdtPr>
              <w:tag w:val="goog_rdk_4931"/>
              <w:id w:val="-263415905"/>
            </w:sdtPr>
            <w:sdtContent>
              <w:ins w:id="4947" w:author="BHA Regulatory Affairs Unit" w:date="2026-07-29T16:06:00Z">
                <w:r>
                  <w:t>An Involuntary Commitment (IC) endorsement pursuant to Chapter 7 of these Rules;</w:t>
                </w:r>
              </w:ins>
            </w:sdtContent>
          </w:sdt>
        </w:p>
      </w:sdtContent>
    </w:sdt>
    <w:sdt>
      <w:sdtPr>
        <w:tag w:val="goog_rdk_4934"/>
        <w:id w:val="-959135799"/>
      </w:sdtPr>
      <w:sdtContent>
        <w:p w14:paraId="00000A5C" w14:textId="77777777" w:rsidR="00CF3663" w:rsidRDefault="00000000">
          <w:pPr>
            <w:numPr>
              <w:ilvl w:val="1"/>
              <w:numId w:val="171"/>
            </w:numPr>
            <w:tabs>
              <w:tab w:val="left" w:pos="720"/>
              <w:tab w:val="left" w:pos="1440"/>
            </w:tabs>
            <w:spacing w:before="240"/>
            <w:rPr>
              <w:ins w:id="4948" w:author="BHA Regulatory Affairs Unit" w:date="2026-07-29T16:06:00Z"/>
            </w:rPr>
          </w:pPr>
          <w:sdt>
            <w:sdtPr>
              <w:tag w:val="goog_rdk_4933"/>
              <w:id w:val="-755182024"/>
            </w:sdtPr>
            <w:sdtContent>
              <w:ins w:id="4949" w:author="BHA Regulatory Affairs Unit" w:date="2026-07-29T16:06:00Z">
                <w:r>
                  <w:t>A 27-65 designation pursuant to Chapter 11 of these Rules; and/or</w:t>
                </w:r>
              </w:ins>
            </w:sdtContent>
          </w:sdt>
        </w:p>
      </w:sdtContent>
    </w:sdt>
    <w:sdt>
      <w:sdtPr>
        <w:tag w:val="goog_rdk_4936"/>
        <w:id w:val="-1245100461"/>
      </w:sdtPr>
      <w:sdtContent>
        <w:p w14:paraId="00000A5D" w14:textId="77777777" w:rsidR="00CF3663" w:rsidRDefault="00000000">
          <w:pPr>
            <w:numPr>
              <w:ilvl w:val="1"/>
              <w:numId w:val="171"/>
            </w:numPr>
            <w:tabs>
              <w:tab w:val="left" w:pos="720"/>
              <w:tab w:val="left" w:pos="1440"/>
            </w:tabs>
            <w:spacing w:before="240"/>
            <w:rPr>
              <w:ins w:id="4950" w:author="BHA Regulatory Affairs Unit" w:date="2026-07-29T16:06:00Z"/>
            </w:rPr>
          </w:pPr>
          <w:sdt>
            <w:sdtPr>
              <w:tag w:val="goog_rdk_4935"/>
              <w:id w:val="-293837205"/>
            </w:sdtPr>
            <w:sdtContent>
              <w:ins w:id="4951" w:author="BHA Regulatory Affairs Unit" w:date="2026-07-29T16:06:00Z">
                <w:r>
                  <w:t>A Controlled Substance License (CSL) for non-OTP services, pursuant to Chapter 13 of these Rules.</w:t>
                </w:r>
              </w:ins>
            </w:sdtContent>
          </w:sdt>
        </w:p>
      </w:sdtContent>
    </w:sdt>
    <w:sdt>
      <w:sdtPr>
        <w:tag w:val="goog_rdk_4938"/>
        <w:id w:val="-1846316746"/>
      </w:sdtPr>
      <w:sdtContent>
        <w:p w14:paraId="00000A5E" w14:textId="77777777" w:rsidR="00CF3663" w:rsidRDefault="00000000">
          <w:pPr>
            <w:keepNext/>
            <w:spacing w:before="240" w:after="60"/>
            <w:ind w:firstLine="0"/>
            <w:rPr>
              <w:ins w:id="4952" w:author="BHA Regulatory Affairs Unit" w:date="2026-07-29T16:06:00Z"/>
              <w:b/>
              <w:bCs/>
            </w:rPr>
          </w:pPr>
          <w:sdt>
            <w:sdtPr>
              <w:tag w:val="goog_rdk_4937"/>
              <w:id w:val="-2141234263"/>
            </w:sdtPr>
            <w:sdtContent>
              <w:ins w:id="4953" w:author="BHA Regulatory Affairs Unit" w:date="2026-07-29T16:06:00Z">
                <w:r>
                  <w:rPr>
                    <w:b/>
                    <w:bCs/>
                  </w:rPr>
                  <w:t>4.5.2</w:t>
                </w:r>
                <w:r>
                  <w:rPr>
                    <w:b/>
                    <w:bCs/>
                  </w:rPr>
                  <w:tab/>
                  <w:t>Service Delivery, Provisions, and Setting</w:t>
                </w:r>
              </w:ins>
            </w:sdtContent>
          </w:sdt>
        </w:p>
      </w:sdtContent>
    </w:sdt>
    <w:sdt>
      <w:sdtPr>
        <w:tag w:val="goog_rdk_4940"/>
        <w:id w:val="2096972596"/>
      </w:sdtPr>
      <w:sdtContent>
        <w:p w14:paraId="00000A5F" w14:textId="77777777" w:rsidR="00CF3663" w:rsidRDefault="00000000">
          <w:pPr>
            <w:numPr>
              <w:ilvl w:val="0"/>
              <w:numId w:val="179"/>
            </w:numPr>
            <w:tabs>
              <w:tab w:val="left" w:pos="720"/>
              <w:tab w:val="left" w:pos="1440"/>
            </w:tabs>
            <w:spacing w:before="240"/>
            <w:rPr>
              <w:ins w:id="4954" w:author="BHA Regulatory Affairs Unit" w:date="2026-07-29T16:06:00Z"/>
            </w:rPr>
          </w:pPr>
          <w:sdt>
            <w:sdtPr>
              <w:tag w:val="goog_rdk_4939"/>
              <w:id w:val="-781596270"/>
            </w:sdtPr>
            <w:sdtContent>
              <w:ins w:id="4955" w:author="BHA Regulatory Affairs Unit" w:date="2026-07-29T16:06:00Z">
                <w:r>
                  <w:t>Service description</w:t>
                </w:r>
              </w:ins>
            </w:sdtContent>
          </w:sdt>
        </w:p>
      </w:sdtContent>
    </w:sdt>
    <w:sdt>
      <w:sdtPr>
        <w:tag w:val="goog_rdk_4942"/>
        <w:id w:val="46416976"/>
      </w:sdtPr>
      <w:sdtContent>
        <w:p w14:paraId="00000A60" w14:textId="77777777" w:rsidR="00CF3663" w:rsidRDefault="00000000">
          <w:pPr>
            <w:numPr>
              <w:ilvl w:val="1"/>
              <w:numId w:val="179"/>
            </w:numPr>
            <w:tabs>
              <w:tab w:val="left" w:pos="720"/>
              <w:tab w:val="left" w:pos="1440"/>
            </w:tabs>
            <w:spacing w:before="240"/>
            <w:rPr>
              <w:ins w:id="4956" w:author="BHA Regulatory Affairs Unit" w:date="2026-07-29T16:06:00Z"/>
            </w:rPr>
          </w:pPr>
          <w:sdt>
            <w:sdtPr>
              <w:tag w:val="goog_rdk_4941"/>
              <w:id w:val="-755121699"/>
            </w:sdtPr>
            <w:sdtContent>
              <w:ins w:id="4957" w:author="BHA Regulatory Affairs Unit" w:date="2026-07-29T16:06:00Z">
                <w:r>
                  <w:t>MMOP treatment services provide substance use disorder and psychosocial services that integrate biomedical capabilities in a structured outpatient setting. This includes, but is not limited to, Opioid Treatment Program (OTP) services.</w:t>
                </w:r>
              </w:ins>
            </w:sdtContent>
          </w:sdt>
        </w:p>
      </w:sdtContent>
    </w:sdt>
    <w:sdt>
      <w:sdtPr>
        <w:tag w:val="goog_rdk_4944"/>
        <w:id w:val="1046105531"/>
      </w:sdtPr>
      <w:sdtContent>
        <w:p w14:paraId="00000A61" w14:textId="77777777" w:rsidR="00CF3663" w:rsidRDefault="00000000">
          <w:pPr>
            <w:numPr>
              <w:ilvl w:val="0"/>
              <w:numId w:val="179"/>
            </w:numPr>
            <w:tabs>
              <w:tab w:val="left" w:pos="720"/>
              <w:tab w:val="left" w:pos="1440"/>
            </w:tabs>
            <w:spacing w:before="240"/>
            <w:rPr>
              <w:ins w:id="4958" w:author="BHA Regulatory Affairs Unit" w:date="2026-07-29T16:06:00Z"/>
            </w:rPr>
          </w:pPr>
          <w:sdt>
            <w:sdtPr>
              <w:tag w:val="goog_rdk_4943"/>
              <w:id w:val="-1324189174"/>
            </w:sdtPr>
            <w:sdtContent>
              <w:ins w:id="4959" w:author="BHA Regulatory Affairs Unit" w:date="2026-07-29T16:06:00Z">
                <w:r>
                  <w:t>Service recipient</w:t>
                </w:r>
              </w:ins>
            </w:sdtContent>
          </w:sdt>
        </w:p>
      </w:sdtContent>
    </w:sdt>
    <w:sdt>
      <w:sdtPr>
        <w:tag w:val="goog_rdk_4946"/>
        <w:id w:val="1732862976"/>
      </w:sdtPr>
      <w:sdtContent>
        <w:p w14:paraId="00000A62" w14:textId="77777777" w:rsidR="00CF3663" w:rsidRDefault="00000000">
          <w:pPr>
            <w:numPr>
              <w:ilvl w:val="1"/>
              <w:numId w:val="179"/>
            </w:numPr>
            <w:tabs>
              <w:tab w:val="left" w:pos="720"/>
              <w:tab w:val="left" w:pos="1440"/>
            </w:tabs>
            <w:spacing w:before="240"/>
            <w:rPr>
              <w:ins w:id="4960" w:author="BHA Regulatory Affairs Unit" w:date="2026-07-29T16:06:00Z"/>
            </w:rPr>
          </w:pPr>
          <w:sdt>
            <w:sdtPr>
              <w:tag w:val="goog_rdk_4945"/>
              <w:id w:val="-514161789"/>
            </w:sdtPr>
            <w:sdtContent>
              <w:ins w:id="4961" w:author="BHA Regulatory Affairs Unit" w:date="2026-07-29T16:06:00Z">
                <w:r>
                  <w:t>MMOP treatment services are generally intended for individuals who require concurrent engagement in medication assisted treatment (MAT) services, withdrawal management, and outpatient behavioral health services.</w:t>
                </w:r>
              </w:ins>
            </w:sdtContent>
          </w:sdt>
        </w:p>
      </w:sdtContent>
    </w:sdt>
    <w:sdt>
      <w:sdtPr>
        <w:tag w:val="goog_rdk_4948"/>
        <w:id w:val="19831035"/>
      </w:sdtPr>
      <w:sdtContent>
        <w:p w14:paraId="00000A63" w14:textId="77777777" w:rsidR="00CF3663" w:rsidRDefault="00000000">
          <w:pPr>
            <w:numPr>
              <w:ilvl w:val="1"/>
              <w:numId w:val="179"/>
            </w:numPr>
            <w:tabs>
              <w:tab w:val="left" w:pos="720"/>
              <w:tab w:val="left" w:pos="1440"/>
            </w:tabs>
            <w:spacing w:before="240"/>
            <w:rPr>
              <w:ins w:id="4962" w:author="BHA Regulatory Affairs Unit" w:date="2026-07-29T16:06:00Z"/>
            </w:rPr>
          </w:pPr>
          <w:sdt>
            <w:sdtPr>
              <w:tag w:val="goog_rdk_4947"/>
              <w:id w:val="-438929636"/>
            </w:sdtPr>
            <w:sdtContent>
              <w:ins w:id="4963" w:author="BHA Regulatory Affairs Unit" w:date="2026-07-29T16:06:00Z">
                <w:r>
                  <w:t>Individuals receiving services may be intoxicated and/or have one (1) or more substances in their system(s) at the point of contact for services, or be in active remission from a substance use or co-occurring disorder.</w:t>
                </w:r>
              </w:ins>
            </w:sdtContent>
          </w:sdt>
        </w:p>
      </w:sdtContent>
    </w:sdt>
    <w:sdt>
      <w:sdtPr>
        <w:tag w:val="goog_rdk_4950"/>
        <w:id w:val="33351727"/>
      </w:sdtPr>
      <w:sdtContent>
        <w:p w14:paraId="00000A64" w14:textId="77777777" w:rsidR="00CF3663" w:rsidRDefault="00000000">
          <w:pPr>
            <w:numPr>
              <w:ilvl w:val="1"/>
              <w:numId w:val="179"/>
            </w:numPr>
            <w:tabs>
              <w:tab w:val="left" w:pos="720"/>
              <w:tab w:val="left" w:pos="1440"/>
            </w:tabs>
            <w:spacing w:before="240"/>
            <w:rPr>
              <w:ins w:id="4964" w:author="BHA Regulatory Affairs Unit" w:date="2026-07-29T16:06:00Z"/>
            </w:rPr>
          </w:pPr>
          <w:sdt>
            <w:sdtPr>
              <w:tag w:val="goog_rdk_4949"/>
              <w:id w:val="-776531131"/>
            </w:sdtPr>
            <w:sdtContent>
              <w:ins w:id="4965" w:author="BHA Regulatory Affairs Unit" w:date="2026-07-29T16:06:00Z">
                <w:r>
                  <w:t>Individuals engaging in MMOP treatment services must be diagnosed with a substance-use or co-occurring disorder according to the DSM-5-TR, as defined and incorporated by reference in Part 1.2.1 of these Rules.</w:t>
                </w:r>
              </w:ins>
            </w:sdtContent>
          </w:sdt>
        </w:p>
      </w:sdtContent>
    </w:sdt>
    <w:sdt>
      <w:sdtPr>
        <w:tag w:val="goog_rdk_4952"/>
        <w:id w:val="-760736796"/>
      </w:sdtPr>
      <w:sdtContent>
        <w:p w14:paraId="00000A65" w14:textId="77777777" w:rsidR="00CF3663" w:rsidRDefault="00000000">
          <w:pPr>
            <w:numPr>
              <w:ilvl w:val="0"/>
              <w:numId w:val="179"/>
            </w:numPr>
            <w:tabs>
              <w:tab w:val="left" w:pos="720"/>
              <w:tab w:val="left" w:pos="1440"/>
            </w:tabs>
            <w:spacing w:before="240"/>
            <w:rPr>
              <w:ins w:id="4966" w:author="BHA Regulatory Affairs Unit" w:date="2026-07-29T16:06:00Z"/>
            </w:rPr>
          </w:pPr>
          <w:sdt>
            <w:sdtPr>
              <w:tag w:val="goog_rdk_4951"/>
              <w:id w:val="476355236"/>
            </w:sdtPr>
            <w:sdtContent>
              <w:ins w:id="4967" w:author="BHA Regulatory Affairs Unit" w:date="2026-07-29T16:06:00Z">
                <w:r>
                  <w:t>Service setting</w:t>
                </w:r>
              </w:ins>
            </w:sdtContent>
          </w:sdt>
        </w:p>
      </w:sdtContent>
    </w:sdt>
    <w:sdt>
      <w:sdtPr>
        <w:tag w:val="goog_rdk_4954"/>
        <w:id w:val="1077423887"/>
      </w:sdtPr>
      <w:sdtContent>
        <w:p w14:paraId="00000A66" w14:textId="77777777" w:rsidR="00CF3663" w:rsidRDefault="00000000">
          <w:pPr>
            <w:numPr>
              <w:ilvl w:val="1"/>
              <w:numId w:val="179"/>
            </w:numPr>
            <w:tabs>
              <w:tab w:val="left" w:pos="720"/>
              <w:tab w:val="left" w:pos="1440"/>
            </w:tabs>
            <w:spacing w:before="240"/>
            <w:rPr>
              <w:ins w:id="4968" w:author="BHA Regulatory Affairs Unit" w:date="2026-07-29T16:06:00Z"/>
            </w:rPr>
          </w:pPr>
          <w:sdt>
            <w:sdtPr>
              <w:tag w:val="goog_rdk_4953"/>
              <w:id w:val="294106209"/>
            </w:sdtPr>
            <w:sdtContent>
              <w:ins w:id="4969" w:author="BHA Regulatory Affairs Unit" w:date="2026-07-29T16:06:00Z">
                <w:r>
                  <w:t>MMOP treatment services may be delivered via any outpatient setting or telehealth in accordance with the standards set in Part 1.15 of these Rules including office-based settings, healthcare or addiction treatment facilities, behavioral health clinics, OTPs, and mobile treatment programs that include the provision of street medicine.</w:t>
                </w:r>
              </w:ins>
            </w:sdtContent>
          </w:sdt>
        </w:p>
      </w:sdtContent>
    </w:sdt>
    <w:sdt>
      <w:sdtPr>
        <w:tag w:val="goog_rdk_4956"/>
        <w:id w:val="-813967591"/>
      </w:sdtPr>
      <w:sdtContent>
        <w:p w14:paraId="00000A67" w14:textId="77777777" w:rsidR="00CF3663" w:rsidRDefault="00000000">
          <w:pPr>
            <w:numPr>
              <w:ilvl w:val="1"/>
              <w:numId w:val="179"/>
            </w:numPr>
            <w:tabs>
              <w:tab w:val="left" w:pos="720"/>
              <w:tab w:val="left" w:pos="1440"/>
            </w:tabs>
            <w:spacing w:before="240"/>
            <w:rPr>
              <w:ins w:id="4970" w:author="BHA Regulatory Affairs Unit" w:date="2026-07-29T16:06:00Z"/>
            </w:rPr>
          </w:pPr>
          <w:sdt>
            <w:sdtPr>
              <w:tag w:val="goog_rdk_4955"/>
              <w:id w:val="672955910"/>
            </w:sdtPr>
            <w:sdtContent>
              <w:ins w:id="4971" w:author="BHA Regulatory Affairs Unit" w:date="2026-07-29T16:06:00Z">
                <w:r>
                  <w:t>Agencies that provide MMOP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4958"/>
        <w:id w:val="1279507549"/>
      </w:sdtPr>
      <w:sdtContent>
        <w:p w14:paraId="00000A68" w14:textId="77777777" w:rsidR="00CF3663" w:rsidRDefault="00000000">
          <w:pPr>
            <w:numPr>
              <w:ilvl w:val="0"/>
              <w:numId w:val="179"/>
            </w:numPr>
            <w:tabs>
              <w:tab w:val="left" w:pos="720"/>
              <w:tab w:val="left" w:pos="1440"/>
            </w:tabs>
            <w:spacing w:before="240"/>
            <w:rPr>
              <w:ins w:id="4972" w:author="BHA Regulatory Affairs Unit" w:date="2026-07-29T16:06:00Z"/>
            </w:rPr>
          </w:pPr>
          <w:sdt>
            <w:sdtPr>
              <w:tag w:val="goog_rdk_4957"/>
              <w:id w:val="-1981016451"/>
            </w:sdtPr>
            <w:sdtContent>
              <w:ins w:id="4973" w:author="BHA Regulatory Affairs Unit" w:date="2026-07-29T16:06:00Z">
                <w:r>
                  <w:t>Service components and capabilities</w:t>
                </w:r>
              </w:ins>
            </w:sdtContent>
          </w:sdt>
        </w:p>
      </w:sdtContent>
    </w:sdt>
    <w:sdt>
      <w:sdtPr>
        <w:tag w:val="goog_rdk_4960"/>
        <w:id w:val="-1191447051"/>
      </w:sdtPr>
      <w:sdtContent>
        <w:p w14:paraId="00000A69" w14:textId="77777777" w:rsidR="00CF3663" w:rsidRDefault="00000000">
          <w:pPr>
            <w:numPr>
              <w:ilvl w:val="1"/>
              <w:numId w:val="179"/>
            </w:numPr>
            <w:tabs>
              <w:tab w:val="left" w:pos="720"/>
              <w:tab w:val="left" w:pos="1440"/>
            </w:tabs>
            <w:spacing w:before="240"/>
            <w:rPr>
              <w:ins w:id="4974" w:author="BHA Regulatory Affairs Unit" w:date="2026-07-29T16:06:00Z"/>
            </w:rPr>
          </w:pPr>
          <w:sdt>
            <w:sdtPr>
              <w:tag w:val="goog_rdk_4959"/>
              <w:id w:val="-1699144078"/>
            </w:sdtPr>
            <w:sdtContent>
              <w:ins w:id="4975" w:author="BHA Regulatory Affairs Unit" w:date="2026-07-29T16:06:00Z">
                <w:r>
                  <w:t>All services must be provided as deemed appropriate by assessment of the individual receiving services.</w:t>
                </w:r>
              </w:ins>
            </w:sdtContent>
          </w:sdt>
        </w:p>
      </w:sdtContent>
    </w:sdt>
    <w:sdt>
      <w:sdtPr>
        <w:tag w:val="goog_rdk_4962"/>
        <w:id w:val="68969900"/>
      </w:sdtPr>
      <w:sdtContent>
        <w:p w14:paraId="00000A6A" w14:textId="77777777" w:rsidR="00CF3663" w:rsidRDefault="00000000">
          <w:pPr>
            <w:numPr>
              <w:ilvl w:val="1"/>
              <w:numId w:val="179"/>
            </w:numPr>
            <w:tabs>
              <w:tab w:val="left" w:pos="720"/>
              <w:tab w:val="left" w:pos="1440"/>
            </w:tabs>
            <w:spacing w:before="240"/>
            <w:rPr>
              <w:ins w:id="4976" w:author="BHA Regulatory Affairs Unit" w:date="2026-07-29T16:06:00Z"/>
            </w:rPr>
          </w:pPr>
          <w:sdt>
            <w:sdtPr>
              <w:tag w:val="goog_rdk_4961"/>
              <w:id w:val="742702379"/>
            </w:sdtPr>
            <w:sdtContent>
              <w:ins w:id="4977" w:author="BHA Regulatory Affairs Unit" w:date="2026-07-29T16:06:00Z">
                <w:r>
                  <w:t>Individuals may participate in MMOP treatment services for a period of time in which it is determined to be medically appropriate. Admission to MMOP treatment services must not hinder the individual’s ability to participate in concurrent behavioral health services.</w:t>
                </w:r>
              </w:ins>
            </w:sdtContent>
          </w:sdt>
        </w:p>
      </w:sdtContent>
    </w:sdt>
    <w:sdt>
      <w:sdtPr>
        <w:tag w:val="goog_rdk_4964"/>
        <w:id w:val="1747065802"/>
      </w:sdtPr>
      <w:sdtContent>
        <w:p w14:paraId="00000A6B" w14:textId="77777777" w:rsidR="00CF3663" w:rsidRDefault="00000000">
          <w:pPr>
            <w:numPr>
              <w:ilvl w:val="1"/>
              <w:numId w:val="179"/>
            </w:numPr>
            <w:tabs>
              <w:tab w:val="left" w:pos="720"/>
              <w:tab w:val="left" w:pos="1440"/>
            </w:tabs>
            <w:spacing w:before="240"/>
            <w:rPr>
              <w:ins w:id="4978" w:author="BHA Regulatory Affairs Unit" w:date="2026-07-29T16:06:00Z"/>
            </w:rPr>
          </w:pPr>
          <w:sdt>
            <w:sdtPr>
              <w:tag w:val="goog_rdk_4963"/>
              <w:id w:val="-679745158"/>
            </w:sdtPr>
            <w:sdtContent>
              <w:ins w:id="4979" w:author="BHA Regulatory Affairs Unit" w:date="2026-07-29T16:06:00Z">
                <w:r>
                  <w:t>Agencies providing MMOP treatment services shall have access to the following biomedical capabilities no later than January 1, 2028:</w:t>
                </w:r>
              </w:ins>
            </w:sdtContent>
          </w:sdt>
        </w:p>
      </w:sdtContent>
    </w:sdt>
    <w:sdt>
      <w:sdtPr>
        <w:tag w:val="goog_rdk_4966"/>
        <w:id w:val="371252555"/>
      </w:sdtPr>
      <w:sdtContent>
        <w:p w14:paraId="00000A6C" w14:textId="77777777" w:rsidR="00CF3663" w:rsidRDefault="00000000">
          <w:pPr>
            <w:numPr>
              <w:ilvl w:val="2"/>
              <w:numId w:val="179"/>
            </w:numPr>
            <w:tabs>
              <w:tab w:val="left" w:pos="720"/>
              <w:tab w:val="left" w:pos="1440"/>
            </w:tabs>
            <w:spacing w:before="240"/>
            <w:rPr>
              <w:ins w:id="4980" w:author="BHA Regulatory Affairs Unit" w:date="2026-07-29T16:06:00Z"/>
            </w:rPr>
          </w:pPr>
          <w:sdt>
            <w:sdtPr>
              <w:tag w:val="goog_rdk_4965"/>
              <w:id w:val="1883209411"/>
            </w:sdtPr>
            <w:sdtContent>
              <w:ins w:id="4981" w:author="BHA Regulatory Affairs Unit" w:date="2026-07-29T16:06:00Z">
                <w:r>
                  <w:t>Available on-site:</w:t>
                </w:r>
              </w:ins>
            </w:sdtContent>
          </w:sdt>
        </w:p>
      </w:sdtContent>
    </w:sdt>
    <w:sdt>
      <w:sdtPr>
        <w:tag w:val="goog_rdk_4968"/>
        <w:id w:val="-1039554993"/>
      </w:sdtPr>
      <w:sdtContent>
        <w:p w14:paraId="00000A6D" w14:textId="77777777" w:rsidR="00CF3663" w:rsidRDefault="00000000">
          <w:pPr>
            <w:numPr>
              <w:ilvl w:val="3"/>
              <w:numId w:val="179"/>
            </w:numPr>
            <w:tabs>
              <w:tab w:val="left" w:pos="720"/>
              <w:tab w:val="left" w:pos="1440"/>
            </w:tabs>
            <w:spacing w:before="240"/>
            <w:rPr>
              <w:ins w:id="4982" w:author="BHA Regulatory Affairs Unit" w:date="2026-07-29T16:06:00Z"/>
            </w:rPr>
          </w:pPr>
          <w:sdt>
            <w:sdtPr>
              <w:tag w:val="goog_rdk_4967"/>
              <w:id w:val="1581261282"/>
            </w:sdtPr>
            <w:sdtContent>
              <w:ins w:id="4983" w:author="BHA Regulatory Affairs Unit" w:date="2026-07-29T16:06:00Z">
                <w:r>
                  <w:t>Vitals measurement and monitoring, including pulse oximetry and blood pressure;</w:t>
                </w:r>
              </w:ins>
            </w:sdtContent>
          </w:sdt>
        </w:p>
      </w:sdtContent>
    </w:sdt>
    <w:sdt>
      <w:sdtPr>
        <w:tag w:val="goog_rdk_4970"/>
        <w:id w:val="1479337207"/>
      </w:sdtPr>
      <w:sdtContent>
        <w:p w14:paraId="00000A6E" w14:textId="77777777" w:rsidR="00CF3663" w:rsidRDefault="00000000">
          <w:pPr>
            <w:numPr>
              <w:ilvl w:val="3"/>
              <w:numId w:val="179"/>
            </w:numPr>
            <w:tabs>
              <w:tab w:val="left" w:pos="720"/>
              <w:tab w:val="left" w:pos="1440"/>
            </w:tabs>
            <w:spacing w:before="240"/>
            <w:rPr>
              <w:ins w:id="4984" w:author="BHA Regulatory Affairs Unit" w:date="2026-07-29T16:06:00Z"/>
            </w:rPr>
          </w:pPr>
          <w:sdt>
            <w:sdtPr>
              <w:tag w:val="goog_rdk_4969"/>
              <w:id w:val="459516043"/>
            </w:sdtPr>
            <w:sdtContent>
              <w:ins w:id="4985" w:author="BHA Regulatory Affairs Unit" w:date="2026-07-29T16:06:00Z">
                <w:r>
                  <w:t>Glucose monitoring;</w:t>
                </w:r>
              </w:ins>
            </w:sdtContent>
          </w:sdt>
        </w:p>
      </w:sdtContent>
    </w:sdt>
    <w:sdt>
      <w:sdtPr>
        <w:tag w:val="goog_rdk_4972"/>
        <w:id w:val="-1005313105"/>
      </w:sdtPr>
      <w:sdtContent>
        <w:p w14:paraId="00000A6F" w14:textId="77777777" w:rsidR="00CF3663" w:rsidRDefault="00000000">
          <w:pPr>
            <w:numPr>
              <w:ilvl w:val="3"/>
              <w:numId w:val="179"/>
            </w:numPr>
            <w:tabs>
              <w:tab w:val="left" w:pos="720"/>
              <w:tab w:val="left" w:pos="1440"/>
            </w:tabs>
            <w:spacing w:before="240"/>
            <w:rPr>
              <w:ins w:id="4986" w:author="BHA Regulatory Affairs Unit" w:date="2026-07-29T16:06:00Z"/>
            </w:rPr>
          </w:pPr>
          <w:sdt>
            <w:sdtPr>
              <w:tag w:val="goog_rdk_4971"/>
              <w:id w:val="1847248349"/>
            </w:sdtPr>
            <w:sdtContent>
              <w:ins w:id="4987" w:author="BHA Regulatory Affairs Unit" w:date="2026-07-29T16:06:00Z">
                <w:r>
                  <w:t>Basic first aid;</w:t>
                </w:r>
              </w:ins>
            </w:sdtContent>
          </w:sdt>
        </w:p>
      </w:sdtContent>
    </w:sdt>
    <w:sdt>
      <w:sdtPr>
        <w:tag w:val="goog_rdk_4974"/>
        <w:id w:val="879080199"/>
      </w:sdtPr>
      <w:sdtContent>
        <w:p w14:paraId="00000A70" w14:textId="77777777" w:rsidR="00CF3663" w:rsidRDefault="00000000">
          <w:pPr>
            <w:numPr>
              <w:ilvl w:val="3"/>
              <w:numId w:val="179"/>
            </w:numPr>
            <w:tabs>
              <w:tab w:val="left" w:pos="720"/>
              <w:tab w:val="left" w:pos="1440"/>
            </w:tabs>
            <w:spacing w:before="240"/>
            <w:rPr>
              <w:ins w:id="4988" w:author="BHA Regulatory Affairs Unit" w:date="2026-07-29T16:06:00Z"/>
            </w:rPr>
          </w:pPr>
          <w:sdt>
            <w:sdtPr>
              <w:tag w:val="goog_rdk_4973"/>
              <w:id w:val="-1115647406"/>
            </w:sdtPr>
            <w:sdtContent>
              <w:ins w:id="4989" w:author="BHA Regulatory Affairs Unit" w:date="2026-07-29T16:06:00Z">
                <w:r>
                  <w:t>An automated external defibrillator (AED);</w:t>
                </w:r>
              </w:ins>
            </w:sdtContent>
          </w:sdt>
        </w:p>
      </w:sdtContent>
    </w:sdt>
    <w:sdt>
      <w:sdtPr>
        <w:tag w:val="goog_rdk_4976"/>
        <w:id w:val="-390110434"/>
      </w:sdtPr>
      <w:sdtContent>
        <w:p w14:paraId="00000A71" w14:textId="77777777" w:rsidR="00CF3663" w:rsidRDefault="00000000">
          <w:pPr>
            <w:numPr>
              <w:ilvl w:val="3"/>
              <w:numId w:val="179"/>
            </w:numPr>
            <w:tabs>
              <w:tab w:val="left" w:pos="720"/>
              <w:tab w:val="left" w:pos="1440"/>
            </w:tabs>
            <w:spacing w:before="240"/>
            <w:rPr>
              <w:ins w:id="4990" w:author="BHA Regulatory Affairs Unit" w:date="2026-07-29T16:06:00Z"/>
            </w:rPr>
          </w:pPr>
          <w:sdt>
            <w:sdtPr>
              <w:tag w:val="goog_rdk_4975"/>
              <w:id w:val="296969131"/>
            </w:sdtPr>
            <w:sdtContent>
              <w:ins w:id="4991" w:author="BHA Regulatory Affairs Unit" w:date="2026-07-29T16:06:00Z">
                <w:r>
                  <w:t>Basic wound care;</w:t>
                </w:r>
              </w:ins>
            </w:sdtContent>
          </w:sdt>
        </w:p>
      </w:sdtContent>
    </w:sdt>
    <w:sdt>
      <w:sdtPr>
        <w:tag w:val="goog_rdk_4978"/>
        <w:id w:val="-1520083864"/>
      </w:sdtPr>
      <w:sdtContent>
        <w:p w14:paraId="00000A72" w14:textId="77777777" w:rsidR="00CF3663" w:rsidRDefault="00000000">
          <w:pPr>
            <w:numPr>
              <w:ilvl w:val="3"/>
              <w:numId w:val="179"/>
            </w:numPr>
            <w:tabs>
              <w:tab w:val="left" w:pos="720"/>
              <w:tab w:val="left" w:pos="1440"/>
            </w:tabs>
            <w:spacing w:before="240"/>
            <w:rPr>
              <w:ins w:id="4992" w:author="BHA Regulatory Affairs Unit" w:date="2026-07-29T16:06:00Z"/>
            </w:rPr>
          </w:pPr>
          <w:sdt>
            <w:sdtPr>
              <w:tag w:val="goog_rdk_4977"/>
              <w:id w:val="1437052461"/>
            </w:sdtPr>
            <w:sdtContent>
              <w:ins w:id="4993" w:author="BHA Regulatory Affairs Unit" w:date="2026-07-29T16:06:00Z">
                <w:r>
                  <w:t>Injectable epinephrine;</w:t>
                </w:r>
              </w:ins>
            </w:sdtContent>
          </w:sdt>
        </w:p>
      </w:sdtContent>
    </w:sdt>
    <w:sdt>
      <w:sdtPr>
        <w:tag w:val="goog_rdk_4980"/>
        <w:id w:val="-884177289"/>
      </w:sdtPr>
      <w:sdtContent>
        <w:p w14:paraId="00000A73" w14:textId="77777777" w:rsidR="00CF3663" w:rsidRDefault="00000000">
          <w:pPr>
            <w:numPr>
              <w:ilvl w:val="3"/>
              <w:numId w:val="179"/>
            </w:numPr>
            <w:tabs>
              <w:tab w:val="left" w:pos="720"/>
              <w:tab w:val="left" w:pos="1440"/>
            </w:tabs>
            <w:spacing w:before="240"/>
            <w:rPr>
              <w:ins w:id="4994" w:author="BHA Regulatory Affairs Unit" w:date="2026-07-29T16:06:00Z"/>
            </w:rPr>
          </w:pPr>
          <w:sdt>
            <w:sdtPr>
              <w:tag w:val="goog_rdk_4979"/>
              <w:id w:val="-946436151"/>
            </w:sdtPr>
            <w:sdtContent>
              <w:ins w:id="4995" w:author="BHA Regulatory Affairs Unit" w:date="2026-07-29T16:06:00Z">
                <w:r>
                  <w:t>Opioid overdose reversal medication; and</w:t>
                </w:r>
              </w:ins>
            </w:sdtContent>
          </w:sdt>
        </w:p>
      </w:sdtContent>
    </w:sdt>
    <w:sdt>
      <w:sdtPr>
        <w:tag w:val="goog_rdk_4982"/>
        <w:id w:val="-506903632"/>
      </w:sdtPr>
      <w:sdtContent>
        <w:p w14:paraId="00000A74" w14:textId="77777777" w:rsidR="00CF3663" w:rsidRDefault="00000000">
          <w:pPr>
            <w:numPr>
              <w:ilvl w:val="3"/>
              <w:numId w:val="179"/>
            </w:numPr>
            <w:tabs>
              <w:tab w:val="left" w:pos="720"/>
              <w:tab w:val="left" w:pos="1440"/>
            </w:tabs>
            <w:spacing w:before="240"/>
            <w:rPr>
              <w:ins w:id="4996" w:author="BHA Regulatory Affairs Unit" w:date="2026-07-29T16:06:00Z"/>
            </w:rPr>
          </w:pPr>
          <w:sdt>
            <w:sdtPr>
              <w:tag w:val="goog_rdk_4981"/>
              <w:id w:val="1020092904"/>
            </w:sdtPr>
            <w:sdtContent>
              <w:ins w:id="4997" w:author="BHA Regulatory Affairs Unit" w:date="2026-07-29T16:06:00Z">
                <w:r>
                  <w:t>Point-of-care pregnancy testing.</w:t>
                </w:r>
              </w:ins>
            </w:sdtContent>
          </w:sdt>
        </w:p>
      </w:sdtContent>
    </w:sdt>
    <w:sdt>
      <w:sdtPr>
        <w:tag w:val="goog_rdk_4984"/>
        <w:id w:val="1039907273"/>
      </w:sdtPr>
      <w:sdtContent>
        <w:p w14:paraId="00000A75" w14:textId="77777777" w:rsidR="00CF3663" w:rsidRDefault="00000000">
          <w:pPr>
            <w:numPr>
              <w:ilvl w:val="2"/>
              <w:numId w:val="179"/>
            </w:numPr>
            <w:tabs>
              <w:tab w:val="left" w:pos="720"/>
              <w:tab w:val="left" w:pos="1440"/>
            </w:tabs>
            <w:spacing w:before="240"/>
            <w:rPr>
              <w:ins w:id="4998" w:author="BHA Regulatory Affairs Unit" w:date="2026-07-29T16:06:00Z"/>
            </w:rPr>
          </w:pPr>
          <w:sdt>
            <w:sdtPr>
              <w:tag w:val="goog_rdk_4983"/>
              <w:id w:val="-1868385595"/>
            </w:sdtPr>
            <w:sdtContent>
              <w:ins w:id="4999" w:author="BHA Regulatory Affairs Unit" w:date="2026-07-29T16:06:00Z">
                <w:r>
                  <w:t>Available on-site or through care coordination and referral:</w:t>
                </w:r>
              </w:ins>
            </w:sdtContent>
          </w:sdt>
        </w:p>
      </w:sdtContent>
    </w:sdt>
    <w:sdt>
      <w:sdtPr>
        <w:tag w:val="goog_rdk_4986"/>
        <w:id w:val="-1045829530"/>
      </w:sdtPr>
      <w:sdtContent>
        <w:p w14:paraId="00000A76" w14:textId="77777777" w:rsidR="00CF3663" w:rsidRDefault="00000000">
          <w:pPr>
            <w:numPr>
              <w:ilvl w:val="3"/>
              <w:numId w:val="179"/>
            </w:numPr>
            <w:tabs>
              <w:tab w:val="left" w:pos="720"/>
              <w:tab w:val="left" w:pos="1440"/>
            </w:tabs>
            <w:spacing w:before="240"/>
            <w:rPr>
              <w:ins w:id="5000" w:author="BHA Regulatory Affairs Unit" w:date="2026-07-29T16:06:00Z"/>
            </w:rPr>
          </w:pPr>
          <w:sdt>
            <w:sdtPr>
              <w:tag w:val="goog_rdk_4985"/>
              <w:id w:val="-1240845623"/>
            </w:sdtPr>
            <w:sdtContent>
              <w:ins w:id="5001" w:author="BHA Regulatory Affairs Unit" w:date="2026-07-29T16:06:00Z">
                <w:r>
                  <w:t>Laboratory services; and</w:t>
                </w:r>
              </w:ins>
            </w:sdtContent>
          </w:sdt>
        </w:p>
      </w:sdtContent>
    </w:sdt>
    <w:sdt>
      <w:sdtPr>
        <w:tag w:val="goog_rdk_4988"/>
        <w:id w:val="1460700555"/>
      </w:sdtPr>
      <w:sdtContent>
        <w:p w14:paraId="00000A77" w14:textId="77777777" w:rsidR="00CF3663" w:rsidRDefault="00000000">
          <w:pPr>
            <w:numPr>
              <w:ilvl w:val="3"/>
              <w:numId w:val="179"/>
            </w:numPr>
            <w:tabs>
              <w:tab w:val="left" w:pos="720"/>
              <w:tab w:val="left" w:pos="1440"/>
            </w:tabs>
            <w:spacing w:before="240"/>
            <w:rPr>
              <w:ins w:id="5002" w:author="BHA Regulatory Affairs Unit" w:date="2026-07-29T16:06:00Z"/>
            </w:rPr>
          </w:pPr>
          <w:sdt>
            <w:sdtPr>
              <w:tag w:val="goog_rdk_4987"/>
              <w:id w:val="1956446284"/>
            </w:sdtPr>
            <w:sdtContent>
              <w:ins w:id="5003" w:author="BHA Regulatory Affairs Unit" w:date="2026-07-29T16:06:00Z">
                <w:r>
                  <w:t>Drug testing and toxicology services, unless otherwise required by Controlled Substance License (CSL) standards.</w:t>
                </w:r>
              </w:ins>
            </w:sdtContent>
          </w:sdt>
        </w:p>
      </w:sdtContent>
    </w:sdt>
    <w:sdt>
      <w:sdtPr>
        <w:tag w:val="goog_rdk_4990"/>
        <w:id w:val="-1620012047"/>
      </w:sdtPr>
      <w:sdtContent>
        <w:p w14:paraId="00000A78" w14:textId="77777777" w:rsidR="00CF3663" w:rsidRDefault="00000000">
          <w:pPr>
            <w:numPr>
              <w:ilvl w:val="1"/>
              <w:numId w:val="179"/>
            </w:numPr>
            <w:tabs>
              <w:tab w:val="left" w:pos="720"/>
              <w:tab w:val="left" w:pos="1440"/>
            </w:tabs>
            <w:spacing w:before="240"/>
            <w:rPr>
              <w:ins w:id="5004" w:author="BHA Regulatory Affairs Unit" w:date="2026-07-29T16:06:00Z"/>
            </w:rPr>
          </w:pPr>
          <w:sdt>
            <w:sdtPr>
              <w:tag w:val="goog_rdk_4989"/>
              <w:id w:val="-452979784"/>
            </w:sdtPr>
            <w:sdtContent>
              <w:ins w:id="5005" w:author="BHA Regulatory Affairs Unit" w:date="2026-07-29T16:06:00Z">
                <w:r>
                  <w:t>Agencies providing MMOP treatment services must provide less than nine (9) hours of treatment contact hours and services per week.</w:t>
                </w:r>
              </w:ins>
            </w:sdtContent>
          </w:sdt>
        </w:p>
      </w:sdtContent>
    </w:sdt>
    <w:sdt>
      <w:sdtPr>
        <w:tag w:val="goog_rdk_4992"/>
        <w:id w:val="-1840324822"/>
      </w:sdtPr>
      <w:sdtContent>
        <w:p w14:paraId="00000A79" w14:textId="77777777" w:rsidR="00CF3663" w:rsidRDefault="00000000">
          <w:pPr>
            <w:numPr>
              <w:ilvl w:val="2"/>
              <w:numId w:val="179"/>
            </w:numPr>
            <w:tabs>
              <w:tab w:val="left" w:pos="720"/>
              <w:tab w:val="left" w:pos="1440"/>
            </w:tabs>
            <w:spacing w:before="240"/>
            <w:rPr>
              <w:ins w:id="5006" w:author="BHA Regulatory Affairs Unit" w:date="2026-07-29T16:06:00Z"/>
            </w:rPr>
          </w:pPr>
          <w:sdt>
            <w:sdtPr>
              <w:tag w:val="goog_rdk_4991"/>
              <w:id w:val="-483201975"/>
            </w:sdtPr>
            <w:sdtContent>
              <w:ins w:id="5007" w:author="BHA Regulatory Affairs Unit" w:date="2026-07-29T16:06:00Z">
                <w:r>
                  <w:t>Treatment contact hours are comprised of both medical and psychosocial services, and do not include pro-social activities.</w:t>
                </w:r>
              </w:ins>
            </w:sdtContent>
          </w:sdt>
        </w:p>
      </w:sdtContent>
    </w:sdt>
    <w:sdt>
      <w:sdtPr>
        <w:tag w:val="goog_rdk_4994"/>
        <w:id w:val="219790098"/>
      </w:sdtPr>
      <w:sdtContent>
        <w:p w14:paraId="00000A7A" w14:textId="77777777" w:rsidR="00CF3663" w:rsidRDefault="00000000">
          <w:pPr>
            <w:numPr>
              <w:ilvl w:val="2"/>
              <w:numId w:val="179"/>
            </w:numPr>
            <w:tabs>
              <w:tab w:val="left" w:pos="720"/>
              <w:tab w:val="left" w:pos="1440"/>
            </w:tabs>
            <w:spacing w:before="240"/>
            <w:rPr>
              <w:ins w:id="5008" w:author="BHA Regulatory Affairs Unit" w:date="2026-07-29T16:06:00Z"/>
            </w:rPr>
          </w:pPr>
          <w:sdt>
            <w:sdtPr>
              <w:tag w:val="goog_rdk_4993"/>
              <w:id w:val="-1185031153"/>
            </w:sdtPr>
            <w:sdtContent>
              <w:ins w:id="5009" w:author="BHA Regulatory Affairs Unit" w:date="2026-07-29T16:06:00Z">
                <w:r>
                  <w:t>Services must be available at least five (5) calendar days per week.</w:t>
                </w:r>
              </w:ins>
            </w:sdtContent>
          </w:sdt>
        </w:p>
      </w:sdtContent>
    </w:sdt>
    <w:sdt>
      <w:sdtPr>
        <w:tag w:val="goog_rdk_4996"/>
        <w:id w:val="2036951478"/>
      </w:sdtPr>
      <w:sdtContent>
        <w:p w14:paraId="00000A7B" w14:textId="77777777" w:rsidR="00CF3663" w:rsidRDefault="00000000">
          <w:pPr>
            <w:numPr>
              <w:ilvl w:val="2"/>
              <w:numId w:val="179"/>
            </w:numPr>
            <w:tabs>
              <w:tab w:val="left" w:pos="720"/>
              <w:tab w:val="left" w:pos="1440"/>
            </w:tabs>
            <w:spacing w:before="240"/>
            <w:rPr>
              <w:ins w:id="5010" w:author="BHA Regulatory Affairs Unit" w:date="2026-07-29T16:06:00Z"/>
            </w:rPr>
          </w:pPr>
          <w:sdt>
            <w:sdtPr>
              <w:tag w:val="goog_rdk_4995"/>
              <w:id w:val="-1938627762"/>
            </w:sdtPr>
            <w:sdtContent>
              <w:ins w:id="5011" w:author="BHA Regulatory Affairs Unit" w:date="2026-07-29T16:06:00Z">
                <w:r>
                  <w:t>Services must be provided in an amount, frequency, and intensity appropriate to the individual’s needs and level of function, as determined by their assessment.</w:t>
                </w:r>
              </w:ins>
            </w:sdtContent>
          </w:sdt>
        </w:p>
      </w:sdtContent>
    </w:sdt>
    <w:sdt>
      <w:sdtPr>
        <w:tag w:val="goog_rdk_4998"/>
        <w:id w:val="259594570"/>
      </w:sdtPr>
      <w:sdtContent>
        <w:p w14:paraId="00000A7C" w14:textId="77777777" w:rsidR="00CF3663" w:rsidRDefault="00000000">
          <w:pPr>
            <w:numPr>
              <w:ilvl w:val="2"/>
              <w:numId w:val="179"/>
            </w:numPr>
            <w:tabs>
              <w:tab w:val="left" w:pos="720"/>
              <w:tab w:val="left" w:pos="1440"/>
            </w:tabs>
            <w:spacing w:before="240"/>
            <w:rPr>
              <w:ins w:id="5012" w:author="BHA Regulatory Affairs Unit" w:date="2026-07-29T16:06:00Z"/>
            </w:rPr>
          </w:pPr>
          <w:sdt>
            <w:sdtPr>
              <w:tag w:val="goog_rdk_4997"/>
              <w:id w:val="-149078988"/>
            </w:sdtPr>
            <w:sdtContent>
              <w:ins w:id="5013" w:author="BHA Regulatory Affairs Unit" w:date="2026-07-29T16:06:00Z">
                <w:r>
                  <w:t>Services offered must be responsive to the individual’s preferences to encourage effective participation.</w:t>
                </w:r>
              </w:ins>
            </w:sdtContent>
          </w:sdt>
        </w:p>
      </w:sdtContent>
    </w:sdt>
    <w:sdt>
      <w:sdtPr>
        <w:tag w:val="goog_rdk_5000"/>
        <w:id w:val="875401749"/>
      </w:sdtPr>
      <w:sdtContent>
        <w:p w14:paraId="00000A7D" w14:textId="77777777" w:rsidR="00CF3663" w:rsidRDefault="00000000">
          <w:pPr>
            <w:numPr>
              <w:ilvl w:val="2"/>
              <w:numId w:val="179"/>
            </w:numPr>
            <w:tabs>
              <w:tab w:val="left" w:pos="720"/>
              <w:tab w:val="left" w:pos="1440"/>
              <w:tab w:val="left" w:pos="2160"/>
            </w:tabs>
            <w:spacing w:before="200" w:after="200"/>
            <w:rPr>
              <w:ins w:id="5014" w:author="BHA Regulatory Affairs Unit" w:date="2026-07-29T16:06:00Z"/>
            </w:rPr>
          </w:pPr>
          <w:sdt>
            <w:sdtPr>
              <w:tag w:val="goog_rdk_4999"/>
              <w:id w:val="-648705965"/>
            </w:sdtPr>
            <w:sdtContent>
              <w:ins w:id="5015" w:author="BHA Regulatory Affairs Unit" w:date="2026-07-29T16:06:00Z">
                <w:r>
                  <w:t>An individual may be excused from participation if their acute withdrawal or another condition prevents effective participation at that time. This must be documented in the individual’s record and revisited frequently, with participation encouraged and expected once the acute episode passes.</w:t>
                </w:r>
              </w:ins>
            </w:sdtContent>
          </w:sdt>
        </w:p>
      </w:sdtContent>
    </w:sdt>
    <w:sdt>
      <w:sdtPr>
        <w:tag w:val="goog_rdk_5002"/>
        <w:id w:val="-1765353934"/>
      </w:sdtPr>
      <w:sdtContent>
        <w:p w14:paraId="00000A7E" w14:textId="77777777" w:rsidR="00CF3663" w:rsidRDefault="00000000">
          <w:pPr>
            <w:numPr>
              <w:ilvl w:val="1"/>
              <w:numId w:val="179"/>
            </w:numPr>
            <w:tabs>
              <w:tab w:val="left" w:pos="720"/>
              <w:tab w:val="left" w:pos="1440"/>
            </w:tabs>
            <w:spacing w:before="240"/>
            <w:rPr>
              <w:ins w:id="5016" w:author="BHA Regulatory Affairs Unit" w:date="2026-07-29T16:06:00Z"/>
            </w:rPr>
          </w:pPr>
          <w:sdt>
            <w:sdtPr>
              <w:tag w:val="goog_rdk_5001"/>
              <w:id w:val="-1910132755"/>
            </w:sdtPr>
            <w:sdtContent>
              <w:ins w:id="5017" w:author="BHA Regulatory Affairs Unit" w:date="2026-07-29T16:06:00Z">
                <w:r>
                  <w:t>MMOP treatment services must include, but are not limited to:</w:t>
                </w:r>
                <w:r>
                  <w:tab/>
                </w:r>
              </w:ins>
            </w:sdtContent>
          </w:sdt>
        </w:p>
      </w:sdtContent>
    </w:sdt>
    <w:sdt>
      <w:sdtPr>
        <w:tag w:val="goog_rdk_5004"/>
        <w:id w:val="1935306479"/>
      </w:sdtPr>
      <w:sdtContent>
        <w:p w14:paraId="00000A7F" w14:textId="77777777" w:rsidR="00CF3663" w:rsidRDefault="00000000">
          <w:pPr>
            <w:numPr>
              <w:ilvl w:val="2"/>
              <w:numId w:val="179"/>
            </w:numPr>
            <w:tabs>
              <w:tab w:val="left" w:pos="720"/>
              <w:tab w:val="left" w:pos="1440"/>
            </w:tabs>
            <w:spacing w:before="240"/>
            <w:rPr>
              <w:ins w:id="5018" w:author="BHA Regulatory Affairs Unit" w:date="2026-07-29T16:06:00Z"/>
            </w:rPr>
          </w:pPr>
          <w:sdt>
            <w:sdtPr>
              <w:tag w:val="goog_rdk_5003"/>
              <w:id w:val="2039340168"/>
            </w:sdtPr>
            <w:sdtContent>
              <w:ins w:id="5019" w:author="BHA Regulatory Affairs Unit" w:date="2026-07-29T16:06:00Z">
                <w:r>
                  <w:t>Screening;</w:t>
                </w:r>
              </w:ins>
            </w:sdtContent>
          </w:sdt>
        </w:p>
      </w:sdtContent>
    </w:sdt>
    <w:sdt>
      <w:sdtPr>
        <w:tag w:val="goog_rdk_5006"/>
        <w:id w:val="-690275304"/>
      </w:sdtPr>
      <w:sdtContent>
        <w:p w14:paraId="00000A80" w14:textId="77777777" w:rsidR="00CF3663" w:rsidRDefault="00000000">
          <w:pPr>
            <w:numPr>
              <w:ilvl w:val="2"/>
              <w:numId w:val="179"/>
            </w:numPr>
            <w:tabs>
              <w:tab w:val="left" w:pos="720"/>
              <w:tab w:val="left" w:pos="1440"/>
            </w:tabs>
            <w:spacing w:before="240"/>
            <w:rPr>
              <w:ins w:id="5020" w:author="BHA Regulatory Affairs Unit" w:date="2026-07-29T16:06:00Z"/>
            </w:rPr>
          </w:pPr>
          <w:sdt>
            <w:sdtPr>
              <w:tag w:val="goog_rdk_5005"/>
              <w:id w:val="632899435"/>
            </w:sdtPr>
            <w:sdtContent>
              <w:ins w:id="5021" w:author="BHA Regulatory Affairs Unit" w:date="2026-07-29T16:06:00Z">
                <w:r>
                  <w:t>Assessment;</w:t>
                </w:r>
              </w:ins>
            </w:sdtContent>
          </w:sdt>
        </w:p>
      </w:sdtContent>
    </w:sdt>
    <w:sdt>
      <w:sdtPr>
        <w:tag w:val="goog_rdk_5008"/>
        <w:id w:val="-717515808"/>
      </w:sdtPr>
      <w:sdtContent>
        <w:p w14:paraId="00000A81" w14:textId="77777777" w:rsidR="00CF3663" w:rsidRDefault="00000000">
          <w:pPr>
            <w:numPr>
              <w:ilvl w:val="2"/>
              <w:numId w:val="179"/>
            </w:numPr>
            <w:tabs>
              <w:tab w:val="left" w:pos="720"/>
              <w:tab w:val="left" w:pos="1440"/>
            </w:tabs>
            <w:spacing w:before="240"/>
            <w:rPr>
              <w:ins w:id="5022" w:author="BHA Regulatory Affairs Unit" w:date="2026-07-29T16:06:00Z"/>
            </w:rPr>
          </w:pPr>
          <w:sdt>
            <w:sdtPr>
              <w:tag w:val="goog_rdk_5007"/>
              <w:id w:val="431929260"/>
            </w:sdtPr>
            <w:sdtContent>
              <w:ins w:id="5023" w:author="BHA Regulatory Affairs Unit" w:date="2026-07-29T16:06:00Z">
                <w:r>
                  <w:t>Addiction pharmacology;</w:t>
                </w:r>
              </w:ins>
            </w:sdtContent>
          </w:sdt>
        </w:p>
      </w:sdtContent>
    </w:sdt>
    <w:sdt>
      <w:sdtPr>
        <w:tag w:val="goog_rdk_5010"/>
        <w:id w:val="-1236741207"/>
      </w:sdtPr>
      <w:sdtContent>
        <w:p w14:paraId="00000A82" w14:textId="77777777" w:rsidR="00CF3663" w:rsidRDefault="00000000">
          <w:pPr>
            <w:numPr>
              <w:ilvl w:val="2"/>
              <w:numId w:val="179"/>
            </w:numPr>
            <w:tabs>
              <w:tab w:val="left" w:pos="720"/>
              <w:tab w:val="left" w:pos="1440"/>
            </w:tabs>
            <w:spacing w:before="240"/>
            <w:rPr>
              <w:ins w:id="5024" w:author="BHA Regulatory Affairs Unit" w:date="2026-07-29T16:06:00Z"/>
            </w:rPr>
          </w:pPr>
          <w:sdt>
            <w:sdtPr>
              <w:tag w:val="goog_rdk_5009"/>
              <w:id w:val="414598933"/>
            </w:sdtPr>
            <w:sdtContent>
              <w:ins w:id="5025" w:author="BHA Regulatory Affairs Unit" w:date="2026-07-29T16:06:00Z">
                <w:r>
                  <w:t>Intoxication and withdrawal management;</w:t>
                </w:r>
              </w:ins>
            </w:sdtContent>
          </w:sdt>
        </w:p>
      </w:sdtContent>
    </w:sdt>
    <w:sdt>
      <w:sdtPr>
        <w:tag w:val="goog_rdk_5012"/>
        <w:id w:val="-879148125"/>
      </w:sdtPr>
      <w:sdtContent>
        <w:p w14:paraId="00000A83" w14:textId="77777777" w:rsidR="00CF3663" w:rsidRDefault="00000000">
          <w:pPr>
            <w:numPr>
              <w:ilvl w:val="2"/>
              <w:numId w:val="179"/>
            </w:numPr>
            <w:tabs>
              <w:tab w:val="left" w:pos="720"/>
              <w:tab w:val="left" w:pos="1440"/>
            </w:tabs>
            <w:spacing w:before="240"/>
            <w:rPr>
              <w:ins w:id="5026" w:author="BHA Regulatory Affairs Unit" w:date="2026-07-29T16:06:00Z"/>
            </w:rPr>
          </w:pPr>
          <w:sdt>
            <w:sdtPr>
              <w:tag w:val="goog_rdk_5011"/>
              <w:id w:val="1118320055"/>
            </w:sdtPr>
            <w:sdtContent>
              <w:ins w:id="5027" w:author="BHA Regulatory Affairs Unit" w:date="2026-07-29T16:06:00Z">
                <w:r>
                  <w:t>Medication management, including regular monitoring of the individual’s adherence to prescribed medications;</w:t>
                </w:r>
              </w:ins>
            </w:sdtContent>
          </w:sdt>
        </w:p>
      </w:sdtContent>
    </w:sdt>
    <w:sdt>
      <w:sdtPr>
        <w:tag w:val="goog_rdk_5014"/>
        <w:id w:val="1513809726"/>
      </w:sdtPr>
      <w:sdtContent>
        <w:p w14:paraId="00000A84" w14:textId="77777777" w:rsidR="00CF3663" w:rsidRDefault="00000000">
          <w:pPr>
            <w:numPr>
              <w:ilvl w:val="2"/>
              <w:numId w:val="179"/>
            </w:numPr>
            <w:tabs>
              <w:tab w:val="left" w:pos="720"/>
              <w:tab w:val="left" w:pos="1440"/>
            </w:tabs>
            <w:spacing w:before="240"/>
            <w:rPr>
              <w:ins w:id="5028" w:author="BHA Regulatory Affairs Unit" w:date="2026-07-29T16:06:00Z"/>
            </w:rPr>
          </w:pPr>
          <w:sdt>
            <w:sdtPr>
              <w:tag w:val="goog_rdk_5013"/>
              <w:id w:val="730526574"/>
            </w:sdtPr>
            <w:sdtContent>
              <w:ins w:id="5029" w:author="BHA Regulatory Affairs Unit" w:date="2026-07-29T16:06:00Z">
                <w:r>
                  <w:t>Prescription services with relevant medications on-site; and</w:t>
                </w:r>
              </w:ins>
            </w:sdtContent>
          </w:sdt>
        </w:p>
      </w:sdtContent>
    </w:sdt>
    <w:sdt>
      <w:sdtPr>
        <w:tag w:val="goog_rdk_5016"/>
        <w:id w:val="1033087827"/>
      </w:sdtPr>
      <w:sdtContent>
        <w:p w14:paraId="00000A85" w14:textId="77777777" w:rsidR="00CF3663" w:rsidRDefault="00000000">
          <w:pPr>
            <w:numPr>
              <w:ilvl w:val="2"/>
              <w:numId w:val="179"/>
            </w:numPr>
            <w:tabs>
              <w:tab w:val="left" w:pos="720"/>
              <w:tab w:val="left" w:pos="1440"/>
            </w:tabs>
            <w:spacing w:before="240"/>
            <w:rPr>
              <w:ins w:id="5030" w:author="BHA Regulatory Affairs Unit" w:date="2026-07-29T16:06:00Z"/>
            </w:rPr>
          </w:pPr>
          <w:sdt>
            <w:sdtPr>
              <w:tag w:val="goog_rdk_5015"/>
              <w:id w:val="1226838303"/>
            </w:sdtPr>
            <w:sdtContent>
              <w:ins w:id="5031" w:author="BHA Regulatory Affairs Unit" w:date="2026-07-29T16:06:00Z">
                <w:r>
                  <w:t>Care coordination.</w:t>
                </w:r>
              </w:ins>
            </w:sdtContent>
          </w:sdt>
        </w:p>
      </w:sdtContent>
    </w:sdt>
    <w:sdt>
      <w:sdtPr>
        <w:tag w:val="goog_rdk_5018"/>
        <w:id w:val="2044772525"/>
      </w:sdtPr>
      <w:sdtContent>
        <w:p w14:paraId="00000A86" w14:textId="77777777" w:rsidR="00CF3663" w:rsidRDefault="00000000">
          <w:pPr>
            <w:numPr>
              <w:ilvl w:val="1"/>
              <w:numId w:val="179"/>
            </w:numPr>
            <w:tabs>
              <w:tab w:val="left" w:pos="720"/>
              <w:tab w:val="left" w:pos="1440"/>
            </w:tabs>
            <w:spacing w:before="240"/>
            <w:rPr>
              <w:ins w:id="5032" w:author="BHA Regulatory Affairs Unit" w:date="2026-07-29T16:06:00Z"/>
            </w:rPr>
          </w:pPr>
          <w:sdt>
            <w:sdtPr>
              <w:tag w:val="goog_rdk_5017"/>
              <w:id w:val="1542917739"/>
            </w:sdtPr>
            <w:sdtContent>
              <w:ins w:id="5033" w:author="BHA Regulatory Affairs Unit" w:date="2026-07-29T16:06:00Z">
                <w:r>
                  <w:t>Additional services may include, but are not limited to:</w:t>
                </w:r>
              </w:ins>
            </w:sdtContent>
          </w:sdt>
        </w:p>
      </w:sdtContent>
    </w:sdt>
    <w:sdt>
      <w:sdtPr>
        <w:tag w:val="goog_rdk_5020"/>
        <w:id w:val="1473189157"/>
      </w:sdtPr>
      <w:sdtContent>
        <w:p w14:paraId="00000A87" w14:textId="77777777" w:rsidR="00CF3663" w:rsidRDefault="00000000">
          <w:pPr>
            <w:numPr>
              <w:ilvl w:val="2"/>
              <w:numId w:val="179"/>
            </w:numPr>
            <w:tabs>
              <w:tab w:val="left" w:pos="720"/>
              <w:tab w:val="left" w:pos="1440"/>
            </w:tabs>
            <w:spacing w:before="240"/>
            <w:rPr>
              <w:ins w:id="5034" w:author="BHA Regulatory Affairs Unit" w:date="2026-07-29T16:06:00Z"/>
            </w:rPr>
          </w:pPr>
          <w:sdt>
            <w:sdtPr>
              <w:tag w:val="goog_rdk_5019"/>
              <w:id w:val="-1376515425"/>
            </w:sdtPr>
            <w:sdtContent>
              <w:ins w:id="5035" w:author="BHA Regulatory Affairs Unit" w:date="2026-07-29T16:06:00Z">
                <w:r>
                  <w:t>Group and individual counseling;</w:t>
                </w:r>
              </w:ins>
            </w:sdtContent>
          </w:sdt>
        </w:p>
      </w:sdtContent>
    </w:sdt>
    <w:sdt>
      <w:sdtPr>
        <w:tag w:val="goog_rdk_5022"/>
        <w:id w:val="-2021905585"/>
      </w:sdtPr>
      <w:sdtContent>
        <w:p w14:paraId="00000A88" w14:textId="77777777" w:rsidR="00CF3663" w:rsidRDefault="00000000">
          <w:pPr>
            <w:numPr>
              <w:ilvl w:val="2"/>
              <w:numId w:val="179"/>
            </w:numPr>
            <w:tabs>
              <w:tab w:val="left" w:pos="720"/>
              <w:tab w:val="left" w:pos="1440"/>
            </w:tabs>
            <w:spacing w:before="240"/>
            <w:rPr>
              <w:ins w:id="5036" w:author="BHA Regulatory Affairs Unit" w:date="2026-07-29T16:06:00Z"/>
            </w:rPr>
          </w:pPr>
          <w:sdt>
            <w:sdtPr>
              <w:tag w:val="goog_rdk_5021"/>
              <w:id w:val="832624743"/>
            </w:sdtPr>
            <w:sdtContent>
              <w:ins w:id="5037" w:author="BHA Regulatory Affairs Unit" w:date="2026-07-29T16:06:00Z">
                <w:r>
                  <w:t>Motivational enhancement;</w:t>
                </w:r>
              </w:ins>
            </w:sdtContent>
          </w:sdt>
        </w:p>
      </w:sdtContent>
    </w:sdt>
    <w:sdt>
      <w:sdtPr>
        <w:tag w:val="goog_rdk_5024"/>
        <w:id w:val="-533513299"/>
      </w:sdtPr>
      <w:sdtContent>
        <w:p w14:paraId="00000A89" w14:textId="77777777" w:rsidR="00CF3663" w:rsidRDefault="00000000">
          <w:pPr>
            <w:numPr>
              <w:ilvl w:val="2"/>
              <w:numId w:val="179"/>
            </w:numPr>
            <w:tabs>
              <w:tab w:val="left" w:pos="720"/>
              <w:tab w:val="left" w:pos="1440"/>
            </w:tabs>
            <w:spacing w:before="240"/>
            <w:rPr>
              <w:ins w:id="5038" w:author="BHA Regulatory Affairs Unit" w:date="2026-07-29T16:06:00Z"/>
            </w:rPr>
          </w:pPr>
          <w:sdt>
            <w:sdtPr>
              <w:tag w:val="goog_rdk_5023"/>
              <w:id w:val="376295427"/>
            </w:sdtPr>
            <w:sdtContent>
              <w:ins w:id="5039" w:author="BHA Regulatory Affairs Unit" w:date="2026-07-29T16:06:00Z">
                <w:r>
                  <w:t>Family therapy;</w:t>
                </w:r>
              </w:ins>
            </w:sdtContent>
          </w:sdt>
        </w:p>
      </w:sdtContent>
    </w:sdt>
    <w:sdt>
      <w:sdtPr>
        <w:tag w:val="goog_rdk_5026"/>
        <w:id w:val="1394869651"/>
      </w:sdtPr>
      <w:sdtContent>
        <w:p w14:paraId="00000A8A" w14:textId="77777777" w:rsidR="00CF3663" w:rsidRDefault="00000000">
          <w:pPr>
            <w:numPr>
              <w:ilvl w:val="2"/>
              <w:numId w:val="179"/>
            </w:numPr>
            <w:tabs>
              <w:tab w:val="left" w:pos="720"/>
              <w:tab w:val="left" w:pos="1440"/>
            </w:tabs>
            <w:spacing w:before="240"/>
            <w:rPr>
              <w:ins w:id="5040" w:author="BHA Regulatory Affairs Unit" w:date="2026-07-29T16:06:00Z"/>
            </w:rPr>
          </w:pPr>
          <w:sdt>
            <w:sdtPr>
              <w:tag w:val="goog_rdk_5025"/>
              <w:id w:val="-1655072535"/>
            </w:sdtPr>
            <w:sdtContent>
              <w:ins w:id="5041" w:author="BHA Regulatory Affairs Unit" w:date="2026-07-29T16:06:00Z">
                <w:r>
                  <w:t>Educational groups;</w:t>
                </w:r>
              </w:ins>
            </w:sdtContent>
          </w:sdt>
        </w:p>
      </w:sdtContent>
    </w:sdt>
    <w:sdt>
      <w:sdtPr>
        <w:tag w:val="goog_rdk_5028"/>
        <w:id w:val="-1029165613"/>
      </w:sdtPr>
      <w:sdtContent>
        <w:p w14:paraId="00000A8B" w14:textId="77777777" w:rsidR="00CF3663" w:rsidRDefault="00000000">
          <w:pPr>
            <w:numPr>
              <w:ilvl w:val="2"/>
              <w:numId w:val="179"/>
            </w:numPr>
            <w:tabs>
              <w:tab w:val="left" w:pos="720"/>
              <w:tab w:val="left" w:pos="1440"/>
            </w:tabs>
            <w:spacing w:before="240"/>
            <w:rPr>
              <w:ins w:id="5042" w:author="BHA Regulatory Affairs Unit" w:date="2026-07-29T16:06:00Z"/>
            </w:rPr>
          </w:pPr>
          <w:sdt>
            <w:sdtPr>
              <w:tag w:val="goog_rdk_5027"/>
              <w:id w:val="1347686510"/>
            </w:sdtPr>
            <w:sdtContent>
              <w:ins w:id="5043" w:author="BHA Regulatory Affairs Unit" w:date="2026-07-29T16:06:00Z">
                <w:r>
                  <w:t>Occupational and recreational therapy;</w:t>
                </w:r>
              </w:ins>
            </w:sdtContent>
          </w:sdt>
        </w:p>
      </w:sdtContent>
    </w:sdt>
    <w:sdt>
      <w:sdtPr>
        <w:tag w:val="goog_rdk_5030"/>
        <w:id w:val="-734924915"/>
      </w:sdtPr>
      <w:sdtContent>
        <w:p w14:paraId="00000A8C" w14:textId="77777777" w:rsidR="00CF3663" w:rsidRDefault="00000000">
          <w:pPr>
            <w:numPr>
              <w:ilvl w:val="2"/>
              <w:numId w:val="179"/>
            </w:numPr>
            <w:tabs>
              <w:tab w:val="left" w:pos="720"/>
              <w:tab w:val="left" w:pos="1440"/>
            </w:tabs>
            <w:spacing w:before="240"/>
            <w:rPr>
              <w:ins w:id="5044" w:author="BHA Regulatory Affairs Unit" w:date="2026-07-29T16:06:00Z"/>
            </w:rPr>
          </w:pPr>
          <w:sdt>
            <w:sdtPr>
              <w:tag w:val="goog_rdk_5029"/>
              <w:id w:val="2012218293"/>
            </w:sdtPr>
            <w:sdtContent>
              <w:ins w:id="5045" w:author="BHA Regulatory Affairs Unit" w:date="2026-07-29T16:06:00Z">
                <w:r>
                  <w:t>Mental health and physical health pharmacology, as needed;</w:t>
                </w:r>
              </w:ins>
            </w:sdtContent>
          </w:sdt>
        </w:p>
      </w:sdtContent>
    </w:sdt>
    <w:sdt>
      <w:sdtPr>
        <w:tag w:val="goog_rdk_5032"/>
        <w:id w:val="-1477482032"/>
      </w:sdtPr>
      <w:sdtContent>
        <w:p w14:paraId="00000A8D" w14:textId="77777777" w:rsidR="00CF3663" w:rsidRDefault="00000000">
          <w:pPr>
            <w:numPr>
              <w:ilvl w:val="2"/>
              <w:numId w:val="179"/>
            </w:numPr>
            <w:tabs>
              <w:tab w:val="left" w:pos="720"/>
              <w:tab w:val="left" w:pos="1440"/>
            </w:tabs>
            <w:spacing w:before="240"/>
            <w:rPr>
              <w:ins w:id="5046" w:author="BHA Regulatory Affairs Unit" w:date="2026-07-29T16:06:00Z"/>
            </w:rPr>
          </w:pPr>
          <w:sdt>
            <w:sdtPr>
              <w:tag w:val="goog_rdk_5031"/>
              <w:id w:val="2033492157"/>
            </w:sdtPr>
            <w:sdtContent>
              <w:ins w:id="5047" w:author="BHA Regulatory Affairs Unit" w:date="2026-07-29T16:06:00Z">
                <w:r>
                  <w:t>Peer, social and recovery support; and</w:t>
                </w:r>
              </w:ins>
            </w:sdtContent>
          </w:sdt>
        </w:p>
      </w:sdtContent>
    </w:sdt>
    <w:sdt>
      <w:sdtPr>
        <w:tag w:val="goog_rdk_5034"/>
        <w:id w:val="-1906024221"/>
      </w:sdtPr>
      <w:sdtContent>
        <w:p w14:paraId="00000A8E" w14:textId="77777777" w:rsidR="00CF3663" w:rsidRDefault="00000000">
          <w:pPr>
            <w:numPr>
              <w:ilvl w:val="2"/>
              <w:numId w:val="179"/>
            </w:numPr>
            <w:tabs>
              <w:tab w:val="left" w:pos="720"/>
              <w:tab w:val="left" w:pos="1440"/>
            </w:tabs>
            <w:spacing w:before="240"/>
            <w:rPr>
              <w:ins w:id="5048" w:author="BHA Regulatory Affairs Unit" w:date="2026-07-29T16:06:00Z"/>
            </w:rPr>
          </w:pPr>
          <w:sdt>
            <w:sdtPr>
              <w:tag w:val="goog_rdk_5033"/>
              <w:id w:val="417136639"/>
            </w:sdtPr>
            <w:sdtContent>
              <w:ins w:id="5049" w:author="BHA Regulatory Affairs Unit" w:date="2026-07-29T16:06:00Z">
                <w:r>
                  <w:t>Support for the development of life skills.</w:t>
                </w:r>
              </w:ins>
            </w:sdtContent>
          </w:sdt>
        </w:p>
      </w:sdtContent>
    </w:sdt>
    <w:sdt>
      <w:sdtPr>
        <w:tag w:val="goog_rdk_5036"/>
        <w:id w:val="691544634"/>
      </w:sdtPr>
      <w:sdtContent>
        <w:p w14:paraId="00000A8F" w14:textId="77777777" w:rsidR="00CF3663" w:rsidRDefault="00000000">
          <w:pPr>
            <w:numPr>
              <w:ilvl w:val="1"/>
              <w:numId w:val="179"/>
            </w:numPr>
            <w:tabs>
              <w:tab w:val="left" w:pos="720"/>
              <w:tab w:val="left" w:pos="1440"/>
            </w:tabs>
            <w:spacing w:before="240"/>
            <w:rPr>
              <w:ins w:id="5050" w:author="BHA Regulatory Affairs Unit" w:date="2026-07-29T16:06:00Z"/>
            </w:rPr>
          </w:pPr>
          <w:sdt>
            <w:sdtPr>
              <w:tag w:val="goog_rdk_5035"/>
              <w:id w:val="650111386"/>
            </w:sdtPr>
            <w:sdtContent>
              <w:ins w:id="5051" w:author="BHA Regulatory Affairs Unit" w:date="2026-07-29T16:06:00Z">
                <w:r>
                  <w:t>If the agency does not provide a treatment approach or support service necessary to meet the individual’s treatment needs, the agency must ensure that care coordination occurs, with the proper releases in place.</w:t>
                </w:r>
              </w:ins>
            </w:sdtContent>
          </w:sdt>
        </w:p>
      </w:sdtContent>
    </w:sdt>
    <w:sdt>
      <w:sdtPr>
        <w:tag w:val="goog_rdk_5038"/>
        <w:id w:val="658289566"/>
      </w:sdtPr>
      <w:sdtContent>
        <w:p w14:paraId="00000A90" w14:textId="77777777" w:rsidR="00CF3663" w:rsidRDefault="00000000">
          <w:pPr>
            <w:numPr>
              <w:ilvl w:val="1"/>
              <w:numId w:val="179"/>
            </w:numPr>
            <w:tabs>
              <w:tab w:val="left" w:pos="720"/>
              <w:tab w:val="left" w:pos="1440"/>
            </w:tabs>
            <w:spacing w:before="240"/>
            <w:rPr>
              <w:ins w:id="5052" w:author="BHA Regulatory Affairs Unit" w:date="2026-07-29T16:06:00Z"/>
            </w:rPr>
          </w:pPr>
          <w:sdt>
            <w:sdtPr>
              <w:tag w:val="goog_rdk_5037"/>
              <w:id w:val="-583950340"/>
            </w:sdtPr>
            <w:sdtContent>
              <w:ins w:id="5053" w:author="BHA Regulatory Affairs Unit" w:date="2026-07-29T16:06:00Z">
                <w:r>
                  <w:t>Medication-assisted treatment (MAT) for withdrawal management</w:t>
                </w:r>
              </w:ins>
            </w:sdtContent>
          </w:sdt>
        </w:p>
      </w:sdtContent>
    </w:sdt>
    <w:sdt>
      <w:sdtPr>
        <w:tag w:val="goog_rdk_5040"/>
        <w:id w:val="1889128780"/>
      </w:sdtPr>
      <w:sdtContent>
        <w:p w14:paraId="00000A91" w14:textId="77777777" w:rsidR="00CF3663" w:rsidRDefault="00000000">
          <w:pPr>
            <w:numPr>
              <w:ilvl w:val="2"/>
              <w:numId w:val="179"/>
            </w:numPr>
            <w:tabs>
              <w:tab w:val="left" w:pos="720"/>
              <w:tab w:val="left" w:pos="1440"/>
            </w:tabs>
            <w:spacing w:before="240"/>
            <w:rPr>
              <w:ins w:id="5054" w:author="BHA Regulatory Affairs Unit" w:date="2026-07-29T16:06:00Z"/>
            </w:rPr>
          </w:pPr>
          <w:sdt>
            <w:sdtPr>
              <w:tag w:val="goog_rdk_5039"/>
              <w:id w:val="1195769336"/>
            </w:sdtPr>
            <w:sdtContent>
              <w:ins w:id="5055" w:author="BHA Regulatory Affairs Unit" w:date="2026-07-29T16:06:00Z">
                <w:r>
                  <w:t>Agencies must continue individuals on their MAT regimen and will only remove individuals from medications treating opioid use disorders (MOUD):</w:t>
                </w:r>
              </w:ins>
            </w:sdtContent>
          </w:sdt>
        </w:p>
      </w:sdtContent>
    </w:sdt>
    <w:sdt>
      <w:sdtPr>
        <w:tag w:val="goog_rdk_5042"/>
        <w:id w:val="1531637565"/>
      </w:sdtPr>
      <w:sdtContent>
        <w:p w14:paraId="00000A92" w14:textId="77777777" w:rsidR="00CF3663" w:rsidRDefault="00000000">
          <w:pPr>
            <w:numPr>
              <w:ilvl w:val="3"/>
              <w:numId w:val="179"/>
            </w:numPr>
            <w:tabs>
              <w:tab w:val="left" w:pos="720"/>
              <w:tab w:val="left" w:pos="1440"/>
            </w:tabs>
            <w:spacing w:before="240"/>
            <w:rPr>
              <w:ins w:id="5056" w:author="BHA Regulatory Affairs Unit" w:date="2026-07-29T16:06:00Z"/>
            </w:rPr>
          </w:pPr>
          <w:sdt>
            <w:sdtPr>
              <w:tag w:val="goog_rdk_5041"/>
              <w:id w:val="808670710"/>
            </w:sdtPr>
            <w:sdtContent>
              <w:ins w:id="5057" w:author="BHA Regulatory Affairs Unit" w:date="2026-07-29T16:06:00Z">
                <w:r>
                  <w:t>At the individual’s request;</w:t>
                </w:r>
              </w:ins>
            </w:sdtContent>
          </w:sdt>
        </w:p>
      </w:sdtContent>
    </w:sdt>
    <w:sdt>
      <w:sdtPr>
        <w:tag w:val="goog_rdk_5044"/>
        <w:id w:val="-763851110"/>
      </w:sdtPr>
      <w:sdtContent>
        <w:p w14:paraId="00000A93" w14:textId="77777777" w:rsidR="00CF3663" w:rsidRDefault="00000000">
          <w:pPr>
            <w:numPr>
              <w:ilvl w:val="3"/>
              <w:numId w:val="179"/>
            </w:numPr>
            <w:tabs>
              <w:tab w:val="left" w:pos="720"/>
              <w:tab w:val="left" w:pos="1440"/>
            </w:tabs>
            <w:spacing w:before="240"/>
            <w:rPr>
              <w:ins w:id="5058" w:author="BHA Regulatory Affairs Unit" w:date="2026-07-29T16:06:00Z"/>
            </w:rPr>
          </w:pPr>
          <w:sdt>
            <w:sdtPr>
              <w:tag w:val="goog_rdk_5043"/>
              <w:id w:val="-1137046270"/>
            </w:sdtPr>
            <w:sdtContent>
              <w:ins w:id="5059" w:author="BHA Regulatory Affairs Unit" w:date="2026-07-29T16:06:00Z">
                <w:r>
                  <w:t>If it is deemed medically appropriate by an authorized practitioner; or</w:t>
                </w:r>
              </w:ins>
            </w:sdtContent>
          </w:sdt>
        </w:p>
      </w:sdtContent>
    </w:sdt>
    <w:sdt>
      <w:sdtPr>
        <w:tag w:val="goog_rdk_5046"/>
        <w:id w:val="-1976606766"/>
      </w:sdtPr>
      <w:sdtContent>
        <w:p w14:paraId="00000A94" w14:textId="77777777" w:rsidR="00CF3663" w:rsidRDefault="00000000">
          <w:pPr>
            <w:numPr>
              <w:ilvl w:val="3"/>
              <w:numId w:val="179"/>
            </w:numPr>
            <w:tabs>
              <w:tab w:val="left" w:pos="720"/>
              <w:tab w:val="left" w:pos="1440"/>
            </w:tabs>
            <w:spacing w:before="240"/>
            <w:rPr>
              <w:ins w:id="5060" w:author="BHA Regulatory Affairs Unit" w:date="2026-07-29T16:06:00Z"/>
            </w:rPr>
          </w:pPr>
          <w:sdt>
            <w:sdtPr>
              <w:tag w:val="goog_rdk_5045"/>
              <w:id w:val="625323853"/>
            </w:sdtPr>
            <w:sdtContent>
              <w:ins w:id="5061" w:author="BHA Regulatory Affairs Unit" w:date="2026-07-29T16:06:00Z">
                <w:r>
                  <w:t>If an administrative discharge is warranted in alignment with the standards as detailed in Chapter 13 of these Rules.</w:t>
                </w:r>
              </w:ins>
            </w:sdtContent>
          </w:sdt>
        </w:p>
      </w:sdtContent>
    </w:sdt>
    <w:sdt>
      <w:sdtPr>
        <w:tag w:val="goog_rdk_5048"/>
        <w:id w:val="-1808086338"/>
      </w:sdtPr>
      <w:sdtContent>
        <w:p w14:paraId="00000A95" w14:textId="77777777" w:rsidR="00CF3663" w:rsidRDefault="00000000">
          <w:pPr>
            <w:numPr>
              <w:ilvl w:val="3"/>
              <w:numId w:val="179"/>
            </w:numPr>
            <w:tabs>
              <w:tab w:val="left" w:pos="720"/>
              <w:tab w:val="left" w:pos="1440"/>
            </w:tabs>
            <w:spacing w:before="240"/>
            <w:rPr>
              <w:ins w:id="5062" w:author="BHA Regulatory Affairs Unit" w:date="2026-07-29T16:06:00Z"/>
            </w:rPr>
          </w:pPr>
          <w:sdt>
            <w:sdtPr>
              <w:tag w:val="goog_rdk_5047"/>
              <w:id w:val="2000756338"/>
            </w:sdtPr>
            <w:sdtContent>
              <w:ins w:id="5063" w:author="BHA Regulatory Affairs Unit" w:date="2026-07-29T16:06:00Z">
                <w:r>
                  <w:t>Agencies must inform individuals receiving services about access to MAT services. Upon the individual’s consent, the agency must provide MAT services directly.</w:t>
                </w:r>
              </w:ins>
            </w:sdtContent>
          </w:sdt>
        </w:p>
      </w:sdtContent>
    </w:sdt>
    <w:sdt>
      <w:sdtPr>
        <w:tag w:val="goog_rdk_5050"/>
        <w:id w:val="2136753655"/>
      </w:sdtPr>
      <w:sdtContent>
        <w:p w14:paraId="00000A96" w14:textId="77777777" w:rsidR="00CF3663" w:rsidRDefault="00000000">
          <w:pPr>
            <w:numPr>
              <w:ilvl w:val="0"/>
              <w:numId w:val="179"/>
            </w:numPr>
            <w:tabs>
              <w:tab w:val="left" w:pos="720"/>
              <w:tab w:val="left" w:pos="1440"/>
            </w:tabs>
            <w:spacing w:before="240"/>
            <w:rPr>
              <w:ins w:id="5064" w:author="BHA Regulatory Affairs Unit" w:date="2026-07-29T16:06:00Z"/>
            </w:rPr>
          </w:pPr>
          <w:sdt>
            <w:sdtPr>
              <w:tag w:val="goog_rdk_5049"/>
              <w:id w:val="-1369495723"/>
            </w:sdtPr>
            <w:sdtContent>
              <w:ins w:id="5065" w:author="BHA Regulatory Affairs Unit" w:date="2026-07-29T16:06:00Z">
                <w:r>
                  <w:t>Support systems</w:t>
                </w:r>
              </w:ins>
            </w:sdtContent>
          </w:sdt>
        </w:p>
      </w:sdtContent>
    </w:sdt>
    <w:sdt>
      <w:sdtPr>
        <w:tag w:val="goog_rdk_5052"/>
        <w:id w:val="-1008180086"/>
      </w:sdtPr>
      <w:sdtContent>
        <w:p w14:paraId="00000A97" w14:textId="77777777" w:rsidR="00CF3663" w:rsidRDefault="00000000">
          <w:pPr>
            <w:numPr>
              <w:ilvl w:val="1"/>
              <w:numId w:val="179"/>
            </w:numPr>
            <w:tabs>
              <w:tab w:val="left" w:pos="720"/>
              <w:tab w:val="left" w:pos="1440"/>
            </w:tabs>
            <w:spacing w:before="240"/>
            <w:rPr>
              <w:ins w:id="5066" w:author="BHA Regulatory Affairs Unit" w:date="2026-07-29T16:06:00Z"/>
            </w:rPr>
          </w:pPr>
          <w:sdt>
            <w:sdtPr>
              <w:tag w:val="goog_rdk_5051"/>
              <w:id w:val="452803103"/>
            </w:sdtPr>
            <w:sdtContent>
              <w:ins w:id="5067" w:author="BHA Regulatory Affairs Unit" w:date="2026-07-29T16:06:00Z">
                <w:r>
                  <w:t>Agencies providing MMOP treatment services must inform individuals receiving treatment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5054"/>
        <w:id w:val="1028663530"/>
      </w:sdtPr>
      <w:sdtContent>
        <w:p w14:paraId="00000A98" w14:textId="77777777" w:rsidR="00CF3663" w:rsidRDefault="00000000">
          <w:pPr>
            <w:numPr>
              <w:ilvl w:val="1"/>
              <w:numId w:val="179"/>
            </w:numPr>
            <w:tabs>
              <w:tab w:val="left" w:pos="720"/>
              <w:tab w:val="left" w:pos="1440"/>
            </w:tabs>
            <w:spacing w:before="240"/>
            <w:rPr>
              <w:ins w:id="5068" w:author="BHA Regulatory Affairs Unit" w:date="2026-07-29T16:06:00Z"/>
            </w:rPr>
          </w:pPr>
          <w:sdt>
            <w:sdtPr>
              <w:tag w:val="goog_rdk_5053"/>
              <w:id w:val="932238675"/>
            </w:sdtPr>
            <w:sdtContent>
              <w:ins w:id="5069" w:author="BHA Regulatory Affairs Unit" w:date="2026-07-29T16:06:00Z">
                <w:r>
                  <w:t>Agencies must:</w:t>
                </w:r>
              </w:ins>
            </w:sdtContent>
          </w:sdt>
        </w:p>
      </w:sdtContent>
    </w:sdt>
    <w:sdt>
      <w:sdtPr>
        <w:tag w:val="goog_rdk_5056"/>
        <w:id w:val="-1064878164"/>
      </w:sdtPr>
      <w:sdtContent>
        <w:p w14:paraId="00000A99" w14:textId="77777777" w:rsidR="00CF3663" w:rsidRDefault="00000000">
          <w:pPr>
            <w:numPr>
              <w:ilvl w:val="2"/>
              <w:numId w:val="179"/>
            </w:numPr>
            <w:tabs>
              <w:tab w:val="left" w:pos="720"/>
              <w:tab w:val="left" w:pos="1440"/>
            </w:tabs>
            <w:spacing w:before="240"/>
            <w:rPr>
              <w:ins w:id="5070" w:author="BHA Regulatory Affairs Unit" w:date="2026-07-29T16:06:00Z"/>
            </w:rPr>
          </w:pPr>
          <w:sdt>
            <w:sdtPr>
              <w:tag w:val="goog_rdk_5055"/>
              <w:id w:val="-306285623"/>
            </w:sdtPr>
            <w:sdtContent>
              <w:ins w:id="5071" w:author="BHA Regulatory Affairs Unit" w:date="2026-07-29T16:06:00Z">
                <w:r>
                  <w:t>Be able to obtain a comprehensive medical history, perform a physical examination and follow admission criteria for MMOP treatment services;</w:t>
                </w:r>
              </w:ins>
            </w:sdtContent>
          </w:sdt>
        </w:p>
      </w:sdtContent>
    </w:sdt>
    <w:sdt>
      <w:sdtPr>
        <w:tag w:val="goog_rdk_5058"/>
        <w:id w:val="895196268"/>
      </w:sdtPr>
      <w:sdtContent>
        <w:p w14:paraId="00000A9A" w14:textId="77777777" w:rsidR="00CF3663" w:rsidRDefault="00000000">
          <w:pPr>
            <w:numPr>
              <w:ilvl w:val="2"/>
              <w:numId w:val="179"/>
            </w:numPr>
            <w:tabs>
              <w:tab w:val="left" w:pos="720"/>
              <w:tab w:val="left" w:pos="1440"/>
            </w:tabs>
            <w:spacing w:before="240"/>
            <w:rPr>
              <w:ins w:id="5072" w:author="BHA Regulatory Affairs Unit" w:date="2026-07-29T16:06:00Z"/>
            </w:rPr>
          </w:pPr>
          <w:sdt>
            <w:sdtPr>
              <w:tag w:val="goog_rdk_5057"/>
              <w:id w:val="-10548072"/>
            </w:sdtPr>
            <w:sdtContent>
              <w:ins w:id="5073" w:author="BHA Regulatory Affairs Unit" w:date="2026-07-29T16:06:00Z">
                <w:r>
                  <w:t>Provide education to individuals regarding emergency situations and available services, such as 988;</w:t>
                </w:r>
              </w:ins>
            </w:sdtContent>
          </w:sdt>
        </w:p>
      </w:sdtContent>
    </w:sdt>
    <w:sdt>
      <w:sdtPr>
        <w:tag w:val="goog_rdk_5060"/>
        <w:id w:val="244435029"/>
      </w:sdtPr>
      <w:sdtContent>
        <w:p w14:paraId="00000A9B" w14:textId="77777777" w:rsidR="00CF3663" w:rsidRDefault="00000000">
          <w:pPr>
            <w:numPr>
              <w:ilvl w:val="2"/>
              <w:numId w:val="179"/>
            </w:numPr>
            <w:tabs>
              <w:tab w:val="left" w:pos="720"/>
              <w:tab w:val="left" w:pos="1440"/>
            </w:tabs>
            <w:spacing w:before="240"/>
            <w:rPr>
              <w:ins w:id="5074" w:author="BHA Regulatory Affairs Unit" w:date="2026-07-29T16:06:00Z"/>
            </w:rPr>
          </w:pPr>
          <w:sdt>
            <w:sdtPr>
              <w:tag w:val="goog_rdk_5059"/>
              <w:id w:val="-607682922"/>
            </w:sdtPr>
            <w:sdtContent>
              <w:ins w:id="5075" w:author="BHA Regulatory Affairs Unit" w:date="2026-07-29T16:06:00Z">
                <w:r>
                  <w:t>Provide or assist in accessing transportation services for individuals who lack safe transportation; and</w:t>
                </w:r>
              </w:ins>
            </w:sdtContent>
          </w:sdt>
        </w:p>
      </w:sdtContent>
    </w:sdt>
    <w:sdt>
      <w:sdtPr>
        <w:tag w:val="goog_rdk_5062"/>
        <w:id w:val="525041485"/>
      </w:sdtPr>
      <w:sdtContent>
        <w:p w14:paraId="00000A9C" w14:textId="77777777" w:rsidR="00CF3663" w:rsidRDefault="00000000">
          <w:pPr>
            <w:numPr>
              <w:ilvl w:val="2"/>
              <w:numId w:val="179"/>
            </w:numPr>
            <w:tabs>
              <w:tab w:val="left" w:pos="720"/>
              <w:tab w:val="left" w:pos="1440"/>
            </w:tabs>
            <w:spacing w:before="240"/>
            <w:rPr>
              <w:ins w:id="5076" w:author="BHA Regulatory Affairs Unit" w:date="2026-07-29T16:06:00Z"/>
            </w:rPr>
          </w:pPr>
          <w:sdt>
            <w:sdtPr>
              <w:tag w:val="goog_rdk_5061"/>
              <w:id w:val="17510224"/>
            </w:sdtPr>
            <w:sdtContent>
              <w:ins w:id="5077" w:author="BHA Regulatory Affairs Unit" w:date="2026-07-29T16:06:00Z">
                <w:r>
                  <w:t>Coordinate services with behavioral health personnel, within the agency or through referral.</w:t>
                </w:r>
              </w:ins>
            </w:sdtContent>
          </w:sdt>
        </w:p>
      </w:sdtContent>
    </w:sdt>
    <w:sdt>
      <w:sdtPr>
        <w:tag w:val="goog_rdk_5064"/>
        <w:id w:val="-319286679"/>
      </w:sdtPr>
      <w:sdtContent>
        <w:p w14:paraId="00000A9D" w14:textId="77777777" w:rsidR="00CF3663" w:rsidRDefault="00000000">
          <w:pPr>
            <w:numPr>
              <w:ilvl w:val="0"/>
              <w:numId w:val="179"/>
            </w:numPr>
            <w:tabs>
              <w:tab w:val="left" w:pos="720"/>
              <w:tab w:val="left" w:pos="1440"/>
            </w:tabs>
            <w:spacing w:before="240"/>
            <w:rPr>
              <w:ins w:id="5078" w:author="BHA Regulatory Affairs Unit" w:date="2026-07-29T16:06:00Z"/>
            </w:rPr>
          </w:pPr>
          <w:sdt>
            <w:sdtPr>
              <w:tag w:val="goog_rdk_5063"/>
              <w:id w:val="-1826376187"/>
            </w:sdtPr>
            <w:sdtContent>
              <w:ins w:id="5079" w:author="BHA Regulatory Affairs Unit" w:date="2026-07-29T16:06:00Z">
                <w:r>
                  <w:t>Policies and procedures</w:t>
                </w:r>
              </w:ins>
            </w:sdtContent>
          </w:sdt>
        </w:p>
      </w:sdtContent>
    </w:sdt>
    <w:sdt>
      <w:sdtPr>
        <w:tag w:val="goog_rdk_5066"/>
        <w:id w:val="1052968223"/>
      </w:sdtPr>
      <w:sdtContent>
        <w:p w14:paraId="00000A9E" w14:textId="77777777" w:rsidR="00CF3663" w:rsidRDefault="00000000">
          <w:pPr>
            <w:numPr>
              <w:ilvl w:val="1"/>
              <w:numId w:val="179"/>
            </w:numPr>
            <w:tabs>
              <w:tab w:val="left" w:pos="720"/>
              <w:tab w:val="left" w:pos="1440"/>
            </w:tabs>
            <w:spacing w:before="240"/>
            <w:rPr>
              <w:ins w:id="5080" w:author="BHA Regulatory Affairs Unit" w:date="2026-07-29T16:06:00Z"/>
            </w:rPr>
          </w:pPr>
          <w:sdt>
            <w:sdtPr>
              <w:tag w:val="goog_rdk_5065"/>
              <w:id w:val="431835796"/>
            </w:sdtPr>
            <w:sdtContent>
              <w:ins w:id="5081" w:author="BHA Regulatory Affairs Unit" w:date="2026-07-29T16:06:00Z">
                <w:r>
                  <w:t>Agencies must develop, implement, and enforce policies and procedures to address service delivery expectations. These policies and procedures must address, but are not limited to:</w:t>
                </w:r>
              </w:ins>
            </w:sdtContent>
          </w:sdt>
        </w:p>
      </w:sdtContent>
    </w:sdt>
    <w:sdt>
      <w:sdtPr>
        <w:tag w:val="goog_rdk_5068"/>
        <w:id w:val="536641156"/>
      </w:sdtPr>
      <w:sdtContent>
        <w:p w14:paraId="00000A9F" w14:textId="77777777" w:rsidR="00CF3663" w:rsidRDefault="00000000">
          <w:pPr>
            <w:numPr>
              <w:ilvl w:val="2"/>
              <w:numId w:val="179"/>
            </w:numPr>
            <w:tabs>
              <w:tab w:val="left" w:pos="720"/>
              <w:tab w:val="left" w:pos="1440"/>
            </w:tabs>
            <w:spacing w:before="240"/>
            <w:rPr>
              <w:ins w:id="5082" w:author="BHA Regulatory Affairs Unit" w:date="2026-07-29T16:06:00Z"/>
            </w:rPr>
          </w:pPr>
          <w:sdt>
            <w:sdtPr>
              <w:tag w:val="goog_rdk_5067"/>
              <w:id w:val="-1838625684"/>
            </w:sdtPr>
            <w:sdtContent>
              <w:ins w:id="5083" w:author="BHA Regulatory Affairs Unit" w:date="2026-07-29T16:06:00Z">
                <w:r>
                  <w:t>Alignment with policies and procedures as detailed in Chapter 13 of these Rules, if the agency holds a controlled substance license;</w:t>
                </w:r>
              </w:ins>
            </w:sdtContent>
          </w:sdt>
        </w:p>
      </w:sdtContent>
    </w:sdt>
    <w:sdt>
      <w:sdtPr>
        <w:tag w:val="goog_rdk_5070"/>
        <w:id w:val="1206849987"/>
      </w:sdtPr>
      <w:sdtContent>
        <w:p w14:paraId="00000AA0" w14:textId="77777777" w:rsidR="00CF3663" w:rsidRDefault="00000000">
          <w:pPr>
            <w:numPr>
              <w:ilvl w:val="2"/>
              <w:numId w:val="179"/>
            </w:numPr>
            <w:tabs>
              <w:tab w:val="left" w:pos="720"/>
              <w:tab w:val="left" w:pos="1440"/>
            </w:tabs>
            <w:spacing w:before="240"/>
            <w:rPr>
              <w:ins w:id="5084" w:author="BHA Regulatory Affairs Unit" w:date="2026-07-29T16:06:00Z"/>
            </w:rPr>
          </w:pPr>
          <w:sdt>
            <w:sdtPr>
              <w:tag w:val="goog_rdk_5069"/>
              <w:id w:val="804667018"/>
            </w:sdtPr>
            <w:sdtContent>
              <w:ins w:id="5085" w:author="BHA Regulatory Affairs Unit" w:date="2026-07-29T16:06:00Z">
                <w:r>
                  <w:t>Consultation with specialized clinical and medical professionals for individualized MMOP treatment services, including an addiction specialist physician if one is not available through the agency;</w:t>
                </w:r>
              </w:ins>
            </w:sdtContent>
          </w:sdt>
        </w:p>
      </w:sdtContent>
    </w:sdt>
    <w:sdt>
      <w:sdtPr>
        <w:tag w:val="goog_rdk_5072"/>
        <w:id w:val="-970387035"/>
      </w:sdtPr>
      <w:sdtContent>
        <w:p w14:paraId="00000AA1" w14:textId="77777777" w:rsidR="00CF3663" w:rsidRDefault="00000000">
          <w:pPr>
            <w:numPr>
              <w:ilvl w:val="2"/>
              <w:numId w:val="179"/>
            </w:numPr>
            <w:tabs>
              <w:tab w:val="left" w:pos="720"/>
              <w:tab w:val="left" w:pos="1440"/>
            </w:tabs>
            <w:spacing w:before="240"/>
            <w:rPr>
              <w:ins w:id="5086" w:author="BHA Regulatory Affairs Unit" w:date="2026-07-29T16:06:00Z"/>
            </w:rPr>
          </w:pPr>
          <w:sdt>
            <w:sdtPr>
              <w:tag w:val="goog_rdk_5071"/>
              <w:id w:val="-1469676955"/>
            </w:sdtPr>
            <w:sdtContent>
              <w:ins w:id="5087" w:author="BHA Regulatory Affairs Unit" w:date="2026-07-29T16:06:00Z">
                <w:r>
                  <w:t>Coordinating an individual’s transition into other levels of care, determined to be appropriate through triage, screening, evaluation, and/or assessment processes completed during their MMOP treatment services. This may include collaboration with emergency behavioral health services, such as Colorado Crisis Services, as appropriate;</w:t>
                </w:r>
              </w:ins>
            </w:sdtContent>
          </w:sdt>
        </w:p>
      </w:sdtContent>
    </w:sdt>
    <w:sdt>
      <w:sdtPr>
        <w:tag w:val="goog_rdk_5074"/>
        <w:id w:val="-960055405"/>
      </w:sdtPr>
      <w:sdtContent>
        <w:p w14:paraId="00000AA2" w14:textId="77777777" w:rsidR="00CF3663" w:rsidRDefault="00000000">
          <w:pPr>
            <w:numPr>
              <w:ilvl w:val="2"/>
              <w:numId w:val="179"/>
            </w:numPr>
            <w:tabs>
              <w:tab w:val="left" w:pos="720"/>
              <w:tab w:val="left" w:pos="1440"/>
            </w:tabs>
            <w:spacing w:before="240"/>
            <w:rPr>
              <w:ins w:id="5088" w:author="BHA Regulatory Affairs Unit" w:date="2026-07-29T16:06:00Z"/>
            </w:rPr>
          </w:pPr>
          <w:sdt>
            <w:sdtPr>
              <w:tag w:val="goog_rdk_5073"/>
              <w:id w:val="1310295458"/>
            </w:sdtPr>
            <w:sdtContent>
              <w:ins w:id="5089" w:author="BHA Regulatory Affairs Unit" w:date="2026-07-29T16:06:00Z">
                <w:r>
                  <w:t>Medical management of individual care, including conducting or arranging for laboratory and/or toxicology tests to be completed. These policies and procedures must align with the toxicology screening requirements as detailed in Part 13.4.8 of these Rules;</w:t>
                </w:r>
              </w:ins>
            </w:sdtContent>
          </w:sdt>
        </w:p>
      </w:sdtContent>
    </w:sdt>
    <w:sdt>
      <w:sdtPr>
        <w:tag w:val="goog_rdk_5076"/>
        <w:id w:val="718465468"/>
      </w:sdtPr>
      <w:sdtContent>
        <w:p w14:paraId="00000AA3" w14:textId="77777777" w:rsidR="00CF3663" w:rsidRDefault="00000000">
          <w:pPr>
            <w:numPr>
              <w:ilvl w:val="2"/>
              <w:numId w:val="179"/>
            </w:numPr>
            <w:tabs>
              <w:tab w:val="left" w:pos="720"/>
              <w:tab w:val="left" w:pos="1440"/>
            </w:tabs>
            <w:spacing w:before="240"/>
            <w:rPr>
              <w:ins w:id="5090" w:author="BHA Regulatory Affairs Unit" w:date="2026-07-29T16:06:00Z"/>
            </w:rPr>
          </w:pPr>
          <w:sdt>
            <w:sdtPr>
              <w:tag w:val="goog_rdk_5075"/>
              <w:id w:val="-1694818582"/>
            </w:sdtPr>
            <w:sdtContent>
              <w:ins w:id="5091" w:author="BHA Regulatory Affairs Unit" w:date="2026-07-29T16:06:00Z">
                <w:r>
                  <w:t>Intoxication and withdrawal management protocols, including medical monitoring, utilization of validated severity scales, pharmacological methods of support as well as non-pharmacological clinical support provided to the individual and their authorized family members, when applicable;</w:t>
                </w:r>
              </w:ins>
            </w:sdtContent>
          </w:sdt>
        </w:p>
      </w:sdtContent>
    </w:sdt>
    <w:sdt>
      <w:sdtPr>
        <w:tag w:val="goog_rdk_5078"/>
        <w:id w:val="998432586"/>
      </w:sdtPr>
      <w:sdtContent>
        <w:p w14:paraId="00000AA4" w14:textId="77777777" w:rsidR="00CF3663" w:rsidRDefault="00000000">
          <w:pPr>
            <w:numPr>
              <w:ilvl w:val="2"/>
              <w:numId w:val="179"/>
            </w:numPr>
            <w:tabs>
              <w:tab w:val="left" w:pos="720"/>
              <w:tab w:val="left" w:pos="1440"/>
            </w:tabs>
            <w:spacing w:before="240"/>
            <w:rPr>
              <w:ins w:id="5092" w:author="BHA Regulatory Affairs Unit" w:date="2026-07-29T16:06:00Z"/>
            </w:rPr>
          </w:pPr>
          <w:sdt>
            <w:sdtPr>
              <w:tag w:val="goog_rdk_5077"/>
              <w:id w:val="-1586503113"/>
            </w:sdtPr>
            <w:sdtContent>
              <w:ins w:id="5093" w:author="BHA Regulatory Affairs Unit" w:date="2026-07-29T16:06:00Z">
                <w:r>
                  <w:t>Responding to individuals who present in an escalated state and as a result, may pose a danger to themselves or others, including the appropriate use of law enforcement;</w:t>
                </w:r>
              </w:ins>
            </w:sdtContent>
          </w:sdt>
        </w:p>
      </w:sdtContent>
    </w:sdt>
    <w:sdt>
      <w:sdtPr>
        <w:tag w:val="goog_rdk_5080"/>
        <w:id w:val="929398371"/>
      </w:sdtPr>
      <w:sdtContent>
        <w:p w14:paraId="00000AA5" w14:textId="77777777" w:rsidR="00CF3663" w:rsidRDefault="00000000">
          <w:pPr>
            <w:numPr>
              <w:ilvl w:val="2"/>
              <w:numId w:val="179"/>
            </w:numPr>
            <w:tabs>
              <w:tab w:val="left" w:pos="720"/>
              <w:tab w:val="left" w:pos="1440"/>
            </w:tabs>
            <w:spacing w:before="240"/>
            <w:rPr>
              <w:ins w:id="5094" w:author="BHA Regulatory Affairs Unit" w:date="2026-07-29T16:06:00Z"/>
            </w:rPr>
          </w:pPr>
          <w:sdt>
            <w:sdtPr>
              <w:tag w:val="goog_rdk_5079"/>
              <w:id w:val="-515668020"/>
            </w:sdtPr>
            <w:sdtContent>
              <w:ins w:id="5095" w:author="BHA Regulatory Affairs Unit" w:date="2026-07-29T16:06:00Z">
                <w:r>
                  <w:t>Communication with intoxicated individuals leaving MMOP treatment services against personnel recommendations; and</w:t>
                </w:r>
              </w:ins>
            </w:sdtContent>
          </w:sdt>
        </w:p>
      </w:sdtContent>
    </w:sdt>
    <w:sdt>
      <w:sdtPr>
        <w:tag w:val="goog_rdk_5082"/>
        <w:id w:val="1754884585"/>
      </w:sdtPr>
      <w:sdtContent>
        <w:p w14:paraId="00000AA6" w14:textId="77777777" w:rsidR="00CF3663" w:rsidRDefault="00000000">
          <w:pPr>
            <w:numPr>
              <w:ilvl w:val="2"/>
              <w:numId w:val="179"/>
            </w:numPr>
            <w:tabs>
              <w:tab w:val="left" w:pos="720"/>
              <w:tab w:val="left" w:pos="1440"/>
            </w:tabs>
            <w:spacing w:before="240"/>
            <w:rPr>
              <w:ins w:id="5096" w:author="BHA Regulatory Affairs Unit" w:date="2026-07-29T16:06:00Z"/>
            </w:rPr>
          </w:pPr>
          <w:sdt>
            <w:sdtPr>
              <w:tag w:val="goog_rdk_5081"/>
              <w:id w:val="1057128954"/>
            </w:sdtPr>
            <w:sdtContent>
              <w:ins w:id="5097" w:author="BHA Regulatory Affairs Unit" w:date="2026-07-29T16:06:00Z">
                <w:r>
                  <w:t>Circumstances under which individuals may be discharged from MMOP treatment services. This policy and procedure must align with discharge expectations as detailed in Chapter 13 of these Rules.</w:t>
                </w:r>
              </w:ins>
            </w:sdtContent>
          </w:sdt>
        </w:p>
      </w:sdtContent>
    </w:sdt>
    <w:sdt>
      <w:sdtPr>
        <w:tag w:val="goog_rdk_5084"/>
        <w:id w:val="-616589552"/>
      </w:sdtPr>
      <w:sdtContent>
        <w:p w14:paraId="00000AA7" w14:textId="77777777" w:rsidR="00CF3663" w:rsidRDefault="00000000">
          <w:pPr>
            <w:numPr>
              <w:ilvl w:val="1"/>
              <w:numId w:val="179"/>
            </w:numPr>
            <w:tabs>
              <w:tab w:val="left" w:pos="720"/>
              <w:tab w:val="left" w:pos="1440"/>
            </w:tabs>
            <w:spacing w:before="240"/>
            <w:rPr>
              <w:ins w:id="5098" w:author="BHA Regulatory Affairs Unit" w:date="2026-07-29T16:06:00Z"/>
            </w:rPr>
          </w:pPr>
          <w:sdt>
            <w:sdtPr>
              <w:tag w:val="goog_rdk_5083"/>
              <w:id w:val="-412471089"/>
            </w:sdtPr>
            <w:sdtContent>
              <w:ins w:id="5099" w:author="BHA Regulatory Affairs Unit" w:date="2026-07-29T16:06:00Z">
                <w:r>
                  <w:t xml:space="preserve">Agencies providing substance use disorder (SUD) or co-occurring services must establish written protocols specifying how they will provide </w:t>
                </w:r>
                <w:r>
                  <w:lastRenderedPageBreak/>
                  <w:t>and/or deliver MAT services for these conditions, including withdrawal management and medications for opioid use disorder (MOUD).</w:t>
                </w:r>
              </w:ins>
            </w:sdtContent>
          </w:sdt>
        </w:p>
      </w:sdtContent>
    </w:sdt>
    <w:sdt>
      <w:sdtPr>
        <w:tag w:val="goog_rdk_5086"/>
        <w:id w:val="982931219"/>
      </w:sdtPr>
      <w:sdtContent>
        <w:p w14:paraId="00000AA8" w14:textId="77777777" w:rsidR="00CF3663" w:rsidRDefault="00000000">
          <w:pPr>
            <w:numPr>
              <w:ilvl w:val="2"/>
              <w:numId w:val="179"/>
            </w:numPr>
            <w:tabs>
              <w:tab w:val="left" w:pos="720"/>
              <w:tab w:val="left" w:pos="1440"/>
            </w:tabs>
            <w:spacing w:before="240"/>
            <w:rPr>
              <w:ins w:id="5100" w:author="BHA Regulatory Affairs Unit" w:date="2026-07-29T16:06:00Z"/>
            </w:rPr>
          </w:pPr>
          <w:sdt>
            <w:sdtPr>
              <w:tag w:val="goog_rdk_5085"/>
              <w:id w:val="324558724"/>
            </w:sdtPr>
            <w:sdtContent>
              <w:ins w:id="5101" w:author="BHA Regulatory Affairs Unit" w:date="2026-07-29T16:06:00Z">
                <w:r>
                  <w:t>If at any point, an individual is deemed to be in severe withdrawal, personnel must activate emergency medical services (EMS) or provide immediate onsite emergency stabilization. Symptoms may include, but are not limited to:</w:t>
                </w:r>
              </w:ins>
            </w:sdtContent>
          </w:sdt>
        </w:p>
      </w:sdtContent>
    </w:sdt>
    <w:sdt>
      <w:sdtPr>
        <w:tag w:val="goog_rdk_5088"/>
        <w:id w:val="-410508709"/>
      </w:sdtPr>
      <w:sdtContent>
        <w:p w14:paraId="00000AA9" w14:textId="77777777" w:rsidR="00CF3663" w:rsidRDefault="00000000">
          <w:pPr>
            <w:numPr>
              <w:ilvl w:val="3"/>
              <w:numId w:val="179"/>
            </w:numPr>
            <w:tabs>
              <w:tab w:val="left" w:pos="720"/>
              <w:tab w:val="left" w:pos="1440"/>
            </w:tabs>
            <w:spacing w:before="240"/>
            <w:rPr>
              <w:ins w:id="5102" w:author="BHA Regulatory Affairs Unit" w:date="2026-07-29T16:06:00Z"/>
            </w:rPr>
          </w:pPr>
          <w:sdt>
            <w:sdtPr>
              <w:tag w:val="goog_rdk_5087"/>
              <w:id w:val="-1297070701"/>
            </w:sdtPr>
            <w:sdtContent>
              <w:ins w:id="5103" w:author="BHA Regulatory Affairs Unit" w:date="2026-07-29T16:06:00Z">
                <w:r>
                  <w:t>Delirium tremens;</w:t>
                </w:r>
              </w:ins>
            </w:sdtContent>
          </w:sdt>
        </w:p>
      </w:sdtContent>
    </w:sdt>
    <w:sdt>
      <w:sdtPr>
        <w:tag w:val="goog_rdk_5090"/>
        <w:id w:val="1961343455"/>
      </w:sdtPr>
      <w:sdtContent>
        <w:p w14:paraId="00000AAA" w14:textId="77777777" w:rsidR="00CF3663" w:rsidRDefault="00000000">
          <w:pPr>
            <w:numPr>
              <w:ilvl w:val="3"/>
              <w:numId w:val="179"/>
            </w:numPr>
            <w:tabs>
              <w:tab w:val="left" w:pos="720"/>
              <w:tab w:val="left" w:pos="1440"/>
            </w:tabs>
            <w:spacing w:before="240"/>
            <w:rPr>
              <w:ins w:id="5104" w:author="BHA Regulatory Affairs Unit" w:date="2026-07-29T16:06:00Z"/>
            </w:rPr>
          </w:pPr>
          <w:sdt>
            <w:sdtPr>
              <w:tag w:val="goog_rdk_5089"/>
              <w:id w:val="-373951351"/>
            </w:sdtPr>
            <w:sdtContent>
              <w:ins w:id="5105" w:author="BHA Regulatory Affairs Unit" w:date="2026-07-29T16:06:00Z">
                <w:r>
                  <w:t>Seizures;</w:t>
                </w:r>
              </w:ins>
            </w:sdtContent>
          </w:sdt>
        </w:p>
      </w:sdtContent>
    </w:sdt>
    <w:sdt>
      <w:sdtPr>
        <w:tag w:val="goog_rdk_5092"/>
        <w:id w:val="55139671"/>
      </w:sdtPr>
      <w:sdtContent>
        <w:p w14:paraId="00000AAB" w14:textId="77777777" w:rsidR="00CF3663" w:rsidRDefault="00000000">
          <w:pPr>
            <w:numPr>
              <w:ilvl w:val="3"/>
              <w:numId w:val="179"/>
            </w:numPr>
            <w:tabs>
              <w:tab w:val="left" w:pos="720"/>
              <w:tab w:val="left" w:pos="1440"/>
            </w:tabs>
            <w:spacing w:before="240"/>
            <w:rPr>
              <w:ins w:id="5106" w:author="BHA Regulatory Affairs Unit" w:date="2026-07-29T16:06:00Z"/>
            </w:rPr>
          </w:pPr>
          <w:sdt>
            <w:sdtPr>
              <w:tag w:val="goog_rdk_5091"/>
              <w:id w:val="-516898597"/>
            </w:sdtPr>
            <w:sdtContent>
              <w:ins w:id="5107" w:author="BHA Regulatory Affairs Unit" w:date="2026-07-29T16:06:00Z">
                <w:r>
                  <w:t>Extreme vital sign instability; and/or</w:t>
                </w:r>
              </w:ins>
            </w:sdtContent>
          </w:sdt>
        </w:p>
      </w:sdtContent>
    </w:sdt>
    <w:sdt>
      <w:sdtPr>
        <w:tag w:val="goog_rdk_5094"/>
        <w:id w:val="-396915778"/>
      </w:sdtPr>
      <w:sdtContent>
        <w:p w14:paraId="00000AAC" w14:textId="77777777" w:rsidR="00CF3663" w:rsidRDefault="00000000">
          <w:pPr>
            <w:numPr>
              <w:ilvl w:val="3"/>
              <w:numId w:val="179"/>
            </w:numPr>
            <w:tabs>
              <w:tab w:val="left" w:pos="720"/>
              <w:tab w:val="left" w:pos="1440"/>
            </w:tabs>
            <w:spacing w:before="240"/>
            <w:rPr>
              <w:ins w:id="5108" w:author="BHA Regulatory Affairs Unit" w:date="2026-07-29T16:06:00Z"/>
            </w:rPr>
          </w:pPr>
          <w:sdt>
            <w:sdtPr>
              <w:tag w:val="goog_rdk_5093"/>
              <w:id w:val="2134998309"/>
            </w:sdtPr>
            <w:sdtContent>
              <w:ins w:id="5109" w:author="BHA Regulatory Affairs Unit" w:date="2026-07-29T16:06:00Z">
                <w:r>
                  <w:t>Acute psychosis.</w:t>
                </w:r>
              </w:ins>
            </w:sdtContent>
          </w:sdt>
        </w:p>
      </w:sdtContent>
    </w:sdt>
    <w:sdt>
      <w:sdtPr>
        <w:tag w:val="goog_rdk_5096"/>
        <w:id w:val="-2104167327"/>
      </w:sdtPr>
      <w:sdtContent>
        <w:p w14:paraId="00000AAD" w14:textId="77777777" w:rsidR="00CF3663" w:rsidRDefault="00000000">
          <w:pPr>
            <w:numPr>
              <w:ilvl w:val="0"/>
              <w:numId w:val="179"/>
            </w:numPr>
            <w:tabs>
              <w:tab w:val="left" w:pos="720"/>
              <w:tab w:val="left" w:pos="1440"/>
            </w:tabs>
            <w:spacing w:before="240"/>
            <w:rPr>
              <w:ins w:id="5110" w:author="BHA Regulatory Affairs Unit" w:date="2026-07-29T16:06:00Z"/>
            </w:rPr>
          </w:pPr>
          <w:sdt>
            <w:sdtPr>
              <w:tag w:val="goog_rdk_5095"/>
              <w:id w:val="-2071111691"/>
            </w:sdtPr>
            <w:sdtContent>
              <w:ins w:id="5111" w:author="BHA Regulatory Affairs Unit" w:date="2026-07-29T16:06:00Z">
                <w:r>
                  <w:t>Admission procedures</w:t>
                </w:r>
              </w:ins>
            </w:sdtContent>
          </w:sdt>
        </w:p>
      </w:sdtContent>
    </w:sdt>
    <w:sdt>
      <w:sdtPr>
        <w:tag w:val="goog_rdk_5098"/>
        <w:id w:val="1958782565"/>
      </w:sdtPr>
      <w:sdtContent>
        <w:p w14:paraId="00000AAE" w14:textId="77777777" w:rsidR="00CF3663" w:rsidRDefault="00000000">
          <w:pPr>
            <w:numPr>
              <w:ilvl w:val="1"/>
              <w:numId w:val="179"/>
            </w:numPr>
            <w:tabs>
              <w:tab w:val="left" w:pos="720"/>
              <w:tab w:val="left" w:pos="1440"/>
            </w:tabs>
            <w:spacing w:before="240"/>
            <w:rPr>
              <w:ins w:id="5112" w:author="BHA Regulatory Affairs Unit" w:date="2026-07-29T16:06:00Z"/>
            </w:rPr>
          </w:pPr>
          <w:sdt>
            <w:sdtPr>
              <w:tag w:val="goog_rdk_5097"/>
              <w:id w:val="-425957677"/>
            </w:sdtPr>
            <w:sdtContent>
              <w:ins w:id="5113" w:author="BHA Regulatory Affairs Unit" w:date="2026-07-29T16:06:00Z">
                <w:r>
                  <w:t>Admission procedures must include, at a minimum:</w:t>
                </w:r>
              </w:ins>
            </w:sdtContent>
          </w:sdt>
        </w:p>
      </w:sdtContent>
    </w:sdt>
    <w:sdt>
      <w:sdtPr>
        <w:tag w:val="goog_rdk_5100"/>
        <w:id w:val="-1145829082"/>
      </w:sdtPr>
      <w:sdtContent>
        <w:p w14:paraId="00000AAF" w14:textId="77777777" w:rsidR="00CF3663" w:rsidRDefault="00000000">
          <w:pPr>
            <w:numPr>
              <w:ilvl w:val="2"/>
              <w:numId w:val="179"/>
            </w:numPr>
            <w:tabs>
              <w:tab w:val="left" w:pos="720"/>
              <w:tab w:val="left" w:pos="1440"/>
            </w:tabs>
            <w:spacing w:before="240"/>
            <w:rPr>
              <w:ins w:id="5114" w:author="BHA Regulatory Affairs Unit" w:date="2026-07-29T16:06:00Z"/>
            </w:rPr>
          </w:pPr>
          <w:sdt>
            <w:sdtPr>
              <w:tag w:val="goog_rdk_5099"/>
              <w:id w:val="-1083086784"/>
            </w:sdtPr>
            <w:sdtContent>
              <w:ins w:id="5115" w:author="BHA Regulatory Affairs Unit" w:date="2026-07-29T16:06:00Z">
                <w:r>
                  <w:t>Performance of a medical or nursing assessment, completed and/or reviewed by medical personnel acting within their scope of practice, that includes, but may not be limited to:</w:t>
                </w:r>
              </w:ins>
            </w:sdtContent>
          </w:sdt>
        </w:p>
      </w:sdtContent>
    </w:sdt>
    <w:sdt>
      <w:sdtPr>
        <w:tag w:val="goog_rdk_5102"/>
        <w:id w:val="-808815745"/>
      </w:sdtPr>
      <w:sdtContent>
        <w:p w14:paraId="00000AB0" w14:textId="77777777" w:rsidR="00CF3663" w:rsidRDefault="00000000">
          <w:pPr>
            <w:numPr>
              <w:ilvl w:val="3"/>
              <w:numId w:val="179"/>
            </w:numPr>
            <w:tabs>
              <w:tab w:val="left" w:pos="720"/>
              <w:tab w:val="left" w:pos="1440"/>
            </w:tabs>
            <w:spacing w:before="240"/>
            <w:rPr>
              <w:ins w:id="5116" w:author="BHA Regulatory Affairs Unit" w:date="2026-07-29T16:06:00Z"/>
            </w:rPr>
          </w:pPr>
          <w:sdt>
            <w:sdtPr>
              <w:tag w:val="goog_rdk_5101"/>
              <w:id w:val="1834789543"/>
            </w:sdtPr>
            <w:sdtContent>
              <w:ins w:id="5117" w:author="BHA Regulatory Affairs Unit" w:date="2026-07-29T16:06:00Z">
                <w:r>
                  <w:t>Vital signs, including pulse oximetry;</w:t>
                </w:r>
              </w:ins>
            </w:sdtContent>
          </w:sdt>
        </w:p>
      </w:sdtContent>
    </w:sdt>
    <w:sdt>
      <w:sdtPr>
        <w:tag w:val="goog_rdk_5104"/>
        <w:id w:val="-2051912197"/>
      </w:sdtPr>
      <w:sdtContent>
        <w:p w14:paraId="00000AB1" w14:textId="77777777" w:rsidR="00CF3663" w:rsidRDefault="00000000">
          <w:pPr>
            <w:numPr>
              <w:ilvl w:val="3"/>
              <w:numId w:val="179"/>
            </w:numPr>
            <w:tabs>
              <w:tab w:val="left" w:pos="720"/>
              <w:tab w:val="left" w:pos="1440"/>
            </w:tabs>
            <w:spacing w:before="240"/>
            <w:rPr>
              <w:ins w:id="5118" w:author="BHA Regulatory Affairs Unit" w:date="2026-07-29T16:06:00Z"/>
            </w:rPr>
          </w:pPr>
          <w:sdt>
            <w:sdtPr>
              <w:tag w:val="goog_rdk_5103"/>
              <w:id w:val="232740345"/>
            </w:sdtPr>
            <w:sdtContent>
              <w:ins w:id="5119" w:author="BHA Regulatory Affairs Unit" w:date="2026-07-29T16:06:00Z">
                <w:r>
                  <w:t>History of present illness, baseline evaluation of withdrawal severity and risks; and</w:t>
                </w:r>
              </w:ins>
            </w:sdtContent>
          </w:sdt>
        </w:p>
      </w:sdtContent>
    </w:sdt>
    <w:sdt>
      <w:sdtPr>
        <w:tag w:val="goog_rdk_5106"/>
        <w:id w:val="-496952836"/>
      </w:sdtPr>
      <w:sdtContent>
        <w:p w14:paraId="00000AB2" w14:textId="77777777" w:rsidR="00CF3663" w:rsidRDefault="00000000">
          <w:pPr>
            <w:numPr>
              <w:ilvl w:val="3"/>
              <w:numId w:val="179"/>
            </w:numPr>
            <w:tabs>
              <w:tab w:val="left" w:pos="720"/>
              <w:tab w:val="left" w:pos="1440"/>
            </w:tabs>
            <w:spacing w:before="240"/>
            <w:rPr>
              <w:ins w:id="5120" w:author="BHA Regulatory Affairs Unit" w:date="2026-07-29T16:06:00Z"/>
            </w:rPr>
          </w:pPr>
          <w:sdt>
            <w:sdtPr>
              <w:tag w:val="goog_rdk_5105"/>
              <w:id w:val="-560519648"/>
            </w:sdtPr>
            <w:sdtContent>
              <w:ins w:id="5121" w:author="BHA Regulatory Affairs Unit" w:date="2026-07-29T16:06:00Z">
                <w:r>
                  <w:t>Medical history including assessment of current biomedical, psychiatric, and cognitive concerns and medication review.</w:t>
                </w:r>
              </w:ins>
            </w:sdtContent>
          </w:sdt>
        </w:p>
      </w:sdtContent>
    </w:sdt>
    <w:sdt>
      <w:sdtPr>
        <w:tag w:val="goog_rdk_5108"/>
        <w:id w:val="-1641309480"/>
      </w:sdtPr>
      <w:sdtContent>
        <w:p w14:paraId="00000AB3" w14:textId="77777777" w:rsidR="00CF3663" w:rsidRDefault="00000000">
          <w:pPr>
            <w:numPr>
              <w:ilvl w:val="1"/>
              <w:numId w:val="179"/>
            </w:numPr>
            <w:tabs>
              <w:tab w:val="left" w:pos="720"/>
              <w:tab w:val="left" w:pos="1440"/>
            </w:tabs>
            <w:spacing w:before="240"/>
            <w:rPr>
              <w:ins w:id="5122" w:author="BHA Regulatory Affairs Unit" w:date="2026-07-29T16:06:00Z"/>
            </w:rPr>
          </w:pPr>
          <w:sdt>
            <w:sdtPr>
              <w:tag w:val="goog_rdk_5107"/>
              <w:id w:val="-707723330"/>
            </w:sdtPr>
            <w:sdtContent>
              <w:ins w:id="5123" w:author="BHA Regulatory Affairs Unit" w:date="2026-07-29T16:06:00Z">
                <w:r>
                  <w:t>Sufficient laboratory drug testing and toxicology services as well as biophysical screening, self-reporting, and observation to determine appropriate level of care;</w:t>
                </w:r>
              </w:ins>
            </w:sdtContent>
          </w:sdt>
        </w:p>
      </w:sdtContent>
    </w:sdt>
    <w:sdt>
      <w:sdtPr>
        <w:tag w:val="goog_rdk_5110"/>
        <w:id w:val="913717836"/>
      </w:sdtPr>
      <w:sdtContent>
        <w:p w14:paraId="00000AB4" w14:textId="77777777" w:rsidR="00CF3663" w:rsidRDefault="00000000">
          <w:pPr>
            <w:numPr>
              <w:ilvl w:val="2"/>
              <w:numId w:val="179"/>
            </w:numPr>
            <w:tabs>
              <w:tab w:val="left" w:pos="720"/>
              <w:tab w:val="left" w:pos="1440"/>
            </w:tabs>
            <w:spacing w:before="240"/>
            <w:rPr>
              <w:ins w:id="5124" w:author="BHA Regulatory Affairs Unit" w:date="2026-07-29T16:06:00Z"/>
            </w:rPr>
          </w:pPr>
          <w:sdt>
            <w:sdtPr>
              <w:tag w:val="goog_rdk_5109"/>
              <w:id w:val="-1868678267"/>
            </w:sdtPr>
            <w:sdtContent>
              <w:ins w:id="5125" w:author="BHA Regulatory Affairs Unit" w:date="2026-07-29T16:06:00Z">
                <w:r>
                  <w:t>The agency must not consider an individual’s refusal to submit to requested toxicology samples a sufficient reason to refuse medication dose(s);</w:t>
                </w:r>
              </w:ins>
            </w:sdtContent>
          </w:sdt>
        </w:p>
      </w:sdtContent>
    </w:sdt>
    <w:sdt>
      <w:sdtPr>
        <w:tag w:val="goog_rdk_5112"/>
        <w:id w:val="-144199340"/>
      </w:sdtPr>
      <w:sdtContent>
        <w:p w14:paraId="00000AB5" w14:textId="77777777" w:rsidR="00CF3663" w:rsidRDefault="00000000">
          <w:pPr>
            <w:numPr>
              <w:ilvl w:val="1"/>
              <w:numId w:val="179"/>
            </w:numPr>
            <w:tabs>
              <w:tab w:val="left" w:pos="720"/>
              <w:tab w:val="left" w:pos="1440"/>
            </w:tabs>
            <w:spacing w:before="240"/>
            <w:rPr>
              <w:ins w:id="5126" w:author="BHA Regulatory Affairs Unit" w:date="2026-07-29T16:06:00Z"/>
            </w:rPr>
          </w:pPr>
          <w:sdt>
            <w:sdtPr>
              <w:tag w:val="goog_rdk_5111"/>
              <w:id w:val="320093834"/>
            </w:sdtPr>
            <w:sdtContent>
              <w:ins w:id="5127" w:author="BHA Regulatory Affairs Unit" w:date="2026-07-29T16:06:00Z">
                <w:r>
                  <w:t>An addiction-focused physical examination;</w:t>
                </w:r>
              </w:ins>
            </w:sdtContent>
          </w:sdt>
        </w:p>
      </w:sdtContent>
    </w:sdt>
    <w:sdt>
      <w:sdtPr>
        <w:tag w:val="goog_rdk_5114"/>
        <w:id w:val="580420271"/>
      </w:sdtPr>
      <w:sdtContent>
        <w:p w14:paraId="00000AB6" w14:textId="77777777" w:rsidR="00CF3663" w:rsidRDefault="00000000">
          <w:pPr>
            <w:numPr>
              <w:ilvl w:val="1"/>
              <w:numId w:val="179"/>
            </w:numPr>
            <w:tabs>
              <w:tab w:val="left" w:pos="720"/>
              <w:tab w:val="left" w:pos="1440"/>
            </w:tabs>
            <w:spacing w:before="240"/>
            <w:rPr>
              <w:ins w:id="5128" w:author="BHA Regulatory Affairs Unit" w:date="2026-07-29T16:06:00Z"/>
            </w:rPr>
          </w:pPr>
          <w:sdt>
            <w:sdtPr>
              <w:tag w:val="goog_rdk_5113"/>
              <w:id w:val="-1602861542"/>
            </w:sdtPr>
            <w:sdtContent>
              <w:ins w:id="5129" w:author="BHA Regulatory Affairs Unit" w:date="2026-07-29T16:06:00Z">
                <w:r>
                  <w:t>Medication initiation and management for common low complexity psychiatric conditions; and</w:t>
                </w:r>
              </w:ins>
            </w:sdtContent>
          </w:sdt>
        </w:p>
      </w:sdtContent>
    </w:sdt>
    <w:sdt>
      <w:sdtPr>
        <w:tag w:val="goog_rdk_5116"/>
        <w:id w:val="1035998165"/>
      </w:sdtPr>
      <w:sdtContent>
        <w:p w14:paraId="00000AB7" w14:textId="77777777" w:rsidR="00CF3663" w:rsidRDefault="00000000">
          <w:pPr>
            <w:numPr>
              <w:ilvl w:val="1"/>
              <w:numId w:val="179"/>
            </w:numPr>
            <w:tabs>
              <w:tab w:val="left" w:pos="720"/>
              <w:tab w:val="left" w:pos="1440"/>
            </w:tabs>
            <w:spacing w:before="240"/>
            <w:rPr>
              <w:ins w:id="5130" w:author="BHA Regulatory Affairs Unit" w:date="2026-07-29T16:06:00Z"/>
            </w:rPr>
          </w:pPr>
          <w:sdt>
            <w:sdtPr>
              <w:tag w:val="goog_rdk_5115"/>
              <w:id w:val="1555600405"/>
            </w:sdtPr>
            <w:sdtContent>
              <w:ins w:id="5131" w:author="BHA Regulatory Affairs Unit" w:date="2026-07-29T16:06:00Z">
                <w:r>
                  <w:t>A pregnancy screening for pregnancy-capable individuals.</w:t>
                </w:r>
              </w:ins>
            </w:sdtContent>
          </w:sdt>
        </w:p>
      </w:sdtContent>
    </w:sdt>
    <w:sdt>
      <w:sdtPr>
        <w:tag w:val="goog_rdk_5118"/>
        <w:id w:val="694068281"/>
      </w:sdtPr>
      <w:sdtContent>
        <w:p w14:paraId="00000AB8" w14:textId="77777777" w:rsidR="00CF3663" w:rsidRDefault="00000000">
          <w:pPr>
            <w:keepNext/>
            <w:spacing w:before="240" w:after="60"/>
            <w:ind w:firstLine="0"/>
            <w:rPr>
              <w:ins w:id="5132" w:author="BHA Regulatory Affairs Unit" w:date="2026-07-29T16:06:00Z"/>
              <w:b/>
              <w:bCs/>
            </w:rPr>
          </w:pPr>
          <w:sdt>
            <w:sdtPr>
              <w:tag w:val="goog_rdk_5117"/>
              <w:id w:val="395030590"/>
            </w:sdtPr>
            <w:sdtContent>
              <w:ins w:id="5133" w:author="BHA Regulatory Affairs Unit" w:date="2026-07-29T16:06:00Z">
                <w:r>
                  <w:rPr>
                    <w:b/>
                    <w:bCs/>
                  </w:rPr>
                  <w:t>4.5.3</w:t>
                </w:r>
                <w:r>
                  <w:rPr>
                    <w:b/>
                    <w:bCs/>
                  </w:rPr>
                  <w:tab/>
                  <w:t>Personnel</w:t>
                </w:r>
              </w:ins>
            </w:sdtContent>
          </w:sdt>
        </w:p>
      </w:sdtContent>
    </w:sdt>
    <w:sdt>
      <w:sdtPr>
        <w:tag w:val="goog_rdk_5120"/>
        <w:id w:val="38281133"/>
      </w:sdtPr>
      <w:sdtContent>
        <w:p w14:paraId="00000AB9" w14:textId="77777777" w:rsidR="00CF3663" w:rsidRDefault="00000000">
          <w:pPr>
            <w:numPr>
              <w:ilvl w:val="0"/>
              <w:numId w:val="181"/>
            </w:numPr>
            <w:tabs>
              <w:tab w:val="left" w:pos="720"/>
              <w:tab w:val="left" w:pos="1440"/>
            </w:tabs>
            <w:spacing w:before="240"/>
            <w:rPr>
              <w:ins w:id="5134" w:author="BHA Regulatory Affairs Unit" w:date="2026-07-29T16:06:00Z"/>
            </w:rPr>
          </w:pPr>
          <w:sdt>
            <w:sdtPr>
              <w:tag w:val="goog_rdk_5119"/>
              <w:id w:val="102463307"/>
            </w:sdtPr>
            <w:sdtContent>
              <w:ins w:id="5135" w:author="BHA Regulatory Affairs Unit" w:date="2026-07-29T16:06:00Z">
                <w:r>
                  <w:t>Level of care requirements</w:t>
                </w:r>
              </w:ins>
            </w:sdtContent>
          </w:sdt>
        </w:p>
      </w:sdtContent>
    </w:sdt>
    <w:sdt>
      <w:sdtPr>
        <w:tag w:val="goog_rdk_5122"/>
        <w:id w:val="-205751040"/>
      </w:sdtPr>
      <w:sdtContent>
        <w:p w14:paraId="00000ABA" w14:textId="77777777" w:rsidR="00CF3663" w:rsidRDefault="00000000">
          <w:pPr>
            <w:numPr>
              <w:ilvl w:val="1"/>
              <w:numId w:val="181"/>
            </w:numPr>
            <w:tabs>
              <w:tab w:val="left" w:pos="720"/>
              <w:tab w:val="left" w:pos="1440"/>
            </w:tabs>
            <w:spacing w:before="240"/>
            <w:rPr>
              <w:ins w:id="5136" w:author="BHA Regulatory Affairs Unit" w:date="2026-07-29T16:06:00Z"/>
            </w:rPr>
          </w:pPr>
          <w:sdt>
            <w:sdtPr>
              <w:tag w:val="goog_rdk_5121"/>
              <w:id w:val="1210888754"/>
            </w:sdtPr>
            <w:sdtContent>
              <w:ins w:id="5137" w:author="BHA Regulatory Affairs Unit" w:date="2026-07-29T16:06:00Z">
                <w:r>
                  <w:t>Services must be provided in alignment with personnel standards, as detailed in Part 1.15 of these Rules.</w:t>
                </w:r>
              </w:ins>
            </w:sdtContent>
          </w:sdt>
        </w:p>
      </w:sdtContent>
    </w:sdt>
    <w:sdt>
      <w:sdtPr>
        <w:tag w:val="goog_rdk_5124"/>
        <w:id w:val="-621292243"/>
      </w:sdtPr>
      <w:sdtContent>
        <w:p w14:paraId="00000ABB" w14:textId="77777777" w:rsidR="00CF3663" w:rsidRDefault="00000000">
          <w:pPr>
            <w:numPr>
              <w:ilvl w:val="1"/>
              <w:numId w:val="181"/>
            </w:numPr>
            <w:tabs>
              <w:tab w:val="left" w:pos="720"/>
              <w:tab w:val="left" w:pos="1440"/>
            </w:tabs>
            <w:spacing w:before="240"/>
            <w:rPr>
              <w:ins w:id="5138" w:author="BHA Regulatory Affairs Unit" w:date="2026-07-29T16:06:00Z"/>
            </w:rPr>
          </w:pPr>
          <w:sdt>
            <w:sdtPr>
              <w:tag w:val="goog_rdk_5123"/>
              <w:id w:val="132443666"/>
            </w:sdtPr>
            <w:sdtContent>
              <w:ins w:id="5139" w:author="BHA Regulatory Affairs Unit" w:date="2026-07-29T16:06:00Z">
                <w:r>
                  <w:t>Agencies providing MMOP treatment services must have the following medical personnel:</w:t>
                </w:r>
              </w:ins>
            </w:sdtContent>
          </w:sdt>
        </w:p>
      </w:sdtContent>
    </w:sdt>
    <w:sdt>
      <w:sdtPr>
        <w:tag w:val="goog_rdk_5126"/>
        <w:id w:val="-950043633"/>
      </w:sdtPr>
      <w:sdtContent>
        <w:p w14:paraId="00000ABC" w14:textId="77777777" w:rsidR="00CF3663" w:rsidRDefault="00000000">
          <w:pPr>
            <w:numPr>
              <w:ilvl w:val="2"/>
              <w:numId w:val="181"/>
            </w:numPr>
            <w:tabs>
              <w:tab w:val="left" w:pos="720"/>
              <w:tab w:val="left" w:pos="1440"/>
            </w:tabs>
            <w:spacing w:before="240"/>
            <w:rPr>
              <w:ins w:id="5140" w:author="BHA Regulatory Affairs Unit" w:date="2026-07-29T16:06:00Z"/>
            </w:rPr>
          </w:pPr>
          <w:sdt>
            <w:sdtPr>
              <w:tag w:val="goog_rdk_5125"/>
              <w:id w:val="1332416193"/>
            </w:sdtPr>
            <w:sdtContent>
              <w:ins w:id="5141" w:author="BHA Regulatory Affairs Unit" w:date="2026-07-29T16:06:00Z">
                <w:r>
                  <w:t>A Medical Director, as defined in Part 1.2.2 of these Rules; and</w:t>
                </w:r>
              </w:ins>
            </w:sdtContent>
          </w:sdt>
        </w:p>
      </w:sdtContent>
    </w:sdt>
    <w:sdt>
      <w:sdtPr>
        <w:tag w:val="goog_rdk_5128"/>
        <w:id w:val="-865207292"/>
      </w:sdtPr>
      <w:sdtContent>
        <w:p w14:paraId="00000ABD" w14:textId="77777777" w:rsidR="00CF3663" w:rsidRDefault="00000000">
          <w:pPr>
            <w:numPr>
              <w:ilvl w:val="3"/>
              <w:numId w:val="181"/>
            </w:numPr>
            <w:tabs>
              <w:tab w:val="left" w:pos="720"/>
              <w:tab w:val="left" w:pos="1440"/>
            </w:tabs>
            <w:spacing w:before="240"/>
            <w:rPr>
              <w:ins w:id="5142" w:author="BHA Regulatory Affairs Unit" w:date="2026-07-29T16:06:00Z"/>
            </w:rPr>
          </w:pPr>
          <w:sdt>
            <w:sdtPr>
              <w:tag w:val="goog_rdk_5127"/>
              <w:id w:val="-1470736133"/>
            </w:sdtPr>
            <w:sdtContent>
              <w:ins w:id="5143" w:author="BHA Regulatory Affairs Unit" w:date="2026-07-29T16:06:00Z">
                <w:r>
                  <w:t>This Medical Director must have at least two (2) years of documented experience in addiction treatment.</w:t>
                </w:r>
              </w:ins>
            </w:sdtContent>
          </w:sdt>
        </w:p>
      </w:sdtContent>
    </w:sdt>
    <w:sdt>
      <w:sdtPr>
        <w:tag w:val="goog_rdk_5130"/>
        <w:id w:val="-916353831"/>
      </w:sdtPr>
      <w:sdtContent>
        <w:p w14:paraId="00000ABE" w14:textId="77777777" w:rsidR="00CF3663" w:rsidRDefault="00000000">
          <w:pPr>
            <w:numPr>
              <w:ilvl w:val="2"/>
              <w:numId w:val="181"/>
            </w:numPr>
            <w:tabs>
              <w:tab w:val="left" w:pos="720"/>
              <w:tab w:val="left" w:pos="1440"/>
              <w:tab w:val="left" w:pos="2160"/>
            </w:tabs>
            <w:spacing w:before="240" w:after="200"/>
            <w:rPr>
              <w:ins w:id="5144" w:author="BHA Regulatory Affairs Unit" w:date="2026-07-29T16:06:00Z"/>
            </w:rPr>
          </w:pPr>
          <w:sdt>
            <w:sdtPr>
              <w:tag w:val="goog_rdk_5129"/>
              <w:id w:val="-2020061543"/>
            </w:sdtPr>
            <w:sdtContent>
              <w:ins w:id="5145" w:author="BHA Regulatory Affairs Unit" w:date="2026-07-29T16:06:00Z">
                <w:r>
                  <w:t>Authorized practitioner(s), as defined in Part 1.2.2 of these Rules.</w:t>
                </w:r>
              </w:ins>
            </w:sdtContent>
          </w:sdt>
        </w:p>
      </w:sdtContent>
    </w:sdt>
    <w:sdt>
      <w:sdtPr>
        <w:tag w:val="goog_rdk_5132"/>
        <w:id w:val="-2130801876"/>
      </w:sdtPr>
      <w:sdtContent>
        <w:p w14:paraId="00000ABF" w14:textId="77777777" w:rsidR="00CF3663" w:rsidRDefault="00000000">
          <w:pPr>
            <w:numPr>
              <w:ilvl w:val="1"/>
              <w:numId w:val="181"/>
            </w:numPr>
            <w:tabs>
              <w:tab w:val="left" w:pos="720"/>
              <w:tab w:val="left" w:pos="1440"/>
            </w:tabs>
            <w:spacing w:before="240"/>
            <w:rPr>
              <w:ins w:id="5146" w:author="BHA Regulatory Affairs Unit" w:date="2026-07-29T16:06:00Z"/>
            </w:rPr>
          </w:pPr>
          <w:sdt>
            <w:sdtPr>
              <w:tag w:val="goog_rdk_5131"/>
              <w:id w:val="1818862920"/>
            </w:sdtPr>
            <w:sdtContent>
              <w:ins w:id="5147" w:author="BHA Regulatory Affairs Unit" w:date="2026-07-29T16:06:00Z">
                <w:r>
                  <w:t>The agency may elect to have:</w:t>
                </w:r>
              </w:ins>
            </w:sdtContent>
          </w:sdt>
        </w:p>
      </w:sdtContent>
    </w:sdt>
    <w:sdt>
      <w:sdtPr>
        <w:tag w:val="goog_rdk_5134"/>
        <w:id w:val="2051020887"/>
      </w:sdtPr>
      <w:sdtContent>
        <w:p w14:paraId="00000AC0" w14:textId="77777777" w:rsidR="00CF3663" w:rsidRDefault="00000000">
          <w:pPr>
            <w:numPr>
              <w:ilvl w:val="2"/>
              <w:numId w:val="181"/>
            </w:numPr>
            <w:tabs>
              <w:tab w:val="left" w:pos="720"/>
              <w:tab w:val="left" w:pos="1440"/>
            </w:tabs>
            <w:spacing w:before="240"/>
            <w:rPr>
              <w:ins w:id="5148" w:author="BHA Regulatory Affairs Unit" w:date="2026-07-29T16:06:00Z"/>
            </w:rPr>
          </w:pPr>
          <w:sdt>
            <w:sdtPr>
              <w:tag w:val="goog_rdk_5133"/>
              <w:id w:val="-2117513536"/>
            </w:sdtPr>
            <w:sdtContent>
              <w:ins w:id="5149" w:author="BHA Regulatory Affairs Unit" w:date="2026-07-29T16:06:00Z">
                <w:r>
                  <w:t>Advanced practice provider(s) with controlled substance prescribing authority;</w:t>
                </w:r>
              </w:ins>
            </w:sdtContent>
          </w:sdt>
        </w:p>
      </w:sdtContent>
    </w:sdt>
    <w:sdt>
      <w:sdtPr>
        <w:tag w:val="goog_rdk_5136"/>
        <w:id w:val="577667972"/>
      </w:sdtPr>
      <w:sdtContent>
        <w:p w14:paraId="00000AC1" w14:textId="77777777" w:rsidR="00CF3663" w:rsidRDefault="00000000">
          <w:pPr>
            <w:numPr>
              <w:ilvl w:val="2"/>
              <w:numId w:val="181"/>
            </w:numPr>
            <w:tabs>
              <w:tab w:val="left" w:pos="720"/>
              <w:tab w:val="left" w:pos="1440"/>
            </w:tabs>
            <w:spacing w:before="240"/>
            <w:rPr>
              <w:ins w:id="5150" w:author="BHA Regulatory Affairs Unit" w:date="2026-07-29T16:06:00Z"/>
            </w:rPr>
          </w:pPr>
          <w:sdt>
            <w:sdtPr>
              <w:tag w:val="goog_rdk_5135"/>
              <w:id w:val="-962114649"/>
            </w:sdtPr>
            <w:sdtContent>
              <w:ins w:id="5151" w:author="BHA Regulatory Affairs Unit" w:date="2026-07-29T16:06:00Z">
                <w:r>
                  <w:t>Registered nurse(s) or other appropriately licensed and credentialed nurses with appropriate scope of practice for delivery of services at this level of care; and/or</w:t>
                </w:r>
              </w:ins>
            </w:sdtContent>
          </w:sdt>
        </w:p>
      </w:sdtContent>
    </w:sdt>
    <w:sdt>
      <w:sdtPr>
        <w:tag w:val="goog_rdk_5138"/>
        <w:id w:val="-431036793"/>
      </w:sdtPr>
      <w:sdtContent>
        <w:p w14:paraId="00000AC2" w14:textId="77777777" w:rsidR="00CF3663" w:rsidRDefault="00000000">
          <w:pPr>
            <w:numPr>
              <w:ilvl w:val="2"/>
              <w:numId w:val="181"/>
            </w:numPr>
            <w:tabs>
              <w:tab w:val="left" w:pos="720"/>
              <w:tab w:val="left" w:pos="1440"/>
            </w:tabs>
            <w:spacing w:before="240"/>
            <w:rPr>
              <w:ins w:id="5152" w:author="BHA Regulatory Affairs Unit" w:date="2026-07-29T16:06:00Z"/>
            </w:rPr>
          </w:pPr>
          <w:sdt>
            <w:sdtPr>
              <w:tag w:val="goog_rdk_5137"/>
              <w:id w:val="1458842236"/>
            </w:sdtPr>
            <w:sdtContent>
              <w:ins w:id="5153" w:author="BHA Regulatory Affairs Unit" w:date="2026-07-29T16:06:00Z">
                <w:r>
                  <w:t>A Program Director, as defined in Part 1.2.2 of these Rules.</w:t>
                </w:r>
              </w:ins>
            </w:sdtContent>
          </w:sdt>
        </w:p>
      </w:sdtContent>
    </w:sdt>
    <w:sdt>
      <w:sdtPr>
        <w:tag w:val="goog_rdk_5140"/>
        <w:id w:val="1102490659"/>
      </w:sdtPr>
      <w:sdtContent>
        <w:p w14:paraId="00000AC3" w14:textId="77777777" w:rsidR="00CF3663" w:rsidRDefault="00000000">
          <w:pPr>
            <w:numPr>
              <w:ilvl w:val="1"/>
              <w:numId w:val="181"/>
            </w:numPr>
            <w:tabs>
              <w:tab w:val="left" w:pos="720"/>
              <w:tab w:val="left" w:pos="1440"/>
            </w:tabs>
            <w:spacing w:before="240"/>
            <w:rPr>
              <w:ins w:id="5154" w:author="BHA Regulatory Affairs Unit" w:date="2026-07-29T16:06:00Z"/>
            </w:rPr>
          </w:pPr>
          <w:sdt>
            <w:sdtPr>
              <w:tag w:val="goog_rdk_5139"/>
              <w:id w:val="-1148336206"/>
            </w:sdtPr>
            <w:sdtContent>
              <w:ins w:id="5155" w:author="BHA Regulatory Affairs Unit" w:date="2026-07-29T16:06:00Z">
                <w:r>
                  <w:t>Personnel qualified to provide psychosocial treatment services means the following behavioral health professionals acting within their scope of practice and trained in mental health and/or substance use disorder identification and treatment:</w:t>
                </w:r>
              </w:ins>
            </w:sdtContent>
          </w:sdt>
        </w:p>
      </w:sdtContent>
    </w:sdt>
    <w:sdt>
      <w:sdtPr>
        <w:tag w:val="goog_rdk_5142"/>
        <w:id w:val="370469622"/>
      </w:sdtPr>
      <w:sdtContent>
        <w:p w14:paraId="00000AC4" w14:textId="77777777" w:rsidR="00CF3663" w:rsidRDefault="00000000">
          <w:pPr>
            <w:numPr>
              <w:ilvl w:val="2"/>
              <w:numId w:val="181"/>
            </w:numPr>
            <w:tabs>
              <w:tab w:val="left" w:pos="720"/>
              <w:tab w:val="left" w:pos="1440"/>
            </w:tabs>
            <w:spacing w:before="240"/>
            <w:rPr>
              <w:ins w:id="5156" w:author="BHA Regulatory Affairs Unit" w:date="2026-07-29T16:06:00Z"/>
            </w:rPr>
          </w:pPr>
          <w:sdt>
            <w:sdtPr>
              <w:tag w:val="goog_rdk_5141"/>
              <w:id w:val="1452134197"/>
            </w:sdtPr>
            <w:sdtContent>
              <w:ins w:id="5157" w:author="BHA Regulatory Affairs Unit" w:date="2026-07-29T16:06:00Z">
                <w:r>
                  <w:t>Authorized Practitioners, as defined in Part 1.2.2 of these Rules;</w:t>
                </w:r>
              </w:ins>
            </w:sdtContent>
          </w:sdt>
        </w:p>
      </w:sdtContent>
    </w:sdt>
    <w:sdt>
      <w:sdtPr>
        <w:tag w:val="goog_rdk_5144"/>
        <w:id w:val="-1599417810"/>
      </w:sdtPr>
      <w:sdtContent>
        <w:p w14:paraId="00000AC5" w14:textId="77777777" w:rsidR="00CF3663" w:rsidRDefault="00000000">
          <w:pPr>
            <w:numPr>
              <w:ilvl w:val="2"/>
              <w:numId w:val="181"/>
            </w:numPr>
            <w:tabs>
              <w:tab w:val="left" w:pos="720"/>
              <w:tab w:val="left" w:pos="1440"/>
            </w:tabs>
            <w:spacing w:before="240"/>
            <w:rPr>
              <w:ins w:id="5158" w:author="BHA Regulatory Affairs Unit" w:date="2026-07-29T16:06:00Z"/>
            </w:rPr>
          </w:pPr>
          <w:sdt>
            <w:sdtPr>
              <w:tag w:val="goog_rdk_5143"/>
              <w:id w:val="2015721399"/>
            </w:sdtPr>
            <w:sdtContent>
              <w:ins w:id="5159" w:author="BHA Regulatory Affairs Unit" w:date="2026-07-29T16:06:00Z">
                <w:r>
                  <w:t>Licensees, as defined in Part 1.2.2 of these Rules;</w:t>
                </w:r>
              </w:ins>
            </w:sdtContent>
          </w:sdt>
        </w:p>
      </w:sdtContent>
    </w:sdt>
    <w:sdt>
      <w:sdtPr>
        <w:tag w:val="goog_rdk_5146"/>
        <w:id w:val="2019772859"/>
      </w:sdtPr>
      <w:sdtContent>
        <w:p w14:paraId="00000AC6" w14:textId="77777777" w:rsidR="00CF3663" w:rsidRDefault="00000000">
          <w:pPr>
            <w:numPr>
              <w:ilvl w:val="2"/>
              <w:numId w:val="181"/>
            </w:numPr>
            <w:tabs>
              <w:tab w:val="left" w:pos="720"/>
              <w:tab w:val="left" w:pos="1440"/>
            </w:tabs>
            <w:spacing w:before="240"/>
            <w:rPr>
              <w:ins w:id="5160" w:author="BHA Regulatory Affairs Unit" w:date="2026-07-29T16:06:00Z"/>
            </w:rPr>
          </w:pPr>
          <w:sdt>
            <w:sdtPr>
              <w:tag w:val="goog_rdk_5145"/>
              <w:id w:val="558547170"/>
            </w:sdtPr>
            <w:sdtContent>
              <w:ins w:id="5161" w:author="BHA Regulatory Affairs Unit" w:date="2026-07-29T16:06:00Z">
                <w:r>
                  <w:t>Candidates, as defined in Part 1.2.2 of these Rules;</w:t>
                </w:r>
              </w:ins>
            </w:sdtContent>
          </w:sdt>
        </w:p>
      </w:sdtContent>
    </w:sdt>
    <w:sdt>
      <w:sdtPr>
        <w:tag w:val="goog_rdk_5148"/>
        <w:id w:val="649299481"/>
      </w:sdtPr>
      <w:sdtContent>
        <w:p w14:paraId="00000AC7" w14:textId="77777777" w:rsidR="00CF3663" w:rsidRDefault="00000000">
          <w:pPr>
            <w:numPr>
              <w:ilvl w:val="2"/>
              <w:numId w:val="181"/>
            </w:numPr>
            <w:tabs>
              <w:tab w:val="left" w:pos="720"/>
              <w:tab w:val="left" w:pos="1440"/>
            </w:tabs>
            <w:spacing w:before="240"/>
            <w:rPr>
              <w:ins w:id="5162" w:author="BHA Regulatory Affairs Unit" w:date="2026-07-29T16:06:00Z"/>
            </w:rPr>
          </w:pPr>
          <w:sdt>
            <w:sdtPr>
              <w:tag w:val="goog_rdk_5147"/>
              <w:id w:val="-1272443484"/>
            </w:sdtPr>
            <w:sdtContent>
              <w:ins w:id="5163" w:author="BHA Regulatory Affairs Unit" w:date="2026-07-29T16:06:00Z">
                <w:r>
                  <w:t>Certified Addiction Specialists (CAS), as defined in Part 1.2.2 of these Rules; and</w:t>
                </w:r>
              </w:ins>
            </w:sdtContent>
          </w:sdt>
        </w:p>
      </w:sdtContent>
    </w:sdt>
    <w:sdt>
      <w:sdtPr>
        <w:tag w:val="goog_rdk_5150"/>
        <w:id w:val="-1262149009"/>
      </w:sdtPr>
      <w:sdtContent>
        <w:p w14:paraId="00000AC8" w14:textId="77777777" w:rsidR="00CF3663" w:rsidRDefault="00000000">
          <w:pPr>
            <w:numPr>
              <w:ilvl w:val="2"/>
              <w:numId w:val="181"/>
            </w:numPr>
            <w:tabs>
              <w:tab w:val="left" w:pos="720"/>
              <w:tab w:val="left" w:pos="1440"/>
            </w:tabs>
            <w:spacing w:before="240"/>
            <w:rPr>
              <w:ins w:id="5164" w:author="BHA Regulatory Affairs Unit" w:date="2026-07-29T16:06:00Z"/>
            </w:rPr>
          </w:pPr>
          <w:sdt>
            <w:sdtPr>
              <w:tag w:val="goog_rdk_5149"/>
              <w:id w:val="2131813229"/>
            </w:sdtPr>
            <w:sdtContent>
              <w:ins w:id="5165" w:author="BHA Regulatory Affairs Unit" w:date="2026-07-29T16:06:00Z">
                <w:r>
                  <w:t>Certified Addiction Technicians (CAT), as defined in Part 1.2.2 of these Rules.</w:t>
                </w:r>
              </w:ins>
            </w:sdtContent>
          </w:sdt>
        </w:p>
      </w:sdtContent>
    </w:sdt>
    <w:sdt>
      <w:sdtPr>
        <w:tag w:val="goog_rdk_5152"/>
        <w:id w:val="-232491343"/>
      </w:sdtPr>
      <w:sdtContent>
        <w:p w14:paraId="00000AC9" w14:textId="77777777" w:rsidR="00CF3663" w:rsidRDefault="00000000">
          <w:pPr>
            <w:numPr>
              <w:ilvl w:val="3"/>
              <w:numId w:val="181"/>
            </w:numPr>
            <w:tabs>
              <w:tab w:val="left" w:pos="720"/>
              <w:tab w:val="left" w:pos="1440"/>
            </w:tabs>
            <w:spacing w:before="240"/>
            <w:rPr>
              <w:ins w:id="5166" w:author="BHA Regulatory Affairs Unit" w:date="2026-07-29T16:06:00Z"/>
            </w:rPr>
          </w:pPr>
          <w:sdt>
            <w:sdtPr>
              <w:tag w:val="goog_rdk_5151"/>
              <w:id w:val="-264568959"/>
            </w:sdtPr>
            <w:sdtContent>
              <w:ins w:id="5167" w:author="BHA Regulatory Affairs Unit" w:date="2026-07-29T16:06:00Z">
                <w:r>
                  <w:t>If utilizing certified addiction technicians (CAT), these personnel must not comprise more than twenty-five percent (25%) of an agency’s total personnel.</w:t>
                </w:r>
              </w:ins>
            </w:sdtContent>
          </w:sdt>
        </w:p>
      </w:sdtContent>
    </w:sdt>
    <w:sdt>
      <w:sdtPr>
        <w:tag w:val="goog_rdk_5154"/>
        <w:id w:val="-2074023804"/>
      </w:sdtPr>
      <w:sdtContent>
        <w:p w14:paraId="00000ACA" w14:textId="77777777" w:rsidR="00CF3663" w:rsidRDefault="00000000">
          <w:pPr>
            <w:numPr>
              <w:ilvl w:val="2"/>
              <w:numId w:val="181"/>
            </w:numPr>
            <w:tabs>
              <w:tab w:val="left" w:pos="720"/>
              <w:tab w:val="left" w:pos="1440"/>
            </w:tabs>
            <w:spacing w:before="240"/>
            <w:rPr>
              <w:ins w:id="5168" w:author="BHA Regulatory Affairs Unit" w:date="2026-07-29T16:06:00Z"/>
            </w:rPr>
          </w:pPr>
          <w:sdt>
            <w:sdtPr>
              <w:tag w:val="goog_rdk_5153"/>
              <w:id w:val="-411153676"/>
            </w:sdtPr>
            <w:sdtContent>
              <w:ins w:id="5169" w:author="BHA Regulatory Affairs Unit" w:date="2026-07-29T16:06:00Z">
                <w:r>
                  <w:t>Counselors-in-Training, as defined in Part 1.2.2 of these Rules; and</w:t>
                </w:r>
              </w:ins>
            </w:sdtContent>
          </w:sdt>
        </w:p>
      </w:sdtContent>
    </w:sdt>
    <w:sdt>
      <w:sdtPr>
        <w:tag w:val="goog_rdk_5156"/>
        <w:id w:val="-1520313459"/>
      </w:sdtPr>
      <w:sdtContent>
        <w:p w14:paraId="00000ACB" w14:textId="77777777" w:rsidR="00CF3663" w:rsidRDefault="00000000">
          <w:pPr>
            <w:numPr>
              <w:ilvl w:val="2"/>
              <w:numId w:val="181"/>
            </w:numPr>
            <w:tabs>
              <w:tab w:val="left" w:pos="720"/>
              <w:tab w:val="left" w:pos="1440"/>
            </w:tabs>
            <w:spacing w:before="240"/>
            <w:rPr>
              <w:ins w:id="5170" w:author="BHA Regulatory Affairs Unit" w:date="2026-07-29T16:06:00Z"/>
            </w:rPr>
          </w:pPr>
          <w:sdt>
            <w:sdtPr>
              <w:tag w:val="goog_rdk_5155"/>
              <w:id w:val="-530538383"/>
            </w:sdtPr>
            <w:sdtContent>
              <w:ins w:id="5171" w:author="BHA Regulatory Affairs Unit" w:date="2026-07-29T16:06:00Z">
                <w:r>
                  <w:t>Interns, as defined in Part 1.2.2 of these Rules.</w:t>
                </w:r>
              </w:ins>
            </w:sdtContent>
          </w:sdt>
        </w:p>
      </w:sdtContent>
    </w:sdt>
    <w:sdt>
      <w:sdtPr>
        <w:tag w:val="goog_rdk_5158"/>
        <w:id w:val="-1714791448"/>
      </w:sdtPr>
      <w:sdtContent>
        <w:p w14:paraId="00000ACC" w14:textId="77777777" w:rsidR="00CF3663" w:rsidRDefault="00000000">
          <w:pPr>
            <w:numPr>
              <w:ilvl w:val="3"/>
              <w:numId w:val="181"/>
            </w:numPr>
            <w:tabs>
              <w:tab w:val="left" w:pos="720"/>
              <w:tab w:val="left" w:pos="1440"/>
            </w:tabs>
            <w:spacing w:before="240"/>
            <w:rPr>
              <w:ins w:id="5172" w:author="BHA Regulatory Affairs Unit" w:date="2026-07-29T16:06:00Z"/>
            </w:rPr>
          </w:pPr>
          <w:sdt>
            <w:sdtPr>
              <w:tag w:val="goog_rdk_5157"/>
              <w:id w:val="15428209"/>
            </w:sdtPr>
            <w:sdtContent>
              <w:ins w:id="5173" w:author="BHA Regulatory Affairs Unit" w:date="2026-07-29T16:06:00Z">
                <w:r>
                  <w:t>If utilizing counselors-in-training and/or interns, these personnel must not comprise more than twenty-five percent (25%) of an agency’s total personnel.</w:t>
                </w:r>
              </w:ins>
            </w:sdtContent>
          </w:sdt>
        </w:p>
      </w:sdtContent>
    </w:sdt>
    <w:sdt>
      <w:sdtPr>
        <w:tag w:val="goog_rdk_5160"/>
        <w:id w:val="-2143577534"/>
      </w:sdtPr>
      <w:sdtContent>
        <w:p w14:paraId="00000ACD" w14:textId="77777777" w:rsidR="00CF3663" w:rsidRDefault="00000000">
          <w:pPr>
            <w:numPr>
              <w:ilvl w:val="1"/>
              <w:numId w:val="181"/>
            </w:numPr>
            <w:tabs>
              <w:tab w:val="left" w:pos="720"/>
              <w:tab w:val="left" w:pos="1440"/>
            </w:tabs>
            <w:spacing w:before="240"/>
            <w:rPr>
              <w:ins w:id="5174" w:author="BHA Regulatory Affairs Unit" w:date="2026-07-29T16:06:00Z"/>
            </w:rPr>
          </w:pPr>
          <w:sdt>
            <w:sdtPr>
              <w:tag w:val="goog_rdk_5159"/>
              <w:id w:val="-181153778"/>
            </w:sdtPr>
            <w:sdtContent>
              <w:ins w:id="5175" w:author="BHA Regulatory Affairs Unit" w:date="2026-07-29T16:06:00Z">
                <w:r>
                  <w:t>Personnel qualified to provide recovery support services (RSS) include the following professionals acting within their scope of practice and training:</w:t>
                </w:r>
              </w:ins>
            </w:sdtContent>
          </w:sdt>
        </w:p>
      </w:sdtContent>
    </w:sdt>
    <w:sdt>
      <w:sdtPr>
        <w:tag w:val="goog_rdk_5162"/>
        <w:id w:val="299262979"/>
      </w:sdtPr>
      <w:sdtContent>
        <w:p w14:paraId="00000ACE" w14:textId="77777777" w:rsidR="00CF3663" w:rsidRDefault="00000000">
          <w:pPr>
            <w:numPr>
              <w:ilvl w:val="2"/>
              <w:numId w:val="181"/>
            </w:numPr>
            <w:tabs>
              <w:tab w:val="left" w:pos="720"/>
              <w:tab w:val="left" w:pos="1440"/>
            </w:tabs>
            <w:spacing w:before="240"/>
            <w:rPr>
              <w:ins w:id="5176" w:author="BHA Regulatory Affairs Unit" w:date="2026-07-29T16:06:00Z"/>
            </w:rPr>
          </w:pPr>
          <w:sdt>
            <w:sdtPr>
              <w:tag w:val="goog_rdk_5161"/>
              <w:id w:val="-759357319"/>
            </w:sdtPr>
            <w:sdtContent>
              <w:ins w:id="5177" w:author="BHA Regulatory Affairs Unit" w:date="2026-07-29T16:06:00Z">
                <w:r>
                  <w:t>Peer Support Professionals, as defined in Part 1.2.2 of these Rules;</w:t>
                </w:r>
              </w:ins>
            </w:sdtContent>
          </w:sdt>
        </w:p>
      </w:sdtContent>
    </w:sdt>
    <w:sdt>
      <w:sdtPr>
        <w:tag w:val="goog_rdk_5164"/>
        <w:id w:val="-186314368"/>
      </w:sdtPr>
      <w:sdtContent>
        <w:p w14:paraId="00000ACF" w14:textId="77777777" w:rsidR="00CF3663" w:rsidRDefault="00000000">
          <w:pPr>
            <w:numPr>
              <w:ilvl w:val="2"/>
              <w:numId w:val="181"/>
            </w:numPr>
            <w:tabs>
              <w:tab w:val="left" w:pos="720"/>
              <w:tab w:val="left" w:pos="1440"/>
            </w:tabs>
            <w:spacing w:before="240"/>
            <w:rPr>
              <w:ins w:id="5178" w:author="BHA Regulatory Affairs Unit" w:date="2026-07-29T16:06:00Z"/>
            </w:rPr>
          </w:pPr>
          <w:sdt>
            <w:sdtPr>
              <w:tag w:val="goog_rdk_5163"/>
              <w:id w:val="1107193552"/>
            </w:sdtPr>
            <w:sdtContent>
              <w:ins w:id="5179" w:author="BHA Regulatory Affairs Unit" w:date="2026-07-29T16:06:00Z">
                <w:r>
                  <w:t>Allied Health Personnel, as defined in Part 1.2.2 of these Rules; and</w:t>
                </w:r>
              </w:ins>
            </w:sdtContent>
          </w:sdt>
        </w:p>
      </w:sdtContent>
    </w:sdt>
    <w:sdt>
      <w:sdtPr>
        <w:tag w:val="goog_rdk_5166"/>
        <w:id w:val="2021680481"/>
      </w:sdtPr>
      <w:sdtContent>
        <w:p w14:paraId="00000AD0" w14:textId="77777777" w:rsidR="00CF3663" w:rsidRDefault="00000000">
          <w:pPr>
            <w:numPr>
              <w:ilvl w:val="2"/>
              <w:numId w:val="181"/>
            </w:numPr>
            <w:tabs>
              <w:tab w:val="left" w:pos="720"/>
              <w:tab w:val="left" w:pos="1440"/>
            </w:tabs>
            <w:spacing w:before="240"/>
            <w:rPr>
              <w:ins w:id="5180" w:author="BHA Regulatory Affairs Unit" w:date="2026-07-29T16:06:00Z"/>
            </w:rPr>
          </w:pPr>
          <w:sdt>
            <w:sdtPr>
              <w:tag w:val="goog_rdk_5165"/>
              <w:id w:val="561346910"/>
            </w:sdtPr>
            <w:sdtContent>
              <w:ins w:id="5181" w:author="BHA Regulatory Affairs Unit" w:date="2026-07-29T16:06:00Z">
                <w:r>
                  <w:t>Qualified Behavioral Health Assistants (QBHA), as defined in Part 1.2.2 of these Rules.</w:t>
                </w:r>
              </w:ins>
            </w:sdtContent>
          </w:sdt>
        </w:p>
      </w:sdtContent>
    </w:sdt>
    <w:sdt>
      <w:sdtPr>
        <w:tag w:val="goog_rdk_5168"/>
        <w:id w:val="-1963150091"/>
      </w:sdtPr>
      <w:sdtContent>
        <w:p w14:paraId="00000AD1" w14:textId="77777777" w:rsidR="00CF3663" w:rsidRDefault="00000000">
          <w:pPr>
            <w:numPr>
              <w:ilvl w:val="0"/>
              <w:numId w:val="181"/>
            </w:numPr>
            <w:tabs>
              <w:tab w:val="left" w:pos="720"/>
              <w:tab w:val="left" w:pos="1440"/>
            </w:tabs>
            <w:spacing w:before="240"/>
            <w:rPr>
              <w:ins w:id="5182" w:author="BHA Regulatory Affairs Unit" w:date="2026-07-29T16:06:00Z"/>
            </w:rPr>
          </w:pPr>
          <w:sdt>
            <w:sdtPr>
              <w:tag w:val="goog_rdk_5167"/>
              <w:id w:val="1686305881"/>
            </w:sdtPr>
            <w:sdtContent>
              <w:ins w:id="5183" w:author="BHA Regulatory Affairs Unit" w:date="2026-07-29T16:06:00Z">
                <w:r>
                  <w:t xml:space="preserve">Supervisor consultation </w:t>
                </w:r>
              </w:ins>
            </w:sdtContent>
          </w:sdt>
        </w:p>
      </w:sdtContent>
    </w:sdt>
    <w:sdt>
      <w:sdtPr>
        <w:tag w:val="goog_rdk_5170"/>
        <w:id w:val="-1046818033"/>
      </w:sdtPr>
      <w:sdtContent>
        <w:p w14:paraId="00000AD2" w14:textId="77777777" w:rsidR="00CF3663" w:rsidRDefault="00000000">
          <w:pPr>
            <w:numPr>
              <w:ilvl w:val="1"/>
              <w:numId w:val="181"/>
            </w:numPr>
            <w:tabs>
              <w:tab w:val="left" w:pos="720"/>
              <w:tab w:val="left" w:pos="1440"/>
            </w:tabs>
            <w:spacing w:before="240"/>
            <w:rPr>
              <w:ins w:id="5184" w:author="BHA Regulatory Affairs Unit" w:date="2026-07-29T16:06:00Z"/>
            </w:rPr>
          </w:pPr>
          <w:sdt>
            <w:sdtPr>
              <w:tag w:val="goog_rdk_5169"/>
              <w:id w:val="1165502953"/>
            </w:sdtPr>
            <w:sdtContent>
              <w:ins w:id="5185" w:author="BHA Regulatory Affairs Unit" w:date="2026-07-29T16:06:00Z">
                <w:r>
                  <w:t>A supervisor must be available to support oversight of the agency and services. These oversight needs include, but are not limited to:</w:t>
                </w:r>
              </w:ins>
            </w:sdtContent>
          </w:sdt>
        </w:p>
      </w:sdtContent>
    </w:sdt>
    <w:sdt>
      <w:sdtPr>
        <w:tag w:val="goog_rdk_5172"/>
        <w:id w:val="-1938887787"/>
      </w:sdtPr>
      <w:sdtContent>
        <w:p w14:paraId="00000AD3" w14:textId="77777777" w:rsidR="00CF3663" w:rsidRDefault="00000000">
          <w:pPr>
            <w:numPr>
              <w:ilvl w:val="2"/>
              <w:numId w:val="181"/>
            </w:numPr>
            <w:tabs>
              <w:tab w:val="left" w:pos="720"/>
              <w:tab w:val="left" w:pos="1440"/>
            </w:tabs>
            <w:spacing w:before="240"/>
            <w:rPr>
              <w:ins w:id="5186" w:author="BHA Regulatory Affairs Unit" w:date="2026-07-29T16:06:00Z"/>
            </w:rPr>
          </w:pPr>
          <w:sdt>
            <w:sdtPr>
              <w:tag w:val="goog_rdk_5171"/>
              <w:id w:val="1940263922"/>
            </w:sdtPr>
            <w:sdtContent>
              <w:ins w:id="5187" w:author="BHA Regulatory Affairs Unit" w:date="2026-07-29T16:06:00Z">
                <w:r>
                  <w:t>Crisis and/or emergency situations;</w:t>
                </w:r>
              </w:ins>
            </w:sdtContent>
          </w:sdt>
        </w:p>
      </w:sdtContent>
    </w:sdt>
    <w:sdt>
      <w:sdtPr>
        <w:tag w:val="goog_rdk_5174"/>
        <w:id w:val="496700935"/>
      </w:sdtPr>
      <w:sdtContent>
        <w:p w14:paraId="00000AD4" w14:textId="77777777" w:rsidR="00CF3663" w:rsidRDefault="00000000">
          <w:pPr>
            <w:numPr>
              <w:ilvl w:val="2"/>
              <w:numId w:val="181"/>
            </w:numPr>
            <w:tabs>
              <w:tab w:val="left" w:pos="720"/>
              <w:tab w:val="left" w:pos="1440"/>
            </w:tabs>
            <w:spacing w:before="240"/>
            <w:rPr>
              <w:ins w:id="5188" w:author="BHA Regulatory Affairs Unit" w:date="2026-07-29T16:06:00Z"/>
            </w:rPr>
          </w:pPr>
          <w:sdt>
            <w:sdtPr>
              <w:tag w:val="goog_rdk_5173"/>
              <w:id w:val="-1255533372"/>
            </w:sdtPr>
            <w:sdtContent>
              <w:ins w:id="5189" w:author="BHA Regulatory Affairs Unit" w:date="2026-07-29T16:06:00Z">
                <w:r>
                  <w:t>Behavioral health consultation;</w:t>
                </w:r>
              </w:ins>
            </w:sdtContent>
          </w:sdt>
        </w:p>
      </w:sdtContent>
    </w:sdt>
    <w:sdt>
      <w:sdtPr>
        <w:tag w:val="goog_rdk_5176"/>
        <w:id w:val="367252244"/>
      </w:sdtPr>
      <w:sdtContent>
        <w:p w14:paraId="00000AD5" w14:textId="77777777" w:rsidR="00CF3663" w:rsidRDefault="00000000">
          <w:pPr>
            <w:numPr>
              <w:ilvl w:val="2"/>
              <w:numId w:val="181"/>
            </w:numPr>
            <w:tabs>
              <w:tab w:val="left" w:pos="720"/>
              <w:tab w:val="left" w:pos="1440"/>
            </w:tabs>
            <w:spacing w:before="240"/>
            <w:rPr>
              <w:ins w:id="5190" w:author="BHA Regulatory Affairs Unit" w:date="2026-07-29T16:06:00Z"/>
            </w:rPr>
          </w:pPr>
          <w:sdt>
            <w:sdtPr>
              <w:tag w:val="goog_rdk_5175"/>
              <w:id w:val="-565924865"/>
            </w:sdtPr>
            <w:sdtContent>
              <w:ins w:id="5191" w:author="BHA Regulatory Affairs Unit" w:date="2026-07-29T16:06:00Z">
                <w:r>
                  <w:t xml:space="preserve">Medical consultation; and </w:t>
                </w:r>
              </w:ins>
            </w:sdtContent>
          </w:sdt>
        </w:p>
      </w:sdtContent>
    </w:sdt>
    <w:sdt>
      <w:sdtPr>
        <w:tag w:val="goog_rdk_5178"/>
        <w:id w:val="-879567604"/>
      </w:sdtPr>
      <w:sdtContent>
        <w:p w14:paraId="00000AD6" w14:textId="77777777" w:rsidR="00CF3663" w:rsidRDefault="00000000">
          <w:pPr>
            <w:numPr>
              <w:ilvl w:val="2"/>
              <w:numId w:val="181"/>
            </w:numPr>
            <w:tabs>
              <w:tab w:val="left" w:pos="720"/>
              <w:tab w:val="left" w:pos="1440"/>
            </w:tabs>
            <w:spacing w:before="240"/>
            <w:rPr>
              <w:ins w:id="5192" w:author="BHA Regulatory Affairs Unit" w:date="2026-07-29T16:06:00Z"/>
            </w:rPr>
          </w:pPr>
          <w:sdt>
            <w:sdtPr>
              <w:tag w:val="goog_rdk_5177"/>
              <w:id w:val="-1473158534"/>
            </w:sdtPr>
            <w:sdtContent>
              <w:ins w:id="5193" w:author="BHA Regulatory Affairs Unit" w:date="2026-07-29T16:06:00Z">
                <w:r>
                  <w:t>Other related concerns, as necessary.</w:t>
                </w:r>
              </w:ins>
            </w:sdtContent>
          </w:sdt>
        </w:p>
      </w:sdtContent>
    </w:sdt>
    <w:sdt>
      <w:sdtPr>
        <w:tag w:val="goog_rdk_5180"/>
        <w:id w:val="1360518299"/>
      </w:sdtPr>
      <w:sdtContent>
        <w:p w14:paraId="00000AD7" w14:textId="77777777" w:rsidR="00CF3663" w:rsidRDefault="00000000">
          <w:pPr>
            <w:numPr>
              <w:ilvl w:val="1"/>
              <w:numId w:val="181"/>
            </w:numPr>
            <w:tabs>
              <w:tab w:val="left" w:pos="720"/>
              <w:tab w:val="left" w:pos="1440"/>
            </w:tabs>
            <w:spacing w:before="240"/>
            <w:rPr>
              <w:ins w:id="5194" w:author="BHA Regulatory Affairs Unit" w:date="2026-07-29T16:06:00Z"/>
            </w:rPr>
          </w:pPr>
          <w:sdt>
            <w:sdtPr>
              <w:tag w:val="goog_rdk_5179"/>
              <w:id w:val="28330733"/>
            </w:sdtPr>
            <w:sdtContent>
              <w:ins w:id="5195" w:author="BHA Regulatory Affairs Unit" w:date="2026-07-29T16:06:00Z">
                <w:r>
                  <w:t>Supervisor consultation must be provided by the Medical Director, an authorized practitioner, physician, or advanced practice provider with controlled substance prescription authority, as defined in Part 1.2.2 of these Rules.</w:t>
                </w:r>
              </w:ins>
            </w:sdtContent>
          </w:sdt>
        </w:p>
      </w:sdtContent>
    </w:sdt>
    <w:sdt>
      <w:sdtPr>
        <w:tag w:val="goog_rdk_5182"/>
        <w:id w:val="-1164441541"/>
      </w:sdtPr>
      <w:sdtContent>
        <w:p w14:paraId="00000AD8" w14:textId="77777777" w:rsidR="00CF3663" w:rsidRDefault="00000000">
          <w:pPr>
            <w:numPr>
              <w:ilvl w:val="1"/>
              <w:numId w:val="181"/>
            </w:numPr>
            <w:tabs>
              <w:tab w:val="left" w:pos="720"/>
              <w:tab w:val="left" w:pos="1440"/>
            </w:tabs>
            <w:spacing w:before="240"/>
            <w:rPr>
              <w:ins w:id="5196" w:author="BHA Regulatory Affairs Unit" w:date="2026-07-29T16:06:00Z"/>
            </w:rPr>
          </w:pPr>
          <w:sdt>
            <w:sdtPr>
              <w:tag w:val="goog_rdk_5181"/>
              <w:id w:val="1885731327"/>
            </w:sdtPr>
            <w:sdtContent>
              <w:ins w:id="5197" w:author="BHA Regulatory Affairs Unit" w:date="2026-07-29T16:06:00Z">
                <w:r>
                  <w:t>A supervisor’s response may include on-site and/or telemedicine, when appropriate.</w:t>
                </w:r>
              </w:ins>
            </w:sdtContent>
          </w:sdt>
        </w:p>
      </w:sdtContent>
    </w:sdt>
    <w:sdt>
      <w:sdtPr>
        <w:tag w:val="goog_rdk_5184"/>
        <w:id w:val="1631284049"/>
      </w:sdtPr>
      <w:sdtContent>
        <w:p w14:paraId="00000AD9" w14:textId="77777777" w:rsidR="00CF3663" w:rsidRDefault="00000000">
          <w:pPr>
            <w:numPr>
              <w:ilvl w:val="1"/>
              <w:numId w:val="181"/>
            </w:numPr>
            <w:tabs>
              <w:tab w:val="left" w:pos="720"/>
              <w:tab w:val="left" w:pos="1440"/>
            </w:tabs>
            <w:spacing w:before="240"/>
            <w:rPr>
              <w:ins w:id="5198" w:author="BHA Regulatory Affairs Unit" w:date="2026-07-29T16:06:00Z"/>
            </w:rPr>
          </w:pPr>
          <w:sdt>
            <w:sdtPr>
              <w:tag w:val="goog_rdk_5183"/>
              <w:id w:val="-1178429467"/>
            </w:sdtPr>
            <w:sdtContent>
              <w:ins w:id="5199" w:author="BHA Regulatory Affairs Unit" w:date="2026-07-29T16:06:00Z">
                <w:r>
                  <w:t>Personnel must have access to supervisor consultation regarding individuals in care at all times during the agency’s hours of operation.</w:t>
                </w:r>
              </w:ins>
            </w:sdtContent>
          </w:sdt>
        </w:p>
      </w:sdtContent>
    </w:sdt>
    <w:sdt>
      <w:sdtPr>
        <w:tag w:val="goog_rdk_5186"/>
        <w:id w:val="1253368782"/>
      </w:sdtPr>
      <w:sdtContent>
        <w:p w14:paraId="00000ADA" w14:textId="77777777" w:rsidR="00CF3663" w:rsidRDefault="00000000">
          <w:pPr>
            <w:numPr>
              <w:ilvl w:val="0"/>
              <w:numId w:val="181"/>
            </w:numPr>
            <w:tabs>
              <w:tab w:val="left" w:pos="720"/>
              <w:tab w:val="left" w:pos="1440"/>
            </w:tabs>
            <w:spacing w:before="240"/>
            <w:rPr>
              <w:ins w:id="5200" w:author="BHA Regulatory Affairs Unit" w:date="2026-07-29T16:06:00Z"/>
            </w:rPr>
          </w:pPr>
          <w:sdt>
            <w:sdtPr>
              <w:tag w:val="goog_rdk_5185"/>
              <w:id w:val="-172464099"/>
            </w:sdtPr>
            <w:sdtContent>
              <w:ins w:id="5201" w:author="BHA Regulatory Affairs Unit" w:date="2026-07-29T16:06:00Z">
                <w:r>
                  <w:t>Training</w:t>
                </w:r>
              </w:ins>
            </w:sdtContent>
          </w:sdt>
        </w:p>
      </w:sdtContent>
    </w:sdt>
    <w:sdt>
      <w:sdtPr>
        <w:tag w:val="goog_rdk_5188"/>
        <w:id w:val="-1837244170"/>
      </w:sdtPr>
      <w:sdtContent>
        <w:p w14:paraId="00000ADB" w14:textId="77777777" w:rsidR="00CF3663" w:rsidRDefault="00000000">
          <w:pPr>
            <w:numPr>
              <w:ilvl w:val="1"/>
              <w:numId w:val="181"/>
            </w:numPr>
            <w:tabs>
              <w:tab w:val="left" w:pos="720"/>
              <w:tab w:val="left" w:pos="1440"/>
            </w:tabs>
            <w:spacing w:before="240"/>
            <w:rPr>
              <w:ins w:id="5202" w:author="BHA Regulatory Affairs Unit" w:date="2026-07-29T16:06:00Z"/>
            </w:rPr>
          </w:pPr>
          <w:sdt>
            <w:sdtPr>
              <w:tag w:val="goog_rdk_5187"/>
              <w:id w:val="1367209541"/>
            </w:sdtPr>
            <w:sdtContent>
              <w:ins w:id="5203" w:author="BHA Regulatory Affairs Unit" w:date="2026-07-29T16:06:00Z">
                <w:r>
                  <w:t>The agency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5190"/>
        <w:id w:val="-398271832"/>
      </w:sdtPr>
      <w:sdtContent>
        <w:p w14:paraId="00000ADC" w14:textId="77777777" w:rsidR="00CF3663" w:rsidRDefault="00000000">
          <w:pPr>
            <w:numPr>
              <w:ilvl w:val="1"/>
              <w:numId w:val="181"/>
            </w:numPr>
            <w:tabs>
              <w:tab w:val="left" w:pos="720"/>
              <w:tab w:val="left" w:pos="1440"/>
            </w:tabs>
            <w:spacing w:before="240"/>
            <w:rPr>
              <w:ins w:id="5204" w:author="BHA Regulatory Affairs Unit" w:date="2026-07-29T16:06:00Z"/>
            </w:rPr>
          </w:pPr>
          <w:sdt>
            <w:sdtPr>
              <w:tag w:val="goog_rdk_5189"/>
              <w:id w:val="-919111328"/>
            </w:sdtPr>
            <w:sdtContent>
              <w:ins w:id="5205" w:author="BHA Regulatory Affairs Unit" w:date="2026-07-29T16:06:00Z">
                <w:r>
                  <w:t>Personnel must be trained in proper utilization of the life-saving and medical resources, as detailed in Part 4.5.2.D.3 of this Chapter. Documentation must be maintained in the personnel file.</w:t>
                </w:r>
              </w:ins>
            </w:sdtContent>
          </w:sdt>
        </w:p>
      </w:sdtContent>
    </w:sdt>
    <w:sdt>
      <w:sdtPr>
        <w:tag w:val="goog_rdk_5192"/>
        <w:id w:val="-864238687"/>
      </w:sdtPr>
      <w:sdtContent>
        <w:p w14:paraId="00000ADD" w14:textId="77777777" w:rsidR="00CF3663" w:rsidRDefault="00000000">
          <w:pPr>
            <w:keepNext/>
            <w:spacing w:before="240" w:after="60"/>
            <w:ind w:firstLine="0"/>
            <w:rPr>
              <w:ins w:id="5206" w:author="BHA Regulatory Affairs Unit" w:date="2026-07-29T16:06:00Z"/>
              <w:b/>
              <w:bCs/>
            </w:rPr>
          </w:pPr>
          <w:sdt>
            <w:sdtPr>
              <w:tag w:val="goog_rdk_5191"/>
              <w:id w:val="-989783817"/>
            </w:sdtPr>
            <w:sdtContent>
              <w:ins w:id="5207" w:author="BHA Regulatory Affairs Unit" w:date="2026-07-29T16:06:00Z">
                <w:r>
                  <w:rPr>
                    <w:b/>
                    <w:bCs/>
                  </w:rPr>
                  <w:t>4.5.4</w:t>
                </w:r>
                <w:r>
                  <w:rPr>
                    <w:b/>
                    <w:bCs/>
                  </w:rPr>
                  <w:tab/>
                  <w:t>Documentation and Timeliness</w:t>
                </w:r>
              </w:ins>
            </w:sdtContent>
          </w:sdt>
        </w:p>
      </w:sdtContent>
    </w:sdt>
    <w:sdt>
      <w:sdtPr>
        <w:tag w:val="goog_rdk_5194"/>
        <w:id w:val="-1065206766"/>
      </w:sdtPr>
      <w:sdtContent>
        <w:p w14:paraId="00000ADE" w14:textId="77777777" w:rsidR="00CF3663" w:rsidRDefault="00000000">
          <w:pPr>
            <w:numPr>
              <w:ilvl w:val="0"/>
              <w:numId w:val="182"/>
            </w:numPr>
            <w:tabs>
              <w:tab w:val="left" w:pos="720"/>
              <w:tab w:val="left" w:pos="1440"/>
            </w:tabs>
            <w:spacing w:before="240"/>
            <w:rPr>
              <w:ins w:id="5208" w:author="BHA Regulatory Affairs Unit" w:date="2026-07-29T16:06:00Z"/>
            </w:rPr>
          </w:pPr>
          <w:sdt>
            <w:sdtPr>
              <w:tag w:val="goog_rdk_5193"/>
              <w:id w:val="1756044969"/>
            </w:sdtPr>
            <w:sdtContent>
              <w:ins w:id="5209" w:author="BHA Regulatory Affairs Unit" w:date="2026-07-29T16:06:00Z">
                <w:r>
                  <w:t>Agencies providing MMOP treatment services must complete the following requirements, keeping documentation in the individual’s record, as set forth in Part 1.17 of these Rules.</w:t>
                </w:r>
              </w:ins>
            </w:sdtContent>
          </w:sdt>
        </w:p>
      </w:sdtContent>
    </w:sdt>
    <w:sdt>
      <w:sdtPr>
        <w:tag w:val="goog_rdk_5196"/>
        <w:id w:val="-441455365"/>
      </w:sdtPr>
      <w:sdtContent>
        <w:p w14:paraId="00000ADF" w14:textId="77777777" w:rsidR="00CF3663" w:rsidRDefault="00000000">
          <w:pPr>
            <w:numPr>
              <w:ilvl w:val="0"/>
              <w:numId w:val="182"/>
            </w:numPr>
            <w:tabs>
              <w:tab w:val="left" w:pos="720"/>
              <w:tab w:val="left" w:pos="1440"/>
              <w:tab w:val="left" w:pos="2160"/>
            </w:tabs>
            <w:spacing w:before="240" w:after="200"/>
            <w:rPr>
              <w:ins w:id="5210" w:author="BHA Regulatory Affairs Unit" w:date="2026-07-29T16:06:00Z"/>
            </w:rPr>
          </w:pPr>
          <w:sdt>
            <w:sdtPr>
              <w:tag w:val="goog_rdk_5195"/>
              <w:id w:val="-630213555"/>
            </w:sdtPr>
            <w:sdtContent>
              <w:ins w:id="5211" w:author="BHA Regulatory Affairs Unit" w:date="2026-07-29T16:06:00Z">
                <w:r>
                  <w:t>Prior to admission</w:t>
                </w:r>
              </w:ins>
            </w:sdtContent>
          </w:sdt>
        </w:p>
      </w:sdtContent>
    </w:sdt>
    <w:sdt>
      <w:sdtPr>
        <w:tag w:val="goog_rdk_5198"/>
        <w:id w:val="-475995491"/>
      </w:sdtPr>
      <w:sdtContent>
        <w:p w14:paraId="00000AE0" w14:textId="77777777" w:rsidR="00CF3663" w:rsidRDefault="00000000">
          <w:pPr>
            <w:numPr>
              <w:ilvl w:val="1"/>
              <w:numId w:val="182"/>
            </w:numPr>
            <w:tabs>
              <w:tab w:val="left" w:pos="720"/>
              <w:tab w:val="left" w:pos="1440"/>
              <w:tab w:val="left" w:pos="2160"/>
            </w:tabs>
            <w:spacing w:before="240" w:after="200"/>
            <w:rPr>
              <w:ins w:id="5212" w:author="BHA Regulatory Affairs Unit" w:date="2026-07-29T16:06:00Z"/>
            </w:rPr>
          </w:pPr>
          <w:sdt>
            <w:sdtPr>
              <w:tag w:val="goog_rdk_5197"/>
              <w:id w:val="70606221"/>
            </w:sdtPr>
            <w:sdtContent>
              <w:ins w:id="5213" w:author="BHA Regulatory Affairs Unit" w:date="2026-07-29T16:06:00Z">
                <w:r>
                  <w:t>The agency must complete the screening and triage process, as detailed in Part 1.17.3.A of these Rules.</w:t>
                </w:r>
              </w:ins>
            </w:sdtContent>
          </w:sdt>
        </w:p>
      </w:sdtContent>
    </w:sdt>
    <w:sdt>
      <w:sdtPr>
        <w:tag w:val="goog_rdk_5200"/>
        <w:id w:val="-94902481"/>
      </w:sdtPr>
      <w:sdtContent>
        <w:p w14:paraId="00000AE1" w14:textId="77777777" w:rsidR="00CF3663" w:rsidRDefault="00000000">
          <w:pPr>
            <w:numPr>
              <w:ilvl w:val="2"/>
              <w:numId w:val="182"/>
            </w:numPr>
            <w:tabs>
              <w:tab w:val="left" w:pos="720"/>
              <w:tab w:val="left" w:pos="1440"/>
              <w:tab w:val="left" w:pos="2160"/>
            </w:tabs>
            <w:spacing w:before="240" w:after="200"/>
            <w:rPr>
              <w:ins w:id="5214" w:author="BHA Regulatory Affairs Unit" w:date="2026-07-29T16:06:00Z"/>
            </w:rPr>
          </w:pPr>
          <w:sdt>
            <w:sdtPr>
              <w:tag w:val="goog_rdk_5199"/>
              <w:id w:val="161137652"/>
            </w:sdtPr>
            <w:sdtContent>
              <w:ins w:id="5215" w:author="BHA Regulatory Affairs Unit" w:date="2026-07-29T16:06:00Z">
                <w:r>
                  <w:t>This must include a Level of Care Assessment completion before admission, or a review of a similar assessment if completed prior, as detailed in Part 3.4.2 of these Rules.</w:t>
                </w:r>
              </w:ins>
            </w:sdtContent>
          </w:sdt>
        </w:p>
      </w:sdtContent>
    </w:sdt>
    <w:sdt>
      <w:sdtPr>
        <w:tag w:val="goog_rdk_5202"/>
        <w:id w:val="-747931729"/>
      </w:sdtPr>
      <w:sdtContent>
        <w:p w14:paraId="00000AE2" w14:textId="77777777" w:rsidR="00CF3663" w:rsidRDefault="00000000">
          <w:pPr>
            <w:numPr>
              <w:ilvl w:val="2"/>
              <w:numId w:val="182"/>
            </w:numPr>
            <w:tabs>
              <w:tab w:val="left" w:pos="720"/>
              <w:tab w:val="left" w:pos="1440"/>
              <w:tab w:val="left" w:pos="2160"/>
            </w:tabs>
            <w:spacing w:before="240" w:after="200"/>
            <w:rPr>
              <w:ins w:id="5216" w:author="BHA Regulatory Affairs Unit" w:date="2026-07-29T16:06:00Z"/>
            </w:rPr>
          </w:pPr>
          <w:sdt>
            <w:sdtPr>
              <w:tag w:val="goog_rdk_5201"/>
              <w:id w:val="-1571790788"/>
            </w:sdtPr>
            <w:sdtContent>
              <w:ins w:id="5217" w:author="BHA Regulatory Affairs Unit" w:date="2026-07-29T16:06:00Z">
                <w:r>
                  <w:t>If an urgent need is identified through this process, the agency must respond accordingly, offering:</w:t>
                </w:r>
              </w:ins>
            </w:sdtContent>
          </w:sdt>
        </w:p>
      </w:sdtContent>
    </w:sdt>
    <w:sdt>
      <w:sdtPr>
        <w:tag w:val="goog_rdk_5204"/>
        <w:id w:val="908848004"/>
      </w:sdtPr>
      <w:sdtContent>
        <w:p w14:paraId="00000AE3" w14:textId="77777777" w:rsidR="00CF3663" w:rsidRDefault="00000000">
          <w:pPr>
            <w:numPr>
              <w:ilvl w:val="3"/>
              <w:numId w:val="182"/>
            </w:numPr>
            <w:tabs>
              <w:tab w:val="left" w:pos="720"/>
              <w:tab w:val="left" w:pos="1440"/>
              <w:tab w:val="left" w:pos="2160"/>
            </w:tabs>
            <w:spacing w:before="240" w:after="200"/>
            <w:rPr>
              <w:ins w:id="5218" w:author="BHA Regulatory Affairs Unit" w:date="2026-07-29T16:06:00Z"/>
            </w:rPr>
          </w:pPr>
          <w:sdt>
            <w:sdtPr>
              <w:tag w:val="goog_rdk_5203"/>
              <w:id w:val="-1209596779"/>
            </w:sdtPr>
            <w:sdtContent>
              <w:ins w:id="5219" w:author="BHA Regulatory Affairs Unit" w:date="2026-07-29T16:06:00Z">
                <w:r>
                  <w:t>Crisis services, if warranted; and/or</w:t>
                </w:r>
              </w:ins>
            </w:sdtContent>
          </w:sdt>
        </w:p>
      </w:sdtContent>
    </w:sdt>
    <w:sdt>
      <w:sdtPr>
        <w:tag w:val="goog_rdk_5206"/>
        <w:id w:val="-1898224323"/>
      </w:sdtPr>
      <w:sdtContent>
        <w:p w14:paraId="00000AE4" w14:textId="77777777" w:rsidR="00CF3663" w:rsidRDefault="00000000">
          <w:pPr>
            <w:numPr>
              <w:ilvl w:val="3"/>
              <w:numId w:val="182"/>
            </w:numPr>
            <w:tabs>
              <w:tab w:val="left" w:pos="720"/>
              <w:tab w:val="left" w:pos="1440"/>
              <w:tab w:val="left" w:pos="2160"/>
            </w:tabs>
            <w:spacing w:before="240" w:after="200"/>
            <w:rPr>
              <w:ins w:id="5220" w:author="BHA Regulatory Affairs Unit" w:date="2026-07-29T16:06:00Z"/>
            </w:rPr>
          </w:pPr>
          <w:sdt>
            <w:sdtPr>
              <w:tag w:val="goog_rdk_5205"/>
              <w:id w:val="680716427"/>
            </w:sdtPr>
            <w:sdtContent>
              <w:ins w:id="5221" w:author="BHA Regulatory Affairs Unit" w:date="2026-07-29T16:06:00Z">
                <w:r>
                  <w:t>An intake appointment within one (1) business day of this screening.</w:t>
                </w:r>
              </w:ins>
            </w:sdtContent>
          </w:sdt>
        </w:p>
      </w:sdtContent>
    </w:sdt>
    <w:sdt>
      <w:sdtPr>
        <w:tag w:val="goog_rdk_5208"/>
        <w:id w:val="-481744068"/>
      </w:sdtPr>
      <w:sdtContent>
        <w:p w14:paraId="00000AE5" w14:textId="77777777" w:rsidR="00CF3663" w:rsidRDefault="00000000">
          <w:pPr>
            <w:numPr>
              <w:ilvl w:val="4"/>
              <w:numId w:val="182"/>
            </w:numPr>
            <w:tabs>
              <w:tab w:val="left" w:pos="720"/>
              <w:tab w:val="left" w:pos="1440"/>
              <w:tab w:val="left" w:pos="2160"/>
            </w:tabs>
            <w:spacing w:before="240" w:after="200"/>
            <w:rPr>
              <w:ins w:id="5222" w:author="BHA Regulatory Affairs Unit" w:date="2026-07-29T16:06:00Z"/>
            </w:rPr>
          </w:pPr>
          <w:sdt>
            <w:sdtPr>
              <w:tag w:val="goog_rdk_5207"/>
              <w:id w:val="-512714503"/>
            </w:sdtPr>
            <w:sdtContent>
              <w:ins w:id="5223" w:author="BHA Regulatory Affairs Unit" w:date="2026-07-29T16:06:00Z">
                <w:r>
                  <w:t>If the agency is unable to accommodate this due to capacity concerns, with the proper release(s) in place, care coordination must be provided, allowing the individual access to similar services within this timeframe.</w:t>
                </w:r>
              </w:ins>
            </w:sdtContent>
          </w:sdt>
        </w:p>
      </w:sdtContent>
    </w:sdt>
    <w:sdt>
      <w:sdtPr>
        <w:tag w:val="goog_rdk_5210"/>
        <w:id w:val="2111159991"/>
      </w:sdtPr>
      <w:sdtContent>
        <w:p w14:paraId="00000AE6" w14:textId="77777777" w:rsidR="00CF3663" w:rsidRDefault="00000000">
          <w:pPr>
            <w:numPr>
              <w:ilvl w:val="2"/>
              <w:numId w:val="182"/>
            </w:numPr>
            <w:tabs>
              <w:tab w:val="left" w:pos="720"/>
              <w:tab w:val="left" w:pos="1440"/>
              <w:tab w:val="left" w:pos="2160"/>
            </w:tabs>
            <w:spacing w:before="240" w:after="200"/>
            <w:rPr>
              <w:ins w:id="5224" w:author="BHA Regulatory Affairs Unit" w:date="2026-07-29T16:06:00Z"/>
            </w:rPr>
          </w:pPr>
          <w:sdt>
            <w:sdtPr>
              <w:tag w:val="goog_rdk_5209"/>
              <w:id w:val="824360647"/>
            </w:sdtPr>
            <w:sdtContent>
              <w:ins w:id="5225" w:author="BHA Regulatory Affairs Unit" w:date="2026-07-29T16:06:00Z">
                <w:r>
                  <w:t>If no urgent need(s) are identified through this process, the individual may be offered an intake appointment within ten (10) calendar days.</w:t>
                </w:r>
              </w:ins>
            </w:sdtContent>
          </w:sdt>
        </w:p>
      </w:sdtContent>
    </w:sdt>
    <w:sdt>
      <w:sdtPr>
        <w:tag w:val="goog_rdk_5212"/>
        <w:id w:val="83184342"/>
      </w:sdtPr>
      <w:sdtContent>
        <w:p w14:paraId="00000AE7" w14:textId="77777777" w:rsidR="00CF3663" w:rsidRDefault="00000000">
          <w:pPr>
            <w:numPr>
              <w:ilvl w:val="2"/>
              <w:numId w:val="182"/>
            </w:numPr>
            <w:tabs>
              <w:tab w:val="left" w:pos="720"/>
              <w:tab w:val="left" w:pos="1440"/>
              <w:tab w:val="left" w:pos="2160"/>
            </w:tabs>
            <w:spacing w:before="240" w:after="200"/>
            <w:rPr>
              <w:ins w:id="5226" w:author="BHA Regulatory Affairs Unit" w:date="2026-07-29T16:06:00Z"/>
            </w:rPr>
          </w:pPr>
          <w:sdt>
            <w:sdtPr>
              <w:tag w:val="goog_rdk_5211"/>
              <w:id w:val="-1208550011"/>
            </w:sdtPr>
            <w:sdtContent>
              <w:ins w:id="5227" w:author="BHA Regulatory Affairs Unit" w:date="2026-07-29T16:06:00Z">
                <w:r>
                  <w:t>Additional screening tools may be utilized and results incorporated, as appropriate for the program and/or the individual’s specific needs.</w:t>
                </w:r>
              </w:ins>
            </w:sdtContent>
          </w:sdt>
        </w:p>
      </w:sdtContent>
    </w:sdt>
    <w:sdt>
      <w:sdtPr>
        <w:tag w:val="goog_rdk_5214"/>
        <w:id w:val="1576906654"/>
      </w:sdtPr>
      <w:sdtContent>
        <w:p w14:paraId="00000AE8" w14:textId="77777777" w:rsidR="00CF3663" w:rsidRDefault="00000000">
          <w:pPr>
            <w:numPr>
              <w:ilvl w:val="0"/>
              <w:numId w:val="182"/>
            </w:numPr>
            <w:tabs>
              <w:tab w:val="left" w:pos="720"/>
              <w:tab w:val="left" w:pos="1440"/>
            </w:tabs>
            <w:spacing w:before="240"/>
            <w:rPr>
              <w:ins w:id="5228" w:author="BHA Regulatory Affairs Unit" w:date="2026-07-29T16:06:00Z"/>
            </w:rPr>
          </w:pPr>
          <w:sdt>
            <w:sdtPr>
              <w:tag w:val="goog_rdk_5213"/>
              <w:id w:val="-773400080"/>
            </w:sdtPr>
            <w:sdtContent>
              <w:ins w:id="5229" w:author="BHA Regulatory Affairs Unit" w:date="2026-07-29T16:06:00Z">
                <w:r>
                  <w:t>Upon admission</w:t>
                </w:r>
              </w:ins>
            </w:sdtContent>
          </w:sdt>
        </w:p>
      </w:sdtContent>
    </w:sdt>
    <w:sdt>
      <w:sdtPr>
        <w:tag w:val="goog_rdk_5216"/>
        <w:id w:val="803358032"/>
      </w:sdtPr>
      <w:sdtContent>
        <w:p w14:paraId="00000AE9" w14:textId="77777777" w:rsidR="00CF3663" w:rsidRDefault="00000000">
          <w:pPr>
            <w:numPr>
              <w:ilvl w:val="1"/>
              <w:numId w:val="182"/>
            </w:numPr>
            <w:tabs>
              <w:tab w:val="left" w:pos="720"/>
              <w:tab w:val="left" w:pos="1440"/>
            </w:tabs>
            <w:spacing w:before="240"/>
            <w:rPr>
              <w:ins w:id="5230" w:author="BHA Regulatory Affairs Unit" w:date="2026-07-29T16:06:00Z"/>
            </w:rPr>
          </w:pPr>
          <w:sdt>
            <w:sdtPr>
              <w:tag w:val="goog_rdk_5215"/>
              <w:id w:val="234143394"/>
            </w:sdtPr>
            <w:sdtContent>
              <w:ins w:id="5231" w:author="BHA Regulatory Affairs Unit" w:date="2026-07-29T16:06:00Z">
                <w:r>
                  <w:t>The agency must complete all required demographic, intake, and consent paperwork, as detailed in Part 1.17.1 of these Rules.</w:t>
                </w:r>
              </w:ins>
            </w:sdtContent>
          </w:sdt>
        </w:p>
      </w:sdtContent>
    </w:sdt>
    <w:sdt>
      <w:sdtPr>
        <w:tag w:val="goog_rdk_5218"/>
        <w:id w:val="766982406"/>
      </w:sdtPr>
      <w:sdtContent>
        <w:p w14:paraId="00000AEA" w14:textId="77777777" w:rsidR="00CF3663" w:rsidRDefault="00000000">
          <w:pPr>
            <w:numPr>
              <w:ilvl w:val="1"/>
              <w:numId w:val="182"/>
            </w:numPr>
            <w:tabs>
              <w:tab w:val="left" w:pos="720"/>
              <w:tab w:val="left" w:pos="1440"/>
            </w:tabs>
            <w:spacing w:before="240"/>
            <w:rPr>
              <w:ins w:id="5232" w:author="BHA Regulatory Affairs Unit" w:date="2026-07-29T16:06:00Z"/>
            </w:rPr>
          </w:pPr>
          <w:sdt>
            <w:sdtPr>
              <w:tag w:val="goog_rdk_5217"/>
              <w:id w:val="-2086578452"/>
            </w:sdtPr>
            <w:sdtContent>
              <w:ins w:id="5233" w:author="BHA Regulatory Affairs Unit" w:date="2026-07-29T16:06:00Z">
                <w:r>
                  <w:t>The agency must complete at least an initial assessment, as detailed in Part 1.17.3.B of these Rules.</w:t>
                </w:r>
              </w:ins>
            </w:sdtContent>
          </w:sdt>
        </w:p>
      </w:sdtContent>
    </w:sdt>
    <w:sdt>
      <w:sdtPr>
        <w:tag w:val="goog_rdk_5220"/>
        <w:id w:val="-972416732"/>
      </w:sdtPr>
      <w:sdtContent>
        <w:p w14:paraId="00000AEB" w14:textId="77777777" w:rsidR="00CF3663" w:rsidRDefault="00000000">
          <w:pPr>
            <w:numPr>
              <w:ilvl w:val="2"/>
              <w:numId w:val="182"/>
            </w:numPr>
            <w:tabs>
              <w:tab w:val="left" w:pos="720"/>
              <w:tab w:val="left" w:pos="1440"/>
            </w:tabs>
            <w:spacing w:before="240"/>
            <w:rPr>
              <w:ins w:id="5234" w:author="BHA Regulatory Affairs Unit" w:date="2026-07-29T16:06:00Z"/>
            </w:rPr>
          </w:pPr>
          <w:sdt>
            <w:sdtPr>
              <w:tag w:val="goog_rdk_5219"/>
              <w:id w:val="-22375674"/>
            </w:sdtPr>
            <w:sdtContent>
              <w:ins w:id="5235" w:author="BHA Regulatory Affairs Unit" w:date="2026-07-29T16:06:00Z">
                <w:r>
                  <w:t>This initial assessment must also include:</w:t>
                </w:r>
              </w:ins>
            </w:sdtContent>
          </w:sdt>
        </w:p>
      </w:sdtContent>
    </w:sdt>
    <w:sdt>
      <w:sdtPr>
        <w:tag w:val="goog_rdk_5222"/>
        <w:id w:val="-1919071401"/>
      </w:sdtPr>
      <w:sdtContent>
        <w:p w14:paraId="00000AEC" w14:textId="77777777" w:rsidR="00CF3663" w:rsidRDefault="00000000">
          <w:pPr>
            <w:numPr>
              <w:ilvl w:val="3"/>
              <w:numId w:val="182"/>
            </w:numPr>
            <w:tabs>
              <w:tab w:val="left" w:pos="720"/>
              <w:tab w:val="left" w:pos="1440"/>
            </w:tabs>
            <w:spacing w:before="240"/>
            <w:rPr>
              <w:ins w:id="5236" w:author="BHA Regulatory Affairs Unit" w:date="2026-07-29T16:06:00Z"/>
            </w:rPr>
          </w:pPr>
          <w:sdt>
            <w:sdtPr>
              <w:tag w:val="goog_rdk_5221"/>
              <w:id w:val="677087669"/>
            </w:sdtPr>
            <w:sdtContent>
              <w:ins w:id="5237" w:author="BHA Regulatory Affairs Unit" w:date="2026-07-29T16:06:00Z">
                <w:r>
                  <w:t>A psychiatric assessment, as defined in Part 1.2.1 of these Rules;</w:t>
                </w:r>
              </w:ins>
            </w:sdtContent>
          </w:sdt>
        </w:p>
      </w:sdtContent>
    </w:sdt>
    <w:sdt>
      <w:sdtPr>
        <w:tag w:val="goog_rdk_5224"/>
        <w:id w:val="-1205014308"/>
      </w:sdtPr>
      <w:sdtContent>
        <w:p w14:paraId="00000AED" w14:textId="77777777" w:rsidR="00CF3663" w:rsidRDefault="00000000">
          <w:pPr>
            <w:numPr>
              <w:ilvl w:val="3"/>
              <w:numId w:val="182"/>
            </w:numPr>
            <w:tabs>
              <w:tab w:val="left" w:pos="720"/>
              <w:tab w:val="left" w:pos="1440"/>
            </w:tabs>
            <w:spacing w:before="240"/>
            <w:rPr>
              <w:ins w:id="5238" w:author="BHA Regulatory Affairs Unit" w:date="2026-07-29T16:06:00Z"/>
            </w:rPr>
          </w:pPr>
          <w:sdt>
            <w:sdtPr>
              <w:tag w:val="goog_rdk_5223"/>
              <w:id w:val="1159057939"/>
            </w:sdtPr>
            <w:sdtContent>
              <w:ins w:id="5239" w:author="BHA Regulatory Affairs Unit" w:date="2026-07-29T16:06:00Z">
                <w:r>
                  <w:t>A comprehensive review of systems; and</w:t>
                </w:r>
              </w:ins>
            </w:sdtContent>
          </w:sdt>
        </w:p>
      </w:sdtContent>
    </w:sdt>
    <w:sdt>
      <w:sdtPr>
        <w:tag w:val="goog_rdk_5226"/>
        <w:id w:val="-1224701769"/>
      </w:sdtPr>
      <w:sdtContent>
        <w:p w14:paraId="00000AEE" w14:textId="77777777" w:rsidR="00CF3663" w:rsidRDefault="00000000">
          <w:pPr>
            <w:numPr>
              <w:ilvl w:val="3"/>
              <w:numId w:val="182"/>
            </w:numPr>
            <w:tabs>
              <w:tab w:val="left" w:pos="720"/>
              <w:tab w:val="left" w:pos="1440"/>
            </w:tabs>
            <w:spacing w:before="240"/>
            <w:rPr>
              <w:ins w:id="5240" w:author="BHA Regulatory Affairs Unit" w:date="2026-07-29T16:06:00Z"/>
            </w:rPr>
          </w:pPr>
          <w:sdt>
            <w:sdtPr>
              <w:tag w:val="goog_rdk_5225"/>
              <w:id w:val="305966918"/>
            </w:sdtPr>
            <w:sdtContent>
              <w:ins w:id="5241" w:author="BHA Regulatory Affairs Unit" w:date="2026-07-29T16:06:00Z">
                <w:r>
                  <w:t>Medication initiation and management for common low complexity psychiatric conditions, when appropriate. Referrals may be offered.</w:t>
                </w:r>
              </w:ins>
            </w:sdtContent>
          </w:sdt>
        </w:p>
      </w:sdtContent>
    </w:sdt>
    <w:sdt>
      <w:sdtPr>
        <w:tag w:val="goog_rdk_5228"/>
        <w:id w:val="-1665355007"/>
      </w:sdtPr>
      <w:sdtContent>
        <w:p w14:paraId="00000AEF" w14:textId="77777777" w:rsidR="00CF3663" w:rsidRDefault="00000000">
          <w:pPr>
            <w:numPr>
              <w:ilvl w:val="0"/>
              <w:numId w:val="182"/>
            </w:numPr>
            <w:tabs>
              <w:tab w:val="left" w:pos="720"/>
              <w:tab w:val="left" w:pos="1440"/>
            </w:tabs>
            <w:spacing w:before="240"/>
            <w:rPr>
              <w:ins w:id="5242" w:author="BHA Regulatory Affairs Unit" w:date="2026-07-29T16:06:00Z"/>
            </w:rPr>
          </w:pPr>
          <w:sdt>
            <w:sdtPr>
              <w:tag w:val="goog_rdk_5227"/>
              <w:id w:val="570845660"/>
            </w:sdtPr>
            <w:sdtContent>
              <w:ins w:id="5243" w:author="BHA Regulatory Affairs Unit" w:date="2026-07-29T16:06:00Z">
                <w:r>
                  <w:t>During the episode of care</w:t>
                </w:r>
              </w:ins>
            </w:sdtContent>
          </w:sdt>
        </w:p>
      </w:sdtContent>
    </w:sdt>
    <w:sdt>
      <w:sdtPr>
        <w:tag w:val="goog_rdk_5230"/>
        <w:id w:val="-809354159"/>
      </w:sdtPr>
      <w:sdtContent>
        <w:p w14:paraId="00000AF0" w14:textId="77777777" w:rsidR="00CF3663" w:rsidRDefault="00000000">
          <w:pPr>
            <w:numPr>
              <w:ilvl w:val="1"/>
              <w:numId w:val="182"/>
            </w:numPr>
            <w:tabs>
              <w:tab w:val="left" w:pos="720"/>
              <w:tab w:val="left" w:pos="1440"/>
            </w:tabs>
            <w:spacing w:before="240"/>
            <w:rPr>
              <w:ins w:id="5244" w:author="BHA Regulatory Affairs Unit" w:date="2026-07-29T16:06:00Z"/>
            </w:rPr>
          </w:pPr>
          <w:sdt>
            <w:sdtPr>
              <w:tag w:val="goog_rdk_5229"/>
              <w:id w:val="-1304554865"/>
            </w:sdtPr>
            <w:sdtContent>
              <w:ins w:id="5245" w:author="BHA Regulatory Affairs Unit" w:date="2026-07-29T16:06:00Z">
                <w:r>
                  <w:t>Within twenty-four (24) hours of the individual’s admission, the admission decision must be reviewed to confirm appropriate placement in this level of care.</w:t>
                </w:r>
              </w:ins>
            </w:sdtContent>
          </w:sdt>
        </w:p>
      </w:sdtContent>
    </w:sdt>
    <w:sdt>
      <w:sdtPr>
        <w:tag w:val="goog_rdk_5232"/>
        <w:id w:val="1640833947"/>
      </w:sdtPr>
      <w:sdtContent>
        <w:p w14:paraId="00000AF1" w14:textId="77777777" w:rsidR="00CF3663" w:rsidRDefault="00000000">
          <w:pPr>
            <w:numPr>
              <w:ilvl w:val="2"/>
              <w:numId w:val="182"/>
            </w:numPr>
            <w:tabs>
              <w:tab w:val="left" w:pos="720"/>
              <w:tab w:val="left" w:pos="1440"/>
            </w:tabs>
            <w:spacing w:before="240"/>
            <w:rPr>
              <w:ins w:id="5246" w:author="BHA Regulatory Affairs Unit" w:date="2026-07-29T16:06:00Z"/>
            </w:rPr>
          </w:pPr>
          <w:sdt>
            <w:sdtPr>
              <w:tag w:val="goog_rdk_5231"/>
              <w:id w:val="-1089420684"/>
            </w:sdtPr>
            <w:sdtContent>
              <w:ins w:id="5247" w:author="BHA Regulatory Affairs Unit" w:date="2026-07-29T16:06:00Z">
                <w:r>
                  <w:t>This review must be completed by the Medical Director, an Authorized Practitioner, Physician, and/or Advanced Practice Provider operating within their scope of practice. Documentation of this review must be retained in the individual’s record.</w:t>
                </w:r>
              </w:ins>
            </w:sdtContent>
          </w:sdt>
        </w:p>
      </w:sdtContent>
    </w:sdt>
    <w:sdt>
      <w:sdtPr>
        <w:tag w:val="goog_rdk_5234"/>
        <w:id w:val="1967739247"/>
      </w:sdtPr>
      <w:sdtContent>
        <w:p w14:paraId="00000AF2" w14:textId="77777777" w:rsidR="00CF3663" w:rsidRDefault="00000000">
          <w:pPr>
            <w:numPr>
              <w:ilvl w:val="1"/>
              <w:numId w:val="182"/>
            </w:numPr>
            <w:tabs>
              <w:tab w:val="left" w:pos="720"/>
              <w:tab w:val="left" w:pos="1440"/>
            </w:tabs>
            <w:spacing w:before="240"/>
            <w:rPr>
              <w:ins w:id="5248" w:author="BHA Regulatory Affairs Unit" w:date="2026-07-29T16:06:00Z"/>
            </w:rPr>
          </w:pPr>
          <w:sdt>
            <w:sdtPr>
              <w:tag w:val="goog_rdk_5233"/>
              <w:id w:val="-512381891"/>
            </w:sdtPr>
            <w:sdtContent>
              <w:ins w:id="5249" w:author="BHA Regulatory Affairs Unit" w:date="2026-07-29T16:06:00Z">
                <w:r>
                  <w:t>Within twenty-four (24) hours of the individual’s admission, an initial service plan must be developed, as detailed in Part 3.4.4 of these Rules.</w:t>
                </w:r>
              </w:ins>
            </w:sdtContent>
          </w:sdt>
        </w:p>
      </w:sdtContent>
    </w:sdt>
    <w:sdt>
      <w:sdtPr>
        <w:tag w:val="goog_rdk_5236"/>
        <w:id w:val="1605894705"/>
      </w:sdtPr>
      <w:sdtContent>
        <w:p w14:paraId="00000AF3" w14:textId="77777777" w:rsidR="00CF3663" w:rsidRDefault="00000000">
          <w:pPr>
            <w:numPr>
              <w:ilvl w:val="1"/>
              <w:numId w:val="196"/>
            </w:numPr>
            <w:tabs>
              <w:tab w:val="left" w:pos="720"/>
              <w:tab w:val="left" w:pos="1440"/>
            </w:tabs>
            <w:spacing w:before="240"/>
            <w:rPr>
              <w:ins w:id="5250" w:author="BHA Regulatory Affairs Unit" w:date="2026-07-29T16:06:00Z"/>
            </w:rPr>
          </w:pPr>
          <w:sdt>
            <w:sdtPr>
              <w:tag w:val="goog_rdk_5235"/>
              <w:id w:val="1194081950"/>
            </w:sdtPr>
            <w:sdtContent>
              <w:ins w:id="5251" w:author="BHA Regulatory Affairs Unit" w:date="2026-07-29T16:06:00Z">
                <w:r>
                  <w:t>A comprehensive assessment must be completed within sixty (60) calendar days from an individual’s admission, in alignment with the standards set forth in Part 3.4.4 of these Rules.</w:t>
                </w:r>
              </w:ins>
            </w:sdtContent>
          </w:sdt>
        </w:p>
      </w:sdtContent>
    </w:sdt>
    <w:sdt>
      <w:sdtPr>
        <w:tag w:val="goog_rdk_5238"/>
        <w:id w:val="27612481"/>
      </w:sdtPr>
      <w:sdtContent>
        <w:p w14:paraId="00000AF4" w14:textId="77777777" w:rsidR="00CF3663" w:rsidRDefault="00000000">
          <w:pPr>
            <w:numPr>
              <w:ilvl w:val="1"/>
              <w:numId w:val="196"/>
            </w:numPr>
            <w:tabs>
              <w:tab w:val="left" w:pos="720"/>
              <w:tab w:val="left" w:pos="1440"/>
            </w:tabs>
            <w:spacing w:before="240"/>
            <w:rPr>
              <w:ins w:id="5252" w:author="BHA Regulatory Affairs Unit" w:date="2026-07-29T16:06:00Z"/>
            </w:rPr>
          </w:pPr>
          <w:sdt>
            <w:sdtPr>
              <w:tag w:val="goog_rdk_5237"/>
              <w:id w:val="874678809"/>
            </w:sdtPr>
            <w:sdtContent>
              <w:ins w:id="5253" w:author="BHA Regulatory Affairs Unit" w:date="2026-07-29T16:06:00Z">
                <w:r>
                  <w:t>This comprehensive assessment must inform the concurrent completion of the comprehensive service plan for the individual, as detailed in Part 1.17.4.A of these Rules.</w:t>
                </w:r>
              </w:ins>
            </w:sdtContent>
          </w:sdt>
        </w:p>
      </w:sdtContent>
    </w:sdt>
    <w:sdt>
      <w:sdtPr>
        <w:tag w:val="goog_rdk_5240"/>
        <w:id w:val="-892808017"/>
      </w:sdtPr>
      <w:sdtContent>
        <w:p w14:paraId="00000AF5" w14:textId="77777777" w:rsidR="00CF3663" w:rsidRDefault="00000000">
          <w:pPr>
            <w:numPr>
              <w:ilvl w:val="2"/>
              <w:numId w:val="196"/>
            </w:numPr>
            <w:tabs>
              <w:tab w:val="left" w:pos="720"/>
              <w:tab w:val="left" w:pos="1440"/>
            </w:tabs>
            <w:spacing w:before="240"/>
            <w:rPr>
              <w:ins w:id="5254" w:author="BHA Regulatory Affairs Unit" w:date="2026-07-29T16:06:00Z"/>
            </w:rPr>
          </w:pPr>
          <w:sdt>
            <w:sdtPr>
              <w:tag w:val="goog_rdk_5239"/>
              <w:id w:val="-1062256789"/>
            </w:sdtPr>
            <w:sdtContent>
              <w:ins w:id="5255" w:author="BHA Regulatory Affairs Unit" w:date="2026-07-29T16:06:00Z">
                <w:r>
                  <w:t>Documentation and implementation of this service plan may include withdrawal rating scales or flow sheets, as needed.</w:t>
                </w:r>
              </w:ins>
            </w:sdtContent>
          </w:sdt>
        </w:p>
      </w:sdtContent>
    </w:sdt>
    <w:sdt>
      <w:sdtPr>
        <w:tag w:val="goog_rdk_5242"/>
        <w:id w:val="-1955212284"/>
      </w:sdtPr>
      <w:sdtContent>
        <w:p w14:paraId="00000AF6" w14:textId="77777777" w:rsidR="00CF3663" w:rsidRDefault="00000000">
          <w:pPr>
            <w:numPr>
              <w:ilvl w:val="1"/>
              <w:numId w:val="196"/>
            </w:numPr>
            <w:tabs>
              <w:tab w:val="left" w:pos="720"/>
              <w:tab w:val="left" w:pos="1440"/>
            </w:tabs>
            <w:spacing w:before="240"/>
            <w:rPr>
              <w:ins w:id="5256" w:author="BHA Regulatory Affairs Unit" w:date="2026-07-29T16:06:00Z"/>
            </w:rPr>
          </w:pPr>
          <w:sdt>
            <w:sdtPr>
              <w:tag w:val="goog_rdk_5241"/>
              <w:id w:val="1803849379"/>
            </w:sdtPr>
            <w:sdtContent>
              <w:ins w:id="5257" w:author="BHA Regulatory Affairs Unit" w:date="2026-07-29T16:06:00Z">
                <w:r>
                  <w:t>The comprehensive assessment and subsequent comprehensive service plan must be updated:</w:t>
                </w:r>
              </w:ins>
            </w:sdtContent>
          </w:sdt>
        </w:p>
      </w:sdtContent>
    </w:sdt>
    <w:sdt>
      <w:sdtPr>
        <w:tag w:val="goog_rdk_5244"/>
        <w:id w:val="-843823231"/>
      </w:sdtPr>
      <w:sdtContent>
        <w:p w14:paraId="00000AF7" w14:textId="77777777" w:rsidR="00CF3663" w:rsidRDefault="00000000">
          <w:pPr>
            <w:numPr>
              <w:ilvl w:val="2"/>
              <w:numId w:val="196"/>
            </w:numPr>
            <w:tabs>
              <w:tab w:val="left" w:pos="720"/>
              <w:tab w:val="left" w:pos="1440"/>
            </w:tabs>
            <w:spacing w:before="240"/>
            <w:rPr>
              <w:ins w:id="5258" w:author="BHA Regulatory Affairs Unit" w:date="2026-07-29T16:06:00Z"/>
            </w:rPr>
          </w:pPr>
          <w:sdt>
            <w:sdtPr>
              <w:tag w:val="goog_rdk_5243"/>
              <w:id w:val="1162206079"/>
            </w:sdtPr>
            <w:sdtContent>
              <w:ins w:id="5259" w:author="BHA Regulatory Affairs Unit" w:date="2026-07-29T16:06:00Z">
                <w:r>
                  <w:t>When the individual experiences a change in their level of functioning that results in a change to their service needs; and</w:t>
                </w:r>
              </w:ins>
            </w:sdtContent>
          </w:sdt>
        </w:p>
      </w:sdtContent>
    </w:sdt>
    <w:sdt>
      <w:sdtPr>
        <w:tag w:val="goog_rdk_5246"/>
        <w:id w:val="2065340335"/>
      </w:sdtPr>
      <w:sdtContent>
        <w:p w14:paraId="00000AF8" w14:textId="77777777" w:rsidR="00CF3663" w:rsidRDefault="00000000">
          <w:pPr>
            <w:numPr>
              <w:ilvl w:val="2"/>
              <w:numId w:val="196"/>
            </w:numPr>
            <w:tabs>
              <w:tab w:val="left" w:pos="720"/>
              <w:tab w:val="left" w:pos="1440"/>
            </w:tabs>
            <w:spacing w:before="240"/>
            <w:rPr>
              <w:ins w:id="5260" w:author="BHA Regulatory Affairs Unit" w:date="2026-07-29T16:06:00Z"/>
            </w:rPr>
          </w:pPr>
          <w:sdt>
            <w:sdtPr>
              <w:tag w:val="goog_rdk_5245"/>
              <w:id w:val="1863535350"/>
            </w:sdtPr>
            <w:sdtContent>
              <w:ins w:id="5261" w:author="BHA Regulatory Affairs Unit" w:date="2026-07-29T16:06:00Z">
                <w:r>
                  <w:t>At least quarterly while the individual is receiving services at this level of care. This may be extended beyond the quarterly time frame if clinically appropriate for the individual, but must not exceed six (6) months.</w:t>
                </w:r>
              </w:ins>
            </w:sdtContent>
          </w:sdt>
        </w:p>
      </w:sdtContent>
    </w:sdt>
    <w:sdt>
      <w:sdtPr>
        <w:tag w:val="goog_rdk_5248"/>
        <w:id w:val="991645716"/>
      </w:sdtPr>
      <w:sdtContent>
        <w:p w14:paraId="00000AF9" w14:textId="77777777" w:rsidR="00CF3663" w:rsidRDefault="00000000">
          <w:pPr>
            <w:numPr>
              <w:ilvl w:val="1"/>
              <w:numId w:val="196"/>
            </w:numPr>
            <w:tabs>
              <w:tab w:val="left" w:pos="720"/>
              <w:tab w:val="left" w:pos="1440"/>
            </w:tabs>
            <w:spacing w:before="240"/>
            <w:rPr>
              <w:ins w:id="5262" w:author="BHA Regulatory Affairs Unit" w:date="2026-07-29T16:06:00Z"/>
            </w:rPr>
          </w:pPr>
          <w:sdt>
            <w:sdtPr>
              <w:tag w:val="goog_rdk_5247"/>
              <w:id w:val="-440879650"/>
            </w:sdtPr>
            <w:sdtContent>
              <w:ins w:id="5263" w:author="BHA Regulatory Affairs Unit" w:date="2026-07-29T16:06:00Z">
                <w:r>
                  <w:t>Progress notes must be documented in the individual’s record at a minimum frequency of one (1) note per session, as detailed in Part 1.17.4.B of these Rules.</w:t>
                </w:r>
              </w:ins>
            </w:sdtContent>
          </w:sdt>
        </w:p>
      </w:sdtContent>
    </w:sdt>
    <w:sdt>
      <w:sdtPr>
        <w:tag w:val="goog_rdk_5250"/>
        <w:id w:val="-632580202"/>
      </w:sdtPr>
      <w:sdtContent>
        <w:p w14:paraId="00000AFA" w14:textId="77777777" w:rsidR="00CF3663" w:rsidRDefault="00000000">
          <w:pPr>
            <w:numPr>
              <w:ilvl w:val="0"/>
              <w:numId w:val="197"/>
            </w:numPr>
            <w:tabs>
              <w:tab w:val="left" w:pos="720"/>
              <w:tab w:val="left" w:pos="1440"/>
            </w:tabs>
            <w:spacing w:before="240"/>
            <w:rPr>
              <w:ins w:id="5264" w:author="BHA Regulatory Affairs Unit" w:date="2026-07-29T16:06:00Z"/>
            </w:rPr>
          </w:pPr>
          <w:sdt>
            <w:sdtPr>
              <w:tag w:val="goog_rdk_5249"/>
              <w:id w:val="-2028074775"/>
            </w:sdtPr>
            <w:sdtContent>
              <w:ins w:id="5265" w:author="BHA Regulatory Affairs Unit" w:date="2026-07-29T16:06:00Z">
                <w:r>
                  <w:t>Upon discharge from the agency</w:t>
                </w:r>
              </w:ins>
            </w:sdtContent>
          </w:sdt>
        </w:p>
      </w:sdtContent>
    </w:sdt>
    <w:sdt>
      <w:sdtPr>
        <w:tag w:val="goog_rdk_5252"/>
        <w:id w:val="874675260"/>
      </w:sdtPr>
      <w:sdtContent>
        <w:p w14:paraId="00000AFB" w14:textId="77777777" w:rsidR="00CF3663" w:rsidRDefault="00000000">
          <w:pPr>
            <w:numPr>
              <w:ilvl w:val="1"/>
              <w:numId w:val="198"/>
            </w:numPr>
            <w:tabs>
              <w:tab w:val="left" w:pos="720"/>
              <w:tab w:val="left" w:pos="1440"/>
            </w:tabs>
            <w:spacing w:before="240"/>
            <w:rPr>
              <w:ins w:id="5266" w:author="BHA Regulatory Affairs Unit" w:date="2026-07-29T16:06:00Z"/>
            </w:rPr>
          </w:pPr>
          <w:sdt>
            <w:sdtPr>
              <w:tag w:val="goog_rdk_5251"/>
              <w:id w:val="656252069"/>
            </w:sdtPr>
            <w:sdtContent>
              <w:ins w:id="5267" w:author="BHA Regulatory Affairs Unit" w:date="2026-07-29T16:06:00Z">
                <w:r>
                  <w:t>A discharge summary must be completed and provided to the individual, as detailed in Part 1.17.2 of these Rules.</w:t>
                </w:r>
              </w:ins>
            </w:sdtContent>
          </w:sdt>
        </w:p>
      </w:sdtContent>
    </w:sdt>
    <w:sdt>
      <w:sdtPr>
        <w:tag w:val="goog_rdk_5254"/>
        <w:id w:val="515745107"/>
      </w:sdtPr>
      <w:sdtContent>
        <w:p w14:paraId="00000AFC" w14:textId="77777777" w:rsidR="00CF3663" w:rsidRDefault="00000000">
          <w:pPr>
            <w:numPr>
              <w:ilvl w:val="1"/>
              <w:numId w:val="198"/>
            </w:numPr>
            <w:tabs>
              <w:tab w:val="left" w:pos="720"/>
              <w:tab w:val="left" w:pos="1440"/>
            </w:tabs>
            <w:spacing w:before="240"/>
            <w:rPr>
              <w:ins w:id="5268" w:author="BHA Regulatory Affairs Unit" w:date="2026-07-29T16:06:00Z"/>
            </w:rPr>
          </w:pPr>
          <w:sdt>
            <w:sdtPr>
              <w:tag w:val="goog_rdk_5253"/>
              <w:id w:val="1048661326"/>
            </w:sdtPr>
            <w:sdtContent>
              <w:ins w:id="5269" w:author="BHA Regulatory Affairs Unit" w:date="2026-07-29T16:06:00Z">
                <w:r>
                  <w:t>With the proper releases in place, the agency must provide care coordination and warm handoffs to support the individual’s successful transition to another provider and/or level of care, as detailed in Part 1.17.5 of these Rules.</w:t>
                </w:r>
              </w:ins>
            </w:sdtContent>
          </w:sdt>
        </w:p>
      </w:sdtContent>
    </w:sdt>
    <w:sdt>
      <w:sdtPr>
        <w:tag w:val="goog_rdk_5256"/>
        <w:id w:val="997858844"/>
      </w:sdtPr>
      <w:sdtContent>
        <w:p w14:paraId="00000AFD" w14:textId="77777777" w:rsidR="00CF3663" w:rsidRDefault="00000000">
          <w:pPr>
            <w:keepNext/>
            <w:spacing w:before="240" w:after="60"/>
            <w:ind w:firstLine="0"/>
            <w:rPr>
              <w:ins w:id="5270" w:author="BHA Regulatory Affairs Unit" w:date="2026-07-29T16:06:00Z"/>
              <w:b/>
              <w:bCs/>
            </w:rPr>
          </w:pPr>
          <w:sdt>
            <w:sdtPr>
              <w:tag w:val="goog_rdk_5255"/>
              <w:id w:val="261873410"/>
            </w:sdtPr>
            <w:sdtContent>
              <w:ins w:id="5271" w:author="BHA Regulatory Affairs Unit" w:date="2026-07-29T16:06:00Z">
                <w:r>
                  <w:rPr>
                    <w:b/>
                    <w:bCs/>
                  </w:rPr>
                  <w:t>4.5.5 MMOP Treatment Services for Opioid Treatment Programs (OTPs)</w:t>
                </w:r>
              </w:ins>
            </w:sdtContent>
          </w:sdt>
        </w:p>
      </w:sdtContent>
    </w:sdt>
    <w:sdt>
      <w:sdtPr>
        <w:tag w:val="goog_rdk_5258"/>
        <w:id w:val="153821583"/>
      </w:sdtPr>
      <w:sdtContent>
        <w:p w14:paraId="00000AFE" w14:textId="77777777" w:rsidR="00CF3663" w:rsidRDefault="00000000">
          <w:pPr>
            <w:numPr>
              <w:ilvl w:val="0"/>
              <w:numId w:val="199"/>
            </w:numPr>
            <w:tabs>
              <w:tab w:val="left" w:pos="720"/>
              <w:tab w:val="left" w:pos="1440"/>
            </w:tabs>
            <w:spacing w:before="240"/>
            <w:rPr>
              <w:ins w:id="5272" w:author="BHA Regulatory Affairs Unit" w:date="2026-07-29T16:06:00Z"/>
            </w:rPr>
          </w:pPr>
          <w:sdt>
            <w:sdtPr>
              <w:tag w:val="goog_rdk_5257"/>
              <w:id w:val="-13869696"/>
            </w:sdtPr>
            <w:sdtContent>
              <w:ins w:id="5273" w:author="BHA Regulatory Affairs Unit" w:date="2026-07-29T16:06:00Z">
                <w:r>
                  <w:t>Agencies providing Opioid Treatment Program (OTP) services must prioritize OTP rules, as detailed in Part 13.5 through 13.8 of these Rules. If a rule in this Part 4.5 conflicts with a provision in Chapter 13 regarding OTP services, the OTP provision of Chapter 13 must prevail.</w:t>
                </w:r>
              </w:ins>
            </w:sdtContent>
          </w:sdt>
        </w:p>
      </w:sdtContent>
    </w:sdt>
    <w:sdt>
      <w:sdtPr>
        <w:tag w:val="goog_rdk_5260"/>
        <w:id w:val="2035563791"/>
      </w:sdtPr>
      <w:sdtContent>
        <w:p w14:paraId="00000AFF" w14:textId="77777777" w:rsidR="00CF3663" w:rsidRDefault="00000000">
          <w:pPr>
            <w:numPr>
              <w:ilvl w:val="0"/>
              <w:numId w:val="199"/>
            </w:numPr>
            <w:tabs>
              <w:tab w:val="left" w:pos="720"/>
              <w:tab w:val="left" w:pos="1440"/>
            </w:tabs>
            <w:spacing w:before="240"/>
            <w:rPr>
              <w:ins w:id="5274" w:author="BHA Regulatory Affairs Unit" w:date="2026-07-29T16:06:00Z"/>
            </w:rPr>
          </w:pPr>
          <w:sdt>
            <w:sdtPr>
              <w:tag w:val="goog_rdk_5259"/>
              <w:id w:val="-1869969807"/>
            </w:sdtPr>
            <w:sdtContent>
              <w:ins w:id="5275" w:author="BHA Regulatory Affairs Unit" w:date="2026-07-29T16:06:00Z">
                <w:r>
                  <w:t>Service Delivery, Provisions, and Setting</w:t>
                </w:r>
              </w:ins>
            </w:sdtContent>
          </w:sdt>
        </w:p>
      </w:sdtContent>
    </w:sdt>
    <w:sdt>
      <w:sdtPr>
        <w:tag w:val="goog_rdk_5262"/>
        <w:id w:val="-2143927520"/>
      </w:sdtPr>
      <w:sdtContent>
        <w:p w14:paraId="00000B00" w14:textId="77777777" w:rsidR="00CF3663" w:rsidRDefault="00000000">
          <w:pPr>
            <w:numPr>
              <w:ilvl w:val="1"/>
              <w:numId w:val="199"/>
            </w:numPr>
            <w:tabs>
              <w:tab w:val="left" w:pos="720"/>
              <w:tab w:val="left" w:pos="1440"/>
            </w:tabs>
            <w:spacing w:before="240"/>
            <w:rPr>
              <w:ins w:id="5276" w:author="BHA Regulatory Affairs Unit" w:date="2026-07-29T16:06:00Z"/>
            </w:rPr>
          </w:pPr>
          <w:sdt>
            <w:sdtPr>
              <w:tag w:val="goog_rdk_5261"/>
              <w:id w:val="1642828535"/>
            </w:sdtPr>
            <w:sdtContent>
              <w:ins w:id="5277" w:author="BHA Regulatory Affairs Unit" w:date="2026-07-29T16:06:00Z">
                <w:r>
                  <w:t>Agencies providing OTP services must follow the standards as set forth in Part 4.5.2 of this Chapter 4, with the following exceptions and/or additions:</w:t>
                </w:r>
              </w:ins>
            </w:sdtContent>
          </w:sdt>
        </w:p>
      </w:sdtContent>
    </w:sdt>
    <w:sdt>
      <w:sdtPr>
        <w:tag w:val="goog_rdk_5264"/>
        <w:id w:val="-336496555"/>
      </w:sdtPr>
      <w:sdtContent>
        <w:p w14:paraId="00000B01" w14:textId="77777777" w:rsidR="00CF3663" w:rsidRDefault="00000000">
          <w:pPr>
            <w:numPr>
              <w:ilvl w:val="2"/>
              <w:numId w:val="199"/>
            </w:numPr>
            <w:tabs>
              <w:tab w:val="left" w:pos="720"/>
              <w:tab w:val="left" w:pos="1440"/>
            </w:tabs>
            <w:spacing w:before="240"/>
            <w:rPr>
              <w:ins w:id="5278" w:author="BHA Regulatory Affairs Unit" w:date="2026-07-29T16:06:00Z"/>
            </w:rPr>
          </w:pPr>
          <w:sdt>
            <w:sdtPr>
              <w:tag w:val="goog_rdk_5263"/>
              <w:id w:val="1419172907"/>
            </w:sdtPr>
            <w:sdtContent>
              <w:ins w:id="5279" w:author="BHA Regulatory Affairs Unit" w:date="2026-07-29T16:06:00Z">
                <w:r>
                  <w:t>Service components and capabilities</w:t>
                </w:r>
              </w:ins>
            </w:sdtContent>
          </w:sdt>
        </w:p>
      </w:sdtContent>
    </w:sdt>
    <w:sdt>
      <w:sdtPr>
        <w:tag w:val="goog_rdk_5266"/>
        <w:id w:val="-698040036"/>
      </w:sdtPr>
      <w:sdtContent>
        <w:p w14:paraId="00000B02" w14:textId="77777777" w:rsidR="00CF3663" w:rsidRDefault="00000000">
          <w:pPr>
            <w:numPr>
              <w:ilvl w:val="3"/>
              <w:numId w:val="199"/>
            </w:numPr>
            <w:tabs>
              <w:tab w:val="left" w:pos="720"/>
              <w:tab w:val="left" w:pos="1440"/>
            </w:tabs>
            <w:spacing w:before="240"/>
            <w:rPr>
              <w:ins w:id="5280" w:author="BHA Regulatory Affairs Unit" w:date="2026-07-29T16:06:00Z"/>
            </w:rPr>
          </w:pPr>
          <w:sdt>
            <w:sdtPr>
              <w:tag w:val="goog_rdk_5265"/>
              <w:id w:val="1167233323"/>
            </w:sdtPr>
            <w:sdtContent>
              <w:ins w:id="5281" w:author="BHA Regulatory Affairs Unit" w:date="2026-07-29T16:06:00Z">
                <w:r>
                  <w:t>OTP services must be available at least six (6) calendar days per week.</w:t>
                </w:r>
              </w:ins>
            </w:sdtContent>
          </w:sdt>
        </w:p>
      </w:sdtContent>
    </w:sdt>
    <w:sdt>
      <w:sdtPr>
        <w:tag w:val="goog_rdk_5268"/>
        <w:id w:val="-2082060015"/>
      </w:sdtPr>
      <w:sdtContent>
        <w:p w14:paraId="00000B03" w14:textId="77777777" w:rsidR="00CF3663" w:rsidRDefault="00000000">
          <w:pPr>
            <w:numPr>
              <w:ilvl w:val="2"/>
              <w:numId w:val="199"/>
            </w:numPr>
            <w:tabs>
              <w:tab w:val="left" w:pos="720"/>
              <w:tab w:val="left" w:pos="1440"/>
            </w:tabs>
            <w:spacing w:before="240"/>
            <w:rPr>
              <w:ins w:id="5282" w:author="BHA Regulatory Affairs Unit" w:date="2026-07-29T16:06:00Z"/>
            </w:rPr>
          </w:pPr>
          <w:sdt>
            <w:sdtPr>
              <w:tag w:val="goog_rdk_5267"/>
              <w:id w:val="-1860834627"/>
            </w:sdtPr>
            <w:sdtContent>
              <w:ins w:id="5283" w:author="BHA Regulatory Affairs Unit" w:date="2026-07-29T16:06:00Z">
                <w:r>
                  <w:t>Policies and procedures:</w:t>
                </w:r>
              </w:ins>
            </w:sdtContent>
          </w:sdt>
        </w:p>
      </w:sdtContent>
    </w:sdt>
    <w:sdt>
      <w:sdtPr>
        <w:tag w:val="goog_rdk_5270"/>
        <w:id w:val="1009444904"/>
      </w:sdtPr>
      <w:sdtContent>
        <w:p w14:paraId="00000B04" w14:textId="77777777" w:rsidR="00CF3663" w:rsidRDefault="00000000">
          <w:pPr>
            <w:numPr>
              <w:ilvl w:val="3"/>
              <w:numId w:val="199"/>
            </w:numPr>
            <w:tabs>
              <w:tab w:val="left" w:pos="720"/>
              <w:tab w:val="left" w:pos="1440"/>
            </w:tabs>
            <w:spacing w:before="240"/>
            <w:rPr>
              <w:ins w:id="5284" w:author="BHA Regulatory Affairs Unit" w:date="2026-07-29T16:06:00Z"/>
            </w:rPr>
          </w:pPr>
          <w:sdt>
            <w:sdtPr>
              <w:tag w:val="goog_rdk_5269"/>
              <w:id w:val="544447866"/>
            </w:sdtPr>
            <w:sdtContent>
              <w:ins w:id="5285" w:author="BHA Regulatory Affairs Unit" w:date="2026-07-29T16:06:00Z">
                <w:r>
                  <w:t>Agencies providing OTP services must develop, implement, and enforce policies and procedures to address service delivery expectations in alignment with Parts 13.5 through 13.8 of these Rules.</w:t>
                </w:r>
              </w:ins>
            </w:sdtContent>
          </w:sdt>
        </w:p>
      </w:sdtContent>
    </w:sdt>
    <w:sdt>
      <w:sdtPr>
        <w:tag w:val="goog_rdk_5272"/>
        <w:id w:val="-918663673"/>
      </w:sdtPr>
      <w:sdtContent>
        <w:p w14:paraId="00000B05" w14:textId="77777777" w:rsidR="00CF3663" w:rsidRDefault="00000000">
          <w:pPr>
            <w:numPr>
              <w:ilvl w:val="2"/>
              <w:numId w:val="199"/>
            </w:numPr>
            <w:tabs>
              <w:tab w:val="left" w:pos="720"/>
              <w:tab w:val="left" w:pos="1440"/>
            </w:tabs>
            <w:spacing w:before="240"/>
            <w:rPr>
              <w:ins w:id="5286" w:author="BHA Regulatory Affairs Unit" w:date="2026-07-29T16:06:00Z"/>
            </w:rPr>
          </w:pPr>
          <w:sdt>
            <w:sdtPr>
              <w:tag w:val="goog_rdk_5271"/>
              <w:id w:val="467919941"/>
            </w:sdtPr>
            <w:sdtContent>
              <w:ins w:id="5287" w:author="BHA Regulatory Affairs Unit" w:date="2026-07-29T16:06:00Z">
                <w:r>
                  <w:t>Admission and Discharge Procedures</w:t>
                </w:r>
              </w:ins>
            </w:sdtContent>
          </w:sdt>
        </w:p>
      </w:sdtContent>
    </w:sdt>
    <w:sdt>
      <w:sdtPr>
        <w:tag w:val="goog_rdk_5274"/>
        <w:id w:val="-690067593"/>
      </w:sdtPr>
      <w:sdtContent>
        <w:p w14:paraId="00000B06" w14:textId="77777777" w:rsidR="00CF3663" w:rsidRDefault="00000000">
          <w:pPr>
            <w:numPr>
              <w:ilvl w:val="3"/>
              <w:numId w:val="199"/>
            </w:numPr>
            <w:tabs>
              <w:tab w:val="left" w:pos="720"/>
              <w:tab w:val="left" w:pos="1440"/>
            </w:tabs>
            <w:spacing w:before="240"/>
            <w:rPr>
              <w:ins w:id="5288" w:author="BHA Regulatory Affairs Unit" w:date="2026-07-29T16:06:00Z"/>
            </w:rPr>
          </w:pPr>
          <w:sdt>
            <w:sdtPr>
              <w:tag w:val="goog_rdk_5273"/>
              <w:id w:val="-112218612"/>
            </w:sdtPr>
            <w:sdtContent>
              <w:ins w:id="5289" w:author="BHA Regulatory Affairs Unit" w:date="2026-07-29T16:06:00Z">
                <w:r>
                  <w:t>Agencies providing OTP services must follow admission and discharge standards as detailed in Chapter 13 of these Rules.</w:t>
                </w:r>
              </w:ins>
            </w:sdtContent>
          </w:sdt>
        </w:p>
      </w:sdtContent>
    </w:sdt>
    <w:sdt>
      <w:sdtPr>
        <w:tag w:val="goog_rdk_5276"/>
        <w:id w:val="1500745177"/>
      </w:sdtPr>
      <w:sdtContent>
        <w:p w14:paraId="00000B07" w14:textId="77777777" w:rsidR="00CF3663" w:rsidRDefault="00000000">
          <w:pPr>
            <w:numPr>
              <w:ilvl w:val="0"/>
              <w:numId w:val="199"/>
            </w:numPr>
            <w:tabs>
              <w:tab w:val="left" w:pos="720"/>
              <w:tab w:val="left" w:pos="1440"/>
            </w:tabs>
            <w:spacing w:before="240"/>
            <w:rPr>
              <w:ins w:id="5290" w:author="BHA Regulatory Affairs Unit" w:date="2026-07-29T16:06:00Z"/>
            </w:rPr>
          </w:pPr>
          <w:sdt>
            <w:sdtPr>
              <w:tag w:val="goog_rdk_5275"/>
              <w:id w:val="1233165765"/>
            </w:sdtPr>
            <w:sdtContent>
              <w:ins w:id="5291" w:author="BHA Regulatory Affairs Unit" w:date="2026-07-29T16:06:00Z">
                <w:r>
                  <w:t>Personnel</w:t>
                </w:r>
              </w:ins>
            </w:sdtContent>
          </w:sdt>
        </w:p>
      </w:sdtContent>
    </w:sdt>
    <w:sdt>
      <w:sdtPr>
        <w:tag w:val="goog_rdk_5278"/>
        <w:id w:val="-71867873"/>
      </w:sdtPr>
      <w:sdtContent>
        <w:p w14:paraId="00000B08" w14:textId="77777777" w:rsidR="00CF3663" w:rsidRDefault="00000000">
          <w:pPr>
            <w:numPr>
              <w:ilvl w:val="1"/>
              <w:numId w:val="199"/>
            </w:numPr>
            <w:tabs>
              <w:tab w:val="left" w:pos="720"/>
              <w:tab w:val="left" w:pos="1440"/>
            </w:tabs>
            <w:spacing w:before="240"/>
            <w:rPr>
              <w:ins w:id="5292" w:author="BHA Regulatory Affairs Unit" w:date="2026-07-29T16:06:00Z"/>
            </w:rPr>
          </w:pPr>
          <w:sdt>
            <w:sdtPr>
              <w:tag w:val="goog_rdk_5277"/>
              <w:id w:val="-288032255"/>
            </w:sdtPr>
            <w:sdtContent>
              <w:ins w:id="5293" w:author="BHA Regulatory Affairs Unit" w:date="2026-07-29T16:06:00Z">
                <w:r>
                  <w:t>Agencies providing OTP services must follow personnel standards as set forth in Part 4.5.3 of this Chapter 4, with the following exception(s) and/or addition(s):</w:t>
                </w:r>
              </w:ins>
            </w:sdtContent>
          </w:sdt>
        </w:p>
      </w:sdtContent>
    </w:sdt>
    <w:sdt>
      <w:sdtPr>
        <w:tag w:val="goog_rdk_5280"/>
        <w:id w:val="-66331853"/>
      </w:sdtPr>
      <w:sdtContent>
        <w:p w14:paraId="00000B09" w14:textId="77777777" w:rsidR="00CF3663" w:rsidRDefault="00000000">
          <w:pPr>
            <w:numPr>
              <w:ilvl w:val="2"/>
              <w:numId w:val="199"/>
            </w:numPr>
            <w:tabs>
              <w:tab w:val="left" w:pos="720"/>
              <w:tab w:val="left" w:pos="1440"/>
            </w:tabs>
            <w:spacing w:before="240"/>
            <w:rPr>
              <w:ins w:id="5294" w:author="BHA Regulatory Affairs Unit" w:date="2026-07-29T16:06:00Z"/>
            </w:rPr>
          </w:pPr>
          <w:sdt>
            <w:sdtPr>
              <w:tag w:val="goog_rdk_5279"/>
              <w:id w:val="-1146059807"/>
            </w:sdtPr>
            <w:sdtContent>
              <w:ins w:id="5295" w:author="BHA Regulatory Affairs Unit" w:date="2026-07-29T16:06:00Z">
                <w:r>
                  <w:t>Agencies providing OTP services must align with OTP personnel requirements as set forth in Part 13.7 of these Rules.</w:t>
                </w:r>
              </w:ins>
            </w:sdtContent>
          </w:sdt>
        </w:p>
      </w:sdtContent>
    </w:sdt>
    <w:sdt>
      <w:sdtPr>
        <w:tag w:val="goog_rdk_5282"/>
        <w:id w:val="-687828542"/>
      </w:sdtPr>
      <w:sdtContent>
        <w:p w14:paraId="00000B0A" w14:textId="77777777" w:rsidR="00CF3663" w:rsidRDefault="00000000">
          <w:pPr>
            <w:numPr>
              <w:ilvl w:val="0"/>
              <w:numId w:val="199"/>
            </w:numPr>
            <w:tabs>
              <w:tab w:val="left" w:pos="720"/>
              <w:tab w:val="left" w:pos="1440"/>
            </w:tabs>
            <w:spacing w:before="240"/>
            <w:rPr>
              <w:ins w:id="5296" w:author="BHA Regulatory Affairs Unit" w:date="2026-07-29T16:06:00Z"/>
            </w:rPr>
          </w:pPr>
          <w:sdt>
            <w:sdtPr>
              <w:tag w:val="goog_rdk_5281"/>
              <w:id w:val="-560458950"/>
            </w:sdtPr>
            <w:sdtContent>
              <w:ins w:id="5297" w:author="BHA Regulatory Affairs Unit" w:date="2026-07-29T16:06:00Z">
                <w:r>
                  <w:t>Documentation and Timeliness</w:t>
                </w:r>
              </w:ins>
            </w:sdtContent>
          </w:sdt>
        </w:p>
      </w:sdtContent>
    </w:sdt>
    <w:sdt>
      <w:sdtPr>
        <w:tag w:val="goog_rdk_5284"/>
        <w:id w:val="114738769"/>
      </w:sdtPr>
      <w:sdtContent>
        <w:p w14:paraId="00000B0B" w14:textId="77777777" w:rsidR="00CF3663" w:rsidRDefault="00000000">
          <w:pPr>
            <w:numPr>
              <w:ilvl w:val="1"/>
              <w:numId w:val="199"/>
            </w:numPr>
            <w:tabs>
              <w:tab w:val="left" w:pos="720"/>
              <w:tab w:val="left" w:pos="1440"/>
            </w:tabs>
            <w:spacing w:before="240"/>
            <w:rPr>
              <w:ins w:id="5298" w:author="BHA Regulatory Affairs Unit" w:date="2026-07-29T16:06:00Z"/>
            </w:rPr>
          </w:pPr>
          <w:sdt>
            <w:sdtPr>
              <w:tag w:val="goog_rdk_5283"/>
              <w:id w:val="2114829766"/>
            </w:sdtPr>
            <w:sdtContent>
              <w:ins w:id="5299" w:author="BHA Regulatory Affairs Unit" w:date="2026-07-29T16:06:00Z">
                <w:r>
                  <w:t>Agencies providing OTP services must follow the documentation and timeliness requirements as set forth in Part 4.5.4 of this Chapter 4, with the following exception(s) and/or addition(s):</w:t>
                </w:r>
              </w:ins>
            </w:sdtContent>
          </w:sdt>
        </w:p>
      </w:sdtContent>
    </w:sdt>
    <w:sdt>
      <w:sdtPr>
        <w:tag w:val="goog_rdk_5286"/>
        <w:id w:val="-1820490683"/>
      </w:sdtPr>
      <w:sdtContent>
        <w:p w14:paraId="00000B0C" w14:textId="77777777" w:rsidR="00CF3663" w:rsidRDefault="00000000">
          <w:pPr>
            <w:numPr>
              <w:ilvl w:val="2"/>
              <w:numId w:val="199"/>
            </w:numPr>
            <w:tabs>
              <w:tab w:val="left" w:pos="720"/>
              <w:tab w:val="left" w:pos="1440"/>
            </w:tabs>
            <w:spacing w:before="240"/>
            <w:rPr>
              <w:ins w:id="5300" w:author="BHA Regulatory Affairs Unit" w:date="2026-07-29T16:06:00Z"/>
            </w:rPr>
          </w:pPr>
          <w:sdt>
            <w:sdtPr>
              <w:tag w:val="goog_rdk_5285"/>
              <w:id w:val="1383455328"/>
            </w:sdtPr>
            <w:sdtContent>
              <w:ins w:id="5301" w:author="BHA Regulatory Affairs Unit" w:date="2026-07-29T16:06:00Z">
                <w:r>
                  <w:t>Service delivery standards:</w:t>
                </w:r>
              </w:ins>
            </w:sdtContent>
          </w:sdt>
        </w:p>
      </w:sdtContent>
    </w:sdt>
    <w:sdt>
      <w:sdtPr>
        <w:tag w:val="goog_rdk_5288"/>
        <w:id w:val="-1854223212"/>
      </w:sdtPr>
      <w:sdtContent>
        <w:p w14:paraId="00000B0D" w14:textId="77777777" w:rsidR="00CF3663" w:rsidRDefault="00000000">
          <w:pPr>
            <w:numPr>
              <w:ilvl w:val="3"/>
              <w:numId w:val="199"/>
            </w:numPr>
            <w:tabs>
              <w:tab w:val="left" w:pos="720"/>
              <w:tab w:val="left" w:pos="1440"/>
            </w:tabs>
            <w:spacing w:before="240"/>
            <w:rPr>
              <w:ins w:id="5302" w:author="BHA Regulatory Affairs Unit" w:date="2026-07-29T16:06:00Z"/>
            </w:rPr>
          </w:pPr>
          <w:sdt>
            <w:sdtPr>
              <w:tag w:val="goog_rdk_5287"/>
              <w:id w:val="1843750586"/>
            </w:sdtPr>
            <w:sdtContent>
              <w:ins w:id="5303" w:author="BHA Regulatory Affairs Unit" w:date="2026-07-29T16:06:00Z">
                <w:r>
                  <w:t>Medical evaluations, as set forth in Part 13.8.1 of these Rules;</w:t>
                </w:r>
              </w:ins>
            </w:sdtContent>
          </w:sdt>
        </w:p>
      </w:sdtContent>
    </w:sdt>
    <w:sdt>
      <w:sdtPr>
        <w:tag w:val="goog_rdk_5290"/>
        <w:id w:val="824197829"/>
      </w:sdtPr>
      <w:sdtContent>
        <w:p w14:paraId="00000B0E" w14:textId="77777777" w:rsidR="00CF3663" w:rsidRDefault="00000000">
          <w:pPr>
            <w:numPr>
              <w:ilvl w:val="3"/>
              <w:numId w:val="199"/>
            </w:numPr>
            <w:tabs>
              <w:tab w:val="left" w:pos="720"/>
              <w:tab w:val="left" w:pos="1440"/>
            </w:tabs>
            <w:spacing w:before="240"/>
            <w:rPr>
              <w:ins w:id="5304" w:author="BHA Regulatory Affairs Unit" w:date="2026-07-29T16:06:00Z"/>
            </w:rPr>
          </w:pPr>
          <w:sdt>
            <w:sdtPr>
              <w:tag w:val="goog_rdk_5289"/>
              <w:id w:val="1706743394"/>
            </w:sdtPr>
            <w:sdtContent>
              <w:ins w:id="5305" w:author="BHA Regulatory Affairs Unit" w:date="2026-07-29T16:06:00Z">
                <w:r>
                  <w:t>Physical examinations, as set forth in Part 13.8.2 of these Rules;</w:t>
                </w:r>
              </w:ins>
            </w:sdtContent>
          </w:sdt>
        </w:p>
      </w:sdtContent>
    </w:sdt>
    <w:sdt>
      <w:sdtPr>
        <w:tag w:val="goog_rdk_5292"/>
        <w:id w:val="1954588633"/>
      </w:sdtPr>
      <w:sdtContent>
        <w:p w14:paraId="00000B0F" w14:textId="77777777" w:rsidR="00CF3663" w:rsidRDefault="00000000">
          <w:pPr>
            <w:numPr>
              <w:ilvl w:val="3"/>
              <w:numId w:val="199"/>
            </w:numPr>
            <w:tabs>
              <w:tab w:val="left" w:pos="720"/>
              <w:tab w:val="left" w:pos="1440"/>
            </w:tabs>
            <w:spacing w:before="240"/>
            <w:rPr>
              <w:ins w:id="5306" w:author="BHA Regulatory Affairs Unit" w:date="2026-07-29T16:06:00Z"/>
            </w:rPr>
          </w:pPr>
          <w:sdt>
            <w:sdtPr>
              <w:tag w:val="goog_rdk_5291"/>
              <w:id w:val="-1145502247"/>
            </w:sdtPr>
            <w:sdtContent>
              <w:ins w:id="5307" w:author="BHA Regulatory Affairs Unit" w:date="2026-07-29T16:06:00Z">
                <w:r>
                  <w:t>Laboratory testing, as set forth in Part 13.8.3 of these Rules;</w:t>
                </w:r>
              </w:ins>
            </w:sdtContent>
          </w:sdt>
        </w:p>
      </w:sdtContent>
    </w:sdt>
    <w:sdt>
      <w:sdtPr>
        <w:tag w:val="goog_rdk_5294"/>
        <w:id w:val="1017506497"/>
      </w:sdtPr>
      <w:sdtContent>
        <w:p w14:paraId="00000B10" w14:textId="77777777" w:rsidR="00CF3663" w:rsidRDefault="00000000">
          <w:pPr>
            <w:numPr>
              <w:ilvl w:val="3"/>
              <w:numId w:val="199"/>
            </w:numPr>
            <w:tabs>
              <w:tab w:val="left" w:pos="720"/>
              <w:tab w:val="left" w:pos="1440"/>
            </w:tabs>
            <w:spacing w:before="240"/>
            <w:rPr>
              <w:ins w:id="5308" w:author="BHA Regulatory Affairs Unit" w:date="2026-07-29T16:06:00Z"/>
            </w:rPr>
          </w:pPr>
          <w:sdt>
            <w:sdtPr>
              <w:tag w:val="goog_rdk_5293"/>
              <w:id w:val="1720106357"/>
            </w:sdtPr>
            <w:sdtContent>
              <w:ins w:id="5309" w:author="BHA Regulatory Affairs Unit" w:date="2026-07-29T16:06:00Z">
                <w:r>
                  <w:t>Toxicology screens/urine drug screens, as set forth in Part 13.8.4 of these Rules; and</w:t>
                </w:r>
              </w:ins>
            </w:sdtContent>
          </w:sdt>
        </w:p>
      </w:sdtContent>
    </w:sdt>
    <w:sdt>
      <w:sdtPr>
        <w:tag w:val="goog_rdk_5296"/>
        <w:id w:val="412612254"/>
      </w:sdtPr>
      <w:sdtContent>
        <w:p w14:paraId="00000B11" w14:textId="77777777" w:rsidR="00CF3663" w:rsidRDefault="00000000">
          <w:pPr>
            <w:numPr>
              <w:ilvl w:val="3"/>
              <w:numId w:val="199"/>
            </w:numPr>
            <w:tabs>
              <w:tab w:val="left" w:pos="720"/>
              <w:tab w:val="left" w:pos="1440"/>
            </w:tabs>
            <w:spacing w:before="240"/>
            <w:rPr>
              <w:ins w:id="5310" w:author="BHA Regulatory Affairs Unit" w:date="2026-07-29T16:06:00Z"/>
            </w:rPr>
          </w:pPr>
          <w:sdt>
            <w:sdtPr>
              <w:tag w:val="goog_rdk_5295"/>
              <w:id w:val="1225046143"/>
            </w:sdtPr>
            <w:sdtContent>
              <w:ins w:id="5311" w:author="BHA Regulatory Affairs Unit" w:date="2026-07-29T16:06:00Z">
                <w:r>
                  <w:t>Counseling services, as set forth in Part 13.8.5 of these Rules.</w:t>
                </w:r>
              </w:ins>
            </w:sdtContent>
          </w:sdt>
        </w:p>
      </w:sdtContent>
    </w:sdt>
    <w:sdt>
      <w:sdtPr>
        <w:tag w:val="goog_rdk_5299"/>
        <w:id w:val="448705743"/>
      </w:sdtPr>
      <w:sdtContent>
        <w:p w14:paraId="00000B12" w14:textId="77777777" w:rsidR="00CF3663" w:rsidRDefault="00000000">
          <w:pPr>
            <w:keepNext/>
            <w:spacing w:before="240" w:after="60"/>
            <w:ind w:firstLine="0"/>
            <w:rPr>
              <w:ins w:id="5312" w:author="BHA Regulatory Affairs Unit" w:date="2026-07-29T16:06:00Z"/>
              <w:b/>
              <w:bCs/>
            </w:rPr>
          </w:pPr>
          <w:sdt>
            <w:sdtPr>
              <w:tag w:val="goog_rdk_5297"/>
              <w:id w:val="-202819902"/>
            </w:sdtPr>
            <w:sdtContent>
              <w:ins w:id="5313" w:author="BHA Regulatory Affairs Unit" w:date="2026-07-29T16:06:00Z">
                <w:r>
                  <w:rPr>
                    <w:b/>
                    <w:bCs/>
                  </w:rPr>
                  <w:t>4.6</w:t>
                </w:r>
                <w:r>
                  <w:rPr>
                    <w:b/>
                    <w:bCs/>
                  </w:rPr>
                  <w:tab/>
                </w:r>
              </w:ins>
              <w:sdt>
                <w:sdtPr>
                  <w:tag w:val="goog_rdk_5298"/>
                  <w:id w:val="-498983489"/>
                </w:sdtPr>
                <w:sdtContent>
                  <w:commentRangeStart w:id="5314"/>
                </w:sdtContent>
              </w:sdt>
              <w:ins w:id="5315" w:author="BHA Regulatory Affairs Unit" w:date="2026-07-29T16:06:00Z">
                <w:r>
                  <w:rPr>
                    <w:b/>
                    <w:bCs/>
                  </w:rPr>
                  <w:t>Intensive Outpatient Program (IOP) Services Standards</w:t>
                </w:r>
                <w:commentRangeEnd w:id="5314"/>
                <w:r>
                  <w:rPr>
                    <w:rStyle w:val="CommentReference"/>
                    <w:sz w:val="24"/>
                    <w:szCs w:val="24"/>
                  </w:rPr>
                  <w:commentReference w:id="5314"/>
                </w:r>
              </w:ins>
            </w:sdtContent>
          </w:sdt>
        </w:p>
      </w:sdtContent>
    </w:sdt>
    <w:sdt>
      <w:sdtPr>
        <w:tag w:val="goog_rdk_5301"/>
        <w:id w:val="-1436079561"/>
      </w:sdtPr>
      <w:sdtContent>
        <w:p w14:paraId="00000B13" w14:textId="77777777" w:rsidR="00CF3663" w:rsidRDefault="00000000">
          <w:pPr>
            <w:keepNext/>
            <w:spacing w:before="240" w:after="60"/>
            <w:ind w:firstLine="0"/>
            <w:rPr>
              <w:ins w:id="5316" w:author="BHA Regulatory Affairs Unit" w:date="2026-07-29T16:06:00Z"/>
              <w:b/>
              <w:bCs/>
            </w:rPr>
          </w:pPr>
          <w:sdt>
            <w:sdtPr>
              <w:tag w:val="goog_rdk_5300"/>
              <w:id w:val="-16348349"/>
            </w:sdtPr>
            <w:sdtContent>
              <w:ins w:id="5317" w:author="BHA Regulatory Affairs Unit" w:date="2026-07-29T16:06:00Z">
                <w:r>
                  <w:rPr>
                    <w:b/>
                    <w:bCs/>
                  </w:rPr>
                  <w:t>4.6.1</w:t>
                </w:r>
                <w:r>
                  <w:rPr>
                    <w:b/>
                    <w:bCs/>
                  </w:rPr>
                  <w:tab/>
                  <w:t>Applicability</w:t>
                </w:r>
              </w:ins>
            </w:sdtContent>
          </w:sdt>
        </w:p>
      </w:sdtContent>
    </w:sdt>
    <w:sdt>
      <w:sdtPr>
        <w:tag w:val="goog_rdk_5303"/>
        <w:id w:val="447025499"/>
      </w:sdtPr>
      <w:sdtContent>
        <w:p w14:paraId="00000B14" w14:textId="77777777" w:rsidR="00CF3663" w:rsidRDefault="00000000">
          <w:pPr>
            <w:numPr>
              <w:ilvl w:val="0"/>
              <w:numId w:val="186"/>
            </w:numPr>
            <w:tabs>
              <w:tab w:val="left" w:pos="720"/>
              <w:tab w:val="left" w:pos="1440"/>
            </w:tabs>
            <w:spacing w:before="240"/>
            <w:rPr>
              <w:ins w:id="5318" w:author="BHA Regulatory Affairs Unit" w:date="2026-07-29T16:06:00Z"/>
            </w:rPr>
          </w:pPr>
          <w:sdt>
            <w:sdtPr>
              <w:tag w:val="goog_rdk_5302"/>
              <w:id w:val="-433968426"/>
            </w:sdtPr>
            <w:sdtContent>
              <w:ins w:id="5319" w:author="BHA Regulatory Affairs Unit" w:date="2026-07-29T16:06:00Z">
                <w:r>
                  <w:t>This Part 4.6 establishes standards for an agency that provides intensive outpatient program (IOP) services, which includes ASAM Level 2.1-type services. An agency providing intensive outpatient program services must meet the standards in this Part 4.6.</w:t>
                </w:r>
              </w:ins>
            </w:sdtContent>
          </w:sdt>
        </w:p>
      </w:sdtContent>
    </w:sdt>
    <w:sdt>
      <w:sdtPr>
        <w:tag w:val="goog_rdk_5305"/>
        <w:id w:val="-818537039"/>
      </w:sdtPr>
      <w:sdtContent>
        <w:p w14:paraId="00000B15" w14:textId="77777777" w:rsidR="00CF3663" w:rsidRDefault="00000000">
          <w:pPr>
            <w:numPr>
              <w:ilvl w:val="1"/>
              <w:numId w:val="186"/>
            </w:numPr>
            <w:tabs>
              <w:tab w:val="left" w:pos="720"/>
              <w:tab w:val="left" w:pos="1440"/>
            </w:tabs>
            <w:spacing w:before="240"/>
            <w:rPr>
              <w:ins w:id="5320" w:author="BHA Regulatory Affairs Unit" w:date="2026-07-29T16:06:00Z"/>
            </w:rPr>
          </w:pPr>
          <w:sdt>
            <w:sdtPr>
              <w:tag w:val="goog_rdk_5304"/>
              <w:id w:val="712301879"/>
            </w:sdtPr>
            <w:sdtContent>
              <w:ins w:id="5321" w:author="BHA Regulatory Affairs Unit" w:date="2026-07-29T16:06:00Z">
                <w:r>
                  <w:t>The treatment type for an agency providing intensive outpatient program services may be mental health, substance use disorder, or co-occurring, as detailed in defined in Part 1.2.1 of these Rules.</w:t>
                </w:r>
              </w:ins>
            </w:sdtContent>
          </w:sdt>
        </w:p>
      </w:sdtContent>
    </w:sdt>
    <w:sdt>
      <w:sdtPr>
        <w:tag w:val="goog_rdk_5307"/>
        <w:id w:val="-451214736"/>
      </w:sdtPr>
      <w:sdtContent>
        <w:p w14:paraId="00000B16" w14:textId="77777777" w:rsidR="00CF3663" w:rsidRDefault="00000000">
          <w:pPr>
            <w:numPr>
              <w:ilvl w:val="0"/>
              <w:numId w:val="186"/>
            </w:numPr>
            <w:tabs>
              <w:tab w:val="left" w:pos="720"/>
              <w:tab w:val="left" w:pos="1440"/>
            </w:tabs>
            <w:spacing w:before="240"/>
            <w:rPr>
              <w:ins w:id="5322" w:author="BHA Regulatory Affairs Unit" w:date="2026-07-29T16:06:00Z"/>
            </w:rPr>
          </w:pPr>
          <w:sdt>
            <w:sdtPr>
              <w:tag w:val="goog_rdk_5306"/>
              <w:id w:val="988574863"/>
            </w:sdtPr>
            <w:sdtContent>
              <w:ins w:id="5323" w:author="BHA Regulatory Affairs Unit" w:date="2026-07-29T16:06:00Z">
                <w:r>
                  <w:t>An agency providing solely intensive outpatient program (IOP) services is not eligible to hold the following credential(s):</w:t>
                </w:r>
              </w:ins>
            </w:sdtContent>
          </w:sdt>
        </w:p>
      </w:sdtContent>
    </w:sdt>
    <w:sdt>
      <w:sdtPr>
        <w:tag w:val="goog_rdk_5309"/>
        <w:id w:val="449149046"/>
      </w:sdtPr>
      <w:sdtContent>
        <w:p w14:paraId="00000B17" w14:textId="77777777" w:rsidR="00CF3663" w:rsidRDefault="00000000">
          <w:pPr>
            <w:numPr>
              <w:ilvl w:val="1"/>
              <w:numId w:val="186"/>
            </w:numPr>
            <w:tabs>
              <w:tab w:val="left" w:pos="720"/>
              <w:tab w:val="left" w:pos="1440"/>
            </w:tabs>
            <w:spacing w:before="240"/>
            <w:rPr>
              <w:ins w:id="5324" w:author="BHA Regulatory Affairs Unit" w:date="2026-07-29T16:06:00Z"/>
            </w:rPr>
          </w:pPr>
          <w:sdt>
            <w:sdtPr>
              <w:tag w:val="goog_rdk_5308"/>
              <w:id w:val="1888102436"/>
            </w:sdtPr>
            <w:sdtContent>
              <w:ins w:id="5325" w:author="BHA Regulatory Affairs Unit" w:date="2026-07-29T16:06:00Z">
                <w:r>
                  <w:t>Emergency Commitment (EC) for Substance Use endorsement pursuant to Chapter 7 of these Rules.</w:t>
                </w:r>
              </w:ins>
            </w:sdtContent>
          </w:sdt>
        </w:p>
      </w:sdtContent>
    </w:sdt>
    <w:sdt>
      <w:sdtPr>
        <w:tag w:val="goog_rdk_5311"/>
        <w:id w:val="-1991314869"/>
      </w:sdtPr>
      <w:sdtContent>
        <w:p w14:paraId="00000B18" w14:textId="77777777" w:rsidR="00CF3663" w:rsidRDefault="00000000">
          <w:pPr>
            <w:numPr>
              <w:ilvl w:val="0"/>
              <w:numId w:val="186"/>
            </w:numPr>
            <w:tabs>
              <w:tab w:val="left" w:pos="720"/>
              <w:tab w:val="left" w:pos="1440"/>
            </w:tabs>
            <w:spacing w:before="240"/>
            <w:rPr>
              <w:ins w:id="5326" w:author="BHA Regulatory Affairs Unit" w:date="2026-07-29T16:06:00Z"/>
            </w:rPr>
          </w:pPr>
          <w:sdt>
            <w:sdtPr>
              <w:tag w:val="goog_rdk_5310"/>
              <w:id w:val="-726821687"/>
            </w:sdtPr>
            <w:sdtContent>
              <w:ins w:id="5327" w:author="BHA Regulatory Affairs Unit" w:date="2026-07-29T16:06:00Z">
                <w:r>
                  <w:t>An agency providing solely intensive outpatient program (IOP) services may elect to hold the following credential(s):</w:t>
                </w:r>
              </w:ins>
            </w:sdtContent>
          </w:sdt>
        </w:p>
      </w:sdtContent>
    </w:sdt>
    <w:sdt>
      <w:sdtPr>
        <w:tag w:val="goog_rdk_5313"/>
        <w:id w:val="-714887399"/>
      </w:sdtPr>
      <w:sdtContent>
        <w:p w14:paraId="00000B19" w14:textId="77777777" w:rsidR="00CF3663" w:rsidRDefault="00000000">
          <w:pPr>
            <w:numPr>
              <w:ilvl w:val="1"/>
              <w:numId w:val="186"/>
            </w:numPr>
            <w:tabs>
              <w:tab w:val="left" w:pos="720"/>
              <w:tab w:val="left" w:pos="1440"/>
            </w:tabs>
            <w:spacing w:before="240"/>
            <w:rPr>
              <w:ins w:id="5328" w:author="BHA Regulatory Affairs Unit" w:date="2026-07-29T16:06:00Z"/>
            </w:rPr>
          </w:pPr>
          <w:sdt>
            <w:sdtPr>
              <w:tag w:val="goog_rdk_5312"/>
              <w:id w:val="556238035"/>
            </w:sdtPr>
            <w:sdtContent>
              <w:ins w:id="5329" w:author="BHA Regulatory Affairs Unit" w:date="2026-07-29T16:06:00Z">
                <w:r>
                  <w:t>Involuntary Commitment (IC) for Substance Use Disorders endorsement pursuant to Chapter 7 of these Rules,</w:t>
                </w:r>
              </w:ins>
            </w:sdtContent>
          </w:sdt>
        </w:p>
      </w:sdtContent>
    </w:sdt>
    <w:sdt>
      <w:sdtPr>
        <w:tag w:val="goog_rdk_5315"/>
        <w:id w:val="2078745975"/>
      </w:sdtPr>
      <w:sdtContent>
        <w:p w14:paraId="00000B1A" w14:textId="77777777" w:rsidR="00CF3663" w:rsidRDefault="00000000">
          <w:pPr>
            <w:numPr>
              <w:ilvl w:val="1"/>
              <w:numId w:val="186"/>
            </w:numPr>
            <w:tabs>
              <w:tab w:val="left" w:pos="720"/>
              <w:tab w:val="left" w:pos="1440"/>
            </w:tabs>
            <w:spacing w:before="240"/>
            <w:rPr>
              <w:ins w:id="5330" w:author="BHA Regulatory Affairs Unit" w:date="2026-07-29T16:06:00Z"/>
            </w:rPr>
          </w:pPr>
          <w:sdt>
            <w:sdtPr>
              <w:tag w:val="goog_rdk_5314"/>
              <w:id w:val="-665863490"/>
            </w:sdtPr>
            <w:sdtContent>
              <w:ins w:id="5331" w:author="BHA Regulatory Affairs Unit" w:date="2026-07-29T16:06:00Z">
                <w:r>
                  <w:t>27-65 designation pursuant to Chapter 11 of these Rules, and/or</w:t>
                </w:r>
              </w:ins>
            </w:sdtContent>
          </w:sdt>
        </w:p>
      </w:sdtContent>
    </w:sdt>
    <w:sdt>
      <w:sdtPr>
        <w:tag w:val="goog_rdk_5317"/>
        <w:id w:val="154118656"/>
      </w:sdtPr>
      <w:sdtContent>
        <w:p w14:paraId="00000B1B" w14:textId="77777777" w:rsidR="00CF3663" w:rsidRDefault="00000000">
          <w:pPr>
            <w:numPr>
              <w:ilvl w:val="1"/>
              <w:numId w:val="186"/>
            </w:numPr>
            <w:tabs>
              <w:tab w:val="left" w:pos="720"/>
              <w:tab w:val="left" w:pos="1440"/>
            </w:tabs>
            <w:spacing w:before="240"/>
            <w:rPr>
              <w:ins w:id="5332" w:author="BHA Regulatory Affairs Unit" w:date="2026-07-29T16:06:00Z"/>
            </w:rPr>
          </w:pPr>
          <w:sdt>
            <w:sdtPr>
              <w:tag w:val="goog_rdk_5316"/>
              <w:id w:val="1374930243"/>
            </w:sdtPr>
            <w:sdtContent>
              <w:ins w:id="5333" w:author="BHA Regulatory Affairs Unit" w:date="2026-07-29T16:06:00Z">
                <w:r>
                  <w:t>Controlled Substance License (CSL) pursuant to Chapter 13 of these Rules.</w:t>
                </w:r>
              </w:ins>
            </w:sdtContent>
          </w:sdt>
        </w:p>
      </w:sdtContent>
    </w:sdt>
    <w:sdt>
      <w:sdtPr>
        <w:tag w:val="goog_rdk_5319"/>
        <w:id w:val="-1010641903"/>
      </w:sdtPr>
      <w:sdtContent>
        <w:p w14:paraId="00000B1C" w14:textId="77777777" w:rsidR="00CF3663" w:rsidRDefault="00000000">
          <w:pPr>
            <w:numPr>
              <w:ilvl w:val="1"/>
              <w:numId w:val="186"/>
            </w:numPr>
            <w:tabs>
              <w:tab w:val="left" w:pos="720"/>
              <w:tab w:val="left" w:pos="1440"/>
            </w:tabs>
            <w:spacing w:before="240"/>
            <w:rPr>
              <w:ins w:id="5334" w:author="BHA Regulatory Affairs Unit" w:date="2026-07-29T16:06:00Z"/>
            </w:rPr>
          </w:pPr>
          <w:sdt>
            <w:sdtPr>
              <w:tag w:val="goog_rdk_5318"/>
              <w:id w:val="2115205647"/>
            </w:sdtPr>
            <w:sdtContent>
              <w:ins w:id="5335" w:author="BHA Regulatory Affairs Unit" w:date="2026-07-29T16:06:00Z">
                <w:r>
                  <w:t>If the agency provides Eating Disorder Treatment and Recovery (EDTR) services, they must also hold an EDTR designation pursuant to Chapter 15 of these Rules.</w:t>
                </w:r>
              </w:ins>
            </w:sdtContent>
          </w:sdt>
        </w:p>
      </w:sdtContent>
    </w:sdt>
    <w:sdt>
      <w:sdtPr>
        <w:tag w:val="goog_rdk_5321"/>
        <w:id w:val="55897436"/>
      </w:sdtPr>
      <w:sdtContent>
        <w:p w14:paraId="00000B1D" w14:textId="77777777" w:rsidR="00CF3663" w:rsidRDefault="00000000">
          <w:pPr>
            <w:keepNext/>
            <w:spacing w:before="240" w:after="60"/>
            <w:ind w:firstLine="0"/>
            <w:rPr>
              <w:ins w:id="5336" w:author="BHA Regulatory Affairs Unit" w:date="2026-07-29T16:06:00Z"/>
              <w:b/>
              <w:bCs/>
            </w:rPr>
          </w:pPr>
          <w:sdt>
            <w:sdtPr>
              <w:tag w:val="goog_rdk_5320"/>
              <w:id w:val="-116155392"/>
            </w:sdtPr>
            <w:sdtContent>
              <w:ins w:id="5337" w:author="BHA Regulatory Affairs Unit" w:date="2026-07-29T16:06:00Z">
                <w:r>
                  <w:rPr>
                    <w:b/>
                    <w:bCs/>
                  </w:rPr>
                  <w:t>4.6.2</w:t>
                </w:r>
                <w:r>
                  <w:rPr>
                    <w:b/>
                    <w:bCs/>
                  </w:rPr>
                  <w:tab/>
                  <w:t>Service Delivery, Provisions, and Setting</w:t>
                </w:r>
              </w:ins>
            </w:sdtContent>
          </w:sdt>
        </w:p>
      </w:sdtContent>
    </w:sdt>
    <w:sdt>
      <w:sdtPr>
        <w:tag w:val="goog_rdk_5323"/>
        <w:id w:val="-1028003904"/>
      </w:sdtPr>
      <w:sdtContent>
        <w:p w14:paraId="00000B1E" w14:textId="77777777" w:rsidR="00CF3663" w:rsidRDefault="00000000">
          <w:pPr>
            <w:numPr>
              <w:ilvl w:val="0"/>
              <w:numId w:val="183"/>
            </w:numPr>
            <w:tabs>
              <w:tab w:val="left" w:pos="720"/>
              <w:tab w:val="left" w:pos="1440"/>
            </w:tabs>
            <w:spacing w:before="240"/>
            <w:rPr>
              <w:ins w:id="5338" w:author="BHA Regulatory Affairs Unit" w:date="2026-07-29T16:06:00Z"/>
            </w:rPr>
          </w:pPr>
          <w:sdt>
            <w:sdtPr>
              <w:tag w:val="goog_rdk_5322"/>
              <w:id w:val="-44196355"/>
            </w:sdtPr>
            <w:sdtContent>
              <w:ins w:id="5339" w:author="BHA Regulatory Affairs Unit" w:date="2026-07-29T16:06:00Z">
                <w:r>
                  <w:t>Service description</w:t>
                </w:r>
              </w:ins>
            </w:sdtContent>
          </w:sdt>
        </w:p>
      </w:sdtContent>
    </w:sdt>
    <w:sdt>
      <w:sdtPr>
        <w:tag w:val="goog_rdk_5325"/>
        <w:id w:val="-1341434660"/>
      </w:sdtPr>
      <w:sdtContent>
        <w:p w14:paraId="00000B1F" w14:textId="77777777" w:rsidR="00CF3663" w:rsidRDefault="00000000">
          <w:pPr>
            <w:numPr>
              <w:ilvl w:val="1"/>
              <w:numId w:val="183"/>
            </w:numPr>
            <w:tabs>
              <w:tab w:val="left" w:pos="720"/>
              <w:tab w:val="left" w:pos="1440"/>
            </w:tabs>
            <w:spacing w:before="240"/>
            <w:rPr>
              <w:ins w:id="5340" w:author="BHA Regulatory Affairs Unit" w:date="2026-07-29T16:06:00Z"/>
            </w:rPr>
          </w:pPr>
          <w:sdt>
            <w:sdtPr>
              <w:tag w:val="goog_rdk_5324"/>
              <w:id w:val="-844574995"/>
            </w:sdtPr>
            <w:sdtContent>
              <w:ins w:id="5341" w:author="BHA Regulatory Affairs Unit" w:date="2026-07-29T16:06:00Z">
                <w:r>
                  <w:t>Intensive outpatient programs (IOP) are clinically managed psychosocial services for individuals who are stabilized and require higher level monitoring or management that can be provided in a structured outpatient setting.</w:t>
                </w:r>
              </w:ins>
            </w:sdtContent>
          </w:sdt>
        </w:p>
      </w:sdtContent>
    </w:sdt>
    <w:sdt>
      <w:sdtPr>
        <w:tag w:val="goog_rdk_5327"/>
        <w:id w:val="1005438118"/>
      </w:sdtPr>
      <w:sdtContent>
        <w:p w14:paraId="00000B20" w14:textId="77777777" w:rsidR="00CF3663" w:rsidRDefault="00000000">
          <w:pPr>
            <w:numPr>
              <w:ilvl w:val="0"/>
              <w:numId w:val="183"/>
            </w:numPr>
            <w:tabs>
              <w:tab w:val="left" w:pos="720"/>
              <w:tab w:val="left" w:pos="1440"/>
            </w:tabs>
            <w:spacing w:before="240"/>
            <w:rPr>
              <w:ins w:id="5342" w:author="BHA Regulatory Affairs Unit" w:date="2026-07-29T16:06:00Z"/>
            </w:rPr>
          </w:pPr>
          <w:sdt>
            <w:sdtPr>
              <w:tag w:val="goog_rdk_5326"/>
              <w:id w:val="-295854344"/>
            </w:sdtPr>
            <w:sdtContent>
              <w:ins w:id="5343" w:author="BHA Regulatory Affairs Unit" w:date="2026-07-29T16:06:00Z">
                <w:r>
                  <w:t>Service recipient</w:t>
                </w:r>
              </w:ins>
            </w:sdtContent>
          </w:sdt>
        </w:p>
      </w:sdtContent>
    </w:sdt>
    <w:sdt>
      <w:sdtPr>
        <w:tag w:val="goog_rdk_5329"/>
        <w:id w:val="1228499106"/>
      </w:sdtPr>
      <w:sdtContent>
        <w:p w14:paraId="00000B21" w14:textId="77777777" w:rsidR="00CF3663" w:rsidRDefault="00000000">
          <w:pPr>
            <w:numPr>
              <w:ilvl w:val="1"/>
              <w:numId w:val="183"/>
            </w:numPr>
            <w:tabs>
              <w:tab w:val="left" w:pos="720"/>
              <w:tab w:val="left" w:pos="1440"/>
            </w:tabs>
            <w:spacing w:before="240"/>
            <w:rPr>
              <w:ins w:id="5344" w:author="BHA Regulatory Affairs Unit" w:date="2026-07-29T16:06:00Z"/>
            </w:rPr>
          </w:pPr>
          <w:sdt>
            <w:sdtPr>
              <w:tag w:val="goog_rdk_5328"/>
              <w:id w:val="1801372654"/>
            </w:sdtPr>
            <w:sdtContent>
              <w:ins w:id="5345" w:author="BHA Regulatory Affairs Unit" w:date="2026-07-29T16:06:00Z">
                <w:r>
                  <w:t xml:space="preserve">Intensive outpatient treatment services are generally intended for individuals who have a moderate- to high-severity mental health, substance use, or co-occurring disorder according to the DSM-5-TR, as defined and incorporated by reference in Part 1.2.1 of these Rules, and who are assessed as not appropriate for more intensive levels of care, as determined by individual screening and/or admission criteria as outlined in Parts 1.17.2 and 1.17.3 of these Rules, and/or who are: </w:t>
                </w:r>
              </w:ins>
            </w:sdtContent>
          </w:sdt>
        </w:p>
      </w:sdtContent>
    </w:sdt>
    <w:sdt>
      <w:sdtPr>
        <w:tag w:val="goog_rdk_5331"/>
        <w:id w:val="477220386"/>
      </w:sdtPr>
      <w:sdtContent>
        <w:p w14:paraId="00000B22" w14:textId="77777777" w:rsidR="00CF3663" w:rsidRDefault="00000000">
          <w:pPr>
            <w:numPr>
              <w:ilvl w:val="2"/>
              <w:numId w:val="183"/>
            </w:numPr>
            <w:tabs>
              <w:tab w:val="left" w:pos="720"/>
              <w:tab w:val="left" w:pos="1440"/>
            </w:tabs>
            <w:spacing w:before="240"/>
            <w:rPr>
              <w:ins w:id="5346" w:author="BHA Regulatory Affairs Unit" w:date="2026-07-29T16:06:00Z"/>
            </w:rPr>
          </w:pPr>
          <w:sdt>
            <w:sdtPr>
              <w:tag w:val="goog_rdk_5330"/>
              <w:id w:val="-2105494125"/>
            </w:sdtPr>
            <w:sdtContent>
              <w:ins w:id="5347" w:author="BHA Regulatory Affairs Unit" w:date="2026-07-29T16:06:00Z">
                <w:r>
                  <w:t>Stepping down from a higher level of care; and/or</w:t>
                </w:r>
              </w:ins>
            </w:sdtContent>
          </w:sdt>
        </w:p>
      </w:sdtContent>
    </w:sdt>
    <w:sdt>
      <w:sdtPr>
        <w:tag w:val="goog_rdk_5333"/>
        <w:id w:val="589995092"/>
      </w:sdtPr>
      <w:sdtContent>
        <w:p w14:paraId="00000B23" w14:textId="77777777" w:rsidR="00CF3663" w:rsidRDefault="00000000">
          <w:pPr>
            <w:numPr>
              <w:ilvl w:val="2"/>
              <w:numId w:val="183"/>
            </w:numPr>
            <w:tabs>
              <w:tab w:val="left" w:pos="720"/>
              <w:tab w:val="left" w:pos="1440"/>
            </w:tabs>
            <w:spacing w:before="240"/>
            <w:rPr>
              <w:ins w:id="5348" w:author="BHA Regulatory Affairs Unit" w:date="2026-07-29T16:06:00Z"/>
            </w:rPr>
          </w:pPr>
          <w:sdt>
            <w:sdtPr>
              <w:tag w:val="goog_rdk_5332"/>
              <w:id w:val="1899556692"/>
            </w:sdtPr>
            <w:sdtContent>
              <w:ins w:id="5349" w:author="BHA Regulatory Affairs Unit" w:date="2026-07-29T16:06:00Z">
                <w:r>
                  <w:t>In need of a higher level of intervention than can be provided in a standard outpatient service setting.</w:t>
                </w:r>
              </w:ins>
            </w:sdtContent>
          </w:sdt>
        </w:p>
      </w:sdtContent>
    </w:sdt>
    <w:sdt>
      <w:sdtPr>
        <w:tag w:val="goog_rdk_5335"/>
        <w:id w:val="2081592099"/>
      </w:sdtPr>
      <w:sdtContent>
        <w:p w14:paraId="00000B24" w14:textId="77777777" w:rsidR="00CF3663" w:rsidRDefault="00000000">
          <w:pPr>
            <w:numPr>
              <w:ilvl w:val="0"/>
              <w:numId w:val="183"/>
            </w:numPr>
            <w:tabs>
              <w:tab w:val="left" w:pos="720"/>
              <w:tab w:val="left" w:pos="1440"/>
            </w:tabs>
            <w:spacing w:before="240"/>
            <w:rPr>
              <w:ins w:id="5350" w:author="BHA Regulatory Affairs Unit" w:date="2026-07-29T16:06:00Z"/>
            </w:rPr>
          </w:pPr>
          <w:sdt>
            <w:sdtPr>
              <w:tag w:val="goog_rdk_5334"/>
              <w:id w:val="-232674153"/>
            </w:sdtPr>
            <w:sdtContent>
              <w:ins w:id="5351" w:author="BHA Regulatory Affairs Unit" w:date="2026-07-29T16:06:00Z">
                <w:r>
                  <w:t>Service setting</w:t>
                </w:r>
              </w:ins>
            </w:sdtContent>
          </w:sdt>
        </w:p>
      </w:sdtContent>
    </w:sdt>
    <w:sdt>
      <w:sdtPr>
        <w:tag w:val="goog_rdk_5337"/>
        <w:id w:val="902365591"/>
      </w:sdtPr>
      <w:sdtContent>
        <w:p w14:paraId="00000B25" w14:textId="77777777" w:rsidR="00CF3663" w:rsidRDefault="00000000">
          <w:pPr>
            <w:numPr>
              <w:ilvl w:val="1"/>
              <w:numId w:val="183"/>
            </w:numPr>
            <w:tabs>
              <w:tab w:val="left" w:pos="720"/>
              <w:tab w:val="left" w:pos="1440"/>
            </w:tabs>
            <w:spacing w:before="240"/>
            <w:rPr>
              <w:ins w:id="5352" w:author="BHA Regulatory Affairs Unit" w:date="2026-07-29T16:06:00Z"/>
            </w:rPr>
          </w:pPr>
          <w:sdt>
            <w:sdtPr>
              <w:tag w:val="goog_rdk_5336"/>
              <w:id w:val="795997440"/>
            </w:sdtPr>
            <w:sdtContent>
              <w:ins w:id="5353" w:author="BHA Regulatory Affairs Unit" w:date="2026-07-29T16:06:00Z">
                <w:r>
                  <w:t>IOP services may be delivered via any outpatient setting or telehealth in accordance with the standards set forth in Part 1.16 of these Rules.</w:t>
                </w:r>
              </w:ins>
            </w:sdtContent>
          </w:sdt>
        </w:p>
      </w:sdtContent>
    </w:sdt>
    <w:sdt>
      <w:sdtPr>
        <w:tag w:val="goog_rdk_5339"/>
        <w:id w:val="-1592866051"/>
      </w:sdtPr>
      <w:sdtContent>
        <w:p w14:paraId="00000B26" w14:textId="77777777" w:rsidR="00CF3663" w:rsidRDefault="00000000">
          <w:pPr>
            <w:numPr>
              <w:ilvl w:val="1"/>
              <w:numId w:val="183"/>
            </w:numPr>
            <w:tabs>
              <w:tab w:val="left" w:pos="720"/>
              <w:tab w:val="left" w:pos="1440"/>
            </w:tabs>
            <w:spacing w:before="240"/>
            <w:rPr>
              <w:ins w:id="5354" w:author="BHA Regulatory Affairs Unit" w:date="2026-07-29T16:06:00Z"/>
            </w:rPr>
          </w:pPr>
          <w:sdt>
            <w:sdtPr>
              <w:tag w:val="goog_rdk_5338"/>
              <w:id w:val="-156377071"/>
            </w:sdtPr>
            <w:sdtContent>
              <w:ins w:id="5355" w:author="BHA Regulatory Affairs Unit" w:date="2026-07-29T16:06:00Z">
                <w:r>
                  <w:t>Agencies that provide IOP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5341"/>
        <w:id w:val="-143377713"/>
      </w:sdtPr>
      <w:sdtContent>
        <w:p w14:paraId="00000B27" w14:textId="77777777" w:rsidR="00CF3663" w:rsidRDefault="00000000">
          <w:pPr>
            <w:numPr>
              <w:ilvl w:val="0"/>
              <w:numId w:val="183"/>
            </w:numPr>
            <w:tabs>
              <w:tab w:val="left" w:pos="720"/>
              <w:tab w:val="left" w:pos="1440"/>
            </w:tabs>
            <w:spacing w:before="240"/>
            <w:rPr>
              <w:ins w:id="5356" w:author="BHA Regulatory Affairs Unit" w:date="2026-07-29T16:06:00Z"/>
            </w:rPr>
          </w:pPr>
          <w:sdt>
            <w:sdtPr>
              <w:tag w:val="goog_rdk_5340"/>
              <w:id w:val="-725581006"/>
            </w:sdtPr>
            <w:sdtContent>
              <w:ins w:id="5357" w:author="BHA Regulatory Affairs Unit" w:date="2026-07-29T16:06:00Z">
                <w:r>
                  <w:t>Service components and capabilities</w:t>
                </w:r>
              </w:ins>
            </w:sdtContent>
          </w:sdt>
        </w:p>
      </w:sdtContent>
    </w:sdt>
    <w:sdt>
      <w:sdtPr>
        <w:tag w:val="goog_rdk_5343"/>
        <w:id w:val="216895405"/>
      </w:sdtPr>
      <w:sdtContent>
        <w:p w14:paraId="00000B28" w14:textId="77777777" w:rsidR="00CF3663" w:rsidRDefault="00000000">
          <w:pPr>
            <w:numPr>
              <w:ilvl w:val="1"/>
              <w:numId w:val="183"/>
            </w:numPr>
            <w:tabs>
              <w:tab w:val="left" w:pos="720"/>
              <w:tab w:val="left" w:pos="1440"/>
            </w:tabs>
            <w:spacing w:before="240"/>
            <w:rPr>
              <w:ins w:id="5358" w:author="BHA Regulatory Affairs Unit" w:date="2026-07-29T16:06:00Z"/>
            </w:rPr>
          </w:pPr>
          <w:sdt>
            <w:sdtPr>
              <w:tag w:val="goog_rdk_5342"/>
              <w:id w:val="-87287405"/>
            </w:sdtPr>
            <w:sdtContent>
              <w:ins w:id="5359" w:author="BHA Regulatory Affairs Unit" w:date="2026-07-29T16:06:00Z">
                <w:r>
                  <w:t>All services must be provided as deemed appropriate by assessment of the individual receiving services.</w:t>
                </w:r>
              </w:ins>
            </w:sdtContent>
          </w:sdt>
        </w:p>
      </w:sdtContent>
    </w:sdt>
    <w:sdt>
      <w:sdtPr>
        <w:tag w:val="goog_rdk_5345"/>
        <w:id w:val="-1457145226"/>
      </w:sdtPr>
      <w:sdtContent>
        <w:p w14:paraId="00000B29" w14:textId="77777777" w:rsidR="00CF3663" w:rsidRDefault="00000000">
          <w:pPr>
            <w:numPr>
              <w:ilvl w:val="1"/>
              <w:numId w:val="183"/>
            </w:numPr>
            <w:tabs>
              <w:tab w:val="left" w:pos="720"/>
              <w:tab w:val="left" w:pos="1440"/>
            </w:tabs>
            <w:spacing w:before="240"/>
            <w:rPr>
              <w:ins w:id="5360" w:author="BHA Regulatory Affairs Unit" w:date="2026-07-29T16:06:00Z"/>
            </w:rPr>
          </w:pPr>
          <w:sdt>
            <w:sdtPr>
              <w:tag w:val="goog_rdk_5344"/>
              <w:id w:val="-720816323"/>
            </w:sdtPr>
            <w:sdtContent>
              <w:ins w:id="5361" w:author="BHA Regulatory Affairs Unit" w:date="2026-07-29T16:06:00Z">
                <w:r>
                  <w:t>IOP services provide intensive outpatient treatment services, and deliver nine (9) to nineteen (19) hours of clinical service hours per week, consisting of counseling, psychoeducation, and psychotherapy regarding management of addiction and co-occurring conditions.</w:t>
                </w:r>
              </w:ins>
            </w:sdtContent>
          </w:sdt>
        </w:p>
      </w:sdtContent>
    </w:sdt>
    <w:sdt>
      <w:sdtPr>
        <w:tag w:val="goog_rdk_5347"/>
        <w:id w:val="-1467906625"/>
      </w:sdtPr>
      <w:sdtContent>
        <w:p w14:paraId="00000B2A" w14:textId="77777777" w:rsidR="00CF3663" w:rsidRDefault="00000000">
          <w:pPr>
            <w:numPr>
              <w:ilvl w:val="1"/>
              <w:numId w:val="183"/>
            </w:numPr>
            <w:tabs>
              <w:tab w:val="left" w:pos="720"/>
              <w:tab w:val="left" w:pos="1440"/>
            </w:tabs>
            <w:spacing w:before="240"/>
            <w:rPr>
              <w:ins w:id="5362" w:author="BHA Regulatory Affairs Unit" w:date="2026-07-29T16:06:00Z"/>
            </w:rPr>
          </w:pPr>
          <w:sdt>
            <w:sdtPr>
              <w:tag w:val="goog_rdk_5346"/>
              <w:id w:val="1613901844"/>
            </w:sdtPr>
            <w:sdtContent>
              <w:ins w:id="5363" w:author="BHA Regulatory Affairs Unit" w:date="2026-07-29T16:06:00Z">
                <w:r>
                  <w:t>Services must be conducted in regularly scheduled sessions that follow a planned format of treatment services of:</w:t>
                </w:r>
              </w:ins>
            </w:sdtContent>
          </w:sdt>
        </w:p>
      </w:sdtContent>
    </w:sdt>
    <w:sdt>
      <w:sdtPr>
        <w:tag w:val="goog_rdk_5349"/>
        <w:id w:val="-833316197"/>
      </w:sdtPr>
      <w:sdtContent>
        <w:p w14:paraId="00000B2B" w14:textId="77777777" w:rsidR="00CF3663" w:rsidRDefault="00000000">
          <w:pPr>
            <w:numPr>
              <w:ilvl w:val="2"/>
              <w:numId w:val="183"/>
            </w:numPr>
            <w:tabs>
              <w:tab w:val="left" w:pos="720"/>
              <w:tab w:val="left" w:pos="1440"/>
            </w:tabs>
            <w:spacing w:before="240"/>
            <w:rPr>
              <w:ins w:id="5364" w:author="BHA Regulatory Affairs Unit" w:date="2026-07-29T16:06:00Z"/>
            </w:rPr>
          </w:pPr>
          <w:sdt>
            <w:sdtPr>
              <w:tag w:val="goog_rdk_5348"/>
              <w:id w:val="-1297934476"/>
            </w:sdtPr>
            <w:sdtContent>
              <w:ins w:id="5365" w:author="BHA Regulatory Affairs Unit" w:date="2026-07-29T16:06:00Z">
                <w:r>
                  <w:t xml:space="preserve">Nine (9) to nineteen (19) contact hours per week for adults; and </w:t>
                </w:r>
              </w:ins>
            </w:sdtContent>
          </w:sdt>
        </w:p>
      </w:sdtContent>
    </w:sdt>
    <w:sdt>
      <w:sdtPr>
        <w:tag w:val="goog_rdk_5351"/>
        <w:id w:val="-1546070359"/>
      </w:sdtPr>
      <w:sdtContent>
        <w:p w14:paraId="00000B2C" w14:textId="77777777" w:rsidR="00CF3663" w:rsidRDefault="00000000">
          <w:pPr>
            <w:numPr>
              <w:ilvl w:val="2"/>
              <w:numId w:val="183"/>
            </w:numPr>
            <w:tabs>
              <w:tab w:val="left" w:pos="720"/>
              <w:tab w:val="left" w:pos="1440"/>
            </w:tabs>
            <w:spacing w:before="240"/>
            <w:rPr>
              <w:ins w:id="5366" w:author="BHA Regulatory Affairs Unit" w:date="2026-07-29T16:06:00Z"/>
            </w:rPr>
          </w:pPr>
          <w:sdt>
            <w:sdtPr>
              <w:tag w:val="goog_rdk_5350"/>
              <w:id w:val="1258462222"/>
            </w:sdtPr>
            <w:sdtContent>
              <w:ins w:id="5367" w:author="BHA Regulatory Affairs Unit" w:date="2026-07-29T16:06:00Z">
                <w:r>
                  <w:t>Six (6) to nineteen (19) contact hours per week for children under the age of eighteen (18).</w:t>
                </w:r>
              </w:ins>
            </w:sdtContent>
          </w:sdt>
        </w:p>
      </w:sdtContent>
    </w:sdt>
    <w:sdt>
      <w:sdtPr>
        <w:tag w:val="goog_rdk_5353"/>
        <w:id w:val="-29779844"/>
      </w:sdtPr>
      <w:sdtContent>
        <w:p w14:paraId="00000B2D" w14:textId="77777777" w:rsidR="00CF3663" w:rsidRDefault="00000000">
          <w:pPr>
            <w:numPr>
              <w:ilvl w:val="2"/>
              <w:numId w:val="183"/>
            </w:numPr>
            <w:tabs>
              <w:tab w:val="left" w:pos="720"/>
              <w:tab w:val="left" w:pos="1440"/>
            </w:tabs>
            <w:spacing w:before="240"/>
            <w:rPr>
              <w:ins w:id="5368" w:author="BHA Regulatory Affairs Unit" w:date="2026-07-29T16:06:00Z"/>
            </w:rPr>
          </w:pPr>
          <w:sdt>
            <w:sdtPr>
              <w:tag w:val="goog_rdk_5352"/>
              <w:id w:val="740190800"/>
            </w:sdtPr>
            <w:sdtContent>
              <w:ins w:id="5369" w:author="BHA Regulatory Affairs Unit" w:date="2026-07-29T16:06:00Z">
                <w:r>
                  <w:t>Structured services must be provided at least three (3) calendar days per week.</w:t>
                </w:r>
              </w:ins>
            </w:sdtContent>
          </w:sdt>
        </w:p>
      </w:sdtContent>
    </w:sdt>
    <w:sdt>
      <w:sdtPr>
        <w:tag w:val="goog_rdk_5355"/>
        <w:id w:val="311832590"/>
      </w:sdtPr>
      <w:sdtContent>
        <w:p w14:paraId="00000B2E" w14:textId="77777777" w:rsidR="00CF3663" w:rsidRDefault="00000000">
          <w:pPr>
            <w:numPr>
              <w:ilvl w:val="1"/>
              <w:numId w:val="183"/>
            </w:numPr>
            <w:tabs>
              <w:tab w:val="left" w:pos="720"/>
              <w:tab w:val="left" w:pos="1440"/>
            </w:tabs>
            <w:spacing w:before="240"/>
            <w:rPr>
              <w:ins w:id="5370" w:author="BHA Regulatory Affairs Unit" w:date="2026-07-29T16:06:00Z"/>
            </w:rPr>
          </w:pPr>
          <w:sdt>
            <w:sdtPr>
              <w:tag w:val="goog_rdk_5354"/>
              <w:id w:val="1862494568"/>
            </w:sdtPr>
            <w:sdtContent>
              <w:ins w:id="5371" w:author="BHA Regulatory Affairs Unit" w:date="2026-07-29T16:06:00Z">
                <w:r>
                  <w:t>Services may include individual therapy, group therapy, MAT monitoring and/or education, psychiatric medication education and/or monitoring, family therapy, peer professional services, educational/occupational groups, recreational therapy, and other therapies as deemed appropriate by assessment of the individual receiving services.</w:t>
                </w:r>
              </w:ins>
            </w:sdtContent>
          </w:sdt>
        </w:p>
      </w:sdtContent>
    </w:sdt>
    <w:sdt>
      <w:sdtPr>
        <w:tag w:val="goog_rdk_5357"/>
        <w:id w:val="-605159321"/>
      </w:sdtPr>
      <w:sdtContent>
        <w:p w14:paraId="00000B2F" w14:textId="77777777" w:rsidR="00CF3663" w:rsidRDefault="00000000">
          <w:pPr>
            <w:numPr>
              <w:ilvl w:val="0"/>
              <w:numId w:val="183"/>
            </w:numPr>
            <w:tabs>
              <w:tab w:val="left" w:pos="720"/>
              <w:tab w:val="left" w:pos="1440"/>
            </w:tabs>
            <w:spacing w:before="240"/>
            <w:rPr>
              <w:ins w:id="5372" w:author="BHA Regulatory Affairs Unit" w:date="2026-07-29T16:06:00Z"/>
            </w:rPr>
          </w:pPr>
          <w:sdt>
            <w:sdtPr>
              <w:tag w:val="goog_rdk_5356"/>
              <w:id w:val="-1556873811"/>
            </w:sdtPr>
            <w:sdtContent>
              <w:ins w:id="5373" w:author="BHA Regulatory Affairs Unit" w:date="2026-07-29T16:06:00Z">
                <w:r>
                  <w:t>Support systems</w:t>
                </w:r>
              </w:ins>
            </w:sdtContent>
          </w:sdt>
        </w:p>
      </w:sdtContent>
    </w:sdt>
    <w:sdt>
      <w:sdtPr>
        <w:tag w:val="goog_rdk_5359"/>
        <w:id w:val="1748447208"/>
      </w:sdtPr>
      <w:sdtContent>
        <w:p w14:paraId="00000B30" w14:textId="77777777" w:rsidR="00CF3663" w:rsidRDefault="00000000">
          <w:pPr>
            <w:numPr>
              <w:ilvl w:val="1"/>
              <w:numId w:val="183"/>
            </w:numPr>
            <w:tabs>
              <w:tab w:val="left" w:pos="720"/>
              <w:tab w:val="left" w:pos="1440"/>
            </w:tabs>
            <w:spacing w:before="240"/>
            <w:rPr>
              <w:ins w:id="5374" w:author="BHA Regulatory Affairs Unit" w:date="2026-07-29T16:06:00Z"/>
            </w:rPr>
          </w:pPr>
          <w:sdt>
            <w:sdtPr>
              <w:tag w:val="goog_rdk_5358"/>
              <w:id w:val="1912877472"/>
            </w:sdtPr>
            <w:sdtContent>
              <w:ins w:id="5375" w:author="BHA Regulatory Affairs Unit" w:date="2026-07-29T16:06:00Z">
                <w:r>
                  <w:t>Agencies providing IOP treatment must inform individuals receiving treatment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5361"/>
        <w:id w:val="-274295392"/>
      </w:sdtPr>
      <w:sdtContent>
        <w:p w14:paraId="00000B31" w14:textId="77777777" w:rsidR="00CF3663" w:rsidRDefault="00000000">
          <w:pPr>
            <w:numPr>
              <w:ilvl w:val="1"/>
              <w:numId w:val="183"/>
            </w:numPr>
            <w:tabs>
              <w:tab w:val="left" w:pos="720"/>
              <w:tab w:val="left" w:pos="1440"/>
            </w:tabs>
            <w:spacing w:before="240"/>
            <w:rPr>
              <w:ins w:id="5376" w:author="BHA Regulatory Affairs Unit" w:date="2026-07-29T16:06:00Z"/>
            </w:rPr>
          </w:pPr>
          <w:sdt>
            <w:sdtPr>
              <w:tag w:val="goog_rdk_5360"/>
              <w:id w:val="-94035567"/>
            </w:sdtPr>
            <w:sdtContent>
              <w:ins w:id="5377" w:author="BHA Regulatory Affairs Unit" w:date="2026-07-29T16:06:00Z">
                <w:r>
                  <w:t>Agencies providing IOP services must have direct affiliation or close coordination through referral to more and less intensive levels of care. Agencies must also have a documented consultation and/or referral process through internal staff or other affiliation in place with an addiction specialist physician for medical, psychiatric, and MAT services needs as needed.</w:t>
                </w:r>
              </w:ins>
            </w:sdtContent>
          </w:sdt>
        </w:p>
      </w:sdtContent>
    </w:sdt>
    <w:sdt>
      <w:sdtPr>
        <w:tag w:val="goog_rdk_5363"/>
        <w:id w:val="-664736962"/>
      </w:sdtPr>
      <w:sdtContent>
        <w:p w14:paraId="00000B32" w14:textId="77777777" w:rsidR="00CF3663" w:rsidRDefault="00000000">
          <w:pPr>
            <w:numPr>
              <w:ilvl w:val="2"/>
              <w:numId w:val="183"/>
            </w:numPr>
            <w:tabs>
              <w:tab w:val="left" w:pos="720"/>
              <w:tab w:val="left" w:pos="1440"/>
            </w:tabs>
            <w:spacing w:before="240"/>
            <w:rPr>
              <w:ins w:id="5378" w:author="BHA Regulatory Affairs Unit" w:date="2026-07-29T16:06:00Z"/>
            </w:rPr>
          </w:pPr>
          <w:sdt>
            <w:sdtPr>
              <w:tag w:val="goog_rdk_5362"/>
              <w:id w:val="1385762715"/>
            </w:sdtPr>
            <w:sdtContent>
              <w:ins w:id="5379" w:author="BHA Regulatory Affairs Unit" w:date="2026-07-29T16:06:00Z">
                <w:r>
                  <w:t>Referral(s) will be provided in collaboration with the individual and their choice(s) for referred services.</w:t>
                </w:r>
              </w:ins>
            </w:sdtContent>
          </w:sdt>
        </w:p>
      </w:sdtContent>
    </w:sdt>
    <w:sdt>
      <w:sdtPr>
        <w:tag w:val="goog_rdk_5365"/>
        <w:id w:val="-2126658620"/>
      </w:sdtPr>
      <w:sdtContent>
        <w:p w14:paraId="00000B33" w14:textId="77777777" w:rsidR="00CF3663" w:rsidRDefault="00000000">
          <w:pPr>
            <w:numPr>
              <w:ilvl w:val="0"/>
              <w:numId w:val="183"/>
            </w:numPr>
            <w:tabs>
              <w:tab w:val="left" w:pos="720"/>
              <w:tab w:val="left" w:pos="1440"/>
            </w:tabs>
            <w:spacing w:before="240"/>
            <w:rPr>
              <w:ins w:id="5380" w:author="BHA Regulatory Affairs Unit" w:date="2026-07-29T16:06:00Z"/>
            </w:rPr>
          </w:pPr>
          <w:sdt>
            <w:sdtPr>
              <w:tag w:val="goog_rdk_5364"/>
              <w:id w:val="237169758"/>
            </w:sdtPr>
            <w:sdtContent>
              <w:ins w:id="5381" w:author="BHA Regulatory Affairs Unit" w:date="2026-07-29T16:06:00Z">
                <w:r>
                  <w:t>Policies and procedures</w:t>
                </w:r>
              </w:ins>
            </w:sdtContent>
          </w:sdt>
        </w:p>
      </w:sdtContent>
    </w:sdt>
    <w:sdt>
      <w:sdtPr>
        <w:tag w:val="goog_rdk_5367"/>
        <w:id w:val="262896353"/>
      </w:sdtPr>
      <w:sdtContent>
        <w:p w14:paraId="00000B34" w14:textId="77777777" w:rsidR="00CF3663" w:rsidRDefault="00000000">
          <w:pPr>
            <w:numPr>
              <w:ilvl w:val="1"/>
              <w:numId w:val="183"/>
            </w:numPr>
            <w:tabs>
              <w:tab w:val="left" w:pos="720"/>
              <w:tab w:val="left" w:pos="1440"/>
              <w:tab w:val="left" w:pos="2160"/>
            </w:tabs>
            <w:spacing w:before="240" w:after="200"/>
            <w:rPr>
              <w:ins w:id="5382" w:author="BHA Regulatory Affairs Unit" w:date="2026-07-29T16:06:00Z"/>
            </w:rPr>
          </w:pPr>
          <w:sdt>
            <w:sdtPr>
              <w:tag w:val="goog_rdk_5366"/>
              <w:id w:val="-1993559264"/>
            </w:sdtPr>
            <w:sdtContent>
              <w:ins w:id="5383" w:author="BHA Regulatory Affairs Unit" w:date="2026-07-29T16:06:00Z">
                <w:r>
                  <w:t>Agencies must develop, implement, and enforce policies and procedures to address service delivery expectations. These policies and procedures must address, but are not limited to, the following:</w:t>
                </w:r>
              </w:ins>
            </w:sdtContent>
          </w:sdt>
        </w:p>
      </w:sdtContent>
    </w:sdt>
    <w:sdt>
      <w:sdtPr>
        <w:tag w:val="goog_rdk_5369"/>
        <w:id w:val="-341925298"/>
      </w:sdtPr>
      <w:sdtContent>
        <w:p w14:paraId="00000B35" w14:textId="77777777" w:rsidR="00CF3663" w:rsidRDefault="00000000">
          <w:pPr>
            <w:numPr>
              <w:ilvl w:val="2"/>
              <w:numId w:val="183"/>
            </w:numPr>
            <w:tabs>
              <w:tab w:val="left" w:pos="720"/>
              <w:tab w:val="left" w:pos="1440"/>
              <w:tab w:val="left" w:pos="2160"/>
            </w:tabs>
            <w:spacing w:before="200" w:after="200"/>
            <w:rPr>
              <w:ins w:id="5384" w:author="BHA Regulatory Affairs Unit" w:date="2026-07-29T16:06:00Z"/>
            </w:rPr>
          </w:pPr>
          <w:sdt>
            <w:sdtPr>
              <w:tag w:val="goog_rdk_5368"/>
              <w:id w:val="-934442169"/>
            </w:sdtPr>
            <w:sdtContent>
              <w:ins w:id="5385" w:author="BHA Regulatory Affairs Unit" w:date="2026-07-29T16:06:00Z">
                <w:r>
                  <w:t>Responding to urgent medical and psychiatric needs that may arise, including when to seek medical consultation, when to call 911, and when to call 988;</w:t>
                </w:r>
              </w:ins>
            </w:sdtContent>
          </w:sdt>
        </w:p>
      </w:sdtContent>
    </w:sdt>
    <w:sdt>
      <w:sdtPr>
        <w:tag w:val="goog_rdk_5371"/>
        <w:id w:val="1876016300"/>
      </w:sdtPr>
      <w:sdtContent>
        <w:p w14:paraId="00000B36" w14:textId="77777777" w:rsidR="00CF3663" w:rsidRDefault="00000000">
          <w:pPr>
            <w:numPr>
              <w:ilvl w:val="2"/>
              <w:numId w:val="183"/>
            </w:numPr>
            <w:tabs>
              <w:tab w:val="left" w:pos="720"/>
              <w:tab w:val="left" w:pos="1440"/>
              <w:tab w:val="left" w:pos="2160"/>
            </w:tabs>
            <w:spacing w:before="200" w:after="200"/>
            <w:rPr>
              <w:ins w:id="5386" w:author="BHA Regulatory Affairs Unit" w:date="2026-07-29T16:06:00Z"/>
            </w:rPr>
          </w:pPr>
          <w:sdt>
            <w:sdtPr>
              <w:tag w:val="goog_rdk_5370"/>
              <w:id w:val="496239447"/>
            </w:sdtPr>
            <w:sdtContent>
              <w:ins w:id="5387" w:author="BHA Regulatory Affairs Unit" w:date="2026-07-29T16:06:00Z">
                <w:r>
                  <w:t>Coordination of care with external providers, including interaction with formally affiliated providers and programs for the delivery of required services, if applicable;</w:t>
                </w:r>
              </w:ins>
            </w:sdtContent>
          </w:sdt>
        </w:p>
      </w:sdtContent>
    </w:sdt>
    <w:sdt>
      <w:sdtPr>
        <w:tag w:val="goog_rdk_5373"/>
        <w:id w:val="766286331"/>
      </w:sdtPr>
      <w:sdtContent>
        <w:p w14:paraId="00000B37" w14:textId="77777777" w:rsidR="00CF3663" w:rsidRDefault="00000000">
          <w:pPr>
            <w:numPr>
              <w:ilvl w:val="2"/>
              <w:numId w:val="183"/>
            </w:numPr>
            <w:tabs>
              <w:tab w:val="left" w:pos="720"/>
              <w:tab w:val="left" w:pos="1440"/>
              <w:tab w:val="left" w:pos="2160"/>
            </w:tabs>
            <w:spacing w:before="200" w:after="200"/>
            <w:rPr>
              <w:ins w:id="5388" w:author="BHA Regulatory Affairs Unit" w:date="2026-07-29T16:06:00Z"/>
            </w:rPr>
          </w:pPr>
          <w:sdt>
            <w:sdtPr>
              <w:tag w:val="goog_rdk_5372"/>
              <w:id w:val="-641552143"/>
            </w:sdtPr>
            <w:sdtContent>
              <w:ins w:id="5389" w:author="BHA Regulatory Affairs Unit" w:date="2026-07-29T16:06:00Z">
                <w:r>
                  <w:t>Coordination of care for behavioral health services with access to medications, if the agency does not offer medications directly. This must include consideration of access to medication assisted treatment (MAT) and psychiatric medications;</w:t>
                </w:r>
              </w:ins>
            </w:sdtContent>
          </w:sdt>
        </w:p>
      </w:sdtContent>
    </w:sdt>
    <w:sdt>
      <w:sdtPr>
        <w:tag w:val="goog_rdk_5375"/>
        <w:id w:val="-656232989"/>
      </w:sdtPr>
      <w:sdtContent>
        <w:p w14:paraId="00000B38" w14:textId="77777777" w:rsidR="00CF3663" w:rsidRDefault="00000000">
          <w:pPr>
            <w:numPr>
              <w:ilvl w:val="2"/>
              <w:numId w:val="183"/>
            </w:numPr>
            <w:tabs>
              <w:tab w:val="left" w:pos="720"/>
              <w:tab w:val="left" w:pos="1440"/>
              <w:tab w:val="left" w:pos="2160"/>
            </w:tabs>
            <w:spacing w:before="200" w:after="200"/>
            <w:rPr>
              <w:ins w:id="5390" w:author="BHA Regulatory Affairs Unit" w:date="2026-07-29T16:06:00Z"/>
            </w:rPr>
          </w:pPr>
          <w:sdt>
            <w:sdtPr>
              <w:tag w:val="goog_rdk_5374"/>
              <w:id w:val="-352191623"/>
            </w:sdtPr>
            <w:sdtContent>
              <w:ins w:id="5391" w:author="BHA Regulatory Affairs Unit" w:date="2026-07-29T16:06:00Z">
                <w:r>
                  <w:t>Addressing how physical examinations for individuals will be incorporated into treatment services. This includes, but is not limited to:</w:t>
                </w:r>
              </w:ins>
            </w:sdtContent>
          </w:sdt>
        </w:p>
      </w:sdtContent>
    </w:sdt>
    <w:sdt>
      <w:sdtPr>
        <w:tag w:val="goog_rdk_5377"/>
        <w:id w:val="-1875266039"/>
      </w:sdtPr>
      <w:sdtContent>
        <w:p w14:paraId="00000B39" w14:textId="77777777" w:rsidR="00CF3663" w:rsidRDefault="00000000">
          <w:pPr>
            <w:numPr>
              <w:ilvl w:val="3"/>
              <w:numId w:val="183"/>
            </w:numPr>
            <w:tabs>
              <w:tab w:val="left" w:pos="720"/>
              <w:tab w:val="left" w:pos="1440"/>
              <w:tab w:val="left" w:pos="2160"/>
            </w:tabs>
            <w:spacing w:before="200" w:after="200"/>
            <w:rPr>
              <w:ins w:id="5392" w:author="BHA Regulatory Affairs Unit" w:date="2026-07-29T16:06:00Z"/>
            </w:rPr>
          </w:pPr>
          <w:sdt>
            <w:sdtPr>
              <w:tag w:val="goog_rdk_5376"/>
              <w:id w:val="-1312527419"/>
            </w:sdtPr>
            <w:sdtContent>
              <w:ins w:id="5393" w:author="BHA Regulatory Affairs Unit" w:date="2026-07-29T16:06:00Z">
                <w:r>
                  <w:t>Obtaining the individual’s consent to coordinate with external medical provider(s) and incorporating physical health needs into ongoing treatment;</w:t>
                </w:r>
              </w:ins>
            </w:sdtContent>
          </w:sdt>
        </w:p>
      </w:sdtContent>
    </w:sdt>
    <w:sdt>
      <w:sdtPr>
        <w:tag w:val="goog_rdk_5379"/>
        <w:id w:val="1582699901"/>
      </w:sdtPr>
      <w:sdtContent>
        <w:p w14:paraId="00000B3A" w14:textId="77777777" w:rsidR="00CF3663" w:rsidRDefault="00000000">
          <w:pPr>
            <w:numPr>
              <w:ilvl w:val="3"/>
              <w:numId w:val="183"/>
            </w:numPr>
            <w:tabs>
              <w:tab w:val="left" w:pos="720"/>
              <w:tab w:val="left" w:pos="1440"/>
              <w:tab w:val="left" w:pos="2160"/>
            </w:tabs>
            <w:spacing w:before="200" w:after="200"/>
            <w:rPr>
              <w:ins w:id="5394" w:author="BHA Regulatory Affairs Unit" w:date="2026-07-29T16:06:00Z"/>
            </w:rPr>
          </w:pPr>
          <w:sdt>
            <w:sdtPr>
              <w:tag w:val="goog_rdk_5378"/>
              <w:id w:val="-1313165666"/>
            </w:sdtPr>
            <w:sdtContent>
              <w:ins w:id="5395" w:author="BHA Regulatory Affairs Unit" w:date="2026-07-29T16:06:00Z">
                <w:r>
                  <w:t>Expectations for when an individual refuses or is unable to obtain, or provide record of, a physical examination;</w:t>
                </w:r>
              </w:ins>
            </w:sdtContent>
          </w:sdt>
        </w:p>
      </w:sdtContent>
    </w:sdt>
    <w:sdt>
      <w:sdtPr>
        <w:tag w:val="goog_rdk_5381"/>
        <w:id w:val="-306188863"/>
      </w:sdtPr>
      <w:sdtContent>
        <w:p w14:paraId="00000B3B" w14:textId="77777777" w:rsidR="00CF3663" w:rsidRDefault="00000000">
          <w:pPr>
            <w:numPr>
              <w:ilvl w:val="3"/>
              <w:numId w:val="183"/>
            </w:numPr>
            <w:tabs>
              <w:tab w:val="left" w:pos="720"/>
              <w:tab w:val="left" w:pos="1440"/>
              <w:tab w:val="left" w:pos="2160"/>
            </w:tabs>
            <w:spacing w:before="200" w:after="200"/>
            <w:rPr>
              <w:ins w:id="5396" w:author="BHA Regulatory Affairs Unit" w:date="2026-07-29T16:06:00Z"/>
            </w:rPr>
          </w:pPr>
          <w:sdt>
            <w:sdtPr>
              <w:tag w:val="goog_rdk_5380"/>
              <w:id w:val="-293605205"/>
            </w:sdtPr>
            <w:sdtContent>
              <w:ins w:id="5397" w:author="BHA Regulatory Affairs Unit" w:date="2026-07-29T16:06:00Z">
                <w:r>
                  <w:t>Expectations for physical examinations to be relevant and timely for the individual’s presenting needs; and</w:t>
                </w:r>
              </w:ins>
            </w:sdtContent>
          </w:sdt>
        </w:p>
      </w:sdtContent>
    </w:sdt>
    <w:sdt>
      <w:sdtPr>
        <w:tag w:val="goog_rdk_5383"/>
        <w:id w:val="217473306"/>
      </w:sdtPr>
      <w:sdtContent>
        <w:p w14:paraId="00000B3C" w14:textId="77777777" w:rsidR="00CF3663" w:rsidRDefault="00000000">
          <w:pPr>
            <w:numPr>
              <w:ilvl w:val="3"/>
              <w:numId w:val="183"/>
            </w:numPr>
            <w:tabs>
              <w:tab w:val="left" w:pos="720"/>
              <w:tab w:val="left" w:pos="1440"/>
              <w:tab w:val="left" w:pos="2160"/>
            </w:tabs>
            <w:spacing w:before="200" w:after="200"/>
            <w:rPr>
              <w:ins w:id="5398" w:author="BHA Regulatory Affairs Unit" w:date="2026-07-29T16:06:00Z"/>
            </w:rPr>
          </w:pPr>
          <w:sdt>
            <w:sdtPr>
              <w:tag w:val="goog_rdk_5382"/>
              <w:id w:val="930126874"/>
            </w:sdtPr>
            <w:sdtContent>
              <w:ins w:id="5399" w:author="BHA Regulatory Affairs Unit" w:date="2026-07-29T16:06:00Z">
                <w:r>
                  <w:t>How personnel are to document the refusal in the individual’s file.</w:t>
                </w:r>
              </w:ins>
            </w:sdtContent>
          </w:sdt>
        </w:p>
      </w:sdtContent>
    </w:sdt>
    <w:sdt>
      <w:sdtPr>
        <w:tag w:val="goog_rdk_5385"/>
        <w:id w:val="-1474301445"/>
      </w:sdtPr>
      <w:sdtContent>
        <w:p w14:paraId="00000B3D" w14:textId="77777777" w:rsidR="00CF3663" w:rsidRDefault="00000000">
          <w:pPr>
            <w:numPr>
              <w:ilvl w:val="2"/>
              <w:numId w:val="183"/>
            </w:numPr>
            <w:tabs>
              <w:tab w:val="left" w:pos="720"/>
              <w:tab w:val="left" w:pos="1440"/>
              <w:tab w:val="left" w:pos="2160"/>
            </w:tabs>
            <w:spacing w:before="200" w:after="200"/>
            <w:rPr>
              <w:ins w:id="5400" w:author="BHA Regulatory Affairs Unit" w:date="2026-07-29T16:06:00Z"/>
            </w:rPr>
          </w:pPr>
          <w:sdt>
            <w:sdtPr>
              <w:tag w:val="goog_rdk_5384"/>
              <w:id w:val="1629890022"/>
            </w:sdtPr>
            <w:sdtContent>
              <w:ins w:id="5401" w:author="BHA Regulatory Affairs Unit" w:date="2026-07-29T16:06:00Z">
                <w:r>
                  <w:t>Coordination of referrals to alternate levels of care, including contingencies to follow in the event that the preferred level of care is not available.</w:t>
                </w:r>
              </w:ins>
            </w:sdtContent>
          </w:sdt>
        </w:p>
      </w:sdtContent>
    </w:sdt>
    <w:sdt>
      <w:sdtPr>
        <w:tag w:val="goog_rdk_5387"/>
        <w:id w:val="61728244"/>
      </w:sdtPr>
      <w:sdtContent>
        <w:p w14:paraId="00000B3E" w14:textId="77777777" w:rsidR="00CF3663" w:rsidRDefault="00000000">
          <w:pPr>
            <w:keepNext/>
            <w:spacing w:before="240" w:after="60"/>
            <w:ind w:firstLine="0"/>
            <w:rPr>
              <w:ins w:id="5402" w:author="BHA Regulatory Affairs Unit" w:date="2026-07-29T16:06:00Z"/>
              <w:b/>
              <w:bCs/>
            </w:rPr>
          </w:pPr>
          <w:sdt>
            <w:sdtPr>
              <w:tag w:val="goog_rdk_5386"/>
              <w:id w:val="-1760574479"/>
            </w:sdtPr>
            <w:sdtContent>
              <w:ins w:id="5403" w:author="BHA Regulatory Affairs Unit" w:date="2026-07-29T16:06:00Z">
                <w:r>
                  <w:rPr>
                    <w:b/>
                    <w:bCs/>
                  </w:rPr>
                  <w:t>4.6.3</w:t>
                </w:r>
                <w:r>
                  <w:rPr>
                    <w:b/>
                    <w:bCs/>
                  </w:rPr>
                  <w:tab/>
                  <w:t>Personnel</w:t>
                </w:r>
              </w:ins>
            </w:sdtContent>
          </w:sdt>
        </w:p>
      </w:sdtContent>
    </w:sdt>
    <w:sdt>
      <w:sdtPr>
        <w:tag w:val="goog_rdk_5389"/>
        <w:id w:val="1457670736"/>
      </w:sdtPr>
      <w:sdtContent>
        <w:p w14:paraId="00000B3F" w14:textId="77777777" w:rsidR="00CF3663" w:rsidRDefault="00000000">
          <w:pPr>
            <w:numPr>
              <w:ilvl w:val="0"/>
              <w:numId w:val="184"/>
            </w:numPr>
            <w:tabs>
              <w:tab w:val="left" w:pos="720"/>
              <w:tab w:val="left" w:pos="1440"/>
            </w:tabs>
            <w:spacing w:before="240"/>
            <w:rPr>
              <w:ins w:id="5404" w:author="BHA Regulatory Affairs Unit" w:date="2026-07-29T16:06:00Z"/>
            </w:rPr>
          </w:pPr>
          <w:sdt>
            <w:sdtPr>
              <w:tag w:val="goog_rdk_5388"/>
              <w:id w:val="-887227786"/>
            </w:sdtPr>
            <w:sdtContent>
              <w:ins w:id="5405" w:author="BHA Regulatory Affairs Unit" w:date="2026-07-29T16:06:00Z">
                <w:r>
                  <w:t>Level of care requirements</w:t>
                </w:r>
              </w:ins>
            </w:sdtContent>
          </w:sdt>
        </w:p>
      </w:sdtContent>
    </w:sdt>
    <w:sdt>
      <w:sdtPr>
        <w:tag w:val="goog_rdk_5391"/>
        <w:id w:val="-1481773451"/>
      </w:sdtPr>
      <w:sdtContent>
        <w:p w14:paraId="00000B40" w14:textId="77777777" w:rsidR="00CF3663" w:rsidRDefault="00000000">
          <w:pPr>
            <w:numPr>
              <w:ilvl w:val="1"/>
              <w:numId w:val="184"/>
            </w:numPr>
            <w:tabs>
              <w:tab w:val="left" w:pos="720"/>
              <w:tab w:val="left" w:pos="1440"/>
            </w:tabs>
            <w:spacing w:before="240"/>
            <w:rPr>
              <w:ins w:id="5406" w:author="BHA Regulatory Affairs Unit" w:date="2026-07-29T16:06:00Z"/>
            </w:rPr>
          </w:pPr>
          <w:sdt>
            <w:sdtPr>
              <w:tag w:val="goog_rdk_5390"/>
              <w:id w:val="1830691750"/>
            </w:sdtPr>
            <w:sdtContent>
              <w:ins w:id="5407" w:author="BHA Regulatory Affairs Unit" w:date="2026-07-29T16:06:00Z">
                <w:r>
                  <w:t>Services must be provided by treatment personnel as listed in Part 1.15 of these Rules.</w:t>
                </w:r>
              </w:ins>
            </w:sdtContent>
          </w:sdt>
        </w:p>
      </w:sdtContent>
    </w:sdt>
    <w:bookmarkStart w:id="5408" w:name="_heading=h.xf0q3q1an6n8" w:colFirst="0" w:colLast="0" w:displacedByCustomXml="next"/>
    <w:bookmarkEnd w:id="5408" w:displacedByCustomXml="next"/>
    <w:sdt>
      <w:sdtPr>
        <w:tag w:val="goog_rdk_5393"/>
        <w:id w:val="899535192"/>
      </w:sdtPr>
      <w:sdtContent>
        <w:p w14:paraId="00000B41" w14:textId="77777777" w:rsidR="00CF3663" w:rsidRDefault="00000000">
          <w:pPr>
            <w:numPr>
              <w:ilvl w:val="1"/>
              <w:numId w:val="184"/>
            </w:numPr>
            <w:tabs>
              <w:tab w:val="left" w:pos="720"/>
              <w:tab w:val="left" w:pos="1440"/>
            </w:tabs>
            <w:spacing w:before="240"/>
            <w:rPr>
              <w:ins w:id="5409" w:author="BHA Regulatory Affairs Unit" w:date="2026-07-29T16:06:00Z"/>
            </w:rPr>
          </w:pPr>
          <w:sdt>
            <w:sdtPr>
              <w:tag w:val="goog_rdk_5392"/>
              <w:id w:val="-1390750416"/>
            </w:sdtPr>
            <w:sdtContent>
              <w:ins w:id="5410" w:author="BHA Regulatory Affairs Unit" w:date="2026-07-29T16:06:00Z">
                <w:r>
                  <w:t>Agencies providing IOP services must have a Program Director, as defined in Part 1.2.2 of these Rules.</w:t>
                </w:r>
              </w:ins>
            </w:sdtContent>
          </w:sdt>
        </w:p>
      </w:sdtContent>
    </w:sdt>
    <w:bookmarkStart w:id="5411" w:name="_heading=h.q8dhwlygb5ju" w:colFirst="0" w:colLast="0" w:displacedByCustomXml="next"/>
    <w:bookmarkEnd w:id="5411" w:displacedByCustomXml="next"/>
    <w:sdt>
      <w:sdtPr>
        <w:tag w:val="goog_rdk_5395"/>
        <w:id w:val="710558742"/>
      </w:sdtPr>
      <w:sdtContent>
        <w:p w14:paraId="00000B42" w14:textId="77777777" w:rsidR="00CF3663" w:rsidRDefault="00000000">
          <w:pPr>
            <w:numPr>
              <w:ilvl w:val="1"/>
              <w:numId w:val="184"/>
            </w:numPr>
            <w:tabs>
              <w:tab w:val="left" w:pos="720"/>
              <w:tab w:val="left" w:pos="1440"/>
            </w:tabs>
            <w:spacing w:before="240"/>
            <w:rPr>
              <w:ins w:id="5412" w:author="BHA Regulatory Affairs Unit" w:date="2026-07-29T16:06:00Z"/>
            </w:rPr>
          </w:pPr>
          <w:sdt>
            <w:sdtPr>
              <w:tag w:val="goog_rdk_5394"/>
              <w:id w:val="-519468345"/>
            </w:sdtPr>
            <w:sdtContent>
              <w:ins w:id="5413" w:author="BHA Regulatory Affairs Unit" w:date="2026-07-29T16:06:00Z">
                <w:r>
                  <w:t xml:space="preserve">Agencies providing IOP services are not required, but may elect to, employ a Medical Director, as defined in Part 1.2.2 of these Rules, or other medical personnel. </w:t>
                </w:r>
              </w:ins>
            </w:sdtContent>
          </w:sdt>
        </w:p>
      </w:sdtContent>
    </w:sdt>
    <w:sdt>
      <w:sdtPr>
        <w:tag w:val="goog_rdk_5397"/>
        <w:id w:val="-495397820"/>
      </w:sdtPr>
      <w:sdtContent>
        <w:p w14:paraId="00000B43" w14:textId="77777777" w:rsidR="00CF3663" w:rsidRDefault="00000000">
          <w:pPr>
            <w:numPr>
              <w:ilvl w:val="1"/>
              <w:numId w:val="184"/>
            </w:numPr>
            <w:tabs>
              <w:tab w:val="left" w:pos="720"/>
              <w:tab w:val="left" w:pos="1440"/>
            </w:tabs>
            <w:spacing w:before="240"/>
            <w:rPr>
              <w:ins w:id="5414" w:author="BHA Regulatory Affairs Unit" w:date="2026-07-29T16:06:00Z"/>
            </w:rPr>
          </w:pPr>
          <w:sdt>
            <w:sdtPr>
              <w:tag w:val="goog_rdk_5396"/>
              <w:id w:val="613394508"/>
            </w:sdtPr>
            <w:sdtContent>
              <w:ins w:id="5415" w:author="BHA Regulatory Affairs Unit" w:date="2026-07-29T16:06:00Z">
                <w:r>
                  <w:t>Agencies providing IOP services may also be staffed by Allied Health Personnel, as defined in Part 1.2.2 of these Rules</w:t>
                </w:r>
              </w:ins>
            </w:sdtContent>
          </w:sdt>
        </w:p>
      </w:sdtContent>
    </w:sdt>
    <w:sdt>
      <w:sdtPr>
        <w:tag w:val="goog_rdk_5399"/>
        <w:id w:val="388242917"/>
      </w:sdtPr>
      <w:sdtContent>
        <w:p w14:paraId="00000B44" w14:textId="77777777" w:rsidR="00CF3663" w:rsidRDefault="00000000">
          <w:pPr>
            <w:numPr>
              <w:ilvl w:val="0"/>
              <w:numId w:val="184"/>
            </w:numPr>
            <w:tabs>
              <w:tab w:val="left" w:pos="720"/>
              <w:tab w:val="left" w:pos="1440"/>
            </w:tabs>
            <w:spacing w:before="240"/>
            <w:rPr>
              <w:ins w:id="5416" w:author="BHA Regulatory Affairs Unit" w:date="2026-07-29T16:06:00Z"/>
            </w:rPr>
          </w:pPr>
          <w:sdt>
            <w:sdtPr>
              <w:tag w:val="goog_rdk_5398"/>
              <w:id w:val="-1409879559"/>
            </w:sdtPr>
            <w:sdtContent>
              <w:ins w:id="5417" w:author="BHA Regulatory Affairs Unit" w:date="2026-07-29T16:06:00Z">
                <w:r>
                  <w:t>Supervisor consultation</w:t>
                </w:r>
              </w:ins>
            </w:sdtContent>
          </w:sdt>
        </w:p>
      </w:sdtContent>
    </w:sdt>
    <w:sdt>
      <w:sdtPr>
        <w:tag w:val="goog_rdk_5401"/>
        <w:id w:val="-394761168"/>
      </w:sdtPr>
      <w:sdtContent>
        <w:p w14:paraId="00000B45" w14:textId="77777777" w:rsidR="00CF3663" w:rsidRDefault="00000000">
          <w:pPr>
            <w:numPr>
              <w:ilvl w:val="1"/>
              <w:numId w:val="184"/>
            </w:numPr>
            <w:tabs>
              <w:tab w:val="left" w:pos="720"/>
              <w:tab w:val="left" w:pos="1440"/>
            </w:tabs>
            <w:spacing w:before="240"/>
            <w:rPr>
              <w:ins w:id="5418" w:author="BHA Regulatory Affairs Unit" w:date="2026-07-29T16:06:00Z"/>
            </w:rPr>
          </w:pPr>
          <w:sdt>
            <w:sdtPr>
              <w:tag w:val="goog_rdk_5400"/>
              <w:id w:val="-1135511891"/>
            </w:sdtPr>
            <w:sdtContent>
              <w:ins w:id="5419" w:author="BHA Regulatory Affairs Unit" w:date="2026-07-29T16:06:00Z">
                <w:r>
                  <w:t xml:space="preserve">A supervisor must be available to support oversight of the agency and services. These oversight needs include, but are not limited to: </w:t>
                </w:r>
              </w:ins>
            </w:sdtContent>
          </w:sdt>
        </w:p>
      </w:sdtContent>
    </w:sdt>
    <w:sdt>
      <w:sdtPr>
        <w:tag w:val="goog_rdk_5403"/>
        <w:id w:val="1196138856"/>
      </w:sdtPr>
      <w:sdtContent>
        <w:p w14:paraId="00000B46" w14:textId="77777777" w:rsidR="00CF3663" w:rsidRDefault="00000000">
          <w:pPr>
            <w:numPr>
              <w:ilvl w:val="2"/>
              <w:numId w:val="184"/>
            </w:numPr>
            <w:tabs>
              <w:tab w:val="left" w:pos="720"/>
              <w:tab w:val="left" w:pos="1440"/>
            </w:tabs>
            <w:spacing w:before="240"/>
            <w:rPr>
              <w:ins w:id="5420" w:author="BHA Regulatory Affairs Unit" w:date="2026-07-29T16:06:00Z"/>
            </w:rPr>
          </w:pPr>
          <w:sdt>
            <w:sdtPr>
              <w:tag w:val="goog_rdk_5402"/>
              <w:id w:val="1563409795"/>
            </w:sdtPr>
            <w:sdtContent>
              <w:ins w:id="5421" w:author="BHA Regulatory Affairs Unit" w:date="2026-07-29T16:06:00Z">
                <w:r>
                  <w:t>Crisis and/or emergency situations;</w:t>
                </w:r>
              </w:ins>
            </w:sdtContent>
          </w:sdt>
        </w:p>
      </w:sdtContent>
    </w:sdt>
    <w:sdt>
      <w:sdtPr>
        <w:tag w:val="goog_rdk_5405"/>
        <w:id w:val="1153159830"/>
      </w:sdtPr>
      <w:sdtContent>
        <w:p w14:paraId="00000B47" w14:textId="77777777" w:rsidR="00CF3663" w:rsidRDefault="00000000">
          <w:pPr>
            <w:numPr>
              <w:ilvl w:val="2"/>
              <w:numId w:val="184"/>
            </w:numPr>
            <w:tabs>
              <w:tab w:val="left" w:pos="720"/>
              <w:tab w:val="left" w:pos="1440"/>
            </w:tabs>
            <w:spacing w:before="240"/>
            <w:rPr>
              <w:ins w:id="5422" w:author="BHA Regulatory Affairs Unit" w:date="2026-07-29T16:06:00Z"/>
            </w:rPr>
          </w:pPr>
          <w:sdt>
            <w:sdtPr>
              <w:tag w:val="goog_rdk_5404"/>
              <w:id w:val="-494775939"/>
            </w:sdtPr>
            <w:sdtContent>
              <w:ins w:id="5423" w:author="BHA Regulatory Affairs Unit" w:date="2026-07-29T16:06:00Z">
                <w:r>
                  <w:t>Behavioral health consultation;</w:t>
                </w:r>
              </w:ins>
            </w:sdtContent>
          </w:sdt>
        </w:p>
      </w:sdtContent>
    </w:sdt>
    <w:sdt>
      <w:sdtPr>
        <w:tag w:val="goog_rdk_5407"/>
        <w:id w:val="-1416142125"/>
      </w:sdtPr>
      <w:sdtContent>
        <w:p w14:paraId="00000B48" w14:textId="77777777" w:rsidR="00CF3663" w:rsidRDefault="00000000">
          <w:pPr>
            <w:numPr>
              <w:ilvl w:val="2"/>
              <w:numId w:val="184"/>
            </w:numPr>
            <w:tabs>
              <w:tab w:val="left" w:pos="720"/>
              <w:tab w:val="left" w:pos="1440"/>
            </w:tabs>
            <w:spacing w:before="240"/>
            <w:rPr>
              <w:ins w:id="5424" w:author="BHA Regulatory Affairs Unit" w:date="2026-07-29T16:06:00Z"/>
            </w:rPr>
          </w:pPr>
          <w:sdt>
            <w:sdtPr>
              <w:tag w:val="goog_rdk_5406"/>
              <w:id w:val="-648175901"/>
            </w:sdtPr>
            <w:sdtContent>
              <w:ins w:id="5425" w:author="BHA Regulatory Affairs Unit" w:date="2026-07-29T16:06:00Z">
                <w:r>
                  <w:t>Medical consultation; and/or</w:t>
                </w:r>
              </w:ins>
            </w:sdtContent>
          </w:sdt>
        </w:p>
      </w:sdtContent>
    </w:sdt>
    <w:sdt>
      <w:sdtPr>
        <w:tag w:val="goog_rdk_5409"/>
        <w:id w:val="-1055406261"/>
      </w:sdtPr>
      <w:sdtContent>
        <w:p w14:paraId="00000B49" w14:textId="77777777" w:rsidR="00CF3663" w:rsidRDefault="00000000">
          <w:pPr>
            <w:numPr>
              <w:ilvl w:val="2"/>
              <w:numId w:val="184"/>
            </w:numPr>
            <w:tabs>
              <w:tab w:val="left" w:pos="720"/>
              <w:tab w:val="left" w:pos="1440"/>
            </w:tabs>
            <w:spacing w:before="240"/>
            <w:rPr>
              <w:ins w:id="5426" w:author="BHA Regulatory Affairs Unit" w:date="2026-07-29T16:06:00Z"/>
            </w:rPr>
          </w:pPr>
          <w:sdt>
            <w:sdtPr>
              <w:tag w:val="goog_rdk_5408"/>
              <w:id w:val="340796117"/>
            </w:sdtPr>
            <w:sdtContent>
              <w:ins w:id="5427" w:author="BHA Regulatory Affairs Unit" w:date="2026-07-29T16:06:00Z">
                <w:r>
                  <w:t>Other related concerns, as necessary.</w:t>
                </w:r>
              </w:ins>
            </w:sdtContent>
          </w:sdt>
        </w:p>
      </w:sdtContent>
    </w:sdt>
    <w:sdt>
      <w:sdtPr>
        <w:tag w:val="goog_rdk_5411"/>
        <w:id w:val="-2034921691"/>
      </w:sdtPr>
      <w:sdtContent>
        <w:p w14:paraId="00000B4A" w14:textId="77777777" w:rsidR="00CF3663" w:rsidRDefault="00000000">
          <w:pPr>
            <w:numPr>
              <w:ilvl w:val="1"/>
              <w:numId w:val="184"/>
            </w:numPr>
            <w:tabs>
              <w:tab w:val="left" w:pos="720"/>
              <w:tab w:val="left" w:pos="1440"/>
            </w:tabs>
            <w:spacing w:before="240"/>
            <w:rPr>
              <w:ins w:id="5428" w:author="BHA Regulatory Affairs Unit" w:date="2026-07-29T16:06:00Z"/>
            </w:rPr>
          </w:pPr>
          <w:sdt>
            <w:sdtPr>
              <w:tag w:val="goog_rdk_5410"/>
              <w:id w:val="-1230637294"/>
            </w:sdtPr>
            <w:sdtContent>
              <w:ins w:id="5429" w:author="BHA Regulatory Affairs Unit" w:date="2026-07-29T16:06:00Z">
                <w:r>
                  <w:t>Supervisor consultation must be provided by the Program Director, Clinical Director, or a licensee, as defined in Part 1.2.2 of these Rules.</w:t>
                </w:r>
              </w:ins>
            </w:sdtContent>
          </w:sdt>
        </w:p>
      </w:sdtContent>
    </w:sdt>
    <w:sdt>
      <w:sdtPr>
        <w:tag w:val="goog_rdk_5413"/>
        <w:id w:val="-569882251"/>
      </w:sdtPr>
      <w:sdtContent>
        <w:p w14:paraId="00000B4B" w14:textId="77777777" w:rsidR="00CF3663" w:rsidRDefault="00000000">
          <w:pPr>
            <w:numPr>
              <w:ilvl w:val="1"/>
              <w:numId w:val="184"/>
            </w:numPr>
            <w:tabs>
              <w:tab w:val="left" w:pos="720"/>
              <w:tab w:val="left" w:pos="1440"/>
            </w:tabs>
            <w:spacing w:before="240"/>
            <w:rPr>
              <w:ins w:id="5430" w:author="BHA Regulatory Affairs Unit" w:date="2026-07-29T16:06:00Z"/>
            </w:rPr>
          </w:pPr>
          <w:sdt>
            <w:sdtPr>
              <w:tag w:val="goog_rdk_5412"/>
              <w:id w:val="-1208956421"/>
            </w:sdtPr>
            <w:sdtContent>
              <w:ins w:id="5431" w:author="BHA Regulatory Affairs Unit" w:date="2026-07-29T16:06:00Z">
                <w:r>
                  <w:t>A supervisor’s response may include on-site and/or telehealth consultation, which includes availability by phone, when appropriate.</w:t>
                </w:r>
              </w:ins>
            </w:sdtContent>
          </w:sdt>
        </w:p>
      </w:sdtContent>
    </w:sdt>
    <w:sdt>
      <w:sdtPr>
        <w:tag w:val="goog_rdk_5415"/>
        <w:id w:val="1349167743"/>
      </w:sdtPr>
      <w:sdtContent>
        <w:p w14:paraId="00000B4C" w14:textId="77777777" w:rsidR="00CF3663" w:rsidRDefault="00000000">
          <w:pPr>
            <w:numPr>
              <w:ilvl w:val="1"/>
              <w:numId w:val="184"/>
            </w:numPr>
            <w:tabs>
              <w:tab w:val="left" w:pos="720"/>
              <w:tab w:val="left" w:pos="1440"/>
            </w:tabs>
            <w:spacing w:before="240"/>
            <w:rPr>
              <w:ins w:id="5432" w:author="BHA Regulatory Affairs Unit" w:date="2026-07-29T16:06:00Z"/>
            </w:rPr>
          </w:pPr>
          <w:sdt>
            <w:sdtPr>
              <w:tag w:val="goog_rdk_5414"/>
              <w:id w:val="-626921541"/>
            </w:sdtPr>
            <w:sdtContent>
              <w:ins w:id="5433" w:author="BHA Regulatory Affairs Unit" w:date="2026-07-29T16:06:00Z">
                <w:r>
                  <w:t>Personnel must have access to supervisor consultation regarding individuals in care as follows:</w:t>
                </w:r>
              </w:ins>
            </w:sdtContent>
          </w:sdt>
        </w:p>
      </w:sdtContent>
    </w:sdt>
    <w:sdt>
      <w:sdtPr>
        <w:tag w:val="goog_rdk_5417"/>
        <w:id w:val="-1579337776"/>
      </w:sdtPr>
      <w:sdtContent>
        <w:p w14:paraId="00000B4D" w14:textId="77777777" w:rsidR="00CF3663" w:rsidRDefault="00000000">
          <w:pPr>
            <w:numPr>
              <w:ilvl w:val="2"/>
              <w:numId w:val="184"/>
            </w:numPr>
            <w:tabs>
              <w:tab w:val="left" w:pos="720"/>
              <w:tab w:val="left" w:pos="1440"/>
            </w:tabs>
            <w:spacing w:before="240"/>
            <w:rPr>
              <w:ins w:id="5434" w:author="BHA Regulatory Affairs Unit" w:date="2026-07-29T16:06:00Z"/>
            </w:rPr>
          </w:pPr>
          <w:sdt>
            <w:sdtPr>
              <w:tag w:val="goog_rdk_5416"/>
              <w:id w:val="-1831905467"/>
            </w:sdtPr>
            <w:sdtContent>
              <w:ins w:id="5435" w:author="BHA Regulatory Affairs Unit" w:date="2026-07-29T16:06:00Z">
                <w:r>
                  <w:t>Within one (1) hour for crisis and/or emergency situations, and</w:t>
                </w:r>
              </w:ins>
            </w:sdtContent>
          </w:sdt>
        </w:p>
      </w:sdtContent>
    </w:sdt>
    <w:sdt>
      <w:sdtPr>
        <w:tag w:val="goog_rdk_5419"/>
        <w:id w:val="-802286367"/>
      </w:sdtPr>
      <w:sdtContent>
        <w:p w14:paraId="00000B4E" w14:textId="77777777" w:rsidR="00CF3663" w:rsidRDefault="00000000">
          <w:pPr>
            <w:numPr>
              <w:ilvl w:val="2"/>
              <w:numId w:val="184"/>
            </w:numPr>
            <w:tabs>
              <w:tab w:val="left" w:pos="720"/>
              <w:tab w:val="left" w:pos="1440"/>
            </w:tabs>
            <w:spacing w:before="240"/>
            <w:rPr>
              <w:ins w:id="5436" w:author="BHA Regulatory Affairs Unit" w:date="2026-07-29T16:06:00Z"/>
            </w:rPr>
          </w:pPr>
          <w:sdt>
            <w:sdtPr>
              <w:tag w:val="goog_rdk_5418"/>
              <w:id w:val="40415082"/>
            </w:sdtPr>
            <w:sdtContent>
              <w:ins w:id="5437" w:author="BHA Regulatory Affairs Unit" w:date="2026-07-29T16:06:00Z">
                <w:r>
                  <w:t>Within eight (8) hours for behavioral health, medical, and/or other related concerns, as necessary.</w:t>
                </w:r>
              </w:ins>
            </w:sdtContent>
          </w:sdt>
        </w:p>
      </w:sdtContent>
    </w:sdt>
    <w:sdt>
      <w:sdtPr>
        <w:tag w:val="goog_rdk_5421"/>
        <w:id w:val="262185487"/>
      </w:sdtPr>
      <w:sdtContent>
        <w:p w14:paraId="00000B4F" w14:textId="77777777" w:rsidR="00CF3663" w:rsidRDefault="00000000">
          <w:pPr>
            <w:numPr>
              <w:ilvl w:val="0"/>
              <w:numId w:val="184"/>
            </w:numPr>
            <w:tabs>
              <w:tab w:val="left" w:pos="720"/>
              <w:tab w:val="left" w:pos="1440"/>
            </w:tabs>
            <w:spacing w:before="240"/>
            <w:rPr>
              <w:ins w:id="5438" w:author="BHA Regulatory Affairs Unit" w:date="2026-07-29T16:06:00Z"/>
            </w:rPr>
          </w:pPr>
          <w:sdt>
            <w:sdtPr>
              <w:tag w:val="goog_rdk_5420"/>
              <w:id w:val="492074715"/>
            </w:sdtPr>
            <w:sdtContent>
              <w:ins w:id="5439" w:author="BHA Regulatory Affairs Unit" w:date="2026-07-29T16:06:00Z">
                <w:r>
                  <w:t xml:space="preserve">Training </w:t>
                </w:r>
              </w:ins>
            </w:sdtContent>
          </w:sdt>
        </w:p>
      </w:sdtContent>
    </w:sdt>
    <w:sdt>
      <w:sdtPr>
        <w:tag w:val="goog_rdk_5423"/>
        <w:id w:val="2140977313"/>
      </w:sdtPr>
      <w:sdtContent>
        <w:p w14:paraId="00000B50" w14:textId="77777777" w:rsidR="00CF3663" w:rsidRDefault="00000000">
          <w:pPr>
            <w:numPr>
              <w:ilvl w:val="1"/>
              <w:numId w:val="184"/>
            </w:numPr>
            <w:tabs>
              <w:tab w:val="left" w:pos="720"/>
              <w:tab w:val="left" w:pos="1440"/>
            </w:tabs>
            <w:spacing w:before="240"/>
            <w:rPr>
              <w:ins w:id="5440" w:author="BHA Regulatory Affairs Unit" w:date="2026-07-29T16:06:00Z"/>
            </w:rPr>
          </w:pPr>
          <w:sdt>
            <w:sdtPr>
              <w:tag w:val="goog_rdk_5422"/>
              <w:id w:val="1856330493"/>
            </w:sdtPr>
            <w:sdtContent>
              <w:ins w:id="5441" w:author="BHA Regulatory Affairs Unit" w:date="2026-07-29T16:06:00Z">
                <w:r>
                  <w:t>The agency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5425"/>
        <w:id w:val="633066232"/>
      </w:sdtPr>
      <w:sdtContent>
        <w:p w14:paraId="00000B51" w14:textId="77777777" w:rsidR="00CF3663" w:rsidRDefault="00000000">
          <w:pPr>
            <w:numPr>
              <w:ilvl w:val="1"/>
              <w:numId w:val="184"/>
            </w:numPr>
            <w:tabs>
              <w:tab w:val="left" w:pos="720"/>
              <w:tab w:val="left" w:pos="1440"/>
            </w:tabs>
            <w:spacing w:before="240"/>
            <w:rPr>
              <w:ins w:id="5442" w:author="BHA Regulatory Affairs Unit" w:date="2026-07-29T16:06:00Z"/>
            </w:rPr>
          </w:pPr>
          <w:sdt>
            <w:sdtPr>
              <w:tag w:val="goog_rdk_5424"/>
              <w:id w:val="55988322"/>
            </w:sdtPr>
            <w:sdtContent>
              <w:ins w:id="5443" w:author="BHA Regulatory Affairs Unit" w:date="2026-07-29T16:06:00Z">
                <w:r>
                  <w:t>Training must include the signs and symptoms of mental health, substance use and co-occurring disorders, and the basics of psychopharmacology.</w:t>
                </w:r>
              </w:ins>
            </w:sdtContent>
          </w:sdt>
        </w:p>
      </w:sdtContent>
    </w:sdt>
    <w:sdt>
      <w:sdtPr>
        <w:tag w:val="goog_rdk_5427"/>
        <w:id w:val="-797010383"/>
      </w:sdtPr>
      <w:sdtContent>
        <w:p w14:paraId="00000B52" w14:textId="77777777" w:rsidR="00CF3663" w:rsidRDefault="00000000">
          <w:pPr>
            <w:keepNext/>
            <w:spacing w:before="240" w:after="60"/>
            <w:ind w:firstLine="0"/>
            <w:rPr>
              <w:ins w:id="5444" w:author="BHA Regulatory Affairs Unit" w:date="2026-07-29T16:06:00Z"/>
              <w:b/>
              <w:bCs/>
            </w:rPr>
          </w:pPr>
          <w:sdt>
            <w:sdtPr>
              <w:tag w:val="goog_rdk_5426"/>
              <w:id w:val="1212336698"/>
            </w:sdtPr>
            <w:sdtContent>
              <w:ins w:id="5445" w:author="BHA Regulatory Affairs Unit" w:date="2026-07-29T16:06:00Z">
                <w:r>
                  <w:rPr>
                    <w:b/>
                    <w:bCs/>
                  </w:rPr>
                  <w:t>4.6.4</w:t>
                </w:r>
                <w:r>
                  <w:rPr>
                    <w:b/>
                    <w:bCs/>
                  </w:rPr>
                  <w:tab/>
                  <w:t>Documentation and Timeliness</w:t>
                </w:r>
              </w:ins>
            </w:sdtContent>
          </w:sdt>
        </w:p>
      </w:sdtContent>
    </w:sdt>
    <w:sdt>
      <w:sdtPr>
        <w:tag w:val="goog_rdk_5429"/>
        <w:id w:val="-15571574"/>
      </w:sdtPr>
      <w:sdtContent>
        <w:p w14:paraId="00000B53" w14:textId="77777777" w:rsidR="00CF3663" w:rsidRDefault="00000000">
          <w:pPr>
            <w:numPr>
              <w:ilvl w:val="0"/>
              <w:numId w:val="185"/>
            </w:numPr>
            <w:tabs>
              <w:tab w:val="left" w:pos="720"/>
              <w:tab w:val="left" w:pos="1440"/>
            </w:tabs>
            <w:spacing w:before="240"/>
            <w:rPr>
              <w:ins w:id="5446" w:author="BHA Regulatory Affairs Unit" w:date="2026-07-29T16:06:00Z"/>
            </w:rPr>
          </w:pPr>
          <w:sdt>
            <w:sdtPr>
              <w:tag w:val="goog_rdk_5428"/>
              <w:id w:val="-1874170330"/>
            </w:sdtPr>
            <w:sdtContent>
              <w:ins w:id="5447" w:author="BHA Regulatory Affairs Unit" w:date="2026-07-29T16:06:00Z">
                <w:r>
                  <w:t>An agency providing Intensive Outpatient Program (IOP) services must complete the following requirements, keeping documentation in the individual’s record, as set forth in Part 1.17 of these Rules.</w:t>
                </w:r>
              </w:ins>
            </w:sdtContent>
          </w:sdt>
        </w:p>
      </w:sdtContent>
    </w:sdt>
    <w:sdt>
      <w:sdtPr>
        <w:tag w:val="goog_rdk_5431"/>
        <w:id w:val="289150196"/>
      </w:sdtPr>
      <w:sdtContent>
        <w:p w14:paraId="00000B54" w14:textId="77777777" w:rsidR="00CF3663" w:rsidRDefault="00000000">
          <w:pPr>
            <w:numPr>
              <w:ilvl w:val="1"/>
              <w:numId w:val="185"/>
            </w:numPr>
            <w:tabs>
              <w:tab w:val="left" w:pos="720"/>
              <w:tab w:val="left" w:pos="1440"/>
            </w:tabs>
            <w:spacing w:before="240"/>
            <w:rPr>
              <w:ins w:id="5448" w:author="BHA Regulatory Affairs Unit" w:date="2026-07-29T16:06:00Z"/>
            </w:rPr>
          </w:pPr>
          <w:sdt>
            <w:sdtPr>
              <w:tag w:val="goog_rdk_5430"/>
              <w:id w:val="-606920578"/>
            </w:sdtPr>
            <w:sdtContent>
              <w:ins w:id="5449" w:author="BHA Regulatory Affairs Unit" w:date="2026-07-29T16:06:00Z">
                <w:r>
                  <w:t>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scenario, timeliness expectations proceed based on the completion of the comprehensive requirement.</w:t>
                </w:r>
              </w:ins>
            </w:sdtContent>
          </w:sdt>
        </w:p>
      </w:sdtContent>
    </w:sdt>
    <w:sdt>
      <w:sdtPr>
        <w:tag w:val="goog_rdk_5433"/>
        <w:id w:val="1097396029"/>
      </w:sdtPr>
      <w:sdtContent>
        <w:p w14:paraId="00000B55" w14:textId="77777777" w:rsidR="00CF3663" w:rsidRDefault="00000000">
          <w:pPr>
            <w:numPr>
              <w:ilvl w:val="0"/>
              <w:numId w:val="185"/>
            </w:numPr>
            <w:tabs>
              <w:tab w:val="left" w:pos="720"/>
              <w:tab w:val="left" w:pos="1440"/>
            </w:tabs>
            <w:spacing w:before="240"/>
            <w:rPr>
              <w:ins w:id="5450" w:author="BHA Regulatory Affairs Unit" w:date="2026-07-29T16:06:00Z"/>
            </w:rPr>
          </w:pPr>
          <w:sdt>
            <w:sdtPr>
              <w:tag w:val="goog_rdk_5432"/>
              <w:id w:val="-854691402"/>
            </w:sdtPr>
            <w:sdtContent>
              <w:ins w:id="5451" w:author="BHA Regulatory Affairs Unit" w:date="2026-07-29T16:06:00Z">
                <w:r>
                  <w:t>Prior to admission</w:t>
                </w:r>
              </w:ins>
            </w:sdtContent>
          </w:sdt>
        </w:p>
      </w:sdtContent>
    </w:sdt>
    <w:sdt>
      <w:sdtPr>
        <w:tag w:val="goog_rdk_5435"/>
        <w:id w:val="-741587317"/>
      </w:sdtPr>
      <w:sdtContent>
        <w:p w14:paraId="00000B56" w14:textId="77777777" w:rsidR="00CF3663" w:rsidRDefault="00000000">
          <w:pPr>
            <w:numPr>
              <w:ilvl w:val="1"/>
              <w:numId w:val="185"/>
            </w:numPr>
            <w:tabs>
              <w:tab w:val="left" w:pos="720"/>
              <w:tab w:val="left" w:pos="1440"/>
            </w:tabs>
            <w:spacing w:before="240"/>
            <w:rPr>
              <w:ins w:id="5452" w:author="BHA Regulatory Affairs Unit" w:date="2026-07-29T16:06:00Z"/>
            </w:rPr>
          </w:pPr>
          <w:sdt>
            <w:sdtPr>
              <w:tag w:val="goog_rdk_5434"/>
              <w:id w:val="348238723"/>
            </w:sdtPr>
            <w:sdtContent>
              <w:ins w:id="5453" w:author="BHA Regulatory Affairs Unit" w:date="2026-07-29T16:06:00Z">
                <w:r>
                  <w:t>The agency must complete the screening and triage process, as detailed in Part 1.17.3.A of these Rules.</w:t>
                </w:r>
              </w:ins>
            </w:sdtContent>
          </w:sdt>
        </w:p>
      </w:sdtContent>
    </w:sdt>
    <w:sdt>
      <w:sdtPr>
        <w:tag w:val="goog_rdk_5437"/>
        <w:id w:val="766969390"/>
      </w:sdtPr>
      <w:sdtContent>
        <w:p w14:paraId="00000B57" w14:textId="77777777" w:rsidR="00CF3663" w:rsidRDefault="00000000">
          <w:pPr>
            <w:numPr>
              <w:ilvl w:val="2"/>
              <w:numId w:val="185"/>
            </w:numPr>
            <w:tabs>
              <w:tab w:val="left" w:pos="720"/>
              <w:tab w:val="left" w:pos="1440"/>
            </w:tabs>
            <w:spacing w:before="240"/>
            <w:rPr>
              <w:ins w:id="5454" w:author="BHA Regulatory Affairs Unit" w:date="2026-07-29T16:06:00Z"/>
            </w:rPr>
          </w:pPr>
          <w:sdt>
            <w:sdtPr>
              <w:tag w:val="goog_rdk_5436"/>
              <w:id w:val="-1295866014"/>
            </w:sdtPr>
            <w:sdtContent>
              <w:ins w:id="5455" w:author="BHA Regulatory Affairs Unit" w:date="2026-07-29T16:06:00Z">
                <w:r>
                  <w:t>If the agency provides substance use disorder or co-occurring services, this must include a Level of Care Assessment, as detailed in Part 3.4.2 of these Rules.</w:t>
                </w:r>
              </w:ins>
            </w:sdtContent>
          </w:sdt>
        </w:p>
      </w:sdtContent>
    </w:sdt>
    <w:sdt>
      <w:sdtPr>
        <w:tag w:val="goog_rdk_5439"/>
        <w:id w:val="-1868723916"/>
      </w:sdtPr>
      <w:sdtContent>
        <w:p w14:paraId="00000B58" w14:textId="77777777" w:rsidR="00CF3663" w:rsidRDefault="00000000">
          <w:pPr>
            <w:numPr>
              <w:ilvl w:val="2"/>
              <w:numId w:val="185"/>
            </w:numPr>
            <w:tabs>
              <w:tab w:val="left" w:pos="720"/>
              <w:tab w:val="left" w:pos="1440"/>
            </w:tabs>
            <w:spacing w:before="240"/>
            <w:rPr>
              <w:ins w:id="5456" w:author="BHA Regulatory Affairs Unit" w:date="2026-07-29T16:06:00Z"/>
            </w:rPr>
          </w:pPr>
          <w:sdt>
            <w:sdtPr>
              <w:tag w:val="goog_rdk_5438"/>
              <w:id w:val="-1412305687"/>
            </w:sdtPr>
            <w:sdtContent>
              <w:ins w:id="5457" w:author="BHA Regulatory Affairs Unit" w:date="2026-07-29T16:06:00Z">
                <w:r>
                  <w:t>If an urgent need is identified through this process, the agency must respond accordingly, offering:</w:t>
                </w:r>
              </w:ins>
            </w:sdtContent>
          </w:sdt>
        </w:p>
      </w:sdtContent>
    </w:sdt>
    <w:sdt>
      <w:sdtPr>
        <w:tag w:val="goog_rdk_5441"/>
        <w:id w:val="-88426529"/>
      </w:sdtPr>
      <w:sdtContent>
        <w:p w14:paraId="00000B59" w14:textId="77777777" w:rsidR="00CF3663" w:rsidRDefault="00000000">
          <w:pPr>
            <w:numPr>
              <w:ilvl w:val="3"/>
              <w:numId w:val="185"/>
            </w:numPr>
            <w:tabs>
              <w:tab w:val="left" w:pos="720"/>
              <w:tab w:val="left" w:pos="1440"/>
            </w:tabs>
            <w:spacing w:before="240"/>
            <w:rPr>
              <w:ins w:id="5458" w:author="BHA Regulatory Affairs Unit" w:date="2026-07-29T16:06:00Z"/>
            </w:rPr>
          </w:pPr>
          <w:sdt>
            <w:sdtPr>
              <w:tag w:val="goog_rdk_5440"/>
              <w:id w:val="386121781"/>
            </w:sdtPr>
            <w:sdtContent>
              <w:ins w:id="5459" w:author="BHA Regulatory Affairs Unit" w:date="2026-07-29T16:06:00Z">
                <w:r>
                  <w:t>Crisis services, if warranted; and/or</w:t>
                </w:r>
              </w:ins>
            </w:sdtContent>
          </w:sdt>
        </w:p>
      </w:sdtContent>
    </w:sdt>
    <w:sdt>
      <w:sdtPr>
        <w:tag w:val="goog_rdk_5443"/>
        <w:id w:val="-822201998"/>
      </w:sdtPr>
      <w:sdtContent>
        <w:p w14:paraId="00000B5A" w14:textId="77777777" w:rsidR="00CF3663" w:rsidRDefault="00000000">
          <w:pPr>
            <w:numPr>
              <w:ilvl w:val="3"/>
              <w:numId w:val="185"/>
            </w:numPr>
            <w:tabs>
              <w:tab w:val="left" w:pos="720"/>
              <w:tab w:val="left" w:pos="1440"/>
            </w:tabs>
            <w:spacing w:before="240"/>
            <w:rPr>
              <w:ins w:id="5460" w:author="BHA Regulatory Affairs Unit" w:date="2026-07-29T16:06:00Z"/>
            </w:rPr>
          </w:pPr>
          <w:sdt>
            <w:sdtPr>
              <w:tag w:val="goog_rdk_5442"/>
              <w:id w:val="-257028375"/>
            </w:sdtPr>
            <w:sdtContent>
              <w:ins w:id="5461" w:author="BHA Regulatory Affairs Unit" w:date="2026-07-29T16:06:00Z">
                <w:r>
                  <w:t>An intake appointment within one (1) business day of this screening.</w:t>
                </w:r>
              </w:ins>
            </w:sdtContent>
          </w:sdt>
        </w:p>
      </w:sdtContent>
    </w:sdt>
    <w:sdt>
      <w:sdtPr>
        <w:tag w:val="goog_rdk_5445"/>
        <w:id w:val="1007007561"/>
      </w:sdtPr>
      <w:sdtContent>
        <w:p w14:paraId="00000B5B" w14:textId="77777777" w:rsidR="00CF3663" w:rsidRDefault="00000000">
          <w:pPr>
            <w:numPr>
              <w:ilvl w:val="4"/>
              <w:numId w:val="185"/>
            </w:numPr>
            <w:tabs>
              <w:tab w:val="left" w:pos="720"/>
              <w:tab w:val="left" w:pos="1440"/>
            </w:tabs>
            <w:spacing w:before="240"/>
            <w:rPr>
              <w:ins w:id="5462" w:author="BHA Regulatory Affairs Unit" w:date="2026-07-29T16:06:00Z"/>
            </w:rPr>
          </w:pPr>
          <w:sdt>
            <w:sdtPr>
              <w:tag w:val="goog_rdk_5444"/>
              <w:id w:val="839860093"/>
            </w:sdtPr>
            <w:sdtContent>
              <w:ins w:id="5463" w:author="BHA Regulatory Affairs Unit" w:date="2026-07-29T16:06:00Z">
                <w:r>
                  <w:t>If the agency is unable to accommodate this due to capacity concerns, with the proper release(s) in place, care coordination must be provided, allowing the individual access to similar services within this timeframe.</w:t>
                </w:r>
              </w:ins>
            </w:sdtContent>
          </w:sdt>
        </w:p>
      </w:sdtContent>
    </w:sdt>
    <w:sdt>
      <w:sdtPr>
        <w:tag w:val="goog_rdk_5447"/>
        <w:id w:val="559623782"/>
      </w:sdtPr>
      <w:sdtContent>
        <w:p w14:paraId="00000B5C" w14:textId="77777777" w:rsidR="00CF3663" w:rsidRDefault="00000000">
          <w:pPr>
            <w:numPr>
              <w:ilvl w:val="2"/>
              <w:numId w:val="185"/>
            </w:numPr>
            <w:tabs>
              <w:tab w:val="left" w:pos="720"/>
              <w:tab w:val="left" w:pos="1440"/>
            </w:tabs>
            <w:spacing w:before="240"/>
            <w:rPr>
              <w:ins w:id="5464" w:author="BHA Regulatory Affairs Unit" w:date="2026-07-29T16:06:00Z"/>
            </w:rPr>
          </w:pPr>
          <w:sdt>
            <w:sdtPr>
              <w:tag w:val="goog_rdk_5446"/>
              <w:id w:val="-1969942469"/>
            </w:sdtPr>
            <w:sdtContent>
              <w:ins w:id="5465" w:author="BHA Regulatory Affairs Unit" w:date="2026-07-29T16:06:00Z">
                <w:r>
                  <w:t>If no urgent need(s) are identified through this process, the individual may be offered an intake appointment within ten (10) calendar days of this screening.</w:t>
                </w:r>
              </w:ins>
            </w:sdtContent>
          </w:sdt>
        </w:p>
      </w:sdtContent>
    </w:sdt>
    <w:sdt>
      <w:sdtPr>
        <w:tag w:val="goog_rdk_5449"/>
        <w:id w:val="-536163019"/>
      </w:sdtPr>
      <w:sdtContent>
        <w:p w14:paraId="00000B5D" w14:textId="77777777" w:rsidR="00CF3663" w:rsidRDefault="00000000">
          <w:pPr>
            <w:numPr>
              <w:ilvl w:val="2"/>
              <w:numId w:val="185"/>
            </w:numPr>
            <w:tabs>
              <w:tab w:val="left" w:pos="720"/>
              <w:tab w:val="left" w:pos="1440"/>
            </w:tabs>
            <w:spacing w:before="240"/>
            <w:rPr>
              <w:ins w:id="5466" w:author="BHA Regulatory Affairs Unit" w:date="2026-07-29T16:06:00Z"/>
            </w:rPr>
          </w:pPr>
          <w:sdt>
            <w:sdtPr>
              <w:tag w:val="goog_rdk_5448"/>
              <w:id w:val="-1152881694"/>
            </w:sdtPr>
            <w:sdtContent>
              <w:ins w:id="5467" w:author="BHA Regulatory Affairs Unit" w:date="2026-07-29T16:06:00Z">
                <w:r>
                  <w:t>Additional screening tools may be utilized and results incorporated, as appropriate for the program and/or the individual’s specific needs.</w:t>
                </w:r>
              </w:ins>
            </w:sdtContent>
          </w:sdt>
        </w:p>
      </w:sdtContent>
    </w:sdt>
    <w:sdt>
      <w:sdtPr>
        <w:tag w:val="goog_rdk_5451"/>
        <w:id w:val="1669778647"/>
      </w:sdtPr>
      <w:sdtContent>
        <w:p w14:paraId="00000B5E" w14:textId="77777777" w:rsidR="00CF3663" w:rsidRDefault="00000000">
          <w:pPr>
            <w:numPr>
              <w:ilvl w:val="0"/>
              <w:numId w:val="185"/>
            </w:numPr>
            <w:tabs>
              <w:tab w:val="left" w:pos="720"/>
              <w:tab w:val="left" w:pos="1440"/>
            </w:tabs>
            <w:spacing w:before="240"/>
            <w:rPr>
              <w:ins w:id="5468" w:author="BHA Regulatory Affairs Unit" w:date="2026-07-29T16:06:00Z"/>
            </w:rPr>
          </w:pPr>
          <w:sdt>
            <w:sdtPr>
              <w:tag w:val="goog_rdk_5450"/>
              <w:id w:val="-1026625050"/>
            </w:sdtPr>
            <w:sdtContent>
              <w:ins w:id="5469" w:author="BHA Regulatory Affairs Unit" w:date="2026-07-29T16:06:00Z">
                <w:r>
                  <w:t xml:space="preserve"> Upon admission</w:t>
                </w:r>
              </w:ins>
            </w:sdtContent>
          </w:sdt>
        </w:p>
      </w:sdtContent>
    </w:sdt>
    <w:sdt>
      <w:sdtPr>
        <w:tag w:val="goog_rdk_5453"/>
        <w:id w:val="984373797"/>
      </w:sdtPr>
      <w:sdtContent>
        <w:p w14:paraId="00000B5F" w14:textId="77777777" w:rsidR="00CF3663" w:rsidRDefault="00000000">
          <w:pPr>
            <w:numPr>
              <w:ilvl w:val="1"/>
              <w:numId w:val="185"/>
            </w:numPr>
            <w:tabs>
              <w:tab w:val="left" w:pos="720"/>
              <w:tab w:val="left" w:pos="1440"/>
            </w:tabs>
            <w:spacing w:before="240"/>
            <w:rPr>
              <w:ins w:id="5470" w:author="BHA Regulatory Affairs Unit" w:date="2026-07-29T16:06:00Z"/>
            </w:rPr>
          </w:pPr>
          <w:sdt>
            <w:sdtPr>
              <w:tag w:val="goog_rdk_5452"/>
              <w:id w:val="1147783268"/>
            </w:sdtPr>
            <w:sdtContent>
              <w:ins w:id="5471" w:author="BHA Regulatory Affairs Unit" w:date="2026-07-29T16:06:00Z">
                <w:r>
                  <w:t>The agency must complete all required demographic, intake, and consent paperwork, as detailed in Part 1.17.1 of these Rules.</w:t>
                </w:r>
              </w:ins>
            </w:sdtContent>
          </w:sdt>
        </w:p>
      </w:sdtContent>
    </w:sdt>
    <w:sdt>
      <w:sdtPr>
        <w:tag w:val="goog_rdk_5455"/>
        <w:id w:val="-1235088808"/>
      </w:sdtPr>
      <w:sdtContent>
        <w:p w14:paraId="00000B60" w14:textId="77777777" w:rsidR="00CF3663" w:rsidRDefault="00000000">
          <w:pPr>
            <w:numPr>
              <w:ilvl w:val="1"/>
              <w:numId w:val="185"/>
            </w:numPr>
            <w:tabs>
              <w:tab w:val="left" w:pos="720"/>
              <w:tab w:val="left" w:pos="1440"/>
            </w:tabs>
            <w:spacing w:before="240"/>
            <w:rPr>
              <w:ins w:id="5472" w:author="BHA Regulatory Affairs Unit" w:date="2026-07-29T16:06:00Z"/>
            </w:rPr>
          </w:pPr>
          <w:sdt>
            <w:sdtPr>
              <w:tag w:val="goog_rdk_5454"/>
              <w:id w:val="313737852"/>
            </w:sdtPr>
            <w:sdtContent>
              <w:ins w:id="5473" w:author="BHA Regulatory Affairs Unit" w:date="2026-07-29T16:06:00Z">
                <w:r>
                  <w:t>The agency must complete at least an initial assessment, as detailed in Part 1.17.3.B of these Rules.</w:t>
                </w:r>
              </w:ins>
            </w:sdtContent>
          </w:sdt>
        </w:p>
      </w:sdtContent>
    </w:sdt>
    <w:sdt>
      <w:sdtPr>
        <w:tag w:val="goog_rdk_5457"/>
        <w:id w:val="-541919856"/>
      </w:sdtPr>
      <w:sdtContent>
        <w:p w14:paraId="00000B61" w14:textId="77777777" w:rsidR="00CF3663" w:rsidRDefault="00000000">
          <w:pPr>
            <w:numPr>
              <w:ilvl w:val="3"/>
              <w:numId w:val="185"/>
            </w:numPr>
            <w:tabs>
              <w:tab w:val="left" w:pos="720"/>
              <w:tab w:val="left" w:pos="1440"/>
            </w:tabs>
            <w:spacing w:before="240"/>
            <w:rPr>
              <w:ins w:id="5474" w:author="BHA Regulatory Affairs Unit" w:date="2026-07-29T16:06:00Z"/>
            </w:rPr>
          </w:pPr>
          <w:sdt>
            <w:sdtPr>
              <w:tag w:val="goog_rdk_5456"/>
              <w:id w:val="1941006707"/>
            </w:sdtPr>
            <w:sdtContent>
              <w:ins w:id="5475" w:author="BHA Regulatory Affairs Unit" w:date="2026-07-29T16:06:00Z">
                <w:r>
                  <w:t>An initial service plan focused on immediate needs must be co-created with the individual.</w:t>
                </w:r>
              </w:ins>
            </w:sdtContent>
          </w:sdt>
        </w:p>
      </w:sdtContent>
    </w:sdt>
    <w:sdt>
      <w:sdtPr>
        <w:tag w:val="goog_rdk_5459"/>
        <w:id w:val="-319348406"/>
      </w:sdtPr>
      <w:sdtContent>
        <w:p w14:paraId="00000B62" w14:textId="77777777" w:rsidR="00CF3663" w:rsidRDefault="00000000">
          <w:pPr>
            <w:numPr>
              <w:ilvl w:val="0"/>
              <w:numId w:val="185"/>
            </w:numPr>
            <w:tabs>
              <w:tab w:val="left" w:pos="720"/>
              <w:tab w:val="left" w:pos="1440"/>
            </w:tabs>
            <w:spacing w:before="240"/>
            <w:rPr>
              <w:ins w:id="5476" w:author="BHA Regulatory Affairs Unit" w:date="2026-07-29T16:06:00Z"/>
            </w:rPr>
          </w:pPr>
          <w:sdt>
            <w:sdtPr>
              <w:tag w:val="goog_rdk_5458"/>
              <w:id w:val="-1593985894"/>
            </w:sdtPr>
            <w:sdtContent>
              <w:ins w:id="5477" w:author="BHA Regulatory Affairs Unit" w:date="2026-07-29T16:06:00Z">
                <w:r>
                  <w:t>During the episode of care</w:t>
                </w:r>
              </w:ins>
            </w:sdtContent>
          </w:sdt>
        </w:p>
      </w:sdtContent>
    </w:sdt>
    <w:sdt>
      <w:sdtPr>
        <w:tag w:val="goog_rdk_5461"/>
        <w:id w:val="228946897"/>
      </w:sdtPr>
      <w:sdtContent>
        <w:p w14:paraId="00000B63" w14:textId="77777777" w:rsidR="00CF3663" w:rsidRDefault="00000000">
          <w:pPr>
            <w:numPr>
              <w:ilvl w:val="1"/>
              <w:numId w:val="185"/>
            </w:numPr>
            <w:tabs>
              <w:tab w:val="left" w:pos="720"/>
              <w:tab w:val="left" w:pos="1440"/>
            </w:tabs>
            <w:spacing w:before="240"/>
            <w:rPr>
              <w:ins w:id="5478" w:author="BHA Regulatory Affairs Unit" w:date="2026-07-29T16:06:00Z"/>
            </w:rPr>
          </w:pPr>
          <w:sdt>
            <w:sdtPr>
              <w:tag w:val="goog_rdk_5460"/>
              <w:id w:val="163883845"/>
            </w:sdtPr>
            <w:sdtContent>
              <w:ins w:id="5479" w:author="BHA Regulatory Affairs Unit" w:date="2026-07-29T16:06:00Z">
                <w:r>
                  <w:t>As soon as practicable, but no later than sixty (60) calendar days from the individual’s admission, a comprehensive assessment must be completed, as follows:</w:t>
                </w:r>
              </w:ins>
            </w:sdtContent>
          </w:sdt>
        </w:p>
      </w:sdtContent>
    </w:sdt>
    <w:sdt>
      <w:sdtPr>
        <w:tag w:val="goog_rdk_5463"/>
        <w:id w:val="1838431543"/>
      </w:sdtPr>
      <w:sdtContent>
        <w:p w14:paraId="00000B64" w14:textId="77777777" w:rsidR="00CF3663" w:rsidRDefault="00000000">
          <w:pPr>
            <w:numPr>
              <w:ilvl w:val="2"/>
              <w:numId w:val="185"/>
            </w:numPr>
            <w:tabs>
              <w:tab w:val="left" w:pos="720"/>
              <w:tab w:val="left" w:pos="1440"/>
            </w:tabs>
            <w:spacing w:before="240"/>
            <w:rPr>
              <w:ins w:id="5480" w:author="BHA Regulatory Affairs Unit" w:date="2026-07-29T16:06:00Z"/>
            </w:rPr>
          </w:pPr>
          <w:sdt>
            <w:sdtPr>
              <w:tag w:val="goog_rdk_5462"/>
              <w:id w:val="-584517035"/>
            </w:sdtPr>
            <w:sdtContent>
              <w:ins w:id="5481" w:author="BHA Regulatory Affairs Unit" w:date="2026-07-29T16:06:00Z">
                <w:r>
                  <w:t>If the agency provides mental health-only services, this comprehensive assessment must be completed as detailed in Part 1.17.3.C of these Rules.</w:t>
                </w:r>
              </w:ins>
            </w:sdtContent>
          </w:sdt>
        </w:p>
      </w:sdtContent>
    </w:sdt>
    <w:sdt>
      <w:sdtPr>
        <w:tag w:val="goog_rdk_5465"/>
        <w:id w:val="-1376133096"/>
      </w:sdtPr>
      <w:sdtContent>
        <w:p w14:paraId="00000B65" w14:textId="77777777" w:rsidR="00CF3663" w:rsidRDefault="00000000">
          <w:pPr>
            <w:numPr>
              <w:ilvl w:val="2"/>
              <w:numId w:val="185"/>
            </w:numPr>
            <w:tabs>
              <w:tab w:val="left" w:pos="720"/>
              <w:tab w:val="left" w:pos="1440"/>
            </w:tabs>
            <w:spacing w:before="240"/>
            <w:rPr>
              <w:ins w:id="5482" w:author="BHA Regulatory Affairs Unit" w:date="2026-07-29T16:06:00Z"/>
            </w:rPr>
          </w:pPr>
          <w:sdt>
            <w:sdtPr>
              <w:tag w:val="goog_rdk_5464"/>
              <w:id w:val="-719185029"/>
            </w:sdtPr>
            <w:sdtContent>
              <w:ins w:id="5483" w:author="BHA Regulatory Affairs Unit" w:date="2026-07-29T16:06:00Z">
                <w:r>
                  <w:t>If the agency provides substance use disorder and/or co-occurring services, this assessment must be completed via the ASAM Criteria’s treatment planning assessment process, as detailed in Part 3.4.4 of these Rules.</w:t>
                </w:r>
              </w:ins>
            </w:sdtContent>
          </w:sdt>
        </w:p>
      </w:sdtContent>
    </w:sdt>
    <w:sdt>
      <w:sdtPr>
        <w:tag w:val="goog_rdk_5467"/>
        <w:id w:val="-1006535113"/>
      </w:sdtPr>
      <w:sdtContent>
        <w:p w14:paraId="00000B66" w14:textId="77777777" w:rsidR="00CF3663" w:rsidRDefault="00000000">
          <w:pPr>
            <w:numPr>
              <w:ilvl w:val="1"/>
              <w:numId w:val="185"/>
            </w:numPr>
            <w:tabs>
              <w:tab w:val="left" w:pos="720"/>
              <w:tab w:val="left" w:pos="1440"/>
            </w:tabs>
            <w:spacing w:before="240"/>
            <w:rPr>
              <w:ins w:id="5484" w:author="BHA Regulatory Affairs Unit" w:date="2026-07-29T16:06:00Z"/>
            </w:rPr>
          </w:pPr>
          <w:sdt>
            <w:sdtPr>
              <w:tag w:val="goog_rdk_5466"/>
              <w:id w:val="1842367841"/>
            </w:sdtPr>
            <w:sdtContent>
              <w:ins w:id="5485" w:author="BHA Regulatory Affairs Unit" w:date="2026-07-29T16:06:00Z">
                <w:r>
                  <w:t>This comprehensive assessment must inform the concurrent completion of the comprehensive service plan for the individual, as detailed in Part 1.17.4.A of these Rules.</w:t>
                </w:r>
              </w:ins>
            </w:sdtContent>
          </w:sdt>
        </w:p>
      </w:sdtContent>
    </w:sdt>
    <w:sdt>
      <w:sdtPr>
        <w:tag w:val="goog_rdk_5469"/>
        <w:id w:val="-1614727021"/>
      </w:sdtPr>
      <w:sdtContent>
        <w:p w14:paraId="00000B67" w14:textId="77777777" w:rsidR="00CF3663" w:rsidRDefault="00000000">
          <w:pPr>
            <w:numPr>
              <w:ilvl w:val="1"/>
              <w:numId w:val="185"/>
            </w:numPr>
            <w:tabs>
              <w:tab w:val="left" w:pos="720"/>
              <w:tab w:val="left" w:pos="1440"/>
            </w:tabs>
            <w:spacing w:before="240"/>
            <w:rPr>
              <w:ins w:id="5486" w:author="BHA Regulatory Affairs Unit" w:date="2026-07-29T16:06:00Z"/>
            </w:rPr>
          </w:pPr>
          <w:sdt>
            <w:sdtPr>
              <w:tag w:val="goog_rdk_5468"/>
              <w:id w:val="855546461"/>
            </w:sdtPr>
            <w:sdtContent>
              <w:ins w:id="5487" w:author="BHA Regulatory Affairs Unit" w:date="2026-07-29T16:06:00Z">
                <w:r>
                  <w:t>Documentation of physical examination requirements must be included in the individual’s record, as detailed in Part 4.6.2.F of the agency’s policies and procedures.</w:t>
                </w:r>
              </w:ins>
            </w:sdtContent>
          </w:sdt>
        </w:p>
      </w:sdtContent>
    </w:sdt>
    <w:sdt>
      <w:sdtPr>
        <w:tag w:val="goog_rdk_5471"/>
        <w:id w:val="1254473280"/>
      </w:sdtPr>
      <w:sdtContent>
        <w:p w14:paraId="00000B68" w14:textId="77777777" w:rsidR="00CF3663" w:rsidRDefault="00000000">
          <w:pPr>
            <w:numPr>
              <w:ilvl w:val="1"/>
              <w:numId w:val="185"/>
            </w:numPr>
            <w:tabs>
              <w:tab w:val="left" w:pos="720"/>
              <w:tab w:val="left" w:pos="1440"/>
            </w:tabs>
            <w:spacing w:before="240"/>
            <w:rPr>
              <w:ins w:id="5488" w:author="BHA Regulatory Affairs Unit" w:date="2026-07-29T16:06:00Z"/>
            </w:rPr>
          </w:pPr>
          <w:sdt>
            <w:sdtPr>
              <w:tag w:val="goog_rdk_5470"/>
              <w:id w:val="-1897115255"/>
            </w:sdtPr>
            <w:sdtContent>
              <w:ins w:id="5489" w:author="BHA Regulatory Affairs Unit" w:date="2026-07-29T16:06:00Z">
                <w:r>
                  <w:t>The comprehensive assessment and subsequent comprehensive service plan must be updated:</w:t>
                </w:r>
              </w:ins>
            </w:sdtContent>
          </w:sdt>
        </w:p>
      </w:sdtContent>
    </w:sdt>
    <w:sdt>
      <w:sdtPr>
        <w:tag w:val="goog_rdk_5473"/>
        <w:id w:val="235271390"/>
      </w:sdtPr>
      <w:sdtContent>
        <w:p w14:paraId="00000B69" w14:textId="77777777" w:rsidR="00CF3663" w:rsidRDefault="00000000">
          <w:pPr>
            <w:numPr>
              <w:ilvl w:val="2"/>
              <w:numId w:val="185"/>
            </w:numPr>
            <w:tabs>
              <w:tab w:val="left" w:pos="720"/>
              <w:tab w:val="left" w:pos="1440"/>
            </w:tabs>
            <w:spacing w:before="240"/>
            <w:rPr>
              <w:ins w:id="5490" w:author="BHA Regulatory Affairs Unit" w:date="2026-07-29T16:06:00Z"/>
            </w:rPr>
          </w:pPr>
          <w:sdt>
            <w:sdtPr>
              <w:tag w:val="goog_rdk_5472"/>
              <w:id w:val="-258143427"/>
            </w:sdtPr>
            <w:sdtContent>
              <w:ins w:id="5491" w:author="BHA Regulatory Affairs Unit" w:date="2026-07-29T16:06:00Z">
                <w:r>
                  <w:t>When the individual experiences a change in their level of functioning that results in a change to their service needs; and</w:t>
                </w:r>
              </w:ins>
            </w:sdtContent>
          </w:sdt>
        </w:p>
      </w:sdtContent>
    </w:sdt>
    <w:sdt>
      <w:sdtPr>
        <w:tag w:val="goog_rdk_5475"/>
        <w:id w:val="-690897211"/>
      </w:sdtPr>
      <w:sdtContent>
        <w:p w14:paraId="00000B6A" w14:textId="77777777" w:rsidR="00CF3663" w:rsidRDefault="00000000">
          <w:pPr>
            <w:numPr>
              <w:ilvl w:val="2"/>
              <w:numId w:val="185"/>
            </w:numPr>
            <w:tabs>
              <w:tab w:val="left" w:pos="720"/>
              <w:tab w:val="left" w:pos="1440"/>
            </w:tabs>
            <w:spacing w:before="240"/>
            <w:rPr>
              <w:ins w:id="5492" w:author="BHA Regulatory Affairs Unit" w:date="2026-07-29T16:06:00Z"/>
            </w:rPr>
          </w:pPr>
          <w:sdt>
            <w:sdtPr>
              <w:tag w:val="goog_rdk_5474"/>
              <w:id w:val="-798998809"/>
            </w:sdtPr>
            <w:sdtContent>
              <w:ins w:id="5493" w:author="BHA Regulatory Affairs Unit" w:date="2026-07-29T16:06:00Z">
                <w:r>
                  <w:t>At least monthly while the individual is receiving services at this level of care.</w:t>
                </w:r>
              </w:ins>
            </w:sdtContent>
          </w:sdt>
        </w:p>
      </w:sdtContent>
    </w:sdt>
    <w:sdt>
      <w:sdtPr>
        <w:tag w:val="goog_rdk_5477"/>
        <w:id w:val="-145250891"/>
      </w:sdtPr>
      <w:sdtContent>
        <w:p w14:paraId="00000B6B" w14:textId="77777777" w:rsidR="00CF3663" w:rsidRDefault="00000000">
          <w:pPr>
            <w:numPr>
              <w:ilvl w:val="1"/>
              <w:numId w:val="185"/>
            </w:numPr>
            <w:tabs>
              <w:tab w:val="left" w:pos="720"/>
              <w:tab w:val="left" w:pos="1440"/>
            </w:tabs>
            <w:spacing w:before="240"/>
            <w:rPr>
              <w:ins w:id="5494" w:author="BHA Regulatory Affairs Unit" w:date="2026-07-29T16:06:00Z"/>
            </w:rPr>
          </w:pPr>
          <w:sdt>
            <w:sdtPr>
              <w:tag w:val="goog_rdk_5476"/>
              <w:id w:val="13504854"/>
            </w:sdtPr>
            <w:sdtContent>
              <w:ins w:id="5495" w:author="BHA Regulatory Affairs Unit" w:date="2026-07-29T16:06:00Z">
                <w:r>
                  <w:t>Progress notes must be documented in the individual’s record at a minimum frequency of one (1) note per session, as detailed in Part 1.17.4.B of these Rules.</w:t>
                </w:r>
              </w:ins>
            </w:sdtContent>
          </w:sdt>
        </w:p>
      </w:sdtContent>
    </w:sdt>
    <w:sdt>
      <w:sdtPr>
        <w:tag w:val="goog_rdk_5479"/>
        <w:id w:val="1293527877"/>
      </w:sdtPr>
      <w:sdtContent>
        <w:p w14:paraId="00000B6C" w14:textId="77777777" w:rsidR="00CF3663" w:rsidRDefault="00000000">
          <w:pPr>
            <w:numPr>
              <w:ilvl w:val="2"/>
              <w:numId w:val="185"/>
            </w:numPr>
            <w:tabs>
              <w:tab w:val="left" w:pos="720"/>
              <w:tab w:val="left" w:pos="1440"/>
            </w:tabs>
            <w:spacing w:before="240"/>
            <w:rPr>
              <w:ins w:id="5496" w:author="BHA Regulatory Affairs Unit" w:date="2026-07-29T16:06:00Z"/>
            </w:rPr>
          </w:pPr>
          <w:sdt>
            <w:sdtPr>
              <w:tag w:val="goog_rdk_5478"/>
              <w:id w:val="-621249689"/>
            </w:sdtPr>
            <w:sdtContent>
              <w:ins w:id="5497" w:author="BHA Regulatory Affairs Unit" w:date="2026-07-29T16:06:00Z">
                <w:r>
                  <w:t xml:space="preserve">If the agency utilizes a multidisciplinary treatment team (MDT), as defined in Part 1.2.1 of these Rules, this MDT must consult weekly to ensure alignment in treatment services and intervention for the </w:t>
                </w:r>
                <w:r>
                  <w:lastRenderedPageBreak/>
                  <w:t>individual. Documentation of this weekly consultation must be maintained in the individual’s record. This weekly consultation may be documented in an existing note, if preferred.</w:t>
                </w:r>
              </w:ins>
            </w:sdtContent>
          </w:sdt>
        </w:p>
      </w:sdtContent>
    </w:sdt>
    <w:sdt>
      <w:sdtPr>
        <w:tag w:val="goog_rdk_5481"/>
        <w:id w:val="279721925"/>
      </w:sdtPr>
      <w:sdtContent>
        <w:p w14:paraId="00000B6D" w14:textId="77777777" w:rsidR="00CF3663" w:rsidRDefault="00000000">
          <w:pPr>
            <w:numPr>
              <w:ilvl w:val="1"/>
              <w:numId w:val="185"/>
            </w:numPr>
            <w:tabs>
              <w:tab w:val="left" w:pos="720"/>
              <w:tab w:val="left" w:pos="1440"/>
            </w:tabs>
            <w:spacing w:before="240"/>
            <w:rPr>
              <w:ins w:id="5498" w:author="BHA Regulatory Affairs Unit" w:date="2026-07-29T16:06:00Z"/>
            </w:rPr>
          </w:pPr>
          <w:sdt>
            <w:sdtPr>
              <w:tag w:val="goog_rdk_5480"/>
              <w:id w:val="-879774790"/>
            </w:sdtPr>
            <w:sdtContent>
              <w:ins w:id="5499" w:author="BHA Regulatory Affairs Unit" w:date="2026-07-29T16:06:00Z">
                <w:r>
                  <w:t>Safety plans must be developed through the collaborative safety planning process as detailed in Part 1.17.6 of these Rules, when appropriate.</w:t>
                </w:r>
              </w:ins>
            </w:sdtContent>
          </w:sdt>
        </w:p>
      </w:sdtContent>
    </w:sdt>
    <w:bookmarkStart w:id="5500" w:name="_heading=h.fpq7r1ug5eup" w:colFirst="0" w:colLast="0" w:displacedByCustomXml="next"/>
    <w:bookmarkEnd w:id="5500" w:displacedByCustomXml="next"/>
    <w:sdt>
      <w:sdtPr>
        <w:tag w:val="goog_rdk_5483"/>
        <w:id w:val="-2099175156"/>
      </w:sdtPr>
      <w:sdtContent>
        <w:p w14:paraId="00000B6E" w14:textId="77777777" w:rsidR="00CF3663" w:rsidRDefault="00000000">
          <w:pPr>
            <w:numPr>
              <w:ilvl w:val="0"/>
              <w:numId w:val="185"/>
            </w:numPr>
            <w:tabs>
              <w:tab w:val="left" w:pos="720"/>
              <w:tab w:val="left" w:pos="1440"/>
            </w:tabs>
            <w:spacing w:before="240"/>
            <w:rPr>
              <w:ins w:id="5501" w:author="BHA Regulatory Affairs Unit" w:date="2026-07-29T16:06:00Z"/>
            </w:rPr>
          </w:pPr>
          <w:sdt>
            <w:sdtPr>
              <w:tag w:val="goog_rdk_5482"/>
              <w:id w:val="-1678502500"/>
            </w:sdtPr>
            <w:sdtContent>
              <w:ins w:id="5502" w:author="BHA Regulatory Affairs Unit" w:date="2026-07-29T16:06:00Z">
                <w:r>
                  <w:t>Upon discharge from the agency</w:t>
                </w:r>
              </w:ins>
            </w:sdtContent>
          </w:sdt>
        </w:p>
      </w:sdtContent>
    </w:sdt>
    <w:sdt>
      <w:sdtPr>
        <w:tag w:val="goog_rdk_5485"/>
        <w:id w:val="-1491490400"/>
      </w:sdtPr>
      <w:sdtContent>
        <w:p w14:paraId="00000B6F" w14:textId="77777777" w:rsidR="00CF3663" w:rsidRDefault="00000000">
          <w:pPr>
            <w:numPr>
              <w:ilvl w:val="1"/>
              <w:numId w:val="185"/>
            </w:numPr>
            <w:tabs>
              <w:tab w:val="left" w:pos="720"/>
              <w:tab w:val="left" w:pos="1440"/>
            </w:tabs>
            <w:spacing w:before="240"/>
            <w:rPr>
              <w:ins w:id="5503" w:author="BHA Regulatory Affairs Unit" w:date="2026-07-29T16:06:00Z"/>
            </w:rPr>
          </w:pPr>
          <w:sdt>
            <w:sdtPr>
              <w:tag w:val="goog_rdk_5484"/>
              <w:id w:val="-235214843"/>
            </w:sdtPr>
            <w:sdtContent>
              <w:ins w:id="5504" w:author="BHA Regulatory Affairs Unit" w:date="2026-07-29T16:06:00Z">
                <w:r>
                  <w:t>A discharge summary must be completed and provided to the individual, as detailed in Part 1.17.2 of these Rules.</w:t>
                </w:r>
              </w:ins>
            </w:sdtContent>
          </w:sdt>
        </w:p>
      </w:sdtContent>
    </w:sdt>
    <w:sdt>
      <w:sdtPr>
        <w:tag w:val="goog_rdk_5487"/>
        <w:id w:val="-234478700"/>
      </w:sdtPr>
      <w:sdtContent>
        <w:p w14:paraId="00000B70" w14:textId="77777777" w:rsidR="00CF3663" w:rsidRDefault="00000000">
          <w:pPr>
            <w:numPr>
              <w:ilvl w:val="1"/>
              <w:numId w:val="185"/>
            </w:numPr>
            <w:tabs>
              <w:tab w:val="left" w:pos="720"/>
              <w:tab w:val="left" w:pos="1440"/>
            </w:tabs>
            <w:spacing w:before="240"/>
            <w:rPr>
              <w:ins w:id="5505" w:author="BHA Regulatory Affairs Unit" w:date="2026-07-29T16:06:00Z"/>
            </w:rPr>
          </w:pPr>
          <w:sdt>
            <w:sdtPr>
              <w:tag w:val="goog_rdk_5486"/>
              <w:id w:val="-2085173116"/>
            </w:sdtPr>
            <w:sdtContent>
              <w:ins w:id="5506" w:author="BHA Regulatory Affairs Unit" w:date="2026-07-29T16:06:00Z">
                <w:r>
                  <w:t>With the proper releases in place, the agency must provide care coordination and warm handoffs to support the individual’s successful transition to another provider and/or level of care, as detailed in Part 1.17.5 of these Rules.</w:t>
                </w:r>
              </w:ins>
            </w:sdtContent>
          </w:sdt>
        </w:p>
      </w:sdtContent>
    </w:sdt>
    <w:sdt>
      <w:sdtPr>
        <w:tag w:val="goog_rdk_5490"/>
        <w:id w:val="-1651411628"/>
      </w:sdtPr>
      <w:sdtContent>
        <w:p w14:paraId="00000B71" w14:textId="77777777" w:rsidR="00CF3663" w:rsidRDefault="00000000">
          <w:pPr>
            <w:keepNext/>
            <w:spacing w:before="240" w:after="60"/>
            <w:ind w:firstLine="0"/>
            <w:rPr>
              <w:ins w:id="5507" w:author="BHA Regulatory Affairs Unit" w:date="2026-07-29T16:06:00Z"/>
              <w:b/>
              <w:bCs/>
            </w:rPr>
          </w:pPr>
          <w:sdt>
            <w:sdtPr>
              <w:tag w:val="goog_rdk_5488"/>
              <w:id w:val="1393514973"/>
            </w:sdtPr>
            <w:sdtContent>
              <w:ins w:id="5508" w:author="BHA Regulatory Affairs Unit" w:date="2026-07-29T16:06:00Z">
                <w:r>
                  <w:rPr>
                    <w:b/>
                    <w:bCs/>
                  </w:rPr>
                  <w:t>4.7</w:t>
                </w:r>
                <w:r>
                  <w:rPr>
                    <w:b/>
                    <w:bCs/>
                  </w:rPr>
                  <w:tab/>
                </w:r>
              </w:ins>
              <w:sdt>
                <w:sdtPr>
                  <w:tag w:val="goog_rdk_5489"/>
                  <w:id w:val="134621376"/>
                </w:sdtPr>
                <w:sdtContent>
                  <w:commentRangeStart w:id="5509"/>
                </w:sdtContent>
              </w:sdt>
              <w:ins w:id="5510" w:author="BHA Regulatory Affairs Unit" w:date="2026-07-29T16:06:00Z">
                <w:r>
                  <w:rPr>
                    <w:b/>
                    <w:bCs/>
                  </w:rPr>
                  <w:t>High-Intensity Outpatient Program (HIOP) and Partial Hospitalization Program (PHP) Services Standards</w:t>
                </w:r>
                <w:commentRangeEnd w:id="5509"/>
                <w:r>
                  <w:rPr>
                    <w:rStyle w:val="CommentReference"/>
                    <w:sz w:val="24"/>
                    <w:szCs w:val="24"/>
                  </w:rPr>
                  <w:commentReference w:id="5509"/>
                </w:r>
              </w:ins>
            </w:sdtContent>
          </w:sdt>
        </w:p>
      </w:sdtContent>
    </w:sdt>
    <w:sdt>
      <w:sdtPr>
        <w:tag w:val="goog_rdk_5492"/>
        <w:id w:val="1455158045"/>
      </w:sdtPr>
      <w:sdtContent>
        <w:p w14:paraId="00000B72" w14:textId="77777777" w:rsidR="00CF3663" w:rsidRDefault="00000000">
          <w:pPr>
            <w:keepNext/>
            <w:spacing w:before="240" w:after="60"/>
            <w:ind w:firstLine="0"/>
            <w:rPr>
              <w:ins w:id="5511" w:author="BHA Regulatory Affairs Unit" w:date="2026-07-29T16:06:00Z"/>
              <w:b/>
              <w:bCs/>
            </w:rPr>
          </w:pPr>
          <w:sdt>
            <w:sdtPr>
              <w:tag w:val="goog_rdk_5491"/>
              <w:id w:val="1020134895"/>
            </w:sdtPr>
            <w:sdtContent>
              <w:ins w:id="5512" w:author="BHA Regulatory Affairs Unit" w:date="2026-07-29T16:06:00Z">
                <w:r>
                  <w:rPr>
                    <w:b/>
                    <w:bCs/>
                  </w:rPr>
                  <w:t>4.7.1</w:t>
                </w:r>
                <w:r>
                  <w:rPr>
                    <w:b/>
                    <w:bCs/>
                  </w:rPr>
                  <w:tab/>
                  <w:t>Applicability</w:t>
                </w:r>
              </w:ins>
            </w:sdtContent>
          </w:sdt>
        </w:p>
      </w:sdtContent>
    </w:sdt>
    <w:sdt>
      <w:sdtPr>
        <w:tag w:val="goog_rdk_5494"/>
        <w:id w:val="1391148853"/>
      </w:sdtPr>
      <w:sdtContent>
        <w:p w14:paraId="00000B73" w14:textId="77777777" w:rsidR="00CF3663" w:rsidRDefault="00000000">
          <w:pPr>
            <w:numPr>
              <w:ilvl w:val="0"/>
              <w:numId w:val="195"/>
            </w:numPr>
            <w:tabs>
              <w:tab w:val="left" w:pos="720"/>
              <w:tab w:val="left" w:pos="1440"/>
            </w:tabs>
            <w:spacing w:before="240"/>
            <w:rPr>
              <w:ins w:id="5513" w:author="BHA Regulatory Affairs Unit" w:date="2026-07-29T16:06:00Z"/>
            </w:rPr>
          </w:pPr>
          <w:sdt>
            <w:sdtPr>
              <w:tag w:val="goog_rdk_5493"/>
              <w:id w:val="-1525620436"/>
            </w:sdtPr>
            <w:sdtContent>
              <w:ins w:id="5514" w:author="BHA Regulatory Affairs Unit" w:date="2026-07-29T16:06:00Z">
                <w:r>
                  <w:t>This Part 4.7 establishes standards for agencies that provide high-intensity outpatient program (HIOP) treatment services, which includes partial hospitalization program (PHP) services and ASAM Criteria Level 2.5-type services. Agencies providing high-intensity outpatient program (HIOP) services must meet the standards in this Part 4.7.</w:t>
                </w:r>
              </w:ins>
            </w:sdtContent>
          </w:sdt>
        </w:p>
      </w:sdtContent>
    </w:sdt>
    <w:sdt>
      <w:sdtPr>
        <w:tag w:val="goog_rdk_5496"/>
        <w:id w:val="-134416762"/>
      </w:sdtPr>
      <w:sdtContent>
        <w:p w14:paraId="00000B74" w14:textId="77777777" w:rsidR="00CF3663" w:rsidRDefault="00000000">
          <w:pPr>
            <w:numPr>
              <w:ilvl w:val="1"/>
              <w:numId w:val="195"/>
            </w:numPr>
            <w:tabs>
              <w:tab w:val="left" w:pos="720"/>
              <w:tab w:val="left" w:pos="1440"/>
            </w:tabs>
            <w:spacing w:before="240"/>
            <w:rPr>
              <w:ins w:id="5515" w:author="BHA Regulatory Affairs Unit" w:date="2026-07-29T16:06:00Z"/>
            </w:rPr>
          </w:pPr>
          <w:sdt>
            <w:sdtPr>
              <w:tag w:val="goog_rdk_5495"/>
              <w:id w:val="-406761714"/>
            </w:sdtPr>
            <w:sdtContent>
              <w:ins w:id="5516" w:author="BHA Regulatory Affairs Unit" w:date="2026-07-29T16:06:00Z">
                <w:r>
                  <w:t>The treatment type for an agency providing high-intensity outpatient program treatment services may be mental health, substance use disorder, or co-occurring, as defined in Part 1.2.1 of these Rules.</w:t>
                </w:r>
              </w:ins>
            </w:sdtContent>
          </w:sdt>
        </w:p>
      </w:sdtContent>
    </w:sdt>
    <w:sdt>
      <w:sdtPr>
        <w:tag w:val="goog_rdk_5498"/>
        <w:id w:val="-37898573"/>
      </w:sdtPr>
      <w:sdtContent>
        <w:p w14:paraId="00000B75" w14:textId="77777777" w:rsidR="00CF3663" w:rsidRDefault="00000000">
          <w:pPr>
            <w:numPr>
              <w:ilvl w:val="0"/>
              <w:numId w:val="195"/>
            </w:numPr>
            <w:tabs>
              <w:tab w:val="left" w:pos="720"/>
              <w:tab w:val="left" w:pos="1440"/>
            </w:tabs>
            <w:spacing w:before="240"/>
            <w:rPr>
              <w:ins w:id="5517" w:author="BHA Regulatory Affairs Unit" w:date="2026-07-29T16:06:00Z"/>
            </w:rPr>
          </w:pPr>
          <w:sdt>
            <w:sdtPr>
              <w:tag w:val="goog_rdk_5497"/>
              <w:id w:val="-1280887429"/>
            </w:sdtPr>
            <w:sdtContent>
              <w:ins w:id="5518" w:author="BHA Regulatory Affairs Unit" w:date="2026-07-29T16:06:00Z">
                <w:r>
                  <w:t>Agencies providing solely high-intensity outpatient program (HIOP) treatment services are not eligible to hold the following credential(s):</w:t>
                </w:r>
              </w:ins>
            </w:sdtContent>
          </w:sdt>
        </w:p>
      </w:sdtContent>
    </w:sdt>
    <w:sdt>
      <w:sdtPr>
        <w:tag w:val="goog_rdk_5500"/>
        <w:id w:val="1968092692"/>
      </w:sdtPr>
      <w:sdtContent>
        <w:p w14:paraId="00000B76" w14:textId="77777777" w:rsidR="00CF3663" w:rsidRDefault="00000000">
          <w:pPr>
            <w:numPr>
              <w:ilvl w:val="1"/>
              <w:numId w:val="195"/>
            </w:numPr>
            <w:tabs>
              <w:tab w:val="left" w:pos="720"/>
              <w:tab w:val="left" w:pos="1440"/>
            </w:tabs>
            <w:spacing w:before="240"/>
            <w:rPr>
              <w:ins w:id="5519" w:author="BHA Regulatory Affairs Unit" w:date="2026-07-29T16:06:00Z"/>
            </w:rPr>
          </w:pPr>
          <w:sdt>
            <w:sdtPr>
              <w:tag w:val="goog_rdk_5499"/>
              <w:id w:val="-485198622"/>
            </w:sdtPr>
            <w:sdtContent>
              <w:ins w:id="5520" w:author="BHA Regulatory Affairs Unit" w:date="2026-07-29T16:06:00Z">
                <w:r>
                  <w:t>Emergency Commitment (EC) for Substance Use endorsement pursuant to Chapter 7 of these Rules.</w:t>
                </w:r>
              </w:ins>
            </w:sdtContent>
          </w:sdt>
        </w:p>
      </w:sdtContent>
    </w:sdt>
    <w:sdt>
      <w:sdtPr>
        <w:tag w:val="goog_rdk_5502"/>
        <w:id w:val="-1014317589"/>
      </w:sdtPr>
      <w:sdtContent>
        <w:p w14:paraId="00000B77" w14:textId="77777777" w:rsidR="00CF3663" w:rsidRDefault="00000000">
          <w:pPr>
            <w:numPr>
              <w:ilvl w:val="0"/>
              <w:numId w:val="195"/>
            </w:numPr>
            <w:tabs>
              <w:tab w:val="left" w:pos="720"/>
              <w:tab w:val="left" w:pos="1440"/>
            </w:tabs>
            <w:spacing w:before="240"/>
            <w:rPr>
              <w:ins w:id="5521" w:author="BHA Regulatory Affairs Unit" w:date="2026-07-29T16:06:00Z"/>
            </w:rPr>
          </w:pPr>
          <w:sdt>
            <w:sdtPr>
              <w:tag w:val="goog_rdk_5501"/>
              <w:id w:val="612611622"/>
            </w:sdtPr>
            <w:sdtContent>
              <w:ins w:id="5522" w:author="BHA Regulatory Affairs Unit" w:date="2026-07-29T16:06:00Z">
                <w:r>
                  <w:t>Agencies providing solely high-intensity outpatient program (HIOP) treatment services may elect to hold the following credential(s):</w:t>
                </w:r>
              </w:ins>
            </w:sdtContent>
          </w:sdt>
        </w:p>
      </w:sdtContent>
    </w:sdt>
    <w:sdt>
      <w:sdtPr>
        <w:tag w:val="goog_rdk_5504"/>
        <w:id w:val="-1002033074"/>
      </w:sdtPr>
      <w:sdtContent>
        <w:p w14:paraId="00000B78" w14:textId="77777777" w:rsidR="00CF3663" w:rsidRDefault="00000000">
          <w:pPr>
            <w:numPr>
              <w:ilvl w:val="1"/>
              <w:numId w:val="195"/>
            </w:numPr>
            <w:tabs>
              <w:tab w:val="left" w:pos="720"/>
              <w:tab w:val="left" w:pos="1440"/>
            </w:tabs>
            <w:spacing w:before="240"/>
            <w:rPr>
              <w:ins w:id="5523" w:author="BHA Regulatory Affairs Unit" w:date="2026-07-29T16:06:00Z"/>
            </w:rPr>
          </w:pPr>
          <w:sdt>
            <w:sdtPr>
              <w:tag w:val="goog_rdk_5503"/>
              <w:id w:val="671908111"/>
            </w:sdtPr>
            <w:sdtContent>
              <w:ins w:id="5524" w:author="BHA Regulatory Affairs Unit" w:date="2026-07-29T16:06:00Z">
                <w:r>
                  <w:t>Involuntary Commitment (IC) for Substance Use Disorders endorsement pursuant to Chapter 7 of these Rules,</w:t>
                </w:r>
              </w:ins>
            </w:sdtContent>
          </w:sdt>
        </w:p>
      </w:sdtContent>
    </w:sdt>
    <w:sdt>
      <w:sdtPr>
        <w:tag w:val="goog_rdk_5506"/>
        <w:id w:val="-185396168"/>
      </w:sdtPr>
      <w:sdtContent>
        <w:p w14:paraId="00000B79" w14:textId="77777777" w:rsidR="00CF3663" w:rsidRDefault="00000000">
          <w:pPr>
            <w:numPr>
              <w:ilvl w:val="1"/>
              <w:numId w:val="195"/>
            </w:numPr>
            <w:tabs>
              <w:tab w:val="left" w:pos="720"/>
              <w:tab w:val="left" w:pos="1440"/>
            </w:tabs>
            <w:spacing w:before="240"/>
            <w:rPr>
              <w:ins w:id="5525" w:author="BHA Regulatory Affairs Unit" w:date="2026-07-29T16:06:00Z"/>
            </w:rPr>
          </w:pPr>
          <w:sdt>
            <w:sdtPr>
              <w:tag w:val="goog_rdk_5505"/>
              <w:id w:val="-90367833"/>
            </w:sdtPr>
            <w:sdtContent>
              <w:ins w:id="5526" w:author="BHA Regulatory Affairs Unit" w:date="2026-07-29T16:06:00Z">
                <w:r>
                  <w:t>27-65 designation pursuant to Chapter 11 of these Rules, and/or</w:t>
                </w:r>
              </w:ins>
            </w:sdtContent>
          </w:sdt>
        </w:p>
      </w:sdtContent>
    </w:sdt>
    <w:sdt>
      <w:sdtPr>
        <w:tag w:val="goog_rdk_5508"/>
        <w:id w:val="-98622381"/>
      </w:sdtPr>
      <w:sdtContent>
        <w:p w14:paraId="00000B7A" w14:textId="77777777" w:rsidR="00CF3663" w:rsidRDefault="00000000">
          <w:pPr>
            <w:numPr>
              <w:ilvl w:val="1"/>
              <w:numId w:val="195"/>
            </w:numPr>
            <w:tabs>
              <w:tab w:val="left" w:pos="720"/>
              <w:tab w:val="left" w:pos="1440"/>
            </w:tabs>
            <w:spacing w:before="240"/>
            <w:rPr>
              <w:ins w:id="5527" w:author="BHA Regulatory Affairs Unit" w:date="2026-07-29T16:06:00Z"/>
            </w:rPr>
          </w:pPr>
          <w:sdt>
            <w:sdtPr>
              <w:tag w:val="goog_rdk_5507"/>
              <w:id w:val="1137684047"/>
            </w:sdtPr>
            <w:sdtContent>
              <w:ins w:id="5528" w:author="BHA Regulatory Affairs Unit" w:date="2026-07-29T16:06:00Z">
                <w:r>
                  <w:t>Controlled Substance License (CSL) pursuant to Chapter 13 of these Rules.</w:t>
                </w:r>
              </w:ins>
            </w:sdtContent>
          </w:sdt>
        </w:p>
      </w:sdtContent>
    </w:sdt>
    <w:sdt>
      <w:sdtPr>
        <w:tag w:val="goog_rdk_5510"/>
        <w:id w:val="-1256148250"/>
      </w:sdtPr>
      <w:sdtContent>
        <w:p w14:paraId="00000B7B" w14:textId="77777777" w:rsidR="00CF3663" w:rsidRDefault="00000000">
          <w:pPr>
            <w:numPr>
              <w:ilvl w:val="1"/>
              <w:numId w:val="195"/>
            </w:numPr>
            <w:tabs>
              <w:tab w:val="left" w:pos="720"/>
              <w:tab w:val="left" w:pos="1440"/>
            </w:tabs>
            <w:spacing w:before="240"/>
            <w:rPr>
              <w:ins w:id="5529" w:author="BHA Regulatory Affairs Unit" w:date="2026-07-29T16:06:00Z"/>
            </w:rPr>
          </w:pPr>
          <w:sdt>
            <w:sdtPr>
              <w:tag w:val="goog_rdk_5509"/>
              <w:id w:val="-1431923454"/>
            </w:sdtPr>
            <w:sdtContent>
              <w:ins w:id="5530" w:author="BHA Regulatory Affairs Unit" w:date="2026-07-29T16:06:00Z">
                <w:r>
                  <w:t>If the agency provides Eating Disorder Treatment and Recovery (EDTR) services, they must also hold an EDTR designation pursuant to Chapter 15 of these Rules.</w:t>
                </w:r>
              </w:ins>
            </w:sdtContent>
          </w:sdt>
        </w:p>
      </w:sdtContent>
    </w:sdt>
    <w:sdt>
      <w:sdtPr>
        <w:tag w:val="goog_rdk_5512"/>
        <w:id w:val="1941529621"/>
      </w:sdtPr>
      <w:sdtContent>
        <w:p w14:paraId="00000B7C" w14:textId="77777777" w:rsidR="00CF3663" w:rsidRDefault="00000000">
          <w:pPr>
            <w:keepNext/>
            <w:spacing w:before="240" w:after="60"/>
            <w:ind w:firstLine="0"/>
            <w:rPr>
              <w:ins w:id="5531" w:author="BHA Regulatory Affairs Unit" w:date="2026-07-29T16:06:00Z"/>
              <w:b/>
              <w:bCs/>
            </w:rPr>
          </w:pPr>
          <w:sdt>
            <w:sdtPr>
              <w:tag w:val="goog_rdk_5511"/>
              <w:id w:val="-1775590249"/>
            </w:sdtPr>
            <w:sdtContent>
              <w:ins w:id="5532" w:author="BHA Regulatory Affairs Unit" w:date="2026-07-29T16:06:00Z">
                <w:r>
                  <w:rPr>
                    <w:b/>
                    <w:bCs/>
                  </w:rPr>
                  <w:t>4.7.2</w:t>
                </w:r>
                <w:r>
                  <w:rPr>
                    <w:b/>
                    <w:bCs/>
                  </w:rPr>
                  <w:tab/>
                  <w:t>Service Delivery, Provisions, and Setting</w:t>
                </w:r>
              </w:ins>
            </w:sdtContent>
          </w:sdt>
        </w:p>
      </w:sdtContent>
    </w:sdt>
    <w:sdt>
      <w:sdtPr>
        <w:tag w:val="goog_rdk_5514"/>
        <w:id w:val="2039507133"/>
      </w:sdtPr>
      <w:sdtContent>
        <w:p w14:paraId="00000B7D" w14:textId="77777777" w:rsidR="00CF3663" w:rsidRDefault="00000000">
          <w:pPr>
            <w:numPr>
              <w:ilvl w:val="0"/>
              <w:numId w:val="187"/>
            </w:numPr>
            <w:tabs>
              <w:tab w:val="left" w:pos="720"/>
              <w:tab w:val="left" w:pos="1440"/>
            </w:tabs>
            <w:spacing w:before="240"/>
            <w:rPr>
              <w:ins w:id="5533" w:author="BHA Regulatory Affairs Unit" w:date="2026-07-29T16:06:00Z"/>
            </w:rPr>
          </w:pPr>
          <w:sdt>
            <w:sdtPr>
              <w:tag w:val="goog_rdk_5513"/>
              <w:id w:val="1874076539"/>
            </w:sdtPr>
            <w:sdtContent>
              <w:ins w:id="5534" w:author="BHA Regulatory Affairs Unit" w:date="2026-07-29T16:06:00Z">
                <w:r>
                  <w:t>Service description</w:t>
                </w:r>
              </w:ins>
            </w:sdtContent>
          </w:sdt>
        </w:p>
      </w:sdtContent>
    </w:sdt>
    <w:sdt>
      <w:sdtPr>
        <w:tag w:val="goog_rdk_5516"/>
        <w:id w:val="336950136"/>
      </w:sdtPr>
      <w:sdtContent>
        <w:p w14:paraId="00000B7E" w14:textId="77777777" w:rsidR="00CF3663" w:rsidRDefault="00000000">
          <w:pPr>
            <w:numPr>
              <w:ilvl w:val="1"/>
              <w:numId w:val="187"/>
            </w:numPr>
            <w:tabs>
              <w:tab w:val="left" w:pos="720"/>
              <w:tab w:val="left" w:pos="1440"/>
            </w:tabs>
            <w:spacing w:before="240"/>
            <w:rPr>
              <w:ins w:id="5535" w:author="BHA Regulatory Affairs Unit" w:date="2026-07-29T16:06:00Z"/>
            </w:rPr>
          </w:pPr>
          <w:sdt>
            <w:sdtPr>
              <w:tag w:val="goog_rdk_5515"/>
              <w:id w:val="1607777561"/>
            </w:sdtPr>
            <w:sdtContent>
              <w:ins w:id="5536" w:author="BHA Regulatory Affairs Unit" w:date="2026-07-29T16:06:00Z">
                <w:r>
                  <w:t>HIOP treatment services are clinically managed services for individuals who require daily monitoring or management that can be provided in a structured outpatient setting.</w:t>
                </w:r>
              </w:ins>
            </w:sdtContent>
          </w:sdt>
        </w:p>
      </w:sdtContent>
    </w:sdt>
    <w:sdt>
      <w:sdtPr>
        <w:tag w:val="goog_rdk_5518"/>
        <w:id w:val="-190160866"/>
      </w:sdtPr>
      <w:sdtContent>
        <w:p w14:paraId="00000B7F" w14:textId="77777777" w:rsidR="00CF3663" w:rsidRDefault="00000000">
          <w:pPr>
            <w:numPr>
              <w:ilvl w:val="0"/>
              <w:numId w:val="187"/>
            </w:numPr>
            <w:tabs>
              <w:tab w:val="left" w:pos="720"/>
              <w:tab w:val="left" w:pos="1440"/>
            </w:tabs>
            <w:spacing w:before="240"/>
            <w:rPr>
              <w:ins w:id="5537" w:author="BHA Regulatory Affairs Unit" w:date="2026-07-29T16:06:00Z"/>
            </w:rPr>
          </w:pPr>
          <w:sdt>
            <w:sdtPr>
              <w:tag w:val="goog_rdk_5517"/>
              <w:id w:val="1796176755"/>
            </w:sdtPr>
            <w:sdtContent>
              <w:ins w:id="5538" w:author="BHA Regulatory Affairs Unit" w:date="2026-07-29T16:06:00Z">
                <w:r>
                  <w:t>Service recipient</w:t>
                </w:r>
              </w:ins>
            </w:sdtContent>
          </w:sdt>
        </w:p>
      </w:sdtContent>
    </w:sdt>
    <w:sdt>
      <w:sdtPr>
        <w:tag w:val="goog_rdk_5520"/>
        <w:id w:val="-316489851"/>
      </w:sdtPr>
      <w:sdtContent>
        <w:p w14:paraId="00000B80" w14:textId="77777777" w:rsidR="00CF3663" w:rsidRDefault="00000000">
          <w:pPr>
            <w:numPr>
              <w:ilvl w:val="1"/>
              <w:numId w:val="187"/>
            </w:numPr>
            <w:tabs>
              <w:tab w:val="left" w:pos="720"/>
              <w:tab w:val="left" w:pos="1440"/>
            </w:tabs>
            <w:spacing w:before="240"/>
            <w:rPr>
              <w:ins w:id="5539" w:author="BHA Regulatory Affairs Unit" w:date="2026-07-29T16:06:00Z"/>
            </w:rPr>
          </w:pPr>
          <w:sdt>
            <w:sdtPr>
              <w:tag w:val="goog_rdk_5519"/>
              <w:id w:val="-1934042444"/>
            </w:sdtPr>
            <w:sdtContent>
              <w:ins w:id="5540" w:author="BHA Regulatory Affairs Unit" w:date="2026-07-29T16:06:00Z">
                <w:r>
                  <w:t>HIOP treatment services are generally intended for individuals who have a moderate- or high-severity mental health, substance use, or co-occurring disorder according to the DSM-5-TR, as defined and incorporated by reference in Part 1.2.1 of these Rules, and who are assessed as not appropriate for more intensive levels of care, as determined by individual screening and/or admission criteria as outlined in Parts 1.17.2 and 1.17.3 of these Rules.</w:t>
                </w:r>
              </w:ins>
            </w:sdtContent>
          </w:sdt>
        </w:p>
      </w:sdtContent>
    </w:sdt>
    <w:sdt>
      <w:sdtPr>
        <w:tag w:val="goog_rdk_5522"/>
        <w:id w:val="-834045050"/>
      </w:sdtPr>
      <w:sdtContent>
        <w:p w14:paraId="00000B81" w14:textId="77777777" w:rsidR="00CF3663" w:rsidRDefault="00000000">
          <w:pPr>
            <w:numPr>
              <w:ilvl w:val="0"/>
              <w:numId w:val="187"/>
            </w:numPr>
            <w:tabs>
              <w:tab w:val="left" w:pos="720"/>
              <w:tab w:val="left" w:pos="1440"/>
            </w:tabs>
            <w:spacing w:before="240"/>
            <w:rPr>
              <w:ins w:id="5541" w:author="BHA Regulatory Affairs Unit" w:date="2026-07-29T16:06:00Z"/>
            </w:rPr>
          </w:pPr>
          <w:sdt>
            <w:sdtPr>
              <w:tag w:val="goog_rdk_5521"/>
              <w:id w:val="-1485371491"/>
            </w:sdtPr>
            <w:sdtContent>
              <w:ins w:id="5542" w:author="BHA Regulatory Affairs Unit" w:date="2026-07-29T16:06:00Z">
                <w:r>
                  <w:t>Service setting</w:t>
                </w:r>
              </w:ins>
            </w:sdtContent>
          </w:sdt>
        </w:p>
      </w:sdtContent>
    </w:sdt>
    <w:sdt>
      <w:sdtPr>
        <w:tag w:val="goog_rdk_5524"/>
        <w:id w:val="-606078089"/>
      </w:sdtPr>
      <w:sdtContent>
        <w:p w14:paraId="00000B82" w14:textId="77777777" w:rsidR="00CF3663" w:rsidRDefault="00000000">
          <w:pPr>
            <w:numPr>
              <w:ilvl w:val="1"/>
              <w:numId w:val="187"/>
            </w:numPr>
            <w:tabs>
              <w:tab w:val="left" w:pos="720"/>
              <w:tab w:val="left" w:pos="1440"/>
            </w:tabs>
            <w:spacing w:before="240"/>
            <w:rPr>
              <w:ins w:id="5543" w:author="BHA Regulatory Affairs Unit" w:date="2026-07-29T16:06:00Z"/>
            </w:rPr>
          </w:pPr>
          <w:sdt>
            <w:sdtPr>
              <w:tag w:val="goog_rdk_5523"/>
              <w:id w:val="-1584225279"/>
            </w:sdtPr>
            <w:sdtContent>
              <w:ins w:id="5544" w:author="BHA Regulatory Affairs Unit" w:date="2026-07-29T16:06:00Z">
                <w:r>
                  <w:t>HIOP services may be delivered via any outpatient setting or telehealth in accordance with the standards set in Part 1.15 of these Rules.</w:t>
                </w:r>
              </w:ins>
            </w:sdtContent>
          </w:sdt>
        </w:p>
      </w:sdtContent>
    </w:sdt>
    <w:sdt>
      <w:sdtPr>
        <w:tag w:val="goog_rdk_5526"/>
        <w:id w:val="-1290947909"/>
      </w:sdtPr>
      <w:sdtContent>
        <w:p w14:paraId="00000B83" w14:textId="77777777" w:rsidR="00CF3663" w:rsidRDefault="00000000">
          <w:pPr>
            <w:numPr>
              <w:ilvl w:val="1"/>
              <w:numId w:val="187"/>
            </w:numPr>
            <w:tabs>
              <w:tab w:val="left" w:pos="720"/>
              <w:tab w:val="left" w:pos="1440"/>
            </w:tabs>
            <w:spacing w:before="240"/>
            <w:rPr>
              <w:ins w:id="5545" w:author="BHA Regulatory Affairs Unit" w:date="2026-07-29T16:06:00Z"/>
            </w:rPr>
          </w:pPr>
          <w:sdt>
            <w:sdtPr>
              <w:tag w:val="goog_rdk_5525"/>
              <w:id w:val="-1233635338"/>
            </w:sdtPr>
            <w:sdtContent>
              <w:ins w:id="5546" w:author="BHA Regulatory Affairs Unit" w:date="2026-07-29T16:06:00Z">
                <w:r>
                  <w:t>Agencies that provide HIOP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5528"/>
        <w:id w:val="1655204419"/>
      </w:sdtPr>
      <w:sdtContent>
        <w:p w14:paraId="00000B84" w14:textId="77777777" w:rsidR="00CF3663" w:rsidRDefault="00000000">
          <w:pPr>
            <w:numPr>
              <w:ilvl w:val="0"/>
              <w:numId w:val="187"/>
            </w:numPr>
            <w:tabs>
              <w:tab w:val="left" w:pos="720"/>
              <w:tab w:val="left" w:pos="1440"/>
            </w:tabs>
            <w:spacing w:before="240"/>
            <w:rPr>
              <w:ins w:id="5547" w:author="BHA Regulatory Affairs Unit" w:date="2026-07-29T16:06:00Z"/>
            </w:rPr>
          </w:pPr>
          <w:sdt>
            <w:sdtPr>
              <w:tag w:val="goog_rdk_5527"/>
              <w:id w:val="149301134"/>
            </w:sdtPr>
            <w:sdtContent>
              <w:ins w:id="5548" w:author="BHA Regulatory Affairs Unit" w:date="2026-07-29T16:06:00Z">
                <w:r>
                  <w:t>Service components and capabilities</w:t>
                </w:r>
              </w:ins>
            </w:sdtContent>
          </w:sdt>
        </w:p>
      </w:sdtContent>
    </w:sdt>
    <w:sdt>
      <w:sdtPr>
        <w:tag w:val="goog_rdk_5530"/>
        <w:id w:val="1885200354"/>
      </w:sdtPr>
      <w:sdtContent>
        <w:p w14:paraId="00000B85" w14:textId="77777777" w:rsidR="00CF3663" w:rsidRDefault="00000000">
          <w:pPr>
            <w:numPr>
              <w:ilvl w:val="1"/>
              <w:numId w:val="187"/>
            </w:numPr>
            <w:tabs>
              <w:tab w:val="left" w:pos="720"/>
              <w:tab w:val="left" w:pos="1440"/>
            </w:tabs>
            <w:spacing w:before="240"/>
            <w:rPr>
              <w:ins w:id="5549" w:author="BHA Regulatory Affairs Unit" w:date="2026-07-29T16:06:00Z"/>
            </w:rPr>
          </w:pPr>
          <w:sdt>
            <w:sdtPr>
              <w:tag w:val="goog_rdk_5529"/>
              <w:id w:val="-1483023112"/>
            </w:sdtPr>
            <w:sdtContent>
              <w:ins w:id="5550" w:author="BHA Regulatory Affairs Unit" w:date="2026-07-29T16:06:00Z">
                <w:r>
                  <w:t>All services must be provided as deemed appropriate by assessment of the individual receiving services.</w:t>
                </w:r>
              </w:ins>
            </w:sdtContent>
          </w:sdt>
        </w:p>
      </w:sdtContent>
    </w:sdt>
    <w:sdt>
      <w:sdtPr>
        <w:tag w:val="goog_rdk_5532"/>
        <w:id w:val="2068785474"/>
      </w:sdtPr>
      <w:sdtContent>
        <w:p w14:paraId="00000B86" w14:textId="77777777" w:rsidR="00CF3663" w:rsidRDefault="00000000">
          <w:pPr>
            <w:numPr>
              <w:ilvl w:val="1"/>
              <w:numId w:val="187"/>
            </w:numPr>
            <w:tabs>
              <w:tab w:val="left" w:pos="720"/>
              <w:tab w:val="left" w:pos="1440"/>
            </w:tabs>
            <w:spacing w:before="240"/>
            <w:rPr>
              <w:ins w:id="5551" w:author="BHA Regulatory Affairs Unit" w:date="2026-07-29T16:06:00Z"/>
            </w:rPr>
          </w:pPr>
          <w:sdt>
            <w:sdtPr>
              <w:tag w:val="goog_rdk_5531"/>
              <w:id w:val="-969262782"/>
            </w:sdtPr>
            <w:sdtContent>
              <w:ins w:id="5552" w:author="BHA Regulatory Affairs Unit" w:date="2026-07-29T16:06:00Z">
                <w:r>
                  <w:t>Mental health-only services must be provided at a minimum of twenty (20) or more hours per week.</w:t>
                </w:r>
              </w:ins>
            </w:sdtContent>
          </w:sdt>
        </w:p>
      </w:sdtContent>
    </w:sdt>
    <w:sdt>
      <w:sdtPr>
        <w:tag w:val="goog_rdk_5534"/>
        <w:id w:val="630302296"/>
      </w:sdtPr>
      <w:sdtContent>
        <w:p w14:paraId="00000B87" w14:textId="77777777" w:rsidR="00CF3663" w:rsidRDefault="00000000">
          <w:pPr>
            <w:numPr>
              <w:ilvl w:val="2"/>
              <w:numId w:val="187"/>
            </w:numPr>
            <w:tabs>
              <w:tab w:val="left" w:pos="720"/>
              <w:tab w:val="left" w:pos="1440"/>
            </w:tabs>
            <w:spacing w:before="240"/>
            <w:rPr>
              <w:ins w:id="5553" w:author="BHA Regulatory Affairs Unit" w:date="2026-07-29T16:06:00Z"/>
            </w:rPr>
          </w:pPr>
          <w:sdt>
            <w:sdtPr>
              <w:tag w:val="goog_rdk_5533"/>
              <w:id w:val="1189312896"/>
            </w:sdtPr>
            <w:sdtContent>
              <w:ins w:id="5554" w:author="BHA Regulatory Affairs Unit" w:date="2026-07-29T16:06:00Z">
                <w:r>
                  <w:t>Service hours must be provided on a minimum of four (4) calendar days per week, but may need to be more frequent to meet the minimum weekly hours.</w:t>
                </w:r>
              </w:ins>
            </w:sdtContent>
          </w:sdt>
        </w:p>
      </w:sdtContent>
    </w:sdt>
    <w:sdt>
      <w:sdtPr>
        <w:tag w:val="goog_rdk_5536"/>
        <w:id w:val="1654374148"/>
      </w:sdtPr>
      <w:sdtContent>
        <w:p w14:paraId="00000B88" w14:textId="77777777" w:rsidR="00CF3663" w:rsidRDefault="00000000">
          <w:pPr>
            <w:numPr>
              <w:ilvl w:val="2"/>
              <w:numId w:val="187"/>
            </w:numPr>
            <w:tabs>
              <w:tab w:val="left" w:pos="720"/>
              <w:tab w:val="left" w:pos="1440"/>
            </w:tabs>
            <w:spacing w:before="240"/>
            <w:rPr>
              <w:ins w:id="5555" w:author="BHA Regulatory Affairs Unit" w:date="2026-07-29T16:06:00Z"/>
            </w:rPr>
          </w:pPr>
          <w:sdt>
            <w:sdtPr>
              <w:tag w:val="goog_rdk_5535"/>
              <w:id w:val="1070339244"/>
            </w:sdtPr>
            <w:sdtContent>
              <w:ins w:id="5556" w:author="BHA Regulatory Affairs Unit" w:date="2026-07-29T16:06:00Z">
                <w:r>
                  <w:t>On days when services are provided, they must be provided for a minimum of three (3) hours, but may need to be provided for more hours to meet the minimum weekly hours.</w:t>
                </w:r>
              </w:ins>
            </w:sdtContent>
          </w:sdt>
        </w:p>
      </w:sdtContent>
    </w:sdt>
    <w:sdt>
      <w:sdtPr>
        <w:tag w:val="goog_rdk_5538"/>
        <w:id w:val="-719560646"/>
      </w:sdtPr>
      <w:sdtContent>
        <w:p w14:paraId="00000B89" w14:textId="77777777" w:rsidR="00CF3663" w:rsidRDefault="00000000">
          <w:pPr>
            <w:numPr>
              <w:ilvl w:val="1"/>
              <w:numId w:val="187"/>
            </w:numPr>
            <w:tabs>
              <w:tab w:val="left" w:pos="720"/>
              <w:tab w:val="left" w:pos="1440"/>
            </w:tabs>
            <w:spacing w:before="240"/>
            <w:rPr>
              <w:ins w:id="5557" w:author="BHA Regulatory Affairs Unit" w:date="2026-07-29T16:06:00Z"/>
            </w:rPr>
          </w:pPr>
          <w:sdt>
            <w:sdtPr>
              <w:tag w:val="goog_rdk_5537"/>
              <w:id w:val="-1995524155"/>
            </w:sdtPr>
            <w:sdtContent>
              <w:ins w:id="5558" w:author="BHA Regulatory Affairs Unit" w:date="2026-07-29T16:06:00Z">
                <w:r>
                  <w:t>Substance use and co-occurring disorder services must be provided by a licensee with a minimum frequency of twenty (20) regularly scheduled treatment contact hours and at least five (5) calendar days per week.</w:t>
                </w:r>
              </w:ins>
            </w:sdtContent>
          </w:sdt>
        </w:p>
      </w:sdtContent>
    </w:sdt>
    <w:sdt>
      <w:sdtPr>
        <w:tag w:val="goog_rdk_5540"/>
        <w:id w:val="-132546409"/>
      </w:sdtPr>
      <w:sdtContent>
        <w:p w14:paraId="00000B8A" w14:textId="77777777" w:rsidR="00CF3663" w:rsidRDefault="00000000">
          <w:pPr>
            <w:numPr>
              <w:ilvl w:val="1"/>
              <w:numId w:val="187"/>
            </w:numPr>
            <w:tabs>
              <w:tab w:val="left" w:pos="720"/>
              <w:tab w:val="left" w:pos="1440"/>
            </w:tabs>
            <w:spacing w:before="240"/>
            <w:rPr>
              <w:ins w:id="5559" w:author="BHA Regulatory Affairs Unit" w:date="2026-07-29T16:06:00Z"/>
            </w:rPr>
          </w:pPr>
          <w:sdt>
            <w:sdtPr>
              <w:tag w:val="goog_rdk_5539"/>
              <w:id w:val="-890433922"/>
            </w:sdtPr>
            <w:sdtContent>
              <w:ins w:id="5560" w:author="BHA Regulatory Affairs Unit" w:date="2026-07-29T16:06:00Z">
                <w:r>
                  <w:t>Services must include direct access to medical, physical, and laboratory services and may include individual therapy, group therapy, medication management, educational/occupational groups, recovery support services, recreational therapy, and other therapies.</w:t>
                </w:r>
              </w:ins>
            </w:sdtContent>
          </w:sdt>
        </w:p>
      </w:sdtContent>
    </w:sdt>
    <w:sdt>
      <w:sdtPr>
        <w:tag w:val="goog_rdk_5542"/>
        <w:id w:val="-1996604380"/>
      </w:sdtPr>
      <w:sdtContent>
        <w:p w14:paraId="00000B8B" w14:textId="77777777" w:rsidR="00CF3663" w:rsidRDefault="00000000">
          <w:pPr>
            <w:numPr>
              <w:ilvl w:val="1"/>
              <w:numId w:val="187"/>
            </w:numPr>
            <w:tabs>
              <w:tab w:val="left" w:pos="720"/>
              <w:tab w:val="left" w:pos="1440"/>
            </w:tabs>
            <w:spacing w:before="240"/>
            <w:rPr>
              <w:ins w:id="5561" w:author="BHA Regulatory Affairs Unit" w:date="2026-07-29T16:06:00Z"/>
            </w:rPr>
          </w:pPr>
          <w:sdt>
            <w:sdtPr>
              <w:tag w:val="goog_rdk_5541"/>
              <w:id w:val="-1575982182"/>
            </w:sdtPr>
            <w:sdtContent>
              <w:ins w:id="5562" w:author="BHA Regulatory Affairs Unit" w:date="2026-07-29T16:06:00Z">
                <w:r>
                  <w:t>Services for children under the age of eighteen (18) must include access to educational services and coordination with a school system, as appropriate.</w:t>
                </w:r>
              </w:ins>
            </w:sdtContent>
          </w:sdt>
        </w:p>
      </w:sdtContent>
    </w:sdt>
    <w:sdt>
      <w:sdtPr>
        <w:tag w:val="goog_rdk_5544"/>
        <w:id w:val="1010144760"/>
      </w:sdtPr>
      <w:sdtContent>
        <w:p w14:paraId="00000B8C" w14:textId="77777777" w:rsidR="00CF3663" w:rsidRDefault="00000000">
          <w:pPr>
            <w:numPr>
              <w:ilvl w:val="0"/>
              <w:numId w:val="187"/>
            </w:numPr>
            <w:tabs>
              <w:tab w:val="left" w:pos="720"/>
              <w:tab w:val="left" w:pos="1440"/>
            </w:tabs>
            <w:spacing w:before="240"/>
            <w:rPr>
              <w:ins w:id="5563" w:author="BHA Regulatory Affairs Unit" w:date="2026-07-29T16:06:00Z"/>
            </w:rPr>
          </w:pPr>
          <w:sdt>
            <w:sdtPr>
              <w:tag w:val="goog_rdk_5543"/>
              <w:id w:val="908157539"/>
            </w:sdtPr>
            <w:sdtContent>
              <w:ins w:id="5564" w:author="BHA Regulatory Affairs Unit" w:date="2026-07-29T16:06:00Z">
                <w:r>
                  <w:t>Support systems</w:t>
                </w:r>
              </w:ins>
            </w:sdtContent>
          </w:sdt>
        </w:p>
      </w:sdtContent>
    </w:sdt>
    <w:sdt>
      <w:sdtPr>
        <w:tag w:val="goog_rdk_5546"/>
        <w:id w:val="-1367802661"/>
      </w:sdtPr>
      <w:sdtContent>
        <w:p w14:paraId="00000B8D" w14:textId="77777777" w:rsidR="00CF3663" w:rsidRDefault="00000000">
          <w:pPr>
            <w:numPr>
              <w:ilvl w:val="1"/>
              <w:numId w:val="187"/>
            </w:numPr>
            <w:tabs>
              <w:tab w:val="left" w:pos="720"/>
              <w:tab w:val="left" w:pos="1440"/>
            </w:tabs>
            <w:spacing w:before="240"/>
            <w:rPr>
              <w:ins w:id="5565" w:author="BHA Regulatory Affairs Unit" w:date="2026-07-29T16:06:00Z"/>
            </w:rPr>
          </w:pPr>
          <w:sdt>
            <w:sdtPr>
              <w:tag w:val="goog_rdk_5545"/>
              <w:id w:val="-1273704849"/>
            </w:sdtPr>
            <w:sdtContent>
              <w:ins w:id="5566" w:author="BHA Regulatory Affairs Unit" w:date="2026-07-29T16:06:00Z">
                <w:r>
                  <w:t>Agencies providing HIOP treatment must inform individuals receiving treatment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5548"/>
        <w:id w:val="-1952601189"/>
      </w:sdtPr>
      <w:sdtContent>
        <w:p w14:paraId="00000B8E" w14:textId="77777777" w:rsidR="00CF3663" w:rsidRDefault="00000000">
          <w:pPr>
            <w:numPr>
              <w:ilvl w:val="1"/>
              <w:numId w:val="187"/>
            </w:numPr>
            <w:tabs>
              <w:tab w:val="left" w:pos="720"/>
              <w:tab w:val="left" w:pos="1440"/>
            </w:tabs>
            <w:spacing w:before="240"/>
            <w:rPr>
              <w:ins w:id="5567" w:author="BHA Regulatory Affairs Unit" w:date="2026-07-29T16:06:00Z"/>
            </w:rPr>
          </w:pPr>
          <w:sdt>
            <w:sdtPr>
              <w:tag w:val="goog_rdk_5547"/>
              <w:id w:val="-97949030"/>
            </w:sdtPr>
            <w:sdtContent>
              <w:ins w:id="5568" w:author="BHA Regulatory Affairs Unit" w:date="2026-07-29T16:06:00Z">
                <w:r>
                  <w:t>Agencies providing HIOP services must have direct affiliation or close coordination through referral to more and less intensive levels of care.</w:t>
                </w:r>
              </w:ins>
            </w:sdtContent>
          </w:sdt>
        </w:p>
      </w:sdtContent>
    </w:sdt>
    <w:sdt>
      <w:sdtPr>
        <w:tag w:val="goog_rdk_5550"/>
        <w:id w:val="-1807089787"/>
      </w:sdtPr>
      <w:sdtContent>
        <w:p w14:paraId="00000B8F" w14:textId="77777777" w:rsidR="00CF3663" w:rsidRDefault="00000000">
          <w:pPr>
            <w:numPr>
              <w:ilvl w:val="2"/>
              <w:numId w:val="187"/>
            </w:numPr>
            <w:tabs>
              <w:tab w:val="left" w:pos="720"/>
              <w:tab w:val="left" w:pos="1440"/>
            </w:tabs>
            <w:spacing w:before="240"/>
            <w:rPr>
              <w:ins w:id="5569" w:author="BHA Regulatory Affairs Unit" w:date="2026-07-29T16:06:00Z"/>
            </w:rPr>
          </w:pPr>
          <w:sdt>
            <w:sdtPr>
              <w:tag w:val="goog_rdk_5549"/>
              <w:id w:val="1019405174"/>
            </w:sdtPr>
            <w:sdtContent>
              <w:ins w:id="5570" w:author="BHA Regulatory Affairs Unit" w:date="2026-07-29T16:06:00Z">
                <w:r>
                  <w:t>Referral(s) will be provided in collaboration with the individual and their choice(s) for referred services.</w:t>
                </w:r>
              </w:ins>
            </w:sdtContent>
          </w:sdt>
        </w:p>
      </w:sdtContent>
    </w:sdt>
    <w:sdt>
      <w:sdtPr>
        <w:tag w:val="goog_rdk_5552"/>
        <w:id w:val="1307810939"/>
      </w:sdtPr>
      <w:sdtContent>
        <w:p w14:paraId="00000B90" w14:textId="77777777" w:rsidR="00CF3663" w:rsidRDefault="00000000">
          <w:pPr>
            <w:numPr>
              <w:ilvl w:val="1"/>
              <w:numId w:val="187"/>
            </w:numPr>
            <w:tabs>
              <w:tab w:val="left" w:pos="720"/>
              <w:tab w:val="left" w:pos="1440"/>
            </w:tabs>
            <w:spacing w:before="240"/>
            <w:rPr>
              <w:ins w:id="5571" w:author="BHA Regulatory Affairs Unit" w:date="2026-07-29T16:06:00Z"/>
            </w:rPr>
          </w:pPr>
          <w:sdt>
            <w:sdtPr>
              <w:tag w:val="goog_rdk_5551"/>
              <w:id w:val="-1600337662"/>
            </w:sdtPr>
            <w:sdtContent>
              <w:ins w:id="5572" w:author="BHA Regulatory Affairs Unit" w:date="2026-07-29T16:06:00Z">
                <w:r>
                  <w:t>Agencies providing HIOP services must also have a documented consultation and/or referral process through internal personnel or other affiliation for medical, psychiatric, and MAT needs.</w:t>
                </w:r>
              </w:ins>
            </w:sdtContent>
          </w:sdt>
        </w:p>
      </w:sdtContent>
    </w:sdt>
    <w:sdt>
      <w:sdtPr>
        <w:tag w:val="goog_rdk_5554"/>
        <w:id w:val="247167592"/>
      </w:sdtPr>
      <w:sdtContent>
        <w:p w14:paraId="00000B91" w14:textId="77777777" w:rsidR="00CF3663" w:rsidRDefault="00000000">
          <w:pPr>
            <w:numPr>
              <w:ilvl w:val="0"/>
              <w:numId w:val="187"/>
            </w:numPr>
            <w:tabs>
              <w:tab w:val="left" w:pos="720"/>
              <w:tab w:val="left" w:pos="1440"/>
            </w:tabs>
            <w:spacing w:before="240"/>
            <w:rPr>
              <w:ins w:id="5573" w:author="BHA Regulatory Affairs Unit" w:date="2026-07-29T16:06:00Z"/>
            </w:rPr>
          </w:pPr>
          <w:sdt>
            <w:sdtPr>
              <w:tag w:val="goog_rdk_5553"/>
              <w:id w:val="973810829"/>
            </w:sdtPr>
            <w:sdtContent>
              <w:ins w:id="5574" w:author="BHA Regulatory Affairs Unit" w:date="2026-07-29T16:06:00Z">
                <w:r>
                  <w:t>Policies and procedures</w:t>
                </w:r>
              </w:ins>
            </w:sdtContent>
          </w:sdt>
        </w:p>
      </w:sdtContent>
    </w:sdt>
    <w:sdt>
      <w:sdtPr>
        <w:tag w:val="goog_rdk_5556"/>
        <w:id w:val="259563185"/>
      </w:sdtPr>
      <w:sdtContent>
        <w:p w14:paraId="00000B92" w14:textId="77777777" w:rsidR="00CF3663" w:rsidRDefault="00000000">
          <w:pPr>
            <w:numPr>
              <w:ilvl w:val="1"/>
              <w:numId w:val="187"/>
            </w:numPr>
            <w:tabs>
              <w:tab w:val="left" w:pos="720"/>
              <w:tab w:val="left" w:pos="1440"/>
              <w:tab w:val="left" w:pos="2160"/>
            </w:tabs>
            <w:spacing w:before="240" w:after="200"/>
            <w:rPr>
              <w:ins w:id="5575" w:author="BHA Regulatory Affairs Unit" w:date="2026-07-29T16:06:00Z"/>
            </w:rPr>
          </w:pPr>
          <w:sdt>
            <w:sdtPr>
              <w:tag w:val="goog_rdk_5555"/>
              <w:id w:val="1877562244"/>
            </w:sdtPr>
            <w:sdtContent>
              <w:ins w:id="5576" w:author="BHA Regulatory Affairs Unit" w:date="2026-07-29T16:06:00Z">
                <w:r>
                  <w:t>Agencies must develop, implement, and enforce policies and procedures to address service delivery expectations. These policies and procedures must address, but are not limited to:</w:t>
                </w:r>
              </w:ins>
            </w:sdtContent>
          </w:sdt>
        </w:p>
      </w:sdtContent>
    </w:sdt>
    <w:sdt>
      <w:sdtPr>
        <w:tag w:val="goog_rdk_5558"/>
        <w:id w:val="335223922"/>
      </w:sdtPr>
      <w:sdtContent>
        <w:p w14:paraId="00000B93" w14:textId="77777777" w:rsidR="00CF3663" w:rsidRDefault="00000000">
          <w:pPr>
            <w:numPr>
              <w:ilvl w:val="2"/>
              <w:numId w:val="187"/>
            </w:numPr>
            <w:tabs>
              <w:tab w:val="left" w:pos="720"/>
              <w:tab w:val="left" w:pos="1440"/>
              <w:tab w:val="left" w:pos="2160"/>
            </w:tabs>
            <w:spacing w:before="200" w:after="200"/>
            <w:rPr>
              <w:ins w:id="5577" w:author="BHA Regulatory Affairs Unit" w:date="2026-07-29T16:06:00Z"/>
            </w:rPr>
          </w:pPr>
          <w:sdt>
            <w:sdtPr>
              <w:tag w:val="goog_rdk_5557"/>
              <w:id w:val="1906712110"/>
            </w:sdtPr>
            <w:sdtContent>
              <w:ins w:id="5578" w:author="BHA Regulatory Affairs Unit" w:date="2026-07-29T16:06:00Z">
                <w:r>
                  <w:t>Responding to urgent medical and psychiatric needs that may arise, including when to seek medical consultation, when to call 911, and when to call 988;</w:t>
                </w:r>
              </w:ins>
            </w:sdtContent>
          </w:sdt>
        </w:p>
      </w:sdtContent>
    </w:sdt>
    <w:sdt>
      <w:sdtPr>
        <w:tag w:val="goog_rdk_5560"/>
        <w:id w:val="495763740"/>
      </w:sdtPr>
      <w:sdtContent>
        <w:p w14:paraId="00000B94" w14:textId="77777777" w:rsidR="00CF3663" w:rsidRDefault="00000000">
          <w:pPr>
            <w:numPr>
              <w:ilvl w:val="2"/>
              <w:numId w:val="187"/>
            </w:numPr>
            <w:tabs>
              <w:tab w:val="left" w:pos="720"/>
              <w:tab w:val="left" w:pos="1440"/>
              <w:tab w:val="left" w:pos="2160"/>
            </w:tabs>
            <w:spacing w:before="200" w:after="200"/>
            <w:rPr>
              <w:ins w:id="5579" w:author="BHA Regulatory Affairs Unit" w:date="2026-07-29T16:06:00Z"/>
            </w:rPr>
          </w:pPr>
          <w:sdt>
            <w:sdtPr>
              <w:tag w:val="goog_rdk_5559"/>
              <w:id w:val="2040384170"/>
            </w:sdtPr>
            <w:sdtContent>
              <w:ins w:id="5580" w:author="BHA Regulatory Affairs Unit" w:date="2026-07-29T16:06:00Z">
                <w:r>
                  <w:t>Coordination of care with external providers, including interaction with formally affiliated providers and programs for the delivery of required services, if applicable;</w:t>
                </w:r>
              </w:ins>
            </w:sdtContent>
          </w:sdt>
        </w:p>
      </w:sdtContent>
    </w:sdt>
    <w:sdt>
      <w:sdtPr>
        <w:tag w:val="goog_rdk_5562"/>
        <w:id w:val="-1148420882"/>
      </w:sdtPr>
      <w:sdtContent>
        <w:p w14:paraId="00000B95" w14:textId="77777777" w:rsidR="00CF3663" w:rsidRDefault="00000000">
          <w:pPr>
            <w:numPr>
              <w:ilvl w:val="2"/>
              <w:numId w:val="187"/>
            </w:numPr>
            <w:tabs>
              <w:tab w:val="left" w:pos="720"/>
              <w:tab w:val="left" w:pos="1440"/>
              <w:tab w:val="left" w:pos="2160"/>
            </w:tabs>
            <w:spacing w:before="200" w:after="200"/>
            <w:rPr>
              <w:ins w:id="5581" w:author="BHA Regulatory Affairs Unit" w:date="2026-07-29T16:06:00Z"/>
            </w:rPr>
          </w:pPr>
          <w:sdt>
            <w:sdtPr>
              <w:tag w:val="goog_rdk_5561"/>
              <w:id w:val="-993395690"/>
            </w:sdtPr>
            <w:sdtContent>
              <w:ins w:id="5582" w:author="BHA Regulatory Affairs Unit" w:date="2026-07-29T16:06:00Z">
                <w:r>
                  <w:t>Coordination of care for medication-involved services, if the agency does not offer medications directly. This must include consideration of access to medication assisted treatment (MAT) and psychiatric medications;</w:t>
                </w:r>
              </w:ins>
            </w:sdtContent>
          </w:sdt>
        </w:p>
      </w:sdtContent>
    </w:sdt>
    <w:sdt>
      <w:sdtPr>
        <w:tag w:val="goog_rdk_5564"/>
        <w:id w:val="1023789032"/>
      </w:sdtPr>
      <w:sdtContent>
        <w:p w14:paraId="00000B96" w14:textId="77777777" w:rsidR="00CF3663" w:rsidRDefault="00000000">
          <w:pPr>
            <w:numPr>
              <w:ilvl w:val="2"/>
              <w:numId w:val="187"/>
            </w:numPr>
            <w:tabs>
              <w:tab w:val="left" w:pos="720"/>
              <w:tab w:val="left" w:pos="1440"/>
              <w:tab w:val="left" w:pos="2160"/>
            </w:tabs>
            <w:spacing w:before="200" w:after="200"/>
            <w:rPr>
              <w:ins w:id="5583" w:author="BHA Regulatory Affairs Unit" w:date="2026-07-29T16:06:00Z"/>
            </w:rPr>
          </w:pPr>
          <w:sdt>
            <w:sdtPr>
              <w:tag w:val="goog_rdk_5563"/>
              <w:id w:val="-1121277941"/>
            </w:sdtPr>
            <w:sdtContent>
              <w:ins w:id="5584" w:author="BHA Regulatory Affairs Unit" w:date="2026-07-29T16:06:00Z">
                <w:r>
                  <w:t>Addressing how physical examinations for individuals will be incorporated into treatment services. This includes, but is not limited to:</w:t>
                </w:r>
              </w:ins>
            </w:sdtContent>
          </w:sdt>
        </w:p>
      </w:sdtContent>
    </w:sdt>
    <w:sdt>
      <w:sdtPr>
        <w:tag w:val="goog_rdk_5566"/>
        <w:id w:val="-341703859"/>
      </w:sdtPr>
      <w:sdtContent>
        <w:p w14:paraId="00000B97" w14:textId="77777777" w:rsidR="00CF3663" w:rsidRDefault="00000000">
          <w:pPr>
            <w:numPr>
              <w:ilvl w:val="3"/>
              <w:numId w:val="187"/>
            </w:numPr>
            <w:tabs>
              <w:tab w:val="left" w:pos="720"/>
              <w:tab w:val="left" w:pos="1440"/>
              <w:tab w:val="left" w:pos="2160"/>
            </w:tabs>
            <w:spacing w:before="200" w:after="200"/>
            <w:rPr>
              <w:ins w:id="5585" w:author="BHA Regulatory Affairs Unit" w:date="2026-07-29T16:06:00Z"/>
            </w:rPr>
          </w:pPr>
          <w:sdt>
            <w:sdtPr>
              <w:tag w:val="goog_rdk_5565"/>
              <w:id w:val="516951696"/>
            </w:sdtPr>
            <w:sdtContent>
              <w:ins w:id="5586" w:author="BHA Regulatory Affairs Unit" w:date="2026-07-29T16:06:00Z">
                <w:r>
                  <w:t>Obtaining the individual’s consent to coordinate with external medical provider(s) and incorporating physical health needs into ongoing treatment;</w:t>
                </w:r>
              </w:ins>
            </w:sdtContent>
          </w:sdt>
        </w:p>
      </w:sdtContent>
    </w:sdt>
    <w:sdt>
      <w:sdtPr>
        <w:tag w:val="goog_rdk_5568"/>
        <w:id w:val="2075306907"/>
      </w:sdtPr>
      <w:sdtContent>
        <w:p w14:paraId="00000B98" w14:textId="77777777" w:rsidR="00CF3663" w:rsidRDefault="00000000">
          <w:pPr>
            <w:numPr>
              <w:ilvl w:val="3"/>
              <w:numId w:val="187"/>
            </w:numPr>
            <w:tabs>
              <w:tab w:val="left" w:pos="720"/>
              <w:tab w:val="left" w:pos="1440"/>
              <w:tab w:val="left" w:pos="2160"/>
            </w:tabs>
            <w:spacing w:before="200" w:after="200"/>
            <w:rPr>
              <w:ins w:id="5587" w:author="BHA Regulatory Affairs Unit" w:date="2026-07-29T16:06:00Z"/>
            </w:rPr>
          </w:pPr>
          <w:sdt>
            <w:sdtPr>
              <w:tag w:val="goog_rdk_5567"/>
              <w:id w:val="1995543583"/>
            </w:sdtPr>
            <w:sdtContent>
              <w:ins w:id="5588" w:author="BHA Regulatory Affairs Unit" w:date="2026-07-29T16:06:00Z">
                <w:r>
                  <w:t>Expectations for when an individual refuses or is unable to obtain, or provide record of, a physical examination;</w:t>
                </w:r>
              </w:ins>
            </w:sdtContent>
          </w:sdt>
        </w:p>
      </w:sdtContent>
    </w:sdt>
    <w:sdt>
      <w:sdtPr>
        <w:tag w:val="goog_rdk_5570"/>
        <w:id w:val="1357330258"/>
      </w:sdtPr>
      <w:sdtContent>
        <w:p w14:paraId="00000B99" w14:textId="77777777" w:rsidR="00CF3663" w:rsidRDefault="00000000">
          <w:pPr>
            <w:numPr>
              <w:ilvl w:val="3"/>
              <w:numId w:val="187"/>
            </w:numPr>
            <w:tabs>
              <w:tab w:val="left" w:pos="720"/>
              <w:tab w:val="left" w:pos="1440"/>
              <w:tab w:val="left" w:pos="2160"/>
            </w:tabs>
            <w:spacing w:before="200" w:after="200"/>
            <w:rPr>
              <w:ins w:id="5589" w:author="BHA Regulatory Affairs Unit" w:date="2026-07-29T16:06:00Z"/>
            </w:rPr>
          </w:pPr>
          <w:sdt>
            <w:sdtPr>
              <w:tag w:val="goog_rdk_5569"/>
              <w:id w:val="1606244406"/>
            </w:sdtPr>
            <w:sdtContent>
              <w:ins w:id="5590" w:author="BHA Regulatory Affairs Unit" w:date="2026-07-29T16:06:00Z">
                <w:r>
                  <w:t>Expectations for physical examinations to be relevant and timely for the individual’s presenting needs; and</w:t>
                </w:r>
              </w:ins>
            </w:sdtContent>
          </w:sdt>
        </w:p>
      </w:sdtContent>
    </w:sdt>
    <w:sdt>
      <w:sdtPr>
        <w:tag w:val="goog_rdk_5572"/>
        <w:id w:val="1277121059"/>
      </w:sdtPr>
      <w:sdtContent>
        <w:p w14:paraId="00000B9A" w14:textId="77777777" w:rsidR="00CF3663" w:rsidRDefault="00000000">
          <w:pPr>
            <w:numPr>
              <w:ilvl w:val="3"/>
              <w:numId w:val="187"/>
            </w:numPr>
            <w:tabs>
              <w:tab w:val="left" w:pos="720"/>
              <w:tab w:val="left" w:pos="1440"/>
              <w:tab w:val="left" w:pos="2160"/>
            </w:tabs>
            <w:spacing w:before="200" w:after="200"/>
            <w:rPr>
              <w:ins w:id="5591" w:author="BHA Regulatory Affairs Unit" w:date="2026-07-29T16:06:00Z"/>
            </w:rPr>
          </w:pPr>
          <w:sdt>
            <w:sdtPr>
              <w:tag w:val="goog_rdk_5571"/>
              <w:id w:val="-1110030379"/>
            </w:sdtPr>
            <w:sdtContent>
              <w:ins w:id="5592" w:author="BHA Regulatory Affairs Unit" w:date="2026-07-29T16:06:00Z">
                <w:r>
                  <w:t>How personnel are to document the refusal in the individual’s file.</w:t>
                </w:r>
              </w:ins>
            </w:sdtContent>
          </w:sdt>
        </w:p>
      </w:sdtContent>
    </w:sdt>
    <w:sdt>
      <w:sdtPr>
        <w:tag w:val="goog_rdk_5574"/>
        <w:id w:val="387162395"/>
      </w:sdtPr>
      <w:sdtContent>
        <w:p w14:paraId="00000B9B" w14:textId="77777777" w:rsidR="00CF3663" w:rsidRDefault="00000000">
          <w:pPr>
            <w:numPr>
              <w:ilvl w:val="2"/>
              <w:numId w:val="187"/>
            </w:numPr>
            <w:tabs>
              <w:tab w:val="left" w:pos="720"/>
              <w:tab w:val="left" w:pos="1440"/>
              <w:tab w:val="left" w:pos="2160"/>
            </w:tabs>
            <w:spacing w:before="200" w:after="200"/>
            <w:rPr>
              <w:ins w:id="5593" w:author="BHA Regulatory Affairs Unit" w:date="2026-07-29T16:06:00Z"/>
            </w:rPr>
          </w:pPr>
          <w:sdt>
            <w:sdtPr>
              <w:tag w:val="goog_rdk_5573"/>
              <w:id w:val="-718587452"/>
            </w:sdtPr>
            <w:sdtContent>
              <w:ins w:id="5594" w:author="BHA Regulatory Affairs Unit" w:date="2026-07-29T16:06:00Z">
                <w:r>
                  <w:t>Coordination of referrals to alternate levels of care, including contingencies to follow in the event that the preferred level of care is not available; and</w:t>
                </w:r>
              </w:ins>
            </w:sdtContent>
          </w:sdt>
        </w:p>
      </w:sdtContent>
    </w:sdt>
    <w:sdt>
      <w:sdtPr>
        <w:tag w:val="goog_rdk_5576"/>
        <w:id w:val="1880507779"/>
      </w:sdtPr>
      <w:sdtContent>
        <w:p w14:paraId="00000B9C" w14:textId="77777777" w:rsidR="00CF3663" w:rsidRDefault="00000000">
          <w:pPr>
            <w:numPr>
              <w:ilvl w:val="2"/>
              <w:numId w:val="187"/>
            </w:numPr>
            <w:tabs>
              <w:tab w:val="left" w:pos="720"/>
              <w:tab w:val="left" w:pos="1440"/>
            </w:tabs>
            <w:spacing w:before="240"/>
            <w:rPr>
              <w:ins w:id="5595" w:author="BHA Regulatory Affairs Unit" w:date="2026-07-29T16:06:00Z"/>
            </w:rPr>
          </w:pPr>
          <w:sdt>
            <w:sdtPr>
              <w:tag w:val="goog_rdk_5575"/>
              <w:id w:val="-523636943"/>
            </w:sdtPr>
            <w:sdtContent>
              <w:ins w:id="5596" w:author="BHA Regulatory Affairs Unit" w:date="2026-07-29T16:06:00Z">
                <w:r>
                  <w:t>Situations in which specialty and/or expedited consultations are necessary, including medical review and consultation with addiction specialist physicians.</w:t>
                </w:r>
              </w:ins>
            </w:sdtContent>
          </w:sdt>
        </w:p>
      </w:sdtContent>
    </w:sdt>
    <w:sdt>
      <w:sdtPr>
        <w:tag w:val="goog_rdk_5578"/>
        <w:id w:val="2092280003"/>
      </w:sdtPr>
      <w:sdtContent>
        <w:p w14:paraId="00000B9D" w14:textId="77777777" w:rsidR="00CF3663" w:rsidRDefault="00000000">
          <w:pPr>
            <w:keepNext/>
            <w:spacing w:before="240" w:after="60"/>
            <w:ind w:firstLine="0"/>
            <w:rPr>
              <w:ins w:id="5597" w:author="BHA Regulatory Affairs Unit" w:date="2026-07-29T16:06:00Z"/>
              <w:b/>
              <w:bCs/>
            </w:rPr>
          </w:pPr>
          <w:sdt>
            <w:sdtPr>
              <w:tag w:val="goog_rdk_5577"/>
              <w:id w:val="52474744"/>
            </w:sdtPr>
            <w:sdtContent>
              <w:ins w:id="5598" w:author="BHA Regulatory Affairs Unit" w:date="2026-07-29T16:06:00Z">
                <w:r>
                  <w:rPr>
                    <w:b/>
                    <w:bCs/>
                  </w:rPr>
                  <w:t>4.7.3</w:t>
                </w:r>
                <w:r>
                  <w:rPr>
                    <w:b/>
                    <w:bCs/>
                  </w:rPr>
                  <w:tab/>
                  <w:t>Personnel</w:t>
                </w:r>
              </w:ins>
            </w:sdtContent>
          </w:sdt>
        </w:p>
      </w:sdtContent>
    </w:sdt>
    <w:sdt>
      <w:sdtPr>
        <w:tag w:val="goog_rdk_5580"/>
        <w:id w:val="-474712565"/>
      </w:sdtPr>
      <w:sdtContent>
        <w:p w14:paraId="00000B9E" w14:textId="77777777" w:rsidR="00CF3663" w:rsidRDefault="00000000">
          <w:pPr>
            <w:numPr>
              <w:ilvl w:val="0"/>
              <w:numId w:val="188"/>
            </w:numPr>
            <w:tabs>
              <w:tab w:val="left" w:pos="720"/>
              <w:tab w:val="left" w:pos="1440"/>
            </w:tabs>
            <w:spacing w:before="240"/>
            <w:rPr>
              <w:ins w:id="5599" w:author="BHA Regulatory Affairs Unit" w:date="2026-07-29T16:06:00Z"/>
            </w:rPr>
          </w:pPr>
          <w:sdt>
            <w:sdtPr>
              <w:tag w:val="goog_rdk_5579"/>
              <w:id w:val="909922073"/>
            </w:sdtPr>
            <w:sdtContent>
              <w:ins w:id="5600" w:author="BHA Regulatory Affairs Unit" w:date="2026-07-29T16:06:00Z">
                <w:r>
                  <w:t>Level of care requirements</w:t>
                </w:r>
              </w:ins>
            </w:sdtContent>
          </w:sdt>
        </w:p>
      </w:sdtContent>
    </w:sdt>
    <w:sdt>
      <w:sdtPr>
        <w:tag w:val="goog_rdk_5582"/>
        <w:id w:val="2034835880"/>
      </w:sdtPr>
      <w:sdtContent>
        <w:p w14:paraId="00000B9F" w14:textId="77777777" w:rsidR="00CF3663" w:rsidRDefault="00000000">
          <w:pPr>
            <w:numPr>
              <w:ilvl w:val="1"/>
              <w:numId w:val="188"/>
            </w:numPr>
            <w:tabs>
              <w:tab w:val="left" w:pos="720"/>
              <w:tab w:val="left" w:pos="1440"/>
            </w:tabs>
            <w:spacing w:before="240"/>
            <w:rPr>
              <w:ins w:id="5601" w:author="BHA Regulatory Affairs Unit" w:date="2026-07-29T16:06:00Z"/>
            </w:rPr>
          </w:pPr>
          <w:sdt>
            <w:sdtPr>
              <w:tag w:val="goog_rdk_5581"/>
              <w:id w:val="-179493376"/>
            </w:sdtPr>
            <w:sdtContent>
              <w:ins w:id="5602" w:author="BHA Regulatory Affairs Unit" w:date="2026-07-29T16:06:00Z">
                <w:r>
                  <w:t>Services must be provided by treatment personnel as detailed in Part 1.15 of these Rules.</w:t>
                </w:r>
              </w:ins>
            </w:sdtContent>
          </w:sdt>
        </w:p>
      </w:sdtContent>
    </w:sdt>
    <w:sdt>
      <w:sdtPr>
        <w:tag w:val="goog_rdk_5584"/>
        <w:id w:val="1013274191"/>
      </w:sdtPr>
      <w:sdtContent>
        <w:p w14:paraId="00000BA0" w14:textId="77777777" w:rsidR="00CF3663" w:rsidRDefault="00000000">
          <w:pPr>
            <w:numPr>
              <w:ilvl w:val="1"/>
              <w:numId w:val="188"/>
            </w:numPr>
            <w:tabs>
              <w:tab w:val="left" w:pos="720"/>
              <w:tab w:val="left" w:pos="1440"/>
            </w:tabs>
            <w:spacing w:before="240"/>
            <w:rPr>
              <w:ins w:id="5603" w:author="BHA Regulatory Affairs Unit" w:date="2026-07-29T16:06:00Z"/>
            </w:rPr>
          </w:pPr>
          <w:sdt>
            <w:sdtPr>
              <w:tag w:val="goog_rdk_5583"/>
              <w:id w:val="960250874"/>
            </w:sdtPr>
            <w:sdtContent>
              <w:ins w:id="5604" w:author="BHA Regulatory Affairs Unit" w:date="2026-07-29T16:06:00Z">
                <w:r>
                  <w:t>Agencies providing HIOP services must have the following personnel:</w:t>
                </w:r>
              </w:ins>
            </w:sdtContent>
          </w:sdt>
        </w:p>
      </w:sdtContent>
    </w:sdt>
    <w:sdt>
      <w:sdtPr>
        <w:tag w:val="goog_rdk_5586"/>
        <w:id w:val="-1675794295"/>
      </w:sdtPr>
      <w:sdtContent>
        <w:p w14:paraId="00000BA1" w14:textId="77777777" w:rsidR="00CF3663" w:rsidRDefault="00000000">
          <w:pPr>
            <w:numPr>
              <w:ilvl w:val="2"/>
              <w:numId w:val="188"/>
            </w:numPr>
            <w:tabs>
              <w:tab w:val="left" w:pos="720"/>
              <w:tab w:val="left" w:pos="1440"/>
            </w:tabs>
            <w:spacing w:before="240"/>
            <w:rPr>
              <w:ins w:id="5605" w:author="BHA Regulatory Affairs Unit" w:date="2026-07-29T16:06:00Z"/>
            </w:rPr>
          </w:pPr>
          <w:sdt>
            <w:sdtPr>
              <w:tag w:val="goog_rdk_5585"/>
              <w:id w:val="1174523296"/>
            </w:sdtPr>
            <w:sdtContent>
              <w:ins w:id="5606" w:author="BHA Regulatory Affairs Unit" w:date="2026-07-29T16:06:00Z">
                <w:r>
                  <w:t>A Medical Director, as defined in Part 1.2.2 of these Rules; and</w:t>
                </w:r>
              </w:ins>
            </w:sdtContent>
          </w:sdt>
        </w:p>
      </w:sdtContent>
    </w:sdt>
    <w:sdt>
      <w:sdtPr>
        <w:tag w:val="goog_rdk_5588"/>
        <w:id w:val="1292622550"/>
      </w:sdtPr>
      <w:sdtContent>
        <w:p w14:paraId="00000BA2" w14:textId="77777777" w:rsidR="00CF3663" w:rsidRDefault="00000000">
          <w:pPr>
            <w:numPr>
              <w:ilvl w:val="3"/>
              <w:numId w:val="188"/>
            </w:numPr>
            <w:tabs>
              <w:tab w:val="left" w:pos="720"/>
              <w:tab w:val="left" w:pos="1440"/>
            </w:tabs>
            <w:spacing w:before="240"/>
            <w:rPr>
              <w:ins w:id="5607" w:author="BHA Regulatory Affairs Unit" w:date="2026-07-29T16:06:00Z"/>
            </w:rPr>
          </w:pPr>
          <w:sdt>
            <w:sdtPr>
              <w:tag w:val="goog_rdk_5587"/>
              <w:id w:val="1738235389"/>
            </w:sdtPr>
            <w:sdtContent>
              <w:ins w:id="5608" w:author="BHA Regulatory Affairs Unit" w:date="2026-07-29T16:06:00Z">
                <w:r>
                  <w:t>If the agency provides substance use disorder or co-occurring services, the Medical Director must have at least two (2) years of documented experience in addiction treatment.</w:t>
                </w:r>
              </w:ins>
            </w:sdtContent>
          </w:sdt>
        </w:p>
      </w:sdtContent>
    </w:sdt>
    <w:sdt>
      <w:sdtPr>
        <w:tag w:val="goog_rdk_5590"/>
        <w:id w:val="1393248200"/>
      </w:sdtPr>
      <w:sdtContent>
        <w:p w14:paraId="00000BA3" w14:textId="77777777" w:rsidR="00CF3663" w:rsidRDefault="00000000">
          <w:pPr>
            <w:numPr>
              <w:ilvl w:val="2"/>
              <w:numId w:val="188"/>
            </w:numPr>
            <w:tabs>
              <w:tab w:val="left" w:pos="720"/>
              <w:tab w:val="left" w:pos="1440"/>
            </w:tabs>
            <w:spacing w:before="240"/>
            <w:rPr>
              <w:ins w:id="5609" w:author="BHA Regulatory Affairs Unit" w:date="2026-07-29T16:06:00Z"/>
            </w:rPr>
          </w:pPr>
          <w:sdt>
            <w:sdtPr>
              <w:tag w:val="goog_rdk_5589"/>
              <w:id w:val="-578857496"/>
            </w:sdtPr>
            <w:sdtContent>
              <w:ins w:id="5610" w:author="BHA Regulatory Affairs Unit" w:date="2026-07-29T16:06:00Z">
                <w:r>
                  <w:t>A Program Director, as defined in Part 1.2.2 of these Rules.</w:t>
                </w:r>
              </w:ins>
            </w:sdtContent>
          </w:sdt>
        </w:p>
      </w:sdtContent>
    </w:sdt>
    <w:sdt>
      <w:sdtPr>
        <w:tag w:val="goog_rdk_5592"/>
        <w:id w:val="1865886246"/>
      </w:sdtPr>
      <w:sdtContent>
        <w:p w14:paraId="00000BA4" w14:textId="77777777" w:rsidR="00CF3663" w:rsidRDefault="00000000">
          <w:pPr>
            <w:numPr>
              <w:ilvl w:val="0"/>
              <w:numId w:val="188"/>
            </w:numPr>
            <w:tabs>
              <w:tab w:val="left" w:pos="720"/>
              <w:tab w:val="left" w:pos="1440"/>
            </w:tabs>
            <w:spacing w:before="240"/>
            <w:rPr>
              <w:ins w:id="5611" w:author="BHA Regulatory Affairs Unit" w:date="2026-07-29T16:06:00Z"/>
            </w:rPr>
          </w:pPr>
          <w:sdt>
            <w:sdtPr>
              <w:tag w:val="goog_rdk_5591"/>
              <w:id w:val="-1445025378"/>
            </w:sdtPr>
            <w:sdtContent>
              <w:ins w:id="5612" w:author="BHA Regulatory Affairs Unit" w:date="2026-07-29T16:06:00Z">
                <w:r>
                  <w:t>Supervisor consultation</w:t>
                </w:r>
              </w:ins>
            </w:sdtContent>
          </w:sdt>
        </w:p>
      </w:sdtContent>
    </w:sdt>
    <w:sdt>
      <w:sdtPr>
        <w:tag w:val="goog_rdk_5594"/>
        <w:id w:val="1539507706"/>
      </w:sdtPr>
      <w:sdtContent>
        <w:p w14:paraId="00000BA5" w14:textId="77777777" w:rsidR="00CF3663" w:rsidRDefault="00000000">
          <w:pPr>
            <w:numPr>
              <w:ilvl w:val="1"/>
              <w:numId w:val="188"/>
            </w:numPr>
            <w:tabs>
              <w:tab w:val="left" w:pos="720"/>
              <w:tab w:val="left" w:pos="1440"/>
            </w:tabs>
            <w:spacing w:before="240"/>
            <w:rPr>
              <w:ins w:id="5613" w:author="BHA Regulatory Affairs Unit" w:date="2026-07-29T16:06:00Z"/>
            </w:rPr>
          </w:pPr>
          <w:sdt>
            <w:sdtPr>
              <w:tag w:val="goog_rdk_5593"/>
              <w:id w:val="-269403866"/>
            </w:sdtPr>
            <w:sdtContent>
              <w:ins w:id="5614" w:author="BHA Regulatory Affairs Unit" w:date="2026-07-29T16:06:00Z">
                <w:r>
                  <w:t>A supervisor must be available to support oversight of the agency and services. These oversight needs include, but are not limited to:</w:t>
                </w:r>
              </w:ins>
            </w:sdtContent>
          </w:sdt>
        </w:p>
      </w:sdtContent>
    </w:sdt>
    <w:sdt>
      <w:sdtPr>
        <w:tag w:val="goog_rdk_5596"/>
        <w:id w:val="1892157619"/>
      </w:sdtPr>
      <w:sdtContent>
        <w:p w14:paraId="00000BA6" w14:textId="77777777" w:rsidR="00CF3663" w:rsidRDefault="00000000">
          <w:pPr>
            <w:numPr>
              <w:ilvl w:val="2"/>
              <w:numId w:val="188"/>
            </w:numPr>
            <w:tabs>
              <w:tab w:val="left" w:pos="720"/>
              <w:tab w:val="left" w:pos="1440"/>
            </w:tabs>
            <w:spacing w:before="240"/>
            <w:rPr>
              <w:ins w:id="5615" w:author="BHA Regulatory Affairs Unit" w:date="2026-07-29T16:06:00Z"/>
            </w:rPr>
          </w:pPr>
          <w:sdt>
            <w:sdtPr>
              <w:tag w:val="goog_rdk_5595"/>
              <w:id w:val="2104029973"/>
            </w:sdtPr>
            <w:sdtContent>
              <w:ins w:id="5616" w:author="BHA Regulatory Affairs Unit" w:date="2026-07-29T16:06:00Z">
                <w:r>
                  <w:t>Crisis and/or emergency situations;</w:t>
                </w:r>
              </w:ins>
            </w:sdtContent>
          </w:sdt>
        </w:p>
      </w:sdtContent>
    </w:sdt>
    <w:sdt>
      <w:sdtPr>
        <w:tag w:val="goog_rdk_5598"/>
        <w:id w:val="533680609"/>
      </w:sdtPr>
      <w:sdtContent>
        <w:p w14:paraId="00000BA7" w14:textId="77777777" w:rsidR="00CF3663" w:rsidRDefault="00000000">
          <w:pPr>
            <w:numPr>
              <w:ilvl w:val="2"/>
              <w:numId w:val="188"/>
            </w:numPr>
            <w:tabs>
              <w:tab w:val="left" w:pos="720"/>
              <w:tab w:val="left" w:pos="1440"/>
            </w:tabs>
            <w:spacing w:before="240"/>
            <w:rPr>
              <w:ins w:id="5617" w:author="BHA Regulatory Affairs Unit" w:date="2026-07-29T16:06:00Z"/>
            </w:rPr>
          </w:pPr>
          <w:sdt>
            <w:sdtPr>
              <w:tag w:val="goog_rdk_5597"/>
              <w:id w:val="1828771859"/>
            </w:sdtPr>
            <w:sdtContent>
              <w:ins w:id="5618" w:author="BHA Regulatory Affairs Unit" w:date="2026-07-29T16:06:00Z">
                <w:r>
                  <w:t>Behavioral health consultation;</w:t>
                </w:r>
              </w:ins>
            </w:sdtContent>
          </w:sdt>
        </w:p>
      </w:sdtContent>
    </w:sdt>
    <w:sdt>
      <w:sdtPr>
        <w:tag w:val="goog_rdk_5600"/>
        <w:id w:val="-1038201473"/>
      </w:sdtPr>
      <w:sdtContent>
        <w:p w14:paraId="00000BA8" w14:textId="77777777" w:rsidR="00CF3663" w:rsidRDefault="00000000">
          <w:pPr>
            <w:numPr>
              <w:ilvl w:val="2"/>
              <w:numId w:val="188"/>
            </w:numPr>
            <w:tabs>
              <w:tab w:val="left" w:pos="720"/>
              <w:tab w:val="left" w:pos="1440"/>
            </w:tabs>
            <w:spacing w:before="240"/>
            <w:rPr>
              <w:ins w:id="5619" w:author="BHA Regulatory Affairs Unit" w:date="2026-07-29T16:06:00Z"/>
            </w:rPr>
          </w:pPr>
          <w:sdt>
            <w:sdtPr>
              <w:tag w:val="goog_rdk_5599"/>
              <w:id w:val="1264126319"/>
            </w:sdtPr>
            <w:sdtContent>
              <w:ins w:id="5620" w:author="BHA Regulatory Affairs Unit" w:date="2026-07-29T16:06:00Z">
                <w:r>
                  <w:t>Medical consultation; and/or</w:t>
                </w:r>
              </w:ins>
            </w:sdtContent>
          </w:sdt>
        </w:p>
      </w:sdtContent>
    </w:sdt>
    <w:sdt>
      <w:sdtPr>
        <w:tag w:val="goog_rdk_5602"/>
        <w:id w:val="-1400245319"/>
      </w:sdtPr>
      <w:sdtContent>
        <w:p w14:paraId="00000BA9" w14:textId="77777777" w:rsidR="00CF3663" w:rsidRDefault="00000000">
          <w:pPr>
            <w:numPr>
              <w:ilvl w:val="2"/>
              <w:numId w:val="188"/>
            </w:numPr>
            <w:tabs>
              <w:tab w:val="left" w:pos="720"/>
              <w:tab w:val="left" w:pos="1440"/>
            </w:tabs>
            <w:spacing w:before="240"/>
            <w:rPr>
              <w:ins w:id="5621" w:author="BHA Regulatory Affairs Unit" w:date="2026-07-29T16:06:00Z"/>
            </w:rPr>
          </w:pPr>
          <w:sdt>
            <w:sdtPr>
              <w:tag w:val="goog_rdk_5601"/>
              <w:id w:val="1334210686"/>
            </w:sdtPr>
            <w:sdtContent>
              <w:ins w:id="5622" w:author="BHA Regulatory Affairs Unit" w:date="2026-07-29T16:06:00Z">
                <w:r>
                  <w:t>Other related concerns, as necessary.</w:t>
                </w:r>
              </w:ins>
            </w:sdtContent>
          </w:sdt>
        </w:p>
      </w:sdtContent>
    </w:sdt>
    <w:sdt>
      <w:sdtPr>
        <w:tag w:val="goog_rdk_5604"/>
        <w:id w:val="1392765420"/>
      </w:sdtPr>
      <w:sdtContent>
        <w:p w14:paraId="00000BAA" w14:textId="77777777" w:rsidR="00CF3663" w:rsidRDefault="00000000">
          <w:pPr>
            <w:numPr>
              <w:ilvl w:val="1"/>
              <w:numId w:val="188"/>
            </w:numPr>
            <w:tabs>
              <w:tab w:val="left" w:pos="720"/>
              <w:tab w:val="left" w:pos="1440"/>
            </w:tabs>
            <w:spacing w:before="240"/>
            <w:rPr>
              <w:ins w:id="5623" w:author="BHA Regulatory Affairs Unit" w:date="2026-07-29T16:06:00Z"/>
            </w:rPr>
          </w:pPr>
          <w:sdt>
            <w:sdtPr>
              <w:tag w:val="goog_rdk_5603"/>
              <w:id w:val="2136004055"/>
            </w:sdtPr>
            <w:sdtContent>
              <w:ins w:id="5624" w:author="BHA Regulatory Affairs Unit" w:date="2026-07-29T16:06:00Z">
                <w:r>
                  <w:t>Supervisor consultation must be provided by the Medical Director, Program Director, Clinical Director, or a licensee, as defined in Part 1.2.2 of these Rules.</w:t>
                </w:r>
              </w:ins>
            </w:sdtContent>
          </w:sdt>
        </w:p>
      </w:sdtContent>
    </w:sdt>
    <w:sdt>
      <w:sdtPr>
        <w:tag w:val="goog_rdk_5606"/>
        <w:id w:val="1399549691"/>
      </w:sdtPr>
      <w:sdtContent>
        <w:p w14:paraId="00000BAB" w14:textId="77777777" w:rsidR="00CF3663" w:rsidRDefault="00000000">
          <w:pPr>
            <w:numPr>
              <w:ilvl w:val="1"/>
              <w:numId w:val="188"/>
            </w:numPr>
            <w:tabs>
              <w:tab w:val="left" w:pos="720"/>
              <w:tab w:val="left" w:pos="1440"/>
            </w:tabs>
            <w:spacing w:before="240"/>
            <w:rPr>
              <w:ins w:id="5625" w:author="BHA Regulatory Affairs Unit" w:date="2026-07-29T16:06:00Z"/>
            </w:rPr>
          </w:pPr>
          <w:sdt>
            <w:sdtPr>
              <w:tag w:val="goog_rdk_5605"/>
              <w:id w:val="-1731828639"/>
            </w:sdtPr>
            <w:sdtContent>
              <w:ins w:id="5626" w:author="BHA Regulatory Affairs Unit" w:date="2026-07-29T16:06:00Z">
                <w:r>
                  <w:t>A supervisor’s response may include on-site and/or telehealth consultation, which includes availability by phone, when appropriate.</w:t>
                </w:r>
              </w:ins>
            </w:sdtContent>
          </w:sdt>
        </w:p>
      </w:sdtContent>
    </w:sdt>
    <w:sdt>
      <w:sdtPr>
        <w:tag w:val="goog_rdk_5608"/>
        <w:id w:val="1481987136"/>
      </w:sdtPr>
      <w:sdtContent>
        <w:p w14:paraId="00000BAC" w14:textId="77777777" w:rsidR="00CF3663" w:rsidRDefault="00000000">
          <w:pPr>
            <w:numPr>
              <w:ilvl w:val="1"/>
              <w:numId w:val="188"/>
            </w:numPr>
            <w:tabs>
              <w:tab w:val="left" w:pos="720"/>
              <w:tab w:val="left" w:pos="1440"/>
            </w:tabs>
            <w:spacing w:before="240"/>
            <w:rPr>
              <w:ins w:id="5627" w:author="BHA Regulatory Affairs Unit" w:date="2026-07-29T16:06:00Z"/>
            </w:rPr>
          </w:pPr>
          <w:sdt>
            <w:sdtPr>
              <w:tag w:val="goog_rdk_5607"/>
              <w:id w:val="285232660"/>
            </w:sdtPr>
            <w:sdtContent>
              <w:ins w:id="5628" w:author="BHA Regulatory Affairs Unit" w:date="2026-07-29T16:06:00Z">
                <w:r>
                  <w:t>Personnel must have access to supervisor consultation regarding individuals in care as follows:</w:t>
                </w:r>
              </w:ins>
            </w:sdtContent>
          </w:sdt>
        </w:p>
      </w:sdtContent>
    </w:sdt>
    <w:sdt>
      <w:sdtPr>
        <w:tag w:val="goog_rdk_5610"/>
        <w:id w:val="1721173549"/>
      </w:sdtPr>
      <w:sdtContent>
        <w:p w14:paraId="00000BAD" w14:textId="77777777" w:rsidR="00CF3663" w:rsidRDefault="00000000">
          <w:pPr>
            <w:numPr>
              <w:ilvl w:val="2"/>
              <w:numId w:val="188"/>
            </w:numPr>
            <w:tabs>
              <w:tab w:val="left" w:pos="720"/>
              <w:tab w:val="left" w:pos="1440"/>
            </w:tabs>
            <w:spacing w:before="240"/>
            <w:rPr>
              <w:ins w:id="5629" w:author="BHA Regulatory Affairs Unit" w:date="2026-07-29T16:06:00Z"/>
            </w:rPr>
          </w:pPr>
          <w:sdt>
            <w:sdtPr>
              <w:tag w:val="goog_rdk_5609"/>
              <w:id w:val="1058896679"/>
            </w:sdtPr>
            <w:sdtContent>
              <w:ins w:id="5630" w:author="BHA Regulatory Affairs Unit" w:date="2026-07-29T16:06:00Z">
                <w:r>
                  <w:t>Within one (1) hour for crisis and/or emergency situations, and</w:t>
                </w:r>
              </w:ins>
            </w:sdtContent>
          </w:sdt>
        </w:p>
      </w:sdtContent>
    </w:sdt>
    <w:sdt>
      <w:sdtPr>
        <w:tag w:val="goog_rdk_5612"/>
        <w:id w:val="-1977787360"/>
      </w:sdtPr>
      <w:sdtContent>
        <w:p w14:paraId="00000BAE" w14:textId="77777777" w:rsidR="00CF3663" w:rsidRDefault="00000000">
          <w:pPr>
            <w:numPr>
              <w:ilvl w:val="2"/>
              <w:numId w:val="188"/>
            </w:numPr>
            <w:tabs>
              <w:tab w:val="left" w:pos="720"/>
              <w:tab w:val="left" w:pos="1440"/>
            </w:tabs>
            <w:spacing w:before="240"/>
            <w:rPr>
              <w:ins w:id="5631" w:author="BHA Regulatory Affairs Unit" w:date="2026-07-29T16:06:00Z"/>
            </w:rPr>
          </w:pPr>
          <w:sdt>
            <w:sdtPr>
              <w:tag w:val="goog_rdk_5611"/>
              <w:id w:val="1445039678"/>
            </w:sdtPr>
            <w:sdtContent>
              <w:ins w:id="5632" w:author="BHA Regulatory Affairs Unit" w:date="2026-07-29T16:06:00Z">
                <w:r>
                  <w:t>Within eight (8) hours for behavioral health, medical, and/or other related concerns, as necessary.</w:t>
                </w:r>
              </w:ins>
            </w:sdtContent>
          </w:sdt>
        </w:p>
      </w:sdtContent>
    </w:sdt>
    <w:sdt>
      <w:sdtPr>
        <w:tag w:val="goog_rdk_5614"/>
        <w:id w:val="126403733"/>
      </w:sdtPr>
      <w:sdtContent>
        <w:p w14:paraId="00000BAF" w14:textId="77777777" w:rsidR="00CF3663" w:rsidRDefault="00000000">
          <w:pPr>
            <w:numPr>
              <w:ilvl w:val="0"/>
              <w:numId w:val="188"/>
            </w:numPr>
            <w:tabs>
              <w:tab w:val="left" w:pos="720"/>
              <w:tab w:val="left" w:pos="1440"/>
            </w:tabs>
            <w:spacing w:before="240"/>
            <w:rPr>
              <w:ins w:id="5633" w:author="BHA Regulatory Affairs Unit" w:date="2026-07-29T16:06:00Z"/>
            </w:rPr>
          </w:pPr>
          <w:sdt>
            <w:sdtPr>
              <w:tag w:val="goog_rdk_5613"/>
              <w:id w:val="-1640036297"/>
            </w:sdtPr>
            <w:sdtContent>
              <w:ins w:id="5634" w:author="BHA Regulatory Affairs Unit" w:date="2026-07-29T16:06:00Z">
                <w:r>
                  <w:t xml:space="preserve">Training </w:t>
                </w:r>
              </w:ins>
            </w:sdtContent>
          </w:sdt>
        </w:p>
      </w:sdtContent>
    </w:sdt>
    <w:sdt>
      <w:sdtPr>
        <w:tag w:val="goog_rdk_5616"/>
        <w:id w:val="-440617186"/>
      </w:sdtPr>
      <w:sdtContent>
        <w:p w14:paraId="00000BB0" w14:textId="77777777" w:rsidR="00CF3663" w:rsidRDefault="00000000">
          <w:pPr>
            <w:numPr>
              <w:ilvl w:val="1"/>
              <w:numId w:val="188"/>
            </w:numPr>
            <w:tabs>
              <w:tab w:val="left" w:pos="720"/>
              <w:tab w:val="left" w:pos="1440"/>
            </w:tabs>
            <w:spacing w:before="240"/>
            <w:rPr>
              <w:ins w:id="5635" w:author="BHA Regulatory Affairs Unit" w:date="2026-07-29T16:06:00Z"/>
            </w:rPr>
          </w:pPr>
          <w:sdt>
            <w:sdtPr>
              <w:tag w:val="goog_rdk_5615"/>
              <w:id w:val="1892788065"/>
            </w:sdtPr>
            <w:sdtContent>
              <w:ins w:id="5636" w:author="BHA Regulatory Affairs Unit" w:date="2026-07-29T16:06:00Z">
                <w:r>
                  <w:t>The agency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5618"/>
        <w:id w:val="1419477386"/>
      </w:sdtPr>
      <w:sdtContent>
        <w:p w14:paraId="00000BB1" w14:textId="77777777" w:rsidR="00CF3663" w:rsidRDefault="00000000">
          <w:pPr>
            <w:numPr>
              <w:ilvl w:val="1"/>
              <w:numId w:val="188"/>
            </w:numPr>
            <w:tabs>
              <w:tab w:val="left" w:pos="720"/>
              <w:tab w:val="left" w:pos="1440"/>
            </w:tabs>
            <w:spacing w:before="240"/>
            <w:rPr>
              <w:ins w:id="5637" w:author="BHA Regulatory Affairs Unit" w:date="2026-07-29T16:06:00Z"/>
            </w:rPr>
          </w:pPr>
          <w:sdt>
            <w:sdtPr>
              <w:tag w:val="goog_rdk_5617"/>
              <w:id w:val="-1653332904"/>
            </w:sdtPr>
            <w:sdtContent>
              <w:ins w:id="5638" w:author="BHA Regulatory Affairs Unit" w:date="2026-07-29T16:06:00Z">
                <w:r>
                  <w:t>HIOP endorsed agencies must ensure training that treatment personnel understand the signs and symptoms of mental health, substance use, and co-occurring disorders and the basics of psychopharmacology.</w:t>
                </w:r>
              </w:ins>
            </w:sdtContent>
          </w:sdt>
        </w:p>
      </w:sdtContent>
    </w:sdt>
    <w:sdt>
      <w:sdtPr>
        <w:tag w:val="goog_rdk_5620"/>
        <w:id w:val="-1979460899"/>
      </w:sdtPr>
      <w:sdtContent>
        <w:p w14:paraId="00000BB2" w14:textId="77777777" w:rsidR="00CF3663" w:rsidRDefault="00000000">
          <w:pPr>
            <w:numPr>
              <w:ilvl w:val="1"/>
              <w:numId w:val="188"/>
            </w:numPr>
            <w:tabs>
              <w:tab w:val="left" w:pos="720"/>
              <w:tab w:val="left" w:pos="1440"/>
            </w:tabs>
            <w:spacing w:before="240"/>
            <w:rPr>
              <w:ins w:id="5639" w:author="BHA Regulatory Affairs Unit" w:date="2026-07-29T16:06:00Z"/>
            </w:rPr>
          </w:pPr>
          <w:sdt>
            <w:sdtPr>
              <w:tag w:val="goog_rdk_5619"/>
              <w:id w:val="1813770024"/>
            </w:sdtPr>
            <w:sdtContent>
              <w:ins w:id="5640" w:author="BHA Regulatory Affairs Unit" w:date="2026-07-29T16:06:00Z">
                <w:r>
                  <w:t>HIOP endorsed agencies must ensure that all personnel providing medical services at the HIOP have completed and maintained any training required by the personnel’s applicable government licensing entity in order to work within behavioral health focused services.</w:t>
                </w:r>
              </w:ins>
            </w:sdtContent>
          </w:sdt>
        </w:p>
      </w:sdtContent>
    </w:sdt>
    <w:sdt>
      <w:sdtPr>
        <w:tag w:val="goog_rdk_5622"/>
        <w:id w:val="335086762"/>
      </w:sdtPr>
      <w:sdtContent>
        <w:p w14:paraId="00000BB3" w14:textId="77777777" w:rsidR="00CF3663" w:rsidRDefault="00000000">
          <w:pPr>
            <w:keepNext/>
            <w:spacing w:before="240" w:after="60"/>
            <w:ind w:firstLine="0"/>
            <w:rPr>
              <w:ins w:id="5641" w:author="BHA Regulatory Affairs Unit" w:date="2026-07-29T16:06:00Z"/>
              <w:b/>
              <w:bCs/>
            </w:rPr>
          </w:pPr>
          <w:sdt>
            <w:sdtPr>
              <w:tag w:val="goog_rdk_5621"/>
              <w:id w:val="-1998363357"/>
            </w:sdtPr>
            <w:sdtContent>
              <w:ins w:id="5642" w:author="BHA Regulatory Affairs Unit" w:date="2026-07-29T16:06:00Z">
                <w:r>
                  <w:rPr>
                    <w:b/>
                    <w:bCs/>
                  </w:rPr>
                  <w:t>4.7.4</w:t>
                </w:r>
                <w:r>
                  <w:rPr>
                    <w:b/>
                    <w:bCs/>
                  </w:rPr>
                  <w:tab/>
                  <w:t>Documentation and Timeliness</w:t>
                </w:r>
              </w:ins>
            </w:sdtContent>
          </w:sdt>
        </w:p>
      </w:sdtContent>
    </w:sdt>
    <w:sdt>
      <w:sdtPr>
        <w:tag w:val="goog_rdk_5624"/>
        <w:id w:val="1344256058"/>
      </w:sdtPr>
      <w:sdtContent>
        <w:p w14:paraId="00000BB4" w14:textId="77777777" w:rsidR="00CF3663" w:rsidRDefault="00000000">
          <w:pPr>
            <w:numPr>
              <w:ilvl w:val="0"/>
              <w:numId w:val="194"/>
            </w:numPr>
            <w:tabs>
              <w:tab w:val="left" w:pos="720"/>
              <w:tab w:val="left" w:pos="1440"/>
            </w:tabs>
            <w:spacing w:before="240"/>
            <w:rPr>
              <w:ins w:id="5643" w:author="BHA Regulatory Affairs Unit" w:date="2026-07-29T16:06:00Z"/>
            </w:rPr>
          </w:pPr>
          <w:sdt>
            <w:sdtPr>
              <w:tag w:val="goog_rdk_5623"/>
              <w:id w:val="-966534611"/>
            </w:sdtPr>
            <w:sdtContent>
              <w:ins w:id="5644" w:author="BHA Regulatory Affairs Unit" w:date="2026-07-29T16:06:00Z">
                <w:r>
                  <w:t>Agencies providing High-Intensity Outpatient (HIOP) and/or Partial Hospitalization Program (PHP) services must complete the following requirements, keeping documentation in the individual’s record, as set forth in Part 1.17 of these Rules.</w:t>
                </w:r>
              </w:ins>
            </w:sdtContent>
          </w:sdt>
        </w:p>
      </w:sdtContent>
    </w:sdt>
    <w:sdt>
      <w:sdtPr>
        <w:tag w:val="goog_rdk_5626"/>
        <w:id w:val="430880542"/>
      </w:sdtPr>
      <w:sdtContent>
        <w:p w14:paraId="00000BB5" w14:textId="77777777" w:rsidR="00CF3663" w:rsidRDefault="00000000">
          <w:pPr>
            <w:numPr>
              <w:ilvl w:val="1"/>
              <w:numId w:val="194"/>
            </w:numPr>
            <w:tabs>
              <w:tab w:val="left" w:pos="720"/>
              <w:tab w:val="left" w:pos="1440"/>
            </w:tabs>
            <w:spacing w:before="240"/>
            <w:rPr>
              <w:ins w:id="5645" w:author="BHA Regulatory Affairs Unit" w:date="2026-07-29T16:06:00Z"/>
            </w:rPr>
          </w:pPr>
          <w:sdt>
            <w:sdtPr>
              <w:tag w:val="goog_rdk_5625"/>
              <w:id w:val="-1274233123"/>
            </w:sdtPr>
            <w:sdtContent>
              <w:ins w:id="5646" w:author="BHA Regulatory Affairs Unit" w:date="2026-07-29T16:06:00Z">
                <w:r>
                  <w:t>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scenario, timeliness expectations proceed based on the completion of the comprehensive requirement.</w:t>
                </w:r>
              </w:ins>
            </w:sdtContent>
          </w:sdt>
        </w:p>
      </w:sdtContent>
    </w:sdt>
    <w:sdt>
      <w:sdtPr>
        <w:tag w:val="goog_rdk_5628"/>
        <w:id w:val="-1809774748"/>
      </w:sdtPr>
      <w:sdtContent>
        <w:p w14:paraId="00000BB6" w14:textId="77777777" w:rsidR="00CF3663" w:rsidRDefault="00000000">
          <w:pPr>
            <w:numPr>
              <w:ilvl w:val="0"/>
              <w:numId w:val="194"/>
            </w:numPr>
            <w:tabs>
              <w:tab w:val="left" w:pos="720"/>
              <w:tab w:val="left" w:pos="1440"/>
            </w:tabs>
            <w:spacing w:before="240"/>
            <w:rPr>
              <w:ins w:id="5647" w:author="BHA Regulatory Affairs Unit" w:date="2026-07-29T16:06:00Z"/>
            </w:rPr>
          </w:pPr>
          <w:sdt>
            <w:sdtPr>
              <w:tag w:val="goog_rdk_5627"/>
              <w:id w:val="-2091143155"/>
            </w:sdtPr>
            <w:sdtContent>
              <w:ins w:id="5648" w:author="BHA Regulatory Affairs Unit" w:date="2026-07-29T16:06:00Z">
                <w:r>
                  <w:t>Prior to admission</w:t>
                </w:r>
              </w:ins>
            </w:sdtContent>
          </w:sdt>
        </w:p>
      </w:sdtContent>
    </w:sdt>
    <w:sdt>
      <w:sdtPr>
        <w:tag w:val="goog_rdk_5630"/>
        <w:id w:val="1364562474"/>
      </w:sdtPr>
      <w:sdtContent>
        <w:p w14:paraId="00000BB7" w14:textId="77777777" w:rsidR="00CF3663" w:rsidRDefault="00000000">
          <w:pPr>
            <w:numPr>
              <w:ilvl w:val="1"/>
              <w:numId w:val="194"/>
            </w:numPr>
            <w:tabs>
              <w:tab w:val="left" w:pos="720"/>
              <w:tab w:val="left" w:pos="1440"/>
            </w:tabs>
            <w:spacing w:before="240"/>
            <w:rPr>
              <w:ins w:id="5649" w:author="BHA Regulatory Affairs Unit" w:date="2026-07-29T16:06:00Z"/>
            </w:rPr>
          </w:pPr>
          <w:sdt>
            <w:sdtPr>
              <w:tag w:val="goog_rdk_5629"/>
              <w:id w:val="1066761566"/>
            </w:sdtPr>
            <w:sdtContent>
              <w:ins w:id="5650" w:author="BHA Regulatory Affairs Unit" w:date="2026-07-29T16:06:00Z">
                <w:r>
                  <w:t>The agency must complete the screening and triage process, as detailed in Part 1.17.3.A of these Rules.</w:t>
                </w:r>
              </w:ins>
            </w:sdtContent>
          </w:sdt>
        </w:p>
      </w:sdtContent>
    </w:sdt>
    <w:sdt>
      <w:sdtPr>
        <w:tag w:val="goog_rdk_5632"/>
        <w:id w:val="2130075752"/>
      </w:sdtPr>
      <w:sdtContent>
        <w:p w14:paraId="00000BB8" w14:textId="77777777" w:rsidR="00CF3663" w:rsidRDefault="00000000">
          <w:pPr>
            <w:numPr>
              <w:ilvl w:val="2"/>
              <w:numId w:val="194"/>
            </w:numPr>
            <w:tabs>
              <w:tab w:val="left" w:pos="720"/>
              <w:tab w:val="left" w:pos="1440"/>
            </w:tabs>
            <w:spacing w:before="240"/>
            <w:rPr>
              <w:ins w:id="5651" w:author="BHA Regulatory Affairs Unit" w:date="2026-07-29T16:06:00Z"/>
            </w:rPr>
          </w:pPr>
          <w:sdt>
            <w:sdtPr>
              <w:tag w:val="goog_rdk_5631"/>
              <w:id w:val="-307977412"/>
            </w:sdtPr>
            <w:sdtContent>
              <w:ins w:id="5652" w:author="BHA Regulatory Affairs Unit" w:date="2026-07-29T16:06:00Z">
                <w:r>
                  <w:t>If the agency provides substance use disorder or co-occurring services, this must include a Level of Care Assessment, as detailed in Part 3.4.2 of these Rules.</w:t>
                </w:r>
              </w:ins>
            </w:sdtContent>
          </w:sdt>
        </w:p>
      </w:sdtContent>
    </w:sdt>
    <w:sdt>
      <w:sdtPr>
        <w:tag w:val="goog_rdk_5634"/>
        <w:id w:val="1950101883"/>
      </w:sdtPr>
      <w:sdtContent>
        <w:p w14:paraId="00000BB9" w14:textId="77777777" w:rsidR="00CF3663" w:rsidRDefault="00000000">
          <w:pPr>
            <w:numPr>
              <w:ilvl w:val="2"/>
              <w:numId w:val="194"/>
            </w:numPr>
            <w:tabs>
              <w:tab w:val="left" w:pos="720"/>
              <w:tab w:val="left" w:pos="1440"/>
            </w:tabs>
            <w:spacing w:before="240"/>
            <w:rPr>
              <w:ins w:id="5653" w:author="BHA Regulatory Affairs Unit" w:date="2026-07-29T16:06:00Z"/>
            </w:rPr>
          </w:pPr>
          <w:sdt>
            <w:sdtPr>
              <w:tag w:val="goog_rdk_5633"/>
              <w:id w:val="-1854112570"/>
            </w:sdtPr>
            <w:sdtContent>
              <w:ins w:id="5654" w:author="BHA Regulatory Affairs Unit" w:date="2026-07-29T16:06:00Z">
                <w:r>
                  <w:t>If an urgent need is identified through this process, the agency must respond accordingly, offering:</w:t>
                </w:r>
              </w:ins>
            </w:sdtContent>
          </w:sdt>
        </w:p>
      </w:sdtContent>
    </w:sdt>
    <w:sdt>
      <w:sdtPr>
        <w:tag w:val="goog_rdk_5636"/>
        <w:id w:val="-1439581247"/>
      </w:sdtPr>
      <w:sdtContent>
        <w:p w14:paraId="00000BBA" w14:textId="77777777" w:rsidR="00CF3663" w:rsidRDefault="00000000">
          <w:pPr>
            <w:numPr>
              <w:ilvl w:val="3"/>
              <w:numId w:val="194"/>
            </w:numPr>
            <w:tabs>
              <w:tab w:val="left" w:pos="720"/>
              <w:tab w:val="left" w:pos="1440"/>
            </w:tabs>
            <w:spacing w:before="240"/>
            <w:rPr>
              <w:ins w:id="5655" w:author="BHA Regulatory Affairs Unit" w:date="2026-07-29T16:06:00Z"/>
            </w:rPr>
          </w:pPr>
          <w:sdt>
            <w:sdtPr>
              <w:tag w:val="goog_rdk_5635"/>
              <w:id w:val="-2024859921"/>
            </w:sdtPr>
            <w:sdtContent>
              <w:ins w:id="5656" w:author="BHA Regulatory Affairs Unit" w:date="2026-07-29T16:06:00Z">
                <w:r>
                  <w:t>Crisis services, if warranted; and/or</w:t>
                </w:r>
              </w:ins>
            </w:sdtContent>
          </w:sdt>
        </w:p>
      </w:sdtContent>
    </w:sdt>
    <w:sdt>
      <w:sdtPr>
        <w:tag w:val="goog_rdk_5638"/>
        <w:id w:val="-510773347"/>
      </w:sdtPr>
      <w:sdtContent>
        <w:p w14:paraId="00000BBB" w14:textId="77777777" w:rsidR="00CF3663" w:rsidRDefault="00000000">
          <w:pPr>
            <w:numPr>
              <w:ilvl w:val="3"/>
              <w:numId w:val="194"/>
            </w:numPr>
            <w:tabs>
              <w:tab w:val="left" w:pos="720"/>
              <w:tab w:val="left" w:pos="1440"/>
            </w:tabs>
            <w:spacing w:before="240"/>
            <w:rPr>
              <w:ins w:id="5657" w:author="BHA Regulatory Affairs Unit" w:date="2026-07-29T16:06:00Z"/>
            </w:rPr>
          </w:pPr>
          <w:sdt>
            <w:sdtPr>
              <w:tag w:val="goog_rdk_5637"/>
              <w:id w:val="655823556"/>
            </w:sdtPr>
            <w:sdtContent>
              <w:ins w:id="5658" w:author="BHA Regulatory Affairs Unit" w:date="2026-07-29T16:06:00Z">
                <w:r>
                  <w:t>An intake appointment within one (1) business day of this screening.</w:t>
                </w:r>
              </w:ins>
            </w:sdtContent>
          </w:sdt>
        </w:p>
      </w:sdtContent>
    </w:sdt>
    <w:sdt>
      <w:sdtPr>
        <w:tag w:val="goog_rdk_5640"/>
        <w:id w:val="1209698091"/>
      </w:sdtPr>
      <w:sdtContent>
        <w:p w14:paraId="00000BBC" w14:textId="77777777" w:rsidR="00CF3663" w:rsidRDefault="00000000">
          <w:pPr>
            <w:numPr>
              <w:ilvl w:val="4"/>
              <w:numId w:val="194"/>
            </w:numPr>
            <w:tabs>
              <w:tab w:val="left" w:pos="720"/>
              <w:tab w:val="left" w:pos="1440"/>
            </w:tabs>
            <w:spacing w:before="240"/>
            <w:rPr>
              <w:ins w:id="5659" w:author="BHA Regulatory Affairs Unit" w:date="2026-07-29T16:06:00Z"/>
            </w:rPr>
          </w:pPr>
          <w:sdt>
            <w:sdtPr>
              <w:tag w:val="goog_rdk_5639"/>
              <w:id w:val="-1468520810"/>
            </w:sdtPr>
            <w:sdtContent>
              <w:ins w:id="5660" w:author="BHA Regulatory Affairs Unit" w:date="2026-07-29T16:06:00Z">
                <w:r>
                  <w:t>If the agency is unable to accommodate this due to capacity concerns, with the proper release(s) in place, care coordination must be provided, allowing the individual access to similar services within this timeframe.</w:t>
                </w:r>
              </w:ins>
            </w:sdtContent>
          </w:sdt>
        </w:p>
      </w:sdtContent>
    </w:sdt>
    <w:sdt>
      <w:sdtPr>
        <w:tag w:val="goog_rdk_5642"/>
        <w:id w:val="-926125251"/>
      </w:sdtPr>
      <w:sdtContent>
        <w:p w14:paraId="00000BBD" w14:textId="77777777" w:rsidR="00CF3663" w:rsidRDefault="00000000">
          <w:pPr>
            <w:numPr>
              <w:ilvl w:val="2"/>
              <w:numId w:val="194"/>
            </w:numPr>
            <w:tabs>
              <w:tab w:val="left" w:pos="720"/>
              <w:tab w:val="left" w:pos="1440"/>
            </w:tabs>
            <w:spacing w:before="240"/>
            <w:rPr>
              <w:ins w:id="5661" w:author="BHA Regulatory Affairs Unit" w:date="2026-07-29T16:06:00Z"/>
            </w:rPr>
          </w:pPr>
          <w:sdt>
            <w:sdtPr>
              <w:tag w:val="goog_rdk_5641"/>
              <w:id w:val="-1039445356"/>
            </w:sdtPr>
            <w:sdtContent>
              <w:ins w:id="5662" w:author="BHA Regulatory Affairs Unit" w:date="2026-07-29T16:06:00Z">
                <w:r>
                  <w:t>If no urgent need(s) are identified through this process, the individual may be offered an intake appointment within ten (10) calendar days of this screening.</w:t>
                </w:r>
              </w:ins>
            </w:sdtContent>
          </w:sdt>
        </w:p>
      </w:sdtContent>
    </w:sdt>
    <w:sdt>
      <w:sdtPr>
        <w:tag w:val="goog_rdk_5644"/>
        <w:id w:val="145001318"/>
      </w:sdtPr>
      <w:sdtContent>
        <w:p w14:paraId="00000BBE" w14:textId="77777777" w:rsidR="00CF3663" w:rsidRDefault="00000000">
          <w:pPr>
            <w:numPr>
              <w:ilvl w:val="2"/>
              <w:numId w:val="194"/>
            </w:numPr>
            <w:tabs>
              <w:tab w:val="left" w:pos="720"/>
              <w:tab w:val="left" w:pos="1440"/>
            </w:tabs>
            <w:spacing w:before="240"/>
            <w:rPr>
              <w:ins w:id="5663" w:author="BHA Regulatory Affairs Unit" w:date="2026-07-29T16:06:00Z"/>
            </w:rPr>
          </w:pPr>
          <w:sdt>
            <w:sdtPr>
              <w:tag w:val="goog_rdk_5643"/>
              <w:id w:val="1618194389"/>
            </w:sdtPr>
            <w:sdtContent>
              <w:ins w:id="5664" w:author="BHA Regulatory Affairs Unit" w:date="2026-07-29T16:06:00Z">
                <w:r>
                  <w:t>Additional screening tools may be utilized and results incorporated, as appropriate for the program and/or the individual’s specific needs.</w:t>
                </w:r>
              </w:ins>
            </w:sdtContent>
          </w:sdt>
        </w:p>
      </w:sdtContent>
    </w:sdt>
    <w:sdt>
      <w:sdtPr>
        <w:tag w:val="goog_rdk_5646"/>
        <w:id w:val="1313696604"/>
      </w:sdtPr>
      <w:sdtContent>
        <w:p w14:paraId="00000BBF" w14:textId="77777777" w:rsidR="00CF3663" w:rsidRDefault="00000000">
          <w:pPr>
            <w:numPr>
              <w:ilvl w:val="0"/>
              <w:numId w:val="194"/>
            </w:numPr>
            <w:tabs>
              <w:tab w:val="left" w:pos="720"/>
              <w:tab w:val="left" w:pos="1440"/>
            </w:tabs>
            <w:spacing w:before="240"/>
            <w:rPr>
              <w:ins w:id="5665" w:author="BHA Regulatory Affairs Unit" w:date="2026-07-29T16:06:00Z"/>
            </w:rPr>
          </w:pPr>
          <w:sdt>
            <w:sdtPr>
              <w:tag w:val="goog_rdk_5645"/>
              <w:id w:val="-1759734916"/>
            </w:sdtPr>
            <w:sdtContent>
              <w:ins w:id="5666" w:author="BHA Regulatory Affairs Unit" w:date="2026-07-29T16:06:00Z">
                <w:r>
                  <w:t xml:space="preserve"> Upon admission</w:t>
                </w:r>
              </w:ins>
            </w:sdtContent>
          </w:sdt>
        </w:p>
      </w:sdtContent>
    </w:sdt>
    <w:sdt>
      <w:sdtPr>
        <w:tag w:val="goog_rdk_5648"/>
        <w:id w:val="-1171919768"/>
      </w:sdtPr>
      <w:sdtContent>
        <w:p w14:paraId="00000BC0" w14:textId="77777777" w:rsidR="00CF3663" w:rsidRDefault="00000000">
          <w:pPr>
            <w:numPr>
              <w:ilvl w:val="1"/>
              <w:numId w:val="194"/>
            </w:numPr>
            <w:tabs>
              <w:tab w:val="left" w:pos="720"/>
              <w:tab w:val="left" w:pos="1440"/>
            </w:tabs>
            <w:spacing w:before="240"/>
            <w:rPr>
              <w:ins w:id="5667" w:author="BHA Regulatory Affairs Unit" w:date="2026-07-29T16:06:00Z"/>
            </w:rPr>
          </w:pPr>
          <w:sdt>
            <w:sdtPr>
              <w:tag w:val="goog_rdk_5647"/>
              <w:id w:val="277902301"/>
            </w:sdtPr>
            <w:sdtContent>
              <w:ins w:id="5668" w:author="BHA Regulatory Affairs Unit" w:date="2026-07-29T16:06:00Z">
                <w:r>
                  <w:t>The agency must complete all required demographic, intake, and consent paperwork, as detailed in Part 1.17.1 of these Rules.</w:t>
                </w:r>
              </w:ins>
            </w:sdtContent>
          </w:sdt>
        </w:p>
      </w:sdtContent>
    </w:sdt>
    <w:sdt>
      <w:sdtPr>
        <w:tag w:val="goog_rdk_5650"/>
        <w:id w:val="-1615969148"/>
      </w:sdtPr>
      <w:sdtContent>
        <w:p w14:paraId="00000BC1" w14:textId="77777777" w:rsidR="00CF3663" w:rsidRDefault="00000000">
          <w:pPr>
            <w:numPr>
              <w:ilvl w:val="1"/>
              <w:numId w:val="194"/>
            </w:numPr>
            <w:tabs>
              <w:tab w:val="left" w:pos="720"/>
              <w:tab w:val="left" w:pos="1440"/>
            </w:tabs>
            <w:spacing w:before="240"/>
            <w:rPr>
              <w:ins w:id="5669" w:author="BHA Regulatory Affairs Unit" w:date="2026-07-29T16:06:00Z"/>
            </w:rPr>
          </w:pPr>
          <w:sdt>
            <w:sdtPr>
              <w:tag w:val="goog_rdk_5649"/>
              <w:id w:val="223047178"/>
            </w:sdtPr>
            <w:sdtContent>
              <w:ins w:id="5670" w:author="BHA Regulatory Affairs Unit" w:date="2026-07-29T16:06:00Z">
                <w:r>
                  <w:t>The agency must complete at least an initial assessment, as detailed in Part 1.17.3.B of these Rules.</w:t>
                </w:r>
              </w:ins>
            </w:sdtContent>
          </w:sdt>
        </w:p>
      </w:sdtContent>
    </w:sdt>
    <w:sdt>
      <w:sdtPr>
        <w:tag w:val="goog_rdk_5652"/>
        <w:id w:val="1800719607"/>
      </w:sdtPr>
      <w:sdtContent>
        <w:p w14:paraId="00000BC2" w14:textId="77777777" w:rsidR="00CF3663" w:rsidRDefault="00000000">
          <w:pPr>
            <w:numPr>
              <w:ilvl w:val="1"/>
              <w:numId w:val="194"/>
            </w:numPr>
            <w:tabs>
              <w:tab w:val="left" w:pos="720"/>
              <w:tab w:val="left" w:pos="1440"/>
            </w:tabs>
            <w:spacing w:before="240"/>
            <w:rPr>
              <w:ins w:id="5671" w:author="BHA Regulatory Affairs Unit" w:date="2026-07-29T16:06:00Z"/>
            </w:rPr>
          </w:pPr>
          <w:sdt>
            <w:sdtPr>
              <w:tag w:val="goog_rdk_5651"/>
              <w:id w:val="734926988"/>
            </w:sdtPr>
            <w:sdtContent>
              <w:ins w:id="5672" w:author="BHA Regulatory Affairs Unit" w:date="2026-07-29T16:06:00Z">
                <w:r>
                  <w:t>The agency must utilize the initial assessment to inform the co-creation of an initial service plan with the individual.</w:t>
                </w:r>
              </w:ins>
            </w:sdtContent>
          </w:sdt>
        </w:p>
      </w:sdtContent>
    </w:sdt>
    <w:sdt>
      <w:sdtPr>
        <w:tag w:val="goog_rdk_5654"/>
        <w:id w:val="425207417"/>
      </w:sdtPr>
      <w:sdtContent>
        <w:p w14:paraId="00000BC3" w14:textId="77777777" w:rsidR="00CF3663" w:rsidRDefault="00000000">
          <w:pPr>
            <w:numPr>
              <w:ilvl w:val="0"/>
              <w:numId w:val="194"/>
            </w:numPr>
            <w:tabs>
              <w:tab w:val="left" w:pos="720"/>
              <w:tab w:val="left" w:pos="1440"/>
            </w:tabs>
            <w:spacing w:before="240"/>
            <w:rPr>
              <w:ins w:id="5673" w:author="BHA Regulatory Affairs Unit" w:date="2026-07-29T16:06:00Z"/>
            </w:rPr>
          </w:pPr>
          <w:sdt>
            <w:sdtPr>
              <w:tag w:val="goog_rdk_5653"/>
              <w:id w:val="-406678024"/>
            </w:sdtPr>
            <w:sdtContent>
              <w:ins w:id="5674" w:author="BHA Regulatory Affairs Unit" w:date="2026-07-29T16:06:00Z">
                <w:r>
                  <w:t>During the episode of care</w:t>
                </w:r>
              </w:ins>
            </w:sdtContent>
          </w:sdt>
        </w:p>
      </w:sdtContent>
    </w:sdt>
    <w:sdt>
      <w:sdtPr>
        <w:tag w:val="goog_rdk_5656"/>
        <w:id w:val="1869570536"/>
      </w:sdtPr>
      <w:sdtContent>
        <w:p w14:paraId="00000BC4" w14:textId="77777777" w:rsidR="00CF3663" w:rsidRDefault="00000000">
          <w:pPr>
            <w:numPr>
              <w:ilvl w:val="1"/>
              <w:numId w:val="194"/>
            </w:numPr>
            <w:tabs>
              <w:tab w:val="left" w:pos="720"/>
              <w:tab w:val="left" w:pos="1440"/>
            </w:tabs>
            <w:spacing w:before="240"/>
            <w:rPr>
              <w:ins w:id="5675" w:author="BHA Regulatory Affairs Unit" w:date="2026-07-29T16:06:00Z"/>
            </w:rPr>
          </w:pPr>
          <w:sdt>
            <w:sdtPr>
              <w:tag w:val="goog_rdk_5655"/>
              <w:id w:val="-1659693656"/>
            </w:sdtPr>
            <w:sdtContent>
              <w:ins w:id="5676" w:author="BHA Regulatory Affairs Unit" w:date="2026-07-29T16:06:00Z">
                <w:r>
                  <w:t xml:space="preserve">As soon as practicable, but no later than sixty (60) calendar days from the individual’s admission, a comprehensive assessment must be completed, as follows: </w:t>
                </w:r>
              </w:ins>
            </w:sdtContent>
          </w:sdt>
        </w:p>
      </w:sdtContent>
    </w:sdt>
    <w:sdt>
      <w:sdtPr>
        <w:tag w:val="goog_rdk_5658"/>
        <w:id w:val="-658075515"/>
      </w:sdtPr>
      <w:sdtContent>
        <w:p w14:paraId="00000BC5" w14:textId="77777777" w:rsidR="00CF3663" w:rsidRDefault="00000000">
          <w:pPr>
            <w:numPr>
              <w:ilvl w:val="2"/>
              <w:numId w:val="194"/>
            </w:numPr>
            <w:tabs>
              <w:tab w:val="left" w:pos="720"/>
              <w:tab w:val="left" w:pos="1440"/>
            </w:tabs>
            <w:spacing w:before="240"/>
            <w:rPr>
              <w:ins w:id="5677" w:author="BHA Regulatory Affairs Unit" w:date="2026-07-29T16:06:00Z"/>
            </w:rPr>
          </w:pPr>
          <w:sdt>
            <w:sdtPr>
              <w:tag w:val="goog_rdk_5657"/>
              <w:id w:val="-208782385"/>
            </w:sdtPr>
            <w:sdtContent>
              <w:ins w:id="5678" w:author="BHA Regulatory Affairs Unit" w:date="2026-07-29T16:06:00Z">
                <w:r>
                  <w:t>If the agency provides only mental health services, meaning it does not provide co-occurring or SUD services this comprehensive assessment must be completed as detailed in Part 1.17.3.C of these Rules.</w:t>
                </w:r>
              </w:ins>
            </w:sdtContent>
          </w:sdt>
        </w:p>
      </w:sdtContent>
    </w:sdt>
    <w:sdt>
      <w:sdtPr>
        <w:tag w:val="goog_rdk_5660"/>
        <w:id w:val="-1246264472"/>
      </w:sdtPr>
      <w:sdtContent>
        <w:p w14:paraId="00000BC6" w14:textId="77777777" w:rsidR="00CF3663" w:rsidRDefault="00000000">
          <w:pPr>
            <w:numPr>
              <w:ilvl w:val="2"/>
              <w:numId w:val="194"/>
            </w:numPr>
            <w:tabs>
              <w:tab w:val="left" w:pos="720"/>
              <w:tab w:val="left" w:pos="1440"/>
            </w:tabs>
            <w:spacing w:before="240"/>
            <w:rPr>
              <w:ins w:id="5679" w:author="BHA Regulatory Affairs Unit" w:date="2026-07-29T16:06:00Z"/>
            </w:rPr>
          </w:pPr>
          <w:sdt>
            <w:sdtPr>
              <w:tag w:val="goog_rdk_5659"/>
              <w:id w:val="-1445799595"/>
            </w:sdtPr>
            <w:sdtContent>
              <w:ins w:id="5680" w:author="BHA Regulatory Affairs Unit" w:date="2026-07-29T16:06:00Z">
                <w:r>
                  <w:t>If the agency provides substance use disorder and/or co-occurring services, this assessment must be completed via the ASAM Criteria’s treatment planning assessment process, as detailed in Part 3.4.4 of these Rules.</w:t>
                </w:r>
              </w:ins>
            </w:sdtContent>
          </w:sdt>
        </w:p>
      </w:sdtContent>
    </w:sdt>
    <w:sdt>
      <w:sdtPr>
        <w:tag w:val="goog_rdk_5662"/>
        <w:id w:val="-11581145"/>
      </w:sdtPr>
      <w:sdtContent>
        <w:p w14:paraId="00000BC7" w14:textId="77777777" w:rsidR="00CF3663" w:rsidRDefault="00000000">
          <w:pPr>
            <w:numPr>
              <w:ilvl w:val="1"/>
              <w:numId w:val="194"/>
            </w:numPr>
            <w:tabs>
              <w:tab w:val="left" w:pos="720"/>
              <w:tab w:val="left" w:pos="1440"/>
            </w:tabs>
            <w:spacing w:before="240"/>
            <w:rPr>
              <w:ins w:id="5681" w:author="BHA Regulatory Affairs Unit" w:date="2026-07-29T16:06:00Z"/>
            </w:rPr>
          </w:pPr>
          <w:sdt>
            <w:sdtPr>
              <w:tag w:val="goog_rdk_5661"/>
              <w:id w:val="-1117001328"/>
            </w:sdtPr>
            <w:sdtContent>
              <w:ins w:id="5682" w:author="BHA Regulatory Affairs Unit" w:date="2026-07-29T16:06:00Z">
                <w:r>
                  <w:t>This comprehensive assessment must inform the concurrent completion of the comprehensive service plan for the individual, as detailed in Part 1.17.4.A of these Rules.</w:t>
                </w:r>
              </w:ins>
            </w:sdtContent>
          </w:sdt>
        </w:p>
      </w:sdtContent>
    </w:sdt>
    <w:sdt>
      <w:sdtPr>
        <w:tag w:val="goog_rdk_5664"/>
        <w:id w:val="383583334"/>
      </w:sdtPr>
      <w:sdtContent>
        <w:p w14:paraId="00000BC8" w14:textId="77777777" w:rsidR="00CF3663" w:rsidRDefault="00000000">
          <w:pPr>
            <w:numPr>
              <w:ilvl w:val="1"/>
              <w:numId w:val="194"/>
            </w:numPr>
            <w:tabs>
              <w:tab w:val="left" w:pos="720"/>
              <w:tab w:val="left" w:pos="1440"/>
            </w:tabs>
            <w:spacing w:before="240"/>
            <w:rPr>
              <w:ins w:id="5683" w:author="BHA Regulatory Affairs Unit" w:date="2026-07-29T16:06:00Z"/>
            </w:rPr>
          </w:pPr>
          <w:sdt>
            <w:sdtPr>
              <w:tag w:val="goog_rdk_5663"/>
              <w:id w:val="568505189"/>
            </w:sdtPr>
            <w:sdtContent>
              <w:ins w:id="5684" w:author="BHA Regulatory Affairs Unit" w:date="2026-07-29T16:06:00Z">
                <w:r>
                  <w:t>Documentation of physical examination requirements must be included in the individual’s record, as detailed in Part 4.7.2.F of the agency’s policies and procedures.</w:t>
                </w:r>
              </w:ins>
            </w:sdtContent>
          </w:sdt>
        </w:p>
      </w:sdtContent>
    </w:sdt>
    <w:sdt>
      <w:sdtPr>
        <w:tag w:val="goog_rdk_5666"/>
        <w:id w:val="-921906670"/>
      </w:sdtPr>
      <w:sdtContent>
        <w:p w14:paraId="00000BC9" w14:textId="77777777" w:rsidR="00CF3663" w:rsidRDefault="00000000">
          <w:pPr>
            <w:numPr>
              <w:ilvl w:val="1"/>
              <w:numId w:val="194"/>
            </w:numPr>
            <w:tabs>
              <w:tab w:val="left" w:pos="720"/>
              <w:tab w:val="left" w:pos="1440"/>
            </w:tabs>
            <w:spacing w:before="240"/>
            <w:rPr>
              <w:ins w:id="5685" w:author="BHA Regulatory Affairs Unit" w:date="2026-07-29T16:06:00Z"/>
            </w:rPr>
          </w:pPr>
          <w:sdt>
            <w:sdtPr>
              <w:tag w:val="goog_rdk_5665"/>
              <w:id w:val="-1839399798"/>
            </w:sdtPr>
            <w:sdtContent>
              <w:ins w:id="5686" w:author="BHA Regulatory Affairs Unit" w:date="2026-07-29T16:06:00Z">
                <w:r>
                  <w:t>The comprehensive assessment and subsequent comprehensive service plan must be updated:</w:t>
                </w:r>
              </w:ins>
            </w:sdtContent>
          </w:sdt>
        </w:p>
      </w:sdtContent>
    </w:sdt>
    <w:sdt>
      <w:sdtPr>
        <w:tag w:val="goog_rdk_5668"/>
        <w:id w:val="-2049941376"/>
      </w:sdtPr>
      <w:sdtContent>
        <w:p w14:paraId="00000BCA" w14:textId="77777777" w:rsidR="00CF3663" w:rsidRDefault="00000000">
          <w:pPr>
            <w:numPr>
              <w:ilvl w:val="2"/>
              <w:numId w:val="194"/>
            </w:numPr>
            <w:tabs>
              <w:tab w:val="left" w:pos="720"/>
              <w:tab w:val="left" w:pos="1440"/>
            </w:tabs>
            <w:spacing w:before="240"/>
            <w:rPr>
              <w:ins w:id="5687" w:author="BHA Regulatory Affairs Unit" w:date="2026-07-29T16:06:00Z"/>
            </w:rPr>
          </w:pPr>
          <w:sdt>
            <w:sdtPr>
              <w:tag w:val="goog_rdk_5667"/>
              <w:id w:val="1119243749"/>
            </w:sdtPr>
            <w:sdtContent>
              <w:ins w:id="5688" w:author="BHA Regulatory Affairs Unit" w:date="2026-07-29T16:06:00Z">
                <w:r>
                  <w:t>When the individual experiences a change in their level of functioning that results in a change to their service needs; and</w:t>
                </w:r>
              </w:ins>
            </w:sdtContent>
          </w:sdt>
        </w:p>
      </w:sdtContent>
    </w:sdt>
    <w:sdt>
      <w:sdtPr>
        <w:tag w:val="goog_rdk_5670"/>
        <w:id w:val="-1451716519"/>
      </w:sdtPr>
      <w:sdtContent>
        <w:p w14:paraId="00000BCB" w14:textId="77777777" w:rsidR="00CF3663" w:rsidRDefault="00000000">
          <w:pPr>
            <w:numPr>
              <w:ilvl w:val="2"/>
              <w:numId w:val="194"/>
            </w:numPr>
            <w:tabs>
              <w:tab w:val="left" w:pos="720"/>
              <w:tab w:val="left" w:pos="1440"/>
            </w:tabs>
            <w:spacing w:before="240"/>
            <w:rPr>
              <w:ins w:id="5689" w:author="BHA Regulatory Affairs Unit" w:date="2026-07-29T16:06:00Z"/>
            </w:rPr>
          </w:pPr>
          <w:sdt>
            <w:sdtPr>
              <w:tag w:val="goog_rdk_5669"/>
              <w:id w:val="1900950007"/>
            </w:sdtPr>
            <w:sdtContent>
              <w:ins w:id="5690" w:author="BHA Regulatory Affairs Unit" w:date="2026-07-29T16:06:00Z">
                <w:r>
                  <w:t>At least monthly while the individual is receiving services at this level of care.</w:t>
                </w:r>
              </w:ins>
            </w:sdtContent>
          </w:sdt>
        </w:p>
      </w:sdtContent>
    </w:sdt>
    <w:sdt>
      <w:sdtPr>
        <w:tag w:val="goog_rdk_5672"/>
        <w:id w:val="-100563371"/>
      </w:sdtPr>
      <w:sdtContent>
        <w:p w14:paraId="00000BCC" w14:textId="77777777" w:rsidR="00CF3663" w:rsidRDefault="00000000">
          <w:pPr>
            <w:numPr>
              <w:ilvl w:val="1"/>
              <w:numId w:val="194"/>
            </w:numPr>
            <w:tabs>
              <w:tab w:val="left" w:pos="720"/>
              <w:tab w:val="left" w:pos="1440"/>
            </w:tabs>
            <w:spacing w:before="240"/>
            <w:rPr>
              <w:ins w:id="5691" w:author="BHA Regulatory Affairs Unit" w:date="2026-07-29T16:06:00Z"/>
            </w:rPr>
          </w:pPr>
          <w:sdt>
            <w:sdtPr>
              <w:tag w:val="goog_rdk_5671"/>
              <w:id w:val="-1532836911"/>
            </w:sdtPr>
            <w:sdtContent>
              <w:ins w:id="5692" w:author="BHA Regulatory Affairs Unit" w:date="2026-07-29T16:06:00Z">
                <w:r>
                  <w:t>Progress notes must be documented in the individual’s record at a minimum frequency of one (1) note per session, as detailed in Part 1.17.4.B of these Rules.</w:t>
                </w:r>
              </w:ins>
            </w:sdtContent>
          </w:sdt>
        </w:p>
      </w:sdtContent>
    </w:sdt>
    <w:sdt>
      <w:sdtPr>
        <w:tag w:val="goog_rdk_5674"/>
        <w:id w:val="1031410115"/>
      </w:sdtPr>
      <w:sdtContent>
        <w:p w14:paraId="00000BCD" w14:textId="77777777" w:rsidR="00CF3663" w:rsidRDefault="00000000">
          <w:pPr>
            <w:numPr>
              <w:ilvl w:val="2"/>
              <w:numId w:val="194"/>
            </w:numPr>
            <w:tabs>
              <w:tab w:val="left" w:pos="720"/>
              <w:tab w:val="left" w:pos="1440"/>
            </w:tabs>
            <w:spacing w:before="240"/>
            <w:rPr>
              <w:ins w:id="5693" w:author="BHA Regulatory Affairs Unit" w:date="2026-07-29T16:06:00Z"/>
            </w:rPr>
          </w:pPr>
          <w:sdt>
            <w:sdtPr>
              <w:tag w:val="goog_rdk_5673"/>
              <w:id w:val="1532684744"/>
            </w:sdtPr>
            <w:sdtContent>
              <w:ins w:id="5694" w:author="BHA Regulatory Affairs Unit" w:date="2026-07-29T16:06:00Z">
                <w:r>
                  <w:t>The multidisciplinary treatment team must consult weekly to ensure alignment in treatment services and intervention for the individual. Documentation of this weekly consultation must be maintained in the individual’s record. This weekly consultation may be documented in an existing note, if preferred.</w:t>
                </w:r>
              </w:ins>
            </w:sdtContent>
          </w:sdt>
        </w:p>
      </w:sdtContent>
    </w:sdt>
    <w:sdt>
      <w:sdtPr>
        <w:tag w:val="goog_rdk_5676"/>
        <w:id w:val="-1081813782"/>
      </w:sdtPr>
      <w:sdtContent>
        <w:p w14:paraId="00000BCE" w14:textId="77777777" w:rsidR="00CF3663" w:rsidRDefault="00000000">
          <w:pPr>
            <w:numPr>
              <w:ilvl w:val="1"/>
              <w:numId w:val="194"/>
            </w:numPr>
            <w:tabs>
              <w:tab w:val="left" w:pos="720"/>
              <w:tab w:val="left" w:pos="1440"/>
            </w:tabs>
            <w:spacing w:before="240"/>
            <w:rPr>
              <w:ins w:id="5695" w:author="BHA Regulatory Affairs Unit" w:date="2026-07-29T16:06:00Z"/>
            </w:rPr>
          </w:pPr>
          <w:sdt>
            <w:sdtPr>
              <w:tag w:val="goog_rdk_5675"/>
              <w:id w:val="-1604739124"/>
            </w:sdtPr>
            <w:sdtContent>
              <w:ins w:id="5696" w:author="BHA Regulatory Affairs Unit" w:date="2026-07-29T16:06:00Z">
                <w:r>
                  <w:t>Safety plans must be developed through the collaborative safety planning process as detailed in Part 1.17.6 of these Rules, when appropriate.</w:t>
                </w:r>
              </w:ins>
            </w:sdtContent>
          </w:sdt>
        </w:p>
      </w:sdtContent>
    </w:sdt>
    <w:sdt>
      <w:sdtPr>
        <w:tag w:val="goog_rdk_5678"/>
        <w:id w:val="-545973156"/>
      </w:sdtPr>
      <w:sdtContent>
        <w:p w14:paraId="00000BCF" w14:textId="77777777" w:rsidR="00CF3663" w:rsidRDefault="00000000">
          <w:pPr>
            <w:numPr>
              <w:ilvl w:val="0"/>
              <w:numId w:val="194"/>
            </w:numPr>
            <w:tabs>
              <w:tab w:val="left" w:pos="720"/>
              <w:tab w:val="left" w:pos="1440"/>
            </w:tabs>
            <w:spacing w:before="240"/>
            <w:rPr>
              <w:ins w:id="5697" w:author="BHA Regulatory Affairs Unit" w:date="2026-07-29T16:06:00Z"/>
            </w:rPr>
          </w:pPr>
          <w:sdt>
            <w:sdtPr>
              <w:tag w:val="goog_rdk_5677"/>
              <w:id w:val="87233628"/>
            </w:sdtPr>
            <w:sdtContent>
              <w:ins w:id="5698" w:author="BHA Regulatory Affairs Unit" w:date="2026-07-29T16:06:00Z">
                <w:r>
                  <w:t>Upon discharge from the agency</w:t>
                </w:r>
              </w:ins>
            </w:sdtContent>
          </w:sdt>
        </w:p>
      </w:sdtContent>
    </w:sdt>
    <w:sdt>
      <w:sdtPr>
        <w:tag w:val="goog_rdk_5680"/>
        <w:id w:val="-96827330"/>
      </w:sdtPr>
      <w:sdtContent>
        <w:p w14:paraId="00000BD0" w14:textId="77777777" w:rsidR="00CF3663" w:rsidRDefault="00000000">
          <w:pPr>
            <w:numPr>
              <w:ilvl w:val="1"/>
              <w:numId w:val="194"/>
            </w:numPr>
            <w:tabs>
              <w:tab w:val="left" w:pos="720"/>
            </w:tabs>
            <w:spacing w:before="240"/>
            <w:rPr>
              <w:ins w:id="5699" w:author="BHA Regulatory Affairs Unit" w:date="2026-07-29T16:06:00Z"/>
            </w:rPr>
          </w:pPr>
          <w:sdt>
            <w:sdtPr>
              <w:tag w:val="goog_rdk_5679"/>
              <w:id w:val="-238334574"/>
            </w:sdtPr>
            <w:sdtContent>
              <w:ins w:id="5700" w:author="BHA Regulatory Affairs Unit" w:date="2026-07-29T16:06:00Z">
                <w:r>
                  <w:t>A discharge summary must be completed and provided to the individual, as detailed in Part 1.17.2 of these Rules.</w:t>
                </w:r>
              </w:ins>
            </w:sdtContent>
          </w:sdt>
        </w:p>
      </w:sdtContent>
    </w:sdt>
    <w:sdt>
      <w:sdtPr>
        <w:tag w:val="goog_rdk_5682"/>
        <w:id w:val="2138076248"/>
      </w:sdtPr>
      <w:sdtContent>
        <w:p w14:paraId="00000BD1" w14:textId="77777777" w:rsidR="00CF3663" w:rsidRDefault="00000000">
          <w:pPr>
            <w:numPr>
              <w:ilvl w:val="1"/>
              <w:numId w:val="194"/>
            </w:numPr>
            <w:tabs>
              <w:tab w:val="left" w:pos="720"/>
            </w:tabs>
            <w:spacing w:before="240"/>
            <w:rPr>
              <w:ins w:id="5701" w:author="BHA Regulatory Affairs Unit" w:date="2026-07-29T16:06:00Z"/>
            </w:rPr>
          </w:pPr>
          <w:sdt>
            <w:sdtPr>
              <w:tag w:val="goog_rdk_5681"/>
              <w:id w:val="-1523127083"/>
            </w:sdtPr>
            <w:sdtContent>
              <w:ins w:id="5702" w:author="BHA Regulatory Affairs Unit" w:date="2026-07-29T16:06:00Z">
                <w:r>
                  <w:t>With the proper releases in place, the agency must provide care coordination and warm handoffs to support the individual’s successful transition to another provider and/or level of care, as detailed in Part 1.17.5 of these Rules.</w:t>
                </w:r>
              </w:ins>
            </w:sdtContent>
          </w:sdt>
        </w:p>
      </w:sdtContent>
    </w:sdt>
    <w:sdt>
      <w:sdtPr>
        <w:tag w:val="goog_rdk_5685"/>
        <w:id w:val="-114035023"/>
      </w:sdtPr>
      <w:sdtContent>
        <w:p w14:paraId="00000BD2" w14:textId="77777777" w:rsidR="00CF3663" w:rsidRDefault="00000000">
          <w:pPr>
            <w:keepNext/>
            <w:spacing w:before="240" w:after="60"/>
            <w:ind w:firstLine="0"/>
            <w:rPr>
              <w:ins w:id="5703" w:author="BHA Regulatory Affairs Unit" w:date="2026-07-29T16:06:00Z"/>
              <w:b/>
              <w:bCs/>
            </w:rPr>
          </w:pPr>
          <w:sdt>
            <w:sdtPr>
              <w:tag w:val="goog_rdk_5683"/>
              <w:id w:val="-1739927747"/>
            </w:sdtPr>
            <w:sdtContent>
              <w:ins w:id="5704" w:author="BHA Regulatory Affairs Unit" w:date="2026-07-29T16:06:00Z">
                <w:r>
                  <w:rPr>
                    <w:b/>
                    <w:bCs/>
                  </w:rPr>
                  <w:t>4.8</w:t>
                </w:r>
                <w:r>
                  <w:rPr>
                    <w:b/>
                    <w:bCs/>
                  </w:rPr>
                  <w:tab/>
                </w:r>
              </w:ins>
              <w:sdt>
                <w:sdtPr>
                  <w:tag w:val="goog_rdk_5684"/>
                  <w:id w:val="-1133334153"/>
                </w:sdtPr>
                <w:sdtContent>
                  <w:commentRangeStart w:id="5705"/>
                </w:sdtContent>
              </w:sdt>
              <w:ins w:id="5706" w:author="BHA Regulatory Affairs Unit" w:date="2026-07-29T16:06:00Z">
                <w:r>
                  <w:rPr>
                    <w:b/>
                    <w:bCs/>
                  </w:rPr>
                  <w:t>Medically Managed Intensive Outpatient Treatment</w:t>
                </w:r>
                <w:commentRangeEnd w:id="5705"/>
                <w:r>
                  <w:rPr>
                    <w:rStyle w:val="CommentReference"/>
                    <w:b/>
                    <w:bCs/>
                    <w:sz w:val="24"/>
                    <w:szCs w:val="24"/>
                  </w:rPr>
                  <w:commentReference w:id="5705"/>
                </w:r>
                <w:r>
                  <w:rPr>
                    <w:b/>
                    <w:bCs/>
                  </w:rPr>
                  <w:t xml:space="preserve"> (MMIOP)</w:t>
                </w:r>
              </w:ins>
            </w:sdtContent>
          </w:sdt>
        </w:p>
      </w:sdtContent>
    </w:sdt>
    <w:sdt>
      <w:sdtPr>
        <w:tag w:val="goog_rdk_5687"/>
        <w:id w:val="-2107459334"/>
      </w:sdtPr>
      <w:sdtContent>
        <w:p w14:paraId="00000BD3" w14:textId="77777777" w:rsidR="00CF3663" w:rsidRDefault="00000000">
          <w:pPr>
            <w:keepNext/>
            <w:spacing w:before="240" w:after="60"/>
            <w:ind w:firstLine="0"/>
            <w:rPr>
              <w:ins w:id="5707" w:author="BHA Regulatory Affairs Unit" w:date="2026-07-29T16:06:00Z"/>
              <w:b/>
              <w:bCs/>
            </w:rPr>
          </w:pPr>
          <w:sdt>
            <w:sdtPr>
              <w:tag w:val="goog_rdk_5686"/>
              <w:id w:val="-486726033"/>
            </w:sdtPr>
            <w:sdtContent>
              <w:ins w:id="5708" w:author="BHA Regulatory Affairs Unit" w:date="2026-07-29T16:06:00Z">
                <w:r>
                  <w:rPr>
                    <w:b/>
                    <w:bCs/>
                  </w:rPr>
                  <w:t>4.8.1</w:t>
                </w:r>
                <w:r>
                  <w:rPr>
                    <w:b/>
                    <w:bCs/>
                  </w:rPr>
                  <w:tab/>
                  <w:t>Applicability</w:t>
                </w:r>
              </w:ins>
            </w:sdtContent>
          </w:sdt>
        </w:p>
      </w:sdtContent>
    </w:sdt>
    <w:sdt>
      <w:sdtPr>
        <w:tag w:val="goog_rdk_5689"/>
        <w:id w:val="-1835867407"/>
      </w:sdtPr>
      <w:sdtContent>
        <w:p w14:paraId="00000BD4" w14:textId="77777777" w:rsidR="00CF3663" w:rsidRDefault="00000000">
          <w:pPr>
            <w:numPr>
              <w:ilvl w:val="0"/>
              <w:numId w:val="189"/>
            </w:numPr>
            <w:tabs>
              <w:tab w:val="left" w:pos="720"/>
              <w:tab w:val="left" w:pos="1440"/>
            </w:tabs>
            <w:spacing w:before="240"/>
            <w:rPr>
              <w:ins w:id="5709" w:author="BHA Regulatory Affairs Unit" w:date="2026-07-29T16:06:00Z"/>
            </w:rPr>
          </w:pPr>
          <w:sdt>
            <w:sdtPr>
              <w:tag w:val="goog_rdk_5688"/>
              <w:id w:val="1959333252"/>
            </w:sdtPr>
            <w:sdtContent>
              <w:ins w:id="5710" w:author="BHA Regulatory Affairs Unit" w:date="2026-07-29T16:06:00Z">
                <w:r>
                  <w:t>This Part 4.8 establishes standards for agencies providing outpatient medically managed intensive outpatient (MMIOP) treatment services, which includes ASAM Level 2.7 services. Agencies providing MMIOP treatment services must meet the standards in this Part 4.8. Nothing in this Part precludes an agency providing MMIOP services from also providing MMOP services.</w:t>
                </w:r>
              </w:ins>
            </w:sdtContent>
          </w:sdt>
        </w:p>
      </w:sdtContent>
    </w:sdt>
    <w:sdt>
      <w:sdtPr>
        <w:tag w:val="goog_rdk_5691"/>
        <w:id w:val="-225588208"/>
      </w:sdtPr>
      <w:sdtContent>
        <w:p w14:paraId="00000BD5" w14:textId="77777777" w:rsidR="00CF3663" w:rsidRDefault="00000000">
          <w:pPr>
            <w:numPr>
              <w:ilvl w:val="1"/>
              <w:numId w:val="189"/>
            </w:numPr>
            <w:tabs>
              <w:tab w:val="left" w:pos="720"/>
              <w:tab w:val="left" w:pos="1440"/>
            </w:tabs>
            <w:spacing w:before="240"/>
            <w:rPr>
              <w:ins w:id="5711" w:author="BHA Regulatory Affairs Unit" w:date="2026-07-29T16:06:00Z"/>
            </w:rPr>
          </w:pPr>
          <w:sdt>
            <w:sdtPr>
              <w:tag w:val="goog_rdk_5690"/>
              <w:id w:val="-1325716305"/>
            </w:sdtPr>
            <w:sdtContent>
              <w:ins w:id="5712" w:author="BHA Regulatory Affairs Unit" w:date="2026-07-29T16:06:00Z">
                <w:r>
                  <w:t>The treatment type for an agency providing MMIOP treatment services must be either substance use disorder or co-occurring, as defined in Part 1.2.1 of these Rules.</w:t>
                </w:r>
              </w:ins>
            </w:sdtContent>
          </w:sdt>
        </w:p>
      </w:sdtContent>
    </w:sdt>
    <w:sdt>
      <w:sdtPr>
        <w:tag w:val="goog_rdk_5693"/>
        <w:id w:val="-1703523454"/>
      </w:sdtPr>
      <w:sdtContent>
        <w:p w14:paraId="00000BD6" w14:textId="77777777" w:rsidR="00CF3663" w:rsidRDefault="00000000">
          <w:pPr>
            <w:numPr>
              <w:ilvl w:val="1"/>
              <w:numId w:val="189"/>
            </w:numPr>
            <w:tabs>
              <w:tab w:val="left" w:pos="720"/>
              <w:tab w:val="left" w:pos="1440"/>
            </w:tabs>
            <w:spacing w:before="240"/>
            <w:rPr>
              <w:ins w:id="5713" w:author="BHA Regulatory Affairs Unit" w:date="2026-07-29T16:06:00Z"/>
            </w:rPr>
          </w:pPr>
          <w:sdt>
            <w:sdtPr>
              <w:tag w:val="goog_rdk_5692"/>
              <w:id w:val="-783151924"/>
            </w:sdtPr>
            <w:sdtContent>
              <w:ins w:id="5714" w:author="BHA Regulatory Affairs Unit" w:date="2026-07-29T16:06:00Z">
                <w:r>
                  <w:t>Agencies that partner with another behavioral health provider for the psychosocial services required at this level of care must have an active formal affiliation.</w:t>
                </w:r>
              </w:ins>
            </w:sdtContent>
          </w:sdt>
        </w:p>
      </w:sdtContent>
    </w:sdt>
    <w:sdt>
      <w:sdtPr>
        <w:tag w:val="goog_rdk_5695"/>
        <w:id w:val="-2127318815"/>
      </w:sdtPr>
      <w:sdtContent>
        <w:p w14:paraId="00000BD7" w14:textId="77777777" w:rsidR="00CF3663" w:rsidRDefault="00000000">
          <w:pPr>
            <w:numPr>
              <w:ilvl w:val="2"/>
              <w:numId w:val="189"/>
            </w:numPr>
            <w:tabs>
              <w:tab w:val="left" w:pos="720"/>
              <w:tab w:val="left" w:pos="1440"/>
            </w:tabs>
            <w:spacing w:before="240"/>
            <w:rPr>
              <w:ins w:id="5715" w:author="BHA Regulatory Affairs Unit" w:date="2026-07-29T16:06:00Z"/>
            </w:rPr>
          </w:pPr>
          <w:sdt>
            <w:sdtPr>
              <w:tag w:val="goog_rdk_5694"/>
              <w:id w:val="753084265"/>
            </w:sdtPr>
            <w:sdtContent>
              <w:ins w:id="5716" w:author="BHA Regulatory Affairs Unit" w:date="2026-07-29T16:06:00Z">
                <w:r>
                  <w:t>This formal affiliation must reflect the MMIOP-endorsed agency’s responsibility for ensuring compliance with these Rules. This includes, but is not limited to, regulatory responsibility and oversight of psychosocial treatment services and document retention; and</w:t>
                </w:r>
              </w:ins>
            </w:sdtContent>
          </w:sdt>
        </w:p>
      </w:sdtContent>
    </w:sdt>
    <w:sdt>
      <w:sdtPr>
        <w:tag w:val="goog_rdk_5697"/>
        <w:id w:val="386298689"/>
      </w:sdtPr>
      <w:sdtContent>
        <w:p w14:paraId="00000BD8" w14:textId="77777777" w:rsidR="00CF3663" w:rsidRDefault="00000000">
          <w:pPr>
            <w:numPr>
              <w:ilvl w:val="2"/>
              <w:numId w:val="189"/>
            </w:numPr>
            <w:tabs>
              <w:tab w:val="left" w:pos="720"/>
              <w:tab w:val="left" w:pos="1440"/>
            </w:tabs>
            <w:spacing w:before="240"/>
            <w:rPr>
              <w:ins w:id="5717" w:author="BHA Regulatory Affairs Unit" w:date="2026-07-29T16:06:00Z"/>
            </w:rPr>
          </w:pPr>
          <w:sdt>
            <w:sdtPr>
              <w:tag w:val="goog_rdk_5696"/>
              <w:id w:val="-549616739"/>
            </w:sdtPr>
            <w:sdtContent>
              <w:ins w:id="5718" w:author="BHA Regulatory Affairs Unit" w:date="2026-07-29T16:06:00Z">
                <w:r>
                  <w:t>Documentation of this formal affiliation must be available to BHA, upon request.</w:t>
                </w:r>
              </w:ins>
            </w:sdtContent>
          </w:sdt>
        </w:p>
      </w:sdtContent>
    </w:sdt>
    <w:sdt>
      <w:sdtPr>
        <w:tag w:val="goog_rdk_5699"/>
        <w:id w:val="-2077974021"/>
      </w:sdtPr>
      <w:sdtContent>
        <w:p w14:paraId="00000BD9" w14:textId="77777777" w:rsidR="00CF3663" w:rsidRDefault="00000000">
          <w:pPr>
            <w:numPr>
              <w:ilvl w:val="0"/>
              <w:numId w:val="189"/>
            </w:numPr>
            <w:tabs>
              <w:tab w:val="left" w:pos="720"/>
              <w:tab w:val="left" w:pos="1440"/>
            </w:tabs>
            <w:spacing w:before="240"/>
            <w:rPr>
              <w:ins w:id="5719" w:author="BHA Regulatory Affairs Unit" w:date="2026-07-29T16:06:00Z"/>
            </w:rPr>
          </w:pPr>
          <w:sdt>
            <w:sdtPr>
              <w:tag w:val="goog_rdk_5698"/>
              <w:id w:val="822568459"/>
            </w:sdtPr>
            <w:sdtContent>
              <w:ins w:id="5720" w:author="BHA Regulatory Affairs Unit" w:date="2026-07-29T16:06:00Z">
                <w:r>
                  <w:t>Agencies providing MMIOP treatment services must hold a Behavioral Health Entity (BHE) license, and provide services:</w:t>
                </w:r>
              </w:ins>
            </w:sdtContent>
          </w:sdt>
        </w:p>
      </w:sdtContent>
    </w:sdt>
    <w:sdt>
      <w:sdtPr>
        <w:tag w:val="goog_rdk_5701"/>
        <w:id w:val="-97619734"/>
      </w:sdtPr>
      <w:sdtContent>
        <w:p w14:paraId="00000BDA" w14:textId="77777777" w:rsidR="00CF3663" w:rsidRDefault="00000000">
          <w:pPr>
            <w:numPr>
              <w:ilvl w:val="1"/>
              <w:numId w:val="189"/>
            </w:numPr>
            <w:tabs>
              <w:tab w:val="left" w:pos="720"/>
              <w:tab w:val="left" w:pos="1440"/>
            </w:tabs>
            <w:spacing w:before="240"/>
            <w:rPr>
              <w:ins w:id="5721" w:author="BHA Regulatory Affairs Unit" w:date="2026-07-29T16:06:00Z"/>
            </w:rPr>
          </w:pPr>
          <w:sdt>
            <w:sdtPr>
              <w:tag w:val="goog_rdk_5700"/>
              <w:id w:val="1052145749"/>
            </w:sdtPr>
            <w:sdtContent>
              <w:ins w:id="5722" w:author="BHA Regulatory Affairs Unit" w:date="2026-07-29T16:06:00Z">
                <w:r>
                  <w:t>As an Opioid Treatment Program (OTP), with a Controlled Substance License (CSL), as detailed in Part 4.5.5 of this Chapter 4; or</w:t>
                </w:r>
              </w:ins>
            </w:sdtContent>
          </w:sdt>
        </w:p>
      </w:sdtContent>
    </w:sdt>
    <w:sdt>
      <w:sdtPr>
        <w:tag w:val="goog_rdk_5703"/>
        <w:id w:val="-1802168908"/>
      </w:sdtPr>
      <w:sdtContent>
        <w:p w14:paraId="00000BDB" w14:textId="77777777" w:rsidR="00CF3663" w:rsidRDefault="00000000">
          <w:pPr>
            <w:numPr>
              <w:ilvl w:val="1"/>
              <w:numId w:val="189"/>
            </w:numPr>
            <w:tabs>
              <w:tab w:val="left" w:pos="720"/>
              <w:tab w:val="left" w:pos="1440"/>
            </w:tabs>
            <w:spacing w:before="240"/>
            <w:rPr>
              <w:ins w:id="5723" w:author="BHA Regulatory Affairs Unit" w:date="2026-07-29T16:06:00Z"/>
            </w:rPr>
          </w:pPr>
          <w:sdt>
            <w:sdtPr>
              <w:tag w:val="goog_rdk_5702"/>
              <w:id w:val="159858824"/>
            </w:sdtPr>
            <w:sdtContent>
              <w:ins w:id="5724" w:author="BHA Regulatory Affairs Unit" w:date="2026-07-29T16:06:00Z">
                <w:r>
                  <w:t>As a non-OTP provider, with a Controlled Substance License (CSL), as detailed in Part 4.5.1 through 4.5.4 of this Chapter 4.</w:t>
                </w:r>
              </w:ins>
            </w:sdtContent>
          </w:sdt>
        </w:p>
      </w:sdtContent>
    </w:sdt>
    <w:sdt>
      <w:sdtPr>
        <w:tag w:val="goog_rdk_5705"/>
        <w:id w:val="111375831"/>
      </w:sdtPr>
      <w:sdtContent>
        <w:p w14:paraId="00000BDC" w14:textId="77777777" w:rsidR="00CF3663" w:rsidRDefault="00000000">
          <w:pPr>
            <w:numPr>
              <w:ilvl w:val="0"/>
              <w:numId w:val="189"/>
            </w:numPr>
            <w:tabs>
              <w:tab w:val="left" w:pos="720"/>
              <w:tab w:val="left" w:pos="1440"/>
            </w:tabs>
            <w:spacing w:before="240"/>
            <w:rPr>
              <w:ins w:id="5725" w:author="BHA Regulatory Affairs Unit" w:date="2026-07-29T16:06:00Z"/>
            </w:rPr>
          </w:pPr>
          <w:sdt>
            <w:sdtPr>
              <w:tag w:val="goog_rdk_5704"/>
              <w:id w:val="-332605761"/>
            </w:sdtPr>
            <w:sdtContent>
              <w:ins w:id="5726" w:author="BHA Regulatory Affairs Unit" w:date="2026-07-29T16:06:00Z">
                <w:r>
                  <w:t>Agencies providing solely MMIOP treatment services are not eligible to hold an Emergency Commitment (EC) for Substance Use endorsement pursuant to Chapter 7 of these Rules.</w:t>
                </w:r>
              </w:ins>
            </w:sdtContent>
          </w:sdt>
        </w:p>
      </w:sdtContent>
    </w:sdt>
    <w:sdt>
      <w:sdtPr>
        <w:tag w:val="goog_rdk_5707"/>
        <w:id w:val="378318349"/>
      </w:sdtPr>
      <w:sdtContent>
        <w:p w14:paraId="00000BDD" w14:textId="77777777" w:rsidR="00CF3663" w:rsidRDefault="00000000">
          <w:pPr>
            <w:numPr>
              <w:ilvl w:val="0"/>
              <w:numId w:val="189"/>
            </w:numPr>
            <w:tabs>
              <w:tab w:val="left" w:pos="720"/>
              <w:tab w:val="left" w:pos="1440"/>
            </w:tabs>
            <w:spacing w:before="240"/>
            <w:rPr>
              <w:ins w:id="5727" w:author="BHA Regulatory Affairs Unit" w:date="2026-07-29T16:06:00Z"/>
            </w:rPr>
          </w:pPr>
          <w:sdt>
            <w:sdtPr>
              <w:tag w:val="goog_rdk_5706"/>
              <w:id w:val="-1450240102"/>
            </w:sdtPr>
            <w:sdtContent>
              <w:ins w:id="5728" w:author="BHA Regulatory Affairs Unit" w:date="2026-07-29T16:06:00Z">
                <w:r>
                  <w:t>Agencies providing solely MMIOP treatment services may elect to hold an Involuntary Commitment (IC) for Substance Use Disorders endorsement pursuant to Chapter 7 of these Rules.</w:t>
                </w:r>
              </w:ins>
            </w:sdtContent>
          </w:sdt>
        </w:p>
      </w:sdtContent>
    </w:sdt>
    <w:sdt>
      <w:sdtPr>
        <w:tag w:val="goog_rdk_5709"/>
        <w:id w:val="-1402004421"/>
      </w:sdtPr>
      <w:sdtContent>
        <w:p w14:paraId="00000BDE" w14:textId="77777777" w:rsidR="00CF3663" w:rsidRDefault="00000000">
          <w:pPr>
            <w:keepNext/>
            <w:spacing w:before="240" w:after="60"/>
            <w:ind w:firstLine="0"/>
            <w:rPr>
              <w:ins w:id="5729" w:author="BHA Regulatory Affairs Unit" w:date="2026-07-29T16:06:00Z"/>
              <w:b/>
              <w:bCs/>
            </w:rPr>
          </w:pPr>
          <w:sdt>
            <w:sdtPr>
              <w:tag w:val="goog_rdk_5708"/>
              <w:id w:val="985285365"/>
            </w:sdtPr>
            <w:sdtContent>
              <w:ins w:id="5730" w:author="BHA Regulatory Affairs Unit" w:date="2026-07-29T16:06:00Z">
                <w:r>
                  <w:rPr>
                    <w:b/>
                    <w:bCs/>
                  </w:rPr>
                  <w:t>4.8.2</w:t>
                </w:r>
                <w:r>
                  <w:rPr>
                    <w:b/>
                    <w:bCs/>
                  </w:rPr>
                  <w:tab/>
                  <w:t>Service Delivery, Provisions, and Setting</w:t>
                </w:r>
              </w:ins>
            </w:sdtContent>
          </w:sdt>
        </w:p>
      </w:sdtContent>
    </w:sdt>
    <w:sdt>
      <w:sdtPr>
        <w:tag w:val="goog_rdk_5711"/>
        <w:id w:val="-2145780404"/>
      </w:sdtPr>
      <w:sdtContent>
        <w:p w14:paraId="00000BDF" w14:textId="77777777" w:rsidR="00CF3663" w:rsidRDefault="00000000">
          <w:pPr>
            <w:numPr>
              <w:ilvl w:val="0"/>
              <w:numId w:val="190"/>
            </w:numPr>
            <w:tabs>
              <w:tab w:val="left" w:pos="720"/>
              <w:tab w:val="left" w:pos="1440"/>
            </w:tabs>
            <w:spacing w:before="240"/>
            <w:rPr>
              <w:ins w:id="5731" w:author="BHA Regulatory Affairs Unit" w:date="2026-07-29T16:06:00Z"/>
            </w:rPr>
          </w:pPr>
          <w:sdt>
            <w:sdtPr>
              <w:tag w:val="goog_rdk_5710"/>
              <w:id w:val="-611031259"/>
            </w:sdtPr>
            <w:sdtContent>
              <w:ins w:id="5732" w:author="BHA Regulatory Affairs Unit" w:date="2026-07-29T16:06:00Z">
                <w:r>
                  <w:t>Service description</w:t>
                </w:r>
              </w:ins>
            </w:sdtContent>
          </w:sdt>
        </w:p>
      </w:sdtContent>
    </w:sdt>
    <w:sdt>
      <w:sdtPr>
        <w:tag w:val="goog_rdk_5713"/>
        <w:id w:val="413263331"/>
      </w:sdtPr>
      <w:sdtContent>
        <w:p w14:paraId="00000BE0" w14:textId="77777777" w:rsidR="00CF3663" w:rsidRDefault="00000000">
          <w:pPr>
            <w:numPr>
              <w:ilvl w:val="1"/>
              <w:numId w:val="190"/>
            </w:numPr>
            <w:tabs>
              <w:tab w:val="left" w:pos="720"/>
              <w:tab w:val="left" w:pos="1440"/>
            </w:tabs>
            <w:spacing w:before="240"/>
            <w:rPr>
              <w:ins w:id="5733" w:author="BHA Regulatory Affairs Unit" w:date="2026-07-29T16:06:00Z"/>
            </w:rPr>
          </w:pPr>
          <w:sdt>
            <w:sdtPr>
              <w:tag w:val="goog_rdk_5712"/>
              <w:id w:val="-1098089244"/>
            </w:sdtPr>
            <w:sdtContent>
              <w:ins w:id="5734" w:author="BHA Regulatory Affairs Unit" w:date="2026-07-29T16:06:00Z">
                <w:r>
                  <w:t>Medically managed intensive outpatient (MMIOP) services are high-intensity substance use and psychosocial services that integrate biomedical capabilities in a structured outpatient setting.</w:t>
                </w:r>
              </w:ins>
            </w:sdtContent>
          </w:sdt>
        </w:p>
      </w:sdtContent>
    </w:sdt>
    <w:sdt>
      <w:sdtPr>
        <w:tag w:val="goog_rdk_5715"/>
        <w:id w:val="-1348015359"/>
      </w:sdtPr>
      <w:sdtContent>
        <w:p w14:paraId="00000BE1" w14:textId="77777777" w:rsidR="00CF3663" w:rsidRDefault="00000000">
          <w:pPr>
            <w:numPr>
              <w:ilvl w:val="0"/>
              <w:numId w:val="190"/>
            </w:numPr>
            <w:tabs>
              <w:tab w:val="left" w:pos="720"/>
              <w:tab w:val="left" w:pos="1440"/>
            </w:tabs>
            <w:spacing w:before="240"/>
            <w:rPr>
              <w:ins w:id="5735" w:author="BHA Regulatory Affairs Unit" w:date="2026-07-29T16:06:00Z"/>
            </w:rPr>
          </w:pPr>
          <w:sdt>
            <w:sdtPr>
              <w:tag w:val="goog_rdk_5714"/>
              <w:id w:val="-687541067"/>
            </w:sdtPr>
            <w:sdtContent>
              <w:ins w:id="5736" w:author="BHA Regulatory Affairs Unit" w:date="2026-07-29T16:06:00Z">
                <w:r>
                  <w:t>Service recipient</w:t>
                </w:r>
              </w:ins>
            </w:sdtContent>
          </w:sdt>
        </w:p>
      </w:sdtContent>
    </w:sdt>
    <w:sdt>
      <w:sdtPr>
        <w:tag w:val="goog_rdk_5717"/>
        <w:id w:val="-1232381685"/>
      </w:sdtPr>
      <w:sdtContent>
        <w:p w14:paraId="00000BE2" w14:textId="77777777" w:rsidR="00CF3663" w:rsidRDefault="00000000">
          <w:pPr>
            <w:numPr>
              <w:ilvl w:val="1"/>
              <w:numId w:val="190"/>
            </w:numPr>
            <w:tabs>
              <w:tab w:val="left" w:pos="720"/>
              <w:tab w:val="left" w:pos="1440"/>
            </w:tabs>
            <w:spacing w:before="240"/>
            <w:rPr>
              <w:ins w:id="5737" w:author="BHA Regulatory Affairs Unit" w:date="2026-07-29T16:06:00Z"/>
            </w:rPr>
          </w:pPr>
          <w:sdt>
            <w:sdtPr>
              <w:tag w:val="goog_rdk_5716"/>
              <w:id w:val="-906756825"/>
            </w:sdtPr>
            <w:sdtContent>
              <w:ins w:id="5738" w:author="BHA Regulatory Affairs Unit" w:date="2026-07-29T16:06:00Z">
                <w:r>
                  <w:t>MMIOP treatment services are generally intended for individuals who require concurrent engagement in withdrawal management and outpatient behavioral health services, including extended nurse monitoring. Individuals at this level of care do not require overnight medical monitoring or residential structure and support.</w:t>
                </w:r>
              </w:ins>
            </w:sdtContent>
          </w:sdt>
        </w:p>
      </w:sdtContent>
    </w:sdt>
    <w:sdt>
      <w:sdtPr>
        <w:tag w:val="goog_rdk_5719"/>
        <w:id w:val="-1212168776"/>
      </w:sdtPr>
      <w:sdtContent>
        <w:p w14:paraId="00000BE3" w14:textId="77777777" w:rsidR="00CF3663" w:rsidRDefault="00000000">
          <w:pPr>
            <w:numPr>
              <w:ilvl w:val="1"/>
              <w:numId w:val="190"/>
            </w:numPr>
            <w:tabs>
              <w:tab w:val="left" w:pos="720"/>
              <w:tab w:val="left" w:pos="1440"/>
            </w:tabs>
            <w:spacing w:before="240"/>
            <w:rPr>
              <w:ins w:id="5739" w:author="BHA Regulatory Affairs Unit" w:date="2026-07-29T16:06:00Z"/>
            </w:rPr>
          </w:pPr>
          <w:sdt>
            <w:sdtPr>
              <w:tag w:val="goog_rdk_5718"/>
              <w:id w:val="-168663825"/>
            </w:sdtPr>
            <w:sdtContent>
              <w:ins w:id="5740" w:author="BHA Regulatory Affairs Unit" w:date="2026-07-29T16:06:00Z">
                <w:r>
                  <w:t>Individuals receiving services may be intoxicated and/or have one (1) or more substances in their system at the point of contact for services. These individuals must:</w:t>
                </w:r>
              </w:ins>
            </w:sdtContent>
          </w:sdt>
        </w:p>
      </w:sdtContent>
    </w:sdt>
    <w:sdt>
      <w:sdtPr>
        <w:tag w:val="goog_rdk_5721"/>
        <w:id w:val="-1709610444"/>
      </w:sdtPr>
      <w:sdtContent>
        <w:p w14:paraId="00000BE4" w14:textId="77777777" w:rsidR="00CF3663" w:rsidRDefault="00000000">
          <w:pPr>
            <w:numPr>
              <w:ilvl w:val="2"/>
              <w:numId w:val="190"/>
            </w:numPr>
            <w:tabs>
              <w:tab w:val="left" w:pos="720"/>
              <w:tab w:val="left" w:pos="1440"/>
            </w:tabs>
            <w:spacing w:before="240"/>
            <w:rPr>
              <w:ins w:id="5741" w:author="BHA Regulatory Affairs Unit" w:date="2026-07-29T16:06:00Z"/>
            </w:rPr>
          </w:pPr>
          <w:sdt>
            <w:sdtPr>
              <w:tag w:val="goog_rdk_5720"/>
              <w:id w:val="691386114"/>
            </w:sdtPr>
            <w:sdtContent>
              <w:ins w:id="5742" w:author="BHA Regulatory Affairs Unit" w:date="2026-07-29T16:06:00Z">
                <w:r>
                  <w:t>Be diagnosed with a substance-use or co-occurring disorder according to DSM-5-TR, as defined and incorporated by reference in Part 1.2.1 of these Rules;</w:t>
                </w:r>
              </w:ins>
            </w:sdtContent>
          </w:sdt>
        </w:p>
      </w:sdtContent>
    </w:sdt>
    <w:sdt>
      <w:sdtPr>
        <w:tag w:val="goog_rdk_5723"/>
        <w:id w:val="-4109603"/>
      </w:sdtPr>
      <w:sdtContent>
        <w:p w14:paraId="00000BE5" w14:textId="77777777" w:rsidR="00CF3663" w:rsidRDefault="00000000">
          <w:pPr>
            <w:numPr>
              <w:ilvl w:val="2"/>
              <w:numId w:val="190"/>
            </w:numPr>
            <w:tabs>
              <w:tab w:val="left" w:pos="720"/>
              <w:tab w:val="left" w:pos="1440"/>
            </w:tabs>
            <w:spacing w:before="240"/>
            <w:rPr>
              <w:ins w:id="5743" w:author="BHA Regulatory Affairs Unit" w:date="2026-07-29T16:06:00Z"/>
            </w:rPr>
          </w:pPr>
          <w:sdt>
            <w:sdtPr>
              <w:tag w:val="goog_rdk_5722"/>
              <w:id w:val="1824638988"/>
            </w:sdtPr>
            <w:sdtContent>
              <w:ins w:id="5744" w:author="BHA Regulatory Affairs Unit" w:date="2026-07-29T16:06:00Z">
                <w:r>
                  <w:t>Require medical services; and</w:t>
                </w:r>
              </w:ins>
            </w:sdtContent>
          </w:sdt>
        </w:p>
      </w:sdtContent>
    </w:sdt>
    <w:sdt>
      <w:sdtPr>
        <w:tag w:val="goog_rdk_5725"/>
        <w:id w:val="-1257171298"/>
      </w:sdtPr>
      <w:sdtContent>
        <w:p w14:paraId="00000BE6" w14:textId="77777777" w:rsidR="00CF3663" w:rsidRDefault="00000000">
          <w:pPr>
            <w:numPr>
              <w:ilvl w:val="2"/>
              <w:numId w:val="190"/>
            </w:numPr>
            <w:tabs>
              <w:tab w:val="left" w:pos="720"/>
              <w:tab w:val="left" w:pos="1440"/>
            </w:tabs>
            <w:spacing w:before="240"/>
            <w:rPr>
              <w:ins w:id="5745" w:author="BHA Regulatory Affairs Unit" w:date="2026-07-29T16:06:00Z"/>
            </w:rPr>
          </w:pPr>
          <w:sdt>
            <w:sdtPr>
              <w:tag w:val="goog_rdk_5724"/>
              <w:id w:val="-825544901"/>
            </w:sdtPr>
            <w:sdtContent>
              <w:ins w:id="5746" w:author="BHA Regulatory Affairs Unit" w:date="2026-07-29T16:06:00Z">
                <w:r>
                  <w:t>Be unhindered from participation in other concurrent behavioral health services.</w:t>
                </w:r>
              </w:ins>
            </w:sdtContent>
          </w:sdt>
        </w:p>
      </w:sdtContent>
    </w:sdt>
    <w:sdt>
      <w:sdtPr>
        <w:tag w:val="goog_rdk_5727"/>
        <w:id w:val="-1670367772"/>
      </w:sdtPr>
      <w:sdtContent>
        <w:p w14:paraId="00000BE7" w14:textId="77777777" w:rsidR="00CF3663" w:rsidRDefault="00000000">
          <w:pPr>
            <w:numPr>
              <w:ilvl w:val="0"/>
              <w:numId w:val="190"/>
            </w:numPr>
            <w:tabs>
              <w:tab w:val="left" w:pos="720"/>
              <w:tab w:val="left" w:pos="1440"/>
            </w:tabs>
            <w:spacing w:before="240"/>
            <w:rPr>
              <w:ins w:id="5747" w:author="BHA Regulatory Affairs Unit" w:date="2026-07-29T16:06:00Z"/>
            </w:rPr>
          </w:pPr>
          <w:sdt>
            <w:sdtPr>
              <w:tag w:val="goog_rdk_5726"/>
              <w:id w:val="152101598"/>
            </w:sdtPr>
            <w:sdtContent>
              <w:ins w:id="5748" w:author="BHA Regulatory Affairs Unit" w:date="2026-07-29T16:06:00Z">
                <w:r>
                  <w:t>Service setting</w:t>
                </w:r>
              </w:ins>
            </w:sdtContent>
          </w:sdt>
        </w:p>
      </w:sdtContent>
    </w:sdt>
    <w:sdt>
      <w:sdtPr>
        <w:tag w:val="goog_rdk_5729"/>
        <w:id w:val="971925786"/>
      </w:sdtPr>
      <w:sdtContent>
        <w:p w14:paraId="00000BE8" w14:textId="77777777" w:rsidR="00CF3663" w:rsidRDefault="00000000">
          <w:pPr>
            <w:numPr>
              <w:ilvl w:val="1"/>
              <w:numId w:val="190"/>
            </w:numPr>
            <w:tabs>
              <w:tab w:val="left" w:pos="720"/>
              <w:tab w:val="left" w:pos="1440"/>
            </w:tabs>
            <w:spacing w:before="240"/>
            <w:rPr>
              <w:ins w:id="5749" w:author="BHA Regulatory Affairs Unit" w:date="2026-07-29T16:06:00Z"/>
            </w:rPr>
          </w:pPr>
          <w:sdt>
            <w:sdtPr>
              <w:tag w:val="goog_rdk_5728"/>
              <w:id w:val="630476126"/>
            </w:sdtPr>
            <w:sdtContent>
              <w:ins w:id="5750" w:author="BHA Regulatory Affairs Unit" w:date="2026-07-29T16:06:00Z">
                <w:r>
                  <w:t>MMIOP treatment services may be delivered via outpatient settings in accordance with the standards set in Part 1.15 of these Rules and may include:</w:t>
                </w:r>
              </w:ins>
            </w:sdtContent>
          </w:sdt>
        </w:p>
      </w:sdtContent>
    </w:sdt>
    <w:sdt>
      <w:sdtPr>
        <w:tag w:val="goog_rdk_5731"/>
        <w:id w:val="95886739"/>
      </w:sdtPr>
      <w:sdtContent>
        <w:p w14:paraId="00000BE9" w14:textId="77777777" w:rsidR="00CF3663" w:rsidRDefault="00000000">
          <w:pPr>
            <w:numPr>
              <w:ilvl w:val="2"/>
              <w:numId w:val="190"/>
            </w:numPr>
            <w:tabs>
              <w:tab w:val="left" w:pos="720"/>
              <w:tab w:val="left" w:pos="1440"/>
            </w:tabs>
            <w:spacing w:before="240"/>
            <w:rPr>
              <w:ins w:id="5751" w:author="BHA Regulatory Affairs Unit" w:date="2026-07-29T16:06:00Z"/>
            </w:rPr>
          </w:pPr>
          <w:sdt>
            <w:sdtPr>
              <w:tag w:val="goog_rdk_5730"/>
              <w:id w:val="202983274"/>
            </w:sdtPr>
            <w:sdtContent>
              <w:ins w:id="5752" w:author="BHA Regulatory Affairs Unit" w:date="2026-07-29T16:06:00Z">
                <w:r>
                  <w:t>Intensive outpatient, partial hospitalization programs, Opioid Treatment Programs (OTPs), general health care facilities, or agencies providing substance use disorder or co-occurring treatment.</w:t>
                </w:r>
              </w:ins>
            </w:sdtContent>
          </w:sdt>
        </w:p>
      </w:sdtContent>
    </w:sdt>
    <w:sdt>
      <w:sdtPr>
        <w:tag w:val="goog_rdk_5733"/>
        <w:id w:val="966935674"/>
      </w:sdtPr>
      <w:sdtContent>
        <w:p w14:paraId="00000BEA" w14:textId="77777777" w:rsidR="00CF3663" w:rsidRDefault="00000000">
          <w:pPr>
            <w:numPr>
              <w:ilvl w:val="1"/>
              <w:numId w:val="190"/>
            </w:numPr>
            <w:tabs>
              <w:tab w:val="left" w:pos="720"/>
              <w:tab w:val="left" w:pos="1440"/>
            </w:tabs>
            <w:spacing w:before="240"/>
            <w:rPr>
              <w:ins w:id="5753" w:author="BHA Regulatory Affairs Unit" w:date="2026-07-29T16:06:00Z"/>
            </w:rPr>
          </w:pPr>
          <w:sdt>
            <w:sdtPr>
              <w:tag w:val="goog_rdk_5732"/>
              <w:id w:val="786603194"/>
            </w:sdtPr>
            <w:sdtContent>
              <w:ins w:id="5754" w:author="BHA Regulatory Affairs Unit" w:date="2026-07-29T16:06:00Z">
                <w:r>
                  <w:t>The physical layout of the agency must:</w:t>
                </w:r>
              </w:ins>
            </w:sdtContent>
          </w:sdt>
        </w:p>
      </w:sdtContent>
    </w:sdt>
    <w:sdt>
      <w:sdtPr>
        <w:tag w:val="goog_rdk_5735"/>
        <w:id w:val="1340976854"/>
      </w:sdtPr>
      <w:sdtContent>
        <w:p w14:paraId="00000BEB" w14:textId="77777777" w:rsidR="00CF3663" w:rsidRDefault="00000000">
          <w:pPr>
            <w:numPr>
              <w:ilvl w:val="2"/>
              <w:numId w:val="190"/>
            </w:numPr>
            <w:tabs>
              <w:tab w:val="left" w:pos="720"/>
              <w:tab w:val="left" w:pos="1440"/>
            </w:tabs>
            <w:spacing w:before="240"/>
            <w:rPr>
              <w:ins w:id="5755" w:author="BHA Regulatory Affairs Unit" w:date="2026-07-29T16:06:00Z"/>
            </w:rPr>
          </w:pPr>
          <w:sdt>
            <w:sdtPr>
              <w:tag w:val="goog_rdk_5734"/>
              <w:id w:val="740000383"/>
            </w:sdtPr>
            <w:sdtContent>
              <w:ins w:id="5756" w:author="BHA Regulatory Affairs Unit" w:date="2026-07-29T16:06:00Z">
                <w:r>
                  <w:t>Enable adequate supervision of individuals;</w:t>
                </w:r>
              </w:ins>
            </w:sdtContent>
          </w:sdt>
        </w:p>
      </w:sdtContent>
    </w:sdt>
    <w:sdt>
      <w:sdtPr>
        <w:tag w:val="goog_rdk_5737"/>
        <w:id w:val="-614945027"/>
      </w:sdtPr>
      <w:sdtContent>
        <w:p w14:paraId="00000BEC" w14:textId="77777777" w:rsidR="00CF3663" w:rsidRDefault="00000000">
          <w:pPr>
            <w:numPr>
              <w:ilvl w:val="2"/>
              <w:numId w:val="190"/>
            </w:numPr>
            <w:tabs>
              <w:tab w:val="left" w:pos="720"/>
              <w:tab w:val="left" w:pos="1440"/>
            </w:tabs>
            <w:spacing w:before="240"/>
            <w:rPr>
              <w:ins w:id="5757" w:author="BHA Regulatory Affairs Unit" w:date="2026-07-29T16:06:00Z"/>
            </w:rPr>
          </w:pPr>
          <w:sdt>
            <w:sdtPr>
              <w:tag w:val="goog_rdk_5736"/>
              <w:id w:val="-1988764338"/>
            </w:sdtPr>
            <w:sdtContent>
              <w:ins w:id="5758" w:author="BHA Regulatory Affairs Unit" w:date="2026-07-29T16:06:00Z">
                <w:r>
                  <w:t>Ensure that individuals can alert personnel to issues; and</w:t>
                </w:r>
              </w:ins>
            </w:sdtContent>
          </w:sdt>
        </w:p>
      </w:sdtContent>
    </w:sdt>
    <w:sdt>
      <w:sdtPr>
        <w:tag w:val="goog_rdk_5739"/>
        <w:id w:val="1532923506"/>
      </w:sdtPr>
      <w:sdtContent>
        <w:p w14:paraId="00000BED" w14:textId="77777777" w:rsidR="00CF3663" w:rsidRDefault="00000000">
          <w:pPr>
            <w:numPr>
              <w:ilvl w:val="2"/>
              <w:numId w:val="190"/>
            </w:numPr>
            <w:tabs>
              <w:tab w:val="left" w:pos="720"/>
              <w:tab w:val="left" w:pos="1440"/>
            </w:tabs>
            <w:spacing w:before="240"/>
            <w:rPr>
              <w:ins w:id="5759" w:author="BHA Regulatory Affairs Unit" w:date="2026-07-29T16:06:00Z"/>
            </w:rPr>
          </w:pPr>
          <w:sdt>
            <w:sdtPr>
              <w:tag w:val="goog_rdk_5738"/>
              <w:id w:val="-267718107"/>
            </w:sdtPr>
            <w:sdtContent>
              <w:ins w:id="5760" w:author="BHA Regulatory Affairs Unit" w:date="2026-07-29T16:06:00Z">
                <w:r>
                  <w:t>Allow personnel to respond immediately.</w:t>
                </w:r>
              </w:ins>
            </w:sdtContent>
          </w:sdt>
        </w:p>
      </w:sdtContent>
    </w:sdt>
    <w:sdt>
      <w:sdtPr>
        <w:tag w:val="goog_rdk_5741"/>
        <w:id w:val="-1322090495"/>
      </w:sdtPr>
      <w:sdtContent>
        <w:p w14:paraId="00000BEE" w14:textId="77777777" w:rsidR="00CF3663" w:rsidRDefault="00000000">
          <w:pPr>
            <w:numPr>
              <w:ilvl w:val="1"/>
              <w:numId w:val="190"/>
            </w:numPr>
            <w:tabs>
              <w:tab w:val="left" w:pos="720"/>
              <w:tab w:val="left" w:pos="1440"/>
            </w:tabs>
            <w:spacing w:before="240"/>
            <w:rPr>
              <w:ins w:id="5761" w:author="BHA Regulatory Affairs Unit" w:date="2026-07-29T16:06:00Z"/>
            </w:rPr>
          </w:pPr>
          <w:sdt>
            <w:sdtPr>
              <w:tag w:val="goog_rdk_5740"/>
              <w:id w:val="46013550"/>
            </w:sdtPr>
            <w:sdtContent>
              <w:ins w:id="5762" w:author="BHA Regulatory Affairs Unit" w:date="2026-07-29T16:06:00Z">
                <w:r>
                  <w:t>Agencies that provide MMIOP treatment services shall comply with the facility requirements set forth in Part 1.11 of these Rules, or with the applicable facility standards required by other state or federal licensing authorities, such as those governing medical facilities, schools, and similar entities.</w:t>
                </w:r>
              </w:ins>
            </w:sdtContent>
          </w:sdt>
        </w:p>
      </w:sdtContent>
    </w:sdt>
    <w:sdt>
      <w:sdtPr>
        <w:tag w:val="goog_rdk_5743"/>
        <w:id w:val="-595628286"/>
      </w:sdtPr>
      <w:sdtContent>
        <w:p w14:paraId="00000BEF" w14:textId="77777777" w:rsidR="00CF3663" w:rsidRDefault="00000000">
          <w:pPr>
            <w:numPr>
              <w:ilvl w:val="0"/>
              <w:numId w:val="190"/>
            </w:numPr>
            <w:tabs>
              <w:tab w:val="left" w:pos="720"/>
              <w:tab w:val="left" w:pos="1440"/>
            </w:tabs>
            <w:spacing w:before="240"/>
            <w:rPr>
              <w:ins w:id="5763" w:author="BHA Regulatory Affairs Unit" w:date="2026-07-29T16:06:00Z"/>
            </w:rPr>
          </w:pPr>
          <w:sdt>
            <w:sdtPr>
              <w:tag w:val="goog_rdk_5742"/>
              <w:id w:val="-989002041"/>
            </w:sdtPr>
            <w:sdtContent>
              <w:ins w:id="5764" w:author="BHA Regulatory Affairs Unit" w:date="2026-07-29T16:06:00Z">
                <w:r>
                  <w:t>Service components and capabilities</w:t>
                </w:r>
              </w:ins>
            </w:sdtContent>
          </w:sdt>
        </w:p>
      </w:sdtContent>
    </w:sdt>
    <w:sdt>
      <w:sdtPr>
        <w:tag w:val="goog_rdk_5745"/>
        <w:id w:val="-1196842277"/>
      </w:sdtPr>
      <w:sdtContent>
        <w:p w14:paraId="00000BF0" w14:textId="77777777" w:rsidR="00CF3663" w:rsidRDefault="00000000">
          <w:pPr>
            <w:numPr>
              <w:ilvl w:val="1"/>
              <w:numId w:val="190"/>
            </w:numPr>
            <w:tabs>
              <w:tab w:val="left" w:pos="720"/>
              <w:tab w:val="left" w:pos="1440"/>
            </w:tabs>
            <w:spacing w:before="240"/>
            <w:rPr>
              <w:ins w:id="5765" w:author="BHA Regulatory Affairs Unit" w:date="2026-07-29T16:06:00Z"/>
            </w:rPr>
          </w:pPr>
          <w:sdt>
            <w:sdtPr>
              <w:tag w:val="goog_rdk_5744"/>
              <w:id w:val="-1757431941"/>
            </w:sdtPr>
            <w:sdtContent>
              <w:ins w:id="5766" w:author="BHA Regulatory Affairs Unit" w:date="2026-07-29T16:06:00Z">
                <w:r>
                  <w:t>Services must be provided as deemed appropriate by assessment of the individual receiving services.</w:t>
                </w:r>
              </w:ins>
            </w:sdtContent>
          </w:sdt>
        </w:p>
      </w:sdtContent>
    </w:sdt>
    <w:sdt>
      <w:sdtPr>
        <w:tag w:val="goog_rdk_5747"/>
        <w:id w:val="381233721"/>
      </w:sdtPr>
      <w:sdtContent>
        <w:p w14:paraId="00000BF1" w14:textId="77777777" w:rsidR="00CF3663" w:rsidRDefault="00000000">
          <w:pPr>
            <w:numPr>
              <w:ilvl w:val="1"/>
              <w:numId w:val="190"/>
            </w:numPr>
            <w:tabs>
              <w:tab w:val="left" w:pos="720"/>
              <w:tab w:val="left" w:pos="1440"/>
            </w:tabs>
            <w:spacing w:before="240"/>
            <w:rPr>
              <w:ins w:id="5767" w:author="BHA Regulatory Affairs Unit" w:date="2026-07-29T16:06:00Z"/>
            </w:rPr>
          </w:pPr>
          <w:sdt>
            <w:sdtPr>
              <w:tag w:val="goog_rdk_5746"/>
              <w:id w:val="-22739549"/>
            </w:sdtPr>
            <w:sdtContent>
              <w:ins w:id="5768" w:author="BHA Regulatory Affairs Unit" w:date="2026-07-29T16:06:00Z">
                <w:r>
                  <w:t>Individuals may participate in MMIOP treatment services for a period of time in which it is determined to be medically appropriate. Admission to MMIOP treatment services must not hinder the individual’s ability to participate in concurrent behavioral health services.</w:t>
                </w:r>
              </w:ins>
            </w:sdtContent>
          </w:sdt>
        </w:p>
      </w:sdtContent>
    </w:sdt>
    <w:sdt>
      <w:sdtPr>
        <w:tag w:val="goog_rdk_5749"/>
        <w:id w:val="-881896512"/>
      </w:sdtPr>
      <w:sdtContent>
        <w:p w14:paraId="00000BF2" w14:textId="77777777" w:rsidR="00CF3663" w:rsidRDefault="00000000">
          <w:pPr>
            <w:numPr>
              <w:ilvl w:val="1"/>
              <w:numId w:val="190"/>
            </w:numPr>
            <w:tabs>
              <w:tab w:val="left" w:pos="720"/>
              <w:tab w:val="left" w:pos="1440"/>
            </w:tabs>
            <w:spacing w:before="240"/>
            <w:rPr>
              <w:ins w:id="5769" w:author="BHA Regulatory Affairs Unit" w:date="2026-07-29T16:06:00Z"/>
            </w:rPr>
          </w:pPr>
          <w:sdt>
            <w:sdtPr>
              <w:tag w:val="goog_rdk_5748"/>
              <w:id w:val="1745484775"/>
            </w:sdtPr>
            <w:sdtContent>
              <w:ins w:id="5770" w:author="BHA Regulatory Affairs Unit" w:date="2026-07-29T16:06:00Z">
                <w:r>
                  <w:t>Agencies providing MMIOP treatment services must have access to the following biomedical capabilities no later than January 1, 2028:</w:t>
                </w:r>
              </w:ins>
            </w:sdtContent>
          </w:sdt>
        </w:p>
      </w:sdtContent>
    </w:sdt>
    <w:sdt>
      <w:sdtPr>
        <w:tag w:val="goog_rdk_5751"/>
        <w:id w:val="-755769010"/>
      </w:sdtPr>
      <w:sdtContent>
        <w:p w14:paraId="00000BF3" w14:textId="77777777" w:rsidR="00CF3663" w:rsidRDefault="00000000">
          <w:pPr>
            <w:numPr>
              <w:ilvl w:val="2"/>
              <w:numId w:val="190"/>
            </w:numPr>
            <w:tabs>
              <w:tab w:val="left" w:pos="720"/>
              <w:tab w:val="left" w:pos="1440"/>
            </w:tabs>
            <w:spacing w:before="240"/>
            <w:rPr>
              <w:ins w:id="5771" w:author="BHA Regulatory Affairs Unit" w:date="2026-07-29T16:06:00Z"/>
            </w:rPr>
          </w:pPr>
          <w:sdt>
            <w:sdtPr>
              <w:tag w:val="goog_rdk_5750"/>
              <w:id w:val="349671103"/>
            </w:sdtPr>
            <w:sdtContent>
              <w:ins w:id="5772" w:author="BHA Regulatory Affairs Unit" w:date="2026-07-29T16:06:00Z">
                <w:r>
                  <w:t>Available on-site:</w:t>
                </w:r>
              </w:ins>
            </w:sdtContent>
          </w:sdt>
        </w:p>
      </w:sdtContent>
    </w:sdt>
    <w:sdt>
      <w:sdtPr>
        <w:tag w:val="goog_rdk_5753"/>
        <w:id w:val="1412959280"/>
      </w:sdtPr>
      <w:sdtContent>
        <w:p w14:paraId="00000BF4" w14:textId="77777777" w:rsidR="00CF3663" w:rsidRDefault="00000000">
          <w:pPr>
            <w:numPr>
              <w:ilvl w:val="3"/>
              <w:numId w:val="190"/>
            </w:numPr>
            <w:tabs>
              <w:tab w:val="left" w:pos="720"/>
              <w:tab w:val="left" w:pos="1440"/>
            </w:tabs>
            <w:spacing w:before="240"/>
            <w:rPr>
              <w:ins w:id="5773" w:author="BHA Regulatory Affairs Unit" w:date="2026-07-29T16:06:00Z"/>
            </w:rPr>
          </w:pPr>
          <w:sdt>
            <w:sdtPr>
              <w:tag w:val="goog_rdk_5752"/>
              <w:id w:val="1947290602"/>
            </w:sdtPr>
            <w:sdtContent>
              <w:ins w:id="5774" w:author="BHA Regulatory Affairs Unit" w:date="2026-07-29T16:06:00Z">
                <w:r>
                  <w:t>Vitals measurement and monitoring, including pulse oximetry and blood pressure;</w:t>
                </w:r>
              </w:ins>
            </w:sdtContent>
          </w:sdt>
        </w:p>
      </w:sdtContent>
    </w:sdt>
    <w:sdt>
      <w:sdtPr>
        <w:tag w:val="goog_rdk_5755"/>
        <w:id w:val="-1096975656"/>
      </w:sdtPr>
      <w:sdtContent>
        <w:p w14:paraId="00000BF5" w14:textId="77777777" w:rsidR="00CF3663" w:rsidRDefault="00000000">
          <w:pPr>
            <w:numPr>
              <w:ilvl w:val="3"/>
              <w:numId w:val="190"/>
            </w:numPr>
            <w:tabs>
              <w:tab w:val="left" w:pos="720"/>
              <w:tab w:val="left" w:pos="1440"/>
            </w:tabs>
            <w:spacing w:before="240"/>
            <w:rPr>
              <w:ins w:id="5775" w:author="BHA Regulatory Affairs Unit" w:date="2026-07-29T16:06:00Z"/>
            </w:rPr>
          </w:pPr>
          <w:sdt>
            <w:sdtPr>
              <w:tag w:val="goog_rdk_5754"/>
              <w:id w:val="-546341799"/>
            </w:sdtPr>
            <w:sdtContent>
              <w:ins w:id="5776" w:author="BHA Regulatory Affairs Unit" w:date="2026-07-29T16:06:00Z">
                <w:r>
                  <w:t>Glucose monitoring;</w:t>
                </w:r>
              </w:ins>
            </w:sdtContent>
          </w:sdt>
        </w:p>
      </w:sdtContent>
    </w:sdt>
    <w:sdt>
      <w:sdtPr>
        <w:tag w:val="goog_rdk_5757"/>
        <w:id w:val="1549337064"/>
      </w:sdtPr>
      <w:sdtContent>
        <w:p w14:paraId="00000BF6" w14:textId="77777777" w:rsidR="00CF3663" w:rsidRDefault="00000000">
          <w:pPr>
            <w:numPr>
              <w:ilvl w:val="3"/>
              <w:numId w:val="190"/>
            </w:numPr>
            <w:tabs>
              <w:tab w:val="left" w:pos="720"/>
              <w:tab w:val="left" w:pos="1440"/>
            </w:tabs>
            <w:spacing w:before="240"/>
            <w:rPr>
              <w:ins w:id="5777" w:author="BHA Regulatory Affairs Unit" w:date="2026-07-29T16:06:00Z"/>
            </w:rPr>
          </w:pPr>
          <w:sdt>
            <w:sdtPr>
              <w:tag w:val="goog_rdk_5756"/>
              <w:id w:val="187299292"/>
            </w:sdtPr>
            <w:sdtContent>
              <w:ins w:id="5778" w:author="BHA Regulatory Affairs Unit" w:date="2026-07-29T16:06:00Z">
                <w:r>
                  <w:t>Basic first aid;</w:t>
                </w:r>
              </w:ins>
            </w:sdtContent>
          </w:sdt>
        </w:p>
      </w:sdtContent>
    </w:sdt>
    <w:sdt>
      <w:sdtPr>
        <w:tag w:val="goog_rdk_5759"/>
        <w:id w:val="2144272504"/>
      </w:sdtPr>
      <w:sdtContent>
        <w:p w14:paraId="00000BF7" w14:textId="77777777" w:rsidR="00CF3663" w:rsidRDefault="00000000">
          <w:pPr>
            <w:numPr>
              <w:ilvl w:val="3"/>
              <w:numId w:val="190"/>
            </w:numPr>
            <w:tabs>
              <w:tab w:val="left" w:pos="720"/>
              <w:tab w:val="left" w:pos="1440"/>
            </w:tabs>
            <w:spacing w:before="240"/>
            <w:rPr>
              <w:ins w:id="5779" w:author="BHA Regulatory Affairs Unit" w:date="2026-07-29T16:06:00Z"/>
            </w:rPr>
          </w:pPr>
          <w:sdt>
            <w:sdtPr>
              <w:tag w:val="goog_rdk_5758"/>
              <w:id w:val="-954737253"/>
            </w:sdtPr>
            <w:sdtContent>
              <w:ins w:id="5780" w:author="BHA Regulatory Affairs Unit" w:date="2026-07-29T16:06:00Z">
                <w:r>
                  <w:t>An automated external defibrillator (AED);</w:t>
                </w:r>
              </w:ins>
            </w:sdtContent>
          </w:sdt>
        </w:p>
      </w:sdtContent>
    </w:sdt>
    <w:sdt>
      <w:sdtPr>
        <w:tag w:val="goog_rdk_5761"/>
        <w:id w:val="-1047041816"/>
      </w:sdtPr>
      <w:sdtContent>
        <w:p w14:paraId="00000BF8" w14:textId="77777777" w:rsidR="00CF3663" w:rsidRDefault="00000000">
          <w:pPr>
            <w:numPr>
              <w:ilvl w:val="3"/>
              <w:numId w:val="190"/>
            </w:numPr>
            <w:tabs>
              <w:tab w:val="left" w:pos="720"/>
              <w:tab w:val="left" w:pos="1440"/>
            </w:tabs>
            <w:spacing w:before="240"/>
            <w:rPr>
              <w:ins w:id="5781" w:author="BHA Regulatory Affairs Unit" w:date="2026-07-29T16:06:00Z"/>
            </w:rPr>
          </w:pPr>
          <w:sdt>
            <w:sdtPr>
              <w:tag w:val="goog_rdk_5760"/>
              <w:id w:val="1469655393"/>
            </w:sdtPr>
            <w:sdtContent>
              <w:ins w:id="5782" w:author="BHA Regulatory Affairs Unit" w:date="2026-07-29T16:06:00Z">
                <w:r>
                  <w:t>ECG with a 3-lead rhythm strip at minimum;</w:t>
                </w:r>
              </w:ins>
            </w:sdtContent>
          </w:sdt>
        </w:p>
      </w:sdtContent>
    </w:sdt>
    <w:sdt>
      <w:sdtPr>
        <w:tag w:val="goog_rdk_5763"/>
        <w:id w:val="2077208515"/>
      </w:sdtPr>
      <w:sdtContent>
        <w:p w14:paraId="00000BF9" w14:textId="77777777" w:rsidR="00CF3663" w:rsidRDefault="00000000">
          <w:pPr>
            <w:numPr>
              <w:ilvl w:val="3"/>
              <w:numId w:val="190"/>
            </w:numPr>
            <w:tabs>
              <w:tab w:val="left" w:pos="720"/>
              <w:tab w:val="left" w:pos="1440"/>
            </w:tabs>
            <w:spacing w:before="240"/>
            <w:rPr>
              <w:ins w:id="5783" w:author="BHA Regulatory Affairs Unit" w:date="2026-07-29T16:06:00Z"/>
            </w:rPr>
          </w:pPr>
          <w:sdt>
            <w:sdtPr>
              <w:tag w:val="goog_rdk_5762"/>
              <w:id w:val="1014309066"/>
            </w:sdtPr>
            <w:sdtContent>
              <w:ins w:id="5784" w:author="BHA Regulatory Affairs Unit" w:date="2026-07-29T16:06:00Z">
                <w:r>
                  <w:t>Basic wound care;</w:t>
                </w:r>
              </w:ins>
            </w:sdtContent>
          </w:sdt>
        </w:p>
      </w:sdtContent>
    </w:sdt>
    <w:sdt>
      <w:sdtPr>
        <w:tag w:val="goog_rdk_5765"/>
        <w:id w:val="156361792"/>
      </w:sdtPr>
      <w:sdtContent>
        <w:p w14:paraId="00000BFA" w14:textId="77777777" w:rsidR="00CF3663" w:rsidRDefault="00000000">
          <w:pPr>
            <w:numPr>
              <w:ilvl w:val="3"/>
              <w:numId w:val="190"/>
            </w:numPr>
            <w:tabs>
              <w:tab w:val="left" w:pos="720"/>
              <w:tab w:val="left" w:pos="1440"/>
            </w:tabs>
            <w:spacing w:before="240"/>
            <w:rPr>
              <w:ins w:id="5785" w:author="BHA Regulatory Affairs Unit" w:date="2026-07-29T16:06:00Z"/>
            </w:rPr>
          </w:pPr>
          <w:sdt>
            <w:sdtPr>
              <w:tag w:val="goog_rdk_5764"/>
              <w:id w:val="-789203054"/>
            </w:sdtPr>
            <w:sdtContent>
              <w:ins w:id="5786" w:author="BHA Regulatory Affairs Unit" w:date="2026-07-29T16:06:00Z">
                <w:r>
                  <w:t>Injectable epinephrine;</w:t>
                </w:r>
              </w:ins>
            </w:sdtContent>
          </w:sdt>
        </w:p>
      </w:sdtContent>
    </w:sdt>
    <w:sdt>
      <w:sdtPr>
        <w:tag w:val="goog_rdk_5767"/>
        <w:id w:val="1857734451"/>
      </w:sdtPr>
      <w:sdtContent>
        <w:p w14:paraId="00000BFB" w14:textId="77777777" w:rsidR="00CF3663" w:rsidRDefault="00000000">
          <w:pPr>
            <w:numPr>
              <w:ilvl w:val="3"/>
              <w:numId w:val="190"/>
            </w:numPr>
            <w:tabs>
              <w:tab w:val="left" w:pos="720"/>
              <w:tab w:val="left" w:pos="1440"/>
            </w:tabs>
            <w:spacing w:before="240"/>
            <w:rPr>
              <w:ins w:id="5787" w:author="BHA Regulatory Affairs Unit" w:date="2026-07-29T16:06:00Z"/>
            </w:rPr>
          </w:pPr>
          <w:sdt>
            <w:sdtPr>
              <w:tag w:val="goog_rdk_5766"/>
              <w:id w:val="-1760971406"/>
            </w:sdtPr>
            <w:sdtContent>
              <w:ins w:id="5788" w:author="BHA Regulatory Affairs Unit" w:date="2026-07-29T16:06:00Z">
                <w:r>
                  <w:t>Opioid overdose reversal medication; and</w:t>
                </w:r>
              </w:ins>
            </w:sdtContent>
          </w:sdt>
        </w:p>
      </w:sdtContent>
    </w:sdt>
    <w:sdt>
      <w:sdtPr>
        <w:tag w:val="goog_rdk_5769"/>
        <w:id w:val="-1249848842"/>
      </w:sdtPr>
      <w:sdtContent>
        <w:p w14:paraId="00000BFC" w14:textId="77777777" w:rsidR="00CF3663" w:rsidRDefault="00000000">
          <w:pPr>
            <w:numPr>
              <w:ilvl w:val="3"/>
              <w:numId w:val="190"/>
            </w:numPr>
            <w:tabs>
              <w:tab w:val="left" w:pos="720"/>
              <w:tab w:val="left" w:pos="1440"/>
            </w:tabs>
            <w:spacing w:before="240"/>
            <w:rPr>
              <w:ins w:id="5789" w:author="BHA Regulatory Affairs Unit" w:date="2026-07-29T16:06:00Z"/>
            </w:rPr>
          </w:pPr>
          <w:sdt>
            <w:sdtPr>
              <w:tag w:val="goog_rdk_5768"/>
              <w:id w:val="1772259669"/>
            </w:sdtPr>
            <w:sdtContent>
              <w:ins w:id="5790" w:author="BHA Regulatory Affairs Unit" w:date="2026-07-29T16:06:00Z">
                <w:r>
                  <w:t>Point-of-care pregnancy testing.</w:t>
                </w:r>
              </w:ins>
            </w:sdtContent>
          </w:sdt>
        </w:p>
      </w:sdtContent>
    </w:sdt>
    <w:sdt>
      <w:sdtPr>
        <w:tag w:val="goog_rdk_5771"/>
        <w:id w:val="1908365452"/>
      </w:sdtPr>
      <w:sdtContent>
        <w:p w14:paraId="00000BFD" w14:textId="77777777" w:rsidR="00CF3663" w:rsidRDefault="00000000">
          <w:pPr>
            <w:numPr>
              <w:ilvl w:val="2"/>
              <w:numId w:val="190"/>
            </w:numPr>
            <w:tabs>
              <w:tab w:val="left" w:pos="720"/>
              <w:tab w:val="left" w:pos="1440"/>
            </w:tabs>
            <w:spacing w:before="240"/>
            <w:rPr>
              <w:ins w:id="5791" w:author="BHA Regulatory Affairs Unit" w:date="2026-07-29T16:06:00Z"/>
            </w:rPr>
          </w:pPr>
          <w:sdt>
            <w:sdtPr>
              <w:tag w:val="goog_rdk_5770"/>
              <w:id w:val="1908453135"/>
            </w:sdtPr>
            <w:sdtContent>
              <w:ins w:id="5792" w:author="BHA Regulatory Affairs Unit" w:date="2026-07-29T16:06:00Z">
                <w:r>
                  <w:t>Available on-site or through care coordination and referral:</w:t>
                </w:r>
              </w:ins>
            </w:sdtContent>
          </w:sdt>
        </w:p>
      </w:sdtContent>
    </w:sdt>
    <w:sdt>
      <w:sdtPr>
        <w:tag w:val="goog_rdk_5773"/>
        <w:id w:val="-1020634753"/>
      </w:sdtPr>
      <w:sdtContent>
        <w:p w14:paraId="00000BFE" w14:textId="77777777" w:rsidR="00CF3663" w:rsidRDefault="00000000">
          <w:pPr>
            <w:numPr>
              <w:ilvl w:val="3"/>
              <w:numId w:val="190"/>
            </w:numPr>
            <w:tabs>
              <w:tab w:val="left" w:pos="720"/>
              <w:tab w:val="left" w:pos="1440"/>
            </w:tabs>
            <w:spacing w:before="240"/>
            <w:rPr>
              <w:ins w:id="5793" w:author="BHA Regulatory Affairs Unit" w:date="2026-07-29T16:06:00Z"/>
            </w:rPr>
          </w:pPr>
          <w:sdt>
            <w:sdtPr>
              <w:tag w:val="goog_rdk_5772"/>
              <w:id w:val="902362761"/>
            </w:sdtPr>
            <w:sdtContent>
              <w:ins w:id="5794" w:author="BHA Regulatory Affairs Unit" w:date="2026-07-29T16:06:00Z">
                <w:r>
                  <w:t>Vaccine administration;</w:t>
                </w:r>
              </w:ins>
            </w:sdtContent>
          </w:sdt>
        </w:p>
      </w:sdtContent>
    </w:sdt>
    <w:sdt>
      <w:sdtPr>
        <w:tag w:val="goog_rdk_5775"/>
        <w:id w:val="563065634"/>
      </w:sdtPr>
      <w:sdtContent>
        <w:p w14:paraId="00000BFF" w14:textId="77777777" w:rsidR="00CF3663" w:rsidRDefault="00000000">
          <w:pPr>
            <w:numPr>
              <w:ilvl w:val="3"/>
              <w:numId w:val="190"/>
            </w:numPr>
            <w:tabs>
              <w:tab w:val="left" w:pos="720"/>
              <w:tab w:val="left" w:pos="1440"/>
            </w:tabs>
            <w:spacing w:before="240"/>
            <w:rPr>
              <w:ins w:id="5795" w:author="BHA Regulatory Affairs Unit" w:date="2026-07-29T16:06:00Z"/>
            </w:rPr>
          </w:pPr>
          <w:sdt>
            <w:sdtPr>
              <w:tag w:val="goog_rdk_5774"/>
              <w:id w:val="-441237606"/>
            </w:sdtPr>
            <w:sdtContent>
              <w:ins w:id="5796" w:author="BHA Regulatory Affairs Unit" w:date="2026-07-29T16:06:00Z">
                <w:r>
                  <w:t>Laboratory and phlebotomy services; and</w:t>
                </w:r>
              </w:ins>
            </w:sdtContent>
          </w:sdt>
        </w:p>
      </w:sdtContent>
    </w:sdt>
    <w:sdt>
      <w:sdtPr>
        <w:tag w:val="goog_rdk_5777"/>
        <w:id w:val="-2028768945"/>
      </w:sdtPr>
      <w:sdtContent>
        <w:p w14:paraId="00000C00" w14:textId="77777777" w:rsidR="00CF3663" w:rsidRDefault="00000000">
          <w:pPr>
            <w:numPr>
              <w:ilvl w:val="3"/>
              <w:numId w:val="190"/>
            </w:numPr>
            <w:tabs>
              <w:tab w:val="left" w:pos="720"/>
              <w:tab w:val="left" w:pos="1440"/>
            </w:tabs>
            <w:spacing w:before="240"/>
            <w:rPr>
              <w:ins w:id="5797" w:author="BHA Regulatory Affairs Unit" w:date="2026-07-29T16:06:00Z"/>
            </w:rPr>
          </w:pPr>
          <w:sdt>
            <w:sdtPr>
              <w:tag w:val="goog_rdk_5776"/>
              <w:id w:val="-1180602860"/>
            </w:sdtPr>
            <w:sdtContent>
              <w:ins w:id="5798" w:author="BHA Regulatory Affairs Unit" w:date="2026-07-29T16:06:00Z">
                <w:r>
                  <w:t>Drug testing and toxicology services, unless otherwise required by Controlled Substance License (CSL) standards.</w:t>
                </w:r>
              </w:ins>
            </w:sdtContent>
          </w:sdt>
        </w:p>
      </w:sdtContent>
    </w:sdt>
    <w:sdt>
      <w:sdtPr>
        <w:tag w:val="goog_rdk_5779"/>
        <w:id w:val="73411687"/>
      </w:sdtPr>
      <w:sdtContent>
        <w:p w14:paraId="00000C01" w14:textId="77777777" w:rsidR="00CF3663" w:rsidRDefault="00000000">
          <w:pPr>
            <w:numPr>
              <w:ilvl w:val="1"/>
              <w:numId w:val="190"/>
            </w:numPr>
            <w:tabs>
              <w:tab w:val="left" w:pos="720"/>
              <w:tab w:val="left" w:pos="1440"/>
            </w:tabs>
            <w:spacing w:before="240"/>
            <w:rPr>
              <w:ins w:id="5799" w:author="BHA Regulatory Affairs Unit" w:date="2026-07-29T16:06:00Z"/>
            </w:rPr>
          </w:pPr>
          <w:sdt>
            <w:sdtPr>
              <w:tag w:val="goog_rdk_5778"/>
              <w:id w:val="-1520171678"/>
            </w:sdtPr>
            <w:sdtContent>
              <w:ins w:id="5800" w:author="BHA Regulatory Affairs Unit" w:date="2026-07-29T16:06:00Z">
                <w:r>
                  <w:t>Agencies providing MMIOP treatment services must provide at least twenty (20) hours of clinical services per week comprised of both medical and psychosocial services. Treatment contact hours do not include prosocial activities.</w:t>
                </w:r>
              </w:ins>
            </w:sdtContent>
          </w:sdt>
        </w:p>
      </w:sdtContent>
    </w:sdt>
    <w:sdt>
      <w:sdtPr>
        <w:tag w:val="goog_rdk_5781"/>
        <w:id w:val="384778361"/>
      </w:sdtPr>
      <w:sdtContent>
        <w:p w14:paraId="00000C02" w14:textId="77777777" w:rsidR="00CF3663" w:rsidRDefault="00000000">
          <w:pPr>
            <w:numPr>
              <w:ilvl w:val="2"/>
              <w:numId w:val="190"/>
            </w:numPr>
            <w:tabs>
              <w:tab w:val="left" w:pos="720"/>
              <w:tab w:val="left" w:pos="1440"/>
            </w:tabs>
            <w:spacing w:before="240"/>
            <w:rPr>
              <w:ins w:id="5801" w:author="BHA Regulatory Affairs Unit" w:date="2026-07-29T16:06:00Z"/>
            </w:rPr>
          </w:pPr>
          <w:sdt>
            <w:sdtPr>
              <w:tag w:val="goog_rdk_5780"/>
              <w:id w:val="-78834246"/>
            </w:sdtPr>
            <w:sdtContent>
              <w:ins w:id="5802" w:author="BHA Regulatory Affairs Unit" w:date="2026-07-29T16:06:00Z">
                <w:r>
                  <w:t>Treatment services must be available at least five (5) calendar days per week.</w:t>
                </w:r>
              </w:ins>
            </w:sdtContent>
          </w:sdt>
        </w:p>
      </w:sdtContent>
    </w:sdt>
    <w:sdt>
      <w:sdtPr>
        <w:tag w:val="goog_rdk_5783"/>
        <w:id w:val="-1500818139"/>
      </w:sdtPr>
      <w:sdtContent>
        <w:p w14:paraId="00000C03" w14:textId="77777777" w:rsidR="00CF3663" w:rsidRDefault="00000000">
          <w:pPr>
            <w:numPr>
              <w:ilvl w:val="2"/>
              <w:numId w:val="190"/>
            </w:numPr>
            <w:tabs>
              <w:tab w:val="left" w:pos="720"/>
              <w:tab w:val="left" w:pos="1440"/>
            </w:tabs>
            <w:spacing w:before="240"/>
            <w:rPr>
              <w:ins w:id="5803" w:author="BHA Regulatory Affairs Unit" w:date="2026-07-29T16:06:00Z"/>
            </w:rPr>
          </w:pPr>
          <w:sdt>
            <w:sdtPr>
              <w:tag w:val="goog_rdk_5782"/>
              <w:id w:val="-8550448"/>
            </w:sdtPr>
            <w:sdtContent>
              <w:ins w:id="5804" w:author="BHA Regulatory Affairs Unit" w:date="2026-07-29T16:06:00Z">
                <w:r>
                  <w:t>Services must be provided in an amount, frequency, and intensity appropriate to the individual’s needs and level of function as determined by their assessment.</w:t>
                </w:r>
              </w:ins>
            </w:sdtContent>
          </w:sdt>
        </w:p>
      </w:sdtContent>
    </w:sdt>
    <w:sdt>
      <w:sdtPr>
        <w:tag w:val="goog_rdk_5785"/>
        <w:id w:val="-514684894"/>
      </w:sdtPr>
      <w:sdtContent>
        <w:p w14:paraId="00000C04" w14:textId="77777777" w:rsidR="00CF3663" w:rsidRDefault="00000000">
          <w:pPr>
            <w:numPr>
              <w:ilvl w:val="2"/>
              <w:numId w:val="190"/>
            </w:numPr>
            <w:tabs>
              <w:tab w:val="left" w:pos="720"/>
              <w:tab w:val="left" w:pos="1440"/>
            </w:tabs>
            <w:spacing w:before="240"/>
            <w:rPr>
              <w:ins w:id="5805" w:author="BHA Regulatory Affairs Unit" w:date="2026-07-29T16:06:00Z"/>
            </w:rPr>
          </w:pPr>
          <w:sdt>
            <w:sdtPr>
              <w:tag w:val="goog_rdk_5784"/>
              <w:id w:val="-1933356922"/>
            </w:sdtPr>
            <w:sdtContent>
              <w:ins w:id="5806" w:author="BHA Regulatory Affairs Unit" w:date="2026-07-29T16:06:00Z">
                <w:r>
                  <w:t>Services offered must be responsive to the individual’s preferences to encourage effective participation.</w:t>
                </w:r>
              </w:ins>
            </w:sdtContent>
          </w:sdt>
        </w:p>
      </w:sdtContent>
    </w:sdt>
    <w:sdt>
      <w:sdtPr>
        <w:tag w:val="goog_rdk_5787"/>
        <w:id w:val="-1026300365"/>
      </w:sdtPr>
      <w:sdtContent>
        <w:p w14:paraId="00000C05" w14:textId="77777777" w:rsidR="00CF3663" w:rsidRDefault="00000000">
          <w:pPr>
            <w:numPr>
              <w:ilvl w:val="2"/>
              <w:numId w:val="190"/>
            </w:numPr>
            <w:tabs>
              <w:tab w:val="left" w:pos="720"/>
              <w:tab w:val="left" w:pos="1440"/>
              <w:tab w:val="left" w:pos="2160"/>
            </w:tabs>
            <w:spacing w:before="200" w:after="200"/>
            <w:rPr>
              <w:ins w:id="5807" w:author="BHA Regulatory Affairs Unit" w:date="2026-07-29T16:06:00Z"/>
            </w:rPr>
          </w:pPr>
          <w:sdt>
            <w:sdtPr>
              <w:tag w:val="goog_rdk_5786"/>
              <w:id w:val="-1872796212"/>
            </w:sdtPr>
            <w:sdtContent>
              <w:ins w:id="5808" w:author="BHA Regulatory Affairs Unit" w:date="2026-07-29T16:06:00Z">
                <w:r>
                  <w:t>An individual may be excused from participation if their acute withdrawal or another condition prevents effective participation at that time. This must be documented in the individual’s record, revisited frequently, with participation encouraged and expected once the acute episode passes.</w:t>
                </w:r>
              </w:ins>
            </w:sdtContent>
          </w:sdt>
        </w:p>
      </w:sdtContent>
    </w:sdt>
    <w:sdt>
      <w:sdtPr>
        <w:tag w:val="goog_rdk_5789"/>
        <w:id w:val="-1082062733"/>
      </w:sdtPr>
      <w:sdtContent>
        <w:p w14:paraId="00000C06" w14:textId="77777777" w:rsidR="00CF3663" w:rsidRDefault="00000000">
          <w:pPr>
            <w:numPr>
              <w:ilvl w:val="2"/>
              <w:numId w:val="190"/>
            </w:numPr>
            <w:tabs>
              <w:tab w:val="left" w:pos="720"/>
              <w:tab w:val="left" w:pos="1440"/>
            </w:tabs>
            <w:spacing w:before="240"/>
            <w:rPr>
              <w:ins w:id="5809" w:author="BHA Regulatory Affairs Unit" w:date="2026-07-29T16:06:00Z"/>
            </w:rPr>
          </w:pPr>
          <w:sdt>
            <w:sdtPr>
              <w:tag w:val="goog_rdk_5788"/>
              <w:id w:val="-1700635969"/>
            </w:sdtPr>
            <w:sdtContent>
              <w:ins w:id="5810" w:author="BHA Regulatory Affairs Unit" w:date="2026-07-29T16:06:00Z">
                <w:r>
                  <w:t>Treatment services offered must include, but are not limited to:</w:t>
                </w:r>
              </w:ins>
            </w:sdtContent>
          </w:sdt>
        </w:p>
      </w:sdtContent>
    </w:sdt>
    <w:sdt>
      <w:sdtPr>
        <w:tag w:val="goog_rdk_5791"/>
        <w:id w:val="394982143"/>
      </w:sdtPr>
      <w:sdtContent>
        <w:p w14:paraId="00000C07" w14:textId="77777777" w:rsidR="00CF3663" w:rsidRDefault="00000000">
          <w:pPr>
            <w:numPr>
              <w:ilvl w:val="3"/>
              <w:numId w:val="190"/>
            </w:numPr>
            <w:tabs>
              <w:tab w:val="left" w:pos="720"/>
              <w:tab w:val="left" w:pos="1440"/>
            </w:tabs>
            <w:spacing w:before="240"/>
            <w:rPr>
              <w:ins w:id="5811" w:author="BHA Regulatory Affairs Unit" w:date="2026-07-29T16:06:00Z"/>
            </w:rPr>
          </w:pPr>
          <w:sdt>
            <w:sdtPr>
              <w:tag w:val="goog_rdk_5790"/>
              <w:id w:val="-911211558"/>
            </w:sdtPr>
            <w:sdtContent>
              <w:ins w:id="5812" w:author="BHA Regulatory Affairs Unit" w:date="2026-07-29T16:06:00Z">
                <w:r>
                  <w:t>Screening;</w:t>
                </w:r>
              </w:ins>
            </w:sdtContent>
          </w:sdt>
        </w:p>
      </w:sdtContent>
    </w:sdt>
    <w:sdt>
      <w:sdtPr>
        <w:tag w:val="goog_rdk_5793"/>
        <w:id w:val="1342636722"/>
      </w:sdtPr>
      <w:sdtContent>
        <w:p w14:paraId="00000C08" w14:textId="77777777" w:rsidR="00CF3663" w:rsidRDefault="00000000">
          <w:pPr>
            <w:numPr>
              <w:ilvl w:val="3"/>
              <w:numId w:val="190"/>
            </w:numPr>
            <w:tabs>
              <w:tab w:val="left" w:pos="720"/>
              <w:tab w:val="left" w:pos="1440"/>
            </w:tabs>
            <w:spacing w:before="240"/>
            <w:rPr>
              <w:ins w:id="5813" w:author="BHA Regulatory Affairs Unit" w:date="2026-07-29T16:06:00Z"/>
            </w:rPr>
          </w:pPr>
          <w:sdt>
            <w:sdtPr>
              <w:tag w:val="goog_rdk_5792"/>
              <w:id w:val="1732926753"/>
            </w:sdtPr>
            <w:sdtContent>
              <w:ins w:id="5814" w:author="BHA Regulatory Affairs Unit" w:date="2026-07-29T16:06:00Z">
                <w:r>
                  <w:t>Assessment;</w:t>
                </w:r>
              </w:ins>
            </w:sdtContent>
          </w:sdt>
        </w:p>
      </w:sdtContent>
    </w:sdt>
    <w:sdt>
      <w:sdtPr>
        <w:tag w:val="goog_rdk_5795"/>
        <w:id w:val="-1193596016"/>
      </w:sdtPr>
      <w:sdtContent>
        <w:p w14:paraId="00000C09" w14:textId="77777777" w:rsidR="00CF3663" w:rsidRDefault="00000000">
          <w:pPr>
            <w:numPr>
              <w:ilvl w:val="3"/>
              <w:numId w:val="190"/>
            </w:numPr>
            <w:tabs>
              <w:tab w:val="left" w:pos="720"/>
              <w:tab w:val="left" w:pos="1440"/>
            </w:tabs>
            <w:spacing w:before="240"/>
            <w:rPr>
              <w:ins w:id="5815" w:author="BHA Regulatory Affairs Unit" w:date="2026-07-29T16:06:00Z"/>
            </w:rPr>
          </w:pPr>
          <w:sdt>
            <w:sdtPr>
              <w:tag w:val="goog_rdk_5794"/>
              <w:id w:val="654231702"/>
            </w:sdtPr>
            <w:sdtContent>
              <w:ins w:id="5816" w:author="BHA Regulatory Affairs Unit" w:date="2026-07-29T16:06:00Z">
                <w:r>
                  <w:t>Nurse monitoring;</w:t>
                </w:r>
              </w:ins>
            </w:sdtContent>
          </w:sdt>
        </w:p>
      </w:sdtContent>
    </w:sdt>
    <w:sdt>
      <w:sdtPr>
        <w:tag w:val="goog_rdk_5797"/>
        <w:id w:val="-1707520741"/>
      </w:sdtPr>
      <w:sdtContent>
        <w:p w14:paraId="00000C0A" w14:textId="77777777" w:rsidR="00CF3663" w:rsidRDefault="00000000">
          <w:pPr>
            <w:numPr>
              <w:ilvl w:val="3"/>
              <w:numId w:val="190"/>
            </w:numPr>
            <w:tabs>
              <w:tab w:val="left" w:pos="720"/>
              <w:tab w:val="left" w:pos="1440"/>
            </w:tabs>
            <w:spacing w:before="240"/>
            <w:rPr>
              <w:ins w:id="5817" w:author="BHA Regulatory Affairs Unit" w:date="2026-07-29T16:06:00Z"/>
            </w:rPr>
          </w:pPr>
          <w:sdt>
            <w:sdtPr>
              <w:tag w:val="goog_rdk_5796"/>
              <w:id w:val="-1529957492"/>
            </w:sdtPr>
            <w:sdtContent>
              <w:ins w:id="5818" w:author="BHA Regulatory Affairs Unit" w:date="2026-07-29T16:06:00Z">
                <w:r>
                  <w:t>Addiction pharmacology;</w:t>
                </w:r>
              </w:ins>
            </w:sdtContent>
          </w:sdt>
        </w:p>
      </w:sdtContent>
    </w:sdt>
    <w:sdt>
      <w:sdtPr>
        <w:tag w:val="goog_rdk_5799"/>
        <w:id w:val="39860721"/>
      </w:sdtPr>
      <w:sdtContent>
        <w:p w14:paraId="00000C0B" w14:textId="77777777" w:rsidR="00CF3663" w:rsidRDefault="00000000">
          <w:pPr>
            <w:numPr>
              <w:ilvl w:val="3"/>
              <w:numId w:val="190"/>
            </w:numPr>
            <w:tabs>
              <w:tab w:val="left" w:pos="720"/>
              <w:tab w:val="left" w:pos="1440"/>
            </w:tabs>
            <w:spacing w:before="240"/>
            <w:rPr>
              <w:ins w:id="5819" w:author="BHA Regulatory Affairs Unit" w:date="2026-07-29T16:06:00Z"/>
            </w:rPr>
          </w:pPr>
          <w:sdt>
            <w:sdtPr>
              <w:tag w:val="goog_rdk_5798"/>
              <w:id w:val="-1568330076"/>
            </w:sdtPr>
            <w:sdtContent>
              <w:ins w:id="5820" w:author="BHA Regulatory Affairs Unit" w:date="2026-07-29T16:06:00Z">
                <w:r>
                  <w:t>Intoxication and withdrawal management;</w:t>
                </w:r>
              </w:ins>
            </w:sdtContent>
          </w:sdt>
        </w:p>
      </w:sdtContent>
    </w:sdt>
    <w:sdt>
      <w:sdtPr>
        <w:tag w:val="goog_rdk_5801"/>
        <w:id w:val="392863526"/>
      </w:sdtPr>
      <w:sdtContent>
        <w:p w14:paraId="00000C0C" w14:textId="77777777" w:rsidR="00CF3663" w:rsidRDefault="00000000">
          <w:pPr>
            <w:numPr>
              <w:ilvl w:val="3"/>
              <w:numId w:val="190"/>
            </w:numPr>
            <w:tabs>
              <w:tab w:val="left" w:pos="720"/>
              <w:tab w:val="left" w:pos="1440"/>
            </w:tabs>
            <w:spacing w:before="240"/>
            <w:rPr>
              <w:ins w:id="5821" w:author="BHA Regulatory Affairs Unit" w:date="2026-07-29T16:06:00Z"/>
            </w:rPr>
          </w:pPr>
          <w:sdt>
            <w:sdtPr>
              <w:tag w:val="goog_rdk_5800"/>
              <w:id w:val="-1237761685"/>
            </w:sdtPr>
            <w:sdtContent>
              <w:ins w:id="5822" w:author="BHA Regulatory Affairs Unit" w:date="2026-07-29T16:06:00Z">
                <w:r>
                  <w:t>Medication management, including regular monitoring of the patient’s adherence to prescribed medications;</w:t>
                </w:r>
              </w:ins>
            </w:sdtContent>
          </w:sdt>
        </w:p>
      </w:sdtContent>
    </w:sdt>
    <w:sdt>
      <w:sdtPr>
        <w:tag w:val="goog_rdk_5803"/>
        <w:id w:val="188975225"/>
      </w:sdtPr>
      <w:sdtContent>
        <w:p w14:paraId="00000C0D" w14:textId="77777777" w:rsidR="00CF3663" w:rsidRDefault="00000000">
          <w:pPr>
            <w:numPr>
              <w:ilvl w:val="3"/>
              <w:numId w:val="190"/>
            </w:numPr>
            <w:tabs>
              <w:tab w:val="left" w:pos="720"/>
              <w:tab w:val="left" w:pos="1440"/>
            </w:tabs>
            <w:spacing w:before="240"/>
            <w:rPr>
              <w:ins w:id="5823" w:author="BHA Regulatory Affairs Unit" w:date="2026-07-29T16:06:00Z"/>
            </w:rPr>
          </w:pPr>
          <w:sdt>
            <w:sdtPr>
              <w:tag w:val="goog_rdk_5802"/>
              <w:id w:val="-847037147"/>
            </w:sdtPr>
            <w:sdtContent>
              <w:ins w:id="5824" w:author="BHA Regulatory Affairs Unit" w:date="2026-07-29T16:06:00Z">
                <w:r>
                  <w:t>Prescription services with relevant medications on-site; and</w:t>
                </w:r>
              </w:ins>
            </w:sdtContent>
          </w:sdt>
        </w:p>
      </w:sdtContent>
    </w:sdt>
    <w:sdt>
      <w:sdtPr>
        <w:tag w:val="goog_rdk_5805"/>
        <w:id w:val="824509593"/>
      </w:sdtPr>
      <w:sdtContent>
        <w:p w14:paraId="00000C0E" w14:textId="77777777" w:rsidR="00CF3663" w:rsidRDefault="00000000">
          <w:pPr>
            <w:numPr>
              <w:ilvl w:val="3"/>
              <w:numId w:val="190"/>
            </w:numPr>
            <w:tabs>
              <w:tab w:val="left" w:pos="720"/>
              <w:tab w:val="left" w:pos="1440"/>
            </w:tabs>
            <w:spacing w:before="240"/>
            <w:rPr>
              <w:ins w:id="5825" w:author="BHA Regulatory Affairs Unit" w:date="2026-07-29T16:06:00Z"/>
            </w:rPr>
          </w:pPr>
          <w:sdt>
            <w:sdtPr>
              <w:tag w:val="goog_rdk_5804"/>
              <w:id w:val="-946336404"/>
            </w:sdtPr>
            <w:sdtContent>
              <w:ins w:id="5826" w:author="BHA Regulatory Affairs Unit" w:date="2026-07-29T16:06:00Z">
                <w:r>
                  <w:t>Care coordination.</w:t>
                </w:r>
              </w:ins>
            </w:sdtContent>
          </w:sdt>
        </w:p>
      </w:sdtContent>
    </w:sdt>
    <w:sdt>
      <w:sdtPr>
        <w:tag w:val="goog_rdk_5807"/>
        <w:id w:val="1217789440"/>
      </w:sdtPr>
      <w:sdtContent>
        <w:p w14:paraId="00000C0F" w14:textId="77777777" w:rsidR="00CF3663" w:rsidRDefault="00000000">
          <w:pPr>
            <w:numPr>
              <w:ilvl w:val="2"/>
              <w:numId w:val="190"/>
            </w:numPr>
            <w:tabs>
              <w:tab w:val="left" w:pos="720"/>
              <w:tab w:val="left" w:pos="1440"/>
            </w:tabs>
            <w:spacing w:before="240"/>
            <w:rPr>
              <w:ins w:id="5827" w:author="BHA Regulatory Affairs Unit" w:date="2026-07-29T16:06:00Z"/>
            </w:rPr>
          </w:pPr>
          <w:sdt>
            <w:sdtPr>
              <w:tag w:val="goog_rdk_5806"/>
              <w:id w:val="1758343139"/>
            </w:sdtPr>
            <w:sdtContent>
              <w:ins w:id="5828" w:author="BHA Regulatory Affairs Unit" w:date="2026-07-29T16:06:00Z">
                <w:r>
                  <w:t>Additional services may include but are not limited to:</w:t>
                </w:r>
              </w:ins>
            </w:sdtContent>
          </w:sdt>
        </w:p>
      </w:sdtContent>
    </w:sdt>
    <w:sdt>
      <w:sdtPr>
        <w:tag w:val="goog_rdk_5809"/>
        <w:id w:val="-498949346"/>
      </w:sdtPr>
      <w:sdtContent>
        <w:p w14:paraId="00000C10" w14:textId="77777777" w:rsidR="00CF3663" w:rsidRDefault="00000000">
          <w:pPr>
            <w:numPr>
              <w:ilvl w:val="3"/>
              <w:numId w:val="190"/>
            </w:numPr>
            <w:tabs>
              <w:tab w:val="left" w:pos="720"/>
              <w:tab w:val="left" w:pos="1440"/>
            </w:tabs>
            <w:spacing w:before="240"/>
            <w:rPr>
              <w:ins w:id="5829" w:author="BHA Regulatory Affairs Unit" w:date="2026-07-29T16:06:00Z"/>
            </w:rPr>
          </w:pPr>
          <w:sdt>
            <w:sdtPr>
              <w:tag w:val="goog_rdk_5808"/>
              <w:id w:val="-694842969"/>
            </w:sdtPr>
            <w:sdtContent>
              <w:ins w:id="5830" w:author="BHA Regulatory Affairs Unit" w:date="2026-07-29T16:06:00Z">
                <w:r>
                  <w:t>Group and individual counseling;</w:t>
                </w:r>
              </w:ins>
            </w:sdtContent>
          </w:sdt>
        </w:p>
      </w:sdtContent>
    </w:sdt>
    <w:sdt>
      <w:sdtPr>
        <w:tag w:val="goog_rdk_5811"/>
        <w:id w:val="-37193945"/>
      </w:sdtPr>
      <w:sdtContent>
        <w:p w14:paraId="00000C11" w14:textId="77777777" w:rsidR="00CF3663" w:rsidRDefault="00000000">
          <w:pPr>
            <w:numPr>
              <w:ilvl w:val="3"/>
              <w:numId w:val="190"/>
            </w:numPr>
            <w:tabs>
              <w:tab w:val="left" w:pos="720"/>
              <w:tab w:val="left" w:pos="1440"/>
            </w:tabs>
            <w:spacing w:before="240"/>
            <w:rPr>
              <w:ins w:id="5831" w:author="BHA Regulatory Affairs Unit" w:date="2026-07-29T16:06:00Z"/>
            </w:rPr>
          </w:pPr>
          <w:sdt>
            <w:sdtPr>
              <w:tag w:val="goog_rdk_5810"/>
              <w:id w:val="-600941762"/>
            </w:sdtPr>
            <w:sdtContent>
              <w:ins w:id="5832" w:author="BHA Regulatory Affairs Unit" w:date="2026-07-29T16:06:00Z">
                <w:r>
                  <w:t>Motivational enhancement;</w:t>
                </w:r>
              </w:ins>
            </w:sdtContent>
          </w:sdt>
        </w:p>
      </w:sdtContent>
    </w:sdt>
    <w:sdt>
      <w:sdtPr>
        <w:tag w:val="goog_rdk_5813"/>
        <w:id w:val="1972976833"/>
      </w:sdtPr>
      <w:sdtContent>
        <w:p w14:paraId="00000C12" w14:textId="77777777" w:rsidR="00CF3663" w:rsidRDefault="00000000">
          <w:pPr>
            <w:numPr>
              <w:ilvl w:val="3"/>
              <w:numId w:val="190"/>
            </w:numPr>
            <w:tabs>
              <w:tab w:val="left" w:pos="720"/>
              <w:tab w:val="left" w:pos="1440"/>
            </w:tabs>
            <w:spacing w:before="240"/>
            <w:rPr>
              <w:ins w:id="5833" w:author="BHA Regulatory Affairs Unit" w:date="2026-07-29T16:06:00Z"/>
            </w:rPr>
          </w:pPr>
          <w:sdt>
            <w:sdtPr>
              <w:tag w:val="goog_rdk_5812"/>
              <w:id w:val="-1859111082"/>
            </w:sdtPr>
            <w:sdtContent>
              <w:ins w:id="5834" w:author="BHA Regulatory Affairs Unit" w:date="2026-07-29T16:06:00Z">
                <w:r>
                  <w:t>Family therapy;</w:t>
                </w:r>
              </w:ins>
            </w:sdtContent>
          </w:sdt>
        </w:p>
      </w:sdtContent>
    </w:sdt>
    <w:sdt>
      <w:sdtPr>
        <w:tag w:val="goog_rdk_5815"/>
        <w:id w:val="725290588"/>
      </w:sdtPr>
      <w:sdtContent>
        <w:p w14:paraId="00000C13" w14:textId="77777777" w:rsidR="00CF3663" w:rsidRDefault="00000000">
          <w:pPr>
            <w:numPr>
              <w:ilvl w:val="3"/>
              <w:numId w:val="190"/>
            </w:numPr>
            <w:tabs>
              <w:tab w:val="left" w:pos="720"/>
              <w:tab w:val="left" w:pos="1440"/>
            </w:tabs>
            <w:spacing w:before="240"/>
            <w:rPr>
              <w:ins w:id="5835" w:author="BHA Regulatory Affairs Unit" w:date="2026-07-29T16:06:00Z"/>
            </w:rPr>
          </w:pPr>
          <w:sdt>
            <w:sdtPr>
              <w:tag w:val="goog_rdk_5814"/>
              <w:id w:val="-497313848"/>
            </w:sdtPr>
            <w:sdtContent>
              <w:ins w:id="5836" w:author="BHA Regulatory Affairs Unit" w:date="2026-07-29T16:06:00Z">
                <w:r>
                  <w:t>Educational groups;</w:t>
                </w:r>
              </w:ins>
            </w:sdtContent>
          </w:sdt>
        </w:p>
      </w:sdtContent>
    </w:sdt>
    <w:sdt>
      <w:sdtPr>
        <w:tag w:val="goog_rdk_5817"/>
        <w:id w:val="-967827412"/>
      </w:sdtPr>
      <w:sdtContent>
        <w:p w14:paraId="00000C14" w14:textId="77777777" w:rsidR="00CF3663" w:rsidRDefault="00000000">
          <w:pPr>
            <w:numPr>
              <w:ilvl w:val="3"/>
              <w:numId w:val="190"/>
            </w:numPr>
            <w:tabs>
              <w:tab w:val="left" w:pos="720"/>
              <w:tab w:val="left" w:pos="1440"/>
            </w:tabs>
            <w:spacing w:before="240"/>
            <w:rPr>
              <w:ins w:id="5837" w:author="BHA Regulatory Affairs Unit" w:date="2026-07-29T16:06:00Z"/>
            </w:rPr>
          </w:pPr>
          <w:sdt>
            <w:sdtPr>
              <w:tag w:val="goog_rdk_5816"/>
              <w:id w:val="1741065975"/>
            </w:sdtPr>
            <w:sdtContent>
              <w:ins w:id="5838" w:author="BHA Regulatory Affairs Unit" w:date="2026-07-29T16:06:00Z">
                <w:r>
                  <w:t>Occupational and recreational therapy;</w:t>
                </w:r>
              </w:ins>
            </w:sdtContent>
          </w:sdt>
        </w:p>
      </w:sdtContent>
    </w:sdt>
    <w:sdt>
      <w:sdtPr>
        <w:tag w:val="goog_rdk_5819"/>
        <w:id w:val="-753042812"/>
      </w:sdtPr>
      <w:sdtContent>
        <w:p w14:paraId="00000C15" w14:textId="77777777" w:rsidR="00CF3663" w:rsidRDefault="00000000">
          <w:pPr>
            <w:numPr>
              <w:ilvl w:val="3"/>
              <w:numId w:val="190"/>
            </w:numPr>
            <w:tabs>
              <w:tab w:val="left" w:pos="720"/>
              <w:tab w:val="left" w:pos="1440"/>
            </w:tabs>
            <w:spacing w:before="240"/>
            <w:rPr>
              <w:ins w:id="5839" w:author="BHA Regulatory Affairs Unit" w:date="2026-07-29T16:06:00Z"/>
            </w:rPr>
          </w:pPr>
          <w:sdt>
            <w:sdtPr>
              <w:tag w:val="goog_rdk_5818"/>
              <w:id w:val="-469384034"/>
            </w:sdtPr>
            <w:sdtContent>
              <w:ins w:id="5840" w:author="BHA Regulatory Affairs Unit" w:date="2026-07-29T16:06:00Z">
                <w:r>
                  <w:t>Addiction pharmacology;</w:t>
                </w:r>
              </w:ins>
            </w:sdtContent>
          </w:sdt>
        </w:p>
      </w:sdtContent>
    </w:sdt>
    <w:sdt>
      <w:sdtPr>
        <w:tag w:val="goog_rdk_5821"/>
        <w:id w:val="103311601"/>
      </w:sdtPr>
      <w:sdtContent>
        <w:p w14:paraId="00000C16" w14:textId="77777777" w:rsidR="00CF3663" w:rsidRDefault="00000000">
          <w:pPr>
            <w:numPr>
              <w:ilvl w:val="3"/>
              <w:numId w:val="190"/>
            </w:numPr>
            <w:tabs>
              <w:tab w:val="left" w:pos="720"/>
              <w:tab w:val="left" w:pos="1440"/>
            </w:tabs>
            <w:spacing w:before="240"/>
            <w:rPr>
              <w:ins w:id="5841" w:author="BHA Regulatory Affairs Unit" w:date="2026-07-29T16:06:00Z"/>
            </w:rPr>
          </w:pPr>
          <w:sdt>
            <w:sdtPr>
              <w:tag w:val="goog_rdk_5820"/>
              <w:id w:val="1230527253"/>
            </w:sdtPr>
            <w:sdtContent>
              <w:ins w:id="5842" w:author="BHA Regulatory Affairs Unit" w:date="2026-07-29T16:06:00Z">
                <w:r>
                  <w:t>Mental health and physical health pharmacology, as needed;</w:t>
                </w:r>
              </w:ins>
            </w:sdtContent>
          </w:sdt>
        </w:p>
      </w:sdtContent>
    </w:sdt>
    <w:sdt>
      <w:sdtPr>
        <w:tag w:val="goog_rdk_5823"/>
        <w:id w:val="-175565765"/>
      </w:sdtPr>
      <w:sdtContent>
        <w:p w14:paraId="00000C17" w14:textId="77777777" w:rsidR="00CF3663" w:rsidRDefault="00000000">
          <w:pPr>
            <w:numPr>
              <w:ilvl w:val="3"/>
              <w:numId w:val="190"/>
            </w:numPr>
            <w:tabs>
              <w:tab w:val="left" w:pos="720"/>
              <w:tab w:val="left" w:pos="1440"/>
            </w:tabs>
            <w:spacing w:before="240"/>
            <w:rPr>
              <w:ins w:id="5843" w:author="BHA Regulatory Affairs Unit" w:date="2026-07-29T16:06:00Z"/>
            </w:rPr>
          </w:pPr>
          <w:sdt>
            <w:sdtPr>
              <w:tag w:val="goog_rdk_5822"/>
              <w:id w:val="312551139"/>
            </w:sdtPr>
            <w:sdtContent>
              <w:ins w:id="5844" w:author="BHA Regulatory Affairs Unit" w:date="2026-07-29T16:06:00Z">
                <w:r>
                  <w:t>Peer, social and recovery support; and</w:t>
                </w:r>
              </w:ins>
            </w:sdtContent>
          </w:sdt>
        </w:p>
      </w:sdtContent>
    </w:sdt>
    <w:sdt>
      <w:sdtPr>
        <w:tag w:val="goog_rdk_5825"/>
        <w:id w:val="-348403320"/>
      </w:sdtPr>
      <w:sdtContent>
        <w:p w14:paraId="00000C18" w14:textId="77777777" w:rsidR="00CF3663" w:rsidRDefault="00000000">
          <w:pPr>
            <w:numPr>
              <w:ilvl w:val="3"/>
              <w:numId w:val="190"/>
            </w:numPr>
            <w:tabs>
              <w:tab w:val="left" w:pos="720"/>
              <w:tab w:val="left" w:pos="1440"/>
            </w:tabs>
            <w:spacing w:before="240"/>
            <w:rPr>
              <w:ins w:id="5845" w:author="BHA Regulatory Affairs Unit" w:date="2026-07-29T16:06:00Z"/>
            </w:rPr>
          </w:pPr>
          <w:sdt>
            <w:sdtPr>
              <w:tag w:val="goog_rdk_5824"/>
              <w:id w:val="1591145291"/>
            </w:sdtPr>
            <w:sdtContent>
              <w:ins w:id="5846" w:author="BHA Regulatory Affairs Unit" w:date="2026-07-29T16:06:00Z">
                <w:r>
                  <w:t>Support for the development of life skills.</w:t>
                </w:r>
              </w:ins>
            </w:sdtContent>
          </w:sdt>
        </w:p>
      </w:sdtContent>
    </w:sdt>
    <w:sdt>
      <w:sdtPr>
        <w:tag w:val="goog_rdk_5827"/>
        <w:id w:val="1645692832"/>
      </w:sdtPr>
      <w:sdtContent>
        <w:p w14:paraId="00000C19" w14:textId="77777777" w:rsidR="00CF3663" w:rsidRDefault="00000000">
          <w:pPr>
            <w:numPr>
              <w:ilvl w:val="1"/>
              <w:numId w:val="190"/>
            </w:numPr>
            <w:tabs>
              <w:tab w:val="left" w:pos="720"/>
              <w:tab w:val="left" w:pos="1440"/>
            </w:tabs>
            <w:spacing w:before="240"/>
            <w:rPr>
              <w:ins w:id="5847" w:author="BHA Regulatory Affairs Unit" w:date="2026-07-29T16:06:00Z"/>
            </w:rPr>
          </w:pPr>
          <w:sdt>
            <w:sdtPr>
              <w:tag w:val="goog_rdk_5826"/>
              <w:id w:val="1810151316"/>
            </w:sdtPr>
            <w:sdtContent>
              <w:ins w:id="5848" w:author="BHA Regulatory Affairs Unit" w:date="2026-07-29T16:06:00Z">
                <w:r>
                  <w:t>If the agency does not provide a treatment approach or support service necessary to meet the individual’s treatment needs, the agency must ensure that care coordination occurs, with the proper releases in place.</w:t>
                </w:r>
              </w:ins>
            </w:sdtContent>
          </w:sdt>
        </w:p>
      </w:sdtContent>
    </w:sdt>
    <w:sdt>
      <w:sdtPr>
        <w:tag w:val="goog_rdk_5829"/>
        <w:id w:val="1933459061"/>
      </w:sdtPr>
      <w:sdtContent>
        <w:p w14:paraId="00000C1A" w14:textId="77777777" w:rsidR="00CF3663" w:rsidRDefault="00000000">
          <w:pPr>
            <w:numPr>
              <w:ilvl w:val="0"/>
              <w:numId w:val="190"/>
            </w:numPr>
            <w:tabs>
              <w:tab w:val="left" w:pos="720"/>
              <w:tab w:val="left" w:pos="1440"/>
            </w:tabs>
            <w:spacing w:before="240"/>
            <w:rPr>
              <w:ins w:id="5849" w:author="BHA Regulatory Affairs Unit" w:date="2026-07-29T16:06:00Z"/>
            </w:rPr>
          </w:pPr>
          <w:sdt>
            <w:sdtPr>
              <w:tag w:val="goog_rdk_5828"/>
              <w:id w:val="1256324949"/>
            </w:sdtPr>
            <w:sdtContent>
              <w:ins w:id="5850" w:author="BHA Regulatory Affairs Unit" w:date="2026-07-29T16:06:00Z">
                <w:r>
                  <w:t>Medication-assisted treatment (MAT) for withdrawal management:</w:t>
                </w:r>
              </w:ins>
            </w:sdtContent>
          </w:sdt>
        </w:p>
      </w:sdtContent>
    </w:sdt>
    <w:sdt>
      <w:sdtPr>
        <w:tag w:val="goog_rdk_5831"/>
        <w:id w:val="259884493"/>
      </w:sdtPr>
      <w:sdtContent>
        <w:p w14:paraId="00000C1B" w14:textId="77777777" w:rsidR="00CF3663" w:rsidRDefault="00000000">
          <w:pPr>
            <w:numPr>
              <w:ilvl w:val="1"/>
              <w:numId w:val="190"/>
            </w:numPr>
            <w:tabs>
              <w:tab w:val="left" w:pos="720"/>
              <w:tab w:val="left" w:pos="1440"/>
            </w:tabs>
            <w:spacing w:before="240"/>
            <w:rPr>
              <w:ins w:id="5851" w:author="BHA Regulatory Affairs Unit" w:date="2026-07-29T16:06:00Z"/>
            </w:rPr>
          </w:pPr>
          <w:sdt>
            <w:sdtPr>
              <w:tag w:val="goog_rdk_5830"/>
              <w:id w:val="-2058704775"/>
            </w:sdtPr>
            <w:sdtContent>
              <w:ins w:id="5852" w:author="BHA Regulatory Affairs Unit" w:date="2026-07-29T16:06:00Z">
                <w:r>
                  <w:t>Agencies must continue individuals on their MAT regimen and will only remove individuals from medications treating opioid use disorders (MOUD):</w:t>
                </w:r>
              </w:ins>
            </w:sdtContent>
          </w:sdt>
        </w:p>
      </w:sdtContent>
    </w:sdt>
    <w:sdt>
      <w:sdtPr>
        <w:tag w:val="goog_rdk_5833"/>
        <w:id w:val="-1000121413"/>
      </w:sdtPr>
      <w:sdtContent>
        <w:p w14:paraId="00000C1C" w14:textId="77777777" w:rsidR="00CF3663" w:rsidRDefault="00000000">
          <w:pPr>
            <w:numPr>
              <w:ilvl w:val="2"/>
              <w:numId w:val="190"/>
            </w:numPr>
            <w:tabs>
              <w:tab w:val="left" w:pos="720"/>
              <w:tab w:val="left" w:pos="1440"/>
            </w:tabs>
            <w:spacing w:before="240"/>
            <w:rPr>
              <w:ins w:id="5853" w:author="BHA Regulatory Affairs Unit" w:date="2026-07-29T16:06:00Z"/>
            </w:rPr>
          </w:pPr>
          <w:sdt>
            <w:sdtPr>
              <w:tag w:val="goog_rdk_5832"/>
              <w:id w:val="815706334"/>
            </w:sdtPr>
            <w:sdtContent>
              <w:ins w:id="5854" w:author="BHA Regulatory Affairs Unit" w:date="2026-07-29T16:06:00Z">
                <w:r>
                  <w:t>At the individual’s request;</w:t>
                </w:r>
              </w:ins>
            </w:sdtContent>
          </w:sdt>
        </w:p>
      </w:sdtContent>
    </w:sdt>
    <w:sdt>
      <w:sdtPr>
        <w:tag w:val="goog_rdk_5835"/>
        <w:id w:val="-1121321432"/>
      </w:sdtPr>
      <w:sdtContent>
        <w:p w14:paraId="00000C1D" w14:textId="77777777" w:rsidR="00CF3663" w:rsidRDefault="00000000">
          <w:pPr>
            <w:numPr>
              <w:ilvl w:val="2"/>
              <w:numId w:val="190"/>
            </w:numPr>
            <w:tabs>
              <w:tab w:val="left" w:pos="720"/>
              <w:tab w:val="left" w:pos="1440"/>
            </w:tabs>
            <w:spacing w:before="240"/>
            <w:rPr>
              <w:ins w:id="5855" w:author="BHA Regulatory Affairs Unit" w:date="2026-07-29T16:06:00Z"/>
            </w:rPr>
          </w:pPr>
          <w:sdt>
            <w:sdtPr>
              <w:tag w:val="goog_rdk_5834"/>
              <w:id w:val="-1145983378"/>
            </w:sdtPr>
            <w:sdtContent>
              <w:ins w:id="5856" w:author="BHA Regulatory Affairs Unit" w:date="2026-07-29T16:06:00Z">
                <w:r>
                  <w:t>If it is deemed medically appropriate by an authorized practitioner; or</w:t>
                </w:r>
              </w:ins>
            </w:sdtContent>
          </w:sdt>
        </w:p>
      </w:sdtContent>
    </w:sdt>
    <w:sdt>
      <w:sdtPr>
        <w:tag w:val="goog_rdk_5837"/>
        <w:id w:val="1709712232"/>
      </w:sdtPr>
      <w:sdtContent>
        <w:p w14:paraId="00000C1E" w14:textId="77777777" w:rsidR="00CF3663" w:rsidRDefault="00000000">
          <w:pPr>
            <w:numPr>
              <w:ilvl w:val="2"/>
              <w:numId w:val="190"/>
            </w:numPr>
            <w:tabs>
              <w:tab w:val="left" w:pos="720"/>
              <w:tab w:val="left" w:pos="1440"/>
            </w:tabs>
            <w:spacing w:before="240"/>
            <w:rPr>
              <w:ins w:id="5857" w:author="BHA Regulatory Affairs Unit" w:date="2026-07-29T16:06:00Z"/>
            </w:rPr>
          </w:pPr>
          <w:sdt>
            <w:sdtPr>
              <w:tag w:val="goog_rdk_5836"/>
              <w:id w:val="884187081"/>
            </w:sdtPr>
            <w:sdtContent>
              <w:ins w:id="5858" w:author="BHA Regulatory Affairs Unit" w:date="2026-07-29T16:06:00Z">
                <w:r>
                  <w:t>If an administrative discharge is warranted in alignment with the standards as detailed in Chapter 13 of these Rules.</w:t>
                </w:r>
              </w:ins>
            </w:sdtContent>
          </w:sdt>
        </w:p>
      </w:sdtContent>
    </w:sdt>
    <w:sdt>
      <w:sdtPr>
        <w:tag w:val="goog_rdk_5839"/>
        <w:id w:val="800761857"/>
      </w:sdtPr>
      <w:sdtContent>
        <w:p w14:paraId="00000C1F" w14:textId="77777777" w:rsidR="00CF3663" w:rsidRDefault="00000000">
          <w:pPr>
            <w:numPr>
              <w:ilvl w:val="1"/>
              <w:numId w:val="190"/>
            </w:numPr>
            <w:tabs>
              <w:tab w:val="left" w:pos="720"/>
              <w:tab w:val="left" w:pos="1440"/>
            </w:tabs>
            <w:spacing w:before="240"/>
            <w:rPr>
              <w:ins w:id="5859" w:author="BHA Regulatory Affairs Unit" w:date="2026-07-29T16:06:00Z"/>
            </w:rPr>
          </w:pPr>
          <w:sdt>
            <w:sdtPr>
              <w:tag w:val="goog_rdk_5838"/>
              <w:id w:val="448256728"/>
            </w:sdtPr>
            <w:sdtContent>
              <w:ins w:id="5860" w:author="BHA Regulatory Affairs Unit" w:date="2026-07-29T16:06:00Z">
                <w:r>
                  <w:t>Agencies must inform individuals receiving services about access to MAT services. Upon the individual’s consent, the agency must provide MAT services directly.</w:t>
                </w:r>
              </w:ins>
            </w:sdtContent>
          </w:sdt>
        </w:p>
      </w:sdtContent>
    </w:sdt>
    <w:sdt>
      <w:sdtPr>
        <w:tag w:val="goog_rdk_5841"/>
        <w:id w:val="1244564897"/>
      </w:sdtPr>
      <w:sdtContent>
        <w:p w14:paraId="00000C20" w14:textId="77777777" w:rsidR="00CF3663" w:rsidRDefault="00000000">
          <w:pPr>
            <w:numPr>
              <w:ilvl w:val="0"/>
              <w:numId w:val="190"/>
            </w:numPr>
            <w:tabs>
              <w:tab w:val="left" w:pos="720"/>
              <w:tab w:val="left" w:pos="1440"/>
            </w:tabs>
            <w:spacing w:before="240"/>
            <w:rPr>
              <w:ins w:id="5861" w:author="BHA Regulatory Affairs Unit" w:date="2026-07-29T16:06:00Z"/>
            </w:rPr>
          </w:pPr>
          <w:sdt>
            <w:sdtPr>
              <w:tag w:val="goog_rdk_5840"/>
              <w:id w:val="-1592019508"/>
            </w:sdtPr>
            <w:sdtContent>
              <w:ins w:id="5862" w:author="BHA Regulatory Affairs Unit" w:date="2026-07-29T16:06:00Z">
                <w:r>
                  <w:t>Support systems</w:t>
                </w:r>
              </w:ins>
            </w:sdtContent>
          </w:sdt>
        </w:p>
      </w:sdtContent>
    </w:sdt>
    <w:sdt>
      <w:sdtPr>
        <w:tag w:val="goog_rdk_5843"/>
        <w:id w:val="-474844388"/>
      </w:sdtPr>
      <w:sdtContent>
        <w:p w14:paraId="00000C21" w14:textId="77777777" w:rsidR="00CF3663" w:rsidRDefault="00000000">
          <w:pPr>
            <w:numPr>
              <w:ilvl w:val="1"/>
              <w:numId w:val="190"/>
            </w:numPr>
            <w:tabs>
              <w:tab w:val="left" w:pos="720"/>
              <w:tab w:val="left" w:pos="1440"/>
            </w:tabs>
            <w:spacing w:before="240"/>
            <w:rPr>
              <w:ins w:id="5863" w:author="BHA Regulatory Affairs Unit" w:date="2026-07-29T16:06:00Z"/>
            </w:rPr>
          </w:pPr>
          <w:sdt>
            <w:sdtPr>
              <w:tag w:val="goog_rdk_5842"/>
              <w:id w:val="-1043459504"/>
            </w:sdtPr>
            <w:sdtContent>
              <w:ins w:id="5864" w:author="BHA Regulatory Affairs Unit" w:date="2026-07-29T16:06:00Z">
                <w:r>
                  <w:t>Agencies providing MMIOP treatment services must inform individuals receiving treatment how to access the program after-hours and emergency services by telephone twenty-four (24) hours per day, seven (7) days per week when the program is not in session, including when to call 911 or 988. At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5845"/>
        <w:id w:val="1418734555"/>
      </w:sdtPr>
      <w:sdtContent>
        <w:p w14:paraId="00000C22" w14:textId="77777777" w:rsidR="00CF3663" w:rsidRDefault="00000000">
          <w:pPr>
            <w:numPr>
              <w:ilvl w:val="1"/>
              <w:numId w:val="190"/>
            </w:numPr>
            <w:tabs>
              <w:tab w:val="left" w:pos="720"/>
              <w:tab w:val="left" w:pos="1440"/>
            </w:tabs>
            <w:spacing w:before="240"/>
            <w:rPr>
              <w:ins w:id="5865" w:author="BHA Regulatory Affairs Unit" w:date="2026-07-29T16:06:00Z"/>
            </w:rPr>
          </w:pPr>
          <w:sdt>
            <w:sdtPr>
              <w:tag w:val="goog_rdk_5844"/>
              <w:id w:val="230085100"/>
            </w:sdtPr>
            <w:sdtContent>
              <w:ins w:id="5866" w:author="BHA Regulatory Affairs Unit" w:date="2026-07-29T16:06:00Z">
                <w:r>
                  <w:t>Agencies must:</w:t>
                </w:r>
              </w:ins>
            </w:sdtContent>
          </w:sdt>
        </w:p>
      </w:sdtContent>
    </w:sdt>
    <w:sdt>
      <w:sdtPr>
        <w:tag w:val="goog_rdk_5847"/>
        <w:id w:val="-364470697"/>
      </w:sdtPr>
      <w:sdtContent>
        <w:p w14:paraId="00000C23" w14:textId="77777777" w:rsidR="00CF3663" w:rsidRDefault="00000000">
          <w:pPr>
            <w:numPr>
              <w:ilvl w:val="2"/>
              <w:numId w:val="190"/>
            </w:numPr>
            <w:tabs>
              <w:tab w:val="left" w:pos="720"/>
              <w:tab w:val="left" w:pos="1440"/>
            </w:tabs>
            <w:spacing w:before="240"/>
            <w:rPr>
              <w:ins w:id="5867" w:author="BHA Regulatory Affairs Unit" w:date="2026-07-29T16:06:00Z"/>
            </w:rPr>
          </w:pPr>
          <w:sdt>
            <w:sdtPr>
              <w:tag w:val="goog_rdk_5846"/>
              <w:id w:val="-2037028159"/>
            </w:sdtPr>
            <w:sdtContent>
              <w:ins w:id="5868" w:author="BHA Regulatory Affairs Unit" w:date="2026-07-29T16:06:00Z">
                <w:r>
                  <w:t>Be able to obtain a comprehensive medical history, perform a physical examination and follow all admission criteria for MMIOP treatment services;</w:t>
                </w:r>
              </w:ins>
            </w:sdtContent>
          </w:sdt>
        </w:p>
      </w:sdtContent>
    </w:sdt>
    <w:sdt>
      <w:sdtPr>
        <w:tag w:val="goog_rdk_5849"/>
        <w:id w:val="-204367104"/>
      </w:sdtPr>
      <w:sdtContent>
        <w:p w14:paraId="00000C24" w14:textId="77777777" w:rsidR="00CF3663" w:rsidRDefault="00000000">
          <w:pPr>
            <w:numPr>
              <w:ilvl w:val="2"/>
              <w:numId w:val="190"/>
            </w:numPr>
            <w:tabs>
              <w:tab w:val="left" w:pos="720"/>
              <w:tab w:val="left" w:pos="1440"/>
            </w:tabs>
            <w:spacing w:before="240"/>
            <w:rPr>
              <w:ins w:id="5869" w:author="BHA Regulatory Affairs Unit" w:date="2026-07-29T16:06:00Z"/>
            </w:rPr>
          </w:pPr>
          <w:sdt>
            <w:sdtPr>
              <w:tag w:val="goog_rdk_5848"/>
              <w:id w:val="1451168607"/>
            </w:sdtPr>
            <w:sdtContent>
              <w:ins w:id="5870" w:author="BHA Regulatory Affairs Unit" w:date="2026-07-29T16:06:00Z">
                <w:r>
                  <w:t>Have twenty-four (24)-hour access to emergency medical consultation services, should services become indicated. This may include a triage process that allows clinical personnel to serve as first-line triage with sufficient training and support in place;</w:t>
                </w:r>
              </w:ins>
            </w:sdtContent>
          </w:sdt>
        </w:p>
      </w:sdtContent>
    </w:sdt>
    <w:sdt>
      <w:sdtPr>
        <w:tag w:val="goog_rdk_5851"/>
        <w:id w:val="650152487"/>
      </w:sdtPr>
      <w:sdtContent>
        <w:p w14:paraId="00000C25" w14:textId="77777777" w:rsidR="00CF3663" w:rsidRDefault="00000000">
          <w:pPr>
            <w:numPr>
              <w:ilvl w:val="2"/>
              <w:numId w:val="190"/>
            </w:numPr>
            <w:tabs>
              <w:tab w:val="left" w:pos="720"/>
              <w:tab w:val="left" w:pos="1440"/>
            </w:tabs>
            <w:spacing w:before="240"/>
            <w:rPr>
              <w:ins w:id="5871" w:author="BHA Regulatory Affairs Unit" w:date="2026-07-29T16:06:00Z"/>
            </w:rPr>
          </w:pPr>
          <w:sdt>
            <w:sdtPr>
              <w:tag w:val="goog_rdk_5850"/>
              <w:id w:val="756415897"/>
            </w:sdtPr>
            <w:sdtContent>
              <w:ins w:id="5872" w:author="BHA Regulatory Affairs Unit" w:date="2026-07-29T16:06:00Z">
                <w:r>
                  <w:t>Provide education to all patients regarding emergency situations and available services such as 988;</w:t>
                </w:r>
              </w:ins>
            </w:sdtContent>
          </w:sdt>
        </w:p>
      </w:sdtContent>
    </w:sdt>
    <w:sdt>
      <w:sdtPr>
        <w:tag w:val="goog_rdk_5853"/>
        <w:id w:val="-1850693927"/>
      </w:sdtPr>
      <w:sdtContent>
        <w:p w14:paraId="00000C26" w14:textId="77777777" w:rsidR="00CF3663" w:rsidRDefault="00000000">
          <w:pPr>
            <w:numPr>
              <w:ilvl w:val="2"/>
              <w:numId w:val="190"/>
            </w:numPr>
            <w:tabs>
              <w:tab w:val="left" w:pos="720"/>
              <w:tab w:val="left" w:pos="1440"/>
            </w:tabs>
            <w:spacing w:before="240"/>
            <w:rPr>
              <w:ins w:id="5873" w:author="BHA Regulatory Affairs Unit" w:date="2026-07-29T16:06:00Z"/>
            </w:rPr>
          </w:pPr>
          <w:sdt>
            <w:sdtPr>
              <w:tag w:val="goog_rdk_5852"/>
              <w:id w:val="324401353"/>
            </w:sdtPr>
            <w:sdtContent>
              <w:ins w:id="5874" w:author="BHA Regulatory Affairs Unit" w:date="2026-07-29T16:06:00Z">
                <w:r>
                  <w:t>Provide or assist in accessing transportation services for individuals who lack safe transportation; and</w:t>
                </w:r>
              </w:ins>
            </w:sdtContent>
          </w:sdt>
        </w:p>
      </w:sdtContent>
    </w:sdt>
    <w:sdt>
      <w:sdtPr>
        <w:tag w:val="goog_rdk_5855"/>
        <w:id w:val="-134312425"/>
      </w:sdtPr>
      <w:sdtContent>
        <w:p w14:paraId="00000C27" w14:textId="77777777" w:rsidR="00CF3663" w:rsidRDefault="00000000">
          <w:pPr>
            <w:numPr>
              <w:ilvl w:val="2"/>
              <w:numId w:val="190"/>
            </w:numPr>
            <w:tabs>
              <w:tab w:val="left" w:pos="720"/>
              <w:tab w:val="left" w:pos="1440"/>
            </w:tabs>
            <w:spacing w:before="240"/>
            <w:rPr>
              <w:ins w:id="5875" w:author="BHA Regulatory Affairs Unit" w:date="2026-07-29T16:06:00Z"/>
            </w:rPr>
          </w:pPr>
          <w:sdt>
            <w:sdtPr>
              <w:tag w:val="goog_rdk_5854"/>
              <w:id w:val="1795750733"/>
            </w:sdtPr>
            <w:sdtContent>
              <w:ins w:id="5876" w:author="BHA Regulatory Affairs Unit" w:date="2026-07-29T16:06:00Z">
                <w:r>
                  <w:t>Coordinate services with behavioral health personnel, within the agency or through referral.</w:t>
                </w:r>
              </w:ins>
            </w:sdtContent>
          </w:sdt>
        </w:p>
      </w:sdtContent>
    </w:sdt>
    <w:sdt>
      <w:sdtPr>
        <w:tag w:val="goog_rdk_5857"/>
        <w:id w:val="1587762635"/>
      </w:sdtPr>
      <w:sdtContent>
        <w:p w14:paraId="00000C28" w14:textId="77777777" w:rsidR="00CF3663" w:rsidRDefault="00000000">
          <w:pPr>
            <w:numPr>
              <w:ilvl w:val="0"/>
              <w:numId w:val="190"/>
            </w:numPr>
            <w:tabs>
              <w:tab w:val="left" w:pos="720"/>
              <w:tab w:val="left" w:pos="1440"/>
            </w:tabs>
            <w:spacing w:before="240"/>
            <w:rPr>
              <w:ins w:id="5877" w:author="BHA Regulatory Affairs Unit" w:date="2026-07-29T16:06:00Z"/>
            </w:rPr>
          </w:pPr>
          <w:sdt>
            <w:sdtPr>
              <w:tag w:val="goog_rdk_5856"/>
              <w:id w:val="917813690"/>
            </w:sdtPr>
            <w:sdtContent>
              <w:ins w:id="5878" w:author="BHA Regulatory Affairs Unit" w:date="2026-07-29T16:06:00Z">
                <w:r>
                  <w:t>Policies and procedures</w:t>
                </w:r>
              </w:ins>
            </w:sdtContent>
          </w:sdt>
        </w:p>
      </w:sdtContent>
    </w:sdt>
    <w:sdt>
      <w:sdtPr>
        <w:tag w:val="goog_rdk_5859"/>
        <w:id w:val="-1252483438"/>
      </w:sdtPr>
      <w:sdtContent>
        <w:p w14:paraId="00000C29" w14:textId="77777777" w:rsidR="00CF3663" w:rsidRDefault="00000000">
          <w:pPr>
            <w:numPr>
              <w:ilvl w:val="1"/>
              <w:numId w:val="190"/>
            </w:numPr>
            <w:tabs>
              <w:tab w:val="left" w:pos="720"/>
              <w:tab w:val="left" w:pos="1440"/>
            </w:tabs>
            <w:spacing w:before="240"/>
            <w:rPr>
              <w:ins w:id="5879" w:author="BHA Regulatory Affairs Unit" w:date="2026-07-29T16:06:00Z"/>
            </w:rPr>
          </w:pPr>
          <w:sdt>
            <w:sdtPr>
              <w:tag w:val="goog_rdk_5858"/>
              <w:id w:val="2080770878"/>
            </w:sdtPr>
            <w:sdtContent>
              <w:ins w:id="5880" w:author="BHA Regulatory Affairs Unit" w:date="2026-07-29T16:06:00Z">
                <w:r>
                  <w:t>Agencies must develop, implement, and enforce policies and procedures to address service delivery expectations. These policies and procedures must address, but are not limited to:</w:t>
                </w:r>
              </w:ins>
            </w:sdtContent>
          </w:sdt>
        </w:p>
      </w:sdtContent>
    </w:sdt>
    <w:sdt>
      <w:sdtPr>
        <w:tag w:val="goog_rdk_5861"/>
        <w:id w:val="-121226055"/>
      </w:sdtPr>
      <w:sdtContent>
        <w:p w14:paraId="00000C2A" w14:textId="77777777" w:rsidR="00CF3663" w:rsidRDefault="00000000">
          <w:pPr>
            <w:numPr>
              <w:ilvl w:val="2"/>
              <w:numId w:val="190"/>
            </w:numPr>
            <w:tabs>
              <w:tab w:val="left" w:pos="720"/>
              <w:tab w:val="left" w:pos="1440"/>
            </w:tabs>
            <w:spacing w:before="240"/>
            <w:rPr>
              <w:ins w:id="5881" w:author="BHA Regulatory Affairs Unit" w:date="2026-07-29T16:06:00Z"/>
            </w:rPr>
          </w:pPr>
          <w:sdt>
            <w:sdtPr>
              <w:tag w:val="goog_rdk_5860"/>
              <w:id w:val="1584369008"/>
            </w:sdtPr>
            <w:sdtContent>
              <w:ins w:id="5882" w:author="BHA Regulatory Affairs Unit" w:date="2026-07-29T16:06:00Z">
                <w:r>
                  <w:t>Alignment with policies and procedures as detailed in Chapter 13 of these Rules;</w:t>
                </w:r>
              </w:ins>
            </w:sdtContent>
          </w:sdt>
        </w:p>
      </w:sdtContent>
    </w:sdt>
    <w:sdt>
      <w:sdtPr>
        <w:tag w:val="goog_rdk_5863"/>
        <w:id w:val="1221840683"/>
      </w:sdtPr>
      <w:sdtContent>
        <w:p w14:paraId="00000C2B" w14:textId="77777777" w:rsidR="00CF3663" w:rsidRDefault="00000000">
          <w:pPr>
            <w:numPr>
              <w:ilvl w:val="3"/>
              <w:numId w:val="190"/>
            </w:numPr>
            <w:tabs>
              <w:tab w:val="left" w:pos="720"/>
              <w:tab w:val="left" w:pos="1440"/>
            </w:tabs>
            <w:spacing w:before="240"/>
            <w:rPr>
              <w:ins w:id="5883" w:author="BHA Regulatory Affairs Unit" w:date="2026-07-29T16:06:00Z"/>
            </w:rPr>
          </w:pPr>
          <w:sdt>
            <w:sdtPr>
              <w:tag w:val="goog_rdk_5862"/>
              <w:id w:val="-853131179"/>
            </w:sdtPr>
            <w:sdtContent>
              <w:ins w:id="5884" w:author="BHA Regulatory Affairs Unit" w:date="2026-07-29T16:06:00Z">
                <w:r>
                  <w:t>This includes alignment with Parts 13.5 through 13.8 for agencies operating as an Opioid Treatment Program (OTP); and</w:t>
                </w:r>
              </w:ins>
            </w:sdtContent>
          </w:sdt>
        </w:p>
      </w:sdtContent>
    </w:sdt>
    <w:sdt>
      <w:sdtPr>
        <w:tag w:val="goog_rdk_5865"/>
        <w:id w:val="-1804808381"/>
      </w:sdtPr>
      <w:sdtContent>
        <w:p w14:paraId="00000C2C" w14:textId="77777777" w:rsidR="00CF3663" w:rsidRDefault="00000000">
          <w:pPr>
            <w:numPr>
              <w:ilvl w:val="3"/>
              <w:numId w:val="190"/>
            </w:numPr>
            <w:tabs>
              <w:tab w:val="left" w:pos="720"/>
              <w:tab w:val="left" w:pos="1440"/>
            </w:tabs>
            <w:spacing w:before="240"/>
            <w:rPr>
              <w:ins w:id="5885" w:author="BHA Regulatory Affairs Unit" w:date="2026-07-29T16:06:00Z"/>
            </w:rPr>
          </w:pPr>
          <w:sdt>
            <w:sdtPr>
              <w:tag w:val="goog_rdk_5864"/>
              <w:id w:val="-697579813"/>
            </w:sdtPr>
            <w:sdtContent>
              <w:ins w:id="5886" w:author="BHA Regulatory Affairs Unit" w:date="2026-07-29T16:06:00Z">
                <w:r>
                  <w:t>This includes alignment with Parts 13.1 through 13.4 for agencies operating as a non-OTP provider.</w:t>
                </w:r>
              </w:ins>
            </w:sdtContent>
          </w:sdt>
        </w:p>
      </w:sdtContent>
    </w:sdt>
    <w:sdt>
      <w:sdtPr>
        <w:tag w:val="goog_rdk_5867"/>
        <w:id w:val="-1503527658"/>
      </w:sdtPr>
      <w:sdtContent>
        <w:p w14:paraId="00000C2D" w14:textId="77777777" w:rsidR="00CF3663" w:rsidRDefault="00000000">
          <w:pPr>
            <w:numPr>
              <w:ilvl w:val="2"/>
              <w:numId w:val="190"/>
            </w:numPr>
            <w:tabs>
              <w:tab w:val="left" w:pos="720"/>
              <w:tab w:val="left" w:pos="1440"/>
            </w:tabs>
            <w:spacing w:before="240"/>
            <w:rPr>
              <w:ins w:id="5887" w:author="BHA Regulatory Affairs Unit" w:date="2026-07-29T16:06:00Z"/>
            </w:rPr>
          </w:pPr>
          <w:sdt>
            <w:sdtPr>
              <w:tag w:val="goog_rdk_5866"/>
              <w:id w:val="-2279182"/>
            </w:sdtPr>
            <w:sdtContent>
              <w:ins w:id="5888" w:author="BHA Regulatory Affairs Unit" w:date="2026-07-29T16:06:00Z">
                <w:r>
                  <w:t>How the agency will consult and provide care coordination out of the agency when medical, psychiatric, or other specialty needs are identified for the individual;</w:t>
                </w:r>
              </w:ins>
            </w:sdtContent>
          </w:sdt>
        </w:p>
      </w:sdtContent>
    </w:sdt>
    <w:sdt>
      <w:sdtPr>
        <w:tag w:val="goog_rdk_5869"/>
        <w:id w:val="1309055641"/>
      </w:sdtPr>
      <w:sdtContent>
        <w:p w14:paraId="00000C2E" w14:textId="77777777" w:rsidR="00CF3663" w:rsidRDefault="00000000">
          <w:pPr>
            <w:numPr>
              <w:ilvl w:val="2"/>
              <w:numId w:val="190"/>
            </w:numPr>
            <w:tabs>
              <w:tab w:val="left" w:pos="720"/>
              <w:tab w:val="left" w:pos="1440"/>
            </w:tabs>
            <w:spacing w:before="240"/>
            <w:rPr>
              <w:ins w:id="5889" w:author="BHA Regulatory Affairs Unit" w:date="2026-07-29T16:06:00Z"/>
            </w:rPr>
          </w:pPr>
          <w:sdt>
            <w:sdtPr>
              <w:tag w:val="goog_rdk_5868"/>
              <w:id w:val="-689638798"/>
            </w:sdtPr>
            <w:sdtContent>
              <w:ins w:id="5890" w:author="BHA Regulatory Affairs Unit" w:date="2026-07-29T16:06:00Z">
                <w:r>
                  <w:t>Consultation with specialized clinical and medical professionals for individualized MMIOP care;</w:t>
                </w:r>
              </w:ins>
            </w:sdtContent>
          </w:sdt>
        </w:p>
      </w:sdtContent>
    </w:sdt>
    <w:sdt>
      <w:sdtPr>
        <w:tag w:val="goog_rdk_5871"/>
        <w:id w:val="1093217650"/>
      </w:sdtPr>
      <w:sdtContent>
        <w:p w14:paraId="00000C2F" w14:textId="77777777" w:rsidR="00CF3663" w:rsidRDefault="00000000">
          <w:pPr>
            <w:numPr>
              <w:ilvl w:val="2"/>
              <w:numId w:val="190"/>
            </w:numPr>
            <w:tabs>
              <w:tab w:val="left" w:pos="720"/>
              <w:tab w:val="left" w:pos="1440"/>
            </w:tabs>
            <w:spacing w:before="240"/>
            <w:rPr>
              <w:ins w:id="5891" w:author="BHA Regulatory Affairs Unit" w:date="2026-07-29T16:06:00Z"/>
            </w:rPr>
          </w:pPr>
          <w:sdt>
            <w:sdtPr>
              <w:tag w:val="goog_rdk_5870"/>
              <w:id w:val="-1985796333"/>
            </w:sdtPr>
            <w:sdtContent>
              <w:ins w:id="5892" w:author="BHA Regulatory Affairs Unit" w:date="2026-07-29T16:06:00Z">
                <w:r>
                  <w:t>Coordinating an individual’s transition into other levels of care, determined to be appropriate through triage, screening, evaluation, and/or assessment processes completed during their MMIOP treatment services. This may include collaboration with emergency behavioral health services, such as Colorado Crisis Services, as appropriate;</w:t>
                </w:r>
              </w:ins>
            </w:sdtContent>
          </w:sdt>
        </w:p>
      </w:sdtContent>
    </w:sdt>
    <w:sdt>
      <w:sdtPr>
        <w:tag w:val="goog_rdk_5873"/>
        <w:id w:val="-1101493640"/>
      </w:sdtPr>
      <w:sdtContent>
        <w:p w14:paraId="00000C30" w14:textId="77777777" w:rsidR="00CF3663" w:rsidRDefault="00000000">
          <w:pPr>
            <w:numPr>
              <w:ilvl w:val="2"/>
              <w:numId w:val="190"/>
            </w:numPr>
            <w:tabs>
              <w:tab w:val="left" w:pos="720"/>
              <w:tab w:val="left" w:pos="1440"/>
            </w:tabs>
            <w:spacing w:before="240"/>
            <w:rPr>
              <w:ins w:id="5893" w:author="BHA Regulatory Affairs Unit" w:date="2026-07-29T16:06:00Z"/>
            </w:rPr>
          </w:pPr>
          <w:sdt>
            <w:sdtPr>
              <w:tag w:val="goog_rdk_5872"/>
              <w:id w:val="-656055537"/>
            </w:sdtPr>
            <w:sdtContent>
              <w:ins w:id="5894" w:author="BHA Regulatory Affairs Unit" w:date="2026-07-29T16:06:00Z">
                <w:r>
                  <w:t>Medical management of individual care, including conducting or arranging for laboratory and/or toxicology tests to be completed. These policies and procedures must align with the toxicology screening requirements as detailed in Part 13.4.8 of these Rules;</w:t>
                </w:r>
              </w:ins>
            </w:sdtContent>
          </w:sdt>
        </w:p>
      </w:sdtContent>
    </w:sdt>
    <w:sdt>
      <w:sdtPr>
        <w:tag w:val="goog_rdk_5875"/>
        <w:id w:val="-793219829"/>
      </w:sdtPr>
      <w:sdtContent>
        <w:p w14:paraId="00000C31" w14:textId="77777777" w:rsidR="00CF3663" w:rsidRDefault="00000000">
          <w:pPr>
            <w:numPr>
              <w:ilvl w:val="2"/>
              <w:numId w:val="190"/>
            </w:numPr>
            <w:tabs>
              <w:tab w:val="left" w:pos="720"/>
              <w:tab w:val="left" w:pos="1440"/>
            </w:tabs>
            <w:spacing w:before="240"/>
            <w:rPr>
              <w:ins w:id="5895" w:author="BHA Regulatory Affairs Unit" w:date="2026-07-29T16:06:00Z"/>
            </w:rPr>
          </w:pPr>
          <w:sdt>
            <w:sdtPr>
              <w:tag w:val="goog_rdk_5874"/>
              <w:id w:val="-1462707597"/>
            </w:sdtPr>
            <w:sdtContent>
              <w:ins w:id="5896" w:author="BHA Regulatory Affairs Unit" w:date="2026-07-29T16:06:00Z">
                <w:r>
                  <w:t>Intoxication and withdrawal management protocols, including medical monitoring, utilization of validated severity scales, pharmacological methods of support as well as non-pharmacological clinical support provided to the individual and their authorized family members, when applicable;</w:t>
                </w:r>
              </w:ins>
            </w:sdtContent>
          </w:sdt>
        </w:p>
      </w:sdtContent>
    </w:sdt>
    <w:sdt>
      <w:sdtPr>
        <w:tag w:val="goog_rdk_5877"/>
        <w:id w:val="-1918782685"/>
      </w:sdtPr>
      <w:sdtContent>
        <w:p w14:paraId="00000C32" w14:textId="77777777" w:rsidR="00CF3663" w:rsidRDefault="00000000">
          <w:pPr>
            <w:numPr>
              <w:ilvl w:val="2"/>
              <w:numId w:val="190"/>
            </w:numPr>
            <w:tabs>
              <w:tab w:val="left" w:pos="720"/>
              <w:tab w:val="left" w:pos="1440"/>
            </w:tabs>
            <w:spacing w:before="240"/>
            <w:rPr>
              <w:ins w:id="5897" w:author="BHA Regulatory Affairs Unit" w:date="2026-07-29T16:06:00Z"/>
            </w:rPr>
          </w:pPr>
          <w:sdt>
            <w:sdtPr>
              <w:tag w:val="goog_rdk_5876"/>
              <w:id w:val="304798043"/>
            </w:sdtPr>
            <w:sdtContent>
              <w:ins w:id="5898" w:author="BHA Regulatory Affairs Unit" w:date="2026-07-29T16:06:00Z">
                <w:r>
                  <w:t>Responding to individuals who present in an escalated state and as a result, may pose a danger to themselves or others, including the appropriate use of law enforcement;</w:t>
                </w:r>
              </w:ins>
            </w:sdtContent>
          </w:sdt>
        </w:p>
      </w:sdtContent>
    </w:sdt>
    <w:sdt>
      <w:sdtPr>
        <w:tag w:val="goog_rdk_5879"/>
        <w:id w:val="1759918781"/>
      </w:sdtPr>
      <w:sdtContent>
        <w:p w14:paraId="00000C33" w14:textId="77777777" w:rsidR="00CF3663" w:rsidRDefault="00000000">
          <w:pPr>
            <w:numPr>
              <w:ilvl w:val="2"/>
              <w:numId w:val="190"/>
            </w:numPr>
            <w:tabs>
              <w:tab w:val="left" w:pos="720"/>
              <w:tab w:val="left" w:pos="1440"/>
            </w:tabs>
            <w:spacing w:before="240"/>
            <w:rPr>
              <w:ins w:id="5899" w:author="BHA Regulatory Affairs Unit" w:date="2026-07-29T16:06:00Z"/>
            </w:rPr>
          </w:pPr>
          <w:sdt>
            <w:sdtPr>
              <w:tag w:val="goog_rdk_5878"/>
              <w:id w:val="1929449573"/>
            </w:sdtPr>
            <w:sdtContent>
              <w:ins w:id="5900" w:author="BHA Regulatory Affairs Unit" w:date="2026-07-29T16:06:00Z">
                <w:r>
                  <w:t>Communication with intoxicated individuals leaving MMIOP treatment services against personnel recommendations;</w:t>
                </w:r>
              </w:ins>
            </w:sdtContent>
          </w:sdt>
        </w:p>
      </w:sdtContent>
    </w:sdt>
    <w:sdt>
      <w:sdtPr>
        <w:tag w:val="goog_rdk_5881"/>
        <w:id w:val="-966311225"/>
      </w:sdtPr>
      <w:sdtContent>
        <w:p w14:paraId="00000C34" w14:textId="77777777" w:rsidR="00CF3663" w:rsidRDefault="00000000">
          <w:pPr>
            <w:numPr>
              <w:ilvl w:val="2"/>
              <w:numId w:val="190"/>
            </w:numPr>
            <w:tabs>
              <w:tab w:val="left" w:pos="720"/>
              <w:tab w:val="left" w:pos="1440"/>
            </w:tabs>
            <w:spacing w:before="240"/>
            <w:rPr>
              <w:ins w:id="5901" w:author="BHA Regulatory Affairs Unit" w:date="2026-07-29T16:06:00Z"/>
            </w:rPr>
          </w:pPr>
          <w:sdt>
            <w:sdtPr>
              <w:tag w:val="goog_rdk_5880"/>
              <w:id w:val="269496140"/>
            </w:sdtPr>
            <w:sdtContent>
              <w:ins w:id="5902" w:author="BHA Regulatory Affairs Unit" w:date="2026-07-29T16:06:00Z">
                <w:r>
                  <w:t>Circumstances under which individuals may be discharged from MMIOP treatment services, other than completing the program or leaving against personnel recommendations; and</w:t>
                </w:r>
              </w:ins>
            </w:sdtContent>
          </w:sdt>
        </w:p>
      </w:sdtContent>
    </w:sdt>
    <w:sdt>
      <w:sdtPr>
        <w:tag w:val="goog_rdk_5883"/>
        <w:id w:val="-736703836"/>
      </w:sdtPr>
      <w:sdtContent>
        <w:p w14:paraId="00000C35" w14:textId="77777777" w:rsidR="00CF3663" w:rsidRDefault="00000000">
          <w:pPr>
            <w:numPr>
              <w:ilvl w:val="2"/>
              <w:numId w:val="190"/>
            </w:numPr>
            <w:tabs>
              <w:tab w:val="left" w:pos="720"/>
              <w:tab w:val="left" w:pos="1440"/>
            </w:tabs>
            <w:spacing w:before="240"/>
            <w:rPr>
              <w:ins w:id="5903" w:author="BHA Regulatory Affairs Unit" w:date="2026-07-29T16:06:00Z"/>
            </w:rPr>
          </w:pPr>
          <w:sdt>
            <w:sdtPr>
              <w:tag w:val="goog_rdk_5882"/>
              <w:id w:val="-559376250"/>
            </w:sdtPr>
            <w:sdtContent>
              <w:ins w:id="5904" w:author="BHA Regulatory Affairs Unit" w:date="2026-07-29T16:06:00Z">
                <w:r>
                  <w:t>Process for ensuring that medication initiation can be provided within one (1) hour of an individual’s initial assessment, including the identification of relevant medications required to support this.</w:t>
                </w:r>
              </w:ins>
            </w:sdtContent>
          </w:sdt>
        </w:p>
      </w:sdtContent>
    </w:sdt>
    <w:sdt>
      <w:sdtPr>
        <w:tag w:val="goog_rdk_5885"/>
        <w:id w:val="-409761397"/>
      </w:sdtPr>
      <w:sdtContent>
        <w:p w14:paraId="00000C36" w14:textId="77777777" w:rsidR="00CF3663" w:rsidRDefault="00000000">
          <w:pPr>
            <w:numPr>
              <w:ilvl w:val="1"/>
              <w:numId w:val="190"/>
            </w:numPr>
            <w:tabs>
              <w:tab w:val="left" w:pos="720"/>
              <w:tab w:val="left" w:pos="1440"/>
            </w:tabs>
            <w:spacing w:before="240"/>
            <w:rPr>
              <w:ins w:id="5905" w:author="BHA Regulatory Affairs Unit" w:date="2026-07-29T16:06:00Z"/>
            </w:rPr>
          </w:pPr>
          <w:sdt>
            <w:sdtPr>
              <w:tag w:val="goog_rdk_5884"/>
              <w:id w:val="-1249822371"/>
            </w:sdtPr>
            <w:sdtContent>
              <w:ins w:id="5906" w:author="BHA Regulatory Affairs Unit" w:date="2026-07-29T16:06:00Z">
                <w:r>
                  <w:t>Agencies providing SUD or co-occurring services must establish written protocols specifying how they will provide and/or deliver MAT services for these conditions, including withdrawal management and MOUD.</w:t>
                </w:r>
              </w:ins>
            </w:sdtContent>
          </w:sdt>
        </w:p>
      </w:sdtContent>
    </w:sdt>
    <w:sdt>
      <w:sdtPr>
        <w:tag w:val="goog_rdk_5887"/>
        <w:id w:val="1360441096"/>
      </w:sdtPr>
      <w:sdtContent>
        <w:p w14:paraId="00000C37" w14:textId="77777777" w:rsidR="00CF3663" w:rsidRDefault="00000000">
          <w:pPr>
            <w:numPr>
              <w:ilvl w:val="2"/>
              <w:numId w:val="190"/>
            </w:numPr>
            <w:tabs>
              <w:tab w:val="left" w:pos="720"/>
              <w:tab w:val="left" w:pos="1440"/>
            </w:tabs>
            <w:spacing w:before="240"/>
            <w:rPr>
              <w:ins w:id="5907" w:author="BHA Regulatory Affairs Unit" w:date="2026-07-29T16:06:00Z"/>
            </w:rPr>
          </w:pPr>
          <w:sdt>
            <w:sdtPr>
              <w:tag w:val="goog_rdk_5886"/>
              <w:id w:val="-593421792"/>
            </w:sdtPr>
            <w:sdtContent>
              <w:ins w:id="5908" w:author="BHA Regulatory Affairs Unit" w:date="2026-07-29T16:06:00Z">
                <w:r>
                  <w:t>If at any point, an individual is deemed to be in severe withdrawal, personnel must activate emergency medical services (EMS) or provide immediate onsite emergency stabilization. Symptoms may include, but are not limited to:</w:t>
                </w:r>
              </w:ins>
            </w:sdtContent>
          </w:sdt>
        </w:p>
      </w:sdtContent>
    </w:sdt>
    <w:sdt>
      <w:sdtPr>
        <w:tag w:val="goog_rdk_5889"/>
        <w:id w:val="-175095066"/>
      </w:sdtPr>
      <w:sdtContent>
        <w:p w14:paraId="00000C38" w14:textId="77777777" w:rsidR="00CF3663" w:rsidRDefault="00000000">
          <w:pPr>
            <w:numPr>
              <w:ilvl w:val="3"/>
              <w:numId w:val="190"/>
            </w:numPr>
            <w:tabs>
              <w:tab w:val="left" w:pos="720"/>
              <w:tab w:val="left" w:pos="1440"/>
            </w:tabs>
            <w:spacing w:before="240"/>
            <w:rPr>
              <w:ins w:id="5909" w:author="BHA Regulatory Affairs Unit" w:date="2026-07-29T16:06:00Z"/>
            </w:rPr>
          </w:pPr>
          <w:sdt>
            <w:sdtPr>
              <w:tag w:val="goog_rdk_5888"/>
              <w:id w:val="1958101593"/>
            </w:sdtPr>
            <w:sdtContent>
              <w:ins w:id="5910" w:author="BHA Regulatory Affairs Unit" w:date="2026-07-29T16:06:00Z">
                <w:r>
                  <w:t>Delirium tremens;</w:t>
                </w:r>
              </w:ins>
            </w:sdtContent>
          </w:sdt>
        </w:p>
      </w:sdtContent>
    </w:sdt>
    <w:sdt>
      <w:sdtPr>
        <w:tag w:val="goog_rdk_5891"/>
        <w:id w:val="-539971681"/>
      </w:sdtPr>
      <w:sdtContent>
        <w:p w14:paraId="00000C39" w14:textId="77777777" w:rsidR="00CF3663" w:rsidRDefault="00000000">
          <w:pPr>
            <w:numPr>
              <w:ilvl w:val="3"/>
              <w:numId w:val="190"/>
            </w:numPr>
            <w:tabs>
              <w:tab w:val="left" w:pos="720"/>
              <w:tab w:val="left" w:pos="1440"/>
            </w:tabs>
            <w:spacing w:before="240"/>
            <w:rPr>
              <w:ins w:id="5911" w:author="BHA Regulatory Affairs Unit" w:date="2026-07-29T16:06:00Z"/>
            </w:rPr>
          </w:pPr>
          <w:sdt>
            <w:sdtPr>
              <w:tag w:val="goog_rdk_5890"/>
              <w:id w:val="-1353153463"/>
            </w:sdtPr>
            <w:sdtContent>
              <w:ins w:id="5912" w:author="BHA Regulatory Affairs Unit" w:date="2026-07-29T16:06:00Z">
                <w:r>
                  <w:t>Seizures;</w:t>
                </w:r>
              </w:ins>
            </w:sdtContent>
          </w:sdt>
        </w:p>
      </w:sdtContent>
    </w:sdt>
    <w:sdt>
      <w:sdtPr>
        <w:tag w:val="goog_rdk_5893"/>
        <w:id w:val="-45314230"/>
      </w:sdtPr>
      <w:sdtContent>
        <w:p w14:paraId="00000C3A" w14:textId="77777777" w:rsidR="00CF3663" w:rsidRDefault="00000000">
          <w:pPr>
            <w:numPr>
              <w:ilvl w:val="3"/>
              <w:numId w:val="190"/>
            </w:numPr>
            <w:tabs>
              <w:tab w:val="left" w:pos="720"/>
              <w:tab w:val="left" w:pos="1440"/>
            </w:tabs>
            <w:spacing w:before="240"/>
            <w:rPr>
              <w:ins w:id="5913" w:author="BHA Regulatory Affairs Unit" w:date="2026-07-29T16:06:00Z"/>
            </w:rPr>
          </w:pPr>
          <w:sdt>
            <w:sdtPr>
              <w:tag w:val="goog_rdk_5892"/>
              <w:id w:val="-927411089"/>
            </w:sdtPr>
            <w:sdtContent>
              <w:ins w:id="5914" w:author="BHA Regulatory Affairs Unit" w:date="2026-07-29T16:06:00Z">
                <w:r>
                  <w:t>Extreme vital sign instability; and/or</w:t>
                </w:r>
              </w:ins>
            </w:sdtContent>
          </w:sdt>
        </w:p>
      </w:sdtContent>
    </w:sdt>
    <w:sdt>
      <w:sdtPr>
        <w:tag w:val="goog_rdk_5895"/>
        <w:id w:val="-1960059733"/>
      </w:sdtPr>
      <w:sdtContent>
        <w:p w14:paraId="00000C3B" w14:textId="77777777" w:rsidR="00CF3663" w:rsidRDefault="00000000">
          <w:pPr>
            <w:numPr>
              <w:ilvl w:val="3"/>
              <w:numId w:val="190"/>
            </w:numPr>
            <w:tabs>
              <w:tab w:val="left" w:pos="720"/>
              <w:tab w:val="left" w:pos="1440"/>
            </w:tabs>
            <w:spacing w:before="240"/>
            <w:rPr>
              <w:ins w:id="5915" w:author="BHA Regulatory Affairs Unit" w:date="2026-07-29T16:06:00Z"/>
            </w:rPr>
          </w:pPr>
          <w:sdt>
            <w:sdtPr>
              <w:tag w:val="goog_rdk_5894"/>
              <w:id w:val="-2005305176"/>
            </w:sdtPr>
            <w:sdtContent>
              <w:ins w:id="5916" w:author="BHA Regulatory Affairs Unit" w:date="2026-07-29T16:06:00Z">
                <w:r>
                  <w:t>Acute psychosis.</w:t>
                </w:r>
              </w:ins>
            </w:sdtContent>
          </w:sdt>
        </w:p>
      </w:sdtContent>
    </w:sdt>
    <w:sdt>
      <w:sdtPr>
        <w:tag w:val="goog_rdk_5897"/>
        <w:id w:val="15943515"/>
      </w:sdtPr>
      <w:sdtContent>
        <w:p w14:paraId="00000C3C" w14:textId="77777777" w:rsidR="00CF3663" w:rsidRDefault="00000000">
          <w:pPr>
            <w:numPr>
              <w:ilvl w:val="0"/>
              <w:numId w:val="190"/>
            </w:numPr>
            <w:tabs>
              <w:tab w:val="left" w:pos="720"/>
              <w:tab w:val="left" w:pos="1440"/>
            </w:tabs>
            <w:spacing w:before="240"/>
            <w:rPr>
              <w:ins w:id="5917" w:author="BHA Regulatory Affairs Unit" w:date="2026-07-29T16:06:00Z"/>
            </w:rPr>
          </w:pPr>
          <w:sdt>
            <w:sdtPr>
              <w:tag w:val="goog_rdk_5896"/>
              <w:id w:val="-1362905597"/>
            </w:sdtPr>
            <w:sdtContent>
              <w:ins w:id="5918" w:author="BHA Regulatory Affairs Unit" w:date="2026-07-29T16:06:00Z">
                <w:r>
                  <w:t xml:space="preserve">Admission procedures </w:t>
                </w:r>
              </w:ins>
            </w:sdtContent>
          </w:sdt>
        </w:p>
      </w:sdtContent>
    </w:sdt>
    <w:sdt>
      <w:sdtPr>
        <w:tag w:val="goog_rdk_5899"/>
        <w:id w:val="110177601"/>
      </w:sdtPr>
      <w:sdtContent>
        <w:p w14:paraId="00000C3D" w14:textId="77777777" w:rsidR="00CF3663" w:rsidRDefault="00000000">
          <w:pPr>
            <w:numPr>
              <w:ilvl w:val="1"/>
              <w:numId w:val="190"/>
            </w:numPr>
            <w:tabs>
              <w:tab w:val="left" w:pos="720"/>
              <w:tab w:val="left" w:pos="1440"/>
            </w:tabs>
            <w:spacing w:before="240"/>
            <w:rPr>
              <w:ins w:id="5919" w:author="BHA Regulatory Affairs Unit" w:date="2026-07-29T16:06:00Z"/>
            </w:rPr>
          </w:pPr>
          <w:sdt>
            <w:sdtPr>
              <w:tag w:val="goog_rdk_5898"/>
              <w:id w:val="997144496"/>
            </w:sdtPr>
            <w:sdtContent>
              <w:ins w:id="5920" w:author="BHA Regulatory Affairs Unit" w:date="2026-07-29T16:06:00Z">
                <w:r>
                  <w:t>Admission procedures must include, at a minimum:</w:t>
                </w:r>
              </w:ins>
            </w:sdtContent>
          </w:sdt>
        </w:p>
      </w:sdtContent>
    </w:sdt>
    <w:sdt>
      <w:sdtPr>
        <w:tag w:val="goog_rdk_5901"/>
        <w:id w:val="649499462"/>
      </w:sdtPr>
      <w:sdtContent>
        <w:p w14:paraId="00000C3E" w14:textId="77777777" w:rsidR="00CF3663" w:rsidRDefault="00000000">
          <w:pPr>
            <w:numPr>
              <w:ilvl w:val="2"/>
              <w:numId w:val="190"/>
            </w:numPr>
            <w:tabs>
              <w:tab w:val="left" w:pos="720"/>
              <w:tab w:val="left" w:pos="1440"/>
            </w:tabs>
            <w:spacing w:before="240"/>
            <w:rPr>
              <w:ins w:id="5921" w:author="BHA Regulatory Affairs Unit" w:date="2026-07-29T16:06:00Z"/>
            </w:rPr>
          </w:pPr>
          <w:sdt>
            <w:sdtPr>
              <w:tag w:val="goog_rdk_5900"/>
              <w:id w:val="313281432"/>
            </w:sdtPr>
            <w:sdtContent>
              <w:ins w:id="5922" w:author="BHA Regulatory Affairs Unit" w:date="2026-07-29T16:06:00Z">
                <w:r>
                  <w:t>Performance of a medical or nursing assessment, completed and/or reviewed by medical personnel acting within their scope of practice, that includes, but may not be limited to:</w:t>
                </w:r>
              </w:ins>
            </w:sdtContent>
          </w:sdt>
        </w:p>
      </w:sdtContent>
    </w:sdt>
    <w:sdt>
      <w:sdtPr>
        <w:tag w:val="goog_rdk_5903"/>
        <w:id w:val="993406625"/>
      </w:sdtPr>
      <w:sdtContent>
        <w:p w14:paraId="00000C3F" w14:textId="77777777" w:rsidR="00CF3663" w:rsidRDefault="00000000">
          <w:pPr>
            <w:numPr>
              <w:ilvl w:val="3"/>
              <w:numId w:val="190"/>
            </w:numPr>
            <w:tabs>
              <w:tab w:val="left" w:pos="720"/>
              <w:tab w:val="left" w:pos="1440"/>
            </w:tabs>
            <w:spacing w:before="240"/>
            <w:rPr>
              <w:ins w:id="5923" w:author="BHA Regulatory Affairs Unit" w:date="2026-07-29T16:06:00Z"/>
            </w:rPr>
          </w:pPr>
          <w:sdt>
            <w:sdtPr>
              <w:tag w:val="goog_rdk_5902"/>
              <w:id w:val="929161107"/>
            </w:sdtPr>
            <w:sdtContent>
              <w:ins w:id="5924" w:author="BHA Regulatory Affairs Unit" w:date="2026-07-29T16:06:00Z">
                <w:r>
                  <w:t>Vital signs, including pulse oximetry;</w:t>
                </w:r>
              </w:ins>
            </w:sdtContent>
          </w:sdt>
        </w:p>
      </w:sdtContent>
    </w:sdt>
    <w:sdt>
      <w:sdtPr>
        <w:tag w:val="goog_rdk_5905"/>
        <w:id w:val="885127007"/>
      </w:sdtPr>
      <w:sdtContent>
        <w:p w14:paraId="00000C40" w14:textId="77777777" w:rsidR="00CF3663" w:rsidRDefault="00000000">
          <w:pPr>
            <w:numPr>
              <w:ilvl w:val="3"/>
              <w:numId w:val="190"/>
            </w:numPr>
            <w:tabs>
              <w:tab w:val="left" w:pos="720"/>
              <w:tab w:val="left" w:pos="1440"/>
            </w:tabs>
            <w:spacing w:before="240"/>
            <w:rPr>
              <w:ins w:id="5925" w:author="BHA Regulatory Affairs Unit" w:date="2026-07-29T16:06:00Z"/>
            </w:rPr>
          </w:pPr>
          <w:sdt>
            <w:sdtPr>
              <w:tag w:val="goog_rdk_5904"/>
              <w:id w:val="-571751146"/>
            </w:sdtPr>
            <w:sdtContent>
              <w:ins w:id="5926" w:author="BHA Regulatory Affairs Unit" w:date="2026-07-29T16:06:00Z">
                <w:r>
                  <w:t>History of present illness, baseline evaluation of withdrawal severity and risks; and</w:t>
                </w:r>
              </w:ins>
            </w:sdtContent>
          </w:sdt>
        </w:p>
      </w:sdtContent>
    </w:sdt>
    <w:sdt>
      <w:sdtPr>
        <w:tag w:val="goog_rdk_5907"/>
        <w:id w:val="1217697249"/>
      </w:sdtPr>
      <w:sdtContent>
        <w:p w14:paraId="00000C41" w14:textId="77777777" w:rsidR="00CF3663" w:rsidRDefault="00000000">
          <w:pPr>
            <w:numPr>
              <w:ilvl w:val="3"/>
              <w:numId w:val="190"/>
            </w:numPr>
            <w:tabs>
              <w:tab w:val="left" w:pos="720"/>
              <w:tab w:val="left" w:pos="1440"/>
            </w:tabs>
            <w:spacing w:before="240"/>
            <w:rPr>
              <w:ins w:id="5927" w:author="BHA Regulatory Affairs Unit" w:date="2026-07-29T16:06:00Z"/>
            </w:rPr>
          </w:pPr>
          <w:sdt>
            <w:sdtPr>
              <w:tag w:val="goog_rdk_5906"/>
              <w:id w:val="2121139868"/>
            </w:sdtPr>
            <w:sdtContent>
              <w:ins w:id="5928" w:author="BHA Regulatory Affairs Unit" w:date="2026-07-29T16:06:00Z">
                <w:r>
                  <w:t>Medical history including assessment of current biomedical, psychiatric, and cognitive concerns and medication review.</w:t>
                </w:r>
              </w:ins>
            </w:sdtContent>
          </w:sdt>
        </w:p>
      </w:sdtContent>
    </w:sdt>
    <w:sdt>
      <w:sdtPr>
        <w:tag w:val="goog_rdk_5909"/>
        <w:id w:val="207371469"/>
      </w:sdtPr>
      <w:sdtContent>
        <w:p w14:paraId="00000C42" w14:textId="77777777" w:rsidR="00CF3663" w:rsidRDefault="00000000">
          <w:pPr>
            <w:numPr>
              <w:ilvl w:val="1"/>
              <w:numId w:val="190"/>
            </w:numPr>
            <w:tabs>
              <w:tab w:val="left" w:pos="720"/>
              <w:tab w:val="left" w:pos="1440"/>
            </w:tabs>
            <w:spacing w:before="240"/>
            <w:rPr>
              <w:ins w:id="5929" w:author="BHA Regulatory Affairs Unit" w:date="2026-07-29T16:06:00Z"/>
            </w:rPr>
          </w:pPr>
          <w:sdt>
            <w:sdtPr>
              <w:tag w:val="goog_rdk_5908"/>
              <w:id w:val="483575397"/>
            </w:sdtPr>
            <w:sdtContent>
              <w:ins w:id="5930" w:author="BHA Regulatory Affairs Unit" w:date="2026-07-29T16:06:00Z">
                <w:r>
                  <w:t>Sufficient laboratory drug testing and toxicology services, as well as biophysical screening, self-reporting, and observation to determine appropriate level of care;</w:t>
                </w:r>
              </w:ins>
            </w:sdtContent>
          </w:sdt>
        </w:p>
      </w:sdtContent>
    </w:sdt>
    <w:sdt>
      <w:sdtPr>
        <w:tag w:val="goog_rdk_5911"/>
        <w:id w:val="346864675"/>
      </w:sdtPr>
      <w:sdtContent>
        <w:p w14:paraId="00000C43" w14:textId="77777777" w:rsidR="00CF3663" w:rsidRDefault="00000000">
          <w:pPr>
            <w:numPr>
              <w:ilvl w:val="1"/>
              <w:numId w:val="190"/>
            </w:numPr>
            <w:tabs>
              <w:tab w:val="left" w:pos="720"/>
              <w:tab w:val="left" w:pos="1440"/>
            </w:tabs>
            <w:spacing w:before="240"/>
            <w:rPr>
              <w:ins w:id="5931" w:author="BHA Regulatory Affairs Unit" w:date="2026-07-29T16:06:00Z"/>
            </w:rPr>
          </w:pPr>
          <w:sdt>
            <w:sdtPr>
              <w:tag w:val="goog_rdk_5910"/>
              <w:id w:val="2116877459"/>
            </w:sdtPr>
            <w:sdtContent>
              <w:ins w:id="5932" w:author="BHA Regulatory Affairs Unit" w:date="2026-07-29T16:06:00Z">
                <w:r>
                  <w:t>An addiction-focused physical examination;</w:t>
                </w:r>
              </w:ins>
            </w:sdtContent>
          </w:sdt>
        </w:p>
      </w:sdtContent>
    </w:sdt>
    <w:sdt>
      <w:sdtPr>
        <w:tag w:val="goog_rdk_5913"/>
        <w:id w:val="2143741734"/>
      </w:sdtPr>
      <w:sdtContent>
        <w:p w14:paraId="00000C44" w14:textId="77777777" w:rsidR="00CF3663" w:rsidRDefault="00000000">
          <w:pPr>
            <w:numPr>
              <w:ilvl w:val="1"/>
              <w:numId w:val="190"/>
            </w:numPr>
            <w:tabs>
              <w:tab w:val="left" w:pos="720"/>
              <w:tab w:val="left" w:pos="1440"/>
            </w:tabs>
            <w:spacing w:before="240"/>
            <w:rPr>
              <w:ins w:id="5933" w:author="BHA Regulatory Affairs Unit" w:date="2026-07-29T16:06:00Z"/>
            </w:rPr>
          </w:pPr>
          <w:sdt>
            <w:sdtPr>
              <w:tag w:val="goog_rdk_5912"/>
              <w:id w:val="-1556973608"/>
            </w:sdtPr>
            <w:sdtContent>
              <w:ins w:id="5934" w:author="BHA Regulatory Affairs Unit" w:date="2026-07-29T16:06:00Z">
                <w:r>
                  <w:t>Medication initiation and management for common low complexity psychiatric conditions; and</w:t>
                </w:r>
              </w:ins>
            </w:sdtContent>
          </w:sdt>
        </w:p>
      </w:sdtContent>
    </w:sdt>
    <w:sdt>
      <w:sdtPr>
        <w:tag w:val="goog_rdk_5915"/>
        <w:id w:val="-267168362"/>
      </w:sdtPr>
      <w:sdtContent>
        <w:p w14:paraId="00000C45" w14:textId="77777777" w:rsidR="00CF3663" w:rsidRDefault="00000000">
          <w:pPr>
            <w:numPr>
              <w:ilvl w:val="1"/>
              <w:numId w:val="190"/>
            </w:numPr>
            <w:tabs>
              <w:tab w:val="left" w:pos="720"/>
              <w:tab w:val="left" w:pos="1440"/>
            </w:tabs>
            <w:spacing w:before="240"/>
            <w:rPr>
              <w:ins w:id="5935" w:author="BHA Regulatory Affairs Unit" w:date="2026-07-29T16:06:00Z"/>
            </w:rPr>
          </w:pPr>
          <w:sdt>
            <w:sdtPr>
              <w:tag w:val="goog_rdk_5914"/>
              <w:id w:val="1600209499"/>
            </w:sdtPr>
            <w:sdtContent>
              <w:ins w:id="5936" w:author="BHA Regulatory Affairs Unit" w:date="2026-07-29T16:06:00Z">
                <w:r>
                  <w:t>A pregnancy screening for pregnancy-capable individuals;</w:t>
                </w:r>
              </w:ins>
            </w:sdtContent>
          </w:sdt>
        </w:p>
      </w:sdtContent>
    </w:sdt>
    <w:sdt>
      <w:sdtPr>
        <w:tag w:val="goog_rdk_5917"/>
        <w:id w:val="-994501753"/>
      </w:sdtPr>
      <w:sdtContent>
        <w:p w14:paraId="00000C46" w14:textId="77777777" w:rsidR="00CF3663" w:rsidRDefault="00000000">
          <w:pPr>
            <w:keepNext/>
            <w:spacing w:before="240" w:after="60"/>
            <w:ind w:firstLine="0"/>
            <w:rPr>
              <w:ins w:id="5937" w:author="BHA Regulatory Affairs Unit" w:date="2026-07-29T16:06:00Z"/>
              <w:b/>
              <w:bCs/>
            </w:rPr>
          </w:pPr>
          <w:sdt>
            <w:sdtPr>
              <w:tag w:val="goog_rdk_5916"/>
              <w:id w:val="-678287702"/>
            </w:sdtPr>
            <w:sdtContent>
              <w:ins w:id="5938" w:author="BHA Regulatory Affairs Unit" w:date="2026-07-29T16:06:00Z">
                <w:r>
                  <w:rPr>
                    <w:b/>
                    <w:bCs/>
                  </w:rPr>
                  <w:t>4.8.3</w:t>
                </w:r>
                <w:r>
                  <w:rPr>
                    <w:b/>
                    <w:bCs/>
                  </w:rPr>
                  <w:tab/>
                  <w:t>Personnel</w:t>
                </w:r>
              </w:ins>
            </w:sdtContent>
          </w:sdt>
        </w:p>
      </w:sdtContent>
    </w:sdt>
    <w:sdt>
      <w:sdtPr>
        <w:tag w:val="goog_rdk_5919"/>
        <w:id w:val="1872292244"/>
      </w:sdtPr>
      <w:sdtContent>
        <w:p w14:paraId="00000C47" w14:textId="77777777" w:rsidR="00CF3663" w:rsidRDefault="00000000">
          <w:pPr>
            <w:numPr>
              <w:ilvl w:val="0"/>
              <w:numId w:val="192"/>
            </w:numPr>
            <w:tabs>
              <w:tab w:val="left" w:pos="720"/>
              <w:tab w:val="left" w:pos="1440"/>
            </w:tabs>
            <w:spacing w:before="240"/>
            <w:rPr>
              <w:ins w:id="5939" w:author="BHA Regulatory Affairs Unit" w:date="2026-07-29T16:06:00Z"/>
            </w:rPr>
          </w:pPr>
          <w:sdt>
            <w:sdtPr>
              <w:tag w:val="goog_rdk_5918"/>
              <w:id w:val="-66781134"/>
            </w:sdtPr>
            <w:sdtContent>
              <w:ins w:id="5940" w:author="BHA Regulatory Affairs Unit" w:date="2026-07-29T16:06:00Z">
                <w:r>
                  <w:t>Level of care requirements</w:t>
                </w:r>
              </w:ins>
            </w:sdtContent>
          </w:sdt>
        </w:p>
      </w:sdtContent>
    </w:sdt>
    <w:sdt>
      <w:sdtPr>
        <w:tag w:val="goog_rdk_5921"/>
        <w:id w:val="246427616"/>
      </w:sdtPr>
      <w:sdtContent>
        <w:p w14:paraId="00000C48" w14:textId="77777777" w:rsidR="00CF3663" w:rsidRDefault="00000000">
          <w:pPr>
            <w:numPr>
              <w:ilvl w:val="1"/>
              <w:numId w:val="192"/>
            </w:numPr>
            <w:tabs>
              <w:tab w:val="left" w:pos="720"/>
              <w:tab w:val="left" w:pos="1440"/>
            </w:tabs>
            <w:spacing w:before="240"/>
            <w:rPr>
              <w:ins w:id="5941" w:author="BHA Regulatory Affairs Unit" w:date="2026-07-29T16:06:00Z"/>
            </w:rPr>
          </w:pPr>
          <w:sdt>
            <w:sdtPr>
              <w:tag w:val="goog_rdk_5920"/>
              <w:id w:val="337699718"/>
            </w:sdtPr>
            <w:sdtContent>
              <w:ins w:id="5942" w:author="BHA Regulatory Affairs Unit" w:date="2026-07-29T16:06:00Z">
                <w:r>
                  <w:t>Services must be provided in alignment with personnel standards, as detailed in Part 1.15 of these Rules.</w:t>
                </w:r>
              </w:ins>
            </w:sdtContent>
          </w:sdt>
        </w:p>
      </w:sdtContent>
    </w:sdt>
    <w:sdt>
      <w:sdtPr>
        <w:tag w:val="goog_rdk_5923"/>
        <w:id w:val="1708383597"/>
      </w:sdtPr>
      <w:sdtContent>
        <w:p w14:paraId="00000C49" w14:textId="77777777" w:rsidR="00CF3663" w:rsidRDefault="00000000">
          <w:pPr>
            <w:numPr>
              <w:ilvl w:val="1"/>
              <w:numId w:val="192"/>
            </w:numPr>
            <w:tabs>
              <w:tab w:val="left" w:pos="720"/>
              <w:tab w:val="left" w:pos="1440"/>
            </w:tabs>
            <w:spacing w:before="240"/>
            <w:rPr>
              <w:ins w:id="5943" w:author="BHA Regulatory Affairs Unit" w:date="2026-07-29T16:06:00Z"/>
            </w:rPr>
          </w:pPr>
          <w:sdt>
            <w:sdtPr>
              <w:tag w:val="goog_rdk_5922"/>
              <w:id w:val="1548650755"/>
            </w:sdtPr>
            <w:sdtContent>
              <w:ins w:id="5944" w:author="BHA Regulatory Affairs Unit" w:date="2026-07-29T16:06:00Z">
                <w:r>
                  <w:t>If the agency provides OTP services, it must follow personnel requirements as detailed in Part 13.7 of these Rules.</w:t>
                </w:r>
              </w:ins>
            </w:sdtContent>
          </w:sdt>
        </w:p>
      </w:sdtContent>
    </w:sdt>
    <w:sdt>
      <w:sdtPr>
        <w:tag w:val="goog_rdk_5925"/>
        <w:id w:val="-621264058"/>
      </w:sdtPr>
      <w:sdtContent>
        <w:p w14:paraId="00000C4A" w14:textId="77777777" w:rsidR="00CF3663" w:rsidRDefault="00000000">
          <w:pPr>
            <w:numPr>
              <w:ilvl w:val="1"/>
              <w:numId w:val="192"/>
            </w:numPr>
            <w:tabs>
              <w:tab w:val="left" w:pos="720"/>
              <w:tab w:val="left" w:pos="1440"/>
            </w:tabs>
            <w:spacing w:before="240"/>
            <w:rPr>
              <w:ins w:id="5945" w:author="BHA Regulatory Affairs Unit" w:date="2026-07-29T16:06:00Z"/>
            </w:rPr>
          </w:pPr>
          <w:sdt>
            <w:sdtPr>
              <w:tag w:val="goog_rdk_5924"/>
              <w:id w:val="221695726"/>
            </w:sdtPr>
            <w:sdtContent>
              <w:ins w:id="5946" w:author="BHA Regulatory Affairs Unit" w:date="2026-07-29T16:06:00Z">
                <w:r>
                  <w:t>Agencies providing MMIOP treatment services must have the following personnel:</w:t>
                </w:r>
              </w:ins>
            </w:sdtContent>
          </w:sdt>
        </w:p>
      </w:sdtContent>
    </w:sdt>
    <w:sdt>
      <w:sdtPr>
        <w:tag w:val="goog_rdk_5927"/>
        <w:id w:val="-1707337241"/>
      </w:sdtPr>
      <w:sdtContent>
        <w:p w14:paraId="00000C4B" w14:textId="77777777" w:rsidR="00CF3663" w:rsidRDefault="00000000">
          <w:pPr>
            <w:numPr>
              <w:ilvl w:val="2"/>
              <w:numId w:val="192"/>
            </w:numPr>
            <w:tabs>
              <w:tab w:val="left" w:pos="720"/>
              <w:tab w:val="left" w:pos="1440"/>
            </w:tabs>
            <w:spacing w:before="240"/>
            <w:rPr>
              <w:ins w:id="5947" w:author="BHA Regulatory Affairs Unit" w:date="2026-07-29T16:06:00Z"/>
            </w:rPr>
          </w:pPr>
          <w:sdt>
            <w:sdtPr>
              <w:tag w:val="goog_rdk_5926"/>
              <w:id w:val="-1597950233"/>
            </w:sdtPr>
            <w:sdtContent>
              <w:ins w:id="5948" w:author="BHA Regulatory Affairs Unit" w:date="2026-07-29T16:06:00Z">
                <w:r>
                  <w:t>A Medical Director, as defined in Part 1.2.2 of these Rules;</w:t>
                </w:r>
              </w:ins>
            </w:sdtContent>
          </w:sdt>
        </w:p>
      </w:sdtContent>
    </w:sdt>
    <w:sdt>
      <w:sdtPr>
        <w:tag w:val="goog_rdk_5929"/>
        <w:id w:val="-360475564"/>
      </w:sdtPr>
      <w:sdtContent>
        <w:p w14:paraId="00000C4C" w14:textId="77777777" w:rsidR="00CF3663" w:rsidRDefault="00000000">
          <w:pPr>
            <w:numPr>
              <w:ilvl w:val="3"/>
              <w:numId w:val="192"/>
            </w:numPr>
            <w:tabs>
              <w:tab w:val="left" w:pos="720"/>
              <w:tab w:val="left" w:pos="1440"/>
            </w:tabs>
            <w:spacing w:before="240"/>
            <w:rPr>
              <w:ins w:id="5949" w:author="BHA Regulatory Affairs Unit" w:date="2026-07-29T16:06:00Z"/>
            </w:rPr>
          </w:pPr>
          <w:sdt>
            <w:sdtPr>
              <w:tag w:val="goog_rdk_5928"/>
              <w:id w:val="1084880418"/>
            </w:sdtPr>
            <w:sdtContent>
              <w:ins w:id="5950" w:author="BHA Regulatory Affairs Unit" w:date="2026-07-29T16:06:00Z">
                <w:r>
                  <w:t>This Medical Director must be board certified in addiction medicine or addiction psychiatry, or have at least five (5) years of documented experience in addiction treatment.</w:t>
                </w:r>
              </w:ins>
            </w:sdtContent>
          </w:sdt>
        </w:p>
      </w:sdtContent>
    </w:sdt>
    <w:sdt>
      <w:sdtPr>
        <w:tag w:val="goog_rdk_5931"/>
        <w:id w:val="1176083101"/>
      </w:sdtPr>
      <w:sdtContent>
        <w:p w14:paraId="00000C4D" w14:textId="77777777" w:rsidR="00CF3663" w:rsidRDefault="00000000">
          <w:pPr>
            <w:numPr>
              <w:ilvl w:val="2"/>
              <w:numId w:val="192"/>
            </w:numPr>
            <w:tabs>
              <w:tab w:val="left" w:pos="720"/>
              <w:tab w:val="left" w:pos="1440"/>
              <w:tab w:val="left" w:pos="2160"/>
            </w:tabs>
            <w:spacing w:before="240" w:after="200"/>
            <w:rPr>
              <w:ins w:id="5951" w:author="BHA Regulatory Affairs Unit" w:date="2026-07-29T16:06:00Z"/>
            </w:rPr>
          </w:pPr>
          <w:sdt>
            <w:sdtPr>
              <w:tag w:val="goog_rdk_5930"/>
              <w:id w:val="558835815"/>
            </w:sdtPr>
            <w:sdtContent>
              <w:ins w:id="5952" w:author="BHA Regulatory Affairs Unit" w:date="2026-07-29T16:06:00Z">
                <w:r>
                  <w:t>At least one (1) Authorized Practitioner(s), Physician(s), and/or Advanced Practice Provider(s) with controlled substance prescribing authority, as defined in Part 1.2.2 of these Rules;</w:t>
                </w:r>
              </w:ins>
            </w:sdtContent>
          </w:sdt>
        </w:p>
      </w:sdtContent>
    </w:sdt>
    <w:sdt>
      <w:sdtPr>
        <w:tag w:val="goog_rdk_5933"/>
        <w:id w:val="900168345"/>
      </w:sdtPr>
      <w:sdtContent>
        <w:p w14:paraId="00000C4E" w14:textId="77777777" w:rsidR="00CF3663" w:rsidRDefault="00000000">
          <w:pPr>
            <w:numPr>
              <w:ilvl w:val="2"/>
              <w:numId w:val="192"/>
            </w:numPr>
            <w:tabs>
              <w:tab w:val="left" w:pos="720"/>
              <w:tab w:val="left" w:pos="1440"/>
            </w:tabs>
            <w:spacing w:before="240"/>
            <w:rPr>
              <w:ins w:id="5953" w:author="BHA Regulatory Affairs Unit" w:date="2026-07-29T16:06:00Z"/>
            </w:rPr>
          </w:pPr>
          <w:sdt>
            <w:sdtPr>
              <w:tag w:val="goog_rdk_5932"/>
              <w:id w:val="-575211532"/>
            </w:sdtPr>
            <w:sdtContent>
              <w:ins w:id="5954" w:author="BHA Regulatory Affairs Unit" w:date="2026-07-29T16:06:00Z">
                <w:r>
                  <w:t>Registered nurse(s) or other appropriately licensed and credentialed nurses with appropriate scope of practice for delivery of services at Level this level of care; and</w:t>
                </w:r>
              </w:ins>
            </w:sdtContent>
          </w:sdt>
        </w:p>
      </w:sdtContent>
    </w:sdt>
    <w:sdt>
      <w:sdtPr>
        <w:tag w:val="goog_rdk_5935"/>
        <w:id w:val="-1719308267"/>
      </w:sdtPr>
      <w:sdtContent>
        <w:p w14:paraId="00000C4F" w14:textId="77777777" w:rsidR="00CF3663" w:rsidRDefault="00000000">
          <w:pPr>
            <w:numPr>
              <w:ilvl w:val="2"/>
              <w:numId w:val="192"/>
            </w:numPr>
            <w:tabs>
              <w:tab w:val="left" w:pos="720"/>
              <w:tab w:val="left" w:pos="1440"/>
            </w:tabs>
            <w:spacing w:before="240"/>
            <w:rPr>
              <w:ins w:id="5955" w:author="BHA Regulatory Affairs Unit" w:date="2026-07-29T16:06:00Z"/>
            </w:rPr>
          </w:pPr>
          <w:sdt>
            <w:sdtPr>
              <w:tag w:val="goog_rdk_5934"/>
              <w:id w:val="1546302209"/>
            </w:sdtPr>
            <w:sdtContent>
              <w:ins w:id="5956" w:author="BHA Regulatory Affairs Unit" w:date="2026-07-29T16:06:00Z">
                <w:r>
                  <w:t>A Program Director.</w:t>
                </w:r>
              </w:ins>
            </w:sdtContent>
          </w:sdt>
        </w:p>
      </w:sdtContent>
    </w:sdt>
    <w:sdt>
      <w:sdtPr>
        <w:tag w:val="goog_rdk_5937"/>
        <w:id w:val="-1444792897"/>
      </w:sdtPr>
      <w:sdtContent>
        <w:p w14:paraId="00000C50" w14:textId="77777777" w:rsidR="00CF3663" w:rsidRDefault="00000000">
          <w:pPr>
            <w:numPr>
              <w:ilvl w:val="1"/>
              <w:numId w:val="192"/>
            </w:numPr>
            <w:tabs>
              <w:tab w:val="left" w:pos="720"/>
              <w:tab w:val="left" w:pos="1440"/>
            </w:tabs>
            <w:spacing w:before="240"/>
            <w:rPr>
              <w:ins w:id="5957" w:author="BHA Regulatory Affairs Unit" w:date="2026-07-29T16:06:00Z"/>
            </w:rPr>
          </w:pPr>
          <w:sdt>
            <w:sdtPr>
              <w:tag w:val="goog_rdk_5936"/>
              <w:id w:val="1292227579"/>
            </w:sdtPr>
            <w:sdtContent>
              <w:ins w:id="5958" w:author="BHA Regulatory Affairs Unit" w:date="2026-07-29T16:06:00Z">
                <w:r>
                  <w:t>Personnel qualified to provide psychosocial treatment services means the following behavioral health professionals acting within their scope of practice and trained in mental health and/or substance use disorder identification and treatment:</w:t>
                </w:r>
              </w:ins>
            </w:sdtContent>
          </w:sdt>
        </w:p>
      </w:sdtContent>
    </w:sdt>
    <w:sdt>
      <w:sdtPr>
        <w:tag w:val="goog_rdk_5939"/>
        <w:id w:val="946274934"/>
      </w:sdtPr>
      <w:sdtContent>
        <w:p w14:paraId="00000C51" w14:textId="77777777" w:rsidR="00CF3663" w:rsidRDefault="00000000">
          <w:pPr>
            <w:numPr>
              <w:ilvl w:val="2"/>
              <w:numId w:val="192"/>
            </w:numPr>
            <w:tabs>
              <w:tab w:val="left" w:pos="720"/>
              <w:tab w:val="left" w:pos="1440"/>
            </w:tabs>
            <w:spacing w:before="240"/>
            <w:rPr>
              <w:ins w:id="5959" w:author="BHA Regulatory Affairs Unit" w:date="2026-07-29T16:06:00Z"/>
            </w:rPr>
          </w:pPr>
          <w:sdt>
            <w:sdtPr>
              <w:tag w:val="goog_rdk_5938"/>
              <w:id w:val="-227766710"/>
            </w:sdtPr>
            <w:sdtContent>
              <w:ins w:id="5960" w:author="BHA Regulatory Affairs Unit" w:date="2026-07-29T16:06:00Z">
                <w:r>
                  <w:t>Authorized Practitioners, as defined in Part 1.2.2 of these Rules;</w:t>
                </w:r>
              </w:ins>
            </w:sdtContent>
          </w:sdt>
        </w:p>
      </w:sdtContent>
    </w:sdt>
    <w:sdt>
      <w:sdtPr>
        <w:tag w:val="goog_rdk_5941"/>
        <w:id w:val="-1138428102"/>
      </w:sdtPr>
      <w:sdtContent>
        <w:p w14:paraId="00000C52" w14:textId="77777777" w:rsidR="00CF3663" w:rsidRDefault="00000000">
          <w:pPr>
            <w:numPr>
              <w:ilvl w:val="2"/>
              <w:numId w:val="192"/>
            </w:numPr>
            <w:tabs>
              <w:tab w:val="left" w:pos="720"/>
              <w:tab w:val="left" w:pos="1440"/>
            </w:tabs>
            <w:spacing w:before="240"/>
            <w:rPr>
              <w:ins w:id="5961" w:author="BHA Regulatory Affairs Unit" w:date="2026-07-29T16:06:00Z"/>
            </w:rPr>
          </w:pPr>
          <w:sdt>
            <w:sdtPr>
              <w:tag w:val="goog_rdk_5940"/>
              <w:id w:val="1638372841"/>
            </w:sdtPr>
            <w:sdtContent>
              <w:ins w:id="5962" w:author="BHA Regulatory Affairs Unit" w:date="2026-07-29T16:06:00Z">
                <w:r>
                  <w:t>Licensees, as defined in Part 1.2.2 of these Rules;</w:t>
                </w:r>
              </w:ins>
            </w:sdtContent>
          </w:sdt>
        </w:p>
      </w:sdtContent>
    </w:sdt>
    <w:sdt>
      <w:sdtPr>
        <w:tag w:val="goog_rdk_5943"/>
        <w:id w:val="820879594"/>
      </w:sdtPr>
      <w:sdtContent>
        <w:p w14:paraId="00000C53" w14:textId="77777777" w:rsidR="00CF3663" w:rsidRDefault="00000000">
          <w:pPr>
            <w:numPr>
              <w:ilvl w:val="2"/>
              <w:numId w:val="192"/>
            </w:numPr>
            <w:tabs>
              <w:tab w:val="left" w:pos="720"/>
              <w:tab w:val="left" w:pos="1440"/>
            </w:tabs>
            <w:spacing w:before="240"/>
            <w:rPr>
              <w:ins w:id="5963" w:author="BHA Regulatory Affairs Unit" w:date="2026-07-29T16:06:00Z"/>
            </w:rPr>
          </w:pPr>
          <w:sdt>
            <w:sdtPr>
              <w:tag w:val="goog_rdk_5942"/>
              <w:id w:val="1365641061"/>
            </w:sdtPr>
            <w:sdtContent>
              <w:ins w:id="5964" w:author="BHA Regulatory Affairs Unit" w:date="2026-07-29T16:06:00Z">
                <w:r>
                  <w:t>Candidates, as defined in Part 1.2.2 of these Rules;</w:t>
                </w:r>
              </w:ins>
            </w:sdtContent>
          </w:sdt>
        </w:p>
      </w:sdtContent>
    </w:sdt>
    <w:sdt>
      <w:sdtPr>
        <w:tag w:val="goog_rdk_5945"/>
        <w:id w:val="-1191061044"/>
      </w:sdtPr>
      <w:sdtContent>
        <w:p w14:paraId="00000C54" w14:textId="77777777" w:rsidR="00CF3663" w:rsidRDefault="00000000">
          <w:pPr>
            <w:numPr>
              <w:ilvl w:val="2"/>
              <w:numId w:val="192"/>
            </w:numPr>
            <w:tabs>
              <w:tab w:val="left" w:pos="720"/>
              <w:tab w:val="left" w:pos="1440"/>
            </w:tabs>
            <w:spacing w:before="240"/>
            <w:rPr>
              <w:ins w:id="5965" w:author="BHA Regulatory Affairs Unit" w:date="2026-07-29T16:06:00Z"/>
            </w:rPr>
          </w:pPr>
          <w:sdt>
            <w:sdtPr>
              <w:tag w:val="goog_rdk_5944"/>
              <w:id w:val="-787888617"/>
            </w:sdtPr>
            <w:sdtContent>
              <w:ins w:id="5966" w:author="BHA Regulatory Affairs Unit" w:date="2026-07-29T16:06:00Z">
                <w:r>
                  <w:t>Certified Addiction Specialists (CAS) , as defined in Part 1.2.2 of these Rules; and</w:t>
                </w:r>
              </w:ins>
            </w:sdtContent>
          </w:sdt>
        </w:p>
      </w:sdtContent>
    </w:sdt>
    <w:sdt>
      <w:sdtPr>
        <w:tag w:val="goog_rdk_5947"/>
        <w:id w:val="-557274783"/>
      </w:sdtPr>
      <w:sdtContent>
        <w:p w14:paraId="00000C55" w14:textId="77777777" w:rsidR="00CF3663" w:rsidRDefault="00000000">
          <w:pPr>
            <w:numPr>
              <w:ilvl w:val="2"/>
              <w:numId w:val="192"/>
            </w:numPr>
            <w:tabs>
              <w:tab w:val="left" w:pos="720"/>
              <w:tab w:val="left" w:pos="1440"/>
            </w:tabs>
            <w:spacing w:before="240"/>
            <w:rPr>
              <w:ins w:id="5967" w:author="BHA Regulatory Affairs Unit" w:date="2026-07-29T16:06:00Z"/>
            </w:rPr>
          </w:pPr>
          <w:sdt>
            <w:sdtPr>
              <w:tag w:val="goog_rdk_5946"/>
              <w:id w:val="-40580391"/>
            </w:sdtPr>
            <w:sdtContent>
              <w:ins w:id="5968" w:author="BHA Regulatory Affairs Unit" w:date="2026-07-29T16:06:00Z">
                <w:r>
                  <w:t>Certified Addiction Technicians (CAT) , as defined in Part 1.2.2 of these Rules.</w:t>
                </w:r>
              </w:ins>
            </w:sdtContent>
          </w:sdt>
        </w:p>
      </w:sdtContent>
    </w:sdt>
    <w:sdt>
      <w:sdtPr>
        <w:tag w:val="goog_rdk_5949"/>
        <w:id w:val="-640832388"/>
      </w:sdtPr>
      <w:sdtContent>
        <w:p w14:paraId="00000C56" w14:textId="77777777" w:rsidR="00CF3663" w:rsidRDefault="00000000">
          <w:pPr>
            <w:numPr>
              <w:ilvl w:val="3"/>
              <w:numId w:val="192"/>
            </w:numPr>
            <w:tabs>
              <w:tab w:val="left" w:pos="720"/>
              <w:tab w:val="left" w:pos="1440"/>
            </w:tabs>
            <w:spacing w:before="240"/>
            <w:rPr>
              <w:ins w:id="5969" w:author="BHA Regulatory Affairs Unit" w:date="2026-07-29T16:06:00Z"/>
            </w:rPr>
          </w:pPr>
          <w:sdt>
            <w:sdtPr>
              <w:tag w:val="goog_rdk_5948"/>
              <w:id w:val="1325977026"/>
            </w:sdtPr>
            <w:sdtContent>
              <w:ins w:id="5970" w:author="BHA Regulatory Affairs Unit" w:date="2026-07-29T16:06:00Z">
                <w:r>
                  <w:t>If utilizing certified addiction technicians (CAT), these personnel must not comprise more than twenty-five percent (25%) of an agency’s total personnel.</w:t>
                </w:r>
              </w:ins>
            </w:sdtContent>
          </w:sdt>
        </w:p>
      </w:sdtContent>
    </w:sdt>
    <w:sdt>
      <w:sdtPr>
        <w:tag w:val="goog_rdk_5951"/>
        <w:id w:val="1217319922"/>
      </w:sdtPr>
      <w:sdtContent>
        <w:p w14:paraId="00000C57" w14:textId="77777777" w:rsidR="00CF3663" w:rsidRDefault="00000000">
          <w:pPr>
            <w:numPr>
              <w:ilvl w:val="2"/>
              <w:numId w:val="192"/>
            </w:numPr>
            <w:tabs>
              <w:tab w:val="left" w:pos="720"/>
              <w:tab w:val="left" w:pos="1440"/>
            </w:tabs>
            <w:spacing w:before="240"/>
            <w:rPr>
              <w:ins w:id="5971" w:author="BHA Regulatory Affairs Unit" w:date="2026-07-29T16:06:00Z"/>
            </w:rPr>
          </w:pPr>
          <w:sdt>
            <w:sdtPr>
              <w:tag w:val="goog_rdk_5950"/>
              <w:id w:val="-2080895443"/>
            </w:sdtPr>
            <w:sdtContent>
              <w:ins w:id="5972" w:author="BHA Regulatory Affairs Unit" w:date="2026-07-29T16:06:00Z">
                <w:r>
                  <w:t>Counselors-in-Training, as defined in Part 1.2.2 of these Rules; and</w:t>
                </w:r>
              </w:ins>
            </w:sdtContent>
          </w:sdt>
        </w:p>
      </w:sdtContent>
    </w:sdt>
    <w:sdt>
      <w:sdtPr>
        <w:tag w:val="goog_rdk_5953"/>
        <w:id w:val="142721256"/>
      </w:sdtPr>
      <w:sdtContent>
        <w:p w14:paraId="00000C58" w14:textId="77777777" w:rsidR="00CF3663" w:rsidRDefault="00000000">
          <w:pPr>
            <w:numPr>
              <w:ilvl w:val="2"/>
              <w:numId w:val="192"/>
            </w:numPr>
            <w:tabs>
              <w:tab w:val="left" w:pos="720"/>
              <w:tab w:val="left" w:pos="1440"/>
            </w:tabs>
            <w:spacing w:before="240"/>
            <w:rPr>
              <w:ins w:id="5973" w:author="BHA Regulatory Affairs Unit" w:date="2026-07-29T16:06:00Z"/>
            </w:rPr>
          </w:pPr>
          <w:sdt>
            <w:sdtPr>
              <w:tag w:val="goog_rdk_5952"/>
              <w:id w:val="918730587"/>
            </w:sdtPr>
            <w:sdtContent>
              <w:ins w:id="5974" w:author="BHA Regulatory Affairs Unit" w:date="2026-07-29T16:06:00Z">
                <w:r>
                  <w:t>Interns, as defined in Part 1.2.2 of these Rules.</w:t>
                </w:r>
              </w:ins>
            </w:sdtContent>
          </w:sdt>
        </w:p>
      </w:sdtContent>
    </w:sdt>
    <w:sdt>
      <w:sdtPr>
        <w:tag w:val="goog_rdk_5955"/>
        <w:id w:val="463433410"/>
      </w:sdtPr>
      <w:sdtContent>
        <w:p w14:paraId="00000C59" w14:textId="77777777" w:rsidR="00CF3663" w:rsidRDefault="00000000">
          <w:pPr>
            <w:numPr>
              <w:ilvl w:val="3"/>
              <w:numId w:val="192"/>
            </w:numPr>
            <w:tabs>
              <w:tab w:val="left" w:pos="720"/>
              <w:tab w:val="left" w:pos="1440"/>
            </w:tabs>
            <w:spacing w:before="240"/>
            <w:rPr>
              <w:ins w:id="5975" w:author="BHA Regulatory Affairs Unit" w:date="2026-07-29T16:06:00Z"/>
            </w:rPr>
          </w:pPr>
          <w:sdt>
            <w:sdtPr>
              <w:tag w:val="goog_rdk_5954"/>
              <w:id w:val="1883054730"/>
            </w:sdtPr>
            <w:sdtContent>
              <w:ins w:id="5976" w:author="BHA Regulatory Affairs Unit" w:date="2026-07-29T16:06:00Z">
                <w:r>
                  <w:t>If utilizing counselors-in-training and/or interns, these personnel must not comprise more than twenty-five percent (25%) of an agency’s total personnel.</w:t>
                </w:r>
              </w:ins>
            </w:sdtContent>
          </w:sdt>
        </w:p>
      </w:sdtContent>
    </w:sdt>
    <w:sdt>
      <w:sdtPr>
        <w:tag w:val="goog_rdk_5957"/>
        <w:id w:val="-1775097767"/>
      </w:sdtPr>
      <w:sdtContent>
        <w:p w14:paraId="00000C5A" w14:textId="77777777" w:rsidR="00CF3663" w:rsidRDefault="00000000">
          <w:pPr>
            <w:numPr>
              <w:ilvl w:val="1"/>
              <w:numId w:val="192"/>
            </w:numPr>
            <w:tabs>
              <w:tab w:val="left" w:pos="720"/>
              <w:tab w:val="left" w:pos="1440"/>
            </w:tabs>
            <w:spacing w:before="240"/>
            <w:rPr>
              <w:ins w:id="5977" w:author="BHA Regulatory Affairs Unit" w:date="2026-07-29T16:06:00Z"/>
            </w:rPr>
          </w:pPr>
          <w:sdt>
            <w:sdtPr>
              <w:tag w:val="goog_rdk_5956"/>
              <w:id w:val="248511358"/>
            </w:sdtPr>
            <w:sdtContent>
              <w:ins w:id="5978" w:author="BHA Regulatory Affairs Unit" w:date="2026-07-29T16:06:00Z">
                <w:r>
                  <w:t>Personnel qualified to provide recovery support services (RSS) include the following professionals acting within their scope of practice and training:</w:t>
                </w:r>
              </w:ins>
            </w:sdtContent>
          </w:sdt>
        </w:p>
      </w:sdtContent>
    </w:sdt>
    <w:sdt>
      <w:sdtPr>
        <w:tag w:val="goog_rdk_5959"/>
        <w:id w:val="-1634822636"/>
      </w:sdtPr>
      <w:sdtContent>
        <w:p w14:paraId="00000C5B" w14:textId="77777777" w:rsidR="00CF3663" w:rsidRDefault="00000000">
          <w:pPr>
            <w:numPr>
              <w:ilvl w:val="2"/>
              <w:numId w:val="192"/>
            </w:numPr>
            <w:tabs>
              <w:tab w:val="left" w:pos="720"/>
              <w:tab w:val="left" w:pos="1440"/>
            </w:tabs>
            <w:spacing w:before="240"/>
            <w:rPr>
              <w:ins w:id="5979" w:author="BHA Regulatory Affairs Unit" w:date="2026-07-29T16:06:00Z"/>
            </w:rPr>
          </w:pPr>
          <w:sdt>
            <w:sdtPr>
              <w:tag w:val="goog_rdk_5958"/>
              <w:id w:val="-434387746"/>
            </w:sdtPr>
            <w:sdtContent>
              <w:ins w:id="5980" w:author="BHA Regulatory Affairs Unit" w:date="2026-07-29T16:06:00Z">
                <w:r>
                  <w:t>Peer Support Professionals, as defined in Part 1.2.2 of these Rules;</w:t>
                </w:r>
              </w:ins>
            </w:sdtContent>
          </w:sdt>
        </w:p>
      </w:sdtContent>
    </w:sdt>
    <w:sdt>
      <w:sdtPr>
        <w:tag w:val="goog_rdk_5961"/>
        <w:id w:val="394332810"/>
      </w:sdtPr>
      <w:sdtContent>
        <w:p w14:paraId="00000C5C" w14:textId="77777777" w:rsidR="00CF3663" w:rsidRDefault="00000000">
          <w:pPr>
            <w:numPr>
              <w:ilvl w:val="2"/>
              <w:numId w:val="192"/>
            </w:numPr>
            <w:tabs>
              <w:tab w:val="left" w:pos="720"/>
              <w:tab w:val="left" w:pos="1440"/>
            </w:tabs>
            <w:spacing w:before="240"/>
            <w:rPr>
              <w:ins w:id="5981" w:author="BHA Regulatory Affairs Unit" w:date="2026-07-29T16:06:00Z"/>
            </w:rPr>
          </w:pPr>
          <w:sdt>
            <w:sdtPr>
              <w:tag w:val="goog_rdk_5960"/>
              <w:id w:val="844644856"/>
            </w:sdtPr>
            <w:sdtContent>
              <w:ins w:id="5982" w:author="BHA Regulatory Affairs Unit" w:date="2026-07-29T16:06:00Z">
                <w:r>
                  <w:t>Allied Health Personnel, as defined in Part 1.2.2 of these Rules; and</w:t>
                </w:r>
              </w:ins>
            </w:sdtContent>
          </w:sdt>
        </w:p>
      </w:sdtContent>
    </w:sdt>
    <w:sdt>
      <w:sdtPr>
        <w:tag w:val="goog_rdk_5963"/>
        <w:id w:val="-283134681"/>
      </w:sdtPr>
      <w:sdtContent>
        <w:p w14:paraId="00000C5D" w14:textId="77777777" w:rsidR="00CF3663" w:rsidRDefault="00000000">
          <w:pPr>
            <w:numPr>
              <w:ilvl w:val="2"/>
              <w:numId w:val="192"/>
            </w:numPr>
            <w:tabs>
              <w:tab w:val="left" w:pos="720"/>
              <w:tab w:val="left" w:pos="1440"/>
            </w:tabs>
            <w:spacing w:before="240"/>
            <w:rPr>
              <w:ins w:id="5983" w:author="BHA Regulatory Affairs Unit" w:date="2026-07-29T16:06:00Z"/>
            </w:rPr>
          </w:pPr>
          <w:sdt>
            <w:sdtPr>
              <w:tag w:val="goog_rdk_5962"/>
              <w:id w:val="-1970754100"/>
            </w:sdtPr>
            <w:sdtContent>
              <w:ins w:id="5984" w:author="BHA Regulatory Affairs Unit" w:date="2026-07-29T16:06:00Z">
                <w:r>
                  <w:t>Qualified Behavioral Health Assistants (QBHA) , as defined in Part 1.2.2 of these Rules.</w:t>
                </w:r>
              </w:ins>
            </w:sdtContent>
          </w:sdt>
        </w:p>
      </w:sdtContent>
    </w:sdt>
    <w:sdt>
      <w:sdtPr>
        <w:tag w:val="goog_rdk_5965"/>
        <w:id w:val="-371719779"/>
      </w:sdtPr>
      <w:sdtContent>
        <w:p w14:paraId="00000C5E" w14:textId="77777777" w:rsidR="00CF3663" w:rsidRDefault="00000000">
          <w:pPr>
            <w:numPr>
              <w:ilvl w:val="1"/>
              <w:numId w:val="192"/>
            </w:numPr>
            <w:tabs>
              <w:tab w:val="left" w:pos="720"/>
              <w:tab w:val="left" w:pos="1440"/>
            </w:tabs>
            <w:spacing w:before="240"/>
            <w:rPr>
              <w:ins w:id="5985" w:author="BHA Regulatory Affairs Unit" w:date="2026-07-29T16:06:00Z"/>
            </w:rPr>
          </w:pPr>
          <w:sdt>
            <w:sdtPr>
              <w:tag w:val="goog_rdk_5964"/>
              <w:id w:val="508905114"/>
            </w:sdtPr>
            <w:sdtContent>
              <w:ins w:id="5986" w:author="BHA Regulatory Affairs Unit" w:date="2026-07-29T16:06:00Z">
                <w:r>
                  <w:t>An agency providing MMIOP treatment services must have an authorized practitioner, physician, or advanced practice provider with the scope of practice to manage withdrawal and co-occurring biomedical conditions available at all times during program hours of operation either on-site or through telemedicine. This provider must:</w:t>
                </w:r>
              </w:ins>
            </w:sdtContent>
          </w:sdt>
        </w:p>
      </w:sdtContent>
    </w:sdt>
    <w:sdt>
      <w:sdtPr>
        <w:tag w:val="goog_rdk_5967"/>
        <w:id w:val="523229639"/>
      </w:sdtPr>
      <w:sdtContent>
        <w:p w14:paraId="00000C5F" w14:textId="77777777" w:rsidR="00CF3663" w:rsidRDefault="00000000">
          <w:pPr>
            <w:numPr>
              <w:ilvl w:val="2"/>
              <w:numId w:val="192"/>
            </w:numPr>
            <w:tabs>
              <w:tab w:val="left" w:pos="720"/>
              <w:tab w:val="left" w:pos="1440"/>
            </w:tabs>
            <w:spacing w:before="240"/>
            <w:rPr>
              <w:ins w:id="5987" w:author="BHA Regulatory Affairs Unit" w:date="2026-07-29T16:06:00Z"/>
            </w:rPr>
          </w:pPr>
          <w:sdt>
            <w:sdtPr>
              <w:tag w:val="goog_rdk_5966"/>
              <w:id w:val="-1168165723"/>
            </w:sdtPr>
            <w:sdtContent>
              <w:ins w:id="5988" w:author="BHA Regulatory Affairs Unit" w:date="2026-07-29T16:06:00Z">
                <w:r>
                  <w:t>Lead admission, diagnosis, treatment, care coordination, and service plan decisions;</w:t>
                </w:r>
              </w:ins>
            </w:sdtContent>
          </w:sdt>
        </w:p>
      </w:sdtContent>
    </w:sdt>
    <w:sdt>
      <w:sdtPr>
        <w:tag w:val="goog_rdk_5969"/>
        <w:id w:val="1235004208"/>
      </w:sdtPr>
      <w:sdtContent>
        <w:p w14:paraId="00000C60" w14:textId="77777777" w:rsidR="00CF3663" w:rsidRDefault="00000000">
          <w:pPr>
            <w:numPr>
              <w:ilvl w:val="2"/>
              <w:numId w:val="192"/>
            </w:numPr>
            <w:tabs>
              <w:tab w:val="left" w:pos="720"/>
              <w:tab w:val="left" w:pos="1440"/>
            </w:tabs>
            <w:spacing w:before="240"/>
            <w:rPr>
              <w:ins w:id="5989" w:author="BHA Regulatory Affairs Unit" w:date="2026-07-29T16:06:00Z"/>
            </w:rPr>
          </w:pPr>
          <w:sdt>
            <w:sdtPr>
              <w:tag w:val="goog_rdk_5968"/>
              <w:id w:val="629033990"/>
            </w:sdtPr>
            <w:sdtContent>
              <w:ins w:id="5990" w:author="BHA Regulatory Affairs Unit" w:date="2026-07-29T16:06:00Z">
                <w:r>
                  <w:t>Manage medical care of individuals including reviewing admission decisions, performing medical histories and physical examinations, assessing and treating substance use withdrawal and comorbid biomedical conditions, managing medications and other treatment modalities, monitoring individual response to treatment, and providing clinical consultation and supervision for co-occurring conditions; and</w:t>
                </w:r>
              </w:ins>
            </w:sdtContent>
          </w:sdt>
        </w:p>
      </w:sdtContent>
    </w:sdt>
    <w:sdt>
      <w:sdtPr>
        <w:tag w:val="goog_rdk_5971"/>
        <w:id w:val="1207675745"/>
      </w:sdtPr>
      <w:sdtContent>
        <w:p w14:paraId="00000C61" w14:textId="77777777" w:rsidR="00CF3663" w:rsidRDefault="00000000">
          <w:pPr>
            <w:numPr>
              <w:ilvl w:val="2"/>
              <w:numId w:val="192"/>
            </w:numPr>
            <w:tabs>
              <w:tab w:val="left" w:pos="720"/>
              <w:tab w:val="left" w:pos="1440"/>
            </w:tabs>
            <w:spacing w:before="240"/>
            <w:rPr>
              <w:ins w:id="5991" w:author="BHA Regulatory Affairs Unit" w:date="2026-07-29T16:06:00Z"/>
            </w:rPr>
          </w:pPr>
          <w:sdt>
            <w:sdtPr>
              <w:tag w:val="goog_rdk_5970"/>
              <w:id w:val="-536277874"/>
            </w:sdtPr>
            <w:sdtContent>
              <w:ins w:id="5992" w:author="BHA Regulatory Affairs Unit" w:date="2026-07-29T16:06:00Z">
                <w:r>
                  <w:t>Triage level of care assessments and make decision to move patient to higher or lower level of care if necessary.</w:t>
                </w:r>
              </w:ins>
            </w:sdtContent>
          </w:sdt>
        </w:p>
      </w:sdtContent>
    </w:sdt>
    <w:sdt>
      <w:sdtPr>
        <w:tag w:val="goog_rdk_5973"/>
        <w:id w:val="1062065170"/>
      </w:sdtPr>
      <w:sdtContent>
        <w:p w14:paraId="00000C62" w14:textId="77777777" w:rsidR="00CF3663" w:rsidRDefault="00000000">
          <w:pPr>
            <w:numPr>
              <w:ilvl w:val="0"/>
              <w:numId w:val="192"/>
            </w:numPr>
            <w:tabs>
              <w:tab w:val="left" w:pos="720"/>
              <w:tab w:val="left" w:pos="1440"/>
            </w:tabs>
            <w:spacing w:before="240"/>
            <w:rPr>
              <w:ins w:id="5993" w:author="BHA Regulatory Affairs Unit" w:date="2026-07-29T16:06:00Z"/>
            </w:rPr>
          </w:pPr>
          <w:sdt>
            <w:sdtPr>
              <w:tag w:val="goog_rdk_5972"/>
              <w:id w:val="-603273174"/>
            </w:sdtPr>
            <w:sdtContent>
              <w:ins w:id="5994" w:author="BHA Regulatory Affairs Unit" w:date="2026-07-29T16:06:00Z">
                <w:r>
                  <w:t>Supervisor consultation</w:t>
                </w:r>
              </w:ins>
            </w:sdtContent>
          </w:sdt>
        </w:p>
      </w:sdtContent>
    </w:sdt>
    <w:sdt>
      <w:sdtPr>
        <w:tag w:val="goog_rdk_5975"/>
        <w:id w:val="1159924079"/>
      </w:sdtPr>
      <w:sdtContent>
        <w:p w14:paraId="00000C63" w14:textId="77777777" w:rsidR="00CF3663" w:rsidRDefault="00000000">
          <w:pPr>
            <w:numPr>
              <w:ilvl w:val="1"/>
              <w:numId w:val="192"/>
            </w:numPr>
            <w:tabs>
              <w:tab w:val="left" w:pos="720"/>
              <w:tab w:val="left" w:pos="1440"/>
            </w:tabs>
            <w:spacing w:before="240"/>
            <w:rPr>
              <w:ins w:id="5995" w:author="BHA Regulatory Affairs Unit" w:date="2026-07-29T16:06:00Z"/>
            </w:rPr>
          </w:pPr>
          <w:sdt>
            <w:sdtPr>
              <w:tag w:val="goog_rdk_5974"/>
              <w:id w:val="1555917828"/>
            </w:sdtPr>
            <w:sdtContent>
              <w:ins w:id="5996" w:author="BHA Regulatory Affairs Unit" w:date="2026-07-29T16:06:00Z">
                <w:r>
                  <w:t>A supervisor must be available to support oversight of the agency and services. These oversight needs include, but are not limited to:</w:t>
                </w:r>
              </w:ins>
            </w:sdtContent>
          </w:sdt>
        </w:p>
      </w:sdtContent>
    </w:sdt>
    <w:sdt>
      <w:sdtPr>
        <w:tag w:val="goog_rdk_5977"/>
        <w:id w:val="1304097169"/>
      </w:sdtPr>
      <w:sdtContent>
        <w:p w14:paraId="00000C64" w14:textId="77777777" w:rsidR="00CF3663" w:rsidRDefault="00000000">
          <w:pPr>
            <w:numPr>
              <w:ilvl w:val="2"/>
              <w:numId w:val="192"/>
            </w:numPr>
            <w:tabs>
              <w:tab w:val="left" w:pos="720"/>
              <w:tab w:val="left" w:pos="1440"/>
            </w:tabs>
            <w:spacing w:before="240"/>
            <w:rPr>
              <w:ins w:id="5997" w:author="BHA Regulatory Affairs Unit" w:date="2026-07-29T16:06:00Z"/>
            </w:rPr>
          </w:pPr>
          <w:sdt>
            <w:sdtPr>
              <w:tag w:val="goog_rdk_5976"/>
              <w:id w:val="1358640944"/>
            </w:sdtPr>
            <w:sdtContent>
              <w:ins w:id="5998" w:author="BHA Regulatory Affairs Unit" w:date="2026-07-29T16:06:00Z">
                <w:r>
                  <w:t>Crisis and/or emergency situations;</w:t>
                </w:r>
              </w:ins>
            </w:sdtContent>
          </w:sdt>
        </w:p>
      </w:sdtContent>
    </w:sdt>
    <w:sdt>
      <w:sdtPr>
        <w:tag w:val="goog_rdk_5979"/>
        <w:id w:val="1424926575"/>
      </w:sdtPr>
      <w:sdtContent>
        <w:p w14:paraId="00000C65" w14:textId="77777777" w:rsidR="00CF3663" w:rsidRDefault="00000000">
          <w:pPr>
            <w:numPr>
              <w:ilvl w:val="2"/>
              <w:numId w:val="192"/>
            </w:numPr>
            <w:tabs>
              <w:tab w:val="left" w:pos="720"/>
              <w:tab w:val="left" w:pos="1440"/>
            </w:tabs>
            <w:spacing w:before="240"/>
            <w:rPr>
              <w:ins w:id="5999" w:author="BHA Regulatory Affairs Unit" w:date="2026-07-29T16:06:00Z"/>
            </w:rPr>
          </w:pPr>
          <w:sdt>
            <w:sdtPr>
              <w:tag w:val="goog_rdk_5978"/>
              <w:id w:val="-2073090334"/>
            </w:sdtPr>
            <w:sdtContent>
              <w:ins w:id="6000" w:author="BHA Regulatory Affairs Unit" w:date="2026-07-29T16:06:00Z">
                <w:r>
                  <w:t>Behavioral health consultation;</w:t>
                </w:r>
              </w:ins>
            </w:sdtContent>
          </w:sdt>
        </w:p>
      </w:sdtContent>
    </w:sdt>
    <w:sdt>
      <w:sdtPr>
        <w:tag w:val="goog_rdk_5981"/>
        <w:id w:val="-1332228342"/>
      </w:sdtPr>
      <w:sdtContent>
        <w:p w14:paraId="00000C66" w14:textId="77777777" w:rsidR="00CF3663" w:rsidRDefault="00000000">
          <w:pPr>
            <w:numPr>
              <w:ilvl w:val="2"/>
              <w:numId w:val="192"/>
            </w:numPr>
            <w:tabs>
              <w:tab w:val="left" w:pos="720"/>
              <w:tab w:val="left" w:pos="1440"/>
            </w:tabs>
            <w:spacing w:before="240"/>
            <w:rPr>
              <w:ins w:id="6001" w:author="BHA Regulatory Affairs Unit" w:date="2026-07-29T16:06:00Z"/>
            </w:rPr>
          </w:pPr>
          <w:sdt>
            <w:sdtPr>
              <w:tag w:val="goog_rdk_5980"/>
              <w:id w:val="-81575776"/>
            </w:sdtPr>
            <w:sdtContent>
              <w:ins w:id="6002" w:author="BHA Regulatory Affairs Unit" w:date="2026-07-29T16:06:00Z">
                <w:r>
                  <w:t>Medical consultation; and/or</w:t>
                </w:r>
              </w:ins>
            </w:sdtContent>
          </w:sdt>
        </w:p>
      </w:sdtContent>
    </w:sdt>
    <w:sdt>
      <w:sdtPr>
        <w:tag w:val="goog_rdk_5983"/>
        <w:id w:val="-2115360673"/>
      </w:sdtPr>
      <w:sdtContent>
        <w:p w14:paraId="00000C67" w14:textId="77777777" w:rsidR="00CF3663" w:rsidRDefault="00000000">
          <w:pPr>
            <w:numPr>
              <w:ilvl w:val="2"/>
              <w:numId w:val="192"/>
            </w:numPr>
            <w:tabs>
              <w:tab w:val="left" w:pos="720"/>
              <w:tab w:val="left" w:pos="1440"/>
            </w:tabs>
            <w:spacing w:before="240"/>
            <w:rPr>
              <w:ins w:id="6003" w:author="BHA Regulatory Affairs Unit" w:date="2026-07-29T16:06:00Z"/>
            </w:rPr>
          </w:pPr>
          <w:sdt>
            <w:sdtPr>
              <w:tag w:val="goog_rdk_5982"/>
              <w:id w:val="-1045722934"/>
            </w:sdtPr>
            <w:sdtContent>
              <w:ins w:id="6004" w:author="BHA Regulatory Affairs Unit" w:date="2026-07-29T16:06:00Z">
                <w:r>
                  <w:t>Other related concerns, as necessary.</w:t>
                </w:r>
              </w:ins>
            </w:sdtContent>
          </w:sdt>
        </w:p>
      </w:sdtContent>
    </w:sdt>
    <w:sdt>
      <w:sdtPr>
        <w:tag w:val="goog_rdk_5985"/>
        <w:id w:val="113941828"/>
      </w:sdtPr>
      <w:sdtContent>
        <w:p w14:paraId="00000C68" w14:textId="77777777" w:rsidR="00CF3663" w:rsidRDefault="00000000">
          <w:pPr>
            <w:numPr>
              <w:ilvl w:val="1"/>
              <w:numId w:val="192"/>
            </w:numPr>
            <w:tabs>
              <w:tab w:val="left" w:pos="720"/>
              <w:tab w:val="left" w:pos="1440"/>
            </w:tabs>
            <w:spacing w:before="240"/>
            <w:rPr>
              <w:ins w:id="6005" w:author="BHA Regulatory Affairs Unit" w:date="2026-07-29T16:06:00Z"/>
            </w:rPr>
          </w:pPr>
          <w:sdt>
            <w:sdtPr>
              <w:tag w:val="goog_rdk_5984"/>
              <w:id w:val="520657858"/>
            </w:sdtPr>
            <w:sdtContent>
              <w:ins w:id="6006" w:author="BHA Regulatory Affairs Unit" w:date="2026-07-29T16:06:00Z">
                <w:r>
                  <w:t>Supervisor consultation must be provided by the Medical Director, an authorized practitioner, physician, or advanced practice provider with controlled substance prescription authority, as defined in Part 1.2.2 of these Rules.</w:t>
                </w:r>
              </w:ins>
            </w:sdtContent>
          </w:sdt>
        </w:p>
      </w:sdtContent>
    </w:sdt>
    <w:sdt>
      <w:sdtPr>
        <w:tag w:val="goog_rdk_5987"/>
        <w:id w:val="790597247"/>
      </w:sdtPr>
      <w:sdtContent>
        <w:p w14:paraId="00000C69" w14:textId="77777777" w:rsidR="00CF3663" w:rsidRDefault="00000000">
          <w:pPr>
            <w:numPr>
              <w:ilvl w:val="1"/>
              <w:numId w:val="192"/>
            </w:numPr>
            <w:tabs>
              <w:tab w:val="left" w:pos="720"/>
              <w:tab w:val="left" w:pos="1440"/>
            </w:tabs>
            <w:spacing w:before="240"/>
            <w:rPr>
              <w:ins w:id="6007" w:author="BHA Regulatory Affairs Unit" w:date="2026-07-29T16:06:00Z"/>
            </w:rPr>
          </w:pPr>
          <w:sdt>
            <w:sdtPr>
              <w:tag w:val="goog_rdk_5986"/>
              <w:id w:val="146931190"/>
            </w:sdtPr>
            <w:sdtContent>
              <w:ins w:id="6008" w:author="BHA Regulatory Affairs Unit" w:date="2026-07-29T16:06:00Z">
                <w:r>
                  <w:t>A supervisor’s response may include on-site and/or telemedicine, when appropriate.</w:t>
                </w:r>
              </w:ins>
            </w:sdtContent>
          </w:sdt>
        </w:p>
      </w:sdtContent>
    </w:sdt>
    <w:sdt>
      <w:sdtPr>
        <w:tag w:val="goog_rdk_5989"/>
        <w:id w:val="-1992633675"/>
      </w:sdtPr>
      <w:sdtContent>
        <w:p w14:paraId="00000C6A" w14:textId="77777777" w:rsidR="00CF3663" w:rsidRDefault="00000000">
          <w:pPr>
            <w:numPr>
              <w:ilvl w:val="1"/>
              <w:numId w:val="192"/>
            </w:numPr>
            <w:tabs>
              <w:tab w:val="left" w:pos="720"/>
              <w:tab w:val="left" w:pos="1440"/>
            </w:tabs>
            <w:spacing w:before="240"/>
            <w:rPr>
              <w:ins w:id="6009" w:author="BHA Regulatory Affairs Unit" w:date="2026-07-29T16:06:00Z"/>
            </w:rPr>
          </w:pPr>
          <w:sdt>
            <w:sdtPr>
              <w:tag w:val="goog_rdk_5988"/>
              <w:id w:val="-837919558"/>
            </w:sdtPr>
            <w:sdtContent>
              <w:ins w:id="6010" w:author="BHA Regulatory Affairs Unit" w:date="2026-07-29T16:06:00Z">
                <w:r>
                  <w:t>Personnel must have access to supervisor consultation for individuals in care at all times during the agency’s hours of operation, as well as on-call access to for urgent consultation needs that arise after-hours.</w:t>
                </w:r>
              </w:ins>
            </w:sdtContent>
          </w:sdt>
        </w:p>
      </w:sdtContent>
    </w:sdt>
    <w:sdt>
      <w:sdtPr>
        <w:tag w:val="goog_rdk_5991"/>
        <w:id w:val="-463010644"/>
      </w:sdtPr>
      <w:sdtContent>
        <w:p w14:paraId="00000C6B" w14:textId="77777777" w:rsidR="00CF3663" w:rsidRDefault="00000000">
          <w:pPr>
            <w:numPr>
              <w:ilvl w:val="0"/>
              <w:numId w:val="192"/>
            </w:numPr>
            <w:tabs>
              <w:tab w:val="left" w:pos="720"/>
              <w:tab w:val="left" w:pos="1440"/>
            </w:tabs>
            <w:spacing w:before="240"/>
            <w:rPr>
              <w:ins w:id="6011" w:author="BHA Regulatory Affairs Unit" w:date="2026-07-29T16:06:00Z"/>
            </w:rPr>
          </w:pPr>
          <w:sdt>
            <w:sdtPr>
              <w:tag w:val="goog_rdk_5990"/>
              <w:id w:val="1271844991"/>
            </w:sdtPr>
            <w:sdtContent>
              <w:ins w:id="6012" w:author="BHA Regulatory Affairs Unit" w:date="2026-07-29T16:06:00Z">
                <w:r>
                  <w:t xml:space="preserve">Training </w:t>
                </w:r>
              </w:ins>
            </w:sdtContent>
          </w:sdt>
        </w:p>
      </w:sdtContent>
    </w:sdt>
    <w:sdt>
      <w:sdtPr>
        <w:tag w:val="goog_rdk_5993"/>
        <w:id w:val="-337935708"/>
      </w:sdtPr>
      <w:sdtContent>
        <w:p w14:paraId="00000C6C" w14:textId="77777777" w:rsidR="00CF3663" w:rsidRDefault="00000000">
          <w:pPr>
            <w:numPr>
              <w:ilvl w:val="1"/>
              <w:numId w:val="192"/>
            </w:numPr>
            <w:tabs>
              <w:tab w:val="left" w:pos="720"/>
              <w:tab w:val="left" w:pos="1440"/>
            </w:tabs>
            <w:spacing w:before="240"/>
            <w:rPr>
              <w:ins w:id="6013" w:author="BHA Regulatory Affairs Unit" w:date="2026-07-29T16:06:00Z"/>
            </w:rPr>
          </w:pPr>
          <w:sdt>
            <w:sdtPr>
              <w:tag w:val="goog_rdk_5992"/>
              <w:id w:val="-1852532622"/>
            </w:sdtPr>
            <w:sdtContent>
              <w:ins w:id="6014" w:author="BHA Regulatory Affairs Unit" w:date="2026-07-29T16:06:00Z">
                <w:r>
                  <w:t>The agency must ensure that all personnel receive training in accordance with training guidelines in Part 1.15.1 of these Rules prior to working independently with individuals, and on a periodic basis consistent with agency policies.</w:t>
                </w:r>
              </w:ins>
            </w:sdtContent>
          </w:sdt>
        </w:p>
      </w:sdtContent>
    </w:sdt>
    <w:sdt>
      <w:sdtPr>
        <w:tag w:val="goog_rdk_5995"/>
        <w:id w:val="395333643"/>
      </w:sdtPr>
      <w:sdtContent>
        <w:p w14:paraId="00000C6D" w14:textId="77777777" w:rsidR="00CF3663" w:rsidRDefault="00000000">
          <w:pPr>
            <w:numPr>
              <w:ilvl w:val="1"/>
              <w:numId w:val="192"/>
            </w:numPr>
            <w:tabs>
              <w:tab w:val="left" w:pos="720"/>
              <w:tab w:val="left" w:pos="1440"/>
            </w:tabs>
            <w:spacing w:before="240"/>
            <w:rPr>
              <w:ins w:id="6015" w:author="BHA Regulatory Affairs Unit" w:date="2026-07-29T16:06:00Z"/>
            </w:rPr>
          </w:pPr>
          <w:sdt>
            <w:sdtPr>
              <w:tag w:val="goog_rdk_5994"/>
              <w:id w:val="-336490982"/>
            </w:sdtPr>
            <w:sdtContent>
              <w:ins w:id="6016" w:author="BHA Regulatory Affairs Unit" w:date="2026-07-29T16:06:00Z">
                <w:r>
                  <w:t>If the agency provides OTP services, personnel must receive training as detailed in Part 13.7.3 of these Rules.</w:t>
                </w:r>
              </w:ins>
            </w:sdtContent>
          </w:sdt>
        </w:p>
      </w:sdtContent>
    </w:sdt>
    <w:sdt>
      <w:sdtPr>
        <w:tag w:val="goog_rdk_5997"/>
        <w:id w:val="-445899368"/>
      </w:sdtPr>
      <w:sdtContent>
        <w:p w14:paraId="00000C6E" w14:textId="77777777" w:rsidR="00CF3663" w:rsidRDefault="00000000">
          <w:pPr>
            <w:numPr>
              <w:ilvl w:val="1"/>
              <w:numId w:val="192"/>
            </w:numPr>
            <w:tabs>
              <w:tab w:val="left" w:pos="720"/>
              <w:tab w:val="left" w:pos="1440"/>
            </w:tabs>
            <w:spacing w:before="240"/>
            <w:rPr>
              <w:ins w:id="6017" w:author="BHA Regulatory Affairs Unit" w:date="2026-07-29T16:06:00Z"/>
            </w:rPr>
          </w:pPr>
          <w:sdt>
            <w:sdtPr>
              <w:tag w:val="goog_rdk_5996"/>
              <w:id w:val="1676708659"/>
            </w:sdtPr>
            <w:sdtContent>
              <w:ins w:id="6018" w:author="BHA Regulatory Affairs Unit" w:date="2026-07-29T16:06:00Z">
                <w:r>
                  <w:t>Personnel must be trained to ensure ability to properly utilize the life-saving and medical resources, as detailed in Part 4.8.2.D.3 of this Chapter. Documentation must be maintained in the personnel file.</w:t>
                </w:r>
              </w:ins>
            </w:sdtContent>
          </w:sdt>
        </w:p>
      </w:sdtContent>
    </w:sdt>
    <w:sdt>
      <w:sdtPr>
        <w:tag w:val="goog_rdk_5999"/>
        <w:id w:val="32077967"/>
      </w:sdtPr>
      <w:sdtContent>
        <w:p w14:paraId="00000C6F" w14:textId="77777777" w:rsidR="00CF3663" w:rsidRDefault="00000000">
          <w:pPr>
            <w:keepNext/>
            <w:spacing w:before="240" w:after="60"/>
            <w:ind w:firstLine="0"/>
            <w:rPr>
              <w:ins w:id="6019" w:author="BHA Regulatory Affairs Unit" w:date="2026-07-29T16:06:00Z"/>
              <w:b/>
              <w:bCs/>
            </w:rPr>
          </w:pPr>
          <w:sdt>
            <w:sdtPr>
              <w:tag w:val="goog_rdk_5998"/>
              <w:id w:val="55696087"/>
            </w:sdtPr>
            <w:sdtContent>
              <w:ins w:id="6020" w:author="BHA Regulatory Affairs Unit" w:date="2026-07-29T16:06:00Z">
                <w:r>
                  <w:rPr>
                    <w:b/>
                    <w:bCs/>
                  </w:rPr>
                  <w:t>4.8.4</w:t>
                </w:r>
                <w:r>
                  <w:rPr>
                    <w:b/>
                    <w:bCs/>
                  </w:rPr>
                  <w:tab/>
                  <w:t>Documentation and Timeliness</w:t>
                </w:r>
              </w:ins>
            </w:sdtContent>
          </w:sdt>
        </w:p>
      </w:sdtContent>
    </w:sdt>
    <w:sdt>
      <w:sdtPr>
        <w:tag w:val="goog_rdk_6001"/>
        <w:id w:val="825672053"/>
      </w:sdtPr>
      <w:sdtContent>
        <w:p w14:paraId="00000C70" w14:textId="77777777" w:rsidR="00CF3663" w:rsidRDefault="00000000">
          <w:pPr>
            <w:numPr>
              <w:ilvl w:val="0"/>
              <w:numId w:val="193"/>
            </w:numPr>
            <w:tabs>
              <w:tab w:val="left" w:pos="720"/>
              <w:tab w:val="left" w:pos="1440"/>
            </w:tabs>
            <w:spacing w:before="240"/>
            <w:rPr>
              <w:ins w:id="6021" w:author="BHA Regulatory Affairs Unit" w:date="2026-07-29T16:06:00Z"/>
            </w:rPr>
          </w:pPr>
          <w:sdt>
            <w:sdtPr>
              <w:tag w:val="goog_rdk_6000"/>
              <w:id w:val="-139875002"/>
            </w:sdtPr>
            <w:sdtContent>
              <w:ins w:id="6022" w:author="BHA Regulatory Affairs Unit" w:date="2026-07-29T16:06:00Z">
                <w:r>
                  <w:t>If the agency provides OTP services, it must follow documentation and timeliness standards as detailed in Chapter 13 of these Rules.</w:t>
                </w:r>
              </w:ins>
            </w:sdtContent>
          </w:sdt>
        </w:p>
      </w:sdtContent>
    </w:sdt>
    <w:sdt>
      <w:sdtPr>
        <w:tag w:val="goog_rdk_6003"/>
        <w:id w:val="-66032155"/>
      </w:sdtPr>
      <w:sdtContent>
        <w:p w14:paraId="00000C71" w14:textId="77777777" w:rsidR="00CF3663" w:rsidRDefault="00000000">
          <w:pPr>
            <w:numPr>
              <w:ilvl w:val="0"/>
              <w:numId w:val="193"/>
            </w:numPr>
            <w:tabs>
              <w:tab w:val="left" w:pos="720"/>
              <w:tab w:val="left" w:pos="1440"/>
            </w:tabs>
            <w:spacing w:before="240"/>
            <w:rPr>
              <w:ins w:id="6023" w:author="BHA Regulatory Affairs Unit" w:date="2026-07-29T16:06:00Z"/>
            </w:rPr>
          </w:pPr>
          <w:sdt>
            <w:sdtPr>
              <w:tag w:val="goog_rdk_6002"/>
              <w:id w:val="2010890548"/>
            </w:sdtPr>
            <w:sdtContent>
              <w:ins w:id="6024" w:author="BHA Regulatory Affairs Unit" w:date="2026-07-29T16:06:00Z">
                <w:r>
                  <w:t>If the agency is not an OTP services provider, it must complete the following requirements, keeping documentation in the individual’s record, as set forth in Part 1.17 of these Rules.</w:t>
                </w:r>
              </w:ins>
            </w:sdtContent>
          </w:sdt>
        </w:p>
      </w:sdtContent>
    </w:sdt>
    <w:sdt>
      <w:sdtPr>
        <w:tag w:val="goog_rdk_6005"/>
        <w:id w:val="-282359407"/>
      </w:sdtPr>
      <w:sdtContent>
        <w:p w14:paraId="00000C72" w14:textId="77777777" w:rsidR="00CF3663" w:rsidRDefault="00000000">
          <w:pPr>
            <w:numPr>
              <w:ilvl w:val="0"/>
              <w:numId w:val="193"/>
            </w:numPr>
            <w:tabs>
              <w:tab w:val="left" w:pos="720"/>
              <w:tab w:val="left" w:pos="1440"/>
            </w:tabs>
            <w:spacing w:before="240"/>
            <w:rPr>
              <w:ins w:id="6025" w:author="BHA Regulatory Affairs Unit" w:date="2026-07-29T16:06:00Z"/>
            </w:rPr>
          </w:pPr>
          <w:sdt>
            <w:sdtPr>
              <w:tag w:val="goog_rdk_6004"/>
              <w:id w:val="427582006"/>
            </w:sdtPr>
            <w:sdtContent>
              <w:ins w:id="6026" w:author="BHA Regulatory Affairs Unit" w:date="2026-07-29T16:06:00Z">
                <w:r>
                  <w:t>Prior to admission</w:t>
                </w:r>
              </w:ins>
            </w:sdtContent>
          </w:sdt>
        </w:p>
      </w:sdtContent>
    </w:sdt>
    <w:sdt>
      <w:sdtPr>
        <w:tag w:val="goog_rdk_6007"/>
        <w:id w:val="-1940669486"/>
      </w:sdtPr>
      <w:sdtContent>
        <w:p w14:paraId="00000C73" w14:textId="77777777" w:rsidR="00CF3663" w:rsidRDefault="00000000">
          <w:pPr>
            <w:numPr>
              <w:ilvl w:val="1"/>
              <w:numId w:val="193"/>
            </w:numPr>
            <w:tabs>
              <w:tab w:val="left" w:pos="720"/>
              <w:tab w:val="left" w:pos="1440"/>
            </w:tabs>
            <w:spacing w:before="240"/>
            <w:rPr>
              <w:ins w:id="6027" w:author="BHA Regulatory Affairs Unit" w:date="2026-07-29T16:06:00Z"/>
            </w:rPr>
          </w:pPr>
          <w:sdt>
            <w:sdtPr>
              <w:tag w:val="goog_rdk_6006"/>
              <w:id w:val="-1139881173"/>
            </w:sdtPr>
            <w:sdtContent>
              <w:ins w:id="6028" w:author="BHA Regulatory Affairs Unit" w:date="2026-07-29T16:06:00Z">
                <w:r>
                  <w:t>The agency must complete the screening and triage process, as detailed in Part 1.17.3.A of these Rules.</w:t>
                </w:r>
              </w:ins>
            </w:sdtContent>
          </w:sdt>
        </w:p>
      </w:sdtContent>
    </w:sdt>
    <w:sdt>
      <w:sdtPr>
        <w:tag w:val="goog_rdk_6009"/>
        <w:id w:val="1079806324"/>
      </w:sdtPr>
      <w:sdtContent>
        <w:p w14:paraId="00000C74" w14:textId="77777777" w:rsidR="00CF3663" w:rsidRDefault="00000000">
          <w:pPr>
            <w:numPr>
              <w:ilvl w:val="2"/>
              <w:numId w:val="193"/>
            </w:numPr>
            <w:tabs>
              <w:tab w:val="left" w:pos="720"/>
              <w:tab w:val="left" w:pos="1440"/>
            </w:tabs>
            <w:spacing w:before="240"/>
            <w:rPr>
              <w:ins w:id="6029" w:author="BHA Regulatory Affairs Unit" w:date="2026-07-29T16:06:00Z"/>
            </w:rPr>
          </w:pPr>
          <w:sdt>
            <w:sdtPr>
              <w:tag w:val="goog_rdk_6008"/>
              <w:id w:val="2105748426"/>
            </w:sdtPr>
            <w:sdtContent>
              <w:ins w:id="6030" w:author="BHA Regulatory Affairs Unit" w:date="2026-07-29T16:06:00Z">
                <w:r>
                  <w:t>This must include a Level of Care Assessment completion before admission, or review if completed prior, as detailed in Part 3.4.2 of these Rules.</w:t>
                </w:r>
              </w:ins>
            </w:sdtContent>
          </w:sdt>
        </w:p>
      </w:sdtContent>
    </w:sdt>
    <w:sdt>
      <w:sdtPr>
        <w:tag w:val="goog_rdk_6011"/>
        <w:id w:val="-1972857425"/>
      </w:sdtPr>
      <w:sdtContent>
        <w:p w14:paraId="00000C75" w14:textId="77777777" w:rsidR="00CF3663" w:rsidRDefault="00000000">
          <w:pPr>
            <w:numPr>
              <w:ilvl w:val="2"/>
              <w:numId w:val="193"/>
            </w:numPr>
            <w:tabs>
              <w:tab w:val="left" w:pos="720"/>
              <w:tab w:val="left" w:pos="1440"/>
            </w:tabs>
            <w:spacing w:before="240"/>
            <w:rPr>
              <w:ins w:id="6031" w:author="BHA Regulatory Affairs Unit" w:date="2026-07-29T16:06:00Z"/>
            </w:rPr>
          </w:pPr>
          <w:sdt>
            <w:sdtPr>
              <w:tag w:val="goog_rdk_6010"/>
              <w:id w:val="-233214355"/>
            </w:sdtPr>
            <w:sdtContent>
              <w:ins w:id="6032" w:author="BHA Regulatory Affairs Unit" w:date="2026-07-29T16:06:00Z">
                <w:r>
                  <w:t>If an urgent need is identified through this process, the agency must respond accordingly, offering:</w:t>
                </w:r>
              </w:ins>
            </w:sdtContent>
          </w:sdt>
        </w:p>
      </w:sdtContent>
    </w:sdt>
    <w:sdt>
      <w:sdtPr>
        <w:tag w:val="goog_rdk_6013"/>
        <w:id w:val="978213491"/>
      </w:sdtPr>
      <w:sdtContent>
        <w:p w14:paraId="00000C76" w14:textId="77777777" w:rsidR="00CF3663" w:rsidRDefault="00000000">
          <w:pPr>
            <w:numPr>
              <w:ilvl w:val="3"/>
              <w:numId w:val="193"/>
            </w:numPr>
            <w:tabs>
              <w:tab w:val="left" w:pos="720"/>
              <w:tab w:val="left" w:pos="1440"/>
            </w:tabs>
            <w:spacing w:before="240"/>
            <w:rPr>
              <w:ins w:id="6033" w:author="BHA Regulatory Affairs Unit" w:date="2026-07-29T16:06:00Z"/>
            </w:rPr>
          </w:pPr>
          <w:sdt>
            <w:sdtPr>
              <w:tag w:val="goog_rdk_6012"/>
              <w:id w:val="-1177316113"/>
            </w:sdtPr>
            <w:sdtContent>
              <w:ins w:id="6034" w:author="BHA Regulatory Affairs Unit" w:date="2026-07-29T16:06:00Z">
                <w:r>
                  <w:t>Crisis services, if warranted; and/or</w:t>
                </w:r>
              </w:ins>
            </w:sdtContent>
          </w:sdt>
        </w:p>
      </w:sdtContent>
    </w:sdt>
    <w:sdt>
      <w:sdtPr>
        <w:tag w:val="goog_rdk_6015"/>
        <w:id w:val="-30751362"/>
      </w:sdtPr>
      <w:sdtContent>
        <w:p w14:paraId="00000C77" w14:textId="77777777" w:rsidR="00CF3663" w:rsidRDefault="00000000">
          <w:pPr>
            <w:numPr>
              <w:ilvl w:val="3"/>
              <w:numId w:val="193"/>
            </w:numPr>
            <w:tabs>
              <w:tab w:val="left" w:pos="720"/>
              <w:tab w:val="left" w:pos="1440"/>
            </w:tabs>
            <w:spacing w:before="240"/>
            <w:rPr>
              <w:ins w:id="6035" w:author="BHA Regulatory Affairs Unit" w:date="2026-07-29T16:06:00Z"/>
            </w:rPr>
          </w:pPr>
          <w:sdt>
            <w:sdtPr>
              <w:tag w:val="goog_rdk_6014"/>
              <w:id w:val="1376033138"/>
            </w:sdtPr>
            <w:sdtContent>
              <w:ins w:id="6036" w:author="BHA Regulatory Affairs Unit" w:date="2026-07-29T16:06:00Z">
                <w:r>
                  <w:t>An intake appointment within one (1) business day of this screening.</w:t>
                </w:r>
              </w:ins>
            </w:sdtContent>
          </w:sdt>
        </w:p>
      </w:sdtContent>
    </w:sdt>
    <w:sdt>
      <w:sdtPr>
        <w:tag w:val="goog_rdk_6017"/>
        <w:id w:val="286093530"/>
      </w:sdtPr>
      <w:sdtContent>
        <w:p w14:paraId="00000C78" w14:textId="77777777" w:rsidR="00CF3663" w:rsidRDefault="00000000">
          <w:pPr>
            <w:numPr>
              <w:ilvl w:val="4"/>
              <w:numId w:val="193"/>
            </w:numPr>
            <w:tabs>
              <w:tab w:val="left" w:pos="720"/>
              <w:tab w:val="left" w:pos="1440"/>
            </w:tabs>
            <w:spacing w:before="240"/>
            <w:rPr>
              <w:ins w:id="6037" w:author="BHA Regulatory Affairs Unit" w:date="2026-07-29T16:06:00Z"/>
            </w:rPr>
          </w:pPr>
          <w:sdt>
            <w:sdtPr>
              <w:tag w:val="goog_rdk_6016"/>
              <w:id w:val="-216779990"/>
            </w:sdtPr>
            <w:sdtContent>
              <w:ins w:id="6038" w:author="BHA Regulatory Affairs Unit" w:date="2026-07-29T16:06:00Z">
                <w:r>
                  <w:t>If the agency is unable to accommodate this due to capacity concerns, with the proper release(s) in place, care coordination must be provided, allowing the individual access to similar services within this timeframe.</w:t>
                </w:r>
              </w:ins>
            </w:sdtContent>
          </w:sdt>
        </w:p>
      </w:sdtContent>
    </w:sdt>
    <w:sdt>
      <w:sdtPr>
        <w:tag w:val="goog_rdk_6019"/>
        <w:id w:val="-1028305957"/>
      </w:sdtPr>
      <w:sdtContent>
        <w:p w14:paraId="00000C79" w14:textId="77777777" w:rsidR="00CF3663" w:rsidRDefault="00000000">
          <w:pPr>
            <w:numPr>
              <w:ilvl w:val="2"/>
              <w:numId w:val="193"/>
            </w:numPr>
            <w:tabs>
              <w:tab w:val="left" w:pos="720"/>
              <w:tab w:val="left" w:pos="1440"/>
            </w:tabs>
            <w:spacing w:before="240"/>
            <w:rPr>
              <w:ins w:id="6039" w:author="BHA Regulatory Affairs Unit" w:date="2026-07-29T16:06:00Z"/>
            </w:rPr>
          </w:pPr>
          <w:sdt>
            <w:sdtPr>
              <w:tag w:val="goog_rdk_6018"/>
              <w:id w:val="-1909887911"/>
            </w:sdtPr>
            <w:sdtContent>
              <w:ins w:id="6040" w:author="BHA Regulatory Affairs Unit" w:date="2026-07-29T16:06:00Z">
                <w:r>
                  <w:t>If no urgent need(s) are identified through this process, the individual may be offered an intake appointment within ten (10) calendar days.</w:t>
                </w:r>
              </w:ins>
            </w:sdtContent>
          </w:sdt>
        </w:p>
      </w:sdtContent>
    </w:sdt>
    <w:sdt>
      <w:sdtPr>
        <w:tag w:val="goog_rdk_6021"/>
        <w:id w:val="415275579"/>
      </w:sdtPr>
      <w:sdtContent>
        <w:p w14:paraId="00000C7A" w14:textId="77777777" w:rsidR="00CF3663" w:rsidRDefault="00000000">
          <w:pPr>
            <w:numPr>
              <w:ilvl w:val="2"/>
              <w:numId w:val="193"/>
            </w:numPr>
            <w:tabs>
              <w:tab w:val="left" w:pos="720"/>
              <w:tab w:val="left" w:pos="1440"/>
            </w:tabs>
            <w:spacing w:before="240"/>
            <w:rPr>
              <w:ins w:id="6041" w:author="BHA Regulatory Affairs Unit" w:date="2026-07-29T16:06:00Z"/>
            </w:rPr>
          </w:pPr>
          <w:sdt>
            <w:sdtPr>
              <w:tag w:val="goog_rdk_6020"/>
              <w:id w:val="-1605011125"/>
            </w:sdtPr>
            <w:sdtContent>
              <w:ins w:id="6042" w:author="BHA Regulatory Affairs Unit" w:date="2026-07-29T16:06:00Z">
                <w:r>
                  <w:t>Additional screening tools may be utilized and results incorporated, as appropriate for the program and/or the individual’s specific needs.</w:t>
                </w:r>
              </w:ins>
            </w:sdtContent>
          </w:sdt>
        </w:p>
      </w:sdtContent>
    </w:sdt>
    <w:sdt>
      <w:sdtPr>
        <w:tag w:val="goog_rdk_6023"/>
        <w:id w:val="1537785085"/>
      </w:sdtPr>
      <w:sdtContent>
        <w:p w14:paraId="00000C7B" w14:textId="77777777" w:rsidR="00CF3663" w:rsidRDefault="00000000">
          <w:pPr>
            <w:numPr>
              <w:ilvl w:val="0"/>
              <w:numId w:val="193"/>
            </w:numPr>
            <w:tabs>
              <w:tab w:val="left" w:pos="720"/>
              <w:tab w:val="left" w:pos="1440"/>
            </w:tabs>
            <w:spacing w:before="240"/>
            <w:rPr>
              <w:ins w:id="6043" w:author="BHA Regulatory Affairs Unit" w:date="2026-07-29T16:06:00Z"/>
            </w:rPr>
          </w:pPr>
          <w:sdt>
            <w:sdtPr>
              <w:tag w:val="goog_rdk_6022"/>
              <w:id w:val="-707957888"/>
            </w:sdtPr>
            <w:sdtContent>
              <w:ins w:id="6044" w:author="BHA Regulatory Affairs Unit" w:date="2026-07-29T16:06:00Z">
                <w:r>
                  <w:t>Upon admission</w:t>
                </w:r>
              </w:ins>
            </w:sdtContent>
          </w:sdt>
        </w:p>
      </w:sdtContent>
    </w:sdt>
    <w:sdt>
      <w:sdtPr>
        <w:tag w:val="goog_rdk_6025"/>
        <w:id w:val="-641377951"/>
      </w:sdtPr>
      <w:sdtContent>
        <w:p w14:paraId="00000C7C" w14:textId="77777777" w:rsidR="00CF3663" w:rsidRDefault="00000000">
          <w:pPr>
            <w:numPr>
              <w:ilvl w:val="1"/>
              <w:numId w:val="193"/>
            </w:numPr>
            <w:tabs>
              <w:tab w:val="left" w:pos="720"/>
              <w:tab w:val="left" w:pos="1440"/>
            </w:tabs>
            <w:spacing w:before="240"/>
            <w:rPr>
              <w:ins w:id="6045" w:author="BHA Regulatory Affairs Unit" w:date="2026-07-29T16:06:00Z"/>
            </w:rPr>
          </w:pPr>
          <w:sdt>
            <w:sdtPr>
              <w:tag w:val="goog_rdk_6024"/>
              <w:id w:val="1158102160"/>
            </w:sdtPr>
            <w:sdtContent>
              <w:ins w:id="6046" w:author="BHA Regulatory Affairs Unit" w:date="2026-07-29T16:06:00Z">
                <w:r>
                  <w:t>The agency must complete all required demographic, intake, and consent paperwork, as detailed in Part 1.17.1 of these Rules.</w:t>
                </w:r>
              </w:ins>
            </w:sdtContent>
          </w:sdt>
        </w:p>
      </w:sdtContent>
    </w:sdt>
    <w:sdt>
      <w:sdtPr>
        <w:tag w:val="goog_rdk_6027"/>
        <w:id w:val="-1138318285"/>
      </w:sdtPr>
      <w:sdtContent>
        <w:p w14:paraId="00000C7D" w14:textId="77777777" w:rsidR="00CF3663" w:rsidRDefault="00000000">
          <w:pPr>
            <w:numPr>
              <w:ilvl w:val="1"/>
              <w:numId w:val="193"/>
            </w:numPr>
            <w:tabs>
              <w:tab w:val="left" w:pos="720"/>
              <w:tab w:val="left" w:pos="1440"/>
            </w:tabs>
            <w:spacing w:before="240"/>
            <w:rPr>
              <w:ins w:id="6047" w:author="BHA Regulatory Affairs Unit" w:date="2026-07-29T16:06:00Z"/>
            </w:rPr>
          </w:pPr>
          <w:sdt>
            <w:sdtPr>
              <w:tag w:val="goog_rdk_6026"/>
              <w:id w:val="-1395674147"/>
            </w:sdtPr>
            <w:sdtContent>
              <w:ins w:id="6048" w:author="BHA Regulatory Affairs Unit" w:date="2026-07-29T16:06:00Z">
                <w:r>
                  <w:t>The agency must complete at least an initial assessment, as detailed in Part 1.17.3.B of these Rules. This initial assessment must also include:</w:t>
                </w:r>
              </w:ins>
            </w:sdtContent>
          </w:sdt>
        </w:p>
      </w:sdtContent>
    </w:sdt>
    <w:sdt>
      <w:sdtPr>
        <w:tag w:val="goog_rdk_6029"/>
        <w:id w:val="1887635285"/>
      </w:sdtPr>
      <w:sdtContent>
        <w:p w14:paraId="00000C7E" w14:textId="77777777" w:rsidR="00CF3663" w:rsidRDefault="00000000">
          <w:pPr>
            <w:numPr>
              <w:ilvl w:val="2"/>
              <w:numId w:val="193"/>
            </w:numPr>
            <w:tabs>
              <w:tab w:val="left" w:pos="720"/>
              <w:tab w:val="left" w:pos="1440"/>
            </w:tabs>
            <w:spacing w:before="240"/>
            <w:rPr>
              <w:ins w:id="6049" w:author="BHA Regulatory Affairs Unit" w:date="2026-07-29T16:06:00Z"/>
            </w:rPr>
          </w:pPr>
          <w:sdt>
            <w:sdtPr>
              <w:tag w:val="goog_rdk_6028"/>
              <w:id w:val="2021727528"/>
            </w:sdtPr>
            <w:sdtContent>
              <w:ins w:id="6050" w:author="BHA Regulatory Affairs Unit" w:date="2026-07-29T16:06:00Z">
                <w:r>
                  <w:t>A nursing assessment, which includes at least:</w:t>
                </w:r>
              </w:ins>
            </w:sdtContent>
          </w:sdt>
        </w:p>
      </w:sdtContent>
    </w:sdt>
    <w:sdt>
      <w:sdtPr>
        <w:tag w:val="goog_rdk_6031"/>
        <w:id w:val="908557435"/>
      </w:sdtPr>
      <w:sdtContent>
        <w:p w14:paraId="00000C7F" w14:textId="77777777" w:rsidR="00CF3663" w:rsidRDefault="00000000">
          <w:pPr>
            <w:numPr>
              <w:ilvl w:val="3"/>
              <w:numId w:val="193"/>
            </w:numPr>
            <w:tabs>
              <w:tab w:val="left" w:pos="720"/>
              <w:tab w:val="left" w:pos="1440"/>
            </w:tabs>
            <w:spacing w:before="240"/>
            <w:rPr>
              <w:ins w:id="6051" w:author="BHA Regulatory Affairs Unit" w:date="2026-07-29T16:06:00Z"/>
            </w:rPr>
          </w:pPr>
          <w:sdt>
            <w:sdtPr>
              <w:tag w:val="goog_rdk_6030"/>
              <w:id w:val="1292632209"/>
            </w:sdtPr>
            <w:sdtContent>
              <w:ins w:id="6052" w:author="BHA Regulatory Affairs Unit" w:date="2026-07-29T16:06:00Z">
                <w:r>
                  <w:t>Vitals, including pulse oximetry,</w:t>
                </w:r>
              </w:ins>
            </w:sdtContent>
          </w:sdt>
        </w:p>
      </w:sdtContent>
    </w:sdt>
    <w:sdt>
      <w:sdtPr>
        <w:tag w:val="goog_rdk_6033"/>
        <w:id w:val="1246619132"/>
      </w:sdtPr>
      <w:sdtContent>
        <w:p w14:paraId="00000C80" w14:textId="77777777" w:rsidR="00CF3663" w:rsidRDefault="00000000">
          <w:pPr>
            <w:numPr>
              <w:ilvl w:val="3"/>
              <w:numId w:val="193"/>
            </w:numPr>
            <w:tabs>
              <w:tab w:val="left" w:pos="720"/>
              <w:tab w:val="left" w:pos="1440"/>
            </w:tabs>
            <w:spacing w:before="240"/>
            <w:rPr>
              <w:ins w:id="6053" w:author="BHA Regulatory Affairs Unit" w:date="2026-07-29T16:06:00Z"/>
            </w:rPr>
          </w:pPr>
          <w:sdt>
            <w:sdtPr>
              <w:tag w:val="goog_rdk_6032"/>
              <w:id w:val="-1669579818"/>
            </w:sdtPr>
            <w:sdtContent>
              <w:ins w:id="6054" w:author="BHA Regulatory Affairs Unit" w:date="2026-07-29T16:06:00Z">
                <w:r>
                  <w:t>History of present illness;</w:t>
                </w:r>
              </w:ins>
            </w:sdtContent>
          </w:sdt>
        </w:p>
      </w:sdtContent>
    </w:sdt>
    <w:sdt>
      <w:sdtPr>
        <w:tag w:val="goog_rdk_6035"/>
        <w:id w:val="698026594"/>
      </w:sdtPr>
      <w:sdtContent>
        <w:p w14:paraId="00000C81" w14:textId="77777777" w:rsidR="00CF3663" w:rsidRDefault="00000000">
          <w:pPr>
            <w:numPr>
              <w:ilvl w:val="3"/>
              <w:numId w:val="193"/>
            </w:numPr>
            <w:tabs>
              <w:tab w:val="left" w:pos="720"/>
              <w:tab w:val="left" w:pos="1440"/>
            </w:tabs>
            <w:spacing w:before="240"/>
            <w:rPr>
              <w:ins w:id="6055" w:author="BHA Regulatory Affairs Unit" w:date="2026-07-29T16:06:00Z"/>
            </w:rPr>
          </w:pPr>
          <w:sdt>
            <w:sdtPr>
              <w:tag w:val="goog_rdk_6034"/>
              <w:id w:val="-1430352052"/>
            </w:sdtPr>
            <w:sdtContent>
              <w:ins w:id="6056" w:author="BHA Regulatory Affairs Unit" w:date="2026-07-29T16:06:00Z">
                <w:r>
                  <w:t>Baseline evaluation of withdrawal severity and risks; and</w:t>
                </w:r>
              </w:ins>
            </w:sdtContent>
          </w:sdt>
        </w:p>
      </w:sdtContent>
    </w:sdt>
    <w:sdt>
      <w:sdtPr>
        <w:tag w:val="goog_rdk_6037"/>
        <w:id w:val="-1523871290"/>
      </w:sdtPr>
      <w:sdtContent>
        <w:p w14:paraId="00000C82" w14:textId="77777777" w:rsidR="00CF3663" w:rsidRDefault="00000000">
          <w:pPr>
            <w:numPr>
              <w:ilvl w:val="3"/>
              <w:numId w:val="193"/>
            </w:numPr>
            <w:tabs>
              <w:tab w:val="left" w:pos="720"/>
              <w:tab w:val="left" w:pos="1440"/>
            </w:tabs>
            <w:spacing w:before="240"/>
            <w:rPr>
              <w:ins w:id="6057" w:author="BHA Regulatory Affairs Unit" w:date="2026-07-29T16:06:00Z"/>
            </w:rPr>
          </w:pPr>
          <w:sdt>
            <w:sdtPr>
              <w:tag w:val="goog_rdk_6036"/>
              <w:id w:val="1028713409"/>
            </w:sdtPr>
            <w:sdtContent>
              <w:ins w:id="6058" w:author="BHA Regulatory Affairs Unit" w:date="2026-07-29T16:06:00Z">
                <w:r>
                  <w:t>Medical history, including assessment of current biomedical, psychiatric, and cognitive concerns and medication review.</w:t>
                </w:r>
              </w:ins>
            </w:sdtContent>
          </w:sdt>
        </w:p>
      </w:sdtContent>
    </w:sdt>
    <w:sdt>
      <w:sdtPr>
        <w:tag w:val="goog_rdk_6039"/>
        <w:id w:val="-445046548"/>
      </w:sdtPr>
      <w:sdtContent>
        <w:p w14:paraId="00000C83" w14:textId="77777777" w:rsidR="00CF3663" w:rsidRDefault="00000000">
          <w:pPr>
            <w:numPr>
              <w:ilvl w:val="2"/>
              <w:numId w:val="193"/>
            </w:numPr>
            <w:tabs>
              <w:tab w:val="left" w:pos="720"/>
              <w:tab w:val="left" w:pos="1440"/>
            </w:tabs>
            <w:spacing w:before="240"/>
            <w:rPr>
              <w:ins w:id="6059" w:author="BHA Regulatory Affairs Unit" w:date="2026-07-29T16:06:00Z"/>
            </w:rPr>
          </w:pPr>
          <w:sdt>
            <w:sdtPr>
              <w:tag w:val="goog_rdk_6038"/>
              <w:id w:val="-1928976360"/>
            </w:sdtPr>
            <w:sdtContent>
              <w:ins w:id="6060" w:author="BHA Regulatory Affairs Unit" w:date="2026-07-29T16:06:00Z">
                <w:r>
                  <w:t>An authorized practitioner, physician, or advanced practice provider with prescriptive authority must be available during hours of operation to initiate or adjust medications based on the nursing assessment.</w:t>
                </w:r>
              </w:ins>
            </w:sdtContent>
          </w:sdt>
        </w:p>
      </w:sdtContent>
    </w:sdt>
    <w:sdt>
      <w:sdtPr>
        <w:tag w:val="goog_rdk_6041"/>
        <w:id w:val="391020312"/>
      </w:sdtPr>
      <w:sdtContent>
        <w:p w14:paraId="00000C84" w14:textId="77777777" w:rsidR="00CF3663" w:rsidRDefault="00000000">
          <w:pPr>
            <w:numPr>
              <w:ilvl w:val="2"/>
              <w:numId w:val="193"/>
            </w:numPr>
            <w:tabs>
              <w:tab w:val="left" w:pos="720"/>
              <w:tab w:val="left" w:pos="1440"/>
            </w:tabs>
            <w:spacing w:before="240"/>
            <w:rPr>
              <w:ins w:id="6061" w:author="BHA Regulatory Affairs Unit" w:date="2026-07-29T16:06:00Z"/>
            </w:rPr>
          </w:pPr>
          <w:sdt>
            <w:sdtPr>
              <w:tag w:val="goog_rdk_6040"/>
              <w:id w:val="-368359023"/>
            </w:sdtPr>
            <w:sdtContent>
              <w:ins w:id="6062" w:author="BHA Regulatory Affairs Unit" w:date="2026-07-29T16:06:00Z">
                <w:r>
                  <w:t>Medication initiation services must be available within one (1) hour of the completion of this initial assessment, when appropriate, to begin for the individual.</w:t>
                </w:r>
              </w:ins>
            </w:sdtContent>
          </w:sdt>
        </w:p>
      </w:sdtContent>
    </w:sdt>
    <w:sdt>
      <w:sdtPr>
        <w:tag w:val="goog_rdk_6043"/>
        <w:id w:val="499850713"/>
      </w:sdtPr>
      <w:sdtContent>
        <w:p w14:paraId="00000C85" w14:textId="77777777" w:rsidR="00CF3663" w:rsidRDefault="00000000">
          <w:pPr>
            <w:numPr>
              <w:ilvl w:val="0"/>
              <w:numId w:val="193"/>
            </w:numPr>
            <w:tabs>
              <w:tab w:val="left" w:pos="720"/>
              <w:tab w:val="left" w:pos="1440"/>
            </w:tabs>
            <w:spacing w:before="240"/>
            <w:rPr>
              <w:ins w:id="6063" w:author="BHA Regulatory Affairs Unit" w:date="2026-07-29T16:06:00Z"/>
            </w:rPr>
          </w:pPr>
          <w:sdt>
            <w:sdtPr>
              <w:tag w:val="goog_rdk_6042"/>
              <w:id w:val="-824189542"/>
            </w:sdtPr>
            <w:sdtContent>
              <w:ins w:id="6064" w:author="BHA Regulatory Affairs Unit" w:date="2026-07-29T16:06:00Z">
                <w:r>
                  <w:t>During the episode of care</w:t>
                </w:r>
              </w:ins>
            </w:sdtContent>
          </w:sdt>
        </w:p>
      </w:sdtContent>
    </w:sdt>
    <w:sdt>
      <w:sdtPr>
        <w:tag w:val="goog_rdk_6045"/>
        <w:id w:val="-2031195650"/>
      </w:sdtPr>
      <w:sdtContent>
        <w:p w14:paraId="00000C86" w14:textId="77777777" w:rsidR="00CF3663" w:rsidRDefault="00000000">
          <w:pPr>
            <w:numPr>
              <w:ilvl w:val="1"/>
              <w:numId w:val="193"/>
            </w:numPr>
            <w:tabs>
              <w:tab w:val="left" w:pos="720"/>
              <w:tab w:val="left" w:pos="1440"/>
            </w:tabs>
            <w:spacing w:before="240"/>
            <w:rPr>
              <w:ins w:id="6065" w:author="BHA Regulatory Affairs Unit" w:date="2026-07-29T16:06:00Z"/>
            </w:rPr>
          </w:pPr>
          <w:sdt>
            <w:sdtPr>
              <w:tag w:val="goog_rdk_6044"/>
              <w:id w:val="-172629007"/>
            </w:sdtPr>
            <w:sdtContent>
              <w:ins w:id="6066" w:author="BHA Regulatory Affairs Unit" w:date="2026-07-29T16:06:00Z">
                <w:r>
                  <w:t>Within twenty-four (24) hours of the individual’s admission, an initial service plan must be developed, as detailed in Part 3.4.4 of these Rules.</w:t>
                </w:r>
              </w:ins>
            </w:sdtContent>
          </w:sdt>
        </w:p>
      </w:sdtContent>
    </w:sdt>
    <w:sdt>
      <w:sdtPr>
        <w:tag w:val="goog_rdk_6047"/>
        <w:id w:val="1225043260"/>
      </w:sdtPr>
      <w:sdtContent>
        <w:p w14:paraId="00000C87" w14:textId="77777777" w:rsidR="00CF3663" w:rsidRDefault="00000000">
          <w:pPr>
            <w:numPr>
              <w:ilvl w:val="1"/>
              <w:numId w:val="193"/>
            </w:numPr>
            <w:tabs>
              <w:tab w:val="left" w:pos="720"/>
              <w:tab w:val="left" w:pos="1440"/>
            </w:tabs>
            <w:spacing w:before="240"/>
            <w:rPr>
              <w:ins w:id="6067" w:author="BHA Regulatory Affairs Unit" w:date="2026-07-29T16:06:00Z"/>
            </w:rPr>
          </w:pPr>
          <w:sdt>
            <w:sdtPr>
              <w:tag w:val="goog_rdk_6046"/>
              <w:id w:val="-1344123870"/>
            </w:sdtPr>
            <w:sdtContent>
              <w:ins w:id="6068" w:author="BHA Regulatory Affairs Unit" w:date="2026-07-29T16:06:00Z">
                <w:r>
                  <w:t>Within twenty-four (24) hours of the individual’s admission, a psychiatric assessment must be conducted to ensure initial psychiatric stabilization.</w:t>
                </w:r>
              </w:ins>
            </w:sdtContent>
          </w:sdt>
        </w:p>
      </w:sdtContent>
    </w:sdt>
    <w:sdt>
      <w:sdtPr>
        <w:tag w:val="goog_rdk_6049"/>
        <w:id w:val="167766726"/>
      </w:sdtPr>
      <w:sdtContent>
        <w:p w14:paraId="00000C88" w14:textId="77777777" w:rsidR="00CF3663" w:rsidRDefault="00000000">
          <w:pPr>
            <w:numPr>
              <w:ilvl w:val="1"/>
              <w:numId w:val="193"/>
            </w:numPr>
            <w:tabs>
              <w:tab w:val="left" w:pos="720"/>
              <w:tab w:val="left" w:pos="1440"/>
            </w:tabs>
            <w:spacing w:before="240"/>
            <w:rPr>
              <w:ins w:id="6069" w:author="BHA Regulatory Affairs Unit" w:date="2026-07-29T16:06:00Z"/>
            </w:rPr>
          </w:pPr>
          <w:sdt>
            <w:sdtPr>
              <w:tag w:val="goog_rdk_6048"/>
              <w:id w:val="-925768903"/>
            </w:sdtPr>
            <w:sdtContent>
              <w:ins w:id="6070" w:author="BHA Regulatory Affairs Unit" w:date="2026-07-29T16:06:00Z">
                <w:r>
                  <w:t>Within twenty-four (24) to forty-eight (48) hours of the individual’s admission, a history and physical examination must occur on-site.</w:t>
                </w:r>
              </w:ins>
            </w:sdtContent>
          </w:sdt>
        </w:p>
      </w:sdtContent>
    </w:sdt>
    <w:sdt>
      <w:sdtPr>
        <w:tag w:val="goog_rdk_6051"/>
        <w:id w:val="-1728276131"/>
      </w:sdtPr>
      <w:sdtContent>
        <w:p w14:paraId="00000C89" w14:textId="77777777" w:rsidR="00CF3663" w:rsidRDefault="00000000">
          <w:pPr>
            <w:numPr>
              <w:ilvl w:val="2"/>
              <w:numId w:val="193"/>
            </w:numPr>
            <w:tabs>
              <w:tab w:val="left" w:pos="720"/>
              <w:tab w:val="left" w:pos="1440"/>
            </w:tabs>
            <w:spacing w:before="240"/>
            <w:rPr>
              <w:ins w:id="6071" w:author="BHA Regulatory Affairs Unit" w:date="2026-07-29T16:06:00Z"/>
            </w:rPr>
          </w:pPr>
          <w:sdt>
            <w:sdtPr>
              <w:tag w:val="goog_rdk_6050"/>
              <w:id w:val="-824941618"/>
            </w:sdtPr>
            <w:sdtContent>
              <w:ins w:id="6072" w:author="BHA Regulatory Affairs Unit" w:date="2026-07-29T16:06:00Z">
                <w:r>
                  <w:t>This admission decision must be reviewed by the Medical Director, an authorized practitioner, physician, or advanced practice provider, as defined in Part 1.2.2 of these Rules, operating within their scope of practice, to confirm appropriate placement in this level of care.</w:t>
                </w:r>
              </w:ins>
            </w:sdtContent>
          </w:sdt>
        </w:p>
      </w:sdtContent>
    </w:sdt>
    <w:sdt>
      <w:sdtPr>
        <w:tag w:val="goog_rdk_6053"/>
        <w:id w:val="-243950912"/>
      </w:sdtPr>
      <w:sdtContent>
        <w:p w14:paraId="00000C8A" w14:textId="77777777" w:rsidR="00CF3663" w:rsidRDefault="00000000">
          <w:pPr>
            <w:numPr>
              <w:ilvl w:val="1"/>
              <w:numId w:val="193"/>
            </w:numPr>
            <w:tabs>
              <w:tab w:val="left" w:pos="720"/>
              <w:tab w:val="left" w:pos="1440"/>
            </w:tabs>
            <w:spacing w:before="240"/>
            <w:rPr>
              <w:ins w:id="6073" w:author="BHA Regulatory Affairs Unit" w:date="2026-07-29T16:06:00Z"/>
            </w:rPr>
          </w:pPr>
          <w:sdt>
            <w:sdtPr>
              <w:tag w:val="goog_rdk_6052"/>
              <w:id w:val="1612209068"/>
            </w:sdtPr>
            <w:sdtContent>
              <w:ins w:id="6074" w:author="BHA Regulatory Affairs Unit" w:date="2026-07-29T16:06:00Z">
                <w:r>
                  <w:t>A comprehensive assessment must be completed within sixty (60) calendar days from an individual’s admission, in alignment with the standards set forth in Part 3.4.4 of these Rules.</w:t>
                </w:r>
              </w:ins>
            </w:sdtContent>
          </w:sdt>
        </w:p>
      </w:sdtContent>
    </w:sdt>
    <w:sdt>
      <w:sdtPr>
        <w:tag w:val="goog_rdk_6055"/>
        <w:id w:val="1488763483"/>
      </w:sdtPr>
      <w:sdtContent>
        <w:p w14:paraId="00000C8B" w14:textId="77777777" w:rsidR="00CF3663" w:rsidRDefault="00000000">
          <w:pPr>
            <w:numPr>
              <w:ilvl w:val="1"/>
              <w:numId w:val="193"/>
            </w:numPr>
            <w:tabs>
              <w:tab w:val="left" w:pos="720"/>
              <w:tab w:val="left" w:pos="1440"/>
            </w:tabs>
            <w:spacing w:before="240"/>
            <w:rPr>
              <w:ins w:id="6075" w:author="BHA Regulatory Affairs Unit" w:date="2026-07-29T16:06:00Z"/>
            </w:rPr>
          </w:pPr>
          <w:sdt>
            <w:sdtPr>
              <w:tag w:val="goog_rdk_6054"/>
              <w:id w:val="-1220670351"/>
            </w:sdtPr>
            <w:sdtContent>
              <w:ins w:id="6076" w:author="BHA Regulatory Affairs Unit" w:date="2026-07-29T16:06:00Z">
                <w:r>
                  <w:t>This comprehensive assessment must inform the concurrent completion of the comprehensive service plan for the individual, as detailed in Part 1.17.4.A of these Rules.</w:t>
                </w:r>
              </w:ins>
            </w:sdtContent>
          </w:sdt>
        </w:p>
      </w:sdtContent>
    </w:sdt>
    <w:sdt>
      <w:sdtPr>
        <w:tag w:val="goog_rdk_6057"/>
        <w:id w:val="191459094"/>
      </w:sdtPr>
      <w:sdtContent>
        <w:p w14:paraId="00000C8C" w14:textId="77777777" w:rsidR="00CF3663" w:rsidRDefault="00000000">
          <w:pPr>
            <w:numPr>
              <w:ilvl w:val="2"/>
              <w:numId w:val="193"/>
            </w:numPr>
            <w:tabs>
              <w:tab w:val="left" w:pos="720"/>
              <w:tab w:val="left" w:pos="1440"/>
            </w:tabs>
            <w:spacing w:before="240"/>
            <w:rPr>
              <w:ins w:id="6077" w:author="BHA Regulatory Affairs Unit" w:date="2026-07-29T16:06:00Z"/>
            </w:rPr>
          </w:pPr>
          <w:sdt>
            <w:sdtPr>
              <w:tag w:val="goog_rdk_6056"/>
              <w:id w:val="647017996"/>
            </w:sdtPr>
            <w:sdtContent>
              <w:ins w:id="6078" w:author="BHA Regulatory Affairs Unit" w:date="2026-07-29T16:06:00Z">
                <w:r>
                  <w:t>Documentation and implementation of this service plan may include withdrawal rating scales or flow sheets, as needed.</w:t>
                </w:r>
              </w:ins>
            </w:sdtContent>
          </w:sdt>
        </w:p>
      </w:sdtContent>
    </w:sdt>
    <w:sdt>
      <w:sdtPr>
        <w:tag w:val="goog_rdk_6059"/>
        <w:id w:val="-1938666419"/>
      </w:sdtPr>
      <w:sdtContent>
        <w:p w14:paraId="00000C8D" w14:textId="77777777" w:rsidR="00CF3663" w:rsidRDefault="00000000">
          <w:pPr>
            <w:numPr>
              <w:ilvl w:val="1"/>
              <w:numId w:val="193"/>
            </w:numPr>
            <w:tabs>
              <w:tab w:val="left" w:pos="720"/>
              <w:tab w:val="left" w:pos="1440"/>
            </w:tabs>
            <w:spacing w:before="240"/>
            <w:rPr>
              <w:ins w:id="6079" w:author="BHA Regulatory Affairs Unit" w:date="2026-07-29T16:06:00Z"/>
            </w:rPr>
          </w:pPr>
          <w:sdt>
            <w:sdtPr>
              <w:tag w:val="goog_rdk_6058"/>
              <w:id w:val="-562090693"/>
            </w:sdtPr>
            <w:sdtContent>
              <w:ins w:id="6080" w:author="BHA Regulatory Affairs Unit" w:date="2026-07-29T16:06:00Z">
                <w:r>
                  <w:t>The comprehensive assessment and subsequent comprehensive service plan must be updated:</w:t>
                </w:r>
              </w:ins>
            </w:sdtContent>
          </w:sdt>
        </w:p>
      </w:sdtContent>
    </w:sdt>
    <w:sdt>
      <w:sdtPr>
        <w:tag w:val="goog_rdk_6061"/>
        <w:id w:val="-720552956"/>
      </w:sdtPr>
      <w:sdtContent>
        <w:p w14:paraId="00000C8E" w14:textId="77777777" w:rsidR="00CF3663" w:rsidRDefault="00000000">
          <w:pPr>
            <w:numPr>
              <w:ilvl w:val="2"/>
              <w:numId w:val="193"/>
            </w:numPr>
            <w:tabs>
              <w:tab w:val="left" w:pos="720"/>
              <w:tab w:val="left" w:pos="1440"/>
            </w:tabs>
            <w:spacing w:before="240"/>
            <w:rPr>
              <w:ins w:id="6081" w:author="BHA Regulatory Affairs Unit" w:date="2026-07-29T16:06:00Z"/>
            </w:rPr>
          </w:pPr>
          <w:sdt>
            <w:sdtPr>
              <w:tag w:val="goog_rdk_6060"/>
              <w:id w:val="1258575971"/>
            </w:sdtPr>
            <w:sdtContent>
              <w:ins w:id="6082" w:author="BHA Regulatory Affairs Unit" w:date="2026-07-29T16:06:00Z">
                <w:r>
                  <w:t>When the individual experiences a change in their level of functioning that results in a change to their service needs; and</w:t>
                </w:r>
              </w:ins>
            </w:sdtContent>
          </w:sdt>
        </w:p>
      </w:sdtContent>
    </w:sdt>
    <w:sdt>
      <w:sdtPr>
        <w:tag w:val="goog_rdk_6063"/>
        <w:id w:val="1548106144"/>
      </w:sdtPr>
      <w:sdtContent>
        <w:p w14:paraId="00000C8F" w14:textId="77777777" w:rsidR="00CF3663" w:rsidRDefault="00000000">
          <w:pPr>
            <w:numPr>
              <w:ilvl w:val="2"/>
              <w:numId w:val="193"/>
            </w:numPr>
            <w:tabs>
              <w:tab w:val="left" w:pos="720"/>
              <w:tab w:val="left" w:pos="1440"/>
            </w:tabs>
            <w:spacing w:before="240"/>
            <w:rPr>
              <w:ins w:id="6083" w:author="BHA Regulatory Affairs Unit" w:date="2026-07-29T16:06:00Z"/>
            </w:rPr>
          </w:pPr>
          <w:sdt>
            <w:sdtPr>
              <w:tag w:val="goog_rdk_6062"/>
              <w:id w:val="420734228"/>
            </w:sdtPr>
            <w:sdtContent>
              <w:ins w:id="6084" w:author="BHA Regulatory Affairs Unit" w:date="2026-07-29T16:06:00Z">
                <w:r>
                  <w:t>At least monthly while the individual is receiving services at this level of care. This may be extended beyond the monthly time frame if clinically appropriate, but must not exceed six (6) months.</w:t>
                </w:r>
              </w:ins>
            </w:sdtContent>
          </w:sdt>
        </w:p>
      </w:sdtContent>
    </w:sdt>
    <w:sdt>
      <w:sdtPr>
        <w:tag w:val="goog_rdk_6065"/>
        <w:id w:val="-1093825983"/>
      </w:sdtPr>
      <w:sdtContent>
        <w:p w14:paraId="00000C90" w14:textId="77777777" w:rsidR="00CF3663" w:rsidRDefault="00000000">
          <w:pPr>
            <w:numPr>
              <w:ilvl w:val="1"/>
              <w:numId w:val="193"/>
            </w:numPr>
            <w:tabs>
              <w:tab w:val="left" w:pos="720"/>
              <w:tab w:val="left" w:pos="1440"/>
            </w:tabs>
            <w:spacing w:before="240"/>
            <w:rPr>
              <w:ins w:id="6085" w:author="BHA Regulatory Affairs Unit" w:date="2026-07-29T16:06:00Z"/>
            </w:rPr>
          </w:pPr>
          <w:sdt>
            <w:sdtPr>
              <w:tag w:val="goog_rdk_6064"/>
              <w:id w:val="-165675063"/>
            </w:sdtPr>
            <w:sdtContent>
              <w:ins w:id="6086" w:author="BHA Regulatory Affairs Unit" w:date="2026-07-29T16:06:00Z">
                <w:r>
                  <w:t>The individual’s progress must be documented at least daily. This includes daily check-ins, if services are provided via formal affiliation.</w:t>
                </w:r>
              </w:ins>
            </w:sdtContent>
          </w:sdt>
        </w:p>
      </w:sdtContent>
    </w:sdt>
    <w:sdt>
      <w:sdtPr>
        <w:tag w:val="goog_rdk_6067"/>
        <w:id w:val="974071328"/>
      </w:sdtPr>
      <w:sdtContent>
        <w:p w14:paraId="00000C91" w14:textId="77777777" w:rsidR="00CF3663" w:rsidRDefault="00000000">
          <w:pPr>
            <w:numPr>
              <w:ilvl w:val="0"/>
              <w:numId w:val="193"/>
            </w:numPr>
            <w:tabs>
              <w:tab w:val="left" w:pos="720"/>
              <w:tab w:val="left" w:pos="1440"/>
            </w:tabs>
            <w:spacing w:before="240"/>
            <w:rPr>
              <w:ins w:id="6087" w:author="BHA Regulatory Affairs Unit" w:date="2026-07-29T16:06:00Z"/>
            </w:rPr>
          </w:pPr>
          <w:sdt>
            <w:sdtPr>
              <w:tag w:val="goog_rdk_6066"/>
              <w:id w:val="1437793845"/>
            </w:sdtPr>
            <w:sdtContent>
              <w:ins w:id="6088" w:author="BHA Regulatory Affairs Unit" w:date="2026-07-29T16:06:00Z">
                <w:r>
                  <w:t>Upon discharge from the agency</w:t>
                </w:r>
              </w:ins>
            </w:sdtContent>
          </w:sdt>
        </w:p>
      </w:sdtContent>
    </w:sdt>
    <w:sdt>
      <w:sdtPr>
        <w:tag w:val="goog_rdk_6069"/>
        <w:id w:val="-857068799"/>
      </w:sdtPr>
      <w:sdtContent>
        <w:p w14:paraId="00000C92" w14:textId="77777777" w:rsidR="00CF3663" w:rsidRDefault="00000000">
          <w:pPr>
            <w:numPr>
              <w:ilvl w:val="1"/>
              <w:numId w:val="193"/>
            </w:numPr>
            <w:tabs>
              <w:tab w:val="left" w:pos="720"/>
              <w:tab w:val="left" w:pos="1440"/>
            </w:tabs>
            <w:spacing w:before="240"/>
            <w:rPr>
              <w:ins w:id="6089" w:author="BHA Regulatory Affairs Unit" w:date="2026-07-29T16:06:00Z"/>
            </w:rPr>
          </w:pPr>
          <w:sdt>
            <w:sdtPr>
              <w:tag w:val="goog_rdk_6068"/>
              <w:id w:val="-1117293942"/>
            </w:sdtPr>
            <w:sdtContent>
              <w:ins w:id="6090" w:author="BHA Regulatory Affairs Unit" w:date="2026-07-29T16:06:00Z">
                <w:r>
                  <w:t>If a different level of care is required, the agency must initiate and document a referral to the appropriate level of care, including warm handoffs, as appropriate and with the proper releases in place.</w:t>
                </w:r>
              </w:ins>
            </w:sdtContent>
          </w:sdt>
        </w:p>
      </w:sdtContent>
    </w:sdt>
    <w:sdt>
      <w:sdtPr>
        <w:tag w:val="goog_rdk_6071"/>
        <w:id w:val="-991607179"/>
      </w:sdtPr>
      <w:sdtContent>
        <w:p w14:paraId="00000C93" w14:textId="77777777" w:rsidR="00CF3663" w:rsidRDefault="00000000">
          <w:pPr>
            <w:tabs>
              <w:tab w:val="left" w:pos="720"/>
              <w:tab w:val="left" w:pos="1440"/>
            </w:tabs>
            <w:spacing w:before="240"/>
            <w:ind w:firstLine="0"/>
            <w:rPr>
              <w:ins w:id="6091" w:author="BHA Regulatory Affairs Unit" w:date="2026-07-29T16:06:00Z"/>
            </w:rPr>
          </w:pPr>
          <w:sdt>
            <w:sdtPr>
              <w:tag w:val="goog_rdk_6070"/>
              <w:id w:val="908454528"/>
            </w:sdtPr>
            <w:sdtContent>
              <w:ins w:id="6092" w:author="BHA Regulatory Affairs Unit" w:date="2026-07-29T16:06:00Z">
                <w:r>
                  <w:t>***************************************************************************************************</w:t>
                </w:r>
              </w:ins>
            </w:sdtContent>
          </w:sdt>
        </w:p>
      </w:sdtContent>
    </w:sdt>
    <w:sdt>
      <w:sdtPr>
        <w:tag w:val="goog_rdk_6073"/>
        <w:id w:val="858535448"/>
      </w:sdtPr>
      <w:sdtContent>
        <w:p w14:paraId="00000C94" w14:textId="77777777" w:rsidR="00CF3663" w:rsidRDefault="00000000">
          <w:pPr>
            <w:tabs>
              <w:tab w:val="left" w:pos="720"/>
              <w:tab w:val="left" w:pos="1440"/>
            </w:tabs>
            <w:spacing w:before="240"/>
            <w:ind w:firstLine="0"/>
            <w:rPr>
              <w:ins w:id="6093" w:author="BHA Regulatory Affairs Unit" w:date="2026-07-29T16:06:00Z"/>
              <w:b/>
              <w:bCs/>
              <w:i/>
              <w:iCs/>
            </w:rPr>
          </w:pPr>
          <w:sdt>
            <w:sdtPr>
              <w:tag w:val="goog_rdk_6072"/>
              <w:id w:val="1640003941"/>
            </w:sdtPr>
            <w:sdtContent>
              <w:ins w:id="6094" w:author="BHA Regulatory Affairs Unit" w:date="2026-07-29T16:06:00Z">
                <w:r>
                  <w:rPr>
                    <w:i/>
                    <w:iCs/>
                  </w:rPr>
                  <w:t>{Publisher’s note – not for publication: effective date added to current Chapter title only. The remainder of the content in this current Chapter remains untouched.}</w:t>
                </w:r>
              </w:ins>
            </w:sdtContent>
          </w:sdt>
        </w:p>
      </w:sdtContent>
    </w:sdt>
    <w:sdt>
      <w:sdtPr>
        <w:tag w:val="goog_rdk_6075"/>
        <w:id w:val="685919819"/>
      </w:sdtPr>
      <w:sdtContent>
        <w:p w14:paraId="00000C95" w14:textId="77777777" w:rsidR="00CF3663" w:rsidRDefault="00000000" w:rsidP="00B20B40">
          <w:pPr>
            <w:pStyle w:val="Heading3"/>
            <w:rPr>
              <w:ins w:id="6095" w:author="BHA Regulatory Affairs Unit" w:date="2026-07-29T16:06:00Z"/>
            </w:rPr>
          </w:pPr>
          <w:sdt>
            <w:sdtPr>
              <w:tag w:val="goog_rdk_6074"/>
              <w:id w:val="-1520970370"/>
            </w:sdtPr>
            <w:sdtContent>
              <w:ins w:id="6096" w:author="BHA Regulatory Affairs Unit" w:date="2026-07-29T16:06:00Z">
                <w:r>
                  <w:t>Chapter 5: Behavioral Health Residential and Level 3-Withdrawal Management Services (effective through June 30, 2027)</w:t>
                </w:r>
              </w:ins>
            </w:sdtContent>
          </w:sdt>
        </w:p>
      </w:sdtContent>
    </w:sdt>
    <w:sdt>
      <w:sdtPr>
        <w:tag w:val="goog_rdk_6077"/>
        <w:id w:val="630283311"/>
      </w:sdtPr>
      <w:sdtContent>
        <w:p w14:paraId="00000C96" w14:textId="77777777" w:rsidR="00CF3663" w:rsidRDefault="00000000">
          <w:pPr>
            <w:tabs>
              <w:tab w:val="left" w:pos="720"/>
              <w:tab w:val="left" w:pos="1440"/>
            </w:tabs>
            <w:spacing w:before="240"/>
            <w:ind w:firstLine="0"/>
            <w:rPr>
              <w:ins w:id="6097" w:author="BHA Regulatory Affairs Unit" w:date="2026-07-29T16:06:00Z"/>
            </w:rPr>
          </w:pPr>
          <w:sdt>
            <w:sdtPr>
              <w:tag w:val="goog_rdk_6076"/>
              <w:id w:val="1292258116"/>
            </w:sdtPr>
            <w:sdtContent>
              <w:ins w:id="6098" w:author="BHA Regulatory Affairs Unit" w:date="2026-07-29T16:06:00Z">
                <w:r>
                  <w:t>***************************************************************************************************</w:t>
                </w:r>
              </w:ins>
            </w:sdtContent>
          </w:sdt>
        </w:p>
      </w:sdtContent>
    </w:sdt>
    <w:sdt>
      <w:sdtPr>
        <w:tag w:val="goog_rdk_6079"/>
        <w:id w:val="1694893623"/>
      </w:sdtPr>
      <w:sdtContent>
        <w:p w14:paraId="00000C97" w14:textId="77777777" w:rsidR="00CF3663" w:rsidRDefault="00000000">
          <w:pPr>
            <w:spacing w:before="240"/>
            <w:ind w:firstLine="0"/>
            <w:rPr>
              <w:ins w:id="6099" w:author="BHA Regulatory Affairs Unit" w:date="2026-07-29T16:06:00Z"/>
              <w:i/>
              <w:iCs/>
            </w:rPr>
          </w:pPr>
          <w:sdt>
            <w:sdtPr>
              <w:tag w:val="goog_rdk_6078"/>
              <w:id w:val="325292693"/>
            </w:sdtPr>
            <w:sdtContent>
              <w:ins w:id="6100" w:author="BHA Regulatory Affairs Unit" w:date="2026-07-29T16:06:00Z">
                <w:r>
                  <w:rPr>
                    <w:i/>
                    <w:iCs/>
                  </w:rPr>
                  <w:t>{Publisher’s note – not for publication: The version of Chapter 5 that follows is to be inserted immediately after the current version of Chapter 5. This version will take effect following the current version’s expiration.}</w:t>
                </w:r>
              </w:ins>
            </w:sdtContent>
          </w:sdt>
        </w:p>
      </w:sdtContent>
    </w:sdt>
    <w:sdt>
      <w:sdtPr>
        <w:tag w:val="goog_rdk_6081"/>
        <w:id w:val="48943"/>
      </w:sdtPr>
      <w:sdtContent>
        <w:p w14:paraId="00000C98" w14:textId="77777777" w:rsidR="00CF3663" w:rsidRDefault="00000000">
          <w:pPr>
            <w:keepNext/>
            <w:spacing w:before="240" w:after="60"/>
            <w:ind w:firstLine="0"/>
            <w:rPr>
              <w:ins w:id="6101" w:author="BHA Regulatory Affairs Unit" w:date="2026-07-29T16:06:00Z"/>
              <w:b/>
              <w:bCs/>
            </w:rPr>
          </w:pPr>
          <w:sdt>
            <w:sdtPr>
              <w:tag w:val="goog_rdk_6080"/>
              <w:id w:val="2064569846"/>
            </w:sdtPr>
            <w:sdtContent>
              <w:ins w:id="6102" w:author="BHA Regulatory Affairs Unit" w:date="2026-07-29T16:06:00Z">
                <w:r>
                  <w:rPr>
                    <w:b/>
                    <w:bCs/>
                  </w:rPr>
                  <w:t>Chapter 5: Behavioral Health Residential Services (effective July 1, 2027)</w:t>
                </w:r>
                <w:r>
                  <w:rPr>
                    <w:b/>
                    <w:bCs/>
                  </w:rPr>
                  <w:tab/>
                </w:r>
              </w:ins>
            </w:sdtContent>
          </w:sdt>
        </w:p>
      </w:sdtContent>
    </w:sdt>
    <w:sdt>
      <w:sdtPr>
        <w:tag w:val="goog_rdk_6084"/>
        <w:id w:val="370119316"/>
      </w:sdtPr>
      <w:sdtContent>
        <w:p w14:paraId="00000C99" w14:textId="77777777" w:rsidR="00CF3663" w:rsidRDefault="00000000">
          <w:pPr>
            <w:keepNext/>
            <w:spacing w:before="240" w:after="60"/>
            <w:ind w:firstLine="0"/>
            <w:rPr>
              <w:ins w:id="6103" w:author="BHA Regulatory Affairs Unit" w:date="2026-07-29T16:06:00Z"/>
              <w:b/>
              <w:bCs/>
            </w:rPr>
          </w:pPr>
          <w:sdt>
            <w:sdtPr>
              <w:tag w:val="goog_rdk_6082"/>
              <w:id w:val="-1684112110"/>
            </w:sdtPr>
            <w:sdtContent>
              <w:sdt>
                <w:sdtPr>
                  <w:tag w:val="goog_rdk_6083"/>
                  <w:id w:val="-1777099029"/>
                </w:sdtPr>
                <w:sdtContent>
                  <w:commentRangeStart w:id="6104"/>
                </w:sdtContent>
              </w:sdt>
              <w:bookmarkStart w:id="6105" w:name="_heading=h.sb3vnmdb078s" w:colFirst="0" w:colLast="0"/>
              <w:bookmarkEnd w:id="6105"/>
              <w:ins w:id="6106" w:author="BHA Regulatory Affairs Unit" w:date="2026-07-29T16:06:00Z">
                <w:r>
                  <w:rPr>
                    <w:b/>
                    <w:bCs/>
                  </w:rPr>
                  <w:t>5.1</w:t>
                </w:r>
                <w:r>
                  <w:rPr>
                    <w:b/>
                    <w:bCs/>
                  </w:rPr>
                  <w:tab/>
                  <w:t>Authority and Applicability</w:t>
                </w:r>
                <w:commentRangeEnd w:id="6104"/>
                <w:r>
                  <w:rPr>
                    <w:rStyle w:val="CommentReference"/>
                    <w:sz w:val="24"/>
                    <w:szCs w:val="24"/>
                  </w:rPr>
                  <w:commentReference w:id="6104"/>
                </w:r>
              </w:ins>
            </w:sdtContent>
          </w:sdt>
        </w:p>
      </w:sdtContent>
    </w:sdt>
    <w:sdt>
      <w:sdtPr>
        <w:tag w:val="goog_rdk_6086"/>
        <w:id w:val="570461233"/>
      </w:sdtPr>
      <w:sdtContent>
        <w:p w14:paraId="00000C9A" w14:textId="77777777" w:rsidR="00CF3663" w:rsidRDefault="00000000">
          <w:pPr>
            <w:numPr>
              <w:ilvl w:val="0"/>
              <w:numId w:val="200"/>
            </w:numPr>
            <w:tabs>
              <w:tab w:val="left" w:pos="720"/>
              <w:tab w:val="left" w:pos="1440"/>
              <w:tab w:val="left" w:pos="2160"/>
            </w:tabs>
            <w:spacing w:before="200" w:after="200"/>
            <w:rPr>
              <w:ins w:id="6107" w:author="BHA Regulatory Affairs Unit" w:date="2026-07-29T16:06:00Z"/>
            </w:rPr>
          </w:pPr>
          <w:sdt>
            <w:sdtPr>
              <w:tag w:val="goog_rdk_6085"/>
              <w:id w:val="2123189327"/>
            </w:sdtPr>
            <w:sdtContent>
              <w:ins w:id="6108" w:author="BHA Regulatory Affairs Unit" w:date="2026-07-29T16:06:00Z">
                <w:r>
                  <w:t>In addition to Chapters 1 and 2 of these Rules, this Chapter 5 establishes the standards for, and applies to, agencies electing to provide behavioral health residential services, as defined in Part 1.2.1 of these Rules.</w:t>
                </w:r>
              </w:ins>
            </w:sdtContent>
          </w:sdt>
        </w:p>
      </w:sdtContent>
    </w:sdt>
    <w:sdt>
      <w:sdtPr>
        <w:tag w:val="goog_rdk_6088"/>
        <w:id w:val="1184878473"/>
      </w:sdtPr>
      <w:sdtContent>
        <w:p w14:paraId="00000C9B" w14:textId="77777777" w:rsidR="00CF3663" w:rsidRDefault="00000000">
          <w:pPr>
            <w:numPr>
              <w:ilvl w:val="0"/>
              <w:numId w:val="200"/>
            </w:numPr>
            <w:tabs>
              <w:tab w:val="left" w:pos="720"/>
              <w:tab w:val="left" w:pos="1440"/>
              <w:tab w:val="left" w:pos="2160"/>
            </w:tabs>
            <w:spacing w:before="200" w:after="200"/>
            <w:rPr>
              <w:ins w:id="6109" w:author="BHA Regulatory Affairs Unit" w:date="2026-07-29T16:06:00Z"/>
            </w:rPr>
          </w:pPr>
          <w:sdt>
            <w:sdtPr>
              <w:tag w:val="goog_rdk_6087"/>
              <w:id w:val="-481186708"/>
            </w:sdtPr>
            <w:sdtContent>
              <w:ins w:id="6110" w:author="BHA Regulatory Affairs Unit" w:date="2026-07-29T16:06:00Z">
                <w:r>
                  <w:t>The authority to promulgate these service-specific requirements that apply to agencies electing to provide this service comes from Sections 27-50-502(1), 27-50-106, 27-50-301(5), 27-71-105(1), and 27-50-107(3)(b), C.R.S.</w:t>
                </w:r>
              </w:ins>
            </w:sdtContent>
          </w:sdt>
        </w:p>
      </w:sdtContent>
    </w:sdt>
    <w:sdt>
      <w:sdtPr>
        <w:tag w:val="goog_rdk_6090"/>
        <w:id w:val="-719836089"/>
      </w:sdtPr>
      <w:sdtContent>
        <w:p w14:paraId="00000C9C" w14:textId="77777777" w:rsidR="00CF3663" w:rsidRDefault="00000000">
          <w:pPr>
            <w:numPr>
              <w:ilvl w:val="0"/>
              <w:numId w:val="200"/>
            </w:numPr>
            <w:tabs>
              <w:tab w:val="left" w:pos="720"/>
              <w:tab w:val="left" w:pos="1440"/>
              <w:tab w:val="left" w:pos="2160"/>
            </w:tabs>
            <w:spacing w:before="200" w:after="200"/>
            <w:rPr>
              <w:ins w:id="6111" w:author="BHA Regulatory Affairs Unit" w:date="2026-07-29T16:06:00Z"/>
            </w:rPr>
          </w:pPr>
          <w:sdt>
            <w:sdtPr>
              <w:tag w:val="goog_rdk_6089"/>
              <w:id w:val="-2024126502"/>
            </w:sdtPr>
            <w:sdtContent>
              <w:ins w:id="6112" w:author="BHA Regulatory Affairs Unit" w:date="2026-07-29T16:06:00Z">
                <w:r>
                  <w:t>The continuum of residential treatment services is set forth in the following Parts of this Chapter 5:</w:t>
                </w:r>
              </w:ins>
            </w:sdtContent>
          </w:sdt>
        </w:p>
      </w:sdtContent>
    </w:sdt>
    <w:sdt>
      <w:sdtPr>
        <w:tag w:val="goog_rdk_6092"/>
        <w:id w:val="-1292723111"/>
      </w:sdtPr>
      <w:sdtContent>
        <w:p w14:paraId="00000C9D" w14:textId="77777777" w:rsidR="00CF3663" w:rsidRDefault="00000000">
          <w:pPr>
            <w:numPr>
              <w:ilvl w:val="1"/>
              <w:numId w:val="200"/>
            </w:numPr>
            <w:tabs>
              <w:tab w:val="left" w:pos="720"/>
              <w:tab w:val="left" w:pos="1440"/>
              <w:tab w:val="left" w:pos="2160"/>
            </w:tabs>
            <w:spacing w:before="200" w:after="200"/>
            <w:rPr>
              <w:ins w:id="6113" w:author="BHA Regulatory Affairs Unit" w:date="2026-07-29T16:06:00Z"/>
            </w:rPr>
          </w:pPr>
          <w:sdt>
            <w:sdtPr>
              <w:tag w:val="goog_rdk_6091"/>
              <w:id w:val="1462163689"/>
            </w:sdtPr>
            <w:sdtContent>
              <w:ins w:id="6114" w:author="BHA Regulatory Affairs Unit" w:date="2026-07-29T16:06:00Z">
                <w:r>
                  <w:t>Clinically monitored, as defined in Part 1.2.1 of these Rules, services, including:</w:t>
                </w:r>
              </w:ins>
            </w:sdtContent>
          </w:sdt>
        </w:p>
      </w:sdtContent>
    </w:sdt>
    <w:sdt>
      <w:sdtPr>
        <w:tag w:val="goog_rdk_6094"/>
        <w:id w:val="1815259818"/>
      </w:sdtPr>
      <w:sdtContent>
        <w:p w14:paraId="00000C9E" w14:textId="77777777" w:rsidR="00CF3663" w:rsidRDefault="00000000">
          <w:pPr>
            <w:numPr>
              <w:ilvl w:val="2"/>
              <w:numId w:val="200"/>
            </w:numPr>
            <w:tabs>
              <w:tab w:val="left" w:pos="720"/>
              <w:tab w:val="left" w:pos="1440"/>
              <w:tab w:val="left" w:pos="2160"/>
            </w:tabs>
            <w:spacing w:before="200" w:after="200"/>
            <w:rPr>
              <w:ins w:id="6115" w:author="BHA Regulatory Affairs Unit" w:date="2026-07-29T16:06:00Z"/>
            </w:rPr>
          </w:pPr>
          <w:sdt>
            <w:sdtPr>
              <w:tag w:val="goog_rdk_6093"/>
              <w:id w:val="-1321407102"/>
            </w:sdtPr>
            <w:sdtContent>
              <w:ins w:id="6116" w:author="BHA Regulatory Affairs Unit" w:date="2026-07-29T16:06:00Z">
                <w:r>
                  <w:t>Level One Mental Health Transitional Living Homes, Part 5.3.4 of this Chapter 5; and</w:t>
                </w:r>
              </w:ins>
            </w:sdtContent>
          </w:sdt>
        </w:p>
      </w:sdtContent>
    </w:sdt>
    <w:sdt>
      <w:sdtPr>
        <w:tag w:val="goog_rdk_6096"/>
        <w:id w:val="965395767"/>
      </w:sdtPr>
      <w:sdtContent>
        <w:p w14:paraId="00000C9F" w14:textId="77777777" w:rsidR="00CF3663" w:rsidRDefault="00000000">
          <w:pPr>
            <w:numPr>
              <w:ilvl w:val="3"/>
              <w:numId w:val="200"/>
            </w:numPr>
            <w:tabs>
              <w:tab w:val="left" w:pos="720"/>
              <w:tab w:val="left" w:pos="1440"/>
              <w:tab w:val="left" w:pos="2160"/>
            </w:tabs>
            <w:spacing w:before="200" w:after="200"/>
            <w:rPr>
              <w:ins w:id="6117" w:author="BHA Regulatory Affairs Unit" w:date="2026-07-29T16:06:00Z"/>
            </w:rPr>
          </w:pPr>
          <w:sdt>
            <w:sdtPr>
              <w:tag w:val="goog_rdk_6095"/>
              <w:id w:val="-570824302"/>
            </w:sdtPr>
            <w:sdtContent>
              <w:ins w:id="6118" w:author="BHA Regulatory Affairs Unit" w:date="2026-07-29T16:06:00Z">
                <w:r>
                  <w:t>This treatment type must be mental health or co-occurring, as defined in Part 1.2.1 of these Rules.</w:t>
                </w:r>
              </w:ins>
            </w:sdtContent>
          </w:sdt>
        </w:p>
      </w:sdtContent>
    </w:sdt>
    <w:sdt>
      <w:sdtPr>
        <w:tag w:val="goog_rdk_6098"/>
        <w:id w:val="-1362609872"/>
      </w:sdtPr>
      <w:sdtContent>
        <w:p w14:paraId="00000CA0" w14:textId="77777777" w:rsidR="00CF3663" w:rsidRDefault="00000000">
          <w:pPr>
            <w:numPr>
              <w:ilvl w:val="2"/>
              <w:numId w:val="200"/>
            </w:numPr>
            <w:tabs>
              <w:tab w:val="left" w:pos="720"/>
              <w:tab w:val="left" w:pos="1440"/>
              <w:tab w:val="left" w:pos="2160"/>
            </w:tabs>
            <w:spacing w:before="200" w:after="200"/>
            <w:rPr>
              <w:ins w:id="6119" w:author="BHA Regulatory Affairs Unit" w:date="2026-07-29T16:06:00Z"/>
            </w:rPr>
          </w:pPr>
          <w:sdt>
            <w:sdtPr>
              <w:tag w:val="goog_rdk_6097"/>
              <w:id w:val="1122044521"/>
            </w:sdtPr>
            <w:sdtContent>
              <w:ins w:id="6120" w:author="BHA Regulatory Affairs Unit" w:date="2026-07-29T16:06:00Z">
                <w:r>
                  <w:t>Level Two Mental Health Transitional Living Homes, Part 5.3.5 of this Chapter 5.</w:t>
                </w:r>
              </w:ins>
            </w:sdtContent>
          </w:sdt>
        </w:p>
      </w:sdtContent>
    </w:sdt>
    <w:sdt>
      <w:sdtPr>
        <w:tag w:val="goog_rdk_6100"/>
        <w:id w:val="1474266728"/>
      </w:sdtPr>
      <w:sdtContent>
        <w:p w14:paraId="00000CA1" w14:textId="77777777" w:rsidR="00CF3663" w:rsidRDefault="00000000">
          <w:pPr>
            <w:numPr>
              <w:ilvl w:val="3"/>
              <w:numId w:val="200"/>
            </w:numPr>
            <w:tabs>
              <w:tab w:val="left" w:pos="720"/>
              <w:tab w:val="left" w:pos="1440"/>
              <w:tab w:val="left" w:pos="2160"/>
            </w:tabs>
            <w:spacing w:before="200" w:after="200"/>
            <w:rPr>
              <w:ins w:id="6121" w:author="BHA Regulatory Affairs Unit" w:date="2026-07-29T16:06:00Z"/>
            </w:rPr>
          </w:pPr>
          <w:sdt>
            <w:sdtPr>
              <w:tag w:val="goog_rdk_6099"/>
              <w:id w:val="-56834720"/>
            </w:sdtPr>
            <w:sdtContent>
              <w:ins w:id="6122" w:author="BHA Regulatory Affairs Unit" w:date="2026-07-29T16:06:00Z">
                <w:r>
                  <w:t>This treatment type must be mental health or co-occurring.</w:t>
                </w:r>
              </w:ins>
            </w:sdtContent>
          </w:sdt>
        </w:p>
      </w:sdtContent>
    </w:sdt>
    <w:sdt>
      <w:sdtPr>
        <w:tag w:val="goog_rdk_6102"/>
        <w:id w:val="516742914"/>
      </w:sdtPr>
      <w:sdtContent>
        <w:p w14:paraId="00000CA2" w14:textId="77777777" w:rsidR="00CF3663" w:rsidRDefault="00000000">
          <w:pPr>
            <w:numPr>
              <w:ilvl w:val="1"/>
              <w:numId w:val="200"/>
            </w:numPr>
            <w:tabs>
              <w:tab w:val="left" w:pos="720"/>
              <w:tab w:val="left" w:pos="1440"/>
              <w:tab w:val="left" w:pos="2160"/>
            </w:tabs>
            <w:spacing w:before="200" w:after="200"/>
            <w:rPr>
              <w:ins w:id="6123" w:author="BHA Regulatory Affairs Unit" w:date="2026-07-29T16:06:00Z"/>
            </w:rPr>
          </w:pPr>
          <w:sdt>
            <w:sdtPr>
              <w:tag w:val="goog_rdk_6101"/>
              <w:id w:val="-55258404"/>
            </w:sdtPr>
            <w:sdtContent>
              <w:ins w:id="6124" w:author="BHA Regulatory Affairs Unit" w:date="2026-07-29T16:06:00Z">
                <w:r>
                  <w:t>Clinically managed, as defined in Part 1.2.1 of these Rules, services, including:</w:t>
                </w:r>
              </w:ins>
            </w:sdtContent>
          </w:sdt>
        </w:p>
      </w:sdtContent>
    </w:sdt>
    <w:sdt>
      <w:sdtPr>
        <w:tag w:val="goog_rdk_6104"/>
        <w:id w:val="-815208347"/>
      </w:sdtPr>
      <w:sdtContent>
        <w:p w14:paraId="00000CA3" w14:textId="77777777" w:rsidR="00CF3663" w:rsidRDefault="00000000">
          <w:pPr>
            <w:numPr>
              <w:ilvl w:val="2"/>
              <w:numId w:val="200"/>
            </w:numPr>
            <w:tabs>
              <w:tab w:val="left" w:pos="720"/>
              <w:tab w:val="left" w:pos="1440"/>
              <w:tab w:val="left" w:pos="2160"/>
            </w:tabs>
            <w:spacing w:before="200" w:after="200"/>
            <w:rPr>
              <w:ins w:id="6125" w:author="BHA Regulatory Affairs Unit" w:date="2026-07-29T16:06:00Z"/>
            </w:rPr>
          </w:pPr>
          <w:sdt>
            <w:sdtPr>
              <w:tag w:val="goog_rdk_6103"/>
              <w:id w:val="760116479"/>
            </w:sdtPr>
            <w:sdtContent>
              <w:ins w:id="6126" w:author="BHA Regulatory Affairs Unit" w:date="2026-07-29T16:06:00Z">
                <w:r>
                  <w:t>Clinically managed low-intensity residential treatment services (including ASAM, as defined and incorporated by reference in Part 1.2.1 of these Rules, Level 3.1-type services), set forth in Part 5.4 of this Chapter 5; and</w:t>
                </w:r>
              </w:ins>
            </w:sdtContent>
          </w:sdt>
        </w:p>
      </w:sdtContent>
    </w:sdt>
    <w:sdt>
      <w:sdtPr>
        <w:tag w:val="goog_rdk_6106"/>
        <w:id w:val="461756893"/>
      </w:sdtPr>
      <w:sdtContent>
        <w:p w14:paraId="00000CA4" w14:textId="77777777" w:rsidR="00CF3663" w:rsidRDefault="00000000">
          <w:pPr>
            <w:numPr>
              <w:ilvl w:val="3"/>
              <w:numId w:val="200"/>
            </w:numPr>
            <w:tabs>
              <w:tab w:val="left" w:pos="720"/>
              <w:tab w:val="left" w:pos="1440"/>
              <w:tab w:val="left" w:pos="2160"/>
            </w:tabs>
            <w:spacing w:before="200" w:after="200"/>
            <w:rPr>
              <w:ins w:id="6127" w:author="BHA Regulatory Affairs Unit" w:date="2026-07-29T16:06:00Z"/>
            </w:rPr>
          </w:pPr>
          <w:sdt>
            <w:sdtPr>
              <w:tag w:val="goog_rdk_6105"/>
              <w:id w:val="-620186635"/>
            </w:sdtPr>
            <w:sdtContent>
              <w:ins w:id="6128" w:author="BHA Regulatory Affairs Unit" w:date="2026-07-29T16:06:00Z">
                <w:r>
                  <w:t>This treatment type may be mental health, substance use disorder (SUD), as defined in Part 1.2.1 of these Rules, or co-occurring.</w:t>
                </w:r>
              </w:ins>
            </w:sdtContent>
          </w:sdt>
        </w:p>
      </w:sdtContent>
    </w:sdt>
    <w:sdt>
      <w:sdtPr>
        <w:tag w:val="goog_rdk_6108"/>
        <w:id w:val="-778638153"/>
      </w:sdtPr>
      <w:sdtContent>
        <w:p w14:paraId="00000CA5" w14:textId="77777777" w:rsidR="00CF3663" w:rsidRDefault="00000000">
          <w:pPr>
            <w:numPr>
              <w:ilvl w:val="2"/>
              <w:numId w:val="200"/>
            </w:numPr>
            <w:tabs>
              <w:tab w:val="left" w:pos="720"/>
              <w:tab w:val="left" w:pos="1440"/>
              <w:tab w:val="left" w:pos="2160"/>
            </w:tabs>
            <w:spacing w:before="200" w:after="200"/>
            <w:rPr>
              <w:ins w:id="6129" w:author="BHA Regulatory Affairs Unit" w:date="2026-07-29T16:06:00Z"/>
            </w:rPr>
          </w:pPr>
          <w:sdt>
            <w:sdtPr>
              <w:tag w:val="goog_rdk_6107"/>
              <w:id w:val="1872450689"/>
            </w:sdtPr>
            <w:sdtContent>
              <w:ins w:id="6130" w:author="BHA Regulatory Affairs Unit" w:date="2026-07-29T16:06:00Z">
                <w:r>
                  <w:t>Clinically managed high-intensity residential treatment services (including ASAM, as incorporated by reference in Part 1.2.1 of these Rules, Level 3.5-type services), set forth in Part 5.5 of this Chapter 5.</w:t>
                </w:r>
              </w:ins>
            </w:sdtContent>
          </w:sdt>
        </w:p>
      </w:sdtContent>
    </w:sdt>
    <w:sdt>
      <w:sdtPr>
        <w:tag w:val="goog_rdk_6110"/>
        <w:id w:val="573391130"/>
      </w:sdtPr>
      <w:sdtContent>
        <w:p w14:paraId="00000CA6" w14:textId="77777777" w:rsidR="00CF3663" w:rsidRDefault="00000000">
          <w:pPr>
            <w:numPr>
              <w:ilvl w:val="3"/>
              <w:numId w:val="200"/>
            </w:numPr>
            <w:tabs>
              <w:tab w:val="left" w:pos="720"/>
              <w:tab w:val="left" w:pos="1440"/>
              <w:tab w:val="left" w:pos="2160"/>
            </w:tabs>
            <w:spacing w:before="200" w:after="200"/>
            <w:rPr>
              <w:ins w:id="6131" w:author="BHA Regulatory Affairs Unit" w:date="2026-07-29T16:06:00Z"/>
            </w:rPr>
          </w:pPr>
          <w:sdt>
            <w:sdtPr>
              <w:tag w:val="goog_rdk_6109"/>
              <w:id w:val="850779628"/>
            </w:sdtPr>
            <w:sdtContent>
              <w:ins w:id="6132" w:author="BHA Regulatory Affairs Unit" w:date="2026-07-29T16:06:00Z">
                <w:r>
                  <w:t>This treatment type may be mental health, SUD, or co-occurring.</w:t>
                </w:r>
              </w:ins>
            </w:sdtContent>
          </w:sdt>
        </w:p>
      </w:sdtContent>
    </w:sdt>
    <w:sdt>
      <w:sdtPr>
        <w:tag w:val="goog_rdk_6112"/>
        <w:id w:val="-946931217"/>
      </w:sdtPr>
      <w:sdtContent>
        <w:p w14:paraId="00000CA7" w14:textId="77777777" w:rsidR="00CF3663" w:rsidRDefault="00000000">
          <w:pPr>
            <w:numPr>
              <w:ilvl w:val="1"/>
              <w:numId w:val="200"/>
            </w:numPr>
            <w:tabs>
              <w:tab w:val="left" w:pos="720"/>
              <w:tab w:val="left" w:pos="1440"/>
              <w:tab w:val="left" w:pos="2160"/>
            </w:tabs>
            <w:spacing w:before="200" w:after="200"/>
            <w:rPr>
              <w:ins w:id="6133" w:author="BHA Regulatory Affairs Unit" w:date="2026-07-29T16:06:00Z"/>
            </w:rPr>
          </w:pPr>
          <w:sdt>
            <w:sdtPr>
              <w:tag w:val="goog_rdk_6111"/>
              <w:id w:val="945298879"/>
            </w:sdtPr>
            <w:sdtContent>
              <w:ins w:id="6134" w:author="BHA Regulatory Affairs Unit" w:date="2026-07-29T16:06:00Z">
                <w:r>
                  <w:t>Medically managed, as defined in Part 1.2.1 of these Rules, services, including:</w:t>
                </w:r>
              </w:ins>
            </w:sdtContent>
          </w:sdt>
        </w:p>
      </w:sdtContent>
    </w:sdt>
    <w:sdt>
      <w:sdtPr>
        <w:tag w:val="goog_rdk_6114"/>
        <w:id w:val="1698952608"/>
      </w:sdtPr>
      <w:sdtContent>
        <w:p w14:paraId="00000CA8" w14:textId="77777777" w:rsidR="00CF3663" w:rsidRDefault="00000000">
          <w:pPr>
            <w:numPr>
              <w:ilvl w:val="2"/>
              <w:numId w:val="200"/>
            </w:numPr>
            <w:tabs>
              <w:tab w:val="left" w:pos="720"/>
              <w:tab w:val="left" w:pos="1440"/>
              <w:tab w:val="left" w:pos="2160"/>
            </w:tabs>
            <w:spacing w:before="200" w:after="200"/>
            <w:rPr>
              <w:ins w:id="6135" w:author="BHA Regulatory Affairs Unit" w:date="2026-07-29T16:06:00Z"/>
            </w:rPr>
          </w:pPr>
          <w:sdt>
            <w:sdtPr>
              <w:tag w:val="goog_rdk_6113"/>
              <w:id w:val="-930948719"/>
            </w:sdtPr>
            <w:sdtContent>
              <w:ins w:id="6136" w:author="BHA Regulatory Affairs Unit" w:date="2026-07-29T16:06:00Z">
                <w:r>
                  <w:t>Medically managed residential treatment (MMRT) (including ASAM, as incorporated by reference in Part 1.2.1 of these Rules, Level 3.7-type services), set forth in Part 5.6 of this Chapter 5.</w:t>
                </w:r>
              </w:ins>
            </w:sdtContent>
          </w:sdt>
        </w:p>
      </w:sdtContent>
    </w:sdt>
    <w:sdt>
      <w:sdtPr>
        <w:tag w:val="goog_rdk_6116"/>
        <w:id w:val="-1687211887"/>
      </w:sdtPr>
      <w:sdtContent>
        <w:p w14:paraId="00000CA9" w14:textId="77777777" w:rsidR="00CF3663" w:rsidRDefault="00000000">
          <w:pPr>
            <w:numPr>
              <w:ilvl w:val="3"/>
              <w:numId w:val="200"/>
            </w:numPr>
            <w:tabs>
              <w:tab w:val="left" w:pos="720"/>
              <w:tab w:val="left" w:pos="1440"/>
              <w:tab w:val="left" w:pos="2160"/>
            </w:tabs>
            <w:spacing w:before="200" w:after="200"/>
            <w:rPr>
              <w:ins w:id="6137" w:author="BHA Regulatory Affairs Unit" w:date="2026-07-29T16:06:00Z"/>
            </w:rPr>
          </w:pPr>
          <w:sdt>
            <w:sdtPr>
              <w:tag w:val="goog_rdk_6115"/>
              <w:id w:val="1444198973"/>
            </w:sdtPr>
            <w:sdtContent>
              <w:ins w:id="6138" w:author="BHA Regulatory Affairs Unit" w:date="2026-07-29T16:06:00Z">
                <w:r>
                  <w:t>This treatment type may be mental health, SUD, or co-occurring.</w:t>
                </w:r>
              </w:ins>
            </w:sdtContent>
          </w:sdt>
        </w:p>
      </w:sdtContent>
    </w:sdt>
    <w:sdt>
      <w:sdtPr>
        <w:tag w:val="goog_rdk_6119"/>
        <w:id w:val="1334838393"/>
      </w:sdtPr>
      <w:sdtContent>
        <w:p w14:paraId="00000CAA" w14:textId="77777777" w:rsidR="00CF3663" w:rsidRDefault="00000000">
          <w:pPr>
            <w:keepNext/>
            <w:spacing w:before="200" w:after="200"/>
            <w:ind w:firstLine="0"/>
            <w:rPr>
              <w:ins w:id="6139" w:author="BHA Regulatory Affairs Unit" w:date="2026-07-29T16:06:00Z"/>
            </w:rPr>
          </w:pPr>
          <w:sdt>
            <w:sdtPr>
              <w:tag w:val="goog_rdk_6117"/>
              <w:id w:val="463188305"/>
            </w:sdtPr>
            <w:sdtContent>
              <w:sdt>
                <w:sdtPr>
                  <w:tag w:val="goog_rdk_6118"/>
                  <w:id w:val="-909341447"/>
                </w:sdtPr>
                <w:sdtContent>
                  <w:commentRangeStart w:id="6140"/>
                </w:sdtContent>
              </w:sdt>
              <w:bookmarkStart w:id="6141" w:name="_heading=h.5x4b21j8wye4" w:colFirst="0" w:colLast="0"/>
              <w:bookmarkEnd w:id="6141"/>
              <w:ins w:id="6142" w:author="BHA Regulatory Affairs Unit" w:date="2026-07-29T16:06:00Z">
                <w:r>
                  <w:rPr>
                    <w:b/>
                    <w:bCs/>
                  </w:rPr>
                  <w:t>5.2</w:t>
                </w:r>
                <w:r>
                  <w:rPr>
                    <w:b/>
                    <w:bCs/>
                  </w:rPr>
                  <w:tab/>
                  <w:t>Behavioral Health Residential Services</w:t>
                </w:r>
                <w:commentRangeEnd w:id="6140"/>
                <w:r>
                  <w:rPr>
                    <w:rStyle w:val="CommentReference"/>
                    <w:sz w:val="24"/>
                    <w:szCs w:val="24"/>
                  </w:rPr>
                  <w:commentReference w:id="6140"/>
                </w:r>
              </w:ins>
            </w:sdtContent>
          </w:sdt>
        </w:p>
      </w:sdtContent>
    </w:sdt>
    <w:bookmarkStart w:id="6143" w:name="_heading=h.lkv83bcubdue" w:colFirst="0" w:colLast="0" w:displacedByCustomXml="next"/>
    <w:bookmarkEnd w:id="6143" w:displacedByCustomXml="next"/>
    <w:sdt>
      <w:sdtPr>
        <w:tag w:val="goog_rdk_6121"/>
        <w:id w:val="-851609329"/>
      </w:sdtPr>
      <w:sdtContent>
        <w:p w14:paraId="00000CAB" w14:textId="77777777" w:rsidR="00CF3663" w:rsidRDefault="00000000">
          <w:pPr>
            <w:keepNext/>
            <w:spacing w:before="200" w:after="200"/>
            <w:ind w:firstLine="0"/>
            <w:rPr>
              <w:ins w:id="6144" w:author="BHA Regulatory Affairs Unit" w:date="2026-07-29T16:06:00Z"/>
              <w:color w:val="000000"/>
            </w:rPr>
          </w:pPr>
          <w:sdt>
            <w:sdtPr>
              <w:tag w:val="goog_rdk_6120"/>
              <w:id w:val="2030020014"/>
            </w:sdtPr>
            <w:sdtContent>
              <w:ins w:id="6145" w:author="BHA Regulatory Affairs Unit" w:date="2026-07-29T16:06:00Z">
                <w:r>
                  <w:rPr>
                    <w:b/>
                    <w:bCs/>
                    <w:color w:val="000000"/>
                  </w:rPr>
                  <w:t>5.2.1</w:t>
                </w:r>
                <w:r>
                  <w:rPr>
                    <w:b/>
                    <w:bCs/>
                    <w:color w:val="000000"/>
                  </w:rPr>
                  <w:tab/>
                  <w:t>Applicability</w:t>
                </w:r>
              </w:ins>
            </w:sdtContent>
          </w:sdt>
        </w:p>
      </w:sdtContent>
    </w:sdt>
    <w:sdt>
      <w:sdtPr>
        <w:tag w:val="goog_rdk_6123"/>
        <w:id w:val="-550638680"/>
      </w:sdtPr>
      <w:sdtContent>
        <w:p w14:paraId="00000CAC" w14:textId="77777777" w:rsidR="00CF3663" w:rsidRDefault="00000000">
          <w:pPr>
            <w:numPr>
              <w:ilvl w:val="0"/>
              <w:numId w:val="201"/>
            </w:numPr>
            <w:tabs>
              <w:tab w:val="left" w:pos="720"/>
              <w:tab w:val="left" w:pos="1440"/>
              <w:tab w:val="left" w:pos="2160"/>
            </w:tabs>
            <w:spacing w:before="200" w:after="200"/>
            <w:rPr>
              <w:ins w:id="6146" w:author="BHA Regulatory Affairs Unit" w:date="2026-07-29T16:06:00Z"/>
            </w:rPr>
          </w:pPr>
          <w:sdt>
            <w:sdtPr>
              <w:tag w:val="goog_rdk_6122"/>
              <w:id w:val="61501061"/>
            </w:sdtPr>
            <w:sdtContent>
              <w:ins w:id="6147" w:author="BHA Regulatory Affairs Unit" w:date="2026-07-29T16:06:00Z">
                <w:r>
                  <w:t>This Part 5.2 establishes standards for, and is applicable to, all agencies providing behavioral health residential services across the continuum of care, as defined in Part 1.2.1 of these Rules.</w:t>
                </w:r>
              </w:ins>
            </w:sdtContent>
          </w:sdt>
        </w:p>
      </w:sdtContent>
    </w:sdt>
    <w:bookmarkStart w:id="6148" w:name="_heading=h.3rcm145fohhk" w:colFirst="0" w:colLast="0" w:displacedByCustomXml="next"/>
    <w:bookmarkEnd w:id="6148" w:displacedByCustomXml="next"/>
    <w:sdt>
      <w:sdtPr>
        <w:tag w:val="goog_rdk_6125"/>
        <w:id w:val="1802191960"/>
      </w:sdtPr>
      <w:sdtContent>
        <w:p w14:paraId="00000CAD" w14:textId="77777777" w:rsidR="00CF3663" w:rsidRDefault="00000000">
          <w:pPr>
            <w:keepNext/>
            <w:spacing w:before="200" w:after="200"/>
            <w:ind w:firstLine="0"/>
            <w:rPr>
              <w:ins w:id="6149" w:author="BHA Regulatory Affairs Unit" w:date="2026-07-29T16:06:00Z"/>
              <w:color w:val="000000"/>
            </w:rPr>
          </w:pPr>
          <w:sdt>
            <w:sdtPr>
              <w:tag w:val="goog_rdk_6124"/>
              <w:id w:val="-877527585"/>
            </w:sdtPr>
            <w:sdtContent>
              <w:ins w:id="6150" w:author="BHA Regulatory Affairs Unit" w:date="2026-07-29T16:06:00Z">
                <w:r>
                  <w:rPr>
                    <w:b/>
                    <w:bCs/>
                    <w:color w:val="000000"/>
                  </w:rPr>
                  <w:t>5.2.2</w:t>
                </w:r>
                <w:r>
                  <w:rPr>
                    <w:b/>
                    <w:bCs/>
                    <w:color w:val="000000"/>
                  </w:rPr>
                  <w:tab/>
                  <w:t>Service Delivery, Provisions, and Setting</w:t>
                </w:r>
              </w:ins>
            </w:sdtContent>
          </w:sdt>
        </w:p>
      </w:sdtContent>
    </w:sdt>
    <w:sdt>
      <w:sdtPr>
        <w:tag w:val="goog_rdk_6127"/>
        <w:id w:val="-2039111981"/>
      </w:sdtPr>
      <w:sdtContent>
        <w:p w14:paraId="00000CAE" w14:textId="77777777" w:rsidR="00CF3663" w:rsidRDefault="00000000">
          <w:pPr>
            <w:numPr>
              <w:ilvl w:val="0"/>
              <w:numId w:val="203"/>
            </w:numPr>
            <w:tabs>
              <w:tab w:val="left" w:pos="720"/>
              <w:tab w:val="left" w:pos="1440"/>
              <w:tab w:val="left" w:pos="2160"/>
            </w:tabs>
            <w:spacing w:before="200" w:after="200"/>
            <w:rPr>
              <w:ins w:id="6151" w:author="BHA Regulatory Affairs Unit" w:date="2026-07-29T16:06:00Z"/>
            </w:rPr>
          </w:pPr>
          <w:sdt>
            <w:sdtPr>
              <w:tag w:val="goog_rdk_6126"/>
              <w:id w:val="-514339107"/>
            </w:sdtPr>
            <w:sdtContent>
              <w:ins w:id="6152" w:author="BHA Regulatory Affairs Unit" w:date="2026-07-29T16:06:00Z">
                <w:r>
                  <w:t>Service description</w:t>
                </w:r>
              </w:ins>
            </w:sdtContent>
          </w:sdt>
        </w:p>
      </w:sdtContent>
    </w:sdt>
    <w:sdt>
      <w:sdtPr>
        <w:tag w:val="goog_rdk_6129"/>
        <w:id w:val="-2040212725"/>
      </w:sdtPr>
      <w:sdtContent>
        <w:p w14:paraId="00000CAF" w14:textId="77777777" w:rsidR="00CF3663" w:rsidRDefault="00000000">
          <w:pPr>
            <w:numPr>
              <w:ilvl w:val="1"/>
              <w:numId w:val="203"/>
            </w:numPr>
            <w:tabs>
              <w:tab w:val="left" w:pos="720"/>
              <w:tab w:val="left" w:pos="1440"/>
              <w:tab w:val="left" w:pos="2160"/>
            </w:tabs>
            <w:spacing w:before="240" w:after="240"/>
            <w:rPr>
              <w:ins w:id="6153" w:author="BHA Regulatory Affairs Unit" w:date="2026-07-29T16:06:00Z"/>
            </w:rPr>
          </w:pPr>
          <w:sdt>
            <w:sdtPr>
              <w:tag w:val="goog_rdk_6128"/>
              <w:id w:val="1358882383"/>
            </w:sdtPr>
            <w:sdtContent>
              <w:ins w:id="6154" w:author="BHA Regulatory Affairs Unit" w:date="2026-07-29T16:06:00Z">
                <w:r>
                  <w:t>Residential services provide a structured environment where individuals whose mental health and/or substance use issues and symptoms benefit from living on-site, participation in the milieu, as defined in Part 1.2.1 of these Rules, and practicing learned skills in a recovery-focused environment. Supervision and oversight shall be available twenty-four (24) hours per day, seven (7) days per week, and three hundred sixty-five (365) days a year.</w:t>
                </w:r>
              </w:ins>
            </w:sdtContent>
          </w:sdt>
        </w:p>
      </w:sdtContent>
    </w:sdt>
    <w:sdt>
      <w:sdtPr>
        <w:tag w:val="goog_rdk_6131"/>
        <w:id w:val="-2123518361"/>
      </w:sdtPr>
      <w:sdtContent>
        <w:p w14:paraId="00000CB0" w14:textId="77777777" w:rsidR="00CF3663" w:rsidRDefault="00000000">
          <w:pPr>
            <w:numPr>
              <w:ilvl w:val="0"/>
              <w:numId w:val="203"/>
            </w:numPr>
            <w:tabs>
              <w:tab w:val="left" w:pos="720"/>
              <w:tab w:val="left" w:pos="1440"/>
              <w:tab w:val="left" w:pos="2160"/>
            </w:tabs>
            <w:spacing w:before="200" w:after="200"/>
            <w:rPr>
              <w:ins w:id="6155" w:author="BHA Regulatory Affairs Unit" w:date="2026-07-29T16:06:00Z"/>
            </w:rPr>
          </w:pPr>
          <w:sdt>
            <w:sdtPr>
              <w:tag w:val="goog_rdk_6130"/>
              <w:id w:val="-1979830925"/>
            </w:sdtPr>
            <w:sdtContent>
              <w:ins w:id="6156" w:author="BHA Regulatory Affairs Unit" w:date="2026-07-29T16:06:00Z">
                <w:r>
                  <w:t xml:space="preserve">Service recipient </w:t>
                </w:r>
              </w:ins>
            </w:sdtContent>
          </w:sdt>
        </w:p>
      </w:sdtContent>
    </w:sdt>
    <w:sdt>
      <w:sdtPr>
        <w:tag w:val="goog_rdk_6133"/>
        <w:id w:val="-924482768"/>
      </w:sdtPr>
      <w:sdtContent>
        <w:p w14:paraId="00000CB1" w14:textId="77777777" w:rsidR="00CF3663" w:rsidRDefault="00000000">
          <w:pPr>
            <w:numPr>
              <w:ilvl w:val="1"/>
              <w:numId w:val="203"/>
            </w:numPr>
            <w:tabs>
              <w:tab w:val="left" w:pos="720"/>
              <w:tab w:val="left" w:pos="1440"/>
              <w:tab w:val="left" w:pos="2160"/>
            </w:tabs>
            <w:spacing w:before="200" w:after="200"/>
            <w:rPr>
              <w:ins w:id="6157" w:author="BHA Regulatory Affairs Unit" w:date="2026-07-29T16:06:00Z"/>
            </w:rPr>
          </w:pPr>
          <w:sdt>
            <w:sdtPr>
              <w:tag w:val="goog_rdk_6132"/>
              <w:id w:val="-526654911"/>
            </w:sdtPr>
            <w:sdtContent>
              <w:ins w:id="6158" w:author="BHA Regulatory Affairs Unit" w:date="2026-07-29T16:06:00Z">
                <w:r>
                  <w:t>Residential treatment services are generally intended for individuals who may:</w:t>
                </w:r>
              </w:ins>
            </w:sdtContent>
          </w:sdt>
        </w:p>
      </w:sdtContent>
    </w:sdt>
    <w:sdt>
      <w:sdtPr>
        <w:tag w:val="goog_rdk_6135"/>
        <w:id w:val="1233670310"/>
      </w:sdtPr>
      <w:sdtContent>
        <w:p w14:paraId="00000CB2" w14:textId="77777777" w:rsidR="00CF3663" w:rsidRDefault="00000000">
          <w:pPr>
            <w:numPr>
              <w:ilvl w:val="2"/>
              <w:numId w:val="203"/>
            </w:numPr>
            <w:tabs>
              <w:tab w:val="left" w:pos="720"/>
              <w:tab w:val="left" w:pos="1440"/>
              <w:tab w:val="left" w:pos="2160"/>
            </w:tabs>
            <w:spacing w:before="200" w:after="200"/>
            <w:rPr>
              <w:ins w:id="6159" w:author="BHA Regulatory Affairs Unit" w:date="2026-07-29T16:06:00Z"/>
            </w:rPr>
          </w:pPr>
          <w:sdt>
            <w:sdtPr>
              <w:tag w:val="goog_rdk_6134"/>
              <w:id w:val="1719786703"/>
            </w:sdtPr>
            <w:sdtContent>
              <w:ins w:id="6160" w:author="BHA Regulatory Affairs Unit" w:date="2026-07-29T16:06:00Z">
                <w:r>
                  <w:t>Benefit from a twenty-four (24) hour supervision and oversight structure;</w:t>
                </w:r>
              </w:ins>
            </w:sdtContent>
          </w:sdt>
        </w:p>
      </w:sdtContent>
    </w:sdt>
    <w:sdt>
      <w:sdtPr>
        <w:tag w:val="goog_rdk_6137"/>
        <w:id w:val="1043092337"/>
      </w:sdtPr>
      <w:sdtContent>
        <w:p w14:paraId="00000CB3" w14:textId="77777777" w:rsidR="00CF3663" w:rsidRDefault="00000000">
          <w:pPr>
            <w:numPr>
              <w:ilvl w:val="2"/>
              <w:numId w:val="203"/>
            </w:numPr>
            <w:tabs>
              <w:tab w:val="left" w:pos="720"/>
              <w:tab w:val="left" w:pos="1440"/>
              <w:tab w:val="left" w:pos="2160"/>
            </w:tabs>
            <w:spacing w:before="200" w:after="200"/>
            <w:rPr>
              <w:ins w:id="6161" w:author="BHA Regulatory Affairs Unit" w:date="2026-07-29T16:06:00Z"/>
            </w:rPr>
          </w:pPr>
          <w:sdt>
            <w:sdtPr>
              <w:tag w:val="goog_rdk_6136"/>
              <w:id w:val="-2114372840"/>
            </w:sdtPr>
            <w:sdtContent>
              <w:ins w:id="6162" w:author="BHA Regulatory Affairs Unit" w:date="2026-07-29T16:06:00Z">
                <w:r>
                  <w:t>Benefit from supportive services to develop, practice, and integrate recovery and coping skills into their lives in preparation for reintegration into their community of choice; and</w:t>
                </w:r>
              </w:ins>
            </w:sdtContent>
          </w:sdt>
        </w:p>
      </w:sdtContent>
    </w:sdt>
    <w:sdt>
      <w:sdtPr>
        <w:tag w:val="goog_rdk_6139"/>
        <w:id w:val="754594864"/>
      </w:sdtPr>
      <w:sdtContent>
        <w:p w14:paraId="00000CB4" w14:textId="77777777" w:rsidR="00CF3663" w:rsidRDefault="00000000">
          <w:pPr>
            <w:numPr>
              <w:ilvl w:val="2"/>
              <w:numId w:val="203"/>
            </w:numPr>
            <w:tabs>
              <w:tab w:val="left" w:pos="720"/>
              <w:tab w:val="left" w:pos="1440"/>
              <w:tab w:val="left" w:pos="2160"/>
            </w:tabs>
            <w:spacing w:before="200" w:after="200"/>
            <w:rPr>
              <w:ins w:id="6163" w:author="BHA Regulatory Affairs Unit" w:date="2026-07-29T16:06:00Z"/>
            </w:rPr>
          </w:pPr>
          <w:sdt>
            <w:sdtPr>
              <w:tag w:val="goog_rdk_6138"/>
              <w:id w:val="-748813033"/>
            </w:sdtPr>
            <w:sdtContent>
              <w:ins w:id="6164" w:author="BHA Regulatory Affairs Unit" w:date="2026-07-29T16:06:00Z">
                <w:r>
                  <w:t>Be assessed as not appropriate for more intensive levels of care as determined by individual screening and/or admission criteria, as set forth in Parts 1.17.2 and 1.17.3 of these Rules.</w:t>
                </w:r>
              </w:ins>
            </w:sdtContent>
          </w:sdt>
        </w:p>
      </w:sdtContent>
    </w:sdt>
    <w:sdt>
      <w:sdtPr>
        <w:tag w:val="goog_rdk_6141"/>
        <w:id w:val="1186201650"/>
      </w:sdtPr>
      <w:sdtContent>
        <w:p w14:paraId="00000CB5" w14:textId="77777777" w:rsidR="00CF3663" w:rsidRDefault="00000000">
          <w:pPr>
            <w:numPr>
              <w:ilvl w:val="0"/>
              <w:numId w:val="203"/>
            </w:numPr>
            <w:tabs>
              <w:tab w:val="left" w:pos="720"/>
              <w:tab w:val="left" w:pos="1440"/>
              <w:tab w:val="left" w:pos="2160"/>
            </w:tabs>
            <w:spacing w:before="200" w:after="200"/>
            <w:rPr>
              <w:ins w:id="6165" w:author="BHA Regulatory Affairs Unit" w:date="2026-07-29T16:06:00Z"/>
            </w:rPr>
          </w:pPr>
          <w:sdt>
            <w:sdtPr>
              <w:tag w:val="goog_rdk_6140"/>
              <w:id w:val="1201132001"/>
            </w:sdtPr>
            <w:sdtContent>
              <w:ins w:id="6166" w:author="BHA Regulatory Affairs Unit" w:date="2026-07-29T16:06:00Z">
                <w:r>
                  <w:t>Service setting</w:t>
                </w:r>
              </w:ins>
            </w:sdtContent>
          </w:sdt>
        </w:p>
      </w:sdtContent>
    </w:sdt>
    <w:sdt>
      <w:sdtPr>
        <w:tag w:val="goog_rdk_6143"/>
        <w:id w:val="-2146792099"/>
      </w:sdtPr>
      <w:sdtContent>
        <w:p w14:paraId="00000CB6" w14:textId="77777777" w:rsidR="00CF3663" w:rsidRDefault="00000000">
          <w:pPr>
            <w:numPr>
              <w:ilvl w:val="1"/>
              <w:numId w:val="203"/>
            </w:numPr>
            <w:tabs>
              <w:tab w:val="left" w:pos="720"/>
              <w:tab w:val="left" w:pos="1440"/>
              <w:tab w:val="left" w:pos="2160"/>
            </w:tabs>
            <w:spacing w:before="200" w:after="200"/>
            <w:rPr>
              <w:ins w:id="6167" w:author="BHA Regulatory Affairs Unit" w:date="2026-07-29T16:06:00Z"/>
            </w:rPr>
          </w:pPr>
          <w:sdt>
            <w:sdtPr>
              <w:tag w:val="goog_rdk_6142"/>
              <w:id w:val="-237585757"/>
            </w:sdtPr>
            <w:sdtContent>
              <w:ins w:id="6168" w:author="BHA Regulatory Affairs Unit" w:date="2026-07-29T16:06:00Z">
                <w:r>
                  <w:t>Services may be offered in an appropriate residential treatment setting with twenty-four (24) hour personnel and clinical services that operate in accordance with standards set forth in Part 1.15 of these Rules.</w:t>
                </w:r>
              </w:ins>
            </w:sdtContent>
          </w:sdt>
        </w:p>
      </w:sdtContent>
    </w:sdt>
    <w:sdt>
      <w:sdtPr>
        <w:tag w:val="goog_rdk_6145"/>
        <w:id w:val="1100254051"/>
      </w:sdtPr>
      <w:sdtContent>
        <w:p w14:paraId="00000CB7" w14:textId="77777777" w:rsidR="00CF3663" w:rsidRDefault="00000000">
          <w:pPr>
            <w:numPr>
              <w:ilvl w:val="1"/>
              <w:numId w:val="203"/>
            </w:numPr>
            <w:tabs>
              <w:tab w:val="left" w:pos="720"/>
              <w:tab w:val="left" w:pos="1440"/>
              <w:tab w:val="left" w:pos="2160"/>
            </w:tabs>
            <w:spacing w:before="200" w:after="200"/>
            <w:rPr>
              <w:ins w:id="6169" w:author="BHA Regulatory Affairs Unit" w:date="2026-07-29T16:06:00Z"/>
            </w:rPr>
          </w:pPr>
          <w:sdt>
            <w:sdtPr>
              <w:tag w:val="goog_rdk_6144"/>
              <w:id w:val="-438413012"/>
            </w:sdtPr>
            <w:sdtContent>
              <w:ins w:id="6170" w:author="BHA Regulatory Affairs Unit" w:date="2026-07-29T16:06:00Z">
                <w:r>
                  <w:t>Agencies must meet facility requirements set forth in Parts 1.11 and 1.16 of these Rules, and requirements in accordance with facility mandates under other regulatory state and federal entities for licensure, such as a medical facility, school, or other.</w:t>
                </w:r>
              </w:ins>
            </w:sdtContent>
          </w:sdt>
        </w:p>
      </w:sdtContent>
    </w:sdt>
    <w:sdt>
      <w:sdtPr>
        <w:tag w:val="goog_rdk_6147"/>
        <w:id w:val="-2073343857"/>
      </w:sdtPr>
      <w:sdtContent>
        <w:p w14:paraId="00000CB8" w14:textId="77777777" w:rsidR="00CF3663" w:rsidRDefault="00000000">
          <w:pPr>
            <w:numPr>
              <w:ilvl w:val="1"/>
              <w:numId w:val="203"/>
            </w:numPr>
            <w:tabs>
              <w:tab w:val="left" w:pos="720"/>
              <w:tab w:val="left" w:pos="1440"/>
              <w:tab w:val="left" w:pos="2160"/>
            </w:tabs>
            <w:spacing w:before="200" w:after="200"/>
            <w:rPr>
              <w:ins w:id="6171" w:author="BHA Regulatory Affairs Unit" w:date="2026-07-29T16:06:00Z"/>
            </w:rPr>
          </w:pPr>
          <w:sdt>
            <w:sdtPr>
              <w:tag w:val="goog_rdk_6146"/>
              <w:id w:val="1220106410"/>
            </w:sdtPr>
            <w:sdtContent>
              <w:ins w:id="6172" w:author="BHA Regulatory Affairs Unit" w:date="2026-07-29T16:06:00Z">
                <w:r>
                  <w:t>Agencies must incorporate space for counseling services, group meetings, therapeutic activities, and individual rest, privacy, meals, and hygiene.</w:t>
                </w:r>
              </w:ins>
            </w:sdtContent>
          </w:sdt>
        </w:p>
      </w:sdtContent>
    </w:sdt>
    <w:sdt>
      <w:sdtPr>
        <w:tag w:val="goog_rdk_6149"/>
        <w:id w:val="1023784493"/>
      </w:sdtPr>
      <w:sdtContent>
        <w:p w14:paraId="00000CB9" w14:textId="77777777" w:rsidR="00CF3663" w:rsidRDefault="00000000">
          <w:pPr>
            <w:numPr>
              <w:ilvl w:val="1"/>
              <w:numId w:val="203"/>
            </w:numPr>
            <w:tabs>
              <w:tab w:val="left" w:pos="720"/>
              <w:tab w:val="left" w:pos="1440"/>
              <w:tab w:val="left" w:pos="2160"/>
            </w:tabs>
            <w:spacing w:before="200" w:after="200"/>
            <w:rPr>
              <w:ins w:id="6173" w:author="BHA Regulatory Affairs Unit" w:date="2026-07-29T16:06:00Z"/>
            </w:rPr>
          </w:pPr>
          <w:sdt>
            <w:sdtPr>
              <w:tag w:val="goog_rdk_6148"/>
              <w:id w:val="-1664828680"/>
            </w:sdtPr>
            <w:sdtContent>
              <w:ins w:id="6174" w:author="BHA Regulatory Affairs Unit" w:date="2026-07-29T16:06:00Z">
                <w:r>
                  <w:t>Agencies must have physical barriers such as doors and walls, and personnel oversight of activities to ensure the safety of all personnel and individuals served. This oversight must include, but is not limited to:</w:t>
                </w:r>
              </w:ins>
            </w:sdtContent>
          </w:sdt>
        </w:p>
      </w:sdtContent>
    </w:sdt>
    <w:sdt>
      <w:sdtPr>
        <w:tag w:val="goog_rdk_6151"/>
        <w:id w:val="624201832"/>
      </w:sdtPr>
      <w:sdtContent>
        <w:p w14:paraId="00000CBA" w14:textId="77777777" w:rsidR="00CF3663" w:rsidRDefault="00000000">
          <w:pPr>
            <w:numPr>
              <w:ilvl w:val="2"/>
              <w:numId w:val="203"/>
            </w:numPr>
            <w:tabs>
              <w:tab w:val="left" w:pos="720"/>
              <w:tab w:val="left" w:pos="1440"/>
              <w:tab w:val="left" w:pos="2160"/>
            </w:tabs>
            <w:spacing w:before="200" w:after="200"/>
            <w:rPr>
              <w:ins w:id="6175" w:author="BHA Regulatory Affairs Unit" w:date="2026-07-29T16:06:00Z"/>
            </w:rPr>
          </w:pPr>
          <w:sdt>
            <w:sdtPr>
              <w:tag w:val="goog_rdk_6150"/>
              <w:id w:val="858491484"/>
            </w:sdtPr>
            <w:sdtContent>
              <w:ins w:id="6176" w:author="BHA Regulatory Affairs Unit" w:date="2026-07-29T16:06:00Z">
                <w:r>
                  <w:t>Personnel oversight, such as workstations that are separate living space assignments;</w:t>
                </w:r>
              </w:ins>
            </w:sdtContent>
          </w:sdt>
        </w:p>
      </w:sdtContent>
    </w:sdt>
    <w:sdt>
      <w:sdtPr>
        <w:tag w:val="goog_rdk_6153"/>
        <w:id w:val="950287370"/>
      </w:sdtPr>
      <w:sdtContent>
        <w:p w14:paraId="00000CBB" w14:textId="77777777" w:rsidR="00CF3663" w:rsidRDefault="00000000">
          <w:pPr>
            <w:numPr>
              <w:ilvl w:val="2"/>
              <w:numId w:val="203"/>
            </w:numPr>
            <w:tabs>
              <w:tab w:val="left" w:pos="720"/>
              <w:tab w:val="left" w:pos="1440"/>
              <w:tab w:val="left" w:pos="2160"/>
            </w:tabs>
            <w:spacing w:before="200" w:after="200"/>
            <w:rPr>
              <w:ins w:id="6177" w:author="BHA Regulatory Affairs Unit" w:date="2026-07-29T16:06:00Z"/>
            </w:rPr>
          </w:pPr>
          <w:sdt>
            <w:sdtPr>
              <w:tag w:val="goog_rdk_6152"/>
              <w:id w:val="-1850556876"/>
            </w:sdtPr>
            <w:sdtContent>
              <w:ins w:id="6178" w:author="BHA Regulatory Affairs Unit" w:date="2026-07-29T16:06:00Z">
                <w:r>
                  <w:t>Video or other monitored oversight that promptly notifies personnel of unexpected movement in the milieu;</w:t>
                </w:r>
              </w:ins>
            </w:sdtContent>
          </w:sdt>
        </w:p>
      </w:sdtContent>
    </w:sdt>
    <w:sdt>
      <w:sdtPr>
        <w:tag w:val="goog_rdk_6155"/>
        <w:id w:val="385290237"/>
      </w:sdtPr>
      <w:sdtContent>
        <w:p w14:paraId="00000CBC" w14:textId="77777777" w:rsidR="00CF3663" w:rsidRDefault="00000000">
          <w:pPr>
            <w:numPr>
              <w:ilvl w:val="2"/>
              <w:numId w:val="203"/>
            </w:numPr>
            <w:tabs>
              <w:tab w:val="left" w:pos="720"/>
              <w:tab w:val="left" w:pos="1440"/>
              <w:tab w:val="left" w:pos="2160"/>
            </w:tabs>
            <w:spacing w:before="200" w:after="200"/>
            <w:rPr>
              <w:ins w:id="6179" w:author="BHA Regulatory Affairs Unit" w:date="2026-07-29T16:06:00Z"/>
            </w:rPr>
          </w:pPr>
          <w:sdt>
            <w:sdtPr>
              <w:tag w:val="goog_rdk_6154"/>
              <w:id w:val="-874664519"/>
            </w:sdtPr>
            <w:sdtContent>
              <w:ins w:id="6180" w:author="BHA Regulatory Affairs Unit" w:date="2026-07-29T16:06:00Z">
                <w:r>
                  <w:t>Safety from substances, paraphernalia, and weapons with searches of individuals, visitors, and their belongings, carried out in a trauma-informed, as defined in Part 1.2.1 of these Rules, manner to preserve the dignity and privacy of those being searched, when necessary;</w:t>
                </w:r>
              </w:ins>
            </w:sdtContent>
          </w:sdt>
        </w:p>
      </w:sdtContent>
    </w:sdt>
    <w:sdt>
      <w:sdtPr>
        <w:tag w:val="goog_rdk_6157"/>
        <w:id w:val="-1741563440"/>
      </w:sdtPr>
      <w:sdtContent>
        <w:p w14:paraId="00000CBD" w14:textId="77777777" w:rsidR="00CF3663" w:rsidRDefault="00000000">
          <w:pPr>
            <w:numPr>
              <w:ilvl w:val="2"/>
              <w:numId w:val="203"/>
            </w:numPr>
            <w:tabs>
              <w:tab w:val="left" w:pos="720"/>
              <w:tab w:val="left" w:pos="1440"/>
              <w:tab w:val="left" w:pos="2160"/>
            </w:tabs>
            <w:spacing w:before="200" w:after="200"/>
            <w:rPr>
              <w:ins w:id="6181" w:author="BHA Regulatory Affairs Unit" w:date="2026-07-29T16:06:00Z"/>
            </w:rPr>
          </w:pPr>
          <w:sdt>
            <w:sdtPr>
              <w:tag w:val="goog_rdk_6156"/>
              <w:id w:val="1914778338"/>
            </w:sdtPr>
            <w:sdtContent>
              <w:ins w:id="6182" w:author="BHA Regulatory Affairs Unit" w:date="2026-07-29T16:06:00Z">
                <w:r>
                  <w:t>Privacy and security of personal belongings; or</w:t>
                </w:r>
              </w:ins>
            </w:sdtContent>
          </w:sdt>
        </w:p>
      </w:sdtContent>
    </w:sdt>
    <w:sdt>
      <w:sdtPr>
        <w:tag w:val="goog_rdk_6159"/>
        <w:id w:val="951886220"/>
      </w:sdtPr>
      <w:sdtContent>
        <w:p w14:paraId="00000CBE" w14:textId="77777777" w:rsidR="00CF3663" w:rsidRDefault="00000000">
          <w:pPr>
            <w:numPr>
              <w:ilvl w:val="2"/>
              <w:numId w:val="203"/>
            </w:numPr>
            <w:tabs>
              <w:tab w:val="left" w:pos="720"/>
              <w:tab w:val="left" w:pos="1440"/>
              <w:tab w:val="left" w:pos="2160"/>
            </w:tabs>
            <w:spacing w:before="200" w:after="200"/>
            <w:rPr>
              <w:ins w:id="6183" w:author="BHA Regulatory Affairs Unit" w:date="2026-07-29T16:06:00Z"/>
            </w:rPr>
          </w:pPr>
          <w:sdt>
            <w:sdtPr>
              <w:tag w:val="goog_rdk_6158"/>
              <w:id w:val="513112835"/>
            </w:sdtPr>
            <w:sdtContent>
              <w:ins w:id="6184" w:author="BHA Regulatory Affairs Unit" w:date="2026-07-29T16:06:00Z">
                <w:r>
                  <w:t>Other practical arrangements that support the safe oversight of personnel and individuals receiving services.</w:t>
                </w:r>
              </w:ins>
            </w:sdtContent>
          </w:sdt>
        </w:p>
      </w:sdtContent>
    </w:sdt>
    <w:sdt>
      <w:sdtPr>
        <w:tag w:val="goog_rdk_6161"/>
        <w:id w:val="1372220906"/>
      </w:sdtPr>
      <w:sdtContent>
        <w:p w14:paraId="00000CBF" w14:textId="77777777" w:rsidR="00CF3663" w:rsidRDefault="00000000">
          <w:pPr>
            <w:numPr>
              <w:ilvl w:val="1"/>
              <w:numId w:val="203"/>
            </w:numPr>
            <w:tabs>
              <w:tab w:val="left" w:pos="720"/>
              <w:tab w:val="left" w:pos="1440"/>
              <w:tab w:val="left" w:pos="2160"/>
            </w:tabs>
            <w:spacing w:before="200" w:after="200"/>
            <w:rPr>
              <w:ins w:id="6185" w:author="BHA Regulatory Affairs Unit" w:date="2026-07-29T16:06:00Z"/>
            </w:rPr>
          </w:pPr>
          <w:sdt>
            <w:sdtPr>
              <w:tag w:val="goog_rdk_6160"/>
              <w:id w:val="-534039938"/>
            </w:sdtPr>
            <w:sdtContent>
              <w:ins w:id="6186" w:author="BHA Regulatory Affairs Unit" w:date="2026-07-29T16:06:00Z">
                <w:r>
                  <w:t>Agencies must prioritize the living space assignment process to ensure person-centered, as defined in Part 1.2.1 of these Rules, and trauma-informed services are received by individuals, and the overall milieu. Factors to be considered in the determination of a safe living space assignment must include, but are not limited to:</w:t>
                </w:r>
              </w:ins>
            </w:sdtContent>
          </w:sdt>
        </w:p>
      </w:sdtContent>
    </w:sdt>
    <w:sdt>
      <w:sdtPr>
        <w:tag w:val="goog_rdk_6163"/>
        <w:id w:val="1459573453"/>
      </w:sdtPr>
      <w:sdtContent>
        <w:p w14:paraId="00000CC0" w14:textId="77777777" w:rsidR="00CF3663" w:rsidRDefault="00000000">
          <w:pPr>
            <w:numPr>
              <w:ilvl w:val="2"/>
              <w:numId w:val="203"/>
            </w:numPr>
            <w:tabs>
              <w:tab w:val="left" w:pos="720"/>
              <w:tab w:val="left" w:pos="1440"/>
              <w:tab w:val="left" w:pos="2160"/>
            </w:tabs>
            <w:spacing w:before="200" w:after="200"/>
            <w:rPr>
              <w:ins w:id="6187" w:author="BHA Regulatory Affairs Unit" w:date="2026-07-29T16:06:00Z"/>
            </w:rPr>
          </w:pPr>
          <w:sdt>
            <w:sdtPr>
              <w:tag w:val="goog_rdk_6162"/>
              <w:id w:val="-407755990"/>
            </w:sdtPr>
            <w:sdtContent>
              <w:ins w:id="6188" w:author="BHA Regulatory Affairs Unit" w:date="2026-07-29T16:06:00Z">
                <w:r>
                  <w:t>Age (child, youth, or adult);</w:t>
                </w:r>
              </w:ins>
            </w:sdtContent>
          </w:sdt>
        </w:p>
      </w:sdtContent>
    </w:sdt>
    <w:sdt>
      <w:sdtPr>
        <w:tag w:val="goog_rdk_6165"/>
        <w:id w:val="1865857768"/>
      </w:sdtPr>
      <w:sdtContent>
        <w:p w14:paraId="00000CC1" w14:textId="77777777" w:rsidR="00CF3663" w:rsidRDefault="00000000">
          <w:pPr>
            <w:numPr>
              <w:ilvl w:val="2"/>
              <w:numId w:val="203"/>
            </w:numPr>
            <w:tabs>
              <w:tab w:val="left" w:pos="720"/>
              <w:tab w:val="left" w:pos="1440"/>
              <w:tab w:val="left" w:pos="2160"/>
            </w:tabs>
            <w:spacing w:before="200" w:after="200"/>
            <w:rPr>
              <w:ins w:id="6189" w:author="BHA Regulatory Affairs Unit" w:date="2026-07-29T16:06:00Z"/>
            </w:rPr>
          </w:pPr>
          <w:sdt>
            <w:sdtPr>
              <w:tag w:val="goog_rdk_6164"/>
              <w:id w:val="75972784"/>
            </w:sdtPr>
            <w:sdtContent>
              <w:ins w:id="6190" w:author="BHA Regulatory Affairs Unit" w:date="2026-07-29T16:06:00Z">
                <w:r>
                  <w:t>Gender identity;</w:t>
                </w:r>
              </w:ins>
            </w:sdtContent>
          </w:sdt>
        </w:p>
      </w:sdtContent>
    </w:sdt>
    <w:sdt>
      <w:sdtPr>
        <w:tag w:val="goog_rdk_6167"/>
        <w:id w:val="-1294275937"/>
      </w:sdtPr>
      <w:sdtContent>
        <w:p w14:paraId="00000CC2" w14:textId="77777777" w:rsidR="00CF3663" w:rsidRDefault="00000000">
          <w:pPr>
            <w:numPr>
              <w:ilvl w:val="2"/>
              <w:numId w:val="203"/>
            </w:numPr>
            <w:tabs>
              <w:tab w:val="left" w:pos="720"/>
              <w:tab w:val="left" w:pos="1440"/>
              <w:tab w:val="left" w:pos="2160"/>
            </w:tabs>
            <w:spacing w:before="200" w:after="200"/>
            <w:rPr>
              <w:ins w:id="6191" w:author="BHA Regulatory Affairs Unit" w:date="2026-07-29T16:06:00Z"/>
            </w:rPr>
          </w:pPr>
          <w:sdt>
            <w:sdtPr>
              <w:tag w:val="goog_rdk_6166"/>
              <w:id w:val="725828937"/>
            </w:sdtPr>
            <w:sdtContent>
              <w:ins w:id="6192" w:author="BHA Regulatory Affairs Unit" w:date="2026-07-29T16:06:00Z">
                <w:r>
                  <w:t>Cultural needs identified during the assessment process;</w:t>
                </w:r>
              </w:ins>
            </w:sdtContent>
          </w:sdt>
        </w:p>
      </w:sdtContent>
    </w:sdt>
    <w:sdt>
      <w:sdtPr>
        <w:tag w:val="goog_rdk_6169"/>
        <w:id w:val="2069863379"/>
      </w:sdtPr>
      <w:sdtContent>
        <w:p w14:paraId="00000CC3" w14:textId="77777777" w:rsidR="00CF3663" w:rsidRDefault="00000000">
          <w:pPr>
            <w:numPr>
              <w:ilvl w:val="2"/>
              <w:numId w:val="203"/>
            </w:numPr>
            <w:tabs>
              <w:tab w:val="left" w:pos="720"/>
              <w:tab w:val="left" w:pos="1440"/>
              <w:tab w:val="left" w:pos="2160"/>
            </w:tabs>
            <w:spacing w:before="200" w:after="200"/>
            <w:rPr>
              <w:ins w:id="6193" w:author="BHA Regulatory Affairs Unit" w:date="2026-07-29T16:06:00Z"/>
            </w:rPr>
          </w:pPr>
          <w:sdt>
            <w:sdtPr>
              <w:tag w:val="goog_rdk_6168"/>
              <w:id w:val="-1114220267"/>
            </w:sdtPr>
            <w:sdtContent>
              <w:ins w:id="6194" w:author="BHA Regulatory Affairs Unit" w:date="2026-07-29T16:06:00Z">
                <w:r>
                  <w:t>An individual’s sex (male, female, intersex);</w:t>
                </w:r>
              </w:ins>
            </w:sdtContent>
          </w:sdt>
        </w:p>
      </w:sdtContent>
    </w:sdt>
    <w:sdt>
      <w:sdtPr>
        <w:tag w:val="goog_rdk_6171"/>
        <w:id w:val="541416796"/>
      </w:sdtPr>
      <w:sdtContent>
        <w:p w14:paraId="00000CC4" w14:textId="77777777" w:rsidR="00CF3663" w:rsidRDefault="00000000">
          <w:pPr>
            <w:numPr>
              <w:ilvl w:val="2"/>
              <w:numId w:val="203"/>
            </w:numPr>
            <w:tabs>
              <w:tab w:val="left" w:pos="720"/>
              <w:tab w:val="left" w:pos="1440"/>
              <w:tab w:val="left" w:pos="2160"/>
            </w:tabs>
            <w:spacing w:before="200" w:after="200"/>
            <w:rPr>
              <w:ins w:id="6195" w:author="BHA Regulatory Affairs Unit" w:date="2026-07-29T16:06:00Z"/>
            </w:rPr>
          </w:pPr>
          <w:sdt>
            <w:sdtPr>
              <w:tag w:val="goog_rdk_6170"/>
              <w:id w:val="30439030"/>
            </w:sdtPr>
            <w:sdtContent>
              <w:ins w:id="6196" w:author="BHA Regulatory Affairs Unit" w:date="2026-07-29T16:06:00Z">
                <w:r>
                  <w:t>An individual’s ability to interact safely with others; and</w:t>
                </w:r>
              </w:ins>
            </w:sdtContent>
          </w:sdt>
        </w:p>
      </w:sdtContent>
    </w:sdt>
    <w:sdt>
      <w:sdtPr>
        <w:tag w:val="goog_rdk_6173"/>
        <w:id w:val="187348223"/>
      </w:sdtPr>
      <w:sdtContent>
        <w:p w14:paraId="00000CC5" w14:textId="77777777" w:rsidR="00CF3663" w:rsidRDefault="00000000">
          <w:pPr>
            <w:numPr>
              <w:ilvl w:val="2"/>
              <w:numId w:val="203"/>
            </w:numPr>
            <w:tabs>
              <w:tab w:val="left" w:pos="720"/>
              <w:tab w:val="left" w:pos="1440"/>
              <w:tab w:val="left" w:pos="2160"/>
            </w:tabs>
            <w:spacing w:before="200" w:after="200"/>
            <w:rPr>
              <w:ins w:id="6197" w:author="BHA Regulatory Affairs Unit" w:date="2026-07-29T16:06:00Z"/>
            </w:rPr>
          </w:pPr>
          <w:sdt>
            <w:sdtPr>
              <w:tag w:val="goog_rdk_6172"/>
              <w:id w:val="1570321674"/>
            </w:sdtPr>
            <w:sdtContent>
              <w:ins w:id="6198" w:author="BHA Regulatory Affairs Unit" w:date="2026-07-29T16:06:00Z">
                <w:r>
                  <w:t>An individual’s requests.</w:t>
                </w:r>
              </w:ins>
            </w:sdtContent>
          </w:sdt>
        </w:p>
      </w:sdtContent>
    </w:sdt>
    <w:sdt>
      <w:sdtPr>
        <w:tag w:val="goog_rdk_6175"/>
        <w:id w:val="-869344102"/>
      </w:sdtPr>
      <w:sdtContent>
        <w:p w14:paraId="00000CC6" w14:textId="77777777" w:rsidR="00CF3663" w:rsidRDefault="00000000">
          <w:pPr>
            <w:numPr>
              <w:ilvl w:val="0"/>
              <w:numId w:val="203"/>
            </w:numPr>
            <w:tabs>
              <w:tab w:val="left" w:pos="720"/>
              <w:tab w:val="left" w:pos="1440"/>
              <w:tab w:val="left" w:pos="2160"/>
            </w:tabs>
            <w:spacing w:before="200" w:after="200"/>
            <w:rPr>
              <w:ins w:id="6199" w:author="BHA Regulatory Affairs Unit" w:date="2026-07-29T16:06:00Z"/>
            </w:rPr>
          </w:pPr>
          <w:sdt>
            <w:sdtPr>
              <w:tag w:val="goog_rdk_6174"/>
              <w:id w:val="1514092729"/>
            </w:sdtPr>
            <w:sdtContent>
              <w:ins w:id="6200" w:author="BHA Regulatory Affairs Unit" w:date="2026-07-29T16:06:00Z">
                <w:r>
                  <w:t>Service components and capabilities</w:t>
                </w:r>
              </w:ins>
            </w:sdtContent>
          </w:sdt>
        </w:p>
      </w:sdtContent>
    </w:sdt>
    <w:sdt>
      <w:sdtPr>
        <w:tag w:val="goog_rdk_6177"/>
        <w:id w:val="1752951806"/>
      </w:sdtPr>
      <w:sdtContent>
        <w:p w14:paraId="00000CC7" w14:textId="77777777" w:rsidR="00CF3663" w:rsidRDefault="00000000">
          <w:pPr>
            <w:numPr>
              <w:ilvl w:val="1"/>
              <w:numId w:val="203"/>
            </w:numPr>
            <w:tabs>
              <w:tab w:val="left" w:pos="720"/>
              <w:tab w:val="left" w:pos="1440"/>
              <w:tab w:val="left" w:pos="2160"/>
            </w:tabs>
            <w:spacing w:before="200" w:after="200"/>
            <w:rPr>
              <w:ins w:id="6201" w:author="BHA Regulatory Affairs Unit" w:date="2026-07-29T16:06:00Z"/>
            </w:rPr>
          </w:pPr>
          <w:sdt>
            <w:sdtPr>
              <w:tag w:val="goog_rdk_6176"/>
              <w:id w:val="719999927"/>
            </w:sdtPr>
            <w:sdtContent>
              <w:ins w:id="6202" w:author="BHA Regulatory Affairs Unit" w:date="2026-07-29T16:06:00Z">
                <w:r>
                  <w:t>Agencies providing behavioral health residential services shall ensure that they can sufficiently provide for the behavioral health needs of all individuals served. These services may occur through direct service provision by agency personnel, or through the coordination of services with other agencies endorsed to provide the services an individual requires.</w:t>
                </w:r>
              </w:ins>
            </w:sdtContent>
          </w:sdt>
        </w:p>
      </w:sdtContent>
    </w:sdt>
    <w:sdt>
      <w:sdtPr>
        <w:tag w:val="goog_rdk_6179"/>
        <w:id w:val="290089914"/>
      </w:sdtPr>
      <w:sdtContent>
        <w:p w14:paraId="00000CC8" w14:textId="77777777" w:rsidR="00CF3663" w:rsidRDefault="00000000">
          <w:pPr>
            <w:numPr>
              <w:ilvl w:val="1"/>
              <w:numId w:val="203"/>
            </w:numPr>
            <w:tabs>
              <w:tab w:val="left" w:pos="720"/>
              <w:tab w:val="left" w:pos="1440"/>
              <w:tab w:val="left" w:pos="2160"/>
            </w:tabs>
            <w:spacing w:before="200" w:after="200"/>
            <w:rPr>
              <w:ins w:id="6203" w:author="BHA Regulatory Affairs Unit" w:date="2026-07-29T16:06:00Z"/>
            </w:rPr>
          </w:pPr>
          <w:sdt>
            <w:sdtPr>
              <w:tag w:val="goog_rdk_6178"/>
              <w:id w:val="1151441198"/>
            </w:sdtPr>
            <w:sdtContent>
              <w:ins w:id="6204" w:author="BHA Regulatory Affairs Unit" w:date="2026-07-29T16:06:00Z">
                <w:r>
                  <w:t>Agencies must prioritize the development of necessary living skills to support an individual’s successful integration, or reintegration, into independent or other living situations within their community. This may include services developed for the participation of all individuals, as well as services tailored to an individual's assessed needs.</w:t>
                </w:r>
              </w:ins>
            </w:sdtContent>
          </w:sdt>
        </w:p>
      </w:sdtContent>
    </w:sdt>
    <w:sdt>
      <w:sdtPr>
        <w:tag w:val="goog_rdk_6181"/>
        <w:id w:val="1995780864"/>
      </w:sdtPr>
      <w:sdtContent>
        <w:p w14:paraId="00000CC9" w14:textId="77777777" w:rsidR="00CF3663" w:rsidRDefault="00000000">
          <w:pPr>
            <w:numPr>
              <w:ilvl w:val="1"/>
              <w:numId w:val="203"/>
            </w:numPr>
            <w:tabs>
              <w:tab w:val="left" w:pos="720"/>
              <w:tab w:val="left" w:pos="1440"/>
              <w:tab w:val="left" w:pos="2160"/>
            </w:tabs>
            <w:spacing w:before="200" w:after="200"/>
            <w:rPr>
              <w:ins w:id="6205" w:author="BHA Regulatory Affairs Unit" w:date="2026-07-29T16:06:00Z"/>
            </w:rPr>
          </w:pPr>
          <w:sdt>
            <w:sdtPr>
              <w:tag w:val="goog_rdk_6180"/>
              <w:id w:val="-795503254"/>
            </w:sdtPr>
            <w:sdtContent>
              <w:ins w:id="6206" w:author="BHA Regulatory Affairs Unit" w:date="2026-07-29T16:06:00Z">
                <w:r>
                  <w:t>Services offered by an agency must be regularly scheduled and relevant to the treatment type(s) and population receiving services.</w:t>
                </w:r>
              </w:ins>
            </w:sdtContent>
          </w:sdt>
        </w:p>
      </w:sdtContent>
    </w:sdt>
    <w:sdt>
      <w:sdtPr>
        <w:tag w:val="goog_rdk_6183"/>
        <w:id w:val="1714169356"/>
      </w:sdtPr>
      <w:sdtContent>
        <w:p w14:paraId="00000CCA" w14:textId="77777777" w:rsidR="00CF3663" w:rsidRDefault="00000000">
          <w:pPr>
            <w:numPr>
              <w:ilvl w:val="1"/>
              <w:numId w:val="203"/>
            </w:numPr>
            <w:tabs>
              <w:tab w:val="left" w:pos="720"/>
              <w:tab w:val="left" w:pos="1440"/>
              <w:tab w:val="left" w:pos="2160"/>
            </w:tabs>
            <w:spacing w:before="200" w:after="200"/>
            <w:rPr>
              <w:ins w:id="6207" w:author="BHA Regulatory Affairs Unit" w:date="2026-07-29T16:06:00Z"/>
            </w:rPr>
          </w:pPr>
          <w:sdt>
            <w:sdtPr>
              <w:tag w:val="goog_rdk_6182"/>
              <w:id w:val="-211822162"/>
            </w:sdtPr>
            <w:sdtContent>
              <w:ins w:id="6208" w:author="BHA Regulatory Affairs Unit" w:date="2026-07-29T16:06:00Z">
                <w:r>
                  <w:t>Agencies providing behavioral health residential services must offer a range of treatment approaches and support services to meet an individual’s treatment needs, as determined by the screening and/or assessment process defined in Part 1.17 of these Rules. Services offered may include, but are not limited to:</w:t>
                </w:r>
              </w:ins>
            </w:sdtContent>
          </w:sdt>
        </w:p>
      </w:sdtContent>
    </w:sdt>
    <w:sdt>
      <w:sdtPr>
        <w:tag w:val="goog_rdk_6185"/>
        <w:id w:val="-1197967048"/>
      </w:sdtPr>
      <w:sdtContent>
        <w:p w14:paraId="00000CCB" w14:textId="77777777" w:rsidR="00CF3663" w:rsidRDefault="00000000">
          <w:pPr>
            <w:numPr>
              <w:ilvl w:val="2"/>
              <w:numId w:val="203"/>
            </w:numPr>
            <w:tabs>
              <w:tab w:val="left" w:pos="720"/>
              <w:tab w:val="left" w:pos="1440"/>
              <w:tab w:val="left" w:pos="2160"/>
            </w:tabs>
            <w:spacing w:before="200" w:after="200"/>
            <w:rPr>
              <w:ins w:id="6209" w:author="BHA Regulatory Affairs Unit" w:date="2026-07-29T16:06:00Z"/>
            </w:rPr>
          </w:pPr>
          <w:sdt>
            <w:sdtPr>
              <w:tag w:val="goog_rdk_6184"/>
              <w:id w:val="1678537014"/>
            </w:sdtPr>
            <w:sdtContent>
              <w:ins w:id="6210" w:author="BHA Regulatory Affairs Unit" w:date="2026-07-29T16:06:00Z">
                <w:r>
                  <w:t>Screening;</w:t>
                </w:r>
              </w:ins>
            </w:sdtContent>
          </w:sdt>
        </w:p>
      </w:sdtContent>
    </w:sdt>
    <w:sdt>
      <w:sdtPr>
        <w:tag w:val="goog_rdk_6187"/>
        <w:id w:val="-1012750530"/>
      </w:sdtPr>
      <w:sdtContent>
        <w:p w14:paraId="00000CCC" w14:textId="77777777" w:rsidR="00CF3663" w:rsidRDefault="00000000">
          <w:pPr>
            <w:numPr>
              <w:ilvl w:val="2"/>
              <w:numId w:val="203"/>
            </w:numPr>
            <w:tabs>
              <w:tab w:val="left" w:pos="720"/>
              <w:tab w:val="left" w:pos="1440"/>
              <w:tab w:val="left" w:pos="2160"/>
            </w:tabs>
            <w:spacing w:before="200" w:after="200"/>
            <w:rPr>
              <w:ins w:id="6211" w:author="BHA Regulatory Affairs Unit" w:date="2026-07-29T16:06:00Z"/>
            </w:rPr>
          </w:pPr>
          <w:sdt>
            <w:sdtPr>
              <w:tag w:val="goog_rdk_6186"/>
              <w:id w:val="-1117530637"/>
            </w:sdtPr>
            <w:sdtContent>
              <w:ins w:id="6212" w:author="BHA Regulatory Affairs Unit" w:date="2026-07-29T16:06:00Z">
                <w:r>
                  <w:t>Comprehensive assessment;</w:t>
                </w:r>
              </w:ins>
            </w:sdtContent>
          </w:sdt>
        </w:p>
      </w:sdtContent>
    </w:sdt>
    <w:sdt>
      <w:sdtPr>
        <w:tag w:val="goog_rdk_6189"/>
        <w:id w:val="887471879"/>
      </w:sdtPr>
      <w:sdtContent>
        <w:p w14:paraId="00000CCD" w14:textId="77777777" w:rsidR="00CF3663" w:rsidRDefault="00000000">
          <w:pPr>
            <w:numPr>
              <w:ilvl w:val="2"/>
              <w:numId w:val="203"/>
            </w:numPr>
            <w:tabs>
              <w:tab w:val="left" w:pos="720"/>
              <w:tab w:val="left" w:pos="1440"/>
              <w:tab w:val="left" w:pos="2160"/>
            </w:tabs>
            <w:spacing w:before="200" w:after="200"/>
            <w:rPr>
              <w:ins w:id="6213" w:author="BHA Regulatory Affairs Unit" w:date="2026-07-29T16:06:00Z"/>
            </w:rPr>
          </w:pPr>
          <w:sdt>
            <w:sdtPr>
              <w:tag w:val="goog_rdk_6188"/>
              <w:id w:val="1648890756"/>
            </w:sdtPr>
            <w:sdtContent>
              <w:ins w:id="6214" w:author="BHA Regulatory Affairs Unit" w:date="2026-07-29T16:06:00Z">
                <w:r>
                  <w:t>Group and individual counseling;</w:t>
                </w:r>
              </w:ins>
            </w:sdtContent>
          </w:sdt>
        </w:p>
      </w:sdtContent>
    </w:sdt>
    <w:sdt>
      <w:sdtPr>
        <w:tag w:val="goog_rdk_6191"/>
        <w:id w:val="-1258997815"/>
      </w:sdtPr>
      <w:sdtContent>
        <w:p w14:paraId="00000CCE" w14:textId="77777777" w:rsidR="00CF3663" w:rsidRDefault="00000000">
          <w:pPr>
            <w:numPr>
              <w:ilvl w:val="2"/>
              <w:numId w:val="203"/>
            </w:numPr>
            <w:tabs>
              <w:tab w:val="left" w:pos="720"/>
              <w:tab w:val="left" w:pos="1440"/>
              <w:tab w:val="left" w:pos="2160"/>
            </w:tabs>
            <w:spacing w:before="200" w:after="200"/>
            <w:rPr>
              <w:ins w:id="6215" w:author="BHA Regulatory Affairs Unit" w:date="2026-07-29T16:06:00Z"/>
            </w:rPr>
          </w:pPr>
          <w:sdt>
            <w:sdtPr>
              <w:tag w:val="goog_rdk_6190"/>
              <w:id w:val="1995247325"/>
            </w:sdtPr>
            <w:sdtContent>
              <w:ins w:id="6216" w:author="BHA Regulatory Affairs Unit" w:date="2026-07-29T16:06:00Z">
                <w:r>
                  <w:t>Motivational enhancement, as defined in Part 1.2.1 of these Rules;</w:t>
                </w:r>
              </w:ins>
            </w:sdtContent>
          </w:sdt>
        </w:p>
      </w:sdtContent>
    </w:sdt>
    <w:sdt>
      <w:sdtPr>
        <w:tag w:val="goog_rdk_6193"/>
        <w:id w:val="1269935328"/>
      </w:sdtPr>
      <w:sdtContent>
        <w:p w14:paraId="00000CCF" w14:textId="77777777" w:rsidR="00CF3663" w:rsidRDefault="00000000">
          <w:pPr>
            <w:numPr>
              <w:ilvl w:val="2"/>
              <w:numId w:val="203"/>
            </w:numPr>
            <w:tabs>
              <w:tab w:val="left" w:pos="720"/>
              <w:tab w:val="left" w:pos="1440"/>
              <w:tab w:val="left" w:pos="2160"/>
            </w:tabs>
            <w:spacing w:before="200" w:after="200"/>
            <w:rPr>
              <w:ins w:id="6217" w:author="BHA Regulatory Affairs Unit" w:date="2026-07-29T16:06:00Z"/>
            </w:rPr>
          </w:pPr>
          <w:sdt>
            <w:sdtPr>
              <w:tag w:val="goog_rdk_6192"/>
              <w:id w:val="598274352"/>
            </w:sdtPr>
            <w:sdtContent>
              <w:ins w:id="6218" w:author="BHA Regulatory Affairs Unit" w:date="2026-07-29T16:06:00Z">
                <w:r>
                  <w:t>Family therapy;</w:t>
                </w:r>
              </w:ins>
            </w:sdtContent>
          </w:sdt>
        </w:p>
      </w:sdtContent>
    </w:sdt>
    <w:sdt>
      <w:sdtPr>
        <w:tag w:val="goog_rdk_6195"/>
        <w:id w:val="255899068"/>
      </w:sdtPr>
      <w:sdtContent>
        <w:p w14:paraId="00000CD0" w14:textId="77777777" w:rsidR="00CF3663" w:rsidRDefault="00000000">
          <w:pPr>
            <w:numPr>
              <w:ilvl w:val="2"/>
              <w:numId w:val="203"/>
            </w:numPr>
            <w:tabs>
              <w:tab w:val="left" w:pos="720"/>
              <w:tab w:val="left" w:pos="1440"/>
              <w:tab w:val="left" w:pos="2160"/>
            </w:tabs>
            <w:spacing w:before="200" w:after="200"/>
            <w:rPr>
              <w:ins w:id="6219" w:author="BHA Regulatory Affairs Unit" w:date="2026-07-29T16:06:00Z"/>
            </w:rPr>
          </w:pPr>
          <w:sdt>
            <w:sdtPr>
              <w:tag w:val="goog_rdk_6194"/>
              <w:id w:val="-977238236"/>
            </w:sdtPr>
            <w:sdtContent>
              <w:ins w:id="6220" w:author="BHA Regulatory Affairs Unit" w:date="2026-07-29T16:06:00Z">
                <w:r>
                  <w:t>Educational groups;</w:t>
                </w:r>
              </w:ins>
            </w:sdtContent>
          </w:sdt>
        </w:p>
      </w:sdtContent>
    </w:sdt>
    <w:sdt>
      <w:sdtPr>
        <w:tag w:val="goog_rdk_6197"/>
        <w:id w:val="-704699366"/>
      </w:sdtPr>
      <w:sdtContent>
        <w:p w14:paraId="00000CD1" w14:textId="77777777" w:rsidR="00CF3663" w:rsidRDefault="00000000">
          <w:pPr>
            <w:numPr>
              <w:ilvl w:val="2"/>
              <w:numId w:val="203"/>
            </w:numPr>
            <w:tabs>
              <w:tab w:val="left" w:pos="720"/>
              <w:tab w:val="left" w:pos="1440"/>
              <w:tab w:val="left" w:pos="2160"/>
            </w:tabs>
            <w:spacing w:before="200" w:after="200"/>
            <w:rPr>
              <w:ins w:id="6221" w:author="BHA Regulatory Affairs Unit" w:date="2026-07-29T16:06:00Z"/>
            </w:rPr>
          </w:pPr>
          <w:sdt>
            <w:sdtPr>
              <w:tag w:val="goog_rdk_6196"/>
              <w:id w:val="1720555825"/>
            </w:sdtPr>
            <w:sdtContent>
              <w:ins w:id="6222" w:author="BHA Regulatory Affairs Unit" w:date="2026-07-29T16:06:00Z">
                <w:r>
                  <w:t>Occupational and recreational therapy;</w:t>
                </w:r>
              </w:ins>
            </w:sdtContent>
          </w:sdt>
        </w:p>
      </w:sdtContent>
    </w:sdt>
    <w:sdt>
      <w:sdtPr>
        <w:tag w:val="goog_rdk_6199"/>
        <w:id w:val="2009684616"/>
      </w:sdtPr>
      <w:sdtContent>
        <w:p w14:paraId="00000CD2" w14:textId="77777777" w:rsidR="00CF3663" w:rsidRDefault="00000000">
          <w:pPr>
            <w:numPr>
              <w:ilvl w:val="2"/>
              <w:numId w:val="203"/>
            </w:numPr>
            <w:tabs>
              <w:tab w:val="left" w:pos="720"/>
              <w:tab w:val="left" w:pos="1440"/>
              <w:tab w:val="left" w:pos="2160"/>
            </w:tabs>
            <w:spacing w:before="200" w:after="200"/>
            <w:rPr>
              <w:ins w:id="6223" w:author="BHA Regulatory Affairs Unit" w:date="2026-07-29T16:06:00Z"/>
            </w:rPr>
          </w:pPr>
          <w:sdt>
            <w:sdtPr>
              <w:tag w:val="goog_rdk_6198"/>
              <w:id w:val="717217586"/>
            </w:sdtPr>
            <w:sdtContent>
              <w:ins w:id="6224" w:author="BHA Regulatory Affairs Unit" w:date="2026-07-29T16:06:00Z">
                <w:r>
                  <w:t>Behavioral health pharmacology;</w:t>
                </w:r>
              </w:ins>
            </w:sdtContent>
          </w:sdt>
        </w:p>
      </w:sdtContent>
    </w:sdt>
    <w:sdt>
      <w:sdtPr>
        <w:tag w:val="goog_rdk_6201"/>
        <w:id w:val="-1763661756"/>
      </w:sdtPr>
      <w:sdtContent>
        <w:p w14:paraId="00000CD3" w14:textId="77777777" w:rsidR="00CF3663" w:rsidRDefault="00000000">
          <w:pPr>
            <w:numPr>
              <w:ilvl w:val="2"/>
              <w:numId w:val="203"/>
            </w:numPr>
            <w:tabs>
              <w:tab w:val="left" w:pos="720"/>
              <w:tab w:val="left" w:pos="1440"/>
              <w:tab w:val="left" w:pos="2160"/>
            </w:tabs>
            <w:spacing w:before="200" w:after="200"/>
            <w:rPr>
              <w:ins w:id="6225" w:author="BHA Regulatory Affairs Unit" w:date="2026-07-29T16:06:00Z"/>
            </w:rPr>
          </w:pPr>
          <w:sdt>
            <w:sdtPr>
              <w:tag w:val="goog_rdk_6200"/>
              <w:id w:val="623957245"/>
            </w:sdtPr>
            <w:sdtContent>
              <w:ins w:id="6226" w:author="BHA Regulatory Affairs Unit" w:date="2026-07-29T16:06:00Z">
                <w:r>
                  <w:t>Physical health pharmacology;</w:t>
                </w:r>
              </w:ins>
            </w:sdtContent>
          </w:sdt>
        </w:p>
      </w:sdtContent>
    </w:sdt>
    <w:sdt>
      <w:sdtPr>
        <w:tag w:val="goog_rdk_6203"/>
        <w:id w:val="-50342792"/>
      </w:sdtPr>
      <w:sdtContent>
        <w:p w14:paraId="00000CD4" w14:textId="77777777" w:rsidR="00CF3663" w:rsidRDefault="00000000">
          <w:pPr>
            <w:numPr>
              <w:ilvl w:val="2"/>
              <w:numId w:val="203"/>
            </w:numPr>
            <w:tabs>
              <w:tab w:val="left" w:pos="720"/>
              <w:tab w:val="left" w:pos="1440"/>
              <w:tab w:val="left" w:pos="2160"/>
            </w:tabs>
            <w:spacing w:before="200" w:after="200"/>
            <w:rPr>
              <w:ins w:id="6227" w:author="BHA Regulatory Affairs Unit" w:date="2026-07-29T16:06:00Z"/>
            </w:rPr>
          </w:pPr>
          <w:sdt>
            <w:sdtPr>
              <w:tag w:val="goog_rdk_6202"/>
              <w:id w:val="1154964190"/>
            </w:sdtPr>
            <w:sdtContent>
              <w:ins w:id="6228" w:author="BHA Regulatory Affairs Unit" w:date="2026-07-29T16:06:00Z">
                <w:r>
                  <w:t>Medication management;</w:t>
                </w:r>
              </w:ins>
            </w:sdtContent>
          </w:sdt>
        </w:p>
      </w:sdtContent>
    </w:sdt>
    <w:sdt>
      <w:sdtPr>
        <w:tag w:val="goog_rdk_6205"/>
        <w:id w:val="-452157492"/>
      </w:sdtPr>
      <w:sdtContent>
        <w:p w14:paraId="00000CD5" w14:textId="77777777" w:rsidR="00CF3663" w:rsidRDefault="00000000">
          <w:pPr>
            <w:numPr>
              <w:ilvl w:val="2"/>
              <w:numId w:val="203"/>
            </w:numPr>
            <w:tabs>
              <w:tab w:val="left" w:pos="720"/>
              <w:tab w:val="left" w:pos="1440"/>
              <w:tab w:val="left" w:pos="2160"/>
            </w:tabs>
            <w:spacing w:before="200" w:after="200"/>
            <w:rPr>
              <w:ins w:id="6229" w:author="BHA Regulatory Affairs Unit" w:date="2026-07-29T16:06:00Z"/>
            </w:rPr>
          </w:pPr>
          <w:sdt>
            <w:sdtPr>
              <w:tag w:val="goog_rdk_6204"/>
              <w:id w:val="1881235291"/>
            </w:sdtPr>
            <w:sdtContent>
              <w:ins w:id="6230" w:author="BHA Regulatory Affairs Unit" w:date="2026-07-29T16:06:00Z">
                <w:r>
                  <w:t>Peer, social, and recovery support;</w:t>
                </w:r>
              </w:ins>
            </w:sdtContent>
          </w:sdt>
        </w:p>
      </w:sdtContent>
    </w:sdt>
    <w:sdt>
      <w:sdtPr>
        <w:tag w:val="goog_rdk_6207"/>
        <w:id w:val="292312197"/>
      </w:sdtPr>
      <w:sdtContent>
        <w:p w14:paraId="00000CD6" w14:textId="77777777" w:rsidR="00CF3663" w:rsidRDefault="00000000">
          <w:pPr>
            <w:numPr>
              <w:ilvl w:val="2"/>
              <w:numId w:val="203"/>
            </w:numPr>
            <w:tabs>
              <w:tab w:val="left" w:pos="720"/>
              <w:tab w:val="left" w:pos="1440"/>
              <w:tab w:val="left" w:pos="2160"/>
            </w:tabs>
            <w:spacing w:before="200" w:after="200"/>
            <w:rPr>
              <w:ins w:id="6231" w:author="BHA Regulatory Affairs Unit" w:date="2026-07-29T16:06:00Z"/>
            </w:rPr>
          </w:pPr>
          <w:sdt>
            <w:sdtPr>
              <w:tag w:val="goog_rdk_6206"/>
              <w:id w:val="-371016132"/>
            </w:sdtPr>
            <w:sdtContent>
              <w:ins w:id="6232" w:author="BHA Regulatory Affairs Unit" w:date="2026-07-29T16:06:00Z">
                <w:r>
                  <w:t>Care coordination, as defined in Part 1.2.1 of these Rules; and</w:t>
                </w:r>
              </w:ins>
            </w:sdtContent>
          </w:sdt>
        </w:p>
      </w:sdtContent>
    </w:sdt>
    <w:sdt>
      <w:sdtPr>
        <w:tag w:val="goog_rdk_6209"/>
        <w:id w:val="-1348354416"/>
      </w:sdtPr>
      <w:sdtContent>
        <w:p w14:paraId="00000CD7" w14:textId="77777777" w:rsidR="00CF3663" w:rsidRDefault="00000000">
          <w:pPr>
            <w:numPr>
              <w:ilvl w:val="2"/>
              <w:numId w:val="203"/>
            </w:numPr>
            <w:tabs>
              <w:tab w:val="left" w:pos="720"/>
              <w:tab w:val="left" w:pos="1440"/>
              <w:tab w:val="left" w:pos="2160"/>
            </w:tabs>
            <w:spacing w:before="200" w:after="200"/>
            <w:rPr>
              <w:ins w:id="6233" w:author="BHA Regulatory Affairs Unit" w:date="2026-07-29T16:06:00Z"/>
            </w:rPr>
          </w:pPr>
          <w:sdt>
            <w:sdtPr>
              <w:tag w:val="goog_rdk_6208"/>
              <w:id w:val="1137950926"/>
            </w:sdtPr>
            <w:sdtContent>
              <w:ins w:id="6234" w:author="BHA Regulatory Affairs Unit" w:date="2026-07-29T16:06:00Z">
                <w:r>
                  <w:t>Support for the development of life skills.</w:t>
                </w:r>
              </w:ins>
            </w:sdtContent>
          </w:sdt>
        </w:p>
      </w:sdtContent>
    </w:sdt>
    <w:sdt>
      <w:sdtPr>
        <w:tag w:val="goog_rdk_6211"/>
        <w:id w:val="-588085284"/>
      </w:sdtPr>
      <w:sdtContent>
        <w:p w14:paraId="00000CD8" w14:textId="77777777" w:rsidR="00CF3663" w:rsidRDefault="00000000">
          <w:pPr>
            <w:numPr>
              <w:ilvl w:val="1"/>
              <w:numId w:val="203"/>
            </w:numPr>
            <w:tabs>
              <w:tab w:val="left" w:pos="720"/>
              <w:tab w:val="left" w:pos="1440"/>
              <w:tab w:val="left" w:pos="2160"/>
            </w:tabs>
            <w:spacing w:before="200" w:after="200"/>
            <w:rPr>
              <w:ins w:id="6235" w:author="BHA Regulatory Affairs Unit" w:date="2026-07-29T16:06:00Z"/>
            </w:rPr>
          </w:pPr>
          <w:sdt>
            <w:sdtPr>
              <w:tag w:val="goog_rdk_6210"/>
              <w:id w:val="-1612371447"/>
            </w:sdtPr>
            <w:sdtContent>
              <w:ins w:id="6236" w:author="BHA Regulatory Affairs Unit" w:date="2026-07-29T16:06:00Z">
                <w:r>
                  <w:t>Agencies providing residential services must complete and document regular safety checks of all individuals served. This includes the overnight timeframe, between the hours of 10:00 p.m. and 6:00 a.m.</w:t>
                </w:r>
              </w:ins>
            </w:sdtContent>
          </w:sdt>
        </w:p>
      </w:sdtContent>
    </w:sdt>
    <w:sdt>
      <w:sdtPr>
        <w:tag w:val="goog_rdk_6213"/>
        <w:id w:val="-438885239"/>
      </w:sdtPr>
      <w:sdtContent>
        <w:p w14:paraId="00000CD9" w14:textId="77777777" w:rsidR="00CF3663" w:rsidRDefault="00000000">
          <w:pPr>
            <w:numPr>
              <w:ilvl w:val="2"/>
              <w:numId w:val="203"/>
            </w:numPr>
            <w:tabs>
              <w:tab w:val="left" w:pos="720"/>
              <w:tab w:val="left" w:pos="1440"/>
              <w:tab w:val="left" w:pos="2160"/>
            </w:tabs>
            <w:spacing w:before="200" w:after="200"/>
            <w:rPr>
              <w:ins w:id="6237" w:author="BHA Regulatory Affairs Unit" w:date="2026-07-29T16:06:00Z"/>
            </w:rPr>
          </w:pPr>
          <w:sdt>
            <w:sdtPr>
              <w:tag w:val="goog_rdk_6212"/>
              <w:id w:val="-1716970987"/>
            </w:sdtPr>
            <w:sdtContent>
              <w:ins w:id="6238" w:author="BHA Regulatory Affairs Unit" w:date="2026-07-29T16:06:00Z">
                <w:r>
                  <w:t>The interval requirement in which safety checks are completed are detailed in the relevant sub-endorsement(s).</w:t>
                </w:r>
              </w:ins>
            </w:sdtContent>
          </w:sdt>
        </w:p>
      </w:sdtContent>
    </w:sdt>
    <w:sdt>
      <w:sdtPr>
        <w:tag w:val="goog_rdk_6215"/>
        <w:id w:val="-1372741785"/>
      </w:sdtPr>
      <w:sdtContent>
        <w:p w14:paraId="00000CDA" w14:textId="77777777" w:rsidR="00CF3663" w:rsidRDefault="00000000">
          <w:pPr>
            <w:numPr>
              <w:ilvl w:val="1"/>
              <w:numId w:val="203"/>
            </w:numPr>
            <w:tabs>
              <w:tab w:val="left" w:pos="720"/>
              <w:tab w:val="left" w:pos="1440"/>
              <w:tab w:val="left" w:pos="2160"/>
            </w:tabs>
            <w:spacing w:before="200" w:after="200"/>
            <w:rPr>
              <w:ins w:id="6239" w:author="BHA Regulatory Affairs Unit" w:date="2026-07-29T16:06:00Z"/>
            </w:rPr>
          </w:pPr>
          <w:sdt>
            <w:sdtPr>
              <w:tag w:val="goog_rdk_6214"/>
              <w:id w:val="1979214401"/>
            </w:sdtPr>
            <w:sdtContent>
              <w:ins w:id="6240" w:author="BHA Regulatory Affairs Unit" w:date="2026-07-29T16:06:00Z">
                <w:r>
                  <w:t>Agencies providing residential services must ensure that telephone services are available on-site, including accessible communication devices for individuals with disabilities, such as videophones.</w:t>
                </w:r>
              </w:ins>
            </w:sdtContent>
          </w:sdt>
        </w:p>
      </w:sdtContent>
    </w:sdt>
    <w:sdt>
      <w:sdtPr>
        <w:tag w:val="goog_rdk_6217"/>
        <w:id w:val="-1103233740"/>
      </w:sdtPr>
      <w:sdtContent>
        <w:p w14:paraId="00000CDB" w14:textId="77777777" w:rsidR="00CF3663" w:rsidRDefault="00000000">
          <w:pPr>
            <w:numPr>
              <w:ilvl w:val="1"/>
              <w:numId w:val="203"/>
            </w:numPr>
            <w:tabs>
              <w:tab w:val="left" w:pos="720"/>
              <w:tab w:val="left" w:pos="1440"/>
              <w:tab w:val="left" w:pos="2160"/>
            </w:tabs>
            <w:spacing w:before="200" w:after="200"/>
            <w:rPr>
              <w:ins w:id="6241" w:author="BHA Regulatory Affairs Unit" w:date="2026-07-29T16:06:00Z"/>
            </w:rPr>
          </w:pPr>
          <w:sdt>
            <w:sdtPr>
              <w:tag w:val="goog_rdk_6216"/>
              <w:id w:val="1804332523"/>
            </w:sdtPr>
            <w:sdtContent>
              <w:ins w:id="6242" w:author="BHA Regulatory Affairs Unit" w:date="2026-07-29T16:06:00Z">
                <w:r>
                  <w:t>Court ordered referrals for residential services may require a length of stay that is based on a legal requirement(s), although it may not be clinically necessary for the duration of that period of time. Court orders precede clinical recommendations. Agencies are expected to evaluate if the supervising entity’s recommendation matches an individual’s assessed clinical needs. Agencies must address any differences identified with the supervising entity directly and document the results in an individual’s record.</w:t>
                </w:r>
              </w:ins>
            </w:sdtContent>
          </w:sdt>
        </w:p>
      </w:sdtContent>
    </w:sdt>
    <w:sdt>
      <w:sdtPr>
        <w:tag w:val="goog_rdk_6219"/>
        <w:id w:val="490461146"/>
      </w:sdtPr>
      <w:sdtContent>
        <w:p w14:paraId="00000CDC" w14:textId="77777777" w:rsidR="00CF3663" w:rsidRDefault="00000000">
          <w:pPr>
            <w:numPr>
              <w:ilvl w:val="0"/>
              <w:numId w:val="203"/>
            </w:numPr>
            <w:tabs>
              <w:tab w:val="left" w:pos="720"/>
              <w:tab w:val="left" w:pos="1440"/>
              <w:tab w:val="left" w:pos="2160"/>
            </w:tabs>
            <w:spacing w:before="200" w:after="200"/>
            <w:rPr>
              <w:ins w:id="6243" w:author="BHA Regulatory Affairs Unit" w:date="2026-07-29T16:06:00Z"/>
            </w:rPr>
          </w:pPr>
          <w:sdt>
            <w:sdtPr>
              <w:tag w:val="goog_rdk_6218"/>
              <w:id w:val="1458330733"/>
            </w:sdtPr>
            <w:sdtContent>
              <w:ins w:id="6244" w:author="BHA Regulatory Affairs Unit" w:date="2026-07-29T16:06:00Z">
                <w:r>
                  <w:t>Support systems</w:t>
                </w:r>
              </w:ins>
            </w:sdtContent>
          </w:sdt>
        </w:p>
      </w:sdtContent>
    </w:sdt>
    <w:sdt>
      <w:sdtPr>
        <w:tag w:val="goog_rdk_6221"/>
        <w:id w:val="252750259"/>
      </w:sdtPr>
      <w:sdtContent>
        <w:p w14:paraId="00000CDD" w14:textId="77777777" w:rsidR="00CF3663" w:rsidRDefault="00000000">
          <w:pPr>
            <w:numPr>
              <w:ilvl w:val="1"/>
              <w:numId w:val="203"/>
            </w:numPr>
            <w:tabs>
              <w:tab w:val="left" w:pos="720"/>
              <w:tab w:val="left" w:pos="1440"/>
              <w:tab w:val="left" w:pos="2160"/>
            </w:tabs>
            <w:spacing w:before="200" w:after="200"/>
            <w:rPr>
              <w:ins w:id="6245" w:author="BHA Regulatory Affairs Unit" w:date="2026-07-29T16:06:00Z"/>
            </w:rPr>
          </w:pPr>
          <w:sdt>
            <w:sdtPr>
              <w:tag w:val="goog_rdk_6220"/>
              <w:id w:val="825634844"/>
            </w:sdtPr>
            <w:sdtContent>
              <w:ins w:id="6246" w:author="BHA Regulatory Affairs Unit" w:date="2026-07-29T16:06:00Z">
                <w:r>
                  <w:t>If an agency does not provide a treatment approach or support service necessary to meet an individual’s treatment needs, the agency must ensure that care coordination for the needed service(s) occurs, as set forth in Part 1.17.5 of these Rules.</w:t>
                </w:r>
              </w:ins>
            </w:sdtContent>
          </w:sdt>
        </w:p>
      </w:sdtContent>
    </w:sdt>
    <w:sdt>
      <w:sdtPr>
        <w:tag w:val="goog_rdk_6223"/>
        <w:id w:val="1500851382"/>
      </w:sdtPr>
      <w:sdtContent>
        <w:p w14:paraId="00000CDE" w14:textId="77777777" w:rsidR="00CF3663" w:rsidRDefault="00000000">
          <w:pPr>
            <w:numPr>
              <w:ilvl w:val="0"/>
              <w:numId w:val="203"/>
            </w:numPr>
            <w:tabs>
              <w:tab w:val="left" w:pos="720"/>
              <w:tab w:val="left" w:pos="1440"/>
              <w:tab w:val="left" w:pos="2160"/>
            </w:tabs>
            <w:spacing w:before="200" w:after="200"/>
            <w:rPr>
              <w:ins w:id="6247" w:author="BHA Regulatory Affairs Unit" w:date="2026-07-29T16:06:00Z"/>
            </w:rPr>
          </w:pPr>
          <w:sdt>
            <w:sdtPr>
              <w:tag w:val="goog_rdk_6222"/>
              <w:id w:val="2045729566"/>
            </w:sdtPr>
            <w:sdtContent>
              <w:ins w:id="6248" w:author="BHA Regulatory Affairs Unit" w:date="2026-07-29T16:06:00Z">
                <w:r>
                  <w:t>Policies and procedures</w:t>
                </w:r>
              </w:ins>
            </w:sdtContent>
          </w:sdt>
        </w:p>
      </w:sdtContent>
    </w:sdt>
    <w:sdt>
      <w:sdtPr>
        <w:tag w:val="goog_rdk_6225"/>
        <w:id w:val="-1710373486"/>
      </w:sdtPr>
      <w:sdtContent>
        <w:p w14:paraId="00000CDF" w14:textId="77777777" w:rsidR="00CF3663" w:rsidRDefault="00000000">
          <w:pPr>
            <w:numPr>
              <w:ilvl w:val="1"/>
              <w:numId w:val="203"/>
            </w:numPr>
            <w:tabs>
              <w:tab w:val="left" w:pos="720"/>
              <w:tab w:val="left" w:pos="1440"/>
              <w:tab w:val="left" w:pos="2160"/>
            </w:tabs>
            <w:spacing w:before="200" w:after="200"/>
            <w:rPr>
              <w:ins w:id="6249" w:author="BHA Regulatory Affairs Unit" w:date="2026-07-29T16:06:00Z"/>
            </w:rPr>
          </w:pPr>
          <w:sdt>
            <w:sdtPr>
              <w:tag w:val="goog_rdk_6224"/>
              <w:id w:val="-7197941"/>
            </w:sdtPr>
            <w:sdtContent>
              <w:ins w:id="6250" w:author="BHA Regulatory Affairs Unit" w:date="2026-07-29T16:06:00Z">
                <w:r>
                  <w:t>An agency’s governing body, as defined in Part 1.2.1 of these Rules, or executive leadership team shall be responsible for ensuring the development and implementation of these policies and procedures and must review any changes to agency policies and procedures, in accordance with Part 1.15.1 of these Rules. These policies and procedures shall include, but are not limited to:</w:t>
                </w:r>
              </w:ins>
            </w:sdtContent>
          </w:sdt>
        </w:p>
      </w:sdtContent>
    </w:sdt>
    <w:sdt>
      <w:sdtPr>
        <w:tag w:val="goog_rdk_6227"/>
        <w:id w:val="-25617023"/>
      </w:sdtPr>
      <w:sdtContent>
        <w:p w14:paraId="00000CE0" w14:textId="77777777" w:rsidR="00CF3663" w:rsidRDefault="00000000">
          <w:pPr>
            <w:numPr>
              <w:ilvl w:val="2"/>
              <w:numId w:val="203"/>
            </w:numPr>
            <w:tabs>
              <w:tab w:val="left" w:pos="720"/>
              <w:tab w:val="left" w:pos="1440"/>
              <w:tab w:val="left" w:pos="2160"/>
            </w:tabs>
            <w:spacing w:before="200" w:after="200"/>
            <w:rPr>
              <w:ins w:id="6251" w:author="BHA Regulatory Affairs Unit" w:date="2026-07-29T16:06:00Z"/>
            </w:rPr>
          </w:pPr>
          <w:sdt>
            <w:sdtPr>
              <w:tag w:val="goog_rdk_6226"/>
              <w:id w:val="1174724359"/>
            </w:sdtPr>
            <w:sdtContent>
              <w:ins w:id="6252" w:author="BHA Regulatory Affairs Unit" w:date="2026-07-29T16:06:00Z">
                <w:r>
                  <w:t>House rules;</w:t>
                </w:r>
              </w:ins>
            </w:sdtContent>
          </w:sdt>
        </w:p>
      </w:sdtContent>
    </w:sdt>
    <w:sdt>
      <w:sdtPr>
        <w:tag w:val="goog_rdk_6229"/>
        <w:id w:val="-473199218"/>
      </w:sdtPr>
      <w:sdtContent>
        <w:p w14:paraId="00000CE1" w14:textId="77777777" w:rsidR="00CF3663" w:rsidRDefault="00000000">
          <w:pPr>
            <w:numPr>
              <w:ilvl w:val="3"/>
              <w:numId w:val="203"/>
            </w:numPr>
            <w:tabs>
              <w:tab w:val="left" w:pos="720"/>
              <w:tab w:val="left" w:pos="1440"/>
              <w:tab w:val="left" w:pos="2160"/>
            </w:tabs>
            <w:spacing w:before="200" w:after="200"/>
            <w:rPr>
              <w:ins w:id="6253" w:author="BHA Regulatory Affairs Unit" w:date="2026-07-29T16:06:00Z"/>
            </w:rPr>
          </w:pPr>
          <w:sdt>
            <w:sdtPr>
              <w:tag w:val="goog_rdk_6228"/>
              <w:id w:val="-374209297"/>
            </w:sdtPr>
            <w:sdtContent>
              <w:ins w:id="6254" w:author="BHA Regulatory Affairs Unit" w:date="2026-07-29T16:06:00Z">
                <w:r>
                  <w:t>Agencies providing behavioral health residential services must establish a set of written house rules placed in a location where they are always unobstructed to individuals and visitors viewing. House rules must include, at minimum, policies on:</w:t>
                </w:r>
              </w:ins>
            </w:sdtContent>
          </w:sdt>
        </w:p>
      </w:sdtContent>
    </w:sdt>
    <w:sdt>
      <w:sdtPr>
        <w:tag w:val="goog_rdk_6231"/>
        <w:id w:val="1895545863"/>
      </w:sdtPr>
      <w:sdtContent>
        <w:p w14:paraId="00000CE2" w14:textId="77777777" w:rsidR="00CF3663" w:rsidRDefault="00000000">
          <w:pPr>
            <w:numPr>
              <w:ilvl w:val="4"/>
              <w:numId w:val="203"/>
            </w:numPr>
            <w:tabs>
              <w:tab w:val="left" w:pos="720"/>
              <w:tab w:val="left" w:pos="1440"/>
              <w:tab w:val="left" w:pos="2160"/>
            </w:tabs>
            <w:spacing w:before="200" w:after="200"/>
            <w:rPr>
              <w:ins w:id="6255" w:author="BHA Regulatory Affairs Unit" w:date="2026-07-29T16:06:00Z"/>
            </w:rPr>
          </w:pPr>
          <w:sdt>
            <w:sdtPr>
              <w:tag w:val="goog_rdk_6230"/>
              <w:id w:val="-1245201342"/>
            </w:sdtPr>
            <w:sdtContent>
              <w:ins w:id="6256" w:author="BHA Regulatory Affairs Unit" w:date="2026-07-29T16:06:00Z">
                <w:r>
                  <w:t>Smoking and tobacco utilization, including the use of electronic cigarettes, vaporizers, and chewing tobacco;</w:t>
                </w:r>
              </w:ins>
            </w:sdtContent>
          </w:sdt>
        </w:p>
      </w:sdtContent>
    </w:sdt>
    <w:sdt>
      <w:sdtPr>
        <w:tag w:val="goog_rdk_6233"/>
        <w:id w:val="2089449434"/>
      </w:sdtPr>
      <w:sdtContent>
        <w:p w14:paraId="00000CE3" w14:textId="77777777" w:rsidR="00CF3663" w:rsidRDefault="00000000">
          <w:pPr>
            <w:numPr>
              <w:ilvl w:val="4"/>
              <w:numId w:val="203"/>
            </w:numPr>
            <w:tabs>
              <w:tab w:val="left" w:pos="720"/>
              <w:tab w:val="left" w:pos="1440"/>
              <w:tab w:val="left" w:pos="2160"/>
            </w:tabs>
            <w:spacing w:before="200" w:after="200"/>
            <w:rPr>
              <w:ins w:id="6257" w:author="BHA Regulatory Affairs Unit" w:date="2026-07-29T16:06:00Z"/>
            </w:rPr>
          </w:pPr>
          <w:sdt>
            <w:sdtPr>
              <w:tag w:val="goog_rdk_6232"/>
              <w:id w:val="1607462815"/>
            </w:sdtPr>
            <w:sdtContent>
              <w:ins w:id="6258" w:author="BHA Regulatory Affairs Unit" w:date="2026-07-29T16:06:00Z">
                <w:r>
                  <w:t>Cooking;</w:t>
                </w:r>
              </w:ins>
            </w:sdtContent>
          </w:sdt>
        </w:p>
      </w:sdtContent>
    </w:sdt>
    <w:sdt>
      <w:sdtPr>
        <w:tag w:val="goog_rdk_6235"/>
        <w:id w:val="453140762"/>
      </w:sdtPr>
      <w:sdtContent>
        <w:p w14:paraId="00000CE4" w14:textId="77777777" w:rsidR="00CF3663" w:rsidRDefault="00000000">
          <w:pPr>
            <w:numPr>
              <w:ilvl w:val="4"/>
              <w:numId w:val="203"/>
            </w:numPr>
            <w:tabs>
              <w:tab w:val="left" w:pos="720"/>
              <w:tab w:val="left" w:pos="1440"/>
              <w:tab w:val="left" w:pos="2160"/>
            </w:tabs>
            <w:spacing w:before="200" w:after="200"/>
            <w:rPr>
              <w:ins w:id="6259" w:author="BHA Regulatory Affairs Unit" w:date="2026-07-29T16:06:00Z"/>
            </w:rPr>
          </w:pPr>
          <w:sdt>
            <w:sdtPr>
              <w:tag w:val="goog_rdk_6234"/>
              <w:id w:val="1480173891"/>
            </w:sdtPr>
            <w:sdtContent>
              <w:ins w:id="6260" w:author="BHA Regulatory Affairs Unit" w:date="2026-07-29T16:06:00Z">
                <w:r>
                  <w:t>Visitors;</w:t>
                </w:r>
              </w:ins>
            </w:sdtContent>
          </w:sdt>
        </w:p>
      </w:sdtContent>
    </w:sdt>
    <w:sdt>
      <w:sdtPr>
        <w:tag w:val="goog_rdk_6237"/>
        <w:id w:val="-409728961"/>
      </w:sdtPr>
      <w:sdtContent>
        <w:p w14:paraId="00000CE5" w14:textId="77777777" w:rsidR="00CF3663" w:rsidRDefault="00000000">
          <w:pPr>
            <w:numPr>
              <w:ilvl w:val="4"/>
              <w:numId w:val="203"/>
            </w:numPr>
            <w:tabs>
              <w:tab w:val="left" w:pos="720"/>
              <w:tab w:val="left" w:pos="1440"/>
              <w:tab w:val="left" w:pos="2160"/>
            </w:tabs>
            <w:spacing w:before="200" w:after="200"/>
            <w:rPr>
              <w:ins w:id="6261" w:author="BHA Regulatory Affairs Unit" w:date="2026-07-29T16:06:00Z"/>
            </w:rPr>
          </w:pPr>
          <w:sdt>
            <w:sdtPr>
              <w:tag w:val="goog_rdk_6236"/>
              <w:id w:val="-404008196"/>
            </w:sdtPr>
            <w:sdtContent>
              <w:ins w:id="6262" w:author="BHA Regulatory Affairs Unit" w:date="2026-07-29T16:06:00Z">
                <w:r>
                  <w:t>Telephone usage, including frequency and duration of the usage;</w:t>
                </w:r>
              </w:ins>
            </w:sdtContent>
          </w:sdt>
        </w:p>
      </w:sdtContent>
    </w:sdt>
    <w:sdt>
      <w:sdtPr>
        <w:tag w:val="goog_rdk_6239"/>
        <w:id w:val="1209319815"/>
      </w:sdtPr>
      <w:sdtContent>
        <w:p w14:paraId="00000CE6" w14:textId="77777777" w:rsidR="00CF3663" w:rsidRDefault="00000000">
          <w:pPr>
            <w:numPr>
              <w:ilvl w:val="4"/>
              <w:numId w:val="203"/>
            </w:numPr>
            <w:tabs>
              <w:tab w:val="left" w:pos="720"/>
              <w:tab w:val="left" w:pos="1440"/>
              <w:tab w:val="left" w:pos="2160"/>
            </w:tabs>
            <w:spacing w:before="200" w:after="200"/>
            <w:rPr>
              <w:ins w:id="6263" w:author="BHA Regulatory Affairs Unit" w:date="2026-07-29T16:06:00Z"/>
            </w:rPr>
          </w:pPr>
          <w:sdt>
            <w:sdtPr>
              <w:tag w:val="goog_rdk_6238"/>
              <w:id w:val="1802632741"/>
            </w:sdtPr>
            <w:sdtContent>
              <w:ins w:id="6264" w:author="BHA Regulatory Affairs Unit" w:date="2026-07-29T16:06:00Z">
                <w:r>
                  <w:t>Use of common areas and devices, such as television, radio, and computer;</w:t>
                </w:r>
              </w:ins>
            </w:sdtContent>
          </w:sdt>
        </w:p>
      </w:sdtContent>
    </w:sdt>
    <w:sdt>
      <w:sdtPr>
        <w:tag w:val="goog_rdk_6241"/>
        <w:id w:val="-94032982"/>
      </w:sdtPr>
      <w:sdtContent>
        <w:p w14:paraId="00000CE7" w14:textId="77777777" w:rsidR="00CF3663" w:rsidRDefault="00000000">
          <w:pPr>
            <w:numPr>
              <w:ilvl w:val="4"/>
              <w:numId w:val="203"/>
            </w:numPr>
            <w:tabs>
              <w:tab w:val="left" w:pos="720"/>
              <w:tab w:val="left" w:pos="1440"/>
              <w:tab w:val="left" w:pos="2160"/>
            </w:tabs>
            <w:spacing w:before="200" w:after="200"/>
            <w:rPr>
              <w:ins w:id="6265" w:author="BHA Regulatory Affairs Unit" w:date="2026-07-29T16:06:00Z"/>
            </w:rPr>
          </w:pPr>
          <w:sdt>
            <w:sdtPr>
              <w:tag w:val="goog_rdk_6240"/>
              <w:id w:val="-718964023"/>
            </w:sdtPr>
            <w:sdtContent>
              <w:ins w:id="6266" w:author="BHA Regulatory Affairs Unit" w:date="2026-07-29T16:06:00Z">
                <w:r>
                  <w:t>Possession and/or consumption of substances including, but not limited to, alcohol and marijuana;</w:t>
                </w:r>
              </w:ins>
            </w:sdtContent>
          </w:sdt>
        </w:p>
      </w:sdtContent>
    </w:sdt>
    <w:sdt>
      <w:sdtPr>
        <w:tag w:val="goog_rdk_6243"/>
        <w:id w:val="-427342201"/>
      </w:sdtPr>
      <w:sdtContent>
        <w:p w14:paraId="00000CE8" w14:textId="77777777" w:rsidR="00CF3663" w:rsidRDefault="00000000">
          <w:pPr>
            <w:numPr>
              <w:ilvl w:val="4"/>
              <w:numId w:val="203"/>
            </w:numPr>
            <w:tabs>
              <w:tab w:val="left" w:pos="720"/>
              <w:tab w:val="left" w:pos="1440"/>
              <w:tab w:val="left" w:pos="2160"/>
            </w:tabs>
            <w:spacing w:before="200" w:after="200"/>
            <w:rPr>
              <w:ins w:id="6267" w:author="BHA Regulatory Affairs Unit" w:date="2026-07-29T16:06:00Z"/>
            </w:rPr>
          </w:pPr>
          <w:sdt>
            <w:sdtPr>
              <w:tag w:val="goog_rdk_6242"/>
              <w:id w:val="622449501"/>
            </w:sdtPr>
            <w:sdtContent>
              <w:ins w:id="6268" w:author="BHA Regulatory Affairs Unit" w:date="2026-07-29T16:06:00Z">
                <w:r>
                  <w:t>Pets; and</w:t>
                </w:r>
              </w:ins>
            </w:sdtContent>
          </w:sdt>
        </w:p>
      </w:sdtContent>
    </w:sdt>
    <w:sdt>
      <w:sdtPr>
        <w:tag w:val="goog_rdk_6245"/>
        <w:id w:val="1451338418"/>
      </w:sdtPr>
      <w:sdtContent>
        <w:p w14:paraId="00000CE9" w14:textId="77777777" w:rsidR="00CF3663" w:rsidRDefault="00000000">
          <w:pPr>
            <w:numPr>
              <w:ilvl w:val="5"/>
              <w:numId w:val="203"/>
            </w:numPr>
            <w:tabs>
              <w:tab w:val="left" w:pos="720"/>
              <w:tab w:val="left" w:pos="1440"/>
              <w:tab w:val="left" w:pos="2160"/>
            </w:tabs>
            <w:spacing w:before="200" w:after="200"/>
            <w:rPr>
              <w:ins w:id="6269" w:author="BHA Regulatory Affairs Unit" w:date="2026-07-29T16:06:00Z"/>
            </w:rPr>
          </w:pPr>
          <w:sdt>
            <w:sdtPr>
              <w:tag w:val="goog_rdk_6244"/>
              <w:id w:val="1262130230"/>
            </w:sdtPr>
            <w:sdtContent>
              <w:ins w:id="6270" w:author="BHA Regulatory Affairs Unit" w:date="2026-07-29T16:06:00Z">
                <w:r>
                  <w:t>Service animals, as determined by the Americans with Disabilities Act (ADA), as defined and incorporated by reference in Part 1.2.1 of these Rules, are not classified as pets. House rules must not limit an individual’s right to have a service animal while being served by an agency.</w:t>
                </w:r>
              </w:ins>
            </w:sdtContent>
          </w:sdt>
        </w:p>
      </w:sdtContent>
    </w:sdt>
    <w:sdt>
      <w:sdtPr>
        <w:tag w:val="goog_rdk_6247"/>
        <w:id w:val="162519359"/>
      </w:sdtPr>
      <w:sdtContent>
        <w:p w14:paraId="00000CEA" w14:textId="77777777" w:rsidR="00CF3663" w:rsidRDefault="00000000">
          <w:pPr>
            <w:numPr>
              <w:ilvl w:val="4"/>
              <w:numId w:val="203"/>
            </w:numPr>
            <w:tabs>
              <w:tab w:val="left" w:pos="720"/>
              <w:tab w:val="left" w:pos="1440"/>
              <w:tab w:val="left" w:pos="2160"/>
            </w:tabs>
            <w:spacing w:before="200" w:after="200"/>
            <w:rPr>
              <w:ins w:id="6271" w:author="BHA Regulatory Affairs Unit" w:date="2026-07-29T16:06:00Z"/>
            </w:rPr>
          </w:pPr>
          <w:sdt>
            <w:sdtPr>
              <w:tag w:val="goog_rdk_6246"/>
              <w:id w:val="487321946"/>
            </w:sdtPr>
            <w:sdtContent>
              <w:ins w:id="6272" w:author="BHA Regulatory Affairs Unit" w:date="2026-07-29T16:06:00Z">
                <w:r>
                  <w:t>Possible actions and consequences that may be taken if any house rule(s) are violated by an individual served, and how violations and corresponding actions taken are documented in an individual’s file.</w:t>
                </w:r>
              </w:ins>
            </w:sdtContent>
          </w:sdt>
        </w:p>
      </w:sdtContent>
    </w:sdt>
    <w:sdt>
      <w:sdtPr>
        <w:tag w:val="goog_rdk_6249"/>
        <w:id w:val="-870811443"/>
      </w:sdtPr>
      <w:sdtContent>
        <w:p w14:paraId="00000CEB" w14:textId="77777777" w:rsidR="00CF3663" w:rsidRDefault="00000000">
          <w:pPr>
            <w:numPr>
              <w:ilvl w:val="3"/>
              <w:numId w:val="203"/>
            </w:numPr>
            <w:tabs>
              <w:tab w:val="left" w:pos="720"/>
              <w:tab w:val="left" w:pos="1440"/>
              <w:tab w:val="left" w:pos="2160"/>
            </w:tabs>
            <w:spacing w:before="200" w:after="200"/>
            <w:rPr>
              <w:ins w:id="6273" w:author="BHA Regulatory Affairs Unit" w:date="2026-07-29T16:06:00Z"/>
            </w:rPr>
          </w:pPr>
          <w:sdt>
            <w:sdtPr>
              <w:tag w:val="goog_rdk_6248"/>
              <w:id w:val="1654261632"/>
            </w:sdtPr>
            <w:sdtContent>
              <w:ins w:id="6274" w:author="BHA Regulatory Affairs Unit" w:date="2026-07-29T16:06:00Z">
                <w:r>
                  <w:t>House rules must not:</w:t>
                </w:r>
              </w:ins>
            </w:sdtContent>
          </w:sdt>
        </w:p>
      </w:sdtContent>
    </w:sdt>
    <w:sdt>
      <w:sdtPr>
        <w:tag w:val="goog_rdk_6251"/>
        <w:id w:val="-741438424"/>
      </w:sdtPr>
      <w:sdtContent>
        <w:p w14:paraId="00000CEC" w14:textId="77777777" w:rsidR="00CF3663" w:rsidRDefault="00000000">
          <w:pPr>
            <w:numPr>
              <w:ilvl w:val="4"/>
              <w:numId w:val="203"/>
            </w:numPr>
            <w:tabs>
              <w:tab w:val="left" w:pos="720"/>
              <w:tab w:val="left" w:pos="1440"/>
              <w:tab w:val="left" w:pos="2160"/>
            </w:tabs>
            <w:spacing w:before="200" w:after="200"/>
            <w:rPr>
              <w:ins w:id="6275" w:author="BHA Regulatory Affairs Unit" w:date="2026-07-29T16:06:00Z"/>
            </w:rPr>
          </w:pPr>
          <w:sdt>
            <w:sdtPr>
              <w:tag w:val="goog_rdk_6250"/>
              <w:id w:val="1986214279"/>
            </w:sdtPr>
            <w:sdtContent>
              <w:ins w:id="6276" w:author="BHA Regulatory Affairs Unit" w:date="2026-07-29T16:06:00Z">
                <w:r>
                  <w:t>Take the place of, or conflict with, any requirements of these Rules; or</w:t>
                </w:r>
              </w:ins>
            </w:sdtContent>
          </w:sdt>
        </w:p>
      </w:sdtContent>
    </w:sdt>
    <w:sdt>
      <w:sdtPr>
        <w:tag w:val="goog_rdk_6253"/>
        <w:id w:val="282522194"/>
      </w:sdtPr>
      <w:sdtContent>
        <w:p w14:paraId="00000CED" w14:textId="77777777" w:rsidR="00CF3663" w:rsidRDefault="00000000">
          <w:pPr>
            <w:numPr>
              <w:ilvl w:val="4"/>
              <w:numId w:val="203"/>
            </w:numPr>
            <w:tabs>
              <w:tab w:val="left" w:pos="720"/>
              <w:tab w:val="left" w:pos="1440"/>
              <w:tab w:val="left" w:pos="2160"/>
            </w:tabs>
            <w:spacing w:before="200" w:after="200"/>
            <w:rPr>
              <w:ins w:id="6277" w:author="BHA Regulatory Affairs Unit" w:date="2026-07-29T16:06:00Z"/>
            </w:rPr>
          </w:pPr>
          <w:sdt>
            <w:sdtPr>
              <w:tag w:val="goog_rdk_6252"/>
              <w:id w:val="871595015"/>
            </w:sdtPr>
            <w:sdtContent>
              <w:ins w:id="6278" w:author="BHA Regulatory Affairs Unit" w:date="2026-07-29T16:06:00Z">
                <w:r>
                  <w:t>Delay, discourage, or prevent an individual’s exercise of their rights.</w:t>
                </w:r>
              </w:ins>
            </w:sdtContent>
          </w:sdt>
        </w:p>
      </w:sdtContent>
    </w:sdt>
    <w:sdt>
      <w:sdtPr>
        <w:tag w:val="goog_rdk_6255"/>
        <w:id w:val="-67645888"/>
      </w:sdtPr>
      <w:sdtContent>
        <w:p w14:paraId="00000CEE" w14:textId="77777777" w:rsidR="00CF3663" w:rsidRDefault="00000000">
          <w:pPr>
            <w:numPr>
              <w:ilvl w:val="3"/>
              <w:numId w:val="203"/>
            </w:numPr>
            <w:tabs>
              <w:tab w:val="left" w:pos="720"/>
              <w:tab w:val="left" w:pos="1440"/>
              <w:tab w:val="left" w:pos="2160"/>
            </w:tabs>
            <w:spacing w:before="200" w:after="200"/>
            <w:rPr>
              <w:ins w:id="6279" w:author="BHA Regulatory Affairs Unit" w:date="2026-07-29T16:06:00Z"/>
            </w:rPr>
          </w:pPr>
          <w:sdt>
            <w:sdtPr>
              <w:tag w:val="goog_rdk_6254"/>
              <w:id w:val="-50170693"/>
            </w:sdtPr>
            <w:sdtContent>
              <w:ins w:id="6280" w:author="BHA Regulatory Affairs Unit" w:date="2026-07-29T16:06:00Z">
                <w:r>
                  <w:t>Agencies must revisit and update house rules annually, at a minimum, and allow for collaboration and feedback from individuals.</w:t>
                </w:r>
              </w:ins>
            </w:sdtContent>
          </w:sdt>
        </w:p>
      </w:sdtContent>
    </w:sdt>
    <w:sdt>
      <w:sdtPr>
        <w:tag w:val="goog_rdk_6257"/>
        <w:id w:val="1638617573"/>
      </w:sdtPr>
      <w:sdtContent>
        <w:p w14:paraId="00000CEF" w14:textId="77777777" w:rsidR="00CF3663" w:rsidRDefault="00000000">
          <w:pPr>
            <w:numPr>
              <w:ilvl w:val="2"/>
              <w:numId w:val="203"/>
            </w:numPr>
            <w:tabs>
              <w:tab w:val="left" w:pos="720"/>
              <w:tab w:val="left" w:pos="1440"/>
              <w:tab w:val="left" w:pos="2160"/>
            </w:tabs>
            <w:spacing w:before="200" w:after="200"/>
            <w:rPr>
              <w:ins w:id="6281" w:author="BHA Regulatory Affairs Unit" w:date="2026-07-29T16:06:00Z"/>
            </w:rPr>
          </w:pPr>
          <w:sdt>
            <w:sdtPr>
              <w:tag w:val="goog_rdk_6256"/>
              <w:id w:val="-942928641"/>
            </w:sdtPr>
            <w:sdtContent>
              <w:ins w:id="6282" w:author="BHA Regulatory Affairs Unit" w:date="2026-07-29T16:06:00Z">
                <w:r>
                  <w:t>How information relevant to an individual’s presenting needs upon admission, such as physical examinations, will be incorporated into treatment services. This includes, but is not limited to:</w:t>
                </w:r>
              </w:ins>
            </w:sdtContent>
          </w:sdt>
        </w:p>
      </w:sdtContent>
    </w:sdt>
    <w:sdt>
      <w:sdtPr>
        <w:tag w:val="goog_rdk_6259"/>
        <w:id w:val="-1365371274"/>
      </w:sdtPr>
      <w:sdtContent>
        <w:p w14:paraId="00000CF0" w14:textId="77777777" w:rsidR="00CF3663" w:rsidRDefault="00000000">
          <w:pPr>
            <w:numPr>
              <w:ilvl w:val="3"/>
              <w:numId w:val="203"/>
            </w:numPr>
            <w:tabs>
              <w:tab w:val="left" w:pos="720"/>
              <w:tab w:val="left" w:pos="1440"/>
              <w:tab w:val="left" w:pos="2160"/>
            </w:tabs>
            <w:spacing w:before="200" w:after="200"/>
            <w:rPr>
              <w:ins w:id="6283" w:author="BHA Regulatory Affairs Unit" w:date="2026-07-29T16:06:00Z"/>
            </w:rPr>
          </w:pPr>
          <w:sdt>
            <w:sdtPr>
              <w:tag w:val="goog_rdk_6258"/>
              <w:id w:val="258782302"/>
            </w:sdtPr>
            <w:sdtContent>
              <w:ins w:id="6284" w:author="BHA Regulatory Affairs Unit" w:date="2026-07-29T16:06:00Z">
                <w:r>
                  <w:t>Obtaining an individual’s consent to coordinate with external medical provider(s), incorporating physical health needs into ongoing treatment;</w:t>
                </w:r>
              </w:ins>
            </w:sdtContent>
          </w:sdt>
        </w:p>
      </w:sdtContent>
    </w:sdt>
    <w:sdt>
      <w:sdtPr>
        <w:tag w:val="goog_rdk_6261"/>
        <w:id w:val="-939202156"/>
      </w:sdtPr>
      <w:sdtContent>
        <w:p w14:paraId="00000CF1" w14:textId="77777777" w:rsidR="00CF3663" w:rsidRDefault="00000000">
          <w:pPr>
            <w:numPr>
              <w:ilvl w:val="3"/>
              <w:numId w:val="203"/>
            </w:numPr>
            <w:tabs>
              <w:tab w:val="left" w:pos="720"/>
              <w:tab w:val="left" w:pos="1440"/>
              <w:tab w:val="left" w:pos="2160"/>
            </w:tabs>
            <w:spacing w:before="200" w:after="200"/>
            <w:rPr>
              <w:ins w:id="6285" w:author="BHA Regulatory Affairs Unit" w:date="2026-07-29T16:06:00Z"/>
            </w:rPr>
          </w:pPr>
          <w:sdt>
            <w:sdtPr>
              <w:tag w:val="goog_rdk_6260"/>
              <w:id w:val="-1004961581"/>
            </w:sdtPr>
            <w:sdtContent>
              <w:ins w:id="6286" w:author="BHA Regulatory Affairs Unit" w:date="2026-07-29T16:06:00Z">
                <w:r>
                  <w:t>If an agency is receiving an individual for step-down services, as defined in Part 1.2.1 of these Rules, from a higher level of care, how the agency will review and incorporate a physical examination of an individual, upon admission, within seven (7) business days;</w:t>
                </w:r>
              </w:ins>
            </w:sdtContent>
          </w:sdt>
        </w:p>
      </w:sdtContent>
    </w:sdt>
    <w:sdt>
      <w:sdtPr>
        <w:tag w:val="goog_rdk_6263"/>
        <w:id w:val="884289321"/>
      </w:sdtPr>
      <w:sdtContent>
        <w:p w14:paraId="00000CF2" w14:textId="77777777" w:rsidR="00CF3663" w:rsidRDefault="00000000">
          <w:pPr>
            <w:numPr>
              <w:ilvl w:val="4"/>
              <w:numId w:val="203"/>
            </w:numPr>
            <w:tabs>
              <w:tab w:val="left" w:pos="720"/>
              <w:tab w:val="left" w:pos="1440"/>
              <w:tab w:val="left" w:pos="2160"/>
            </w:tabs>
            <w:spacing w:before="200" w:after="200"/>
            <w:rPr>
              <w:ins w:id="6287" w:author="BHA Regulatory Affairs Unit" w:date="2026-07-29T16:06:00Z"/>
            </w:rPr>
          </w:pPr>
          <w:sdt>
            <w:sdtPr>
              <w:tag w:val="goog_rdk_6262"/>
              <w:id w:val="417182408"/>
            </w:sdtPr>
            <w:sdtContent>
              <w:ins w:id="6288" w:author="BHA Regulatory Affairs Unit" w:date="2026-07-29T16:06:00Z">
                <w:r>
                  <w:t>Agencies may forgo the physical examination of an individual, upon admission, if a physical examination was completed seven (7) business days or less prior to when a step-down occurs, except for agencies proving medically monitored residential services, as set forth in Part 5.6 of this Chapter 5.</w:t>
                </w:r>
              </w:ins>
            </w:sdtContent>
          </w:sdt>
        </w:p>
      </w:sdtContent>
    </w:sdt>
    <w:sdt>
      <w:sdtPr>
        <w:tag w:val="goog_rdk_6265"/>
        <w:id w:val="-946147995"/>
      </w:sdtPr>
      <w:sdtContent>
        <w:p w14:paraId="00000CF3" w14:textId="77777777" w:rsidR="00CF3663" w:rsidRDefault="00000000">
          <w:pPr>
            <w:numPr>
              <w:ilvl w:val="3"/>
              <w:numId w:val="203"/>
            </w:numPr>
            <w:tabs>
              <w:tab w:val="left" w:pos="720"/>
              <w:tab w:val="left" w:pos="1440"/>
              <w:tab w:val="left" w:pos="2160"/>
            </w:tabs>
            <w:spacing w:before="200" w:after="200"/>
            <w:rPr>
              <w:ins w:id="6289" w:author="BHA Regulatory Affairs Unit" w:date="2026-07-29T16:06:00Z"/>
            </w:rPr>
          </w:pPr>
          <w:sdt>
            <w:sdtPr>
              <w:tag w:val="goog_rdk_6264"/>
              <w:id w:val="1731694143"/>
            </w:sdtPr>
            <w:sdtContent>
              <w:ins w:id="6290" w:author="BHA Regulatory Affairs Unit" w:date="2026-07-29T16:06:00Z">
                <w:r>
                  <w:t>Expectations for when an individual refuses or is unable to obtain, or provide record of, a physical examination;</w:t>
                </w:r>
              </w:ins>
            </w:sdtContent>
          </w:sdt>
        </w:p>
      </w:sdtContent>
    </w:sdt>
    <w:sdt>
      <w:sdtPr>
        <w:tag w:val="goog_rdk_6267"/>
        <w:id w:val="-267284427"/>
      </w:sdtPr>
      <w:sdtContent>
        <w:p w14:paraId="00000CF4" w14:textId="77777777" w:rsidR="00CF3663" w:rsidRDefault="00000000">
          <w:pPr>
            <w:numPr>
              <w:ilvl w:val="3"/>
              <w:numId w:val="203"/>
            </w:numPr>
            <w:tabs>
              <w:tab w:val="left" w:pos="720"/>
              <w:tab w:val="left" w:pos="1440"/>
              <w:tab w:val="left" w:pos="2160"/>
            </w:tabs>
            <w:spacing w:before="200" w:after="200"/>
            <w:rPr>
              <w:ins w:id="6291" w:author="BHA Regulatory Affairs Unit" w:date="2026-07-29T16:06:00Z"/>
            </w:rPr>
          </w:pPr>
          <w:sdt>
            <w:sdtPr>
              <w:tag w:val="goog_rdk_6266"/>
              <w:id w:val="1144380485"/>
            </w:sdtPr>
            <w:sdtContent>
              <w:ins w:id="6292" w:author="BHA Regulatory Affairs Unit" w:date="2026-07-29T16:06:00Z">
                <w:r>
                  <w:t>How personnel are to document the refusal, or inability to provide record, of a physical examination in an individual’s file; and</w:t>
                </w:r>
              </w:ins>
            </w:sdtContent>
          </w:sdt>
        </w:p>
      </w:sdtContent>
    </w:sdt>
    <w:sdt>
      <w:sdtPr>
        <w:tag w:val="goog_rdk_6269"/>
        <w:id w:val="-248981203"/>
      </w:sdtPr>
      <w:sdtContent>
        <w:p w14:paraId="00000CF5" w14:textId="77777777" w:rsidR="00CF3663" w:rsidRDefault="00000000">
          <w:pPr>
            <w:numPr>
              <w:ilvl w:val="3"/>
              <w:numId w:val="203"/>
            </w:numPr>
            <w:tabs>
              <w:tab w:val="left" w:pos="720"/>
              <w:tab w:val="left" w:pos="1440"/>
              <w:tab w:val="left" w:pos="2160"/>
            </w:tabs>
            <w:spacing w:before="200" w:after="200"/>
            <w:rPr>
              <w:ins w:id="6293" w:author="BHA Regulatory Affairs Unit" w:date="2026-07-29T16:06:00Z"/>
            </w:rPr>
          </w:pPr>
          <w:sdt>
            <w:sdtPr>
              <w:tag w:val="goog_rdk_6268"/>
              <w:id w:val="688747877"/>
            </w:sdtPr>
            <w:sdtContent>
              <w:ins w:id="6294" w:author="BHA Regulatory Affairs Unit" w:date="2026-07-29T16:06:00Z">
                <w:r>
                  <w:t>Expectations for physical examinations to be relevant and timely for an individual’s presenting needs.</w:t>
                </w:r>
              </w:ins>
            </w:sdtContent>
          </w:sdt>
        </w:p>
      </w:sdtContent>
    </w:sdt>
    <w:sdt>
      <w:sdtPr>
        <w:tag w:val="goog_rdk_6271"/>
        <w:id w:val="-1847954291"/>
      </w:sdtPr>
      <w:sdtContent>
        <w:p w14:paraId="00000CF6" w14:textId="77777777" w:rsidR="00CF3663" w:rsidRDefault="00000000">
          <w:pPr>
            <w:numPr>
              <w:ilvl w:val="2"/>
              <w:numId w:val="203"/>
            </w:numPr>
            <w:tabs>
              <w:tab w:val="left" w:pos="720"/>
              <w:tab w:val="left" w:pos="1440"/>
              <w:tab w:val="left" w:pos="2160"/>
            </w:tabs>
            <w:spacing w:before="200" w:after="200"/>
            <w:rPr>
              <w:ins w:id="6295" w:author="BHA Regulatory Affairs Unit" w:date="2026-07-29T16:06:00Z"/>
            </w:rPr>
          </w:pPr>
          <w:sdt>
            <w:sdtPr>
              <w:tag w:val="goog_rdk_6270"/>
              <w:id w:val="1203630071"/>
            </w:sdtPr>
            <w:sdtContent>
              <w:ins w:id="6296" w:author="BHA Regulatory Affairs Unit" w:date="2026-07-29T16:06:00Z">
                <w:r>
                  <w:t>How an individual’s personal and financial belongings are inventoried and secured. This process must be observed by at least two (2) persons, as set forth in Part 1.16.3.D.2 of these Rules;</w:t>
                </w:r>
              </w:ins>
            </w:sdtContent>
          </w:sdt>
        </w:p>
      </w:sdtContent>
    </w:sdt>
    <w:sdt>
      <w:sdtPr>
        <w:tag w:val="goog_rdk_6273"/>
        <w:id w:val="86097658"/>
      </w:sdtPr>
      <w:sdtContent>
        <w:p w14:paraId="00000CF7" w14:textId="77777777" w:rsidR="00CF3663" w:rsidRDefault="00000000">
          <w:pPr>
            <w:numPr>
              <w:ilvl w:val="2"/>
              <w:numId w:val="203"/>
            </w:numPr>
            <w:tabs>
              <w:tab w:val="left" w:pos="720"/>
              <w:tab w:val="left" w:pos="1440"/>
              <w:tab w:val="left" w:pos="2160"/>
            </w:tabs>
            <w:spacing w:before="200" w:after="200"/>
            <w:rPr>
              <w:ins w:id="6297" w:author="BHA Regulatory Affairs Unit" w:date="2026-07-29T16:06:00Z"/>
            </w:rPr>
          </w:pPr>
          <w:sdt>
            <w:sdtPr>
              <w:tag w:val="goog_rdk_6272"/>
              <w:id w:val="-1054310380"/>
            </w:sdtPr>
            <w:sdtContent>
              <w:ins w:id="6298" w:author="BHA Regulatory Affairs Unit" w:date="2026-07-29T16:06:00Z">
                <w:r>
                  <w:t>Coordinating an individual’s transition into other levels of care, when determined appropriate;</w:t>
                </w:r>
              </w:ins>
            </w:sdtContent>
          </w:sdt>
        </w:p>
      </w:sdtContent>
    </w:sdt>
    <w:sdt>
      <w:sdtPr>
        <w:tag w:val="goog_rdk_6275"/>
        <w:id w:val="1675990319"/>
      </w:sdtPr>
      <w:sdtContent>
        <w:p w14:paraId="00000CF8" w14:textId="77777777" w:rsidR="00CF3663" w:rsidRDefault="00000000">
          <w:pPr>
            <w:numPr>
              <w:ilvl w:val="2"/>
              <w:numId w:val="203"/>
            </w:numPr>
            <w:tabs>
              <w:tab w:val="left" w:pos="720"/>
              <w:tab w:val="left" w:pos="1440"/>
              <w:tab w:val="left" w:pos="2160"/>
            </w:tabs>
            <w:spacing w:before="200" w:after="200"/>
            <w:rPr>
              <w:ins w:id="6299" w:author="BHA Regulatory Affairs Unit" w:date="2026-07-29T16:06:00Z"/>
            </w:rPr>
          </w:pPr>
          <w:sdt>
            <w:sdtPr>
              <w:tag w:val="goog_rdk_6274"/>
              <w:id w:val="-96313219"/>
            </w:sdtPr>
            <w:sdtContent>
              <w:ins w:id="6300" w:author="BHA Regulatory Affairs Unit" w:date="2026-07-29T16:06:00Z">
                <w:r>
                  <w:t>Medical management or additional capabilities to treat biomedical needs of the individual, when applicable, and scope of personnel and facility;</w:t>
                </w:r>
              </w:ins>
            </w:sdtContent>
          </w:sdt>
        </w:p>
      </w:sdtContent>
    </w:sdt>
    <w:sdt>
      <w:sdtPr>
        <w:tag w:val="goog_rdk_6277"/>
        <w:id w:val="257559057"/>
      </w:sdtPr>
      <w:sdtContent>
        <w:p w14:paraId="00000CF9" w14:textId="77777777" w:rsidR="00CF3663" w:rsidRDefault="00000000">
          <w:pPr>
            <w:numPr>
              <w:ilvl w:val="2"/>
              <w:numId w:val="203"/>
            </w:numPr>
            <w:tabs>
              <w:tab w:val="left" w:pos="720"/>
              <w:tab w:val="left" w:pos="1440"/>
              <w:tab w:val="left" w:pos="2160"/>
            </w:tabs>
            <w:spacing w:before="200" w:after="200"/>
            <w:rPr>
              <w:ins w:id="6301" w:author="BHA Regulatory Affairs Unit" w:date="2026-07-29T16:06:00Z"/>
            </w:rPr>
          </w:pPr>
          <w:sdt>
            <w:sdtPr>
              <w:tag w:val="goog_rdk_6276"/>
              <w:id w:val="1730818656"/>
            </w:sdtPr>
            <w:sdtContent>
              <w:ins w:id="6302" w:author="BHA Regulatory Affairs Unit" w:date="2026-07-29T16:06:00Z">
                <w:r>
                  <w:t>Communication with individuals leaving agencies against personnel recommendations or before completing the program, including the use of Emergency Commitments (EC), as described in Chapter 7, if/when applicable;</w:t>
                </w:r>
              </w:ins>
            </w:sdtContent>
          </w:sdt>
        </w:p>
      </w:sdtContent>
    </w:sdt>
    <w:sdt>
      <w:sdtPr>
        <w:tag w:val="goog_rdk_6279"/>
        <w:id w:val="1709159903"/>
      </w:sdtPr>
      <w:sdtContent>
        <w:p w14:paraId="00000CFA" w14:textId="77777777" w:rsidR="00CF3663" w:rsidRDefault="00000000">
          <w:pPr>
            <w:numPr>
              <w:ilvl w:val="2"/>
              <w:numId w:val="203"/>
            </w:numPr>
            <w:tabs>
              <w:tab w:val="left" w:pos="720"/>
              <w:tab w:val="left" w:pos="1440"/>
              <w:tab w:val="left" w:pos="2160"/>
            </w:tabs>
            <w:spacing w:before="200" w:after="200"/>
            <w:rPr>
              <w:ins w:id="6303" w:author="BHA Regulatory Affairs Unit" w:date="2026-07-29T16:06:00Z"/>
            </w:rPr>
          </w:pPr>
          <w:sdt>
            <w:sdtPr>
              <w:tag w:val="goog_rdk_6278"/>
              <w:id w:val="1036969523"/>
            </w:sdtPr>
            <w:sdtContent>
              <w:ins w:id="6304" w:author="BHA Regulatory Affairs Unit" w:date="2026-07-29T16:06:00Z">
                <w:r>
                  <w:t>Responding to individuals who are assessed as being too acute to attend treatment hours, and how that is reassessed and documented in an individual’s file;</w:t>
                </w:r>
              </w:ins>
            </w:sdtContent>
          </w:sdt>
        </w:p>
      </w:sdtContent>
    </w:sdt>
    <w:sdt>
      <w:sdtPr>
        <w:tag w:val="goog_rdk_6281"/>
        <w:id w:val="-699301509"/>
      </w:sdtPr>
      <w:sdtContent>
        <w:p w14:paraId="00000CFB" w14:textId="77777777" w:rsidR="00CF3663" w:rsidRDefault="00000000">
          <w:pPr>
            <w:numPr>
              <w:ilvl w:val="2"/>
              <w:numId w:val="203"/>
            </w:numPr>
            <w:tabs>
              <w:tab w:val="left" w:pos="720"/>
              <w:tab w:val="left" w:pos="1440"/>
              <w:tab w:val="left" w:pos="2160"/>
            </w:tabs>
            <w:spacing w:before="200" w:after="200"/>
            <w:rPr>
              <w:ins w:id="6305" w:author="BHA Regulatory Affairs Unit" w:date="2026-07-29T16:06:00Z"/>
            </w:rPr>
          </w:pPr>
          <w:sdt>
            <w:sdtPr>
              <w:tag w:val="goog_rdk_6280"/>
              <w:id w:val="-898681286"/>
            </w:sdtPr>
            <w:sdtContent>
              <w:ins w:id="6306" w:author="BHA Regulatory Affairs Unit" w:date="2026-07-29T16:06:00Z">
                <w:r>
                  <w:t>Responding to urgent medical and psychiatric needs twenty-four (24) hours per day, seven (7) days per week, and three hundred sixty-five (365) days a year including when to contact the on-call supervisor, and when to call 911 or 988;</w:t>
                </w:r>
              </w:ins>
            </w:sdtContent>
          </w:sdt>
        </w:p>
      </w:sdtContent>
    </w:sdt>
    <w:sdt>
      <w:sdtPr>
        <w:tag w:val="goog_rdk_6283"/>
        <w:id w:val="1568502164"/>
      </w:sdtPr>
      <w:sdtContent>
        <w:p w14:paraId="00000CFC" w14:textId="77777777" w:rsidR="00CF3663" w:rsidRDefault="00000000">
          <w:pPr>
            <w:numPr>
              <w:ilvl w:val="2"/>
              <w:numId w:val="203"/>
            </w:numPr>
            <w:tabs>
              <w:tab w:val="left" w:pos="720"/>
              <w:tab w:val="left" w:pos="1440"/>
              <w:tab w:val="left" w:pos="2160"/>
            </w:tabs>
            <w:spacing w:before="200" w:after="200"/>
            <w:rPr>
              <w:ins w:id="6307" w:author="BHA Regulatory Affairs Unit" w:date="2026-07-29T16:06:00Z"/>
            </w:rPr>
          </w:pPr>
          <w:sdt>
            <w:sdtPr>
              <w:tag w:val="goog_rdk_6282"/>
              <w:id w:val="-1851332046"/>
            </w:sdtPr>
            <w:sdtContent>
              <w:ins w:id="6308" w:author="BHA Regulatory Affairs Unit" w:date="2026-07-29T16:06:00Z">
                <w:r>
                  <w:t>Responding to individuals who are assessed as being a current threat to themselves or others;</w:t>
                </w:r>
              </w:ins>
            </w:sdtContent>
          </w:sdt>
        </w:p>
      </w:sdtContent>
    </w:sdt>
    <w:sdt>
      <w:sdtPr>
        <w:tag w:val="goog_rdk_6285"/>
        <w:id w:val="-1906469087"/>
      </w:sdtPr>
      <w:sdtContent>
        <w:p w14:paraId="00000CFD" w14:textId="77777777" w:rsidR="00CF3663" w:rsidRDefault="00000000">
          <w:pPr>
            <w:numPr>
              <w:ilvl w:val="2"/>
              <w:numId w:val="203"/>
            </w:numPr>
            <w:tabs>
              <w:tab w:val="left" w:pos="720"/>
              <w:tab w:val="left" w:pos="1440"/>
              <w:tab w:val="left" w:pos="2160"/>
            </w:tabs>
            <w:spacing w:before="200" w:after="200"/>
            <w:rPr>
              <w:ins w:id="6309" w:author="BHA Regulatory Affairs Unit" w:date="2026-07-29T16:06:00Z"/>
            </w:rPr>
          </w:pPr>
          <w:sdt>
            <w:sdtPr>
              <w:tag w:val="goog_rdk_6284"/>
              <w:id w:val="1652969386"/>
            </w:sdtPr>
            <w:sdtContent>
              <w:ins w:id="6310" w:author="BHA Regulatory Affairs Unit" w:date="2026-07-29T16:06:00Z">
                <w:r>
                  <w:t>Activities to be performed during the night shift including individual monitoring, documentation, and response coordination;</w:t>
                </w:r>
              </w:ins>
            </w:sdtContent>
          </w:sdt>
        </w:p>
      </w:sdtContent>
    </w:sdt>
    <w:sdt>
      <w:sdtPr>
        <w:tag w:val="goog_rdk_6287"/>
        <w:id w:val="-1143738509"/>
      </w:sdtPr>
      <w:sdtContent>
        <w:p w14:paraId="00000CFE" w14:textId="77777777" w:rsidR="00CF3663" w:rsidRDefault="00000000">
          <w:pPr>
            <w:numPr>
              <w:ilvl w:val="2"/>
              <w:numId w:val="203"/>
            </w:numPr>
            <w:tabs>
              <w:tab w:val="left" w:pos="720"/>
              <w:tab w:val="left" w:pos="1440"/>
              <w:tab w:val="left" w:pos="2160"/>
            </w:tabs>
            <w:spacing w:before="200" w:after="200"/>
            <w:rPr>
              <w:ins w:id="6311" w:author="BHA Regulatory Affairs Unit" w:date="2026-07-29T16:06:00Z"/>
            </w:rPr>
          </w:pPr>
          <w:sdt>
            <w:sdtPr>
              <w:tag w:val="goog_rdk_6286"/>
              <w:id w:val="-700992225"/>
            </w:sdtPr>
            <w:sdtContent>
              <w:ins w:id="6312" w:author="BHA Regulatory Affairs Unit" w:date="2026-07-29T16:06:00Z">
                <w:r>
                  <w:t>How an agency will consult and provide care coordination out-of-agency when medical, psychiatric, or other specialty needs are identified for an individual; and</w:t>
                </w:r>
              </w:ins>
            </w:sdtContent>
          </w:sdt>
        </w:p>
      </w:sdtContent>
    </w:sdt>
    <w:sdt>
      <w:sdtPr>
        <w:tag w:val="goog_rdk_6289"/>
        <w:id w:val="1991659498"/>
      </w:sdtPr>
      <w:sdtContent>
        <w:p w14:paraId="00000CFF" w14:textId="77777777" w:rsidR="00CF3663" w:rsidRDefault="00000000">
          <w:pPr>
            <w:numPr>
              <w:ilvl w:val="2"/>
              <w:numId w:val="203"/>
            </w:numPr>
            <w:tabs>
              <w:tab w:val="left" w:pos="720"/>
              <w:tab w:val="left" w:pos="1440"/>
              <w:tab w:val="left" w:pos="2160"/>
            </w:tabs>
            <w:spacing w:before="200" w:after="200"/>
            <w:rPr>
              <w:ins w:id="6313" w:author="BHA Regulatory Affairs Unit" w:date="2026-07-29T16:06:00Z"/>
            </w:rPr>
          </w:pPr>
          <w:sdt>
            <w:sdtPr>
              <w:tag w:val="goog_rdk_6288"/>
              <w:id w:val="-1808996782"/>
            </w:sdtPr>
            <w:sdtContent>
              <w:ins w:id="6314" w:author="BHA Regulatory Affairs Unit" w:date="2026-07-29T16:06:00Z">
                <w:r>
                  <w:t>Off-site procedures, including:</w:t>
                </w:r>
              </w:ins>
            </w:sdtContent>
          </w:sdt>
        </w:p>
      </w:sdtContent>
    </w:sdt>
    <w:sdt>
      <w:sdtPr>
        <w:tag w:val="goog_rdk_6291"/>
        <w:id w:val="-72782130"/>
      </w:sdtPr>
      <w:sdtContent>
        <w:p w14:paraId="00000D00" w14:textId="77777777" w:rsidR="00CF3663" w:rsidRDefault="00000000">
          <w:pPr>
            <w:numPr>
              <w:ilvl w:val="3"/>
              <w:numId w:val="203"/>
            </w:numPr>
            <w:tabs>
              <w:tab w:val="left" w:pos="720"/>
              <w:tab w:val="left" w:pos="1440"/>
              <w:tab w:val="left" w:pos="2160"/>
            </w:tabs>
            <w:spacing w:before="200" w:after="200"/>
            <w:rPr>
              <w:ins w:id="6315" w:author="BHA Regulatory Affairs Unit" w:date="2026-07-29T16:06:00Z"/>
            </w:rPr>
          </w:pPr>
          <w:sdt>
            <w:sdtPr>
              <w:tag w:val="goog_rdk_6290"/>
              <w:id w:val="-252865298"/>
            </w:sdtPr>
            <w:sdtContent>
              <w:ins w:id="6316" w:author="BHA Regulatory Affairs Unit" w:date="2026-07-29T16:06:00Z">
                <w:r>
                  <w:t>Criteria that personnel will use to determine when an individual is able to leave program premises, independently;</w:t>
                </w:r>
              </w:ins>
            </w:sdtContent>
          </w:sdt>
        </w:p>
      </w:sdtContent>
    </w:sdt>
    <w:sdt>
      <w:sdtPr>
        <w:tag w:val="goog_rdk_6293"/>
        <w:id w:val="-1533653425"/>
      </w:sdtPr>
      <w:sdtContent>
        <w:p w14:paraId="00000D01" w14:textId="77777777" w:rsidR="00CF3663" w:rsidRDefault="00000000">
          <w:pPr>
            <w:numPr>
              <w:ilvl w:val="3"/>
              <w:numId w:val="203"/>
            </w:numPr>
            <w:tabs>
              <w:tab w:val="left" w:pos="720"/>
              <w:tab w:val="left" w:pos="1440"/>
              <w:tab w:val="left" w:pos="2160"/>
            </w:tabs>
            <w:spacing w:before="200" w:after="200"/>
            <w:rPr>
              <w:ins w:id="6317" w:author="BHA Regulatory Affairs Unit" w:date="2026-07-29T16:06:00Z"/>
            </w:rPr>
          </w:pPr>
          <w:sdt>
            <w:sdtPr>
              <w:tag w:val="goog_rdk_6292"/>
              <w:id w:val="2052124099"/>
            </w:sdtPr>
            <w:sdtContent>
              <w:ins w:id="6318" w:author="BHA Regulatory Affairs Unit" w:date="2026-07-29T16:06:00Z">
                <w:r>
                  <w:t>What an agency considers to be appropriate accountability checks while an individual is off-site; and</w:t>
                </w:r>
              </w:ins>
            </w:sdtContent>
          </w:sdt>
        </w:p>
      </w:sdtContent>
    </w:sdt>
    <w:sdt>
      <w:sdtPr>
        <w:tag w:val="goog_rdk_6295"/>
        <w:id w:val="1665783501"/>
      </w:sdtPr>
      <w:sdtContent>
        <w:p w14:paraId="00000D02" w14:textId="77777777" w:rsidR="00CF3663" w:rsidRDefault="00000000">
          <w:pPr>
            <w:numPr>
              <w:ilvl w:val="3"/>
              <w:numId w:val="203"/>
            </w:numPr>
            <w:tabs>
              <w:tab w:val="left" w:pos="720"/>
              <w:tab w:val="left" w:pos="1440"/>
              <w:tab w:val="left" w:pos="2160"/>
            </w:tabs>
            <w:spacing w:before="200" w:after="200"/>
            <w:rPr>
              <w:ins w:id="6319" w:author="BHA Regulatory Affairs Unit" w:date="2026-07-29T16:06:00Z"/>
            </w:rPr>
          </w:pPr>
          <w:sdt>
            <w:sdtPr>
              <w:tag w:val="goog_rdk_6294"/>
              <w:id w:val="-1387438786"/>
            </w:sdtPr>
            <w:sdtContent>
              <w:ins w:id="6320" w:author="BHA Regulatory Affairs Unit" w:date="2026-07-29T16:06:00Z">
                <w:r>
                  <w:t>How supervision and support will be provided to individuals when they are off-site, when needed.</w:t>
                </w:r>
              </w:ins>
            </w:sdtContent>
          </w:sdt>
        </w:p>
      </w:sdtContent>
    </w:sdt>
    <w:sdt>
      <w:sdtPr>
        <w:tag w:val="goog_rdk_6297"/>
        <w:id w:val="460902209"/>
      </w:sdtPr>
      <w:sdtContent>
        <w:p w14:paraId="00000D03" w14:textId="77777777" w:rsidR="00CF3663" w:rsidRDefault="00000000">
          <w:pPr>
            <w:numPr>
              <w:ilvl w:val="1"/>
              <w:numId w:val="203"/>
            </w:numPr>
            <w:tabs>
              <w:tab w:val="left" w:pos="720"/>
              <w:tab w:val="left" w:pos="1440"/>
              <w:tab w:val="left" w:pos="2160"/>
            </w:tabs>
            <w:spacing w:before="200" w:after="200"/>
            <w:rPr>
              <w:ins w:id="6321" w:author="BHA Regulatory Affairs Unit" w:date="2026-07-29T16:06:00Z"/>
            </w:rPr>
          </w:pPr>
          <w:sdt>
            <w:sdtPr>
              <w:tag w:val="goog_rdk_6296"/>
              <w:id w:val="-2142356680"/>
            </w:sdtPr>
            <w:sdtContent>
              <w:ins w:id="6322" w:author="BHA Regulatory Affairs Unit" w:date="2026-07-29T16:06:00Z">
                <w:r>
                  <w:t xml:space="preserve">Agencies providing SUD or co-occurring services must establish written protocols specifying how it will provide and/or deliver medication-assisted treatment (MAT), as defined in Part 1.2.1 of these Rules, for these </w:t>
                </w:r>
                <w:r>
                  <w:lastRenderedPageBreak/>
                  <w:t>conditions, including withdrawal management and medications for opioid use disorder (MOUD), as described in Part 1.2.1 of these Rules.</w:t>
                </w:r>
              </w:ins>
            </w:sdtContent>
          </w:sdt>
        </w:p>
      </w:sdtContent>
    </w:sdt>
    <w:sdt>
      <w:sdtPr>
        <w:tag w:val="goog_rdk_6299"/>
        <w:id w:val="-1837911785"/>
      </w:sdtPr>
      <w:sdtContent>
        <w:p w14:paraId="00000D04" w14:textId="77777777" w:rsidR="00CF3663" w:rsidRDefault="00000000">
          <w:pPr>
            <w:numPr>
              <w:ilvl w:val="2"/>
              <w:numId w:val="203"/>
            </w:numPr>
            <w:tabs>
              <w:tab w:val="left" w:pos="720"/>
              <w:tab w:val="left" w:pos="1440"/>
              <w:tab w:val="left" w:pos="2160"/>
            </w:tabs>
            <w:spacing w:before="200" w:after="200"/>
            <w:rPr>
              <w:ins w:id="6323" w:author="BHA Regulatory Affairs Unit" w:date="2026-07-29T16:06:00Z"/>
            </w:rPr>
          </w:pPr>
          <w:sdt>
            <w:sdtPr>
              <w:tag w:val="goog_rdk_6298"/>
              <w:id w:val="-2101874046"/>
            </w:sdtPr>
            <w:sdtContent>
              <w:ins w:id="6324" w:author="BHA Regulatory Affairs Unit" w:date="2026-07-29T16:06:00Z">
                <w:r>
                  <w:t>If at any point, an individual is deemed to be in severe withdrawal, personnel shall activate emergency medical services (EMS) or provide immediate onsite emergency stabilization. Symptoms may include, but are not limited to:</w:t>
                </w:r>
              </w:ins>
            </w:sdtContent>
          </w:sdt>
        </w:p>
      </w:sdtContent>
    </w:sdt>
    <w:sdt>
      <w:sdtPr>
        <w:tag w:val="goog_rdk_6301"/>
        <w:id w:val="-1991859678"/>
      </w:sdtPr>
      <w:sdtContent>
        <w:p w14:paraId="00000D05" w14:textId="77777777" w:rsidR="00CF3663" w:rsidRDefault="00000000">
          <w:pPr>
            <w:numPr>
              <w:ilvl w:val="3"/>
              <w:numId w:val="203"/>
            </w:numPr>
            <w:tabs>
              <w:tab w:val="left" w:pos="720"/>
              <w:tab w:val="left" w:pos="1440"/>
              <w:tab w:val="left" w:pos="2160"/>
            </w:tabs>
            <w:spacing w:before="200" w:after="200"/>
            <w:rPr>
              <w:ins w:id="6325" w:author="BHA Regulatory Affairs Unit" w:date="2026-07-29T16:06:00Z"/>
            </w:rPr>
          </w:pPr>
          <w:sdt>
            <w:sdtPr>
              <w:tag w:val="goog_rdk_6300"/>
              <w:id w:val="-25194250"/>
            </w:sdtPr>
            <w:sdtContent>
              <w:ins w:id="6326" w:author="BHA Regulatory Affairs Unit" w:date="2026-07-29T16:06:00Z">
                <w:r>
                  <w:t>Delirium tremens;</w:t>
                </w:r>
              </w:ins>
            </w:sdtContent>
          </w:sdt>
        </w:p>
      </w:sdtContent>
    </w:sdt>
    <w:sdt>
      <w:sdtPr>
        <w:tag w:val="goog_rdk_6303"/>
        <w:id w:val="411451795"/>
      </w:sdtPr>
      <w:sdtContent>
        <w:p w14:paraId="00000D06" w14:textId="77777777" w:rsidR="00CF3663" w:rsidRDefault="00000000">
          <w:pPr>
            <w:numPr>
              <w:ilvl w:val="3"/>
              <w:numId w:val="203"/>
            </w:numPr>
            <w:tabs>
              <w:tab w:val="left" w:pos="720"/>
              <w:tab w:val="left" w:pos="1440"/>
              <w:tab w:val="left" w:pos="2160"/>
            </w:tabs>
            <w:spacing w:before="200" w:after="200"/>
            <w:rPr>
              <w:ins w:id="6327" w:author="BHA Regulatory Affairs Unit" w:date="2026-07-29T16:06:00Z"/>
            </w:rPr>
          </w:pPr>
          <w:sdt>
            <w:sdtPr>
              <w:tag w:val="goog_rdk_6302"/>
              <w:id w:val="-2062692817"/>
            </w:sdtPr>
            <w:sdtContent>
              <w:ins w:id="6328" w:author="BHA Regulatory Affairs Unit" w:date="2026-07-29T16:06:00Z">
                <w:r>
                  <w:t>Seizures;</w:t>
                </w:r>
              </w:ins>
            </w:sdtContent>
          </w:sdt>
        </w:p>
      </w:sdtContent>
    </w:sdt>
    <w:sdt>
      <w:sdtPr>
        <w:tag w:val="goog_rdk_6305"/>
        <w:id w:val="-1103796202"/>
      </w:sdtPr>
      <w:sdtContent>
        <w:p w14:paraId="00000D07" w14:textId="77777777" w:rsidR="00CF3663" w:rsidRDefault="00000000">
          <w:pPr>
            <w:numPr>
              <w:ilvl w:val="3"/>
              <w:numId w:val="203"/>
            </w:numPr>
            <w:tabs>
              <w:tab w:val="left" w:pos="720"/>
              <w:tab w:val="left" w:pos="1440"/>
              <w:tab w:val="left" w:pos="2160"/>
            </w:tabs>
            <w:spacing w:before="200" w:after="200"/>
            <w:rPr>
              <w:ins w:id="6329" w:author="BHA Regulatory Affairs Unit" w:date="2026-07-29T16:06:00Z"/>
            </w:rPr>
          </w:pPr>
          <w:sdt>
            <w:sdtPr>
              <w:tag w:val="goog_rdk_6304"/>
              <w:id w:val="-1668680922"/>
            </w:sdtPr>
            <w:sdtContent>
              <w:ins w:id="6330" w:author="BHA Regulatory Affairs Unit" w:date="2026-07-29T16:06:00Z">
                <w:r>
                  <w:t>Extreme vital sign instability; and</w:t>
                </w:r>
              </w:ins>
            </w:sdtContent>
          </w:sdt>
        </w:p>
      </w:sdtContent>
    </w:sdt>
    <w:sdt>
      <w:sdtPr>
        <w:tag w:val="goog_rdk_6307"/>
        <w:id w:val="1115268207"/>
      </w:sdtPr>
      <w:sdtContent>
        <w:p w14:paraId="00000D08" w14:textId="77777777" w:rsidR="00CF3663" w:rsidRDefault="00000000">
          <w:pPr>
            <w:numPr>
              <w:ilvl w:val="3"/>
              <w:numId w:val="203"/>
            </w:numPr>
            <w:tabs>
              <w:tab w:val="left" w:pos="720"/>
              <w:tab w:val="left" w:pos="1440"/>
              <w:tab w:val="left" w:pos="2160"/>
            </w:tabs>
            <w:spacing w:before="200" w:after="200"/>
            <w:rPr>
              <w:ins w:id="6331" w:author="BHA Regulatory Affairs Unit" w:date="2026-07-29T16:06:00Z"/>
            </w:rPr>
          </w:pPr>
          <w:sdt>
            <w:sdtPr>
              <w:tag w:val="goog_rdk_6306"/>
              <w:id w:val="1615110326"/>
            </w:sdtPr>
            <w:sdtContent>
              <w:ins w:id="6332" w:author="BHA Regulatory Affairs Unit" w:date="2026-07-29T16:06:00Z">
                <w:r>
                  <w:t>Acute psychosis.</w:t>
                </w:r>
              </w:ins>
            </w:sdtContent>
          </w:sdt>
        </w:p>
      </w:sdtContent>
    </w:sdt>
    <w:bookmarkStart w:id="6333" w:name="_heading=h.9mqlco2owcro" w:colFirst="0" w:colLast="0" w:displacedByCustomXml="next"/>
    <w:bookmarkEnd w:id="6333" w:displacedByCustomXml="next"/>
    <w:sdt>
      <w:sdtPr>
        <w:tag w:val="goog_rdk_6309"/>
        <w:id w:val="-1166366001"/>
      </w:sdtPr>
      <w:sdtContent>
        <w:p w14:paraId="00000D09" w14:textId="77777777" w:rsidR="00CF3663" w:rsidRDefault="00000000">
          <w:pPr>
            <w:keepNext/>
            <w:spacing w:before="200" w:after="200"/>
            <w:ind w:firstLine="0"/>
            <w:rPr>
              <w:ins w:id="6334" w:author="BHA Regulatory Affairs Unit" w:date="2026-07-29T16:06:00Z"/>
              <w:color w:val="000000"/>
            </w:rPr>
          </w:pPr>
          <w:sdt>
            <w:sdtPr>
              <w:tag w:val="goog_rdk_6308"/>
              <w:id w:val="-775747738"/>
            </w:sdtPr>
            <w:sdtContent>
              <w:ins w:id="6335" w:author="BHA Regulatory Affairs Unit" w:date="2026-07-29T16:06:00Z">
                <w:r>
                  <w:rPr>
                    <w:b/>
                    <w:bCs/>
                    <w:color w:val="000000"/>
                  </w:rPr>
                  <w:t>5.2.3</w:t>
                </w:r>
                <w:r>
                  <w:rPr>
                    <w:b/>
                    <w:bCs/>
                    <w:color w:val="000000"/>
                  </w:rPr>
                  <w:tab/>
                  <w:t>Personnel</w:t>
                </w:r>
              </w:ins>
            </w:sdtContent>
          </w:sdt>
        </w:p>
      </w:sdtContent>
    </w:sdt>
    <w:sdt>
      <w:sdtPr>
        <w:tag w:val="goog_rdk_6311"/>
        <w:id w:val="429267611"/>
      </w:sdtPr>
      <w:sdtContent>
        <w:p w14:paraId="00000D0A" w14:textId="77777777" w:rsidR="00CF3663" w:rsidRDefault="00000000">
          <w:pPr>
            <w:numPr>
              <w:ilvl w:val="0"/>
              <w:numId w:val="204"/>
            </w:numPr>
            <w:tabs>
              <w:tab w:val="left" w:pos="720"/>
              <w:tab w:val="left" w:pos="1440"/>
              <w:tab w:val="left" w:pos="2160"/>
            </w:tabs>
            <w:spacing w:before="240" w:after="240"/>
            <w:rPr>
              <w:ins w:id="6336" w:author="BHA Regulatory Affairs Unit" w:date="2026-07-29T16:06:00Z"/>
            </w:rPr>
          </w:pPr>
          <w:sdt>
            <w:sdtPr>
              <w:tag w:val="goog_rdk_6310"/>
              <w:id w:val="-1507228368"/>
            </w:sdtPr>
            <w:sdtContent>
              <w:ins w:id="6337" w:author="BHA Regulatory Affairs Unit" w:date="2026-07-29T16:06:00Z">
                <w:r>
                  <w:t>General requirements</w:t>
                </w:r>
              </w:ins>
            </w:sdtContent>
          </w:sdt>
        </w:p>
      </w:sdtContent>
    </w:sdt>
    <w:sdt>
      <w:sdtPr>
        <w:tag w:val="goog_rdk_6313"/>
        <w:id w:val="-201420878"/>
      </w:sdtPr>
      <w:sdtContent>
        <w:p w14:paraId="00000D0B" w14:textId="77777777" w:rsidR="00CF3663" w:rsidRDefault="00000000">
          <w:pPr>
            <w:numPr>
              <w:ilvl w:val="1"/>
              <w:numId w:val="204"/>
            </w:numPr>
            <w:tabs>
              <w:tab w:val="left" w:pos="720"/>
              <w:tab w:val="left" w:pos="1440"/>
              <w:tab w:val="left" w:pos="2160"/>
            </w:tabs>
            <w:spacing w:before="200" w:after="200"/>
            <w:rPr>
              <w:ins w:id="6338" w:author="BHA Regulatory Affairs Unit" w:date="2026-07-29T16:06:00Z"/>
            </w:rPr>
          </w:pPr>
          <w:sdt>
            <w:sdtPr>
              <w:tag w:val="goog_rdk_6312"/>
              <w:id w:val="-1275489279"/>
            </w:sdtPr>
            <w:sdtContent>
              <w:ins w:id="6339" w:author="BHA Regulatory Affairs Unit" w:date="2026-07-29T16:06:00Z">
                <w:r>
                  <w:t>Services are to be provided by treatment personnel set forth in Part 1.15 of these Rules.</w:t>
                </w:r>
              </w:ins>
            </w:sdtContent>
          </w:sdt>
        </w:p>
      </w:sdtContent>
    </w:sdt>
    <w:sdt>
      <w:sdtPr>
        <w:tag w:val="goog_rdk_6315"/>
        <w:id w:val="228063960"/>
      </w:sdtPr>
      <w:sdtContent>
        <w:p w14:paraId="00000D0C" w14:textId="77777777" w:rsidR="00CF3663" w:rsidRDefault="00000000">
          <w:pPr>
            <w:numPr>
              <w:ilvl w:val="1"/>
              <w:numId w:val="204"/>
            </w:numPr>
            <w:tabs>
              <w:tab w:val="left" w:pos="720"/>
              <w:tab w:val="left" w:pos="1440"/>
              <w:tab w:val="left" w:pos="2160"/>
            </w:tabs>
            <w:spacing w:before="200" w:after="200"/>
            <w:rPr>
              <w:ins w:id="6340" w:author="BHA Regulatory Affairs Unit" w:date="2026-07-29T16:06:00Z"/>
            </w:rPr>
          </w:pPr>
          <w:sdt>
            <w:sdtPr>
              <w:tag w:val="goog_rdk_6314"/>
              <w:id w:val="675180133"/>
            </w:sdtPr>
            <w:sdtContent>
              <w:ins w:id="6341" w:author="BHA Regulatory Affairs Unit" w:date="2026-07-29T16:06:00Z">
                <w:r>
                  <w:t>Agencies providing behavioral health residential services must have on-site personnel twenty-four (24) hours per day, seven (7) days per week, and three hundred sixty-five (365) days a year.</w:t>
                </w:r>
              </w:ins>
            </w:sdtContent>
          </w:sdt>
        </w:p>
      </w:sdtContent>
    </w:sdt>
    <w:sdt>
      <w:sdtPr>
        <w:tag w:val="goog_rdk_6317"/>
        <w:id w:val="338704690"/>
      </w:sdtPr>
      <w:sdtContent>
        <w:p w14:paraId="00000D0D" w14:textId="77777777" w:rsidR="00CF3663" w:rsidRDefault="00000000">
          <w:pPr>
            <w:numPr>
              <w:ilvl w:val="1"/>
              <w:numId w:val="204"/>
            </w:numPr>
            <w:tabs>
              <w:tab w:val="left" w:pos="720"/>
              <w:tab w:val="left" w:pos="1440"/>
              <w:tab w:val="left" w:pos="2160"/>
            </w:tabs>
            <w:spacing w:before="200" w:after="200"/>
            <w:rPr>
              <w:ins w:id="6342" w:author="BHA Regulatory Affairs Unit" w:date="2026-07-29T16:06:00Z"/>
            </w:rPr>
          </w:pPr>
          <w:sdt>
            <w:sdtPr>
              <w:tag w:val="goog_rdk_6316"/>
              <w:id w:val="-1409718718"/>
            </w:sdtPr>
            <w:sdtContent>
              <w:ins w:id="6343" w:author="BHA Regulatory Affairs Unit" w:date="2026-07-29T16:06:00Z">
                <w:r>
                  <w:t>Minimum agency personnel ratios, percentages, and requirements are specific to each physical location where services are being provided. This includes on-call personnel that may assist the site, as needed.</w:t>
                </w:r>
              </w:ins>
            </w:sdtContent>
          </w:sdt>
        </w:p>
      </w:sdtContent>
    </w:sdt>
    <w:sdt>
      <w:sdtPr>
        <w:tag w:val="goog_rdk_6319"/>
        <w:id w:val="1295116022"/>
      </w:sdtPr>
      <w:sdtContent>
        <w:p w14:paraId="00000D0E" w14:textId="77777777" w:rsidR="00CF3663" w:rsidRDefault="00000000">
          <w:pPr>
            <w:numPr>
              <w:ilvl w:val="1"/>
              <w:numId w:val="204"/>
            </w:numPr>
            <w:tabs>
              <w:tab w:val="left" w:pos="720"/>
              <w:tab w:val="left" w:pos="1440"/>
              <w:tab w:val="left" w:pos="2160"/>
            </w:tabs>
            <w:spacing w:before="200" w:after="200"/>
            <w:rPr>
              <w:ins w:id="6344" w:author="BHA Regulatory Affairs Unit" w:date="2026-07-29T16:06:00Z"/>
            </w:rPr>
          </w:pPr>
          <w:sdt>
            <w:sdtPr>
              <w:tag w:val="goog_rdk_6318"/>
              <w:id w:val="-2145273555"/>
            </w:sdtPr>
            <w:sdtContent>
              <w:ins w:id="6345" w:author="BHA Regulatory Affairs Unit" w:date="2026-07-29T16:06:00Z">
                <w:r>
                  <w:t>The qualifications and credentialing of personnel providing treatment must be reflective of the population(s) receiving services and meet the minimum standards and ratios present in the relevant sub-endorsement(s), as applicable.</w:t>
                </w:r>
              </w:ins>
            </w:sdtContent>
          </w:sdt>
        </w:p>
      </w:sdtContent>
    </w:sdt>
    <w:sdt>
      <w:sdtPr>
        <w:tag w:val="goog_rdk_6321"/>
        <w:id w:val="-1103093430"/>
      </w:sdtPr>
      <w:sdtContent>
        <w:p w14:paraId="00000D0F" w14:textId="77777777" w:rsidR="00CF3663" w:rsidRDefault="00000000">
          <w:pPr>
            <w:numPr>
              <w:ilvl w:val="1"/>
              <w:numId w:val="204"/>
            </w:numPr>
            <w:tabs>
              <w:tab w:val="left" w:pos="720"/>
              <w:tab w:val="left" w:pos="1440"/>
              <w:tab w:val="left" w:pos="2160"/>
            </w:tabs>
            <w:spacing w:before="200" w:after="200"/>
            <w:rPr>
              <w:ins w:id="6346" w:author="BHA Regulatory Affairs Unit" w:date="2026-07-29T16:06:00Z"/>
            </w:rPr>
          </w:pPr>
          <w:sdt>
            <w:sdtPr>
              <w:tag w:val="goog_rdk_6320"/>
              <w:id w:val="899820601"/>
            </w:sdtPr>
            <w:sdtContent>
              <w:ins w:id="6347" w:author="BHA Regulatory Affairs Unit" w:date="2026-07-29T16:06:00Z">
                <w:r>
                  <w:t>For agencies providing clinically managed or medically managed residential services, personnel qualified to provide treatment consists of the following behavioral health professionals acting within their scope of practice, and trained in mental health and/or substance use disorder identification and treatment:</w:t>
                </w:r>
              </w:ins>
            </w:sdtContent>
          </w:sdt>
        </w:p>
      </w:sdtContent>
    </w:sdt>
    <w:sdt>
      <w:sdtPr>
        <w:tag w:val="goog_rdk_6323"/>
        <w:id w:val="1492072972"/>
      </w:sdtPr>
      <w:sdtContent>
        <w:p w14:paraId="00000D10" w14:textId="77777777" w:rsidR="00CF3663" w:rsidRDefault="00000000">
          <w:pPr>
            <w:numPr>
              <w:ilvl w:val="2"/>
              <w:numId w:val="204"/>
            </w:numPr>
            <w:tabs>
              <w:tab w:val="left" w:pos="720"/>
              <w:tab w:val="left" w:pos="1440"/>
              <w:tab w:val="left" w:pos="2160"/>
            </w:tabs>
            <w:spacing w:before="200" w:after="200"/>
            <w:rPr>
              <w:ins w:id="6348" w:author="BHA Regulatory Affairs Unit" w:date="2026-07-29T16:06:00Z"/>
            </w:rPr>
          </w:pPr>
          <w:sdt>
            <w:sdtPr>
              <w:tag w:val="goog_rdk_6322"/>
              <w:id w:val="494604824"/>
            </w:sdtPr>
            <w:sdtContent>
              <w:ins w:id="6349" w:author="BHA Regulatory Affairs Unit" w:date="2026-07-29T16:06:00Z">
                <w:r>
                  <w:t>Authorized practitioners, as defined in Part 1.2.2 of these Rules;</w:t>
                </w:r>
              </w:ins>
            </w:sdtContent>
          </w:sdt>
        </w:p>
      </w:sdtContent>
    </w:sdt>
    <w:sdt>
      <w:sdtPr>
        <w:tag w:val="goog_rdk_6325"/>
        <w:id w:val="412284483"/>
      </w:sdtPr>
      <w:sdtContent>
        <w:p w14:paraId="00000D11" w14:textId="77777777" w:rsidR="00CF3663" w:rsidRDefault="00000000">
          <w:pPr>
            <w:numPr>
              <w:ilvl w:val="2"/>
              <w:numId w:val="204"/>
            </w:numPr>
            <w:tabs>
              <w:tab w:val="left" w:pos="720"/>
              <w:tab w:val="left" w:pos="1440"/>
              <w:tab w:val="left" w:pos="2160"/>
            </w:tabs>
            <w:spacing w:before="200" w:after="200"/>
            <w:rPr>
              <w:ins w:id="6350" w:author="BHA Regulatory Affairs Unit" w:date="2026-07-29T16:06:00Z"/>
            </w:rPr>
          </w:pPr>
          <w:sdt>
            <w:sdtPr>
              <w:tag w:val="goog_rdk_6324"/>
              <w:id w:val="-1416425252"/>
            </w:sdtPr>
            <w:sdtContent>
              <w:ins w:id="6351" w:author="BHA Regulatory Affairs Unit" w:date="2026-07-29T16:06:00Z">
                <w:r>
                  <w:t>Licensees, as defined in Part 1.2.2 of these Rules;</w:t>
                </w:r>
              </w:ins>
            </w:sdtContent>
          </w:sdt>
        </w:p>
      </w:sdtContent>
    </w:sdt>
    <w:sdt>
      <w:sdtPr>
        <w:tag w:val="goog_rdk_6327"/>
        <w:id w:val="-862659870"/>
      </w:sdtPr>
      <w:sdtContent>
        <w:p w14:paraId="00000D12" w14:textId="77777777" w:rsidR="00CF3663" w:rsidRDefault="00000000">
          <w:pPr>
            <w:numPr>
              <w:ilvl w:val="2"/>
              <w:numId w:val="204"/>
            </w:numPr>
            <w:tabs>
              <w:tab w:val="left" w:pos="720"/>
              <w:tab w:val="left" w:pos="1440"/>
              <w:tab w:val="left" w:pos="2160"/>
            </w:tabs>
            <w:spacing w:before="200" w:after="200"/>
            <w:rPr>
              <w:ins w:id="6352" w:author="BHA Regulatory Affairs Unit" w:date="2026-07-29T16:06:00Z"/>
            </w:rPr>
          </w:pPr>
          <w:sdt>
            <w:sdtPr>
              <w:tag w:val="goog_rdk_6326"/>
              <w:id w:val="859904250"/>
            </w:sdtPr>
            <w:sdtContent>
              <w:ins w:id="6353" w:author="BHA Regulatory Affairs Unit" w:date="2026-07-29T16:06:00Z">
                <w:r>
                  <w:t>Candidates, as defined in Part 1.2.2 of these Rules;</w:t>
                </w:r>
              </w:ins>
            </w:sdtContent>
          </w:sdt>
        </w:p>
      </w:sdtContent>
    </w:sdt>
    <w:sdt>
      <w:sdtPr>
        <w:tag w:val="goog_rdk_6329"/>
        <w:id w:val="-1921398550"/>
      </w:sdtPr>
      <w:sdtContent>
        <w:p w14:paraId="00000D13" w14:textId="77777777" w:rsidR="00CF3663" w:rsidRDefault="00000000">
          <w:pPr>
            <w:numPr>
              <w:ilvl w:val="2"/>
              <w:numId w:val="204"/>
            </w:numPr>
            <w:tabs>
              <w:tab w:val="left" w:pos="720"/>
              <w:tab w:val="left" w:pos="1440"/>
              <w:tab w:val="left" w:pos="2160"/>
            </w:tabs>
            <w:spacing w:before="200" w:after="200"/>
            <w:rPr>
              <w:ins w:id="6354" w:author="BHA Regulatory Affairs Unit" w:date="2026-07-29T16:06:00Z"/>
            </w:rPr>
          </w:pPr>
          <w:sdt>
            <w:sdtPr>
              <w:tag w:val="goog_rdk_6328"/>
              <w:id w:val="881009317"/>
            </w:sdtPr>
            <w:sdtContent>
              <w:ins w:id="6355" w:author="BHA Regulatory Affairs Unit" w:date="2026-07-29T16:06:00Z">
                <w:r>
                  <w:t>Counselors-in-training, as defined in Part 1.2.2 of these Rules; and</w:t>
                </w:r>
              </w:ins>
            </w:sdtContent>
          </w:sdt>
        </w:p>
      </w:sdtContent>
    </w:sdt>
    <w:sdt>
      <w:sdtPr>
        <w:tag w:val="goog_rdk_6331"/>
        <w:id w:val="-997795797"/>
      </w:sdtPr>
      <w:sdtContent>
        <w:p w14:paraId="00000D14" w14:textId="77777777" w:rsidR="00CF3663" w:rsidRDefault="00000000">
          <w:pPr>
            <w:numPr>
              <w:ilvl w:val="2"/>
              <w:numId w:val="204"/>
            </w:numPr>
            <w:tabs>
              <w:tab w:val="left" w:pos="720"/>
              <w:tab w:val="left" w:pos="1440"/>
              <w:tab w:val="left" w:pos="2160"/>
            </w:tabs>
            <w:spacing w:before="200" w:after="200"/>
            <w:rPr>
              <w:ins w:id="6356" w:author="BHA Regulatory Affairs Unit" w:date="2026-07-29T16:06:00Z"/>
            </w:rPr>
          </w:pPr>
          <w:sdt>
            <w:sdtPr>
              <w:tag w:val="goog_rdk_6330"/>
              <w:id w:val="495939177"/>
            </w:sdtPr>
            <w:sdtContent>
              <w:ins w:id="6357" w:author="BHA Regulatory Affairs Unit" w:date="2026-07-29T16:06:00Z">
                <w:r>
                  <w:t>Interns, as defined in Part 1.2.2 of these Rules.</w:t>
                </w:r>
              </w:ins>
            </w:sdtContent>
          </w:sdt>
        </w:p>
      </w:sdtContent>
    </w:sdt>
    <w:sdt>
      <w:sdtPr>
        <w:tag w:val="goog_rdk_6333"/>
        <w:id w:val="-10316210"/>
      </w:sdtPr>
      <w:sdtContent>
        <w:p w14:paraId="00000D15" w14:textId="77777777" w:rsidR="00CF3663" w:rsidRDefault="00000000">
          <w:pPr>
            <w:numPr>
              <w:ilvl w:val="3"/>
              <w:numId w:val="204"/>
            </w:numPr>
            <w:tabs>
              <w:tab w:val="left" w:pos="720"/>
              <w:tab w:val="left" w:pos="1440"/>
              <w:tab w:val="left" w:pos="2160"/>
            </w:tabs>
            <w:spacing w:before="200" w:after="200"/>
            <w:rPr>
              <w:ins w:id="6358" w:author="BHA Regulatory Affairs Unit" w:date="2026-07-29T16:06:00Z"/>
            </w:rPr>
          </w:pPr>
          <w:sdt>
            <w:sdtPr>
              <w:tag w:val="goog_rdk_6332"/>
              <w:id w:val="916509417"/>
            </w:sdtPr>
            <w:sdtContent>
              <w:ins w:id="6359" w:author="BHA Regulatory Affairs Unit" w:date="2026-07-29T16:06:00Z">
                <w:r>
                  <w:t>An agency providing residential substance use disorder or co-occurring disorder services may also utilize the following as treatment personnel, when applicable:</w:t>
                </w:r>
              </w:ins>
            </w:sdtContent>
          </w:sdt>
        </w:p>
      </w:sdtContent>
    </w:sdt>
    <w:sdt>
      <w:sdtPr>
        <w:tag w:val="goog_rdk_6335"/>
        <w:id w:val="632127965"/>
      </w:sdtPr>
      <w:sdtContent>
        <w:p w14:paraId="00000D16" w14:textId="77777777" w:rsidR="00CF3663" w:rsidRDefault="00000000">
          <w:pPr>
            <w:numPr>
              <w:ilvl w:val="4"/>
              <w:numId w:val="204"/>
            </w:numPr>
            <w:tabs>
              <w:tab w:val="left" w:pos="720"/>
              <w:tab w:val="left" w:pos="1440"/>
              <w:tab w:val="left" w:pos="2160"/>
            </w:tabs>
            <w:spacing w:before="200" w:after="200"/>
            <w:rPr>
              <w:ins w:id="6360" w:author="BHA Regulatory Affairs Unit" w:date="2026-07-29T16:06:00Z"/>
            </w:rPr>
          </w:pPr>
          <w:sdt>
            <w:sdtPr>
              <w:tag w:val="goog_rdk_6334"/>
              <w:id w:val="1869944897"/>
            </w:sdtPr>
            <w:sdtContent>
              <w:ins w:id="6361" w:author="BHA Regulatory Affairs Unit" w:date="2026-07-29T16:06:00Z">
                <w:r>
                  <w:t>Certified addiction specialists (CAS), as defined in Part 1.2.2 of these Rules; and</w:t>
                </w:r>
              </w:ins>
            </w:sdtContent>
          </w:sdt>
        </w:p>
      </w:sdtContent>
    </w:sdt>
    <w:sdt>
      <w:sdtPr>
        <w:tag w:val="goog_rdk_6337"/>
        <w:id w:val="268860175"/>
      </w:sdtPr>
      <w:sdtContent>
        <w:p w14:paraId="00000D17" w14:textId="77777777" w:rsidR="00CF3663" w:rsidRDefault="00000000">
          <w:pPr>
            <w:numPr>
              <w:ilvl w:val="4"/>
              <w:numId w:val="204"/>
            </w:numPr>
            <w:tabs>
              <w:tab w:val="left" w:pos="720"/>
              <w:tab w:val="left" w:pos="1440"/>
              <w:tab w:val="left" w:pos="2160"/>
            </w:tabs>
            <w:spacing w:before="200" w:after="200"/>
            <w:rPr>
              <w:ins w:id="6362" w:author="BHA Regulatory Affairs Unit" w:date="2026-07-29T16:06:00Z"/>
            </w:rPr>
          </w:pPr>
          <w:sdt>
            <w:sdtPr>
              <w:tag w:val="goog_rdk_6336"/>
              <w:id w:val="-2080302592"/>
            </w:sdtPr>
            <w:sdtContent>
              <w:ins w:id="6363" w:author="BHA Regulatory Affairs Unit" w:date="2026-07-29T16:06:00Z">
                <w:r>
                  <w:t>Certified addiction technicians (CAT), as defined in Part 1.2.2 of these Rules.</w:t>
                </w:r>
              </w:ins>
            </w:sdtContent>
          </w:sdt>
        </w:p>
      </w:sdtContent>
    </w:sdt>
    <w:sdt>
      <w:sdtPr>
        <w:tag w:val="goog_rdk_6339"/>
        <w:id w:val="-1860900522"/>
      </w:sdtPr>
      <w:sdtContent>
        <w:p w14:paraId="00000D18" w14:textId="77777777" w:rsidR="00CF3663" w:rsidRDefault="00000000">
          <w:pPr>
            <w:numPr>
              <w:ilvl w:val="1"/>
              <w:numId w:val="204"/>
            </w:numPr>
            <w:tabs>
              <w:tab w:val="left" w:pos="720"/>
              <w:tab w:val="left" w:pos="1440"/>
              <w:tab w:val="left" w:pos="2160"/>
            </w:tabs>
            <w:spacing w:before="200" w:after="200"/>
            <w:rPr>
              <w:ins w:id="6364" w:author="BHA Regulatory Affairs Unit" w:date="2026-07-29T16:06:00Z"/>
            </w:rPr>
          </w:pPr>
          <w:sdt>
            <w:sdtPr>
              <w:tag w:val="goog_rdk_6338"/>
              <w:id w:val="-882939965"/>
            </w:sdtPr>
            <w:sdtContent>
              <w:ins w:id="6365" w:author="BHA Regulatory Affairs Unit" w:date="2026-07-29T16:06:00Z">
                <w:r>
                  <w:t>For milieu, as defined in Part 1.2.1 of these Rules, management, agencies may utilize the following personnel, in addition to the treatment personnel set forth in this Part 5.2.3.A of this Chapter 5:</w:t>
                </w:r>
              </w:ins>
            </w:sdtContent>
          </w:sdt>
        </w:p>
      </w:sdtContent>
    </w:sdt>
    <w:sdt>
      <w:sdtPr>
        <w:tag w:val="goog_rdk_6341"/>
        <w:id w:val="-254207675"/>
      </w:sdtPr>
      <w:sdtContent>
        <w:p w14:paraId="00000D19" w14:textId="77777777" w:rsidR="00CF3663" w:rsidRDefault="00000000">
          <w:pPr>
            <w:numPr>
              <w:ilvl w:val="2"/>
              <w:numId w:val="204"/>
            </w:numPr>
            <w:tabs>
              <w:tab w:val="left" w:pos="720"/>
              <w:tab w:val="left" w:pos="1440"/>
              <w:tab w:val="left" w:pos="2160"/>
            </w:tabs>
            <w:spacing w:before="200" w:after="200"/>
            <w:rPr>
              <w:ins w:id="6366" w:author="BHA Regulatory Affairs Unit" w:date="2026-07-29T16:06:00Z"/>
            </w:rPr>
          </w:pPr>
          <w:sdt>
            <w:sdtPr>
              <w:tag w:val="goog_rdk_6340"/>
              <w:id w:val="-1769928176"/>
            </w:sdtPr>
            <w:sdtContent>
              <w:ins w:id="6367" w:author="BHA Regulatory Affairs Unit" w:date="2026-07-29T16:06:00Z">
                <w:r>
                  <w:t>Peer support professionals, as defined in Part 1.2.2 of these Rules;</w:t>
                </w:r>
              </w:ins>
            </w:sdtContent>
          </w:sdt>
        </w:p>
      </w:sdtContent>
    </w:sdt>
    <w:sdt>
      <w:sdtPr>
        <w:tag w:val="goog_rdk_6343"/>
        <w:id w:val="122548530"/>
      </w:sdtPr>
      <w:sdtContent>
        <w:p w14:paraId="00000D1A" w14:textId="77777777" w:rsidR="00CF3663" w:rsidRDefault="00000000">
          <w:pPr>
            <w:numPr>
              <w:ilvl w:val="3"/>
              <w:numId w:val="204"/>
            </w:numPr>
            <w:tabs>
              <w:tab w:val="left" w:pos="720"/>
              <w:tab w:val="left" w:pos="1440"/>
              <w:tab w:val="left" w:pos="2160"/>
            </w:tabs>
            <w:spacing w:before="200" w:after="200"/>
            <w:rPr>
              <w:ins w:id="6368" w:author="BHA Regulatory Affairs Unit" w:date="2026-07-29T16:06:00Z"/>
            </w:rPr>
          </w:pPr>
          <w:sdt>
            <w:sdtPr>
              <w:tag w:val="goog_rdk_6342"/>
              <w:id w:val="726519410"/>
            </w:sdtPr>
            <w:sdtContent>
              <w:ins w:id="6369" w:author="BHA Regulatory Affairs Unit" w:date="2026-07-29T16:06:00Z">
                <w:r>
                  <w:t>If utilizing peer support professionals for milieu management, agencies must follow standards for recovery support services rendered by peer support professionals, as set forth in Chapter 1 of these Rules.</w:t>
                </w:r>
              </w:ins>
            </w:sdtContent>
          </w:sdt>
        </w:p>
      </w:sdtContent>
    </w:sdt>
    <w:sdt>
      <w:sdtPr>
        <w:tag w:val="goog_rdk_6345"/>
        <w:id w:val="-513343425"/>
      </w:sdtPr>
      <w:sdtContent>
        <w:p w14:paraId="00000D1B" w14:textId="77777777" w:rsidR="00CF3663" w:rsidRDefault="00000000">
          <w:pPr>
            <w:numPr>
              <w:ilvl w:val="2"/>
              <w:numId w:val="204"/>
            </w:numPr>
            <w:tabs>
              <w:tab w:val="left" w:pos="720"/>
              <w:tab w:val="left" w:pos="1440"/>
              <w:tab w:val="left" w:pos="2160"/>
            </w:tabs>
            <w:spacing w:before="200" w:after="200"/>
            <w:rPr>
              <w:ins w:id="6370" w:author="BHA Regulatory Affairs Unit" w:date="2026-07-29T16:06:00Z"/>
            </w:rPr>
          </w:pPr>
          <w:sdt>
            <w:sdtPr>
              <w:tag w:val="goog_rdk_6344"/>
              <w:id w:val="1237508474"/>
            </w:sdtPr>
            <w:sdtContent>
              <w:ins w:id="6371" w:author="BHA Regulatory Affairs Unit" w:date="2026-07-29T16:06:00Z">
                <w:r>
                  <w:t>Group living workers, as defined in Part 1.2.2 of these Rules;</w:t>
                </w:r>
              </w:ins>
            </w:sdtContent>
          </w:sdt>
        </w:p>
      </w:sdtContent>
    </w:sdt>
    <w:sdt>
      <w:sdtPr>
        <w:tag w:val="goog_rdk_6347"/>
        <w:id w:val="1957715415"/>
      </w:sdtPr>
      <w:sdtContent>
        <w:p w14:paraId="00000D1C" w14:textId="77777777" w:rsidR="00CF3663" w:rsidRDefault="00000000">
          <w:pPr>
            <w:numPr>
              <w:ilvl w:val="3"/>
              <w:numId w:val="204"/>
            </w:numPr>
            <w:tabs>
              <w:tab w:val="left" w:pos="720"/>
              <w:tab w:val="left" w:pos="1440"/>
              <w:tab w:val="left" w:pos="2160"/>
            </w:tabs>
            <w:spacing w:before="200" w:after="200"/>
            <w:rPr>
              <w:ins w:id="6372" w:author="BHA Regulatory Affairs Unit" w:date="2026-07-29T16:06:00Z"/>
            </w:rPr>
          </w:pPr>
          <w:sdt>
            <w:sdtPr>
              <w:tag w:val="goog_rdk_6346"/>
              <w:id w:val="-300987556"/>
            </w:sdtPr>
            <w:sdtContent>
              <w:ins w:id="6373" w:author="BHA Regulatory Affairs Unit" w:date="2026-07-29T16:06:00Z">
                <w:r>
                  <w:t>Group living workers are to be assigned duties and responsibilities that are within their scope of training and practice. They must not perform tasks that are required to be performed by treatment personnel, as set forth in Part 5.2.2.A of this Chapter 5. Group living workers must also be assigned to an agency’s manager, as defined in Part 1.2.2 of these Rules, for tracking and oversight of milieu management services provided.</w:t>
                </w:r>
              </w:ins>
            </w:sdtContent>
          </w:sdt>
        </w:p>
      </w:sdtContent>
    </w:sdt>
    <w:sdt>
      <w:sdtPr>
        <w:tag w:val="goog_rdk_6349"/>
        <w:id w:val="916921782"/>
      </w:sdtPr>
      <w:sdtContent>
        <w:p w14:paraId="00000D1D" w14:textId="77777777" w:rsidR="00CF3663" w:rsidRDefault="00000000">
          <w:pPr>
            <w:numPr>
              <w:ilvl w:val="3"/>
              <w:numId w:val="204"/>
            </w:numPr>
            <w:tabs>
              <w:tab w:val="left" w:pos="720"/>
              <w:tab w:val="left" w:pos="1440"/>
              <w:tab w:val="left" w:pos="2160"/>
            </w:tabs>
            <w:spacing w:before="200" w:after="200"/>
            <w:rPr>
              <w:ins w:id="6374" w:author="BHA Regulatory Affairs Unit" w:date="2026-07-29T16:06:00Z"/>
            </w:rPr>
          </w:pPr>
          <w:sdt>
            <w:sdtPr>
              <w:tag w:val="goog_rdk_6348"/>
              <w:id w:val="996270089"/>
            </w:sdtPr>
            <w:sdtContent>
              <w:ins w:id="6375" w:author="BHA Regulatory Affairs Unit" w:date="2026-07-29T16:06:00Z">
                <w:r>
                  <w:t>If correctional personnel, such as security guards or correctional officers, are utilized as a group living worker within an agency that provides services in a correctional setting, they must be responsive and accountable to the Clinical Director, or other assigned clinical supervisor, to ensure the culture of the program is being supported.</w:t>
                </w:r>
              </w:ins>
            </w:sdtContent>
          </w:sdt>
        </w:p>
      </w:sdtContent>
    </w:sdt>
    <w:sdt>
      <w:sdtPr>
        <w:tag w:val="goog_rdk_6351"/>
        <w:id w:val="1027706599"/>
      </w:sdtPr>
      <w:sdtContent>
        <w:p w14:paraId="00000D1E" w14:textId="77777777" w:rsidR="00CF3663" w:rsidRDefault="00000000">
          <w:pPr>
            <w:numPr>
              <w:ilvl w:val="2"/>
              <w:numId w:val="204"/>
            </w:numPr>
            <w:tabs>
              <w:tab w:val="left" w:pos="720"/>
              <w:tab w:val="left" w:pos="1440"/>
              <w:tab w:val="left" w:pos="2160"/>
            </w:tabs>
            <w:spacing w:before="200" w:after="200"/>
            <w:rPr>
              <w:ins w:id="6376" w:author="BHA Regulatory Affairs Unit" w:date="2026-07-29T16:06:00Z"/>
            </w:rPr>
          </w:pPr>
          <w:sdt>
            <w:sdtPr>
              <w:tag w:val="goog_rdk_6350"/>
              <w:id w:val="648700460"/>
            </w:sdtPr>
            <w:sdtContent>
              <w:ins w:id="6377" w:author="BHA Regulatory Affairs Unit" w:date="2026-07-29T16:06:00Z">
                <w:r>
                  <w:t>Allied health personnel, as defined in Part 1.2.2 of these Rules; and</w:t>
                </w:r>
              </w:ins>
            </w:sdtContent>
          </w:sdt>
        </w:p>
      </w:sdtContent>
    </w:sdt>
    <w:sdt>
      <w:sdtPr>
        <w:tag w:val="goog_rdk_6353"/>
        <w:id w:val="-1060795395"/>
      </w:sdtPr>
      <w:sdtContent>
        <w:p w14:paraId="00000D1F" w14:textId="77777777" w:rsidR="00CF3663" w:rsidRDefault="00000000">
          <w:pPr>
            <w:numPr>
              <w:ilvl w:val="2"/>
              <w:numId w:val="204"/>
            </w:numPr>
            <w:tabs>
              <w:tab w:val="left" w:pos="720"/>
              <w:tab w:val="left" w:pos="1440"/>
              <w:tab w:val="left" w:pos="2160"/>
            </w:tabs>
            <w:spacing w:before="200" w:after="200"/>
            <w:rPr>
              <w:ins w:id="6378" w:author="BHA Regulatory Affairs Unit" w:date="2026-07-29T16:06:00Z"/>
            </w:rPr>
          </w:pPr>
          <w:sdt>
            <w:sdtPr>
              <w:tag w:val="goog_rdk_6352"/>
              <w:id w:val="1280734854"/>
            </w:sdtPr>
            <w:sdtContent>
              <w:ins w:id="6379" w:author="BHA Regulatory Affairs Unit" w:date="2026-07-29T16:06:00Z">
                <w:r>
                  <w:t>Qualified Behavioral Health Assistants (QBHA), as defined in Part 1.2.2 of these Rules.</w:t>
                </w:r>
              </w:ins>
            </w:sdtContent>
          </w:sdt>
        </w:p>
      </w:sdtContent>
    </w:sdt>
    <w:sdt>
      <w:sdtPr>
        <w:tag w:val="goog_rdk_6355"/>
        <w:id w:val="-1082929353"/>
      </w:sdtPr>
      <w:sdtContent>
        <w:p w14:paraId="00000D20" w14:textId="77777777" w:rsidR="00CF3663" w:rsidRDefault="00000000">
          <w:pPr>
            <w:numPr>
              <w:ilvl w:val="0"/>
              <w:numId w:val="204"/>
            </w:numPr>
            <w:tabs>
              <w:tab w:val="left" w:pos="720"/>
              <w:tab w:val="left" w:pos="1440"/>
              <w:tab w:val="left" w:pos="2160"/>
            </w:tabs>
            <w:spacing w:before="200" w:after="200"/>
            <w:rPr>
              <w:ins w:id="6380" w:author="BHA Regulatory Affairs Unit" w:date="2026-07-29T16:06:00Z"/>
            </w:rPr>
          </w:pPr>
          <w:sdt>
            <w:sdtPr>
              <w:tag w:val="goog_rdk_6354"/>
              <w:id w:val="-2130919057"/>
            </w:sdtPr>
            <w:sdtContent>
              <w:ins w:id="6381" w:author="BHA Regulatory Affairs Unit" w:date="2026-07-29T16:06:00Z">
                <w:r>
                  <w:t xml:space="preserve">Supervisor consultation </w:t>
                </w:r>
              </w:ins>
            </w:sdtContent>
          </w:sdt>
        </w:p>
      </w:sdtContent>
    </w:sdt>
    <w:sdt>
      <w:sdtPr>
        <w:tag w:val="goog_rdk_6357"/>
        <w:id w:val="735854525"/>
      </w:sdtPr>
      <w:sdtContent>
        <w:p w14:paraId="00000D21" w14:textId="77777777" w:rsidR="00CF3663" w:rsidRDefault="00000000">
          <w:pPr>
            <w:numPr>
              <w:ilvl w:val="1"/>
              <w:numId w:val="204"/>
            </w:numPr>
            <w:tabs>
              <w:tab w:val="left" w:pos="720"/>
              <w:tab w:val="left" w:pos="1440"/>
              <w:tab w:val="left" w:pos="2160"/>
            </w:tabs>
            <w:spacing w:before="200" w:after="200"/>
            <w:rPr>
              <w:ins w:id="6382" w:author="BHA Regulatory Affairs Unit" w:date="2026-07-29T16:06:00Z"/>
            </w:rPr>
          </w:pPr>
          <w:sdt>
            <w:sdtPr>
              <w:tag w:val="goog_rdk_6356"/>
              <w:id w:val="789484151"/>
            </w:sdtPr>
            <w:sdtContent>
              <w:ins w:id="6383" w:author="BHA Regulatory Affairs Unit" w:date="2026-07-29T16:06:00Z">
                <w:r>
                  <w:t xml:space="preserve">Agencies providing residential services must ensure supervisor consultation is available twenty-four (24) hours per day, seven (7) days per week, and three hundred sixty-five (365) days a year. Additional </w:t>
                </w:r>
                <w:r>
                  <w:lastRenderedPageBreak/>
                  <w:t>requirements are detailed in the relevant sub-endorsement(s) of this Chapter 5, as applicable.</w:t>
                </w:r>
              </w:ins>
            </w:sdtContent>
          </w:sdt>
        </w:p>
      </w:sdtContent>
    </w:sdt>
    <w:sdt>
      <w:sdtPr>
        <w:tag w:val="goog_rdk_6359"/>
        <w:id w:val="-294754537"/>
      </w:sdtPr>
      <w:sdtContent>
        <w:p w14:paraId="00000D22" w14:textId="77777777" w:rsidR="00CF3663" w:rsidRDefault="00000000">
          <w:pPr>
            <w:numPr>
              <w:ilvl w:val="0"/>
              <w:numId w:val="204"/>
            </w:numPr>
            <w:tabs>
              <w:tab w:val="left" w:pos="720"/>
              <w:tab w:val="left" w:pos="1440"/>
              <w:tab w:val="left" w:pos="2160"/>
            </w:tabs>
            <w:spacing w:before="200" w:after="200"/>
            <w:rPr>
              <w:ins w:id="6384" w:author="BHA Regulatory Affairs Unit" w:date="2026-07-29T16:06:00Z"/>
            </w:rPr>
          </w:pPr>
          <w:sdt>
            <w:sdtPr>
              <w:tag w:val="goog_rdk_6358"/>
              <w:id w:val="-187168652"/>
            </w:sdtPr>
            <w:sdtContent>
              <w:ins w:id="6385" w:author="BHA Regulatory Affairs Unit" w:date="2026-07-29T16:06:00Z">
                <w:r>
                  <w:t xml:space="preserve">Training </w:t>
                </w:r>
              </w:ins>
            </w:sdtContent>
          </w:sdt>
        </w:p>
      </w:sdtContent>
    </w:sdt>
    <w:sdt>
      <w:sdtPr>
        <w:tag w:val="goog_rdk_6361"/>
        <w:id w:val="-1616353133"/>
      </w:sdtPr>
      <w:sdtContent>
        <w:p w14:paraId="00000D23" w14:textId="77777777" w:rsidR="00CF3663" w:rsidRDefault="00000000">
          <w:pPr>
            <w:numPr>
              <w:ilvl w:val="1"/>
              <w:numId w:val="204"/>
            </w:numPr>
            <w:tabs>
              <w:tab w:val="left" w:pos="720"/>
              <w:tab w:val="left" w:pos="1440"/>
              <w:tab w:val="left" w:pos="2160"/>
            </w:tabs>
            <w:spacing w:before="200" w:after="200"/>
            <w:rPr>
              <w:ins w:id="6386" w:author="BHA Regulatory Affairs Unit" w:date="2026-07-29T16:06:00Z"/>
            </w:rPr>
          </w:pPr>
          <w:sdt>
            <w:sdtPr>
              <w:tag w:val="goog_rdk_6360"/>
              <w:id w:val="-869001626"/>
            </w:sdtPr>
            <w:sdtContent>
              <w:ins w:id="6387" w:author="BHA Regulatory Affairs Unit" w:date="2026-07-29T16:06:00Z">
                <w:r>
                  <w:t>All personnel must receive training and demonstrate competency in areas relevant to their specific duties and responsibilities prior to working independently in the residential setting. Training may be provided through formal instruction, self-study courses, or on-the-job training. Personnel training must include, but is not limited to:</w:t>
                </w:r>
              </w:ins>
            </w:sdtContent>
          </w:sdt>
        </w:p>
      </w:sdtContent>
    </w:sdt>
    <w:sdt>
      <w:sdtPr>
        <w:tag w:val="goog_rdk_6363"/>
        <w:id w:val="156687691"/>
      </w:sdtPr>
      <w:sdtContent>
        <w:p w14:paraId="00000D24" w14:textId="77777777" w:rsidR="00CF3663" w:rsidRDefault="00000000">
          <w:pPr>
            <w:numPr>
              <w:ilvl w:val="2"/>
              <w:numId w:val="204"/>
            </w:numPr>
            <w:tabs>
              <w:tab w:val="left" w:pos="720"/>
              <w:tab w:val="left" w:pos="1440"/>
              <w:tab w:val="left" w:pos="2160"/>
            </w:tabs>
            <w:spacing w:before="200" w:after="200"/>
            <w:rPr>
              <w:ins w:id="6388" w:author="BHA Regulatory Affairs Unit" w:date="2026-07-29T16:06:00Z"/>
            </w:rPr>
          </w:pPr>
          <w:sdt>
            <w:sdtPr>
              <w:tag w:val="goog_rdk_6362"/>
              <w:id w:val="1168463427"/>
            </w:sdtPr>
            <w:sdtContent>
              <w:ins w:id="6389" w:author="BHA Regulatory Affairs Unit" w:date="2026-07-29T16:06:00Z">
                <w:r>
                  <w:t>House rule development, implementation, and updating; and</w:t>
                </w:r>
              </w:ins>
            </w:sdtContent>
          </w:sdt>
        </w:p>
      </w:sdtContent>
    </w:sdt>
    <w:sdt>
      <w:sdtPr>
        <w:tag w:val="goog_rdk_6365"/>
        <w:id w:val="1255247175"/>
      </w:sdtPr>
      <w:sdtContent>
        <w:p w14:paraId="00000D25" w14:textId="77777777" w:rsidR="00CF3663" w:rsidRDefault="00000000">
          <w:pPr>
            <w:numPr>
              <w:ilvl w:val="2"/>
              <w:numId w:val="204"/>
            </w:numPr>
            <w:tabs>
              <w:tab w:val="left" w:pos="720"/>
              <w:tab w:val="left" w:pos="1440"/>
              <w:tab w:val="left" w:pos="2160"/>
            </w:tabs>
            <w:spacing w:before="200" w:after="200"/>
            <w:rPr>
              <w:ins w:id="6390" w:author="BHA Regulatory Affairs Unit" w:date="2026-07-29T16:06:00Z"/>
            </w:rPr>
          </w:pPr>
          <w:sdt>
            <w:sdtPr>
              <w:tag w:val="goog_rdk_6364"/>
              <w:id w:val="-255996550"/>
            </w:sdtPr>
            <w:sdtContent>
              <w:ins w:id="6391" w:author="BHA Regulatory Affairs Unit" w:date="2026-07-29T16:06:00Z">
                <w:r>
                  <w:t>How to access and utilize an individual’s psychiatric advanced directive (PAD), as defined in Part 1.2.1 of these Rules, when applicable.</w:t>
                </w:r>
              </w:ins>
            </w:sdtContent>
          </w:sdt>
        </w:p>
      </w:sdtContent>
    </w:sdt>
    <w:sdt>
      <w:sdtPr>
        <w:tag w:val="goog_rdk_6367"/>
        <w:id w:val="-211283583"/>
      </w:sdtPr>
      <w:sdtContent>
        <w:p w14:paraId="00000D26" w14:textId="77777777" w:rsidR="00CF3663" w:rsidRDefault="00000000">
          <w:pPr>
            <w:numPr>
              <w:ilvl w:val="3"/>
              <w:numId w:val="204"/>
            </w:numPr>
            <w:tabs>
              <w:tab w:val="left" w:pos="720"/>
              <w:tab w:val="left" w:pos="1440"/>
              <w:tab w:val="left" w:pos="2160"/>
            </w:tabs>
            <w:spacing w:before="200" w:after="200"/>
            <w:rPr>
              <w:ins w:id="6392" w:author="BHA Regulatory Affairs Unit" w:date="2026-07-29T16:06:00Z"/>
            </w:rPr>
          </w:pPr>
          <w:sdt>
            <w:sdtPr>
              <w:tag w:val="goog_rdk_6366"/>
              <w:id w:val="1781109119"/>
            </w:sdtPr>
            <w:sdtContent>
              <w:ins w:id="6393" w:author="BHA Regulatory Affairs Unit" w:date="2026-07-29T16:06:00Z">
                <w:r>
                  <w:t>If an individual does not have a PAD completed, personnel must offer to assist in PAD completion if an individual is interested and it is clinically appropriate.</w:t>
                </w:r>
              </w:ins>
            </w:sdtContent>
          </w:sdt>
        </w:p>
      </w:sdtContent>
    </w:sdt>
    <w:sdt>
      <w:sdtPr>
        <w:tag w:val="goog_rdk_6370"/>
        <w:id w:val="-727675415"/>
      </w:sdtPr>
      <w:sdtContent>
        <w:p w14:paraId="00000D27" w14:textId="77777777" w:rsidR="00CF3663" w:rsidRDefault="00000000">
          <w:pPr>
            <w:keepNext/>
            <w:spacing w:before="200" w:after="200"/>
            <w:ind w:firstLine="0"/>
            <w:rPr>
              <w:ins w:id="6394" w:author="BHA Regulatory Affairs Unit" w:date="2026-07-29T16:06:00Z"/>
            </w:rPr>
          </w:pPr>
          <w:sdt>
            <w:sdtPr>
              <w:tag w:val="goog_rdk_6368"/>
              <w:id w:val="-755671313"/>
            </w:sdtPr>
            <w:sdtContent>
              <w:sdt>
                <w:sdtPr>
                  <w:tag w:val="goog_rdk_6369"/>
                  <w:id w:val="-888979121"/>
                </w:sdtPr>
                <w:sdtContent>
                  <w:commentRangeStart w:id="6395"/>
                </w:sdtContent>
              </w:sdt>
              <w:bookmarkStart w:id="6396" w:name="_heading=h.8dzef1cta1g0" w:colFirst="0" w:colLast="0"/>
              <w:bookmarkEnd w:id="6396"/>
              <w:ins w:id="6397" w:author="BHA Regulatory Affairs Unit" w:date="2026-07-29T16:06:00Z">
                <w:r>
                  <w:rPr>
                    <w:b/>
                    <w:bCs/>
                  </w:rPr>
                  <w:t>5.3</w:t>
                </w:r>
                <w:r>
                  <w:rPr>
                    <w:b/>
                    <w:bCs/>
                  </w:rPr>
                  <w:tab/>
                  <w:t>Mental Health Transitional Living Home Services</w:t>
                </w:r>
                <w:commentRangeEnd w:id="6395"/>
                <w:r>
                  <w:rPr>
                    <w:rStyle w:val="CommentReference"/>
                    <w:sz w:val="24"/>
                    <w:szCs w:val="24"/>
                  </w:rPr>
                  <w:commentReference w:id="6395"/>
                </w:r>
              </w:ins>
            </w:sdtContent>
          </w:sdt>
        </w:p>
      </w:sdtContent>
    </w:sdt>
    <w:bookmarkStart w:id="6398" w:name="_heading=h.yw37m2obv6o8" w:colFirst="0" w:colLast="0" w:displacedByCustomXml="next"/>
    <w:bookmarkEnd w:id="6398" w:displacedByCustomXml="next"/>
    <w:sdt>
      <w:sdtPr>
        <w:tag w:val="goog_rdk_6372"/>
        <w:id w:val="-1109977708"/>
      </w:sdtPr>
      <w:sdtContent>
        <w:p w14:paraId="00000D28" w14:textId="77777777" w:rsidR="00CF3663" w:rsidRDefault="00000000">
          <w:pPr>
            <w:keepNext/>
            <w:spacing w:before="240" w:after="60"/>
            <w:ind w:firstLine="0"/>
            <w:rPr>
              <w:ins w:id="6399" w:author="BHA Regulatory Affairs Unit" w:date="2026-07-29T16:06:00Z"/>
              <w:color w:val="000000"/>
            </w:rPr>
          </w:pPr>
          <w:sdt>
            <w:sdtPr>
              <w:tag w:val="goog_rdk_6371"/>
              <w:id w:val="-659993468"/>
            </w:sdtPr>
            <w:sdtContent>
              <w:ins w:id="6400" w:author="BHA Regulatory Affairs Unit" w:date="2026-07-29T16:06:00Z">
                <w:r>
                  <w:rPr>
                    <w:b/>
                    <w:bCs/>
                    <w:color w:val="000000"/>
                  </w:rPr>
                  <w:t xml:space="preserve">5.3.1 </w:t>
                </w:r>
                <w:r>
                  <w:rPr>
                    <w:b/>
                    <w:bCs/>
                    <w:color w:val="000000"/>
                  </w:rPr>
                  <w:tab/>
                  <w:t>Applicability</w:t>
                </w:r>
              </w:ins>
            </w:sdtContent>
          </w:sdt>
        </w:p>
      </w:sdtContent>
    </w:sdt>
    <w:sdt>
      <w:sdtPr>
        <w:tag w:val="goog_rdk_6374"/>
        <w:id w:val="-1051884067"/>
      </w:sdtPr>
      <w:sdtContent>
        <w:p w14:paraId="00000D29" w14:textId="77777777" w:rsidR="00CF3663" w:rsidRDefault="00000000">
          <w:pPr>
            <w:numPr>
              <w:ilvl w:val="0"/>
              <w:numId w:val="205"/>
            </w:numPr>
            <w:tabs>
              <w:tab w:val="left" w:pos="720"/>
              <w:tab w:val="left" w:pos="1440"/>
              <w:tab w:val="left" w:pos="2160"/>
            </w:tabs>
            <w:spacing w:before="200" w:after="200"/>
            <w:rPr>
              <w:ins w:id="6401" w:author="BHA Regulatory Affairs Unit" w:date="2026-07-29T16:06:00Z"/>
            </w:rPr>
          </w:pPr>
          <w:sdt>
            <w:sdtPr>
              <w:tag w:val="goog_rdk_6373"/>
              <w:id w:val="1808498162"/>
            </w:sdtPr>
            <w:sdtContent>
              <w:ins w:id="6402" w:author="BHA Regulatory Affairs Unit" w:date="2026-07-29T16:06:00Z">
                <w:r>
                  <w:t>This Part 5.3 of Chapter 5 establishes standards for agencies that provide Level One and/or Level Two Mental Health Transitional Living Home, as defined in Part 1.2.1 of these Rules, services. In addition to Parts 5.1 and 5.2 of this Chapter 5, agencies providing Level One and/or Level Two Mental Health Transitional Living Home services must meet the standards set forth in this Part 5.3 of Chapter 5.</w:t>
                </w:r>
              </w:ins>
            </w:sdtContent>
          </w:sdt>
        </w:p>
      </w:sdtContent>
    </w:sdt>
    <w:sdt>
      <w:sdtPr>
        <w:tag w:val="goog_rdk_6376"/>
        <w:id w:val="-1697218294"/>
      </w:sdtPr>
      <w:sdtContent>
        <w:p w14:paraId="00000D2A" w14:textId="77777777" w:rsidR="00CF3663" w:rsidRDefault="00000000">
          <w:pPr>
            <w:numPr>
              <w:ilvl w:val="1"/>
              <w:numId w:val="205"/>
            </w:numPr>
            <w:tabs>
              <w:tab w:val="left" w:pos="720"/>
              <w:tab w:val="left" w:pos="1440"/>
            </w:tabs>
            <w:spacing w:before="240"/>
            <w:rPr>
              <w:ins w:id="6403" w:author="BHA Regulatory Affairs Unit" w:date="2026-07-29T16:06:00Z"/>
            </w:rPr>
          </w:pPr>
          <w:sdt>
            <w:sdtPr>
              <w:tag w:val="goog_rdk_6375"/>
              <w:id w:val="-911930757"/>
            </w:sdtPr>
            <w:sdtContent>
              <w:ins w:id="6404" w:author="BHA Regulatory Affairs Unit" w:date="2026-07-29T16:06:00Z">
                <w:r>
                  <w:t>The treatment type for agencies providing Level One and/or Level Two Mental Health Transitional Living Home services must be mental health or co-occurring.</w:t>
                </w:r>
              </w:ins>
            </w:sdtContent>
          </w:sdt>
        </w:p>
      </w:sdtContent>
    </w:sdt>
    <w:bookmarkStart w:id="6405" w:name="_heading=h.thi62c5b2r0b" w:colFirst="0" w:colLast="0" w:displacedByCustomXml="next"/>
    <w:bookmarkEnd w:id="6405" w:displacedByCustomXml="next"/>
    <w:sdt>
      <w:sdtPr>
        <w:tag w:val="goog_rdk_6378"/>
        <w:id w:val="789809410"/>
      </w:sdtPr>
      <w:sdtContent>
        <w:p w14:paraId="00000D2B" w14:textId="77777777" w:rsidR="00CF3663" w:rsidRDefault="00000000">
          <w:pPr>
            <w:keepNext/>
            <w:spacing w:before="200" w:after="200"/>
            <w:ind w:firstLine="0"/>
            <w:rPr>
              <w:ins w:id="6406" w:author="BHA Regulatory Affairs Unit" w:date="2026-07-29T16:06:00Z"/>
              <w:b/>
              <w:bCs/>
            </w:rPr>
          </w:pPr>
          <w:sdt>
            <w:sdtPr>
              <w:tag w:val="goog_rdk_6377"/>
              <w:id w:val="1904032351"/>
            </w:sdtPr>
            <w:sdtContent>
              <w:ins w:id="6407" w:author="BHA Regulatory Affairs Unit" w:date="2026-07-29T16:06:00Z">
                <w:r>
                  <w:rPr>
                    <w:b/>
                    <w:bCs/>
                    <w:color w:val="000000"/>
                  </w:rPr>
                  <w:t>5.3.2</w:t>
                </w:r>
                <w:r>
                  <w:rPr>
                    <w:b/>
                    <w:bCs/>
                    <w:color w:val="000000"/>
                  </w:rPr>
                  <w:tab/>
                  <w:t>Service Delivery, Provisions, and Setting</w:t>
                </w:r>
              </w:ins>
            </w:sdtContent>
          </w:sdt>
        </w:p>
      </w:sdtContent>
    </w:sdt>
    <w:sdt>
      <w:sdtPr>
        <w:tag w:val="goog_rdk_6380"/>
        <w:id w:val="769999042"/>
      </w:sdtPr>
      <w:sdtContent>
        <w:p w14:paraId="00000D2C" w14:textId="77777777" w:rsidR="00CF3663" w:rsidRDefault="00000000">
          <w:pPr>
            <w:numPr>
              <w:ilvl w:val="0"/>
              <w:numId w:val="206"/>
            </w:numPr>
            <w:tabs>
              <w:tab w:val="left" w:pos="720"/>
              <w:tab w:val="left" w:pos="1440"/>
              <w:tab w:val="left" w:pos="2160"/>
            </w:tabs>
            <w:spacing w:before="200" w:after="200"/>
            <w:rPr>
              <w:ins w:id="6408" w:author="BHA Regulatory Affairs Unit" w:date="2026-07-29T16:06:00Z"/>
            </w:rPr>
          </w:pPr>
          <w:sdt>
            <w:sdtPr>
              <w:tag w:val="goog_rdk_6379"/>
              <w:id w:val="-1603157849"/>
            </w:sdtPr>
            <w:sdtContent>
              <w:ins w:id="6409" w:author="BHA Regulatory Affairs Unit" w:date="2026-07-29T16:06:00Z">
                <w:r>
                  <w:t>Service setting</w:t>
                </w:r>
              </w:ins>
            </w:sdtContent>
          </w:sdt>
        </w:p>
      </w:sdtContent>
    </w:sdt>
    <w:sdt>
      <w:sdtPr>
        <w:tag w:val="goog_rdk_6382"/>
        <w:id w:val="-1662462707"/>
      </w:sdtPr>
      <w:sdtContent>
        <w:p w14:paraId="00000D2D" w14:textId="77777777" w:rsidR="00CF3663" w:rsidRDefault="00000000">
          <w:pPr>
            <w:numPr>
              <w:ilvl w:val="1"/>
              <w:numId w:val="206"/>
            </w:numPr>
            <w:tabs>
              <w:tab w:val="left" w:pos="720"/>
              <w:tab w:val="left" w:pos="1440"/>
              <w:tab w:val="left" w:pos="2160"/>
            </w:tabs>
            <w:spacing w:before="200" w:after="200"/>
            <w:rPr>
              <w:ins w:id="6410" w:author="BHA Regulatory Affairs Unit" w:date="2026-07-29T16:06:00Z"/>
            </w:rPr>
          </w:pPr>
          <w:sdt>
            <w:sdtPr>
              <w:tag w:val="goog_rdk_6381"/>
              <w:id w:val="-1378884841"/>
            </w:sdtPr>
            <w:sdtContent>
              <w:ins w:id="6411" w:author="BHA Regulatory Affairs Unit" w:date="2026-07-29T16:06:00Z">
                <w:r>
                  <w:t>Agencies providing mental health transitional living home services must meet the facility requirements set forth in Parts 1.11 and 1.16 of these Rules, or requirements in accordance with facility mandates under other regulatory state and federal entities for licensure in cases such as a medical facility, school, or other.</w:t>
                </w:r>
              </w:ins>
            </w:sdtContent>
          </w:sdt>
        </w:p>
      </w:sdtContent>
    </w:sdt>
    <w:sdt>
      <w:sdtPr>
        <w:tag w:val="goog_rdk_6384"/>
        <w:id w:val="-19430939"/>
      </w:sdtPr>
      <w:sdtContent>
        <w:p w14:paraId="00000D2E" w14:textId="77777777" w:rsidR="00CF3663" w:rsidRDefault="00000000">
          <w:pPr>
            <w:numPr>
              <w:ilvl w:val="1"/>
              <w:numId w:val="206"/>
            </w:numPr>
            <w:tabs>
              <w:tab w:val="left" w:pos="720"/>
              <w:tab w:val="left" w:pos="1440"/>
              <w:tab w:val="left" w:pos="2160"/>
            </w:tabs>
            <w:spacing w:before="200" w:after="200"/>
            <w:rPr>
              <w:ins w:id="6412" w:author="BHA Regulatory Affairs Unit" w:date="2026-07-29T16:06:00Z"/>
            </w:rPr>
          </w:pPr>
          <w:sdt>
            <w:sdtPr>
              <w:tag w:val="goog_rdk_6383"/>
              <w:id w:val="1790019544"/>
            </w:sdtPr>
            <w:sdtContent>
              <w:ins w:id="6413" w:author="BHA Regulatory Affairs Unit" w:date="2026-07-29T16:06:00Z">
                <w:r>
                  <w:t>Agencies must provide a physically safe and sanitary environment that includes, but is not limited to, measures to reduce the risk of potential hazards in the physical environment, accounting for the unique characteristics of the resident population.</w:t>
                </w:r>
              </w:ins>
            </w:sdtContent>
          </w:sdt>
        </w:p>
      </w:sdtContent>
    </w:sdt>
    <w:sdt>
      <w:sdtPr>
        <w:tag w:val="goog_rdk_6386"/>
        <w:id w:val="-1371259650"/>
      </w:sdtPr>
      <w:sdtContent>
        <w:p w14:paraId="00000D2F" w14:textId="77777777" w:rsidR="00CF3663" w:rsidRDefault="00000000">
          <w:pPr>
            <w:numPr>
              <w:ilvl w:val="2"/>
              <w:numId w:val="206"/>
            </w:numPr>
            <w:tabs>
              <w:tab w:val="left" w:pos="720"/>
              <w:tab w:val="left" w:pos="1440"/>
              <w:tab w:val="left" w:pos="2160"/>
            </w:tabs>
            <w:spacing w:before="200" w:after="200"/>
            <w:rPr>
              <w:ins w:id="6414" w:author="BHA Regulatory Affairs Unit" w:date="2026-07-29T16:06:00Z"/>
            </w:rPr>
          </w:pPr>
          <w:sdt>
            <w:sdtPr>
              <w:tag w:val="goog_rdk_6385"/>
              <w:id w:val="1858961399"/>
            </w:sdtPr>
            <w:sdtContent>
              <w:ins w:id="6415" w:author="BHA Regulatory Affairs Unit" w:date="2026-07-29T16:06:00Z">
                <w:r>
                  <w:t>When a transitional living home utilizes a delayed egress, as defined in Part 1.2.1 of these Rules, door at an exit point, the exit door must allow full egress in cases of emergencies, and must only be used to assist personnel in maintaining supervision and redirecting individuals back into the care setting.</w:t>
                </w:r>
              </w:ins>
            </w:sdtContent>
          </w:sdt>
        </w:p>
      </w:sdtContent>
    </w:sdt>
    <w:sdt>
      <w:sdtPr>
        <w:tag w:val="goog_rdk_6388"/>
        <w:id w:val="36437849"/>
      </w:sdtPr>
      <w:sdtContent>
        <w:p w14:paraId="00000D30" w14:textId="77777777" w:rsidR="00CF3663" w:rsidRDefault="00000000">
          <w:pPr>
            <w:numPr>
              <w:ilvl w:val="2"/>
              <w:numId w:val="206"/>
            </w:numPr>
            <w:tabs>
              <w:tab w:val="left" w:pos="720"/>
              <w:tab w:val="left" w:pos="1440"/>
              <w:tab w:val="left" w:pos="2160"/>
            </w:tabs>
            <w:spacing w:before="200" w:after="200"/>
            <w:rPr>
              <w:ins w:id="6416" w:author="BHA Regulatory Affairs Unit" w:date="2026-07-29T16:06:00Z"/>
            </w:rPr>
          </w:pPr>
          <w:sdt>
            <w:sdtPr>
              <w:tag w:val="goog_rdk_6387"/>
              <w:id w:val="-390316951"/>
            </w:sdtPr>
            <w:sdtContent>
              <w:ins w:id="6417" w:author="BHA Regulatory Affairs Unit" w:date="2026-07-29T16:06:00Z">
                <w:r>
                  <w:t>Egress alert devices, as defined in Part 1.2.1 of these Rules, must only be used to assist personnel in redirecting individuals back into the mental health transitional living home when personnel are alerted to an individual's departure, as opposed to restricting the free movement of individuals.</w:t>
                </w:r>
              </w:ins>
            </w:sdtContent>
          </w:sdt>
        </w:p>
      </w:sdtContent>
    </w:sdt>
    <w:sdt>
      <w:sdtPr>
        <w:tag w:val="goog_rdk_6390"/>
        <w:id w:val="842797535"/>
      </w:sdtPr>
      <w:sdtContent>
        <w:p w14:paraId="00000D31" w14:textId="77777777" w:rsidR="00CF3663" w:rsidRDefault="00000000">
          <w:pPr>
            <w:numPr>
              <w:ilvl w:val="2"/>
              <w:numId w:val="206"/>
            </w:numPr>
            <w:tabs>
              <w:tab w:val="left" w:pos="720"/>
              <w:tab w:val="left" w:pos="1440"/>
              <w:tab w:val="left" w:pos="2160"/>
            </w:tabs>
            <w:spacing w:before="200" w:after="200"/>
            <w:rPr>
              <w:ins w:id="6418" w:author="BHA Regulatory Affairs Unit" w:date="2026-07-29T16:06:00Z"/>
            </w:rPr>
          </w:pPr>
          <w:sdt>
            <w:sdtPr>
              <w:tag w:val="goog_rdk_6389"/>
              <w:id w:val="290421808"/>
            </w:sdtPr>
            <w:sdtContent>
              <w:ins w:id="6419" w:author="BHA Regulatory Affairs Unit" w:date="2026-07-29T16:06:00Z">
                <w:r>
                  <w:t>If agencies utilize delayed egress or egress alert devices, it must be noted within an individual’s service plan.</w:t>
                </w:r>
              </w:ins>
            </w:sdtContent>
          </w:sdt>
        </w:p>
      </w:sdtContent>
    </w:sdt>
    <w:sdt>
      <w:sdtPr>
        <w:tag w:val="goog_rdk_6392"/>
        <w:id w:val="-904688683"/>
      </w:sdtPr>
      <w:sdtContent>
        <w:p w14:paraId="00000D32" w14:textId="77777777" w:rsidR="00CF3663" w:rsidRDefault="00000000">
          <w:pPr>
            <w:numPr>
              <w:ilvl w:val="0"/>
              <w:numId w:val="206"/>
            </w:numPr>
            <w:tabs>
              <w:tab w:val="left" w:pos="720"/>
              <w:tab w:val="left" w:pos="1440"/>
              <w:tab w:val="left" w:pos="2160"/>
            </w:tabs>
            <w:spacing w:before="200" w:after="200"/>
            <w:rPr>
              <w:ins w:id="6420" w:author="BHA Regulatory Affairs Unit" w:date="2026-07-29T16:06:00Z"/>
            </w:rPr>
          </w:pPr>
          <w:sdt>
            <w:sdtPr>
              <w:tag w:val="goog_rdk_6391"/>
              <w:id w:val="-220730054"/>
            </w:sdtPr>
            <w:sdtContent>
              <w:ins w:id="6421" w:author="BHA Regulatory Affairs Unit" w:date="2026-07-29T16:06:00Z">
                <w:r>
                  <w:t>Service components and capabilities</w:t>
                </w:r>
              </w:ins>
            </w:sdtContent>
          </w:sdt>
        </w:p>
      </w:sdtContent>
    </w:sdt>
    <w:sdt>
      <w:sdtPr>
        <w:tag w:val="goog_rdk_6394"/>
        <w:id w:val="-483248799"/>
      </w:sdtPr>
      <w:sdtContent>
        <w:p w14:paraId="00000D33" w14:textId="77777777" w:rsidR="00CF3663" w:rsidRDefault="00000000">
          <w:pPr>
            <w:numPr>
              <w:ilvl w:val="1"/>
              <w:numId w:val="206"/>
            </w:numPr>
            <w:tabs>
              <w:tab w:val="left" w:pos="720"/>
              <w:tab w:val="left" w:pos="1440"/>
              <w:tab w:val="left" w:pos="2160"/>
            </w:tabs>
            <w:spacing w:before="200" w:after="200"/>
            <w:rPr>
              <w:ins w:id="6422" w:author="BHA Regulatory Affairs Unit" w:date="2026-07-29T16:06:00Z"/>
            </w:rPr>
          </w:pPr>
          <w:sdt>
            <w:sdtPr>
              <w:tag w:val="goog_rdk_6393"/>
              <w:id w:val="-1996065970"/>
            </w:sdtPr>
            <w:sdtContent>
              <w:ins w:id="6423" w:author="BHA Regulatory Affairs Unit" w:date="2026-07-29T16:06:00Z">
                <w:r>
                  <w:t>All services must be clinically indicated and supported by an individualized clinical assessment.</w:t>
                </w:r>
              </w:ins>
            </w:sdtContent>
          </w:sdt>
        </w:p>
      </w:sdtContent>
    </w:sdt>
    <w:sdt>
      <w:sdtPr>
        <w:tag w:val="goog_rdk_6396"/>
        <w:id w:val="462845545"/>
      </w:sdtPr>
      <w:sdtContent>
        <w:p w14:paraId="00000D34" w14:textId="77777777" w:rsidR="00CF3663" w:rsidRDefault="00000000">
          <w:pPr>
            <w:numPr>
              <w:ilvl w:val="1"/>
              <w:numId w:val="206"/>
            </w:numPr>
            <w:tabs>
              <w:tab w:val="left" w:pos="720"/>
              <w:tab w:val="left" w:pos="1440"/>
              <w:tab w:val="left" w:pos="2160"/>
            </w:tabs>
            <w:spacing w:before="200" w:after="200"/>
            <w:rPr>
              <w:ins w:id="6424" w:author="BHA Regulatory Affairs Unit" w:date="2026-07-29T16:06:00Z"/>
            </w:rPr>
          </w:pPr>
          <w:sdt>
            <w:sdtPr>
              <w:tag w:val="goog_rdk_6395"/>
              <w:id w:val="-335666655"/>
            </w:sdtPr>
            <w:sdtContent>
              <w:ins w:id="6425" w:author="BHA Regulatory Affairs Unit" w:date="2026-07-29T16:06:00Z">
                <w:r>
                  <w:t>Agencies shall make available, either directly or indirectly through contracted services, the following services sufficient to meet the needs of individuals. These services must include, but are not limited to:</w:t>
                </w:r>
              </w:ins>
            </w:sdtContent>
          </w:sdt>
        </w:p>
      </w:sdtContent>
    </w:sdt>
    <w:sdt>
      <w:sdtPr>
        <w:tag w:val="goog_rdk_6398"/>
        <w:id w:val="1775845471"/>
      </w:sdtPr>
      <w:sdtContent>
        <w:p w14:paraId="00000D35" w14:textId="77777777" w:rsidR="00CF3663" w:rsidRDefault="00000000">
          <w:pPr>
            <w:numPr>
              <w:ilvl w:val="2"/>
              <w:numId w:val="206"/>
            </w:numPr>
            <w:tabs>
              <w:tab w:val="left" w:pos="720"/>
              <w:tab w:val="left" w:pos="1440"/>
              <w:tab w:val="left" w:pos="2160"/>
            </w:tabs>
            <w:spacing w:before="200" w:after="200"/>
            <w:rPr>
              <w:ins w:id="6426" w:author="BHA Regulatory Affairs Unit" w:date="2026-07-29T16:06:00Z"/>
            </w:rPr>
          </w:pPr>
          <w:sdt>
            <w:sdtPr>
              <w:tag w:val="goog_rdk_6397"/>
              <w:id w:val="993145064"/>
            </w:sdtPr>
            <w:sdtContent>
              <w:ins w:id="6427" w:author="BHA Regulatory Affairs Unit" w:date="2026-07-29T16:06:00Z">
                <w:r>
                  <w:t>Room and board;</w:t>
                </w:r>
              </w:ins>
            </w:sdtContent>
          </w:sdt>
        </w:p>
      </w:sdtContent>
    </w:sdt>
    <w:sdt>
      <w:sdtPr>
        <w:tag w:val="goog_rdk_6400"/>
        <w:id w:val="992235667"/>
      </w:sdtPr>
      <w:sdtContent>
        <w:p w14:paraId="00000D36" w14:textId="77777777" w:rsidR="00CF3663" w:rsidRDefault="00000000">
          <w:pPr>
            <w:numPr>
              <w:ilvl w:val="2"/>
              <w:numId w:val="206"/>
            </w:numPr>
            <w:tabs>
              <w:tab w:val="left" w:pos="720"/>
              <w:tab w:val="left" w:pos="1440"/>
              <w:tab w:val="left" w:pos="2160"/>
            </w:tabs>
            <w:spacing w:before="200" w:after="200"/>
            <w:rPr>
              <w:ins w:id="6428" w:author="BHA Regulatory Affairs Unit" w:date="2026-07-29T16:06:00Z"/>
            </w:rPr>
          </w:pPr>
          <w:sdt>
            <w:sdtPr>
              <w:tag w:val="goog_rdk_6399"/>
              <w:id w:val="-1492533115"/>
            </w:sdtPr>
            <w:sdtContent>
              <w:ins w:id="6429" w:author="BHA Regulatory Affairs Unit" w:date="2026-07-29T16:06:00Z">
                <w:r>
                  <w:t>Personnel to assist with personal services; and</w:t>
                </w:r>
              </w:ins>
            </w:sdtContent>
          </w:sdt>
        </w:p>
      </w:sdtContent>
    </w:sdt>
    <w:sdt>
      <w:sdtPr>
        <w:tag w:val="goog_rdk_6402"/>
        <w:id w:val="-2074415623"/>
      </w:sdtPr>
      <w:sdtContent>
        <w:p w14:paraId="00000D37" w14:textId="77777777" w:rsidR="00CF3663" w:rsidRDefault="00000000">
          <w:pPr>
            <w:numPr>
              <w:ilvl w:val="2"/>
              <w:numId w:val="206"/>
            </w:numPr>
            <w:tabs>
              <w:tab w:val="left" w:pos="720"/>
              <w:tab w:val="left" w:pos="1440"/>
              <w:tab w:val="left" w:pos="2160"/>
            </w:tabs>
            <w:spacing w:before="200" w:after="200"/>
            <w:rPr>
              <w:ins w:id="6430" w:author="BHA Regulatory Affairs Unit" w:date="2026-07-29T16:06:00Z"/>
            </w:rPr>
          </w:pPr>
          <w:sdt>
            <w:sdtPr>
              <w:tag w:val="goog_rdk_6401"/>
              <w:id w:val="-739816212"/>
            </w:sdtPr>
            <w:sdtContent>
              <w:ins w:id="6431" w:author="BHA Regulatory Affairs Unit" w:date="2026-07-29T16:06:00Z">
                <w:r>
                  <w:t>Medication assistance.</w:t>
                </w:r>
              </w:ins>
            </w:sdtContent>
          </w:sdt>
        </w:p>
      </w:sdtContent>
    </w:sdt>
    <w:sdt>
      <w:sdtPr>
        <w:tag w:val="goog_rdk_6404"/>
        <w:id w:val="-1275795264"/>
      </w:sdtPr>
      <w:sdtContent>
        <w:p w14:paraId="00000D38" w14:textId="77777777" w:rsidR="00CF3663" w:rsidRDefault="00000000">
          <w:pPr>
            <w:numPr>
              <w:ilvl w:val="1"/>
              <w:numId w:val="206"/>
            </w:numPr>
            <w:tabs>
              <w:tab w:val="left" w:pos="720"/>
              <w:tab w:val="left" w:pos="1440"/>
              <w:tab w:val="left" w:pos="2160"/>
            </w:tabs>
            <w:spacing w:before="200" w:after="200"/>
            <w:rPr>
              <w:ins w:id="6432" w:author="BHA Regulatory Affairs Unit" w:date="2026-07-29T16:06:00Z"/>
            </w:rPr>
          </w:pPr>
          <w:sdt>
            <w:sdtPr>
              <w:tag w:val="goog_rdk_6403"/>
              <w:id w:val="1109367794"/>
            </w:sdtPr>
            <w:sdtContent>
              <w:ins w:id="6433" w:author="BHA Regulatory Affairs Unit" w:date="2026-07-29T16:06:00Z">
                <w:r>
                  <w:t>Services provided or coordinated by agencies may be provided via telehealth, as defined in Part 1.2.1 of these Rules, at the discretion of the manager, to the extent that such services meet the needs of an individual, fulfill the requirements set forth in this Chapter 5, and account for an individual’s preference(s) for service delivery.</w:t>
                </w:r>
              </w:ins>
            </w:sdtContent>
          </w:sdt>
        </w:p>
      </w:sdtContent>
    </w:sdt>
    <w:sdt>
      <w:sdtPr>
        <w:tag w:val="goog_rdk_6406"/>
        <w:id w:val="-1682951252"/>
      </w:sdtPr>
      <w:sdtContent>
        <w:p w14:paraId="00000D39" w14:textId="77777777" w:rsidR="00CF3663" w:rsidRDefault="00000000">
          <w:pPr>
            <w:numPr>
              <w:ilvl w:val="1"/>
              <w:numId w:val="206"/>
            </w:numPr>
            <w:tabs>
              <w:tab w:val="left" w:pos="720"/>
              <w:tab w:val="left" w:pos="1440"/>
              <w:tab w:val="left" w:pos="2160"/>
            </w:tabs>
            <w:spacing w:before="200" w:after="200"/>
            <w:rPr>
              <w:ins w:id="6434" w:author="BHA Regulatory Affairs Unit" w:date="2026-07-29T16:06:00Z"/>
            </w:rPr>
          </w:pPr>
          <w:sdt>
            <w:sdtPr>
              <w:tag w:val="goog_rdk_6405"/>
              <w:id w:val="-1090251754"/>
            </w:sdtPr>
            <w:sdtContent>
              <w:ins w:id="6435" w:author="BHA Regulatory Affairs Unit" w:date="2026-07-29T16:06:00Z">
                <w:r>
                  <w:t>Agencies shall provide life skills training for all individuals and shall support individuals in developing and maintaining skills for independent living through regular, structured individual and group engagement opportunities.</w:t>
                </w:r>
              </w:ins>
            </w:sdtContent>
          </w:sdt>
        </w:p>
      </w:sdtContent>
    </w:sdt>
    <w:sdt>
      <w:sdtPr>
        <w:tag w:val="goog_rdk_6408"/>
        <w:id w:val="648510169"/>
      </w:sdtPr>
      <w:sdtContent>
        <w:p w14:paraId="00000D3A" w14:textId="77777777" w:rsidR="00CF3663" w:rsidRDefault="00000000">
          <w:pPr>
            <w:numPr>
              <w:ilvl w:val="2"/>
              <w:numId w:val="206"/>
            </w:numPr>
            <w:tabs>
              <w:tab w:val="left" w:pos="720"/>
              <w:tab w:val="left" w:pos="1440"/>
              <w:tab w:val="left" w:pos="2160"/>
            </w:tabs>
            <w:spacing w:before="200" w:after="200"/>
            <w:rPr>
              <w:ins w:id="6436" w:author="BHA Regulatory Affairs Unit" w:date="2026-07-29T16:06:00Z"/>
            </w:rPr>
          </w:pPr>
          <w:sdt>
            <w:sdtPr>
              <w:tag w:val="goog_rdk_6407"/>
              <w:id w:val="2101739383"/>
            </w:sdtPr>
            <w:sdtContent>
              <w:ins w:id="6437" w:author="BHA Regulatory Affairs Unit" w:date="2026-07-29T16:06:00Z">
                <w:r>
                  <w:t>Life skill training opportunities must include therapeutic and habilitative activities, as defined in Part 1.2.1 of these Rules, to facilitate the development of life skills, promote independent living, and support the pursuit of an individual’s interests and goals.</w:t>
                </w:r>
              </w:ins>
            </w:sdtContent>
          </w:sdt>
        </w:p>
      </w:sdtContent>
    </w:sdt>
    <w:sdt>
      <w:sdtPr>
        <w:tag w:val="goog_rdk_6410"/>
        <w:id w:val="-334514959"/>
      </w:sdtPr>
      <w:sdtContent>
        <w:p w14:paraId="00000D3B" w14:textId="77777777" w:rsidR="00CF3663" w:rsidRDefault="00000000">
          <w:pPr>
            <w:numPr>
              <w:ilvl w:val="2"/>
              <w:numId w:val="206"/>
            </w:numPr>
            <w:tabs>
              <w:tab w:val="left" w:pos="720"/>
              <w:tab w:val="left" w:pos="1440"/>
              <w:tab w:val="left" w:pos="2160"/>
            </w:tabs>
            <w:spacing w:before="200" w:after="200"/>
            <w:rPr>
              <w:ins w:id="6438" w:author="BHA Regulatory Affairs Unit" w:date="2026-07-29T16:06:00Z"/>
            </w:rPr>
          </w:pPr>
          <w:sdt>
            <w:sdtPr>
              <w:tag w:val="goog_rdk_6409"/>
              <w:id w:val="-1610176804"/>
            </w:sdtPr>
            <w:sdtContent>
              <w:ins w:id="6439" w:author="BHA Regulatory Affairs Unit" w:date="2026-07-29T16:06:00Z">
                <w:r>
                  <w:t>Agencies must document the engagement and progress of an individual in the development of life skills and other training opportunities in an individual’s record.</w:t>
                </w:r>
              </w:ins>
            </w:sdtContent>
          </w:sdt>
        </w:p>
      </w:sdtContent>
    </w:sdt>
    <w:sdt>
      <w:sdtPr>
        <w:tag w:val="goog_rdk_6412"/>
        <w:id w:val="968847432"/>
      </w:sdtPr>
      <w:sdtContent>
        <w:p w14:paraId="00000D3C" w14:textId="77777777" w:rsidR="00CF3663" w:rsidRDefault="00000000">
          <w:pPr>
            <w:numPr>
              <w:ilvl w:val="2"/>
              <w:numId w:val="206"/>
            </w:numPr>
            <w:tabs>
              <w:tab w:val="left" w:pos="720"/>
              <w:tab w:val="left" w:pos="1440"/>
              <w:tab w:val="left" w:pos="2160"/>
            </w:tabs>
            <w:spacing w:before="200" w:after="200"/>
            <w:rPr>
              <w:ins w:id="6440" w:author="BHA Regulatory Affairs Unit" w:date="2026-07-29T16:06:00Z"/>
            </w:rPr>
          </w:pPr>
          <w:sdt>
            <w:sdtPr>
              <w:tag w:val="goog_rdk_6411"/>
              <w:id w:val="481148016"/>
            </w:sdtPr>
            <w:sdtContent>
              <w:ins w:id="6441" w:author="BHA Regulatory Affairs Unit" w:date="2026-07-29T16:06:00Z">
                <w:r>
                  <w:t>If requested, agencies shall assist an individual with identifying and accessing outside services and community events.</w:t>
                </w:r>
              </w:ins>
            </w:sdtContent>
          </w:sdt>
        </w:p>
      </w:sdtContent>
    </w:sdt>
    <w:sdt>
      <w:sdtPr>
        <w:tag w:val="goog_rdk_6414"/>
        <w:id w:val="-1141409086"/>
      </w:sdtPr>
      <w:sdtContent>
        <w:p w14:paraId="00000D3D" w14:textId="77777777" w:rsidR="00CF3663" w:rsidRDefault="00000000">
          <w:pPr>
            <w:numPr>
              <w:ilvl w:val="1"/>
              <w:numId w:val="206"/>
            </w:numPr>
            <w:tabs>
              <w:tab w:val="left" w:pos="720"/>
              <w:tab w:val="left" w:pos="1440"/>
              <w:tab w:val="left" w:pos="2160"/>
            </w:tabs>
            <w:spacing w:before="200" w:after="200"/>
            <w:rPr>
              <w:ins w:id="6442" w:author="BHA Regulatory Affairs Unit" w:date="2026-07-29T16:06:00Z"/>
            </w:rPr>
          </w:pPr>
          <w:sdt>
            <w:sdtPr>
              <w:tag w:val="goog_rdk_6413"/>
              <w:id w:val="1829926925"/>
            </w:sdtPr>
            <w:sdtContent>
              <w:ins w:id="6443" w:author="BHA Regulatory Affairs Unit" w:date="2026-07-29T16:06:00Z">
                <w:r>
                  <w:t>Agencies shall provide intensive case management for individuals, as appropriate for the needs of an individual. Agencies shall:</w:t>
                </w:r>
              </w:ins>
            </w:sdtContent>
          </w:sdt>
        </w:p>
      </w:sdtContent>
    </w:sdt>
    <w:sdt>
      <w:sdtPr>
        <w:tag w:val="goog_rdk_6416"/>
        <w:id w:val="-767807830"/>
      </w:sdtPr>
      <w:sdtContent>
        <w:p w14:paraId="00000D3E" w14:textId="77777777" w:rsidR="00CF3663" w:rsidRDefault="00000000">
          <w:pPr>
            <w:numPr>
              <w:ilvl w:val="2"/>
              <w:numId w:val="206"/>
            </w:numPr>
            <w:tabs>
              <w:tab w:val="left" w:pos="720"/>
              <w:tab w:val="left" w:pos="1440"/>
              <w:tab w:val="left" w:pos="2160"/>
            </w:tabs>
            <w:spacing w:before="200" w:after="200"/>
            <w:rPr>
              <w:ins w:id="6444" w:author="BHA Regulatory Affairs Unit" w:date="2026-07-29T16:06:00Z"/>
            </w:rPr>
          </w:pPr>
          <w:sdt>
            <w:sdtPr>
              <w:tag w:val="goog_rdk_6415"/>
              <w:id w:val="-1318484255"/>
            </w:sdtPr>
            <w:sdtContent>
              <w:ins w:id="6445" w:author="BHA Regulatory Affairs Unit" w:date="2026-07-29T16:06:00Z">
                <w:r>
                  <w:t>Convene an individual, their legal representative(s), and/or the person(s) involved in an individual’s treatment and care, including medical and behavioral health providers and person(s) identified by an individual for the purpose of care planning and coordination, in order to facilitate wellness, self-management, and recovery of the whole individual.</w:t>
                </w:r>
              </w:ins>
            </w:sdtContent>
          </w:sdt>
        </w:p>
      </w:sdtContent>
    </w:sdt>
    <w:sdt>
      <w:sdtPr>
        <w:tag w:val="goog_rdk_6418"/>
        <w:id w:val="-436002477"/>
      </w:sdtPr>
      <w:sdtContent>
        <w:p w14:paraId="00000D3F" w14:textId="77777777" w:rsidR="00CF3663" w:rsidRDefault="00000000">
          <w:pPr>
            <w:numPr>
              <w:ilvl w:val="2"/>
              <w:numId w:val="206"/>
            </w:numPr>
            <w:tabs>
              <w:tab w:val="left" w:pos="720"/>
              <w:tab w:val="left" w:pos="1440"/>
              <w:tab w:val="left" w:pos="2160"/>
            </w:tabs>
            <w:spacing w:before="200" w:after="200"/>
            <w:rPr>
              <w:ins w:id="6446" w:author="BHA Regulatory Affairs Unit" w:date="2026-07-29T16:06:00Z"/>
            </w:rPr>
          </w:pPr>
          <w:sdt>
            <w:sdtPr>
              <w:tag w:val="goog_rdk_6417"/>
              <w:id w:val="-1009017542"/>
            </w:sdtPr>
            <w:sdtContent>
              <w:ins w:id="6447" w:author="BHA Regulatory Affairs Unit" w:date="2026-07-29T16:06:00Z">
                <w:r>
                  <w:t>Provide proactive and intentional outreach and engagement with an individual and their identified support person(s) to build necessary trust and support.</w:t>
                </w:r>
              </w:ins>
            </w:sdtContent>
          </w:sdt>
        </w:p>
      </w:sdtContent>
    </w:sdt>
    <w:sdt>
      <w:sdtPr>
        <w:tag w:val="goog_rdk_6420"/>
        <w:id w:val="-2016163628"/>
      </w:sdtPr>
      <w:sdtContent>
        <w:p w14:paraId="00000D40" w14:textId="77777777" w:rsidR="00CF3663" w:rsidRDefault="00000000">
          <w:pPr>
            <w:numPr>
              <w:ilvl w:val="2"/>
              <w:numId w:val="206"/>
            </w:numPr>
            <w:tabs>
              <w:tab w:val="left" w:pos="720"/>
              <w:tab w:val="left" w:pos="1440"/>
              <w:tab w:val="left" w:pos="2160"/>
            </w:tabs>
            <w:spacing w:before="200" w:after="200"/>
            <w:rPr>
              <w:ins w:id="6448" w:author="BHA Regulatory Affairs Unit" w:date="2026-07-29T16:06:00Z"/>
            </w:rPr>
          </w:pPr>
          <w:sdt>
            <w:sdtPr>
              <w:tag w:val="goog_rdk_6419"/>
              <w:id w:val="745976071"/>
            </w:sdtPr>
            <w:sdtContent>
              <w:ins w:id="6449" w:author="BHA Regulatory Affairs Unit" w:date="2026-07-29T16:06:00Z">
                <w:r>
                  <w:t>Assess for support needs, risk factors, and health-related social needs, and support an individual in accessing care, resources, and services to address health-related social needs, including but not limited to:</w:t>
                </w:r>
              </w:ins>
            </w:sdtContent>
          </w:sdt>
        </w:p>
      </w:sdtContent>
    </w:sdt>
    <w:sdt>
      <w:sdtPr>
        <w:tag w:val="goog_rdk_6422"/>
        <w:id w:val="1454890775"/>
      </w:sdtPr>
      <w:sdtContent>
        <w:p w14:paraId="00000D41" w14:textId="77777777" w:rsidR="00CF3663" w:rsidRDefault="00000000">
          <w:pPr>
            <w:numPr>
              <w:ilvl w:val="3"/>
              <w:numId w:val="206"/>
            </w:numPr>
            <w:tabs>
              <w:tab w:val="left" w:pos="720"/>
              <w:tab w:val="left" w:pos="1440"/>
              <w:tab w:val="left" w:pos="2160"/>
            </w:tabs>
            <w:spacing w:before="200" w:after="240"/>
            <w:rPr>
              <w:ins w:id="6450" w:author="BHA Regulatory Affairs Unit" w:date="2026-07-29T16:06:00Z"/>
            </w:rPr>
          </w:pPr>
          <w:sdt>
            <w:sdtPr>
              <w:tag w:val="goog_rdk_6421"/>
              <w:id w:val="690132333"/>
            </w:sdtPr>
            <w:sdtContent>
              <w:ins w:id="6451" w:author="BHA Regulatory Affairs Unit" w:date="2026-07-29T16:06:00Z">
                <w:r>
                  <w:t>Food security;</w:t>
                </w:r>
              </w:ins>
            </w:sdtContent>
          </w:sdt>
        </w:p>
      </w:sdtContent>
    </w:sdt>
    <w:sdt>
      <w:sdtPr>
        <w:tag w:val="goog_rdk_6424"/>
        <w:id w:val="-410084259"/>
      </w:sdtPr>
      <w:sdtContent>
        <w:p w14:paraId="00000D42" w14:textId="77777777" w:rsidR="00CF3663" w:rsidRDefault="00000000">
          <w:pPr>
            <w:numPr>
              <w:ilvl w:val="3"/>
              <w:numId w:val="206"/>
            </w:numPr>
            <w:tabs>
              <w:tab w:val="left" w:pos="720"/>
              <w:tab w:val="left" w:pos="1440"/>
              <w:tab w:val="left" w:pos="2160"/>
            </w:tabs>
            <w:spacing w:before="200" w:after="240"/>
            <w:rPr>
              <w:ins w:id="6452" w:author="BHA Regulatory Affairs Unit" w:date="2026-07-29T16:06:00Z"/>
            </w:rPr>
          </w:pPr>
          <w:sdt>
            <w:sdtPr>
              <w:tag w:val="goog_rdk_6423"/>
              <w:id w:val="1951173911"/>
            </w:sdtPr>
            <w:sdtContent>
              <w:ins w:id="6453" w:author="BHA Regulatory Affairs Unit" w:date="2026-07-29T16:06:00Z">
                <w:r>
                  <w:t>Housing stability and security;</w:t>
                </w:r>
              </w:ins>
            </w:sdtContent>
          </w:sdt>
        </w:p>
      </w:sdtContent>
    </w:sdt>
    <w:sdt>
      <w:sdtPr>
        <w:tag w:val="goog_rdk_6426"/>
        <w:id w:val="-1628169736"/>
      </w:sdtPr>
      <w:sdtContent>
        <w:p w14:paraId="00000D43" w14:textId="77777777" w:rsidR="00CF3663" w:rsidRDefault="00000000">
          <w:pPr>
            <w:numPr>
              <w:ilvl w:val="3"/>
              <w:numId w:val="206"/>
            </w:numPr>
            <w:tabs>
              <w:tab w:val="left" w:pos="720"/>
              <w:tab w:val="left" w:pos="1440"/>
              <w:tab w:val="left" w:pos="2160"/>
            </w:tabs>
            <w:spacing w:before="200" w:after="240"/>
            <w:rPr>
              <w:ins w:id="6454" w:author="BHA Regulatory Affairs Unit" w:date="2026-07-29T16:06:00Z"/>
            </w:rPr>
          </w:pPr>
          <w:sdt>
            <w:sdtPr>
              <w:tag w:val="goog_rdk_6425"/>
              <w:id w:val="1328249271"/>
            </w:sdtPr>
            <w:sdtContent>
              <w:ins w:id="6455" w:author="BHA Regulatory Affairs Unit" w:date="2026-07-29T16:06:00Z">
                <w:r>
                  <w:t>Personal safety;</w:t>
                </w:r>
              </w:ins>
            </w:sdtContent>
          </w:sdt>
        </w:p>
      </w:sdtContent>
    </w:sdt>
    <w:sdt>
      <w:sdtPr>
        <w:tag w:val="goog_rdk_6428"/>
        <w:id w:val="-1528551565"/>
      </w:sdtPr>
      <w:sdtContent>
        <w:p w14:paraId="00000D44" w14:textId="77777777" w:rsidR="00CF3663" w:rsidRDefault="00000000">
          <w:pPr>
            <w:numPr>
              <w:ilvl w:val="3"/>
              <w:numId w:val="206"/>
            </w:numPr>
            <w:tabs>
              <w:tab w:val="left" w:pos="720"/>
              <w:tab w:val="left" w:pos="1440"/>
              <w:tab w:val="left" w:pos="2160"/>
            </w:tabs>
            <w:spacing w:before="200" w:after="240"/>
            <w:rPr>
              <w:ins w:id="6456" w:author="BHA Regulatory Affairs Unit" w:date="2026-07-29T16:06:00Z"/>
            </w:rPr>
          </w:pPr>
          <w:sdt>
            <w:sdtPr>
              <w:tag w:val="goog_rdk_6427"/>
              <w:id w:val="-1394211892"/>
            </w:sdtPr>
            <w:sdtContent>
              <w:ins w:id="6457" w:author="BHA Regulatory Affairs Unit" w:date="2026-07-29T16:06:00Z">
                <w:r>
                  <w:t>Access to health services including preventative healthcare;</w:t>
                </w:r>
              </w:ins>
            </w:sdtContent>
          </w:sdt>
        </w:p>
      </w:sdtContent>
    </w:sdt>
    <w:sdt>
      <w:sdtPr>
        <w:tag w:val="goog_rdk_6430"/>
        <w:id w:val="-1744801667"/>
      </w:sdtPr>
      <w:sdtContent>
        <w:p w14:paraId="00000D45" w14:textId="77777777" w:rsidR="00CF3663" w:rsidRDefault="00000000">
          <w:pPr>
            <w:numPr>
              <w:ilvl w:val="3"/>
              <w:numId w:val="206"/>
            </w:numPr>
            <w:tabs>
              <w:tab w:val="left" w:pos="720"/>
              <w:tab w:val="left" w:pos="1440"/>
              <w:tab w:val="left" w:pos="2160"/>
            </w:tabs>
            <w:spacing w:before="200" w:after="240"/>
            <w:rPr>
              <w:ins w:id="6458" w:author="BHA Regulatory Affairs Unit" w:date="2026-07-29T16:06:00Z"/>
            </w:rPr>
          </w:pPr>
          <w:sdt>
            <w:sdtPr>
              <w:tag w:val="goog_rdk_6429"/>
              <w:id w:val="1399307870"/>
            </w:sdtPr>
            <w:sdtContent>
              <w:ins w:id="6459" w:author="BHA Regulatory Affairs Unit" w:date="2026-07-29T16:06:00Z">
                <w:r>
                  <w:t>Physical health concerns for which an individual is not receiving adequate treatment; and</w:t>
                </w:r>
              </w:ins>
            </w:sdtContent>
          </w:sdt>
        </w:p>
      </w:sdtContent>
    </w:sdt>
    <w:sdt>
      <w:sdtPr>
        <w:tag w:val="goog_rdk_6432"/>
        <w:id w:val="-1119379097"/>
      </w:sdtPr>
      <w:sdtContent>
        <w:p w14:paraId="00000D46" w14:textId="77777777" w:rsidR="00CF3663" w:rsidRDefault="00000000">
          <w:pPr>
            <w:numPr>
              <w:ilvl w:val="3"/>
              <w:numId w:val="206"/>
            </w:numPr>
            <w:tabs>
              <w:tab w:val="left" w:pos="720"/>
              <w:tab w:val="left" w:pos="1440"/>
              <w:tab w:val="left" w:pos="2160"/>
            </w:tabs>
            <w:spacing w:before="200" w:after="240"/>
            <w:rPr>
              <w:ins w:id="6460" w:author="BHA Regulatory Affairs Unit" w:date="2026-07-29T16:06:00Z"/>
            </w:rPr>
          </w:pPr>
          <w:sdt>
            <w:sdtPr>
              <w:tag w:val="goog_rdk_6431"/>
              <w:id w:val="1638083510"/>
            </w:sdtPr>
            <w:sdtContent>
              <w:ins w:id="6461" w:author="BHA Regulatory Affairs Unit" w:date="2026-07-29T16:06:00Z">
                <w:r>
                  <w:t>Ongoing behavioral healthcare needs.</w:t>
                </w:r>
              </w:ins>
            </w:sdtContent>
          </w:sdt>
        </w:p>
      </w:sdtContent>
    </w:sdt>
    <w:sdt>
      <w:sdtPr>
        <w:tag w:val="goog_rdk_6434"/>
        <w:id w:val="1973184396"/>
      </w:sdtPr>
      <w:sdtContent>
        <w:p w14:paraId="00000D47" w14:textId="77777777" w:rsidR="00CF3663" w:rsidRDefault="00000000">
          <w:pPr>
            <w:numPr>
              <w:ilvl w:val="2"/>
              <w:numId w:val="206"/>
            </w:numPr>
            <w:tabs>
              <w:tab w:val="left" w:pos="720"/>
              <w:tab w:val="left" w:pos="1440"/>
              <w:tab w:val="left" w:pos="2160"/>
            </w:tabs>
            <w:spacing w:before="200" w:after="200"/>
            <w:rPr>
              <w:ins w:id="6462" w:author="BHA Regulatory Affairs Unit" w:date="2026-07-29T16:06:00Z"/>
            </w:rPr>
          </w:pPr>
          <w:sdt>
            <w:sdtPr>
              <w:tag w:val="goog_rdk_6433"/>
              <w:id w:val="1638003211"/>
            </w:sdtPr>
            <w:sdtContent>
              <w:ins w:id="6463" w:author="BHA Regulatory Affairs Unit" w:date="2026-07-29T16:06:00Z">
                <w:r>
                  <w:t>Intensive case management must involve discharge planning in accordance with the requirements set forth in Part 1.17.2 of these Rules.</w:t>
                </w:r>
              </w:ins>
            </w:sdtContent>
          </w:sdt>
        </w:p>
      </w:sdtContent>
    </w:sdt>
    <w:sdt>
      <w:sdtPr>
        <w:tag w:val="goog_rdk_6436"/>
        <w:id w:val="-1064491599"/>
      </w:sdtPr>
      <w:sdtContent>
        <w:p w14:paraId="00000D48" w14:textId="77777777" w:rsidR="00CF3663" w:rsidRDefault="00000000">
          <w:pPr>
            <w:numPr>
              <w:ilvl w:val="1"/>
              <w:numId w:val="206"/>
            </w:numPr>
            <w:tabs>
              <w:tab w:val="left" w:pos="720"/>
              <w:tab w:val="left" w:pos="1440"/>
              <w:tab w:val="left" w:pos="2160"/>
            </w:tabs>
            <w:spacing w:before="200" w:after="200"/>
            <w:rPr>
              <w:ins w:id="6464" w:author="BHA Regulatory Affairs Unit" w:date="2026-07-29T16:06:00Z"/>
            </w:rPr>
          </w:pPr>
          <w:sdt>
            <w:sdtPr>
              <w:tag w:val="goog_rdk_6435"/>
              <w:id w:val="2008476638"/>
            </w:sdtPr>
            <w:sdtContent>
              <w:ins w:id="6465" w:author="BHA Regulatory Affairs Unit" w:date="2026-07-29T16:06:00Z">
                <w:r>
                  <w:t>Agencies shall provide non-medical transportation and access to the community through non-medical transportation services. This includes providing accessible transportation when an individual requires adaptive support.</w:t>
                </w:r>
              </w:ins>
            </w:sdtContent>
          </w:sdt>
        </w:p>
      </w:sdtContent>
    </w:sdt>
    <w:sdt>
      <w:sdtPr>
        <w:tag w:val="goog_rdk_6438"/>
        <w:id w:val="-687266755"/>
      </w:sdtPr>
      <w:sdtContent>
        <w:p w14:paraId="00000D49" w14:textId="77777777" w:rsidR="00CF3663" w:rsidRDefault="00000000">
          <w:pPr>
            <w:numPr>
              <w:ilvl w:val="2"/>
              <w:numId w:val="206"/>
            </w:numPr>
            <w:tabs>
              <w:tab w:val="left" w:pos="720"/>
              <w:tab w:val="left" w:pos="1440"/>
              <w:tab w:val="left" w:pos="2160"/>
            </w:tabs>
            <w:spacing w:before="200" w:after="200"/>
            <w:rPr>
              <w:ins w:id="6466" w:author="BHA Regulatory Affairs Unit" w:date="2026-07-29T16:06:00Z"/>
            </w:rPr>
          </w:pPr>
          <w:sdt>
            <w:sdtPr>
              <w:tag w:val="goog_rdk_6437"/>
              <w:id w:val="27207540"/>
            </w:sdtPr>
            <w:sdtContent>
              <w:ins w:id="6467" w:author="BHA Regulatory Affairs Unit" w:date="2026-07-29T16:06:00Z">
                <w:r>
                  <w:t xml:space="preserve">To ensure the safety and proper functioning of the vehicles, vehicles must be legally registered and insured and pass an agency’s vehicle safety inspection before being used to render services. Inspection requirements must be outlined in an agency’s policies and procedures, and records of such inspections must be </w:t>
                </w:r>
                <w:r>
                  <w:lastRenderedPageBreak/>
                  <w:t xml:space="preserve">maintained by an agency. An agency’s policy and procedure shall outline the frequency with which routine checks will be completed. </w:t>
                </w:r>
              </w:ins>
            </w:sdtContent>
          </w:sdt>
        </w:p>
      </w:sdtContent>
    </w:sdt>
    <w:sdt>
      <w:sdtPr>
        <w:tag w:val="goog_rdk_6440"/>
        <w:id w:val="-1443464805"/>
      </w:sdtPr>
      <w:sdtContent>
        <w:p w14:paraId="00000D4A" w14:textId="77777777" w:rsidR="00CF3663" w:rsidRDefault="00000000">
          <w:pPr>
            <w:numPr>
              <w:ilvl w:val="2"/>
              <w:numId w:val="206"/>
            </w:numPr>
            <w:tabs>
              <w:tab w:val="left" w:pos="720"/>
              <w:tab w:val="left" w:pos="1440"/>
              <w:tab w:val="left" w:pos="2160"/>
            </w:tabs>
            <w:spacing w:before="200" w:after="200"/>
            <w:rPr>
              <w:ins w:id="6468" w:author="BHA Regulatory Affairs Unit" w:date="2026-07-29T16:06:00Z"/>
            </w:rPr>
          </w:pPr>
          <w:sdt>
            <w:sdtPr>
              <w:tag w:val="goog_rdk_6439"/>
              <w:id w:val="-78186445"/>
            </w:sdtPr>
            <w:sdtContent>
              <w:ins w:id="6469" w:author="BHA Regulatory Affairs Unit" w:date="2026-07-29T16:06:00Z">
                <w:r>
                  <w:t>When an individual is transported by an agency, this shall be documented in an individual’s record before the end of the shift of the transporting personnel. Documentation shall include:</w:t>
                </w:r>
              </w:ins>
            </w:sdtContent>
          </w:sdt>
        </w:p>
      </w:sdtContent>
    </w:sdt>
    <w:sdt>
      <w:sdtPr>
        <w:tag w:val="goog_rdk_6442"/>
        <w:id w:val="810081952"/>
      </w:sdtPr>
      <w:sdtContent>
        <w:p w14:paraId="00000D4B" w14:textId="77777777" w:rsidR="00CF3663" w:rsidRDefault="00000000">
          <w:pPr>
            <w:numPr>
              <w:ilvl w:val="3"/>
              <w:numId w:val="206"/>
            </w:numPr>
            <w:tabs>
              <w:tab w:val="left" w:pos="720"/>
              <w:tab w:val="left" w:pos="1440"/>
              <w:tab w:val="left" w:pos="2160"/>
            </w:tabs>
            <w:spacing w:before="200" w:after="240"/>
            <w:rPr>
              <w:ins w:id="6470" w:author="BHA Regulatory Affairs Unit" w:date="2026-07-29T16:06:00Z"/>
            </w:rPr>
          </w:pPr>
          <w:sdt>
            <w:sdtPr>
              <w:tag w:val="goog_rdk_6441"/>
              <w:id w:val="-577112717"/>
            </w:sdtPr>
            <w:sdtContent>
              <w:ins w:id="6471" w:author="BHA Regulatory Affairs Unit" w:date="2026-07-29T16:06:00Z">
                <w:r>
                  <w:t>Date and time of departure;</w:t>
                </w:r>
              </w:ins>
            </w:sdtContent>
          </w:sdt>
        </w:p>
      </w:sdtContent>
    </w:sdt>
    <w:sdt>
      <w:sdtPr>
        <w:tag w:val="goog_rdk_6444"/>
        <w:id w:val="-968312255"/>
      </w:sdtPr>
      <w:sdtContent>
        <w:p w14:paraId="00000D4C" w14:textId="77777777" w:rsidR="00CF3663" w:rsidRDefault="00000000">
          <w:pPr>
            <w:numPr>
              <w:ilvl w:val="3"/>
              <w:numId w:val="206"/>
            </w:numPr>
            <w:tabs>
              <w:tab w:val="left" w:pos="720"/>
              <w:tab w:val="left" w:pos="1440"/>
              <w:tab w:val="left" w:pos="2160"/>
            </w:tabs>
            <w:spacing w:before="200" w:after="240"/>
            <w:rPr>
              <w:ins w:id="6472" w:author="BHA Regulatory Affairs Unit" w:date="2026-07-29T16:06:00Z"/>
            </w:rPr>
          </w:pPr>
          <w:sdt>
            <w:sdtPr>
              <w:tag w:val="goog_rdk_6443"/>
              <w:id w:val="30584785"/>
            </w:sdtPr>
            <w:sdtContent>
              <w:ins w:id="6473" w:author="BHA Regulatory Affairs Unit" w:date="2026-07-29T16:06:00Z">
                <w:r>
                  <w:t>Date and time of return;</w:t>
                </w:r>
              </w:ins>
            </w:sdtContent>
          </w:sdt>
        </w:p>
      </w:sdtContent>
    </w:sdt>
    <w:sdt>
      <w:sdtPr>
        <w:tag w:val="goog_rdk_6446"/>
        <w:id w:val="-1429602104"/>
      </w:sdtPr>
      <w:sdtContent>
        <w:p w14:paraId="00000D4D" w14:textId="77777777" w:rsidR="00CF3663" w:rsidRDefault="00000000">
          <w:pPr>
            <w:numPr>
              <w:ilvl w:val="3"/>
              <w:numId w:val="206"/>
            </w:numPr>
            <w:tabs>
              <w:tab w:val="left" w:pos="720"/>
              <w:tab w:val="left" w:pos="1440"/>
              <w:tab w:val="left" w:pos="2160"/>
            </w:tabs>
            <w:spacing w:before="200" w:after="240"/>
            <w:rPr>
              <w:ins w:id="6474" w:author="BHA Regulatory Affairs Unit" w:date="2026-07-29T16:06:00Z"/>
            </w:rPr>
          </w:pPr>
          <w:sdt>
            <w:sdtPr>
              <w:tag w:val="goog_rdk_6445"/>
              <w:id w:val="1383545270"/>
            </w:sdtPr>
            <w:sdtContent>
              <w:ins w:id="6475" w:author="BHA Regulatory Affairs Unit" w:date="2026-07-29T16:06:00Z">
                <w:r>
                  <w:t>Purpose of transportation;</w:t>
                </w:r>
              </w:ins>
            </w:sdtContent>
          </w:sdt>
        </w:p>
      </w:sdtContent>
    </w:sdt>
    <w:sdt>
      <w:sdtPr>
        <w:tag w:val="goog_rdk_6448"/>
        <w:id w:val="592085188"/>
      </w:sdtPr>
      <w:sdtContent>
        <w:p w14:paraId="00000D4E" w14:textId="77777777" w:rsidR="00CF3663" w:rsidRDefault="00000000">
          <w:pPr>
            <w:numPr>
              <w:ilvl w:val="3"/>
              <w:numId w:val="206"/>
            </w:numPr>
            <w:tabs>
              <w:tab w:val="left" w:pos="720"/>
              <w:tab w:val="left" w:pos="1440"/>
              <w:tab w:val="left" w:pos="2160"/>
            </w:tabs>
            <w:spacing w:before="200" w:after="240"/>
            <w:rPr>
              <w:ins w:id="6476" w:author="BHA Regulatory Affairs Unit" w:date="2026-07-29T16:06:00Z"/>
            </w:rPr>
          </w:pPr>
          <w:sdt>
            <w:sdtPr>
              <w:tag w:val="goog_rdk_6447"/>
              <w:id w:val="323989058"/>
            </w:sdtPr>
            <w:sdtContent>
              <w:ins w:id="6477" w:author="BHA Regulatory Affairs Unit" w:date="2026-07-29T16:06:00Z">
                <w:r>
                  <w:t>Name of transporting personnel;</w:t>
                </w:r>
              </w:ins>
            </w:sdtContent>
          </w:sdt>
        </w:p>
      </w:sdtContent>
    </w:sdt>
    <w:sdt>
      <w:sdtPr>
        <w:tag w:val="goog_rdk_6450"/>
        <w:id w:val="-1228861179"/>
      </w:sdtPr>
      <w:sdtContent>
        <w:p w14:paraId="00000D4F" w14:textId="77777777" w:rsidR="00CF3663" w:rsidRDefault="00000000">
          <w:pPr>
            <w:numPr>
              <w:ilvl w:val="3"/>
              <w:numId w:val="206"/>
            </w:numPr>
            <w:tabs>
              <w:tab w:val="left" w:pos="720"/>
              <w:tab w:val="left" w:pos="1440"/>
              <w:tab w:val="left" w:pos="2160"/>
            </w:tabs>
            <w:spacing w:before="200" w:after="240"/>
            <w:rPr>
              <w:ins w:id="6478" w:author="BHA Regulatory Affairs Unit" w:date="2026-07-29T16:06:00Z"/>
            </w:rPr>
          </w:pPr>
          <w:sdt>
            <w:sdtPr>
              <w:tag w:val="goog_rdk_6449"/>
              <w:id w:val="140314816"/>
            </w:sdtPr>
            <w:sdtContent>
              <w:ins w:id="6479" w:author="BHA Regulatory Affairs Unit" w:date="2026-07-29T16:06:00Z">
                <w:r>
                  <w:t>Location of destination; and</w:t>
                </w:r>
              </w:ins>
            </w:sdtContent>
          </w:sdt>
        </w:p>
      </w:sdtContent>
    </w:sdt>
    <w:sdt>
      <w:sdtPr>
        <w:tag w:val="goog_rdk_6452"/>
        <w:id w:val="-1733016706"/>
      </w:sdtPr>
      <w:sdtContent>
        <w:p w14:paraId="00000D50" w14:textId="77777777" w:rsidR="00CF3663" w:rsidRDefault="00000000">
          <w:pPr>
            <w:numPr>
              <w:ilvl w:val="3"/>
              <w:numId w:val="206"/>
            </w:numPr>
            <w:tabs>
              <w:tab w:val="left" w:pos="720"/>
              <w:tab w:val="left" w:pos="1440"/>
              <w:tab w:val="left" w:pos="2160"/>
            </w:tabs>
            <w:spacing w:before="200" w:after="240"/>
            <w:rPr>
              <w:ins w:id="6480" w:author="BHA Regulatory Affairs Unit" w:date="2026-07-29T16:06:00Z"/>
            </w:rPr>
          </w:pPr>
          <w:sdt>
            <w:sdtPr>
              <w:tag w:val="goog_rdk_6451"/>
              <w:id w:val="-1200548109"/>
            </w:sdtPr>
            <w:sdtContent>
              <w:ins w:id="6481" w:author="BHA Regulatory Affairs Unit" w:date="2026-07-29T16:06:00Z">
                <w:r>
                  <w:t>Summary of events.</w:t>
                </w:r>
              </w:ins>
            </w:sdtContent>
          </w:sdt>
        </w:p>
      </w:sdtContent>
    </w:sdt>
    <w:sdt>
      <w:sdtPr>
        <w:tag w:val="goog_rdk_6454"/>
        <w:id w:val="1993137776"/>
      </w:sdtPr>
      <w:sdtContent>
        <w:p w14:paraId="00000D51" w14:textId="77777777" w:rsidR="00CF3663" w:rsidRDefault="00000000">
          <w:pPr>
            <w:numPr>
              <w:ilvl w:val="0"/>
              <w:numId w:val="206"/>
            </w:numPr>
            <w:tabs>
              <w:tab w:val="left" w:pos="720"/>
              <w:tab w:val="left" w:pos="1440"/>
              <w:tab w:val="left" w:pos="2160"/>
            </w:tabs>
            <w:spacing w:before="200" w:after="200"/>
            <w:rPr>
              <w:ins w:id="6482" w:author="BHA Regulatory Affairs Unit" w:date="2026-07-29T16:06:00Z"/>
            </w:rPr>
          </w:pPr>
          <w:sdt>
            <w:sdtPr>
              <w:tag w:val="goog_rdk_6453"/>
              <w:id w:val="162036340"/>
            </w:sdtPr>
            <w:sdtContent>
              <w:ins w:id="6483" w:author="BHA Regulatory Affairs Unit" w:date="2026-07-29T16:06:00Z">
                <w:r>
                  <w:t>Support systems</w:t>
                </w:r>
              </w:ins>
            </w:sdtContent>
          </w:sdt>
        </w:p>
      </w:sdtContent>
    </w:sdt>
    <w:sdt>
      <w:sdtPr>
        <w:tag w:val="goog_rdk_6456"/>
        <w:id w:val="305333587"/>
      </w:sdtPr>
      <w:sdtContent>
        <w:p w14:paraId="00000D52" w14:textId="77777777" w:rsidR="00CF3663" w:rsidRDefault="00000000">
          <w:pPr>
            <w:numPr>
              <w:ilvl w:val="1"/>
              <w:numId w:val="206"/>
            </w:numPr>
            <w:tabs>
              <w:tab w:val="left" w:pos="720"/>
              <w:tab w:val="left" w:pos="1440"/>
              <w:tab w:val="left" w:pos="2160"/>
            </w:tabs>
            <w:spacing w:before="200" w:after="200"/>
            <w:rPr>
              <w:ins w:id="6484" w:author="BHA Regulatory Affairs Unit" w:date="2026-07-29T16:06:00Z"/>
            </w:rPr>
          </w:pPr>
          <w:sdt>
            <w:sdtPr>
              <w:tag w:val="goog_rdk_6455"/>
              <w:id w:val="-824121049"/>
            </w:sdtPr>
            <w:sdtContent>
              <w:ins w:id="6485" w:author="BHA Regulatory Affairs Unit" w:date="2026-07-29T16:06:00Z">
                <w:r>
                  <w:t>Agencies providing mental health transitional living home services must inform individuals how to access the program after-hours, and emergency services by telephone twenty-four (24) hours per day, seven (7) days per week, and three hundred sixty-five (365) days a year when the program is not in session, including when to call 911 or 988. At a minimum, agencies must provide emergency services information that includes contact information for services provided by the behavioral health crisis response system created, pursuant to Section 27-60-103, C.R.S.</w:t>
                </w:r>
              </w:ins>
            </w:sdtContent>
          </w:sdt>
        </w:p>
      </w:sdtContent>
    </w:sdt>
    <w:sdt>
      <w:sdtPr>
        <w:tag w:val="goog_rdk_6458"/>
        <w:id w:val="-463169980"/>
      </w:sdtPr>
      <w:sdtContent>
        <w:p w14:paraId="00000D53" w14:textId="77777777" w:rsidR="00CF3663" w:rsidRDefault="00000000">
          <w:pPr>
            <w:numPr>
              <w:ilvl w:val="2"/>
              <w:numId w:val="206"/>
            </w:numPr>
            <w:tabs>
              <w:tab w:val="left" w:pos="720"/>
              <w:tab w:val="left" w:pos="1440"/>
              <w:tab w:val="left" w:pos="2160"/>
            </w:tabs>
            <w:spacing w:before="200" w:after="200"/>
            <w:rPr>
              <w:ins w:id="6486" w:author="BHA Regulatory Affairs Unit" w:date="2026-07-29T16:06:00Z"/>
            </w:rPr>
          </w:pPr>
          <w:sdt>
            <w:sdtPr>
              <w:tag w:val="goog_rdk_6457"/>
              <w:id w:val="-648071410"/>
            </w:sdtPr>
            <w:sdtContent>
              <w:ins w:id="6487" w:author="BHA Regulatory Affairs Unit" w:date="2026-07-29T16:06:00Z">
                <w:r>
                  <w:t>This information shall be provided, in writing, to individuals upon admission, and posted on conspicuous public places on the premises.</w:t>
                </w:r>
              </w:ins>
            </w:sdtContent>
          </w:sdt>
        </w:p>
      </w:sdtContent>
    </w:sdt>
    <w:sdt>
      <w:sdtPr>
        <w:tag w:val="goog_rdk_6460"/>
        <w:id w:val="-639656288"/>
      </w:sdtPr>
      <w:sdtContent>
        <w:p w14:paraId="00000D54" w14:textId="77777777" w:rsidR="00CF3663" w:rsidRDefault="00000000">
          <w:pPr>
            <w:numPr>
              <w:ilvl w:val="1"/>
              <w:numId w:val="206"/>
            </w:numPr>
            <w:tabs>
              <w:tab w:val="left" w:pos="720"/>
              <w:tab w:val="left" w:pos="1440"/>
              <w:tab w:val="left" w:pos="2160"/>
            </w:tabs>
            <w:spacing w:before="200" w:after="200"/>
            <w:rPr>
              <w:ins w:id="6488" w:author="BHA Regulatory Affairs Unit" w:date="2026-07-29T16:06:00Z"/>
            </w:rPr>
          </w:pPr>
          <w:sdt>
            <w:sdtPr>
              <w:tag w:val="goog_rdk_6459"/>
              <w:id w:val="1674635745"/>
            </w:sdtPr>
            <w:sdtContent>
              <w:ins w:id="6489" w:author="BHA Regulatory Affairs Unit" w:date="2026-07-29T16:06:00Z">
                <w:r>
                  <w:t>Agencies providing mental health transitional living home services must have direct affiliation or close coordination through referral to more and less intensive levels of care.</w:t>
                </w:r>
              </w:ins>
            </w:sdtContent>
          </w:sdt>
        </w:p>
      </w:sdtContent>
    </w:sdt>
    <w:sdt>
      <w:sdtPr>
        <w:tag w:val="goog_rdk_6462"/>
        <w:id w:val="-1623215940"/>
      </w:sdtPr>
      <w:sdtContent>
        <w:p w14:paraId="00000D55" w14:textId="77777777" w:rsidR="00CF3663" w:rsidRDefault="00000000">
          <w:pPr>
            <w:numPr>
              <w:ilvl w:val="1"/>
              <w:numId w:val="206"/>
            </w:numPr>
            <w:tabs>
              <w:tab w:val="left" w:pos="720"/>
              <w:tab w:val="left" w:pos="1440"/>
              <w:tab w:val="left" w:pos="2160"/>
            </w:tabs>
            <w:spacing w:before="200" w:after="200"/>
            <w:rPr>
              <w:ins w:id="6490" w:author="BHA Regulatory Affairs Unit" w:date="2026-07-29T16:06:00Z"/>
            </w:rPr>
          </w:pPr>
          <w:sdt>
            <w:sdtPr>
              <w:tag w:val="goog_rdk_6461"/>
              <w:id w:val="1600520120"/>
            </w:sdtPr>
            <w:sdtContent>
              <w:ins w:id="6491" w:author="BHA Regulatory Affairs Unit" w:date="2026-07-29T16:06:00Z">
                <w:r>
                  <w:t>Agencies that use a separate agency, organization, or personnel to provide services for the mental health transitional living home for specific individuals shall have a written agreement that sets forth the terms of the arrangement and must be made available to BHA, upon request. The agreement must specify, at a minimum:</w:t>
                </w:r>
              </w:ins>
            </w:sdtContent>
          </w:sdt>
        </w:p>
      </w:sdtContent>
    </w:sdt>
    <w:sdt>
      <w:sdtPr>
        <w:tag w:val="goog_rdk_6464"/>
        <w:id w:val="45819720"/>
      </w:sdtPr>
      <w:sdtContent>
        <w:p w14:paraId="00000D56" w14:textId="77777777" w:rsidR="00CF3663" w:rsidRDefault="00000000">
          <w:pPr>
            <w:numPr>
              <w:ilvl w:val="2"/>
              <w:numId w:val="206"/>
            </w:numPr>
            <w:tabs>
              <w:tab w:val="left" w:pos="720"/>
              <w:tab w:val="left" w:pos="1440"/>
              <w:tab w:val="left" w:pos="2160"/>
            </w:tabs>
            <w:spacing w:before="200" w:after="200"/>
            <w:rPr>
              <w:ins w:id="6492" w:author="BHA Regulatory Affairs Unit" w:date="2026-07-29T16:06:00Z"/>
            </w:rPr>
          </w:pPr>
          <w:sdt>
            <w:sdtPr>
              <w:tag w:val="goog_rdk_6463"/>
              <w:id w:val="-917312457"/>
            </w:sdtPr>
            <w:sdtContent>
              <w:ins w:id="6493" w:author="BHA Regulatory Affairs Unit" w:date="2026-07-29T16:06:00Z">
                <w:r>
                  <w:t>The specific services to be provided;</w:t>
                </w:r>
              </w:ins>
            </w:sdtContent>
          </w:sdt>
        </w:p>
      </w:sdtContent>
    </w:sdt>
    <w:sdt>
      <w:sdtPr>
        <w:tag w:val="goog_rdk_6466"/>
        <w:id w:val="1386471118"/>
      </w:sdtPr>
      <w:sdtContent>
        <w:p w14:paraId="00000D57" w14:textId="77777777" w:rsidR="00CF3663" w:rsidRDefault="00000000">
          <w:pPr>
            <w:numPr>
              <w:ilvl w:val="2"/>
              <w:numId w:val="206"/>
            </w:numPr>
            <w:tabs>
              <w:tab w:val="left" w:pos="720"/>
              <w:tab w:val="left" w:pos="1440"/>
              <w:tab w:val="left" w:pos="2160"/>
            </w:tabs>
            <w:spacing w:before="200" w:after="200"/>
            <w:rPr>
              <w:ins w:id="6494" w:author="BHA Regulatory Affairs Unit" w:date="2026-07-29T16:06:00Z"/>
            </w:rPr>
          </w:pPr>
          <w:sdt>
            <w:sdtPr>
              <w:tag w:val="goog_rdk_6465"/>
              <w:id w:val="-1036154037"/>
            </w:sdtPr>
            <w:sdtContent>
              <w:ins w:id="6495" w:author="BHA Regulatory Affairs Unit" w:date="2026-07-29T16:06:00Z">
                <w:r>
                  <w:t>The timeframe for the provision of such services;</w:t>
                </w:r>
              </w:ins>
            </w:sdtContent>
          </w:sdt>
        </w:p>
      </w:sdtContent>
    </w:sdt>
    <w:sdt>
      <w:sdtPr>
        <w:tag w:val="goog_rdk_6468"/>
        <w:id w:val="261837818"/>
      </w:sdtPr>
      <w:sdtContent>
        <w:p w14:paraId="00000D58" w14:textId="77777777" w:rsidR="00CF3663" w:rsidRDefault="00000000">
          <w:pPr>
            <w:numPr>
              <w:ilvl w:val="2"/>
              <w:numId w:val="206"/>
            </w:numPr>
            <w:tabs>
              <w:tab w:val="left" w:pos="720"/>
              <w:tab w:val="left" w:pos="1440"/>
              <w:tab w:val="left" w:pos="2160"/>
            </w:tabs>
            <w:spacing w:before="200" w:after="200"/>
            <w:rPr>
              <w:ins w:id="6496" w:author="BHA Regulatory Affairs Unit" w:date="2026-07-29T16:06:00Z"/>
            </w:rPr>
          </w:pPr>
          <w:sdt>
            <w:sdtPr>
              <w:tag w:val="goog_rdk_6467"/>
              <w:id w:val="-81885646"/>
            </w:sdtPr>
            <w:sdtContent>
              <w:ins w:id="6497" w:author="BHA Regulatory Affairs Unit" w:date="2026-07-29T16:06:00Z">
                <w:r>
                  <w:t>The contractor’s obligation to comply with all applicable agency policies and procedures, including personnel qualifications;</w:t>
                </w:r>
              </w:ins>
            </w:sdtContent>
          </w:sdt>
        </w:p>
      </w:sdtContent>
    </w:sdt>
    <w:sdt>
      <w:sdtPr>
        <w:tag w:val="goog_rdk_6470"/>
        <w:id w:val="730687168"/>
      </w:sdtPr>
      <w:sdtContent>
        <w:p w14:paraId="00000D59" w14:textId="77777777" w:rsidR="00CF3663" w:rsidRDefault="00000000">
          <w:pPr>
            <w:numPr>
              <w:ilvl w:val="2"/>
              <w:numId w:val="206"/>
            </w:numPr>
            <w:tabs>
              <w:tab w:val="left" w:pos="720"/>
              <w:tab w:val="left" w:pos="1440"/>
              <w:tab w:val="left" w:pos="2160"/>
            </w:tabs>
            <w:spacing w:before="200" w:after="200"/>
            <w:rPr>
              <w:ins w:id="6498" w:author="BHA Regulatory Affairs Unit" w:date="2026-07-29T16:06:00Z"/>
            </w:rPr>
          </w:pPr>
          <w:sdt>
            <w:sdtPr>
              <w:tag w:val="goog_rdk_6469"/>
              <w:id w:val="-2113178068"/>
            </w:sdtPr>
            <w:sdtContent>
              <w:ins w:id="6499" w:author="BHA Regulatory Affairs Unit" w:date="2026-07-29T16:06:00Z">
                <w:r>
                  <w:t>How such services will be coordinated and overseen by an agency; and</w:t>
                </w:r>
              </w:ins>
            </w:sdtContent>
          </w:sdt>
        </w:p>
      </w:sdtContent>
    </w:sdt>
    <w:sdt>
      <w:sdtPr>
        <w:tag w:val="goog_rdk_6472"/>
        <w:id w:val="-1397240637"/>
      </w:sdtPr>
      <w:sdtContent>
        <w:p w14:paraId="00000D5A" w14:textId="77777777" w:rsidR="00CF3663" w:rsidRDefault="00000000">
          <w:pPr>
            <w:numPr>
              <w:ilvl w:val="2"/>
              <w:numId w:val="206"/>
            </w:numPr>
            <w:tabs>
              <w:tab w:val="left" w:pos="720"/>
              <w:tab w:val="left" w:pos="1440"/>
              <w:tab w:val="left" w:pos="2160"/>
            </w:tabs>
            <w:spacing w:before="200" w:after="200"/>
            <w:rPr>
              <w:ins w:id="6500" w:author="BHA Regulatory Affairs Unit" w:date="2026-07-29T16:06:00Z"/>
            </w:rPr>
          </w:pPr>
          <w:sdt>
            <w:sdtPr>
              <w:tag w:val="goog_rdk_6471"/>
              <w:id w:val="-851673545"/>
            </w:sdtPr>
            <w:sdtContent>
              <w:ins w:id="6501" w:author="BHA Regulatory Affairs Unit" w:date="2026-07-29T16:06:00Z">
                <w:r>
                  <w:t>The procedure for payment of services provided under the contract.</w:t>
                </w:r>
              </w:ins>
            </w:sdtContent>
          </w:sdt>
        </w:p>
      </w:sdtContent>
    </w:sdt>
    <w:sdt>
      <w:sdtPr>
        <w:tag w:val="goog_rdk_6474"/>
        <w:id w:val="540711787"/>
      </w:sdtPr>
      <w:sdtContent>
        <w:p w14:paraId="00000D5B" w14:textId="77777777" w:rsidR="00CF3663" w:rsidRDefault="00000000">
          <w:pPr>
            <w:numPr>
              <w:ilvl w:val="0"/>
              <w:numId w:val="206"/>
            </w:numPr>
            <w:tabs>
              <w:tab w:val="left" w:pos="720"/>
              <w:tab w:val="left" w:pos="1440"/>
              <w:tab w:val="left" w:pos="2160"/>
            </w:tabs>
            <w:spacing w:before="200" w:after="200"/>
            <w:rPr>
              <w:ins w:id="6502" w:author="BHA Regulatory Affairs Unit" w:date="2026-07-29T16:06:00Z"/>
            </w:rPr>
          </w:pPr>
          <w:sdt>
            <w:sdtPr>
              <w:tag w:val="goog_rdk_6473"/>
              <w:id w:val="428155124"/>
            </w:sdtPr>
            <w:sdtContent>
              <w:ins w:id="6503" w:author="BHA Regulatory Affairs Unit" w:date="2026-07-29T16:06:00Z">
                <w:r>
                  <w:t>Policies and procedures</w:t>
                </w:r>
              </w:ins>
            </w:sdtContent>
          </w:sdt>
        </w:p>
      </w:sdtContent>
    </w:sdt>
    <w:sdt>
      <w:sdtPr>
        <w:tag w:val="goog_rdk_6476"/>
        <w:id w:val="-184824029"/>
      </w:sdtPr>
      <w:sdtContent>
        <w:p w14:paraId="00000D5C" w14:textId="77777777" w:rsidR="00CF3663" w:rsidRDefault="00000000">
          <w:pPr>
            <w:numPr>
              <w:ilvl w:val="1"/>
              <w:numId w:val="206"/>
            </w:numPr>
            <w:tabs>
              <w:tab w:val="left" w:pos="720"/>
              <w:tab w:val="left" w:pos="1440"/>
              <w:tab w:val="left" w:pos="2160"/>
            </w:tabs>
            <w:spacing w:before="200" w:after="200"/>
            <w:rPr>
              <w:ins w:id="6504" w:author="BHA Regulatory Affairs Unit" w:date="2026-07-29T16:06:00Z"/>
            </w:rPr>
          </w:pPr>
          <w:sdt>
            <w:sdtPr>
              <w:tag w:val="goog_rdk_6475"/>
              <w:id w:val="-1285653081"/>
            </w:sdtPr>
            <w:sdtContent>
              <w:ins w:id="6505" w:author="BHA Regulatory Affairs Unit" w:date="2026-07-29T16:06:00Z">
                <w:r>
                  <w:t>An agency’s governing body or executive leadership team shall be responsible for ensuring the development and implementation of these policies and procedures and must review any changes to policies and procedures for the agency, as set forth in Part 1.15 of these Rules.</w:t>
                </w:r>
              </w:ins>
            </w:sdtContent>
          </w:sdt>
        </w:p>
      </w:sdtContent>
    </w:sdt>
    <w:sdt>
      <w:sdtPr>
        <w:tag w:val="goog_rdk_6478"/>
        <w:id w:val="-1895606213"/>
      </w:sdtPr>
      <w:sdtContent>
        <w:p w14:paraId="00000D5D" w14:textId="77777777" w:rsidR="00CF3663" w:rsidRDefault="00000000">
          <w:pPr>
            <w:numPr>
              <w:ilvl w:val="1"/>
              <w:numId w:val="206"/>
            </w:numPr>
            <w:tabs>
              <w:tab w:val="left" w:pos="720"/>
              <w:tab w:val="left" w:pos="1440"/>
              <w:tab w:val="left" w:pos="2160"/>
            </w:tabs>
            <w:spacing w:before="200" w:after="200"/>
            <w:rPr>
              <w:ins w:id="6506" w:author="BHA Regulatory Affairs Unit" w:date="2026-07-29T16:06:00Z"/>
            </w:rPr>
          </w:pPr>
          <w:sdt>
            <w:sdtPr>
              <w:tag w:val="goog_rdk_6477"/>
              <w:id w:val="-1255229747"/>
            </w:sdtPr>
            <w:sdtContent>
              <w:ins w:id="6507" w:author="BHA Regulatory Affairs Unit" w:date="2026-07-29T16:06:00Z">
                <w:r>
                  <w:t>Agencies shall have policies and procedures that are consistent with state and federal law for promptly contacting an individual’s authorized practitioner or advanced practice provider for assessment when:</w:t>
                </w:r>
              </w:ins>
            </w:sdtContent>
          </w:sdt>
        </w:p>
      </w:sdtContent>
    </w:sdt>
    <w:sdt>
      <w:sdtPr>
        <w:tag w:val="goog_rdk_6480"/>
        <w:id w:val="-1063411411"/>
      </w:sdtPr>
      <w:sdtContent>
        <w:p w14:paraId="00000D5E" w14:textId="77777777" w:rsidR="00CF3663" w:rsidRDefault="00000000">
          <w:pPr>
            <w:numPr>
              <w:ilvl w:val="2"/>
              <w:numId w:val="206"/>
            </w:numPr>
            <w:tabs>
              <w:tab w:val="left" w:pos="720"/>
              <w:tab w:val="left" w:pos="1440"/>
              <w:tab w:val="left" w:pos="2160"/>
            </w:tabs>
            <w:spacing w:before="200" w:after="200"/>
            <w:rPr>
              <w:ins w:id="6508" w:author="BHA Regulatory Affairs Unit" w:date="2026-07-29T16:06:00Z"/>
            </w:rPr>
          </w:pPr>
          <w:sdt>
            <w:sdtPr>
              <w:tag w:val="goog_rdk_6479"/>
              <w:id w:val="-1499213535"/>
            </w:sdtPr>
            <w:sdtContent>
              <w:ins w:id="6509" w:author="BHA Regulatory Affairs Unit" w:date="2026-07-29T16:06:00Z">
                <w:r>
                  <w:t>An individual experiences a significant change in their baseline status;</w:t>
                </w:r>
              </w:ins>
            </w:sdtContent>
          </w:sdt>
        </w:p>
      </w:sdtContent>
    </w:sdt>
    <w:sdt>
      <w:sdtPr>
        <w:tag w:val="goog_rdk_6482"/>
        <w:id w:val="-1244548705"/>
      </w:sdtPr>
      <w:sdtContent>
        <w:p w14:paraId="00000D5F" w14:textId="77777777" w:rsidR="00CF3663" w:rsidRDefault="00000000">
          <w:pPr>
            <w:numPr>
              <w:ilvl w:val="2"/>
              <w:numId w:val="206"/>
            </w:numPr>
            <w:tabs>
              <w:tab w:val="left" w:pos="720"/>
              <w:tab w:val="left" w:pos="1440"/>
              <w:tab w:val="left" w:pos="2160"/>
            </w:tabs>
            <w:spacing w:before="200" w:after="200"/>
            <w:rPr>
              <w:ins w:id="6510" w:author="BHA Regulatory Affairs Unit" w:date="2026-07-29T16:06:00Z"/>
            </w:rPr>
          </w:pPr>
          <w:sdt>
            <w:sdtPr>
              <w:tag w:val="goog_rdk_6481"/>
              <w:id w:val="176734055"/>
            </w:sdtPr>
            <w:sdtContent>
              <w:ins w:id="6511" w:author="BHA Regulatory Affairs Unit" w:date="2026-07-29T16:06:00Z">
                <w:r>
                  <w:t>An individual has known exposure to a communicable disease;</w:t>
                </w:r>
              </w:ins>
            </w:sdtContent>
          </w:sdt>
        </w:p>
      </w:sdtContent>
    </w:sdt>
    <w:sdt>
      <w:sdtPr>
        <w:tag w:val="goog_rdk_6484"/>
        <w:id w:val="-460871665"/>
      </w:sdtPr>
      <w:sdtContent>
        <w:p w14:paraId="00000D60" w14:textId="77777777" w:rsidR="00CF3663" w:rsidRDefault="00000000">
          <w:pPr>
            <w:numPr>
              <w:ilvl w:val="2"/>
              <w:numId w:val="206"/>
            </w:numPr>
            <w:tabs>
              <w:tab w:val="left" w:pos="720"/>
              <w:tab w:val="left" w:pos="1440"/>
              <w:tab w:val="left" w:pos="2160"/>
            </w:tabs>
            <w:spacing w:before="200" w:after="200"/>
            <w:rPr>
              <w:ins w:id="6512" w:author="BHA Regulatory Affairs Unit" w:date="2026-07-29T16:06:00Z"/>
            </w:rPr>
          </w:pPr>
          <w:sdt>
            <w:sdtPr>
              <w:tag w:val="goog_rdk_6483"/>
              <w:id w:val="158484666"/>
            </w:sdtPr>
            <w:sdtContent>
              <w:ins w:id="6513" w:author="BHA Regulatory Affairs Unit" w:date="2026-07-29T16:06:00Z">
                <w:r>
                  <w:t>An individual develops any condition that would have initially precluded admission to an agency;</w:t>
                </w:r>
              </w:ins>
            </w:sdtContent>
          </w:sdt>
        </w:p>
      </w:sdtContent>
    </w:sdt>
    <w:sdt>
      <w:sdtPr>
        <w:tag w:val="goog_rdk_6486"/>
        <w:id w:val="-1756806657"/>
      </w:sdtPr>
      <w:sdtContent>
        <w:p w14:paraId="00000D61" w14:textId="77777777" w:rsidR="00CF3663" w:rsidRDefault="00000000">
          <w:pPr>
            <w:numPr>
              <w:ilvl w:val="2"/>
              <w:numId w:val="206"/>
            </w:numPr>
            <w:tabs>
              <w:tab w:val="left" w:pos="720"/>
              <w:tab w:val="left" w:pos="1440"/>
              <w:tab w:val="left" w:pos="2160"/>
            </w:tabs>
            <w:spacing w:before="200" w:after="200"/>
            <w:rPr>
              <w:ins w:id="6514" w:author="BHA Regulatory Affairs Unit" w:date="2026-07-29T16:06:00Z"/>
            </w:rPr>
          </w:pPr>
          <w:sdt>
            <w:sdtPr>
              <w:tag w:val="goog_rdk_6485"/>
              <w:id w:val="1031465896"/>
            </w:sdtPr>
            <w:sdtContent>
              <w:ins w:id="6515" w:author="BHA Regulatory Affairs Unit" w:date="2026-07-29T16:06:00Z">
                <w:r>
                  <w:t>An individual has any observed or reported unfavorable reactions to medications;</w:t>
                </w:r>
              </w:ins>
            </w:sdtContent>
          </w:sdt>
        </w:p>
      </w:sdtContent>
    </w:sdt>
    <w:sdt>
      <w:sdtPr>
        <w:tag w:val="goog_rdk_6488"/>
        <w:id w:val="-367712292"/>
      </w:sdtPr>
      <w:sdtContent>
        <w:p w14:paraId="00000D62" w14:textId="77777777" w:rsidR="00CF3663" w:rsidRDefault="00000000">
          <w:pPr>
            <w:numPr>
              <w:ilvl w:val="2"/>
              <w:numId w:val="206"/>
            </w:numPr>
            <w:tabs>
              <w:tab w:val="left" w:pos="720"/>
              <w:tab w:val="left" w:pos="1440"/>
              <w:tab w:val="left" w:pos="2160"/>
            </w:tabs>
            <w:spacing w:before="200" w:after="200"/>
            <w:rPr>
              <w:ins w:id="6516" w:author="BHA Regulatory Affairs Unit" w:date="2026-07-29T16:06:00Z"/>
            </w:rPr>
          </w:pPr>
          <w:sdt>
            <w:sdtPr>
              <w:tag w:val="goog_rdk_6487"/>
              <w:id w:val="-1306755936"/>
            </w:sdtPr>
            <w:sdtContent>
              <w:ins w:id="6517" w:author="BHA Regulatory Affairs Unit" w:date="2026-07-29T16:06:00Z">
                <w:r>
                  <w:t>An individual is affected by a medication error; and</w:t>
                </w:r>
              </w:ins>
            </w:sdtContent>
          </w:sdt>
        </w:p>
      </w:sdtContent>
    </w:sdt>
    <w:sdt>
      <w:sdtPr>
        <w:tag w:val="goog_rdk_6490"/>
        <w:id w:val="1559150917"/>
      </w:sdtPr>
      <w:sdtContent>
        <w:p w14:paraId="00000D63" w14:textId="77777777" w:rsidR="00CF3663" w:rsidRDefault="00000000">
          <w:pPr>
            <w:numPr>
              <w:ilvl w:val="2"/>
              <w:numId w:val="206"/>
            </w:numPr>
            <w:tabs>
              <w:tab w:val="left" w:pos="720"/>
              <w:tab w:val="left" w:pos="1440"/>
              <w:tab w:val="left" w:pos="2160"/>
            </w:tabs>
            <w:spacing w:before="200" w:after="200"/>
            <w:rPr>
              <w:ins w:id="6518" w:author="BHA Regulatory Affairs Unit" w:date="2026-07-29T16:06:00Z"/>
            </w:rPr>
          </w:pPr>
          <w:sdt>
            <w:sdtPr>
              <w:tag w:val="goog_rdk_6489"/>
              <w:id w:val="-53802767"/>
            </w:sdtPr>
            <w:sdtContent>
              <w:ins w:id="6519" w:author="BHA Regulatory Affairs Unit" w:date="2026-07-29T16:06:00Z">
                <w:r>
                  <w:t>An individual engages in a pattern of refusing medications or medical recommendations.</w:t>
                </w:r>
              </w:ins>
            </w:sdtContent>
          </w:sdt>
        </w:p>
      </w:sdtContent>
    </w:sdt>
    <w:sdt>
      <w:sdtPr>
        <w:tag w:val="goog_rdk_6492"/>
        <w:id w:val="2026306950"/>
      </w:sdtPr>
      <w:sdtContent>
        <w:p w14:paraId="00000D64" w14:textId="77777777" w:rsidR="00CF3663" w:rsidRDefault="00000000">
          <w:pPr>
            <w:numPr>
              <w:ilvl w:val="1"/>
              <w:numId w:val="206"/>
            </w:numPr>
            <w:tabs>
              <w:tab w:val="left" w:pos="720"/>
              <w:tab w:val="left" w:pos="1440"/>
              <w:tab w:val="left" w:pos="2160"/>
            </w:tabs>
            <w:spacing w:before="200" w:after="200"/>
            <w:rPr>
              <w:ins w:id="6520" w:author="BHA Regulatory Affairs Unit" w:date="2026-07-29T16:06:00Z"/>
            </w:rPr>
          </w:pPr>
          <w:sdt>
            <w:sdtPr>
              <w:tag w:val="goog_rdk_6491"/>
              <w:id w:val="361564316"/>
            </w:sdtPr>
            <w:sdtContent>
              <w:ins w:id="6521" w:author="BHA Regulatory Affairs Unit" w:date="2026-07-29T16:06:00Z">
                <w:r>
                  <w:t>Agencies shall ensure that any event(s) in this Part 5.3.2.D.2 of this Chapter 5, are documented in an individual’s record.</w:t>
                </w:r>
              </w:ins>
            </w:sdtContent>
          </w:sdt>
        </w:p>
      </w:sdtContent>
    </w:sdt>
    <w:sdt>
      <w:sdtPr>
        <w:tag w:val="goog_rdk_6494"/>
        <w:id w:val="548525156"/>
      </w:sdtPr>
      <w:sdtContent>
        <w:p w14:paraId="00000D65" w14:textId="77777777" w:rsidR="00CF3663" w:rsidRDefault="00000000">
          <w:pPr>
            <w:numPr>
              <w:ilvl w:val="1"/>
              <w:numId w:val="206"/>
            </w:numPr>
            <w:tabs>
              <w:tab w:val="left" w:pos="720"/>
              <w:tab w:val="left" w:pos="1440"/>
              <w:tab w:val="left" w:pos="2160"/>
            </w:tabs>
            <w:spacing w:before="200" w:after="200"/>
            <w:rPr>
              <w:ins w:id="6522" w:author="BHA Regulatory Affairs Unit" w:date="2026-07-29T16:06:00Z"/>
            </w:rPr>
          </w:pPr>
          <w:sdt>
            <w:sdtPr>
              <w:tag w:val="goog_rdk_6493"/>
              <w:id w:val="1694189038"/>
            </w:sdtPr>
            <w:sdtContent>
              <w:ins w:id="6523" w:author="BHA Regulatory Affairs Unit" w:date="2026-07-29T16:06:00Z">
                <w:r>
                  <w:t>As applicable, an individual’s legal representative(s) must be promptly notified any time assessment is indicated, pursuant to this Part 5.3.2.D of this Chapter 5.</w:t>
                </w:r>
              </w:ins>
            </w:sdtContent>
          </w:sdt>
        </w:p>
      </w:sdtContent>
    </w:sdt>
    <w:sdt>
      <w:sdtPr>
        <w:tag w:val="goog_rdk_6496"/>
        <w:id w:val="-1742545649"/>
      </w:sdtPr>
      <w:sdtContent>
        <w:p w14:paraId="00000D66" w14:textId="77777777" w:rsidR="00CF3663" w:rsidRDefault="00000000">
          <w:pPr>
            <w:numPr>
              <w:ilvl w:val="1"/>
              <w:numId w:val="206"/>
            </w:numPr>
            <w:tabs>
              <w:tab w:val="left" w:pos="720"/>
              <w:tab w:val="left" w:pos="1440"/>
              <w:tab w:val="left" w:pos="2160"/>
            </w:tabs>
            <w:spacing w:before="200" w:after="200"/>
            <w:rPr>
              <w:ins w:id="6524" w:author="BHA Regulatory Affairs Unit" w:date="2026-07-29T16:06:00Z"/>
            </w:rPr>
          </w:pPr>
          <w:sdt>
            <w:sdtPr>
              <w:tag w:val="goog_rdk_6495"/>
              <w:id w:val="123242269"/>
            </w:sdtPr>
            <w:sdtContent>
              <w:ins w:id="6525" w:author="BHA Regulatory Affairs Unit" w:date="2026-07-29T16:06:00Z">
                <w:r>
                  <w:t>Agencies shall have policies and procedures for determining when personnel are not permitted to provide non-medical transportation, based on violations on a driver’s motor vehicle record.</w:t>
                </w:r>
              </w:ins>
            </w:sdtContent>
          </w:sdt>
        </w:p>
      </w:sdtContent>
    </w:sdt>
    <w:sdt>
      <w:sdtPr>
        <w:tag w:val="goog_rdk_6498"/>
        <w:id w:val="710359753"/>
      </w:sdtPr>
      <w:sdtContent>
        <w:p w14:paraId="00000D67" w14:textId="77777777" w:rsidR="00CF3663" w:rsidRDefault="00000000">
          <w:pPr>
            <w:numPr>
              <w:ilvl w:val="0"/>
              <w:numId w:val="206"/>
            </w:numPr>
            <w:tabs>
              <w:tab w:val="left" w:pos="720"/>
              <w:tab w:val="left" w:pos="1440"/>
              <w:tab w:val="left" w:pos="2160"/>
            </w:tabs>
            <w:spacing w:before="200" w:after="200"/>
            <w:rPr>
              <w:ins w:id="6526" w:author="BHA Regulatory Affairs Unit" w:date="2026-07-29T16:06:00Z"/>
            </w:rPr>
          </w:pPr>
          <w:sdt>
            <w:sdtPr>
              <w:tag w:val="goog_rdk_6497"/>
              <w:id w:val="-842844460"/>
            </w:sdtPr>
            <w:sdtContent>
              <w:ins w:id="6527" w:author="BHA Regulatory Affairs Unit" w:date="2026-07-29T16:06:00Z">
                <w:r>
                  <w:t>Admission and discharge procedures</w:t>
                </w:r>
              </w:ins>
            </w:sdtContent>
          </w:sdt>
        </w:p>
      </w:sdtContent>
    </w:sdt>
    <w:sdt>
      <w:sdtPr>
        <w:tag w:val="goog_rdk_6500"/>
        <w:id w:val="-886448539"/>
      </w:sdtPr>
      <w:sdtContent>
        <w:p w14:paraId="00000D68" w14:textId="77777777" w:rsidR="00CF3663" w:rsidRDefault="00000000">
          <w:pPr>
            <w:numPr>
              <w:ilvl w:val="1"/>
              <w:numId w:val="206"/>
            </w:numPr>
            <w:tabs>
              <w:tab w:val="left" w:pos="720"/>
              <w:tab w:val="left" w:pos="1440"/>
              <w:tab w:val="left" w:pos="2160"/>
            </w:tabs>
            <w:spacing w:before="200" w:after="200"/>
            <w:rPr>
              <w:ins w:id="6528" w:author="BHA Regulatory Affairs Unit" w:date="2026-07-29T16:06:00Z"/>
            </w:rPr>
          </w:pPr>
          <w:sdt>
            <w:sdtPr>
              <w:tag w:val="goog_rdk_6499"/>
              <w:id w:val="-1666295905"/>
            </w:sdtPr>
            <w:sdtContent>
              <w:ins w:id="6529" w:author="BHA Regulatory Affairs Unit" w:date="2026-07-29T16:06:00Z">
                <w:r>
                  <w:t>Agencies shall ensure, prior to admission and move-in, that an individual’s needs can be fully met, either directly or through coordination with additional providers. An agency's ability to meet individual needs must be based upon a comprehensive pre-admission review of an individual's physical, mental, and social needs, which must be documented in, and become part of, an individual’s record.</w:t>
                </w:r>
              </w:ins>
            </w:sdtContent>
          </w:sdt>
        </w:p>
      </w:sdtContent>
    </w:sdt>
    <w:sdt>
      <w:sdtPr>
        <w:tag w:val="goog_rdk_6502"/>
        <w:id w:val="682217540"/>
      </w:sdtPr>
      <w:sdtContent>
        <w:p w14:paraId="00000D69" w14:textId="77777777" w:rsidR="00CF3663" w:rsidRDefault="00000000">
          <w:pPr>
            <w:numPr>
              <w:ilvl w:val="1"/>
              <w:numId w:val="206"/>
            </w:numPr>
            <w:tabs>
              <w:tab w:val="left" w:pos="720"/>
              <w:tab w:val="left" w:pos="1440"/>
              <w:tab w:val="left" w:pos="2160"/>
            </w:tabs>
            <w:spacing w:before="200" w:after="200"/>
            <w:rPr>
              <w:ins w:id="6530" w:author="BHA Regulatory Affairs Unit" w:date="2026-07-29T16:06:00Z"/>
            </w:rPr>
          </w:pPr>
          <w:sdt>
            <w:sdtPr>
              <w:tag w:val="goog_rdk_6501"/>
              <w:id w:val="-675593457"/>
            </w:sdtPr>
            <w:sdtContent>
              <w:ins w:id="6531" w:author="BHA Regulatory Affairs Unit" w:date="2026-07-29T16:06:00Z">
                <w:r>
                  <w:t>Agencies shall not admit any individual who:</w:t>
                </w:r>
              </w:ins>
            </w:sdtContent>
          </w:sdt>
        </w:p>
      </w:sdtContent>
    </w:sdt>
    <w:sdt>
      <w:sdtPr>
        <w:tag w:val="goog_rdk_6504"/>
        <w:id w:val="1358522362"/>
      </w:sdtPr>
      <w:sdtContent>
        <w:p w14:paraId="00000D6A" w14:textId="77777777" w:rsidR="00CF3663" w:rsidRDefault="00000000">
          <w:pPr>
            <w:numPr>
              <w:ilvl w:val="2"/>
              <w:numId w:val="206"/>
            </w:numPr>
            <w:tabs>
              <w:tab w:val="left" w:pos="720"/>
              <w:tab w:val="left" w:pos="1440"/>
              <w:tab w:val="left" w:pos="2160"/>
            </w:tabs>
            <w:spacing w:before="200" w:after="200"/>
            <w:rPr>
              <w:ins w:id="6532" w:author="BHA Regulatory Affairs Unit" w:date="2026-07-29T16:06:00Z"/>
            </w:rPr>
          </w:pPr>
          <w:sdt>
            <w:sdtPr>
              <w:tag w:val="goog_rdk_6503"/>
              <w:id w:val="1877114738"/>
            </w:sdtPr>
            <w:sdtContent>
              <w:ins w:id="6533" w:author="BHA Regulatory Affairs Unit" w:date="2026-07-29T16:06:00Z">
                <w:r>
                  <w:t>Needs twenty-four (24) hour medical or nursing care; and/or</w:t>
                </w:r>
              </w:ins>
            </w:sdtContent>
          </w:sdt>
        </w:p>
      </w:sdtContent>
    </w:sdt>
    <w:sdt>
      <w:sdtPr>
        <w:tag w:val="goog_rdk_6506"/>
        <w:id w:val="1095566212"/>
      </w:sdtPr>
      <w:sdtContent>
        <w:p w14:paraId="00000D6B" w14:textId="77777777" w:rsidR="00CF3663" w:rsidRDefault="00000000">
          <w:pPr>
            <w:numPr>
              <w:ilvl w:val="2"/>
              <w:numId w:val="206"/>
            </w:numPr>
            <w:tabs>
              <w:tab w:val="left" w:pos="720"/>
              <w:tab w:val="left" w:pos="1440"/>
              <w:tab w:val="left" w:pos="2160"/>
            </w:tabs>
            <w:spacing w:before="200" w:after="200"/>
            <w:rPr>
              <w:ins w:id="6534" w:author="BHA Regulatory Affairs Unit" w:date="2026-07-29T16:06:00Z"/>
            </w:rPr>
          </w:pPr>
          <w:sdt>
            <w:sdtPr>
              <w:tag w:val="goog_rdk_6505"/>
              <w:id w:val="-134059789"/>
            </w:sdtPr>
            <w:sdtContent>
              <w:ins w:id="6535" w:author="BHA Regulatory Affairs Unit" w:date="2026-07-29T16:06:00Z">
                <w:r>
                  <w:t>Has an acute physical illness that cannot be safely managed through medication or prescribed therapy.</w:t>
                </w:r>
              </w:ins>
            </w:sdtContent>
          </w:sdt>
        </w:p>
      </w:sdtContent>
    </w:sdt>
    <w:sdt>
      <w:sdtPr>
        <w:tag w:val="goog_rdk_6508"/>
        <w:id w:val="461095381"/>
      </w:sdtPr>
      <w:sdtContent>
        <w:p w14:paraId="00000D6C" w14:textId="77777777" w:rsidR="00CF3663" w:rsidRDefault="00000000">
          <w:pPr>
            <w:numPr>
              <w:ilvl w:val="1"/>
              <w:numId w:val="206"/>
            </w:numPr>
            <w:tabs>
              <w:tab w:val="left" w:pos="720"/>
              <w:tab w:val="left" w:pos="1440"/>
              <w:tab w:val="left" w:pos="2160"/>
            </w:tabs>
            <w:spacing w:before="200" w:after="200"/>
            <w:rPr>
              <w:ins w:id="6536" w:author="BHA Regulatory Affairs Unit" w:date="2026-07-29T16:06:00Z"/>
            </w:rPr>
          </w:pPr>
          <w:sdt>
            <w:sdtPr>
              <w:tag w:val="goog_rdk_6507"/>
              <w:id w:val="318319546"/>
            </w:sdtPr>
            <w:sdtContent>
              <w:ins w:id="6537" w:author="BHA Regulatory Affairs Unit" w:date="2026-07-29T16:06:00Z">
                <w:r>
                  <w:t>Agencies may obtain a placement recommendation(s) for individuals served, completed by the referring entity. Agencies are expected to evaluate whether the referring entity’s recommendation matches an individual’s need(s). Agencies are expected to directly address any differences identified with the referring entity and document results in an individual’s record.</w:t>
                </w:r>
              </w:ins>
            </w:sdtContent>
          </w:sdt>
        </w:p>
      </w:sdtContent>
    </w:sdt>
    <w:sdt>
      <w:sdtPr>
        <w:tag w:val="goog_rdk_6510"/>
        <w:id w:val="650884563"/>
      </w:sdtPr>
      <w:sdtContent>
        <w:p w14:paraId="00000D6D" w14:textId="77777777" w:rsidR="00CF3663" w:rsidRDefault="00000000">
          <w:pPr>
            <w:numPr>
              <w:ilvl w:val="2"/>
              <w:numId w:val="206"/>
            </w:numPr>
            <w:tabs>
              <w:tab w:val="left" w:pos="720"/>
              <w:tab w:val="left" w:pos="1440"/>
              <w:tab w:val="left" w:pos="2160"/>
            </w:tabs>
            <w:spacing w:before="200" w:after="200"/>
            <w:rPr>
              <w:ins w:id="6538" w:author="BHA Regulatory Affairs Unit" w:date="2026-07-29T16:06:00Z"/>
            </w:rPr>
          </w:pPr>
          <w:sdt>
            <w:sdtPr>
              <w:tag w:val="goog_rdk_6509"/>
              <w:id w:val="1692566454"/>
            </w:sdtPr>
            <w:sdtContent>
              <w:ins w:id="6539" w:author="BHA Regulatory Affairs Unit" w:date="2026-07-29T16:06:00Z">
                <w:r>
                  <w:t>Agencies must include a copy of the referral paperwork, demonstrating treatment in accordance with the admission summary and treatment recommendations from the referring entity, in an individual’s record.</w:t>
                </w:r>
              </w:ins>
            </w:sdtContent>
          </w:sdt>
        </w:p>
      </w:sdtContent>
    </w:sdt>
    <w:sdt>
      <w:sdtPr>
        <w:tag w:val="goog_rdk_6512"/>
        <w:id w:val="634117112"/>
      </w:sdtPr>
      <w:sdtContent>
        <w:p w14:paraId="00000D6E" w14:textId="77777777" w:rsidR="00CF3663" w:rsidRDefault="00000000">
          <w:pPr>
            <w:numPr>
              <w:ilvl w:val="2"/>
              <w:numId w:val="206"/>
            </w:numPr>
            <w:tabs>
              <w:tab w:val="left" w:pos="720"/>
              <w:tab w:val="left" w:pos="1440"/>
              <w:tab w:val="left" w:pos="2160"/>
            </w:tabs>
            <w:spacing w:before="200" w:after="200"/>
            <w:rPr>
              <w:ins w:id="6540" w:author="BHA Regulatory Affairs Unit" w:date="2026-07-29T16:06:00Z"/>
            </w:rPr>
          </w:pPr>
          <w:sdt>
            <w:sdtPr>
              <w:tag w:val="goog_rdk_6511"/>
              <w:id w:val="-990468486"/>
            </w:sdtPr>
            <w:sdtContent>
              <w:ins w:id="6541" w:author="BHA Regulatory Affairs Unit" w:date="2026-07-29T16:06:00Z">
                <w:r>
                  <w:t>If an agency is unable to obtain a copy of the placement recommendation(s) from the referring entity, there must be documentation of attempt(s) to obtain the paperwork from the referral source.</w:t>
                </w:r>
              </w:ins>
            </w:sdtContent>
          </w:sdt>
        </w:p>
      </w:sdtContent>
    </w:sdt>
    <w:sdt>
      <w:sdtPr>
        <w:tag w:val="goog_rdk_6514"/>
        <w:id w:val="-783635423"/>
      </w:sdtPr>
      <w:sdtContent>
        <w:p w14:paraId="00000D6F" w14:textId="77777777" w:rsidR="00CF3663" w:rsidRDefault="00000000">
          <w:pPr>
            <w:numPr>
              <w:ilvl w:val="1"/>
              <w:numId w:val="206"/>
            </w:numPr>
            <w:tabs>
              <w:tab w:val="left" w:pos="720"/>
              <w:tab w:val="left" w:pos="1440"/>
              <w:tab w:val="left" w:pos="2160"/>
            </w:tabs>
            <w:spacing w:before="200" w:after="200"/>
            <w:rPr>
              <w:ins w:id="6542" w:author="BHA Regulatory Affairs Unit" w:date="2026-07-29T16:06:00Z"/>
            </w:rPr>
          </w:pPr>
          <w:sdt>
            <w:sdtPr>
              <w:tag w:val="goog_rdk_6513"/>
              <w:id w:val="-620789622"/>
            </w:sdtPr>
            <w:sdtContent>
              <w:ins w:id="6543" w:author="BHA Regulatory Affairs Unit" w:date="2026-07-29T16:06:00Z">
                <w:r>
                  <w:t>Agencies shall arrange for the transfer or transition of care for any individual who has an acute physical illness which cannot be safely managed through medication or prescribed therapy, or for an individual who develops a need for twenty-four (24) hour medical or nursing care.</w:t>
                </w:r>
              </w:ins>
            </w:sdtContent>
          </w:sdt>
        </w:p>
      </w:sdtContent>
    </w:sdt>
    <w:sdt>
      <w:sdtPr>
        <w:tag w:val="goog_rdk_6516"/>
        <w:id w:val="609883053"/>
      </w:sdtPr>
      <w:sdtContent>
        <w:p w14:paraId="00000D70" w14:textId="77777777" w:rsidR="00CF3663" w:rsidRDefault="00000000">
          <w:pPr>
            <w:numPr>
              <w:ilvl w:val="1"/>
              <w:numId w:val="206"/>
            </w:numPr>
            <w:tabs>
              <w:tab w:val="left" w:pos="720"/>
              <w:tab w:val="left" w:pos="1440"/>
              <w:tab w:val="left" w:pos="2160"/>
            </w:tabs>
            <w:spacing w:before="200" w:after="200"/>
            <w:rPr>
              <w:ins w:id="6544" w:author="BHA Regulatory Affairs Unit" w:date="2026-07-29T16:06:00Z"/>
            </w:rPr>
          </w:pPr>
          <w:sdt>
            <w:sdtPr>
              <w:tag w:val="goog_rdk_6515"/>
              <w:id w:val="402441810"/>
            </w:sdtPr>
            <w:sdtContent>
              <w:ins w:id="6545" w:author="BHA Regulatory Affairs Unit" w:date="2026-07-29T16:06:00Z">
                <w:r>
                  <w:t>Prior to discharging an individual because of increased care needs, which may include, but are not limited to, changes in health status or where an individual becomes an imminent danger to self or others, agencies shall make documented efforts to meet an individual’s needs through other means. The documented efforts must include:</w:t>
                </w:r>
              </w:ins>
            </w:sdtContent>
          </w:sdt>
        </w:p>
      </w:sdtContent>
    </w:sdt>
    <w:sdt>
      <w:sdtPr>
        <w:tag w:val="goog_rdk_6518"/>
        <w:id w:val="1029570453"/>
      </w:sdtPr>
      <w:sdtContent>
        <w:p w14:paraId="00000D71" w14:textId="77777777" w:rsidR="00CF3663" w:rsidRDefault="00000000">
          <w:pPr>
            <w:numPr>
              <w:ilvl w:val="2"/>
              <w:numId w:val="206"/>
            </w:numPr>
            <w:tabs>
              <w:tab w:val="left" w:pos="720"/>
              <w:tab w:val="left" w:pos="1440"/>
              <w:tab w:val="left" w:pos="2160"/>
            </w:tabs>
            <w:spacing w:before="200" w:after="200"/>
            <w:rPr>
              <w:ins w:id="6546" w:author="BHA Regulatory Affairs Unit" w:date="2026-07-29T16:06:00Z"/>
            </w:rPr>
          </w:pPr>
          <w:sdt>
            <w:sdtPr>
              <w:tag w:val="goog_rdk_6517"/>
              <w:id w:val="-726520331"/>
            </w:sdtPr>
            <w:sdtContent>
              <w:ins w:id="6547" w:author="BHA Regulatory Affairs Unit" w:date="2026-07-29T16:06:00Z">
                <w:r>
                  <w:t>Taking all measures necessary to protect an individual and others, including following agency policies and procedures for behavioral and physical health emergencies, as set forth in Part 1.15.5 of these Rules;</w:t>
                </w:r>
              </w:ins>
            </w:sdtContent>
          </w:sdt>
        </w:p>
      </w:sdtContent>
    </w:sdt>
    <w:sdt>
      <w:sdtPr>
        <w:tag w:val="goog_rdk_6520"/>
        <w:id w:val="1094060377"/>
      </w:sdtPr>
      <w:sdtContent>
        <w:p w14:paraId="00000D72" w14:textId="77777777" w:rsidR="00CF3663" w:rsidRDefault="00000000">
          <w:pPr>
            <w:numPr>
              <w:ilvl w:val="2"/>
              <w:numId w:val="206"/>
            </w:numPr>
            <w:tabs>
              <w:tab w:val="left" w:pos="720"/>
              <w:tab w:val="left" w:pos="1440"/>
              <w:tab w:val="left" w:pos="2160"/>
            </w:tabs>
            <w:spacing w:before="200" w:after="200"/>
            <w:rPr>
              <w:ins w:id="6548" w:author="BHA Regulatory Affairs Unit" w:date="2026-07-29T16:06:00Z"/>
            </w:rPr>
          </w:pPr>
          <w:sdt>
            <w:sdtPr>
              <w:tag w:val="goog_rdk_6519"/>
              <w:id w:val="-776919100"/>
            </w:sdtPr>
            <w:sdtContent>
              <w:ins w:id="6549" w:author="BHA Regulatory Affairs Unit" w:date="2026-07-29T16:06:00Z">
                <w:r>
                  <w:t>Reassessing an individual and revising their service plan to identify an individual's current needs, and what services an agency will provide or coordinate to meet those needs, or address newly assessed risks; and</w:t>
                </w:r>
              </w:ins>
            </w:sdtContent>
          </w:sdt>
        </w:p>
      </w:sdtContent>
    </w:sdt>
    <w:sdt>
      <w:sdtPr>
        <w:tag w:val="goog_rdk_6522"/>
        <w:id w:val="1680160254"/>
      </w:sdtPr>
      <w:sdtContent>
        <w:p w14:paraId="00000D73" w14:textId="77777777" w:rsidR="00CF3663" w:rsidRDefault="00000000">
          <w:pPr>
            <w:numPr>
              <w:ilvl w:val="2"/>
              <w:numId w:val="206"/>
            </w:numPr>
            <w:tabs>
              <w:tab w:val="left" w:pos="720"/>
              <w:tab w:val="left" w:pos="1440"/>
              <w:tab w:val="left" w:pos="2160"/>
            </w:tabs>
            <w:spacing w:before="200" w:after="200"/>
            <w:rPr>
              <w:ins w:id="6550" w:author="BHA Regulatory Affairs Unit" w:date="2026-07-29T16:06:00Z"/>
            </w:rPr>
          </w:pPr>
          <w:sdt>
            <w:sdtPr>
              <w:tag w:val="goog_rdk_6521"/>
              <w:id w:val="-955281409"/>
            </w:sdtPr>
            <w:sdtContent>
              <w:ins w:id="6551" w:author="BHA Regulatory Affairs Unit" w:date="2026-07-29T16:06:00Z">
                <w:r>
                  <w:t>Ensuring all personnel are aware of any revisions to the service plan and are properly trained to provide supervision and support consistent with the service plan.</w:t>
                </w:r>
              </w:ins>
            </w:sdtContent>
          </w:sdt>
        </w:p>
      </w:sdtContent>
    </w:sdt>
    <w:sdt>
      <w:sdtPr>
        <w:tag w:val="goog_rdk_6524"/>
        <w:id w:val="-211563914"/>
      </w:sdtPr>
      <w:sdtContent>
        <w:p w14:paraId="00000D74" w14:textId="77777777" w:rsidR="00CF3663" w:rsidRDefault="00000000">
          <w:pPr>
            <w:numPr>
              <w:ilvl w:val="1"/>
              <w:numId w:val="206"/>
            </w:numPr>
            <w:tabs>
              <w:tab w:val="left" w:pos="720"/>
              <w:tab w:val="left" w:pos="1440"/>
              <w:tab w:val="left" w:pos="2160"/>
            </w:tabs>
            <w:spacing w:before="200" w:after="200"/>
            <w:rPr>
              <w:ins w:id="6552" w:author="BHA Regulatory Affairs Unit" w:date="2026-07-29T16:06:00Z"/>
            </w:rPr>
          </w:pPr>
          <w:sdt>
            <w:sdtPr>
              <w:tag w:val="goog_rdk_6523"/>
              <w:id w:val="-465192821"/>
            </w:sdtPr>
            <w:sdtContent>
              <w:ins w:id="6553" w:author="BHA Regulatory Affairs Unit" w:date="2026-07-29T16:06:00Z">
                <w:r>
                  <w:t>Agencies shall coordinate a voluntary or involuntary discharge with an individual, an individual's legal representative(s), and/or the person(s) who will be responsible for services provided to an individual per the discharge plan, including medical and behavioral health providers.</w:t>
                </w:r>
              </w:ins>
            </w:sdtContent>
          </w:sdt>
        </w:p>
      </w:sdtContent>
    </w:sdt>
    <w:sdt>
      <w:sdtPr>
        <w:tag w:val="goog_rdk_6526"/>
        <w:id w:val="-767430102"/>
      </w:sdtPr>
      <w:sdtContent>
        <w:p w14:paraId="00000D75" w14:textId="77777777" w:rsidR="00CF3663" w:rsidRDefault="00000000">
          <w:pPr>
            <w:numPr>
              <w:ilvl w:val="1"/>
              <w:numId w:val="206"/>
            </w:numPr>
            <w:tabs>
              <w:tab w:val="left" w:pos="720"/>
              <w:tab w:val="left" w:pos="1440"/>
              <w:tab w:val="left" w:pos="2160"/>
            </w:tabs>
            <w:spacing w:before="200" w:after="200"/>
            <w:rPr>
              <w:ins w:id="6554" w:author="BHA Regulatory Affairs Unit" w:date="2026-07-29T16:06:00Z"/>
            </w:rPr>
          </w:pPr>
          <w:sdt>
            <w:sdtPr>
              <w:tag w:val="goog_rdk_6525"/>
              <w:id w:val="648925"/>
            </w:sdtPr>
            <w:sdtContent>
              <w:ins w:id="6555" w:author="BHA Regulatory Affairs Unit" w:date="2026-07-29T16:06:00Z">
                <w:r>
                  <w:t>In the event an individual is transferred to another health care provider for additional care, agencies shall arrange to evaluate said individual prior to readmission or shall discharge said individual in accordance with the discharge procedures set forth in this Chapter 5.</w:t>
                </w:r>
              </w:ins>
            </w:sdtContent>
          </w:sdt>
        </w:p>
      </w:sdtContent>
    </w:sdt>
    <w:sdt>
      <w:sdtPr>
        <w:tag w:val="goog_rdk_6528"/>
        <w:id w:val="-1995382634"/>
      </w:sdtPr>
      <w:sdtContent>
        <w:p w14:paraId="00000D76" w14:textId="77777777" w:rsidR="00CF3663" w:rsidRDefault="00000000">
          <w:pPr>
            <w:numPr>
              <w:ilvl w:val="1"/>
              <w:numId w:val="206"/>
            </w:numPr>
            <w:tabs>
              <w:tab w:val="left" w:pos="720"/>
              <w:tab w:val="left" w:pos="1440"/>
              <w:tab w:val="left" w:pos="2160"/>
            </w:tabs>
            <w:spacing w:before="200" w:after="200"/>
            <w:rPr>
              <w:ins w:id="6556" w:author="BHA Regulatory Affairs Unit" w:date="2026-07-29T16:06:00Z"/>
            </w:rPr>
          </w:pPr>
          <w:sdt>
            <w:sdtPr>
              <w:tag w:val="goog_rdk_6527"/>
              <w:id w:val="1896310075"/>
            </w:sdtPr>
            <w:sdtContent>
              <w:ins w:id="6557" w:author="BHA Regulatory Affairs Unit" w:date="2026-07-29T16:06:00Z">
                <w:r>
                  <w:t>When an individual is discharged, it is the responsibility of an agency to develop a discharge plan and provide care coordination to facilitate an individual's transition to an appropriate level of care, to the extent possible. Care coordination efforts must be documented and maintained within an individual’s record.</w:t>
                </w:r>
              </w:ins>
            </w:sdtContent>
          </w:sdt>
        </w:p>
      </w:sdtContent>
    </w:sdt>
    <w:bookmarkStart w:id="6558" w:name="_heading=h.t517npx3cvdf" w:colFirst="0" w:colLast="0" w:displacedByCustomXml="next"/>
    <w:bookmarkEnd w:id="6558" w:displacedByCustomXml="next"/>
    <w:sdt>
      <w:sdtPr>
        <w:tag w:val="goog_rdk_6530"/>
        <w:id w:val="515467078"/>
      </w:sdtPr>
      <w:sdtContent>
        <w:p w14:paraId="00000D77" w14:textId="77777777" w:rsidR="00CF3663" w:rsidRDefault="00000000">
          <w:pPr>
            <w:keepNext/>
            <w:spacing w:before="200" w:after="200"/>
            <w:ind w:firstLine="0"/>
            <w:rPr>
              <w:ins w:id="6559" w:author="BHA Regulatory Affairs Unit" w:date="2026-07-29T16:06:00Z"/>
              <w:color w:val="000000"/>
            </w:rPr>
          </w:pPr>
          <w:sdt>
            <w:sdtPr>
              <w:tag w:val="goog_rdk_6529"/>
              <w:id w:val="961599157"/>
            </w:sdtPr>
            <w:sdtContent>
              <w:ins w:id="6560" w:author="BHA Regulatory Affairs Unit" w:date="2026-07-29T16:06:00Z">
                <w:r>
                  <w:rPr>
                    <w:b/>
                    <w:bCs/>
                    <w:color w:val="000000"/>
                  </w:rPr>
                  <w:t xml:space="preserve">5.3.3 Personnel </w:t>
                </w:r>
              </w:ins>
            </w:sdtContent>
          </w:sdt>
        </w:p>
      </w:sdtContent>
    </w:sdt>
    <w:sdt>
      <w:sdtPr>
        <w:tag w:val="goog_rdk_6532"/>
        <w:id w:val="-971500729"/>
      </w:sdtPr>
      <w:sdtContent>
        <w:p w14:paraId="00000D78" w14:textId="77777777" w:rsidR="00CF3663" w:rsidRDefault="00000000">
          <w:pPr>
            <w:numPr>
              <w:ilvl w:val="0"/>
              <w:numId w:val="207"/>
            </w:numPr>
            <w:tabs>
              <w:tab w:val="left" w:pos="720"/>
              <w:tab w:val="left" w:pos="1440"/>
              <w:tab w:val="left" w:pos="2160"/>
            </w:tabs>
            <w:spacing w:before="200" w:after="200"/>
            <w:rPr>
              <w:ins w:id="6561" w:author="BHA Regulatory Affairs Unit" w:date="2026-07-29T16:06:00Z"/>
            </w:rPr>
          </w:pPr>
          <w:sdt>
            <w:sdtPr>
              <w:tag w:val="goog_rdk_6531"/>
              <w:id w:val="-1513295341"/>
            </w:sdtPr>
            <w:sdtContent>
              <w:ins w:id="6562" w:author="BHA Regulatory Affairs Unit" w:date="2026-07-29T16:06:00Z">
                <w:r>
                  <w:t>Level of care requirements</w:t>
                </w:r>
              </w:ins>
            </w:sdtContent>
          </w:sdt>
        </w:p>
      </w:sdtContent>
    </w:sdt>
    <w:sdt>
      <w:sdtPr>
        <w:tag w:val="goog_rdk_6534"/>
        <w:id w:val="2040068266"/>
      </w:sdtPr>
      <w:sdtContent>
        <w:p w14:paraId="00000D79" w14:textId="77777777" w:rsidR="00CF3663" w:rsidRDefault="00000000">
          <w:pPr>
            <w:numPr>
              <w:ilvl w:val="1"/>
              <w:numId w:val="207"/>
            </w:numPr>
            <w:tabs>
              <w:tab w:val="left" w:pos="720"/>
              <w:tab w:val="left" w:pos="1440"/>
              <w:tab w:val="left" w:pos="2160"/>
            </w:tabs>
            <w:spacing w:before="200" w:after="200"/>
            <w:rPr>
              <w:ins w:id="6563" w:author="BHA Regulatory Affairs Unit" w:date="2026-07-29T16:06:00Z"/>
            </w:rPr>
          </w:pPr>
          <w:sdt>
            <w:sdtPr>
              <w:tag w:val="goog_rdk_6533"/>
              <w:id w:val="-1436920570"/>
            </w:sdtPr>
            <w:sdtContent>
              <w:ins w:id="6564" w:author="BHA Regulatory Affairs Unit" w:date="2026-07-29T16:06:00Z">
                <w:r>
                  <w:t>To determine level of oversight needed to ensure safety, agencies shall consider the following, at a minimum:</w:t>
                </w:r>
              </w:ins>
            </w:sdtContent>
          </w:sdt>
        </w:p>
      </w:sdtContent>
    </w:sdt>
    <w:sdt>
      <w:sdtPr>
        <w:tag w:val="goog_rdk_6536"/>
        <w:id w:val="-490151326"/>
      </w:sdtPr>
      <w:sdtContent>
        <w:p w14:paraId="00000D7A" w14:textId="77777777" w:rsidR="00CF3663" w:rsidRDefault="00000000">
          <w:pPr>
            <w:numPr>
              <w:ilvl w:val="2"/>
              <w:numId w:val="207"/>
            </w:numPr>
            <w:tabs>
              <w:tab w:val="left" w:pos="720"/>
              <w:tab w:val="left" w:pos="1440"/>
              <w:tab w:val="left" w:pos="2160"/>
            </w:tabs>
            <w:spacing w:before="200" w:after="200"/>
            <w:rPr>
              <w:ins w:id="6565" w:author="BHA Regulatory Affairs Unit" w:date="2026-07-29T16:06:00Z"/>
            </w:rPr>
          </w:pPr>
          <w:sdt>
            <w:sdtPr>
              <w:tag w:val="goog_rdk_6535"/>
              <w:id w:val="1363299726"/>
            </w:sdtPr>
            <w:sdtContent>
              <w:ins w:id="6566" w:author="BHA Regulatory Affairs Unit" w:date="2026-07-29T16:06:00Z">
                <w:r>
                  <w:t>The acuity and needs of an individual; and</w:t>
                </w:r>
              </w:ins>
            </w:sdtContent>
          </w:sdt>
        </w:p>
      </w:sdtContent>
    </w:sdt>
    <w:sdt>
      <w:sdtPr>
        <w:tag w:val="goog_rdk_6538"/>
        <w:id w:val="2055910385"/>
      </w:sdtPr>
      <w:sdtContent>
        <w:p w14:paraId="00000D7B" w14:textId="77777777" w:rsidR="00CF3663" w:rsidRDefault="00000000">
          <w:pPr>
            <w:numPr>
              <w:ilvl w:val="2"/>
              <w:numId w:val="207"/>
            </w:numPr>
            <w:tabs>
              <w:tab w:val="left" w:pos="720"/>
              <w:tab w:val="left" w:pos="1440"/>
              <w:tab w:val="left" w:pos="2160"/>
            </w:tabs>
            <w:spacing w:before="200" w:after="200"/>
            <w:rPr>
              <w:ins w:id="6567" w:author="BHA Regulatory Affairs Unit" w:date="2026-07-29T16:06:00Z"/>
            </w:rPr>
          </w:pPr>
          <w:sdt>
            <w:sdtPr>
              <w:tag w:val="goog_rdk_6537"/>
              <w:id w:val="-745648018"/>
            </w:sdtPr>
            <w:sdtContent>
              <w:ins w:id="6568" w:author="BHA Regulatory Affairs Unit" w:date="2026-07-29T16:06:00Z">
                <w:r>
                  <w:t>The services outlined in the service plan of an individual.</w:t>
                </w:r>
              </w:ins>
            </w:sdtContent>
          </w:sdt>
        </w:p>
      </w:sdtContent>
    </w:sdt>
    <w:sdt>
      <w:sdtPr>
        <w:tag w:val="goog_rdk_6540"/>
        <w:id w:val="781847335"/>
      </w:sdtPr>
      <w:sdtContent>
        <w:p w14:paraId="00000D7C" w14:textId="77777777" w:rsidR="00CF3663" w:rsidRDefault="00000000">
          <w:pPr>
            <w:numPr>
              <w:ilvl w:val="1"/>
              <w:numId w:val="207"/>
            </w:numPr>
            <w:tabs>
              <w:tab w:val="left" w:pos="720"/>
              <w:tab w:val="left" w:pos="1440"/>
              <w:tab w:val="left" w:pos="2160"/>
            </w:tabs>
            <w:spacing w:before="200" w:after="200"/>
            <w:rPr>
              <w:ins w:id="6569" w:author="BHA Regulatory Affairs Unit" w:date="2026-07-29T16:06:00Z"/>
            </w:rPr>
          </w:pPr>
          <w:sdt>
            <w:sdtPr>
              <w:tag w:val="goog_rdk_6539"/>
              <w:id w:val="-417668029"/>
            </w:sdtPr>
            <w:sdtContent>
              <w:ins w:id="6570" w:author="BHA Regulatory Affairs Unit" w:date="2026-07-29T16:06:00Z">
                <w:r>
                  <w:t>Personnel shall be sufficient in number to help individuals needing or potentially needing assistance, and to account for the risk of accident, hazards, or other challenging events based on the number of individuals in residence.</w:t>
                </w:r>
              </w:ins>
            </w:sdtContent>
          </w:sdt>
        </w:p>
      </w:sdtContent>
    </w:sdt>
    <w:sdt>
      <w:sdtPr>
        <w:tag w:val="goog_rdk_6542"/>
        <w:id w:val="-878275843"/>
      </w:sdtPr>
      <w:sdtContent>
        <w:p w14:paraId="00000D7D" w14:textId="77777777" w:rsidR="00CF3663" w:rsidRDefault="00000000">
          <w:pPr>
            <w:numPr>
              <w:ilvl w:val="1"/>
              <w:numId w:val="207"/>
            </w:numPr>
            <w:tabs>
              <w:tab w:val="left" w:pos="720"/>
              <w:tab w:val="left" w:pos="1440"/>
              <w:tab w:val="left" w:pos="2160"/>
            </w:tabs>
            <w:spacing w:before="200" w:after="200"/>
            <w:rPr>
              <w:ins w:id="6571" w:author="BHA Regulatory Affairs Unit" w:date="2026-07-29T16:06:00Z"/>
            </w:rPr>
          </w:pPr>
          <w:sdt>
            <w:sdtPr>
              <w:tag w:val="goog_rdk_6541"/>
              <w:id w:val="-886360223"/>
            </w:sdtPr>
            <w:sdtContent>
              <w:ins w:id="6572" w:author="BHA Regulatory Affairs Unit" w:date="2026-07-29T16:06:00Z">
                <w:r>
                  <w:t>When determining personnel requirements, agencies must consider the needs of individuals. Oversight of individuals must include on-site and on-call availability of personnel with appropriate training and expertise based on the needs of individuals.</w:t>
                </w:r>
              </w:ins>
            </w:sdtContent>
          </w:sdt>
        </w:p>
      </w:sdtContent>
    </w:sdt>
    <w:sdt>
      <w:sdtPr>
        <w:tag w:val="goog_rdk_6544"/>
        <w:id w:val="-678649547"/>
      </w:sdtPr>
      <w:sdtContent>
        <w:p w14:paraId="00000D7E" w14:textId="77777777" w:rsidR="00CF3663" w:rsidRDefault="00000000">
          <w:pPr>
            <w:numPr>
              <w:ilvl w:val="1"/>
              <w:numId w:val="207"/>
            </w:numPr>
            <w:tabs>
              <w:tab w:val="left" w:pos="720"/>
              <w:tab w:val="left" w:pos="1440"/>
              <w:tab w:val="left" w:pos="2160"/>
            </w:tabs>
            <w:spacing w:before="200" w:after="200"/>
            <w:rPr>
              <w:ins w:id="6573" w:author="BHA Regulatory Affairs Unit" w:date="2026-07-29T16:06:00Z"/>
            </w:rPr>
          </w:pPr>
          <w:sdt>
            <w:sdtPr>
              <w:tag w:val="goog_rdk_6543"/>
              <w:id w:val="-1863333782"/>
            </w:sdtPr>
            <w:sdtContent>
              <w:ins w:id="6574" w:author="BHA Regulatory Affairs Unit" w:date="2026-07-29T16:06:00Z">
                <w:r>
                  <w:t>Agencies shall have policies and procedures that identify the activities to be performed during the night shift, including monitoring of individuals on-site, documentation, and response coordination.</w:t>
                </w:r>
              </w:ins>
            </w:sdtContent>
          </w:sdt>
        </w:p>
      </w:sdtContent>
    </w:sdt>
    <w:sdt>
      <w:sdtPr>
        <w:tag w:val="goog_rdk_6546"/>
        <w:id w:val="-1158041951"/>
      </w:sdtPr>
      <w:sdtContent>
        <w:p w14:paraId="00000D7F" w14:textId="77777777" w:rsidR="00CF3663" w:rsidRDefault="00000000">
          <w:pPr>
            <w:numPr>
              <w:ilvl w:val="1"/>
              <w:numId w:val="207"/>
            </w:numPr>
            <w:tabs>
              <w:tab w:val="left" w:pos="720"/>
              <w:tab w:val="left" w:pos="1440"/>
              <w:tab w:val="left" w:pos="2160"/>
            </w:tabs>
            <w:spacing w:before="200" w:after="200"/>
            <w:rPr>
              <w:ins w:id="6575" w:author="BHA Regulatory Affairs Unit" w:date="2026-07-29T16:06:00Z"/>
            </w:rPr>
          </w:pPr>
          <w:sdt>
            <w:sdtPr>
              <w:tag w:val="goog_rdk_6545"/>
              <w:id w:val="341954637"/>
            </w:sdtPr>
            <w:sdtContent>
              <w:ins w:id="6576" w:author="BHA Regulatory Affairs Unit" w:date="2026-07-29T16:06:00Z">
                <w:r>
                  <w:t>Personnel must be assigned to complete tasks commensurate with their skills and training. Personnel that are not licensed or credentialed shall not complete specialized screenings, assessments, therapies, or techniques for which they are not qualified.</w:t>
                </w:r>
              </w:ins>
            </w:sdtContent>
          </w:sdt>
        </w:p>
      </w:sdtContent>
    </w:sdt>
    <w:sdt>
      <w:sdtPr>
        <w:tag w:val="goog_rdk_6548"/>
        <w:id w:val="-1647343905"/>
      </w:sdtPr>
      <w:sdtContent>
        <w:p w14:paraId="00000D80" w14:textId="77777777" w:rsidR="00CF3663" w:rsidRDefault="00000000">
          <w:pPr>
            <w:numPr>
              <w:ilvl w:val="1"/>
              <w:numId w:val="207"/>
            </w:numPr>
            <w:tabs>
              <w:tab w:val="left" w:pos="720"/>
              <w:tab w:val="left" w:pos="1440"/>
              <w:tab w:val="left" w:pos="2160"/>
            </w:tabs>
            <w:spacing w:before="200" w:after="200"/>
            <w:rPr>
              <w:ins w:id="6577" w:author="BHA Regulatory Affairs Unit" w:date="2026-07-29T16:06:00Z"/>
            </w:rPr>
          </w:pPr>
          <w:sdt>
            <w:sdtPr>
              <w:tag w:val="goog_rdk_6547"/>
              <w:id w:val="-751521081"/>
            </w:sdtPr>
            <w:sdtContent>
              <w:ins w:id="6578" w:author="BHA Regulatory Affairs Unit" w:date="2026-07-29T16:06:00Z">
                <w:r>
                  <w:t>Agencies shall ensure that personnel comply with all agency policies and procedures, and shall not allow personnel to perform any functions which are outside of their job description, scope of practice, or an individual's service plan.</w:t>
                </w:r>
              </w:ins>
            </w:sdtContent>
          </w:sdt>
        </w:p>
      </w:sdtContent>
    </w:sdt>
    <w:sdt>
      <w:sdtPr>
        <w:tag w:val="goog_rdk_6550"/>
        <w:id w:val="-944451194"/>
      </w:sdtPr>
      <w:sdtContent>
        <w:p w14:paraId="00000D81" w14:textId="77777777" w:rsidR="00CF3663" w:rsidRDefault="00000000">
          <w:pPr>
            <w:numPr>
              <w:ilvl w:val="1"/>
              <w:numId w:val="207"/>
            </w:numPr>
            <w:tabs>
              <w:tab w:val="left" w:pos="720"/>
              <w:tab w:val="left" w:pos="1440"/>
              <w:tab w:val="left" w:pos="2160"/>
            </w:tabs>
            <w:spacing w:before="200" w:after="200"/>
            <w:rPr>
              <w:ins w:id="6579" w:author="BHA Regulatory Affairs Unit" w:date="2026-07-29T16:06:00Z"/>
            </w:rPr>
          </w:pPr>
          <w:sdt>
            <w:sdtPr>
              <w:tag w:val="goog_rdk_6549"/>
              <w:id w:val="-124057106"/>
            </w:sdtPr>
            <w:sdtContent>
              <w:ins w:id="6580" w:author="BHA Regulatory Affairs Unit" w:date="2026-07-29T16:06:00Z">
                <w:r>
                  <w:t>Personnel providing non-medical transportation of individuals must meet the following requirements:</w:t>
                </w:r>
              </w:ins>
            </w:sdtContent>
          </w:sdt>
        </w:p>
      </w:sdtContent>
    </w:sdt>
    <w:sdt>
      <w:sdtPr>
        <w:tag w:val="goog_rdk_6552"/>
        <w:id w:val="468276071"/>
      </w:sdtPr>
      <w:sdtContent>
        <w:p w14:paraId="00000D82" w14:textId="77777777" w:rsidR="00CF3663" w:rsidRDefault="00000000">
          <w:pPr>
            <w:numPr>
              <w:ilvl w:val="2"/>
              <w:numId w:val="207"/>
            </w:numPr>
            <w:tabs>
              <w:tab w:val="left" w:pos="720"/>
              <w:tab w:val="left" w:pos="1440"/>
              <w:tab w:val="left" w:pos="2160"/>
            </w:tabs>
            <w:spacing w:before="200" w:after="200"/>
            <w:rPr>
              <w:ins w:id="6581" w:author="BHA Regulatory Affairs Unit" w:date="2026-07-29T16:06:00Z"/>
            </w:rPr>
          </w:pPr>
          <w:sdt>
            <w:sdtPr>
              <w:tag w:val="goog_rdk_6551"/>
              <w:id w:val="1266757257"/>
            </w:sdtPr>
            <w:sdtContent>
              <w:ins w:id="6582" w:author="BHA Regulatory Affairs Unit" w:date="2026-07-29T16:06:00Z">
                <w:r>
                  <w:t>Must be eighteen (18) years of age or older to render services;</w:t>
                </w:r>
              </w:ins>
            </w:sdtContent>
          </w:sdt>
        </w:p>
      </w:sdtContent>
    </w:sdt>
    <w:sdt>
      <w:sdtPr>
        <w:tag w:val="goog_rdk_6554"/>
        <w:id w:val="-185069034"/>
      </w:sdtPr>
      <w:sdtContent>
        <w:p w14:paraId="00000D83" w14:textId="77777777" w:rsidR="00CF3663" w:rsidRDefault="00000000">
          <w:pPr>
            <w:numPr>
              <w:ilvl w:val="2"/>
              <w:numId w:val="207"/>
            </w:numPr>
            <w:tabs>
              <w:tab w:val="left" w:pos="720"/>
              <w:tab w:val="left" w:pos="1440"/>
              <w:tab w:val="left" w:pos="2160"/>
            </w:tabs>
            <w:spacing w:before="200" w:after="200"/>
            <w:rPr>
              <w:ins w:id="6583" w:author="BHA Regulatory Affairs Unit" w:date="2026-07-29T16:06:00Z"/>
            </w:rPr>
          </w:pPr>
          <w:sdt>
            <w:sdtPr>
              <w:tag w:val="goog_rdk_6553"/>
              <w:id w:val="-1541754524"/>
            </w:sdtPr>
            <w:sdtContent>
              <w:ins w:id="6584" w:author="BHA Regulatory Affairs Unit" w:date="2026-07-29T16:06:00Z">
                <w:r>
                  <w:t>Has at least one (1) year of driving experience;</w:t>
                </w:r>
              </w:ins>
            </w:sdtContent>
          </w:sdt>
        </w:p>
      </w:sdtContent>
    </w:sdt>
    <w:sdt>
      <w:sdtPr>
        <w:tag w:val="goog_rdk_6556"/>
        <w:id w:val="1653665459"/>
      </w:sdtPr>
      <w:sdtContent>
        <w:p w14:paraId="00000D84" w14:textId="77777777" w:rsidR="00CF3663" w:rsidRDefault="00000000">
          <w:pPr>
            <w:numPr>
              <w:ilvl w:val="2"/>
              <w:numId w:val="207"/>
            </w:numPr>
            <w:tabs>
              <w:tab w:val="left" w:pos="720"/>
              <w:tab w:val="left" w:pos="1440"/>
              <w:tab w:val="left" w:pos="2160"/>
            </w:tabs>
            <w:spacing w:before="200" w:after="200"/>
            <w:rPr>
              <w:ins w:id="6585" w:author="BHA Regulatory Affairs Unit" w:date="2026-07-29T16:06:00Z"/>
            </w:rPr>
          </w:pPr>
          <w:sdt>
            <w:sdtPr>
              <w:tag w:val="goog_rdk_6555"/>
              <w:id w:val="1990817238"/>
            </w:sdtPr>
            <w:sdtContent>
              <w:ins w:id="6586" w:author="BHA Regulatory Affairs Unit" w:date="2026-07-29T16:06:00Z">
                <w:r>
                  <w:t>Possesses a valid driver’s license;</w:t>
                </w:r>
              </w:ins>
            </w:sdtContent>
          </w:sdt>
        </w:p>
      </w:sdtContent>
    </w:sdt>
    <w:sdt>
      <w:sdtPr>
        <w:tag w:val="goog_rdk_6558"/>
        <w:id w:val="-972987056"/>
      </w:sdtPr>
      <w:sdtContent>
        <w:p w14:paraId="00000D85" w14:textId="77777777" w:rsidR="00CF3663" w:rsidRDefault="00000000">
          <w:pPr>
            <w:numPr>
              <w:ilvl w:val="2"/>
              <w:numId w:val="207"/>
            </w:numPr>
            <w:tabs>
              <w:tab w:val="left" w:pos="720"/>
              <w:tab w:val="left" w:pos="1440"/>
              <w:tab w:val="left" w:pos="2160"/>
            </w:tabs>
            <w:spacing w:before="200" w:after="200"/>
            <w:rPr>
              <w:ins w:id="6587" w:author="BHA Regulatory Affairs Unit" w:date="2026-07-29T16:06:00Z"/>
            </w:rPr>
          </w:pPr>
          <w:sdt>
            <w:sdtPr>
              <w:tag w:val="goog_rdk_6557"/>
              <w:id w:val="-2139210633"/>
            </w:sdtPr>
            <w:sdtContent>
              <w:ins w:id="6588" w:author="BHA Regulatory Affairs Unit" w:date="2026-07-29T16:06:00Z">
                <w:r>
                  <w:t>Has provided a copy of their current Colorado motor driving vehicle record, with up to the previous seven (7) years of driving history, as applicable; and</w:t>
                </w:r>
              </w:ins>
            </w:sdtContent>
          </w:sdt>
        </w:p>
      </w:sdtContent>
    </w:sdt>
    <w:sdt>
      <w:sdtPr>
        <w:tag w:val="goog_rdk_6560"/>
        <w:id w:val="-592743271"/>
      </w:sdtPr>
      <w:sdtContent>
        <w:p w14:paraId="00000D86" w14:textId="77777777" w:rsidR="00CF3663" w:rsidRDefault="00000000">
          <w:pPr>
            <w:numPr>
              <w:ilvl w:val="2"/>
              <w:numId w:val="207"/>
            </w:numPr>
            <w:tabs>
              <w:tab w:val="left" w:pos="720"/>
              <w:tab w:val="left" w:pos="1440"/>
              <w:tab w:val="left" w:pos="2160"/>
            </w:tabs>
            <w:spacing w:before="200" w:after="200"/>
            <w:rPr>
              <w:ins w:id="6589" w:author="BHA Regulatory Affairs Unit" w:date="2026-07-29T16:06:00Z"/>
            </w:rPr>
          </w:pPr>
          <w:sdt>
            <w:sdtPr>
              <w:tag w:val="goog_rdk_6559"/>
              <w:id w:val="638374693"/>
            </w:sdtPr>
            <w:sdtContent>
              <w:ins w:id="6590" w:author="BHA Regulatory Affairs Unit" w:date="2026-07-29T16:06:00Z">
                <w:r>
                  <w:t>Has completed a Colorado or national-based criminal history record check.</w:t>
                </w:r>
              </w:ins>
            </w:sdtContent>
          </w:sdt>
        </w:p>
      </w:sdtContent>
    </w:sdt>
    <w:sdt>
      <w:sdtPr>
        <w:tag w:val="goog_rdk_6562"/>
        <w:id w:val="-329231312"/>
      </w:sdtPr>
      <w:sdtContent>
        <w:p w14:paraId="00000D87" w14:textId="77777777" w:rsidR="00CF3663" w:rsidRDefault="00000000">
          <w:pPr>
            <w:numPr>
              <w:ilvl w:val="1"/>
              <w:numId w:val="207"/>
            </w:numPr>
            <w:tabs>
              <w:tab w:val="left" w:pos="720"/>
              <w:tab w:val="left" w:pos="1440"/>
              <w:tab w:val="left" w:pos="2160"/>
            </w:tabs>
            <w:spacing w:before="200" w:after="200"/>
            <w:rPr>
              <w:ins w:id="6591" w:author="BHA Regulatory Affairs Unit" w:date="2026-07-29T16:06:00Z"/>
            </w:rPr>
          </w:pPr>
          <w:sdt>
            <w:sdtPr>
              <w:tag w:val="goog_rdk_6561"/>
              <w:id w:val="858722539"/>
            </w:sdtPr>
            <w:sdtContent>
              <w:ins w:id="6592" w:author="BHA Regulatory Affairs Unit" w:date="2026-07-29T16:06:00Z">
                <w:r>
                  <w:t>If contract personnel and/or services are used, agencies shall ensure the contractor meets all applicable requirements of these Rules.</w:t>
                </w:r>
              </w:ins>
            </w:sdtContent>
          </w:sdt>
        </w:p>
      </w:sdtContent>
    </w:sdt>
    <w:sdt>
      <w:sdtPr>
        <w:tag w:val="goog_rdk_6564"/>
        <w:id w:val="937436678"/>
      </w:sdtPr>
      <w:sdtContent>
        <w:p w14:paraId="00000D88" w14:textId="77777777" w:rsidR="00CF3663" w:rsidRDefault="00000000">
          <w:pPr>
            <w:numPr>
              <w:ilvl w:val="0"/>
              <w:numId w:val="207"/>
            </w:numPr>
            <w:tabs>
              <w:tab w:val="left" w:pos="720"/>
              <w:tab w:val="left" w:pos="1440"/>
              <w:tab w:val="left" w:pos="2160"/>
            </w:tabs>
            <w:spacing w:before="200" w:after="200"/>
            <w:rPr>
              <w:ins w:id="6593" w:author="BHA Regulatory Affairs Unit" w:date="2026-07-29T16:06:00Z"/>
            </w:rPr>
          </w:pPr>
          <w:sdt>
            <w:sdtPr>
              <w:tag w:val="goog_rdk_6563"/>
              <w:id w:val="72715002"/>
            </w:sdtPr>
            <w:sdtContent>
              <w:ins w:id="6594" w:author="BHA Regulatory Affairs Unit" w:date="2026-07-29T16:06:00Z">
                <w:r>
                  <w:t xml:space="preserve">Training </w:t>
                </w:r>
              </w:ins>
            </w:sdtContent>
          </w:sdt>
        </w:p>
      </w:sdtContent>
    </w:sdt>
    <w:sdt>
      <w:sdtPr>
        <w:tag w:val="goog_rdk_6566"/>
        <w:id w:val="-1292289081"/>
      </w:sdtPr>
      <w:sdtContent>
        <w:p w14:paraId="00000D89" w14:textId="77777777" w:rsidR="00CF3663" w:rsidRDefault="00000000">
          <w:pPr>
            <w:numPr>
              <w:ilvl w:val="1"/>
              <w:numId w:val="207"/>
            </w:numPr>
            <w:tabs>
              <w:tab w:val="left" w:pos="720"/>
              <w:tab w:val="left" w:pos="1440"/>
              <w:tab w:val="left" w:pos="2160"/>
            </w:tabs>
            <w:spacing w:before="200" w:after="200"/>
            <w:rPr>
              <w:ins w:id="6595" w:author="BHA Regulatory Affairs Unit" w:date="2026-07-29T16:06:00Z"/>
            </w:rPr>
          </w:pPr>
          <w:sdt>
            <w:sdtPr>
              <w:tag w:val="goog_rdk_6565"/>
              <w:id w:val="1912862302"/>
            </w:sdtPr>
            <w:sdtContent>
              <w:ins w:id="6596" w:author="BHA Regulatory Affairs Unit" w:date="2026-07-29T16:06:00Z">
                <w:r>
                  <w:t>Agencies must ensure that all personnel receive training in accordance with training guidelines set forth in Part 1.15.1 of these Rules, prior to working independently with individuals, and on a periodic basis consistent with agency policies.</w:t>
                </w:r>
              </w:ins>
            </w:sdtContent>
          </w:sdt>
        </w:p>
      </w:sdtContent>
    </w:sdt>
    <w:sdt>
      <w:sdtPr>
        <w:tag w:val="goog_rdk_6568"/>
        <w:id w:val="-1457948825"/>
      </w:sdtPr>
      <w:sdtContent>
        <w:p w14:paraId="00000D8A" w14:textId="77777777" w:rsidR="00CF3663" w:rsidRDefault="00000000">
          <w:pPr>
            <w:numPr>
              <w:ilvl w:val="1"/>
              <w:numId w:val="207"/>
            </w:numPr>
            <w:tabs>
              <w:tab w:val="left" w:pos="720"/>
              <w:tab w:val="left" w:pos="1440"/>
              <w:tab w:val="left" w:pos="2160"/>
            </w:tabs>
            <w:spacing w:before="200" w:after="200"/>
            <w:rPr>
              <w:ins w:id="6597" w:author="BHA Regulatory Affairs Unit" w:date="2026-07-29T16:06:00Z"/>
            </w:rPr>
          </w:pPr>
          <w:sdt>
            <w:sdtPr>
              <w:tag w:val="goog_rdk_6567"/>
              <w:id w:val="-18309455"/>
            </w:sdtPr>
            <w:sdtContent>
              <w:ins w:id="6598" w:author="BHA Regulatory Affairs Unit" w:date="2026-07-29T16:06:00Z">
                <w:r>
                  <w:t>Agencies must ensure that all personnel receive training in accordance with the policies and procedures for determining how to respond to urgent medical and psychiatric needs, twenty-four (24) hours per day, seven (7) days per week, and three hundred sixty-five (365) days a year, including when to seek medical consultation, and when to call 911 or 988.</w:t>
                </w:r>
              </w:ins>
            </w:sdtContent>
          </w:sdt>
        </w:p>
      </w:sdtContent>
    </w:sdt>
    <w:sdt>
      <w:sdtPr>
        <w:tag w:val="goog_rdk_6570"/>
        <w:id w:val="1314311373"/>
      </w:sdtPr>
      <w:sdtContent>
        <w:p w14:paraId="00000D8B" w14:textId="77777777" w:rsidR="00CF3663" w:rsidRDefault="00000000">
          <w:pPr>
            <w:numPr>
              <w:ilvl w:val="1"/>
              <w:numId w:val="207"/>
            </w:numPr>
            <w:tabs>
              <w:tab w:val="left" w:pos="720"/>
              <w:tab w:val="left" w:pos="1440"/>
              <w:tab w:val="left" w:pos="2160"/>
            </w:tabs>
            <w:spacing w:before="200" w:after="200"/>
            <w:rPr>
              <w:ins w:id="6599" w:author="BHA Regulatory Affairs Unit" w:date="2026-07-29T16:06:00Z"/>
            </w:rPr>
          </w:pPr>
          <w:sdt>
            <w:sdtPr>
              <w:tag w:val="goog_rdk_6569"/>
              <w:id w:val="1732091410"/>
            </w:sdtPr>
            <w:sdtContent>
              <w:ins w:id="6600" w:author="BHA Regulatory Affairs Unit" w:date="2026-07-29T16:06:00Z">
                <w:r>
                  <w:t>Agencies must ensure that all personnel completing any required documentation receive training, prior to working independently with individuals, and on a periodic basis consistent with agency policies.</w:t>
                </w:r>
              </w:ins>
            </w:sdtContent>
          </w:sdt>
        </w:p>
      </w:sdtContent>
    </w:sdt>
    <w:sdt>
      <w:sdtPr>
        <w:tag w:val="goog_rdk_6572"/>
        <w:id w:val="-1638103530"/>
      </w:sdtPr>
      <w:sdtContent>
        <w:p w14:paraId="00000D8C" w14:textId="77777777" w:rsidR="00CF3663" w:rsidRDefault="00000000">
          <w:pPr>
            <w:numPr>
              <w:ilvl w:val="1"/>
              <w:numId w:val="207"/>
            </w:numPr>
            <w:tabs>
              <w:tab w:val="left" w:pos="720"/>
              <w:tab w:val="left" w:pos="1440"/>
              <w:tab w:val="left" w:pos="2160"/>
            </w:tabs>
            <w:spacing w:before="200" w:after="200"/>
            <w:rPr>
              <w:ins w:id="6601" w:author="BHA Regulatory Affairs Unit" w:date="2026-07-29T16:06:00Z"/>
            </w:rPr>
          </w:pPr>
          <w:sdt>
            <w:sdtPr>
              <w:tag w:val="goog_rdk_6571"/>
              <w:id w:val="-1565395355"/>
            </w:sdtPr>
            <w:sdtContent>
              <w:ins w:id="6602" w:author="BHA Regulatory Affairs Unit" w:date="2026-07-29T16:06:00Z">
                <w:r>
                  <w:t>Only personnel with the appropriate training and expertise may train personnel in specialized techniques beyond general personal care and assistance with activities of daily living, as defined in Part 1.2.1 of these Rules. This includes, but is not limited to:</w:t>
                </w:r>
              </w:ins>
            </w:sdtContent>
          </w:sdt>
        </w:p>
      </w:sdtContent>
    </w:sdt>
    <w:sdt>
      <w:sdtPr>
        <w:tag w:val="goog_rdk_6574"/>
        <w:id w:val="1581820994"/>
      </w:sdtPr>
      <w:sdtContent>
        <w:p w14:paraId="00000D8D" w14:textId="77777777" w:rsidR="00CF3663" w:rsidRDefault="00000000">
          <w:pPr>
            <w:numPr>
              <w:ilvl w:val="2"/>
              <w:numId w:val="207"/>
            </w:numPr>
            <w:tabs>
              <w:tab w:val="left" w:pos="720"/>
              <w:tab w:val="left" w:pos="1440"/>
              <w:tab w:val="left" w:pos="2160"/>
            </w:tabs>
            <w:spacing w:before="200" w:after="200"/>
            <w:rPr>
              <w:ins w:id="6603" w:author="BHA Regulatory Affairs Unit" w:date="2026-07-29T16:06:00Z"/>
            </w:rPr>
          </w:pPr>
          <w:sdt>
            <w:sdtPr>
              <w:tag w:val="goog_rdk_6573"/>
              <w:id w:val="1711697334"/>
            </w:sdtPr>
            <w:sdtContent>
              <w:ins w:id="6604" w:author="BHA Regulatory Affairs Unit" w:date="2026-07-29T16:06:00Z">
                <w:r>
                  <w:t>Transfers requiring specialized equipment; and</w:t>
                </w:r>
              </w:ins>
            </w:sdtContent>
          </w:sdt>
        </w:p>
      </w:sdtContent>
    </w:sdt>
    <w:sdt>
      <w:sdtPr>
        <w:tag w:val="goog_rdk_6576"/>
        <w:id w:val="1625195870"/>
      </w:sdtPr>
      <w:sdtContent>
        <w:p w14:paraId="00000D8E" w14:textId="77777777" w:rsidR="00CF3663" w:rsidRDefault="00000000">
          <w:pPr>
            <w:numPr>
              <w:ilvl w:val="2"/>
              <w:numId w:val="207"/>
            </w:numPr>
            <w:tabs>
              <w:tab w:val="left" w:pos="720"/>
              <w:tab w:val="left" w:pos="1440"/>
              <w:tab w:val="left" w:pos="2160"/>
            </w:tabs>
            <w:spacing w:before="200" w:after="200"/>
            <w:rPr>
              <w:ins w:id="6605" w:author="BHA Regulatory Affairs Unit" w:date="2026-07-29T16:06:00Z"/>
            </w:rPr>
          </w:pPr>
          <w:sdt>
            <w:sdtPr>
              <w:tag w:val="goog_rdk_6575"/>
              <w:id w:val="219395717"/>
            </w:sdtPr>
            <w:sdtContent>
              <w:ins w:id="6606" w:author="BHA Regulatory Affairs Unit" w:date="2026-07-29T16:06:00Z">
                <w:r>
                  <w:t>Assistance with therapeutic diets.</w:t>
                </w:r>
              </w:ins>
            </w:sdtContent>
          </w:sdt>
        </w:p>
      </w:sdtContent>
    </w:sdt>
    <w:sdt>
      <w:sdtPr>
        <w:tag w:val="goog_rdk_6578"/>
        <w:id w:val="-329618761"/>
      </w:sdtPr>
      <w:sdtContent>
        <w:p w14:paraId="00000D8F" w14:textId="77777777" w:rsidR="00CF3663" w:rsidRDefault="00000000">
          <w:pPr>
            <w:numPr>
              <w:ilvl w:val="3"/>
              <w:numId w:val="207"/>
            </w:numPr>
            <w:tabs>
              <w:tab w:val="left" w:pos="720"/>
              <w:tab w:val="left" w:pos="1440"/>
              <w:tab w:val="left" w:pos="2160"/>
            </w:tabs>
            <w:spacing w:before="200" w:after="200"/>
            <w:rPr>
              <w:ins w:id="6607" w:author="BHA Regulatory Affairs Unit" w:date="2026-07-29T16:06:00Z"/>
            </w:rPr>
          </w:pPr>
          <w:sdt>
            <w:sdtPr>
              <w:tag w:val="goog_rdk_6577"/>
              <w:id w:val="736491312"/>
            </w:sdtPr>
            <w:sdtContent>
              <w:ins w:id="6608" w:author="BHA Regulatory Affairs Unit" w:date="2026-07-29T16:06:00Z">
                <w:r>
                  <w:t>Personnel must be evaluated for proficiency in demonstrating the specialized technique before the delivery of a personal service requiring a specialized technique.</w:t>
                </w:r>
              </w:ins>
            </w:sdtContent>
          </w:sdt>
        </w:p>
      </w:sdtContent>
    </w:sdt>
    <w:sdt>
      <w:sdtPr>
        <w:tag w:val="goog_rdk_6580"/>
        <w:id w:val="2003429111"/>
      </w:sdtPr>
      <w:sdtContent>
        <w:p w14:paraId="00000D90" w14:textId="77777777" w:rsidR="00CF3663" w:rsidRDefault="00000000">
          <w:pPr>
            <w:numPr>
              <w:ilvl w:val="3"/>
              <w:numId w:val="207"/>
            </w:numPr>
            <w:tabs>
              <w:tab w:val="left" w:pos="720"/>
              <w:tab w:val="left" w:pos="1440"/>
              <w:tab w:val="left" w:pos="2160"/>
            </w:tabs>
            <w:spacing w:before="200" w:after="200"/>
            <w:rPr>
              <w:ins w:id="6609" w:author="BHA Regulatory Affairs Unit" w:date="2026-07-29T16:06:00Z"/>
            </w:rPr>
          </w:pPr>
          <w:sdt>
            <w:sdtPr>
              <w:tag w:val="goog_rdk_6579"/>
              <w:id w:val="1556469188"/>
            </w:sdtPr>
            <w:sdtContent>
              <w:ins w:id="6610" w:author="BHA Regulatory Affairs Unit" w:date="2026-07-29T16:06:00Z">
                <w:r>
                  <w:t>Documentation regarding training and proficiency in specialized techniques must be included in the personnel file(s).</w:t>
                </w:r>
              </w:ins>
            </w:sdtContent>
          </w:sdt>
        </w:p>
      </w:sdtContent>
    </w:sdt>
    <w:bookmarkStart w:id="6611" w:name="_heading=h.jsztxapfbxd6" w:colFirst="0" w:colLast="0" w:displacedByCustomXml="next"/>
    <w:bookmarkEnd w:id="6611" w:displacedByCustomXml="next"/>
    <w:sdt>
      <w:sdtPr>
        <w:tag w:val="goog_rdk_6582"/>
        <w:id w:val="277231096"/>
      </w:sdtPr>
      <w:sdtContent>
        <w:p w14:paraId="00000D91" w14:textId="77777777" w:rsidR="00CF3663" w:rsidRDefault="00000000">
          <w:pPr>
            <w:keepNext/>
            <w:spacing w:before="200" w:after="200"/>
            <w:ind w:firstLine="0"/>
            <w:rPr>
              <w:ins w:id="6612" w:author="BHA Regulatory Affairs Unit" w:date="2026-07-29T16:06:00Z"/>
              <w:color w:val="000000"/>
            </w:rPr>
          </w:pPr>
          <w:sdt>
            <w:sdtPr>
              <w:tag w:val="goog_rdk_6581"/>
              <w:id w:val="946654231"/>
            </w:sdtPr>
            <w:sdtContent>
              <w:ins w:id="6613" w:author="BHA Regulatory Affairs Unit" w:date="2026-07-29T16:06:00Z">
                <w:r>
                  <w:rPr>
                    <w:b/>
                    <w:bCs/>
                    <w:color w:val="000000"/>
                  </w:rPr>
                  <w:t>5.3.4</w:t>
                </w:r>
                <w:r>
                  <w:rPr>
                    <w:b/>
                    <w:bCs/>
                    <w:color w:val="000000"/>
                  </w:rPr>
                  <w:tab/>
                  <w:t>Level One Mental Health Transitional Living Home Services</w:t>
                </w:r>
              </w:ins>
            </w:sdtContent>
          </w:sdt>
        </w:p>
      </w:sdtContent>
    </w:sdt>
    <w:sdt>
      <w:sdtPr>
        <w:tag w:val="goog_rdk_6584"/>
        <w:id w:val="-1304734933"/>
      </w:sdtPr>
      <w:sdtContent>
        <w:p w14:paraId="00000D92" w14:textId="77777777" w:rsidR="00CF3663" w:rsidRDefault="00000000">
          <w:pPr>
            <w:numPr>
              <w:ilvl w:val="0"/>
              <w:numId w:val="208"/>
            </w:numPr>
            <w:tabs>
              <w:tab w:val="left" w:pos="720"/>
              <w:tab w:val="left" w:pos="1440"/>
              <w:tab w:val="left" w:pos="2160"/>
            </w:tabs>
            <w:spacing w:before="200" w:after="200"/>
            <w:rPr>
              <w:ins w:id="6614" w:author="BHA Regulatory Affairs Unit" w:date="2026-07-29T16:06:00Z"/>
            </w:rPr>
          </w:pPr>
          <w:sdt>
            <w:sdtPr>
              <w:tag w:val="goog_rdk_6583"/>
              <w:id w:val="-22726529"/>
            </w:sdtPr>
            <w:sdtContent>
              <w:ins w:id="6615" w:author="BHA Regulatory Affairs Unit" w:date="2026-07-29T16:06:00Z">
                <w:r>
                  <w:t>Service description</w:t>
                </w:r>
              </w:ins>
            </w:sdtContent>
          </w:sdt>
        </w:p>
      </w:sdtContent>
    </w:sdt>
    <w:sdt>
      <w:sdtPr>
        <w:tag w:val="goog_rdk_6586"/>
        <w:id w:val="-1880426313"/>
      </w:sdtPr>
      <w:sdtContent>
        <w:p w14:paraId="00000D93" w14:textId="77777777" w:rsidR="00CF3663" w:rsidRDefault="00000000">
          <w:pPr>
            <w:numPr>
              <w:ilvl w:val="1"/>
              <w:numId w:val="208"/>
            </w:numPr>
            <w:tabs>
              <w:tab w:val="left" w:pos="720"/>
              <w:tab w:val="left" w:pos="1440"/>
              <w:tab w:val="left" w:pos="2160"/>
            </w:tabs>
            <w:spacing w:before="200" w:after="200"/>
            <w:rPr>
              <w:ins w:id="6616" w:author="BHA Regulatory Affairs Unit" w:date="2026-07-29T16:06:00Z"/>
            </w:rPr>
          </w:pPr>
          <w:sdt>
            <w:sdtPr>
              <w:tag w:val="goog_rdk_6585"/>
              <w:id w:val="-318925215"/>
            </w:sdtPr>
            <w:sdtContent>
              <w:ins w:id="6617" w:author="BHA Regulatory Affairs Unit" w:date="2026-07-29T16:06:00Z">
                <w:r>
                  <w:t>Level One Mental Health Transitional Living Home services are clinically monitored psychosocial services, as defined in Part 1.2.1 of these Rules, provided in twenty-four (24) hours per day, seven (7) days per week, and three hundred sixty-five (365) days a year structure.</w:t>
                </w:r>
              </w:ins>
            </w:sdtContent>
          </w:sdt>
        </w:p>
      </w:sdtContent>
    </w:sdt>
    <w:sdt>
      <w:sdtPr>
        <w:tag w:val="goog_rdk_6588"/>
        <w:id w:val="-1430210425"/>
      </w:sdtPr>
      <w:sdtContent>
        <w:p w14:paraId="00000D94" w14:textId="77777777" w:rsidR="00CF3663" w:rsidRDefault="00000000">
          <w:pPr>
            <w:numPr>
              <w:ilvl w:val="0"/>
              <w:numId w:val="208"/>
            </w:numPr>
            <w:tabs>
              <w:tab w:val="left" w:pos="720"/>
              <w:tab w:val="left" w:pos="1440"/>
              <w:tab w:val="left" w:pos="2160"/>
            </w:tabs>
            <w:spacing w:before="200" w:after="200"/>
            <w:rPr>
              <w:ins w:id="6618" w:author="BHA Regulatory Affairs Unit" w:date="2026-07-29T16:06:00Z"/>
            </w:rPr>
          </w:pPr>
          <w:sdt>
            <w:sdtPr>
              <w:tag w:val="goog_rdk_6587"/>
              <w:id w:val="-2146442990"/>
            </w:sdtPr>
            <w:sdtContent>
              <w:ins w:id="6619" w:author="BHA Regulatory Affairs Unit" w:date="2026-07-29T16:06:00Z">
                <w:r>
                  <w:t>Service recipient</w:t>
                </w:r>
              </w:ins>
            </w:sdtContent>
          </w:sdt>
        </w:p>
      </w:sdtContent>
    </w:sdt>
    <w:sdt>
      <w:sdtPr>
        <w:tag w:val="goog_rdk_6590"/>
        <w:id w:val="1518194003"/>
      </w:sdtPr>
      <w:sdtContent>
        <w:p w14:paraId="00000D95" w14:textId="77777777" w:rsidR="00CF3663" w:rsidRDefault="00000000">
          <w:pPr>
            <w:numPr>
              <w:ilvl w:val="1"/>
              <w:numId w:val="208"/>
            </w:numPr>
            <w:tabs>
              <w:tab w:val="left" w:pos="720"/>
              <w:tab w:val="left" w:pos="1440"/>
              <w:tab w:val="left" w:pos="2160"/>
            </w:tabs>
            <w:spacing w:before="200" w:after="200"/>
            <w:rPr>
              <w:ins w:id="6620" w:author="BHA Regulatory Affairs Unit" w:date="2026-07-29T16:06:00Z"/>
            </w:rPr>
          </w:pPr>
          <w:sdt>
            <w:sdtPr>
              <w:tag w:val="goog_rdk_6589"/>
              <w:id w:val="558146459"/>
            </w:sdtPr>
            <w:sdtContent>
              <w:ins w:id="6621" w:author="BHA Regulatory Affairs Unit" w:date="2026-07-29T16:06:00Z">
                <w:r>
                  <w:t>Level One Mental Health Transitional Living Home services are generally intended for individuals who may benefit from a twenty-four (24) hours per day, seven (7) days per week, and three hundred sixty-five (365) days a year residential structure, and who require ongoing support with daily living due to their behavioral health diagnosis, but whose needs do not rise to the level of hospitalization.</w:t>
                </w:r>
              </w:ins>
            </w:sdtContent>
          </w:sdt>
        </w:p>
      </w:sdtContent>
    </w:sdt>
    <w:sdt>
      <w:sdtPr>
        <w:tag w:val="goog_rdk_6592"/>
        <w:id w:val="1934819145"/>
      </w:sdtPr>
      <w:sdtContent>
        <w:p w14:paraId="00000D96" w14:textId="77777777" w:rsidR="00CF3663" w:rsidRDefault="00000000">
          <w:pPr>
            <w:numPr>
              <w:ilvl w:val="0"/>
              <w:numId w:val="208"/>
            </w:numPr>
            <w:tabs>
              <w:tab w:val="left" w:pos="720"/>
              <w:tab w:val="left" w:pos="1440"/>
              <w:tab w:val="left" w:pos="2160"/>
            </w:tabs>
            <w:spacing w:before="200" w:after="200"/>
            <w:rPr>
              <w:ins w:id="6622" w:author="BHA Regulatory Affairs Unit" w:date="2026-07-29T16:06:00Z"/>
            </w:rPr>
          </w:pPr>
          <w:sdt>
            <w:sdtPr>
              <w:tag w:val="goog_rdk_6591"/>
              <w:id w:val="-4849110"/>
            </w:sdtPr>
            <w:sdtContent>
              <w:ins w:id="6623" w:author="BHA Regulatory Affairs Unit" w:date="2026-07-29T16:06:00Z">
                <w:r>
                  <w:t>Service components and capabilities</w:t>
                </w:r>
              </w:ins>
            </w:sdtContent>
          </w:sdt>
        </w:p>
      </w:sdtContent>
    </w:sdt>
    <w:sdt>
      <w:sdtPr>
        <w:tag w:val="goog_rdk_6594"/>
        <w:id w:val="-890571587"/>
      </w:sdtPr>
      <w:sdtContent>
        <w:p w14:paraId="00000D97" w14:textId="77777777" w:rsidR="00CF3663" w:rsidRDefault="00000000">
          <w:pPr>
            <w:numPr>
              <w:ilvl w:val="1"/>
              <w:numId w:val="208"/>
            </w:numPr>
            <w:tabs>
              <w:tab w:val="left" w:pos="720"/>
              <w:tab w:val="left" w:pos="1440"/>
              <w:tab w:val="left" w:pos="2160"/>
            </w:tabs>
            <w:spacing w:before="200" w:after="200"/>
            <w:rPr>
              <w:ins w:id="6624" w:author="BHA Regulatory Affairs Unit" w:date="2026-07-29T16:06:00Z"/>
            </w:rPr>
          </w:pPr>
          <w:sdt>
            <w:sdtPr>
              <w:tag w:val="goog_rdk_6593"/>
              <w:id w:val="-941142192"/>
            </w:sdtPr>
            <w:sdtContent>
              <w:ins w:id="6625" w:author="BHA Regulatory Affairs Unit" w:date="2026-07-29T16:06:00Z">
                <w:r>
                  <w:t>Agencies shall arrange for individuals to receive community-based behavioral health services. These services shall be documented within an individual’s record.</w:t>
                </w:r>
              </w:ins>
            </w:sdtContent>
          </w:sdt>
        </w:p>
      </w:sdtContent>
    </w:sdt>
    <w:sdt>
      <w:sdtPr>
        <w:tag w:val="goog_rdk_6596"/>
        <w:id w:val="157101437"/>
      </w:sdtPr>
      <w:sdtContent>
        <w:p w14:paraId="00000D98" w14:textId="77777777" w:rsidR="00CF3663" w:rsidRDefault="00000000">
          <w:pPr>
            <w:numPr>
              <w:ilvl w:val="0"/>
              <w:numId w:val="208"/>
            </w:numPr>
            <w:tabs>
              <w:tab w:val="left" w:pos="720"/>
              <w:tab w:val="left" w:pos="1440"/>
              <w:tab w:val="left" w:pos="2160"/>
            </w:tabs>
            <w:spacing w:before="200" w:after="200"/>
            <w:rPr>
              <w:ins w:id="6626" w:author="BHA Regulatory Affairs Unit" w:date="2026-07-29T16:06:00Z"/>
            </w:rPr>
          </w:pPr>
          <w:sdt>
            <w:sdtPr>
              <w:tag w:val="goog_rdk_6595"/>
              <w:id w:val="-151127352"/>
            </w:sdtPr>
            <w:sdtContent>
              <w:ins w:id="6627" w:author="BHA Regulatory Affairs Unit" w:date="2026-07-29T16:06:00Z">
                <w:r>
                  <w:t>Personnel</w:t>
                </w:r>
              </w:ins>
            </w:sdtContent>
          </w:sdt>
        </w:p>
      </w:sdtContent>
    </w:sdt>
    <w:sdt>
      <w:sdtPr>
        <w:tag w:val="goog_rdk_6598"/>
        <w:id w:val="694335964"/>
      </w:sdtPr>
      <w:sdtContent>
        <w:p w14:paraId="00000D99" w14:textId="77777777" w:rsidR="00CF3663" w:rsidRDefault="00000000">
          <w:pPr>
            <w:numPr>
              <w:ilvl w:val="1"/>
              <w:numId w:val="208"/>
            </w:numPr>
            <w:tabs>
              <w:tab w:val="left" w:pos="720"/>
              <w:tab w:val="left" w:pos="1440"/>
              <w:tab w:val="left" w:pos="2160"/>
            </w:tabs>
            <w:spacing w:before="200" w:after="200"/>
            <w:rPr>
              <w:ins w:id="6628" w:author="BHA Regulatory Affairs Unit" w:date="2026-07-29T16:06:00Z"/>
            </w:rPr>
          </w:pPr>
          <w:sdt>
            <w:sdtPr>
              <w:tag w:val="goog_rdk_6597"/>
              <w:id w:val="-1334250164"/>
            </w:sdtPr>
            <w:sdtContent>
              <w:ins w:id="6629" w:author="BHA Regulatory Affairs Unit" w:date="2026-07-29T16:06:00Z">
                <w:r>
                  <w:t>Level of care requirements</w:t>
                </w:r>
              </w:ins>
            </w:sdtContent>
          </w:sdt>
        </w:p>
      </w:sdtContent>
    </w:sdt>
    <w:sdt>
      <w:sdtPr>
        <w:tag w:val="goog_rdk_6600"/>
        <w:id w:val="2007631421"/>
      </w:sdtPr>
      <w:sdtContent>
        <w:p w14:paraId="00000D9A" w14:textId="77777777" w:rsidR="00CF3663" w:rsidRDefault="00000000">
          <w:pPr>
            <w:numPr>
              <w:ilvl w:val="2"/>
              <w:numId w:val="208"/>
            </w:numPr>
            <w:tabs>
              <w:tab w:val="left" w:pos="720"/>
              <w:tab w:val="left" w:pos="1440"/>
              <w:tab w:val="left" w:pos="2160"/>
            </w:tabs>
            <w:spacing w:before="200" w:after="200"/>
            <w:rPr>
              <w:ins w:id="6630" w:author="BHA Regulatory Affairs Unit" w:date="2026-07-29T16:06:00Z"/>
            </w:rPr>
          </w:pPr>
          <w:sdt>
            <w:sdtPr>
              <w:tag w:val="goog_rdk_6599"/>
              <w:id w:val="91982954"/>
            </w:sdtPr>
            <w:sdtContent>
              <w:ins w:id="6631" w:author="BHA Regulatory Affairs Unit" w:date="2026-07-29T16:06:00Z">
                <w:r>
                  <w:t>Level One Mental Health Transitional Living Homes are required to have Administrator(s) and group living workers available directly, or through formally affiliated providers or programs. Administrator(s) shall:</w:t>
                </w:r>
              </w:ins>
            </w:sdtContent>
          </w:sdt>
        </w:p>
      </w:sdtContent>
    </w:sdt>
    <w:sdt>
      <w:sdtPr>
        <w:tag w:val="goog_rdk_6602"/>
        <w:id w:val="-853347644"/>
      </w:sdtPr>
      <w:sdtContent>
        <w:p w14:paraId="00000D9B" w14:textId="77777777" w:rsidR="00CF3663" w:rsidRDefault="00000000">
          <w:pPr>
            <w:numPr>
              <w:ilvl w:val="3"/>
              <w:numId w:val="208"/>
            </w:numPr>
            <w:tabs>
              <w:tab w:val="left" w:pos="720"/>
              <w:tab w:val="left" w:pos="1440"/>
              <w:tab w:val="left" w:pos="2160"/>
            </w:tabs>
            <w:spacing w:before="200" w:after="240"/>
            <w:rPr>
              <w:ins w:id="6632" w:author="BHA Regulatory Affairs Unit" w:date="2026-07-29T16:06:00Z"/>
            </w:rPr>
          </w:pPr>
          <w:sdt>
            <w:sdtPr>
              <w:tag w:val="goog_rdk_6601"/>
              <w:id w:val="-1575789179"/>
            </w:sdtPr>
            <w:sdtContent>
              <w:ins w:id="6633" w:author="BHA Regulatory Affairs Unit" w:date="2026-07-29T16:06:00Z">
                <w:r>
                  <w:t>Be at least twenty-one (21) years of age, possess a high school diploma or equivalent, and have at least one (1) year of experience supervising the delivery of personal care services that include activities of daily living;</w:t>
                </w:r>
              </w:ins>
            </w:sdtContent>
          </w:sdt>
        </w:p>
      </w:sdtContent>
    </w:sdt>
    <w:sdt>
      <w:sdtPr>
        <w:tag w:val="goog_rdk_6604"/>
        <w:id w:val="587428659"/>
      </w:sdtPr>
      <w:sdtContent>
        <w:p w14:paraId="00000D9C" w14:textId="77777777" w:rsidR="00CF3663" w:rsidRDefault="00000000">
          <w:pPr>
            <w:numPr>
              <w:ilvl w:val="3"/>
              <w:numId w:val="208"/>
            </w:numPr>
            <w:tabs>
              <w:tab w:val="left" w:pos="720"/>
              <w:tab w:val="left" w:pos="1440"/>
              <w:tab w:val="left" w:pos="2160"/>
            </w:tabs>
            <w:spacing w:before="200" w:after="240"/>
            <w:rPr>
              <w:ins w:id="6634" w:author="BHA Regulatory Affairs Unit" w:date="2026-07-29T16:06:00Z"/>
            </w:rPr>
          </w:pPr>
          <w:sdt>
            <w:sdtPr>
              <w:tag w:val="goog_rdk_6603"/>
              <w:id w:val="231265264"/>
            </w:sdtPr>
            <w:sdtContent>
              <w:ins w:id="6635" w:author="BHA Regulatory Affairs Unit" w:date="2026-07-29T16:06:00Z">
                <w:r>
                  <w:t>Be QMAP trained;</w:t>
                </w:r>
              </w:ins>
            </w:sdtContent>
          </w:sdt>
        </w:p>
      </w:sdtContent>
    </w:sdt>
    <w:sdt>
      <w:sdtPr>
        <w:tag w:val="goog_rdk_6606"/>
        <w:id w:val="-1687288980"/>
      </w:sdtPr>
      <w:sdtContent>
        <w:p w14:paraId="00000D9D" w14:textId="77777777" w:rsidR="00CF3663" w:rsidRDefault="00000000">
          <w:pPr>
            <w:numPr>
              <w:ilvl w:val="3"/>
              <w:numId w:val="208"/>
            </w:numPr>
            <w:tabs>
              <w:tab w:val="left" w:pos="720"/>
              <w:tab w:val="left" w:pos="1440"/>
              <w:tab w:val="left" w:pos="2160"/>
            </w:tabs>
            <w:spacing w:before="200" w:after="240"/>
            <w:rPr>
              <w:ins w:id="6636" w:author="BHA Regulatory Affairs Unit" w:date="2026-07-29T16:06:00Z"/>
            </w:rPr>
          </w:pPr>
          <w:sdt>
            <w:sdtPr>
              <w:tag w:val="goog_rdk_6605"/>
              <w:id w:val="458016342"/>
            </w:sdtPr>
            <w:sdtContent>
              <w:ins w:id="6637" w:author="BHA Regulatory Affairs Unit" w:date="2026-07-29T16:06:00Z">
                <w:r>
                  <w:t>Provide and document supervision to agency personnel;</w:t>
                </w:r>
              </w:ins>
            </w:sdtContent>
          </w:sdt>
        </w:p>
      </w:sdtContent>
    </w:sdt>
    <w:sdt>
      <w:sdtPr>
        <w:tag w:val="goog_rdk_6608"/>
        <w:id w:val="1898791204"/>
      </w:sdtPr>
      <w:sdtContent>
        <w:p w14:paraId="00000D9E" w14:textId="77777777" w:rsidR="00CF3663" w:rsidRDefault="00000000">
          <w:pPr>
            <w:numPr>
              <w:ilvl w:val="3"/>
              <w:numId w:val="208"/>
            </w:numPr>
            <w:tabs>
              <w:tab w:val="left" w:pos="720"/>
              <w:tab w:val="left" w:pos="1440"/>
              <w:tab w:val="left" w:pos="2160"/>
            </w:tabs>
            <w:spacing w:before="200" w:after="240"/>
            <w:rPr>
              <w:ins w:id="6638" w:author="BHA Regulatory Affairs Unit" w:date="2026-07-29T16:06:00Z"/>
            </w:rPr>
          </w:pPr>
          <w:sdt>
            <w:sdtPr>
              <w:tag w:val="goog_rdk_6607"/>
              <w:id w:val="1133106070"/>
            </w:sdtPr>
            <w:sdtContent>
              <w:ins w:id="6639" w:author="BHA Regulatory Affairs Unit" w:date="2026-07-29T16:06:00Z">
                <w:r>
                  <w:t>Be responsible for the overall day-to-day operations of the mental health transitional living home; and</w:t>
                </w:r>
              </w:ins>
            </w:sdtContent>
          </w:sdt>
        </w:p>
      </w:sdtContent>
    </w:sdt>
    <w:sdt>
      <w:sdtPr>
        <w:tag w:val="goog_rdk_6610"/>
        <w:id w:val="-1014196905"/>
      </w:sdtPr>
      <w:sdtContent>
        <w:p w14:paraId="00000D9F" w14:textId="77777777" w:rsidR="00CF3663" w:rsidRDefault="00000000">
          <w:pPr>
            <w:numPr>
              <w:ilvl w:val="3"/>
              <w:numId w:val="208"/>
            </w:numPr>
            <w:tabs>
              <w:tab w:val="left" w:pos="720"/>
              <w:tab w:val="left" w:pos="1440"/>
              <w:tab w:val="left" w:pos="2160"/>
            </w:tabs>
            <w:spacing w:before="200" w:after="240"/>
            <w:rPr>
              <w:ins w:id="6640" w:author="BHA Regulatory Affairs Unit" w:date="2026-07-29T16:06:00Z"/>
            </w:rPr>
          </w:pPr>
          <w:sdt>
            <w:sdtPr>
              <w:tag w:val="goog_rdk_6609"/>
              <w:id w:val="1257111775"/>
            </w:sdtPr>
            <w:sdtContent>
              <w:ins w:id="6641" w:author="BHA Regulatory Affairs Unit" w:date="2026-07-29T16:06:00Z">
                <w:r>
                  <w:t>Demonstrate training in the following areas prior to direct care, in addition to Part 1.15.1 of these Rules:</w:t>
                </w:r>
              </w:ins>
            </w:sdtContent>
          </w:sdt>
        </w:p>
      </w:sdtContent>
    </w:sdt>
    <w:sdt>
      <w:sdtPr>
        <w:tag w:val="goog_rdk_6612"/>
        <w:id w:val="1573846071"/>
      </w:sdtPr>
      <w:sdtContent>
        <w:p w14:paraId="00000DA0" w14:textId="77777777" w:rsidR="00CF3663" w:rsidRDefault="00000000">
          <w:pPr>
            <w:numPr>
              <w:ilvl w:val="4"/>
              <w:numId w:val="208"/>
            </w:numPr>
            <w:tabs>
              <w:tab w:val="left" w:pos="720"/>
              <w:tab w:val="left" w:pos="1440"/>
              <w:tab w:val="left" w:pos="2160"/>
            </w:tabs>
            <w:spacing w:before="200" w:after="240"/>
            <w:rPr>
              <w:ins w:id="6642" w:author="BHA Regulatory Affairs Unit" w:date="2026-07-29T16:06:00Z"/>
            </w:rPr>
          </w:pPr>
          <w:sdt>
            <w:sdtPr>
              <w:tag w:val="goog_rdk_6611"/>
              <w:id w:val="-2050385255"/>
            </w:sdtPr>
            <w:sdtContent>
              <w:ins w:id="6643" w:author="BHA Regulatory Affairs Unit" w:date="2026-07-29T16:06:00Z">
                <w:r>
                  <w:t>Business operations, including but not limited to, business plan/service model, insurance, quality management plans, and budgeting;</w:t>
                </w:r>
              </w:ins>
            </w:sdtContent>
          </w:sdt>
        </w:p>
      </w:sdtContent>
    </w:sdt>
    <w:sdt>
      <w:sdtPr>
        <w:tag w:val="goog_rdk_6614"/>
        <w:id w:val="-659591462"/>
      </w:sdtPr>
      <w:sdtContent>
        <w:p w14:paraId="00000DA1" w14:textId="77777777" w:rsidR="00CF3663" w:rsidRDefault="00000000">
          <w:pPr>
            <w:numPr>
              <w:ilvl w:val="4"/>
              <w:numId w:val="208"/>
            </w:numPr>
            <w:tabs>
              <w:tab w:val="left" w:pos="720"/>
              <w:tab w:val="left" w:pos="1440"/>
              <w:tab w:val="left" w:pos="2160"/>
            </w:tabs>
            <w:spacing w:before="200" w:after="240"/>
            <w:rPr>
              <w:ins w:id="6644" w:author="BHA Regulatory Affairs Unit" w:date="2026-07-29T16:06:00Z"/>
            </w:rPr>
          </w:pPr>
          <w:sdt>
            <w:sdtPr>
              <w:tag w:val="goog_rdk_6613"/>
              <w:id w:val="251610311"/>
            </w:sdtPr>
            <w:sdtContent>
              <w:ins w:id="6645" w:author="BHA Regulatory Affairs Unit" w:date="2026-07-29T16:06:00Z">
                <w:r>
                  <w:t>Daily business management, including but not limited to an agency’s policies on coordination with external providers and business ethics;</w:t>
                </w:r>
              </w:ins>
            </w:sdtContent>
          </w:sdt>
        </w:p>
      </w:sdtContent>
    </w:sdt>
    <w:sdt>
      <w:sdtPr>
        <w:tag w:val="goog_rdk_6616"/>
        <w:id w:val="-229180974"/>
      </w:sdtPr>
      <w:sdtContent>
        <w:p w14:paraId="00000DA2" w14:textId="77777777" w:rsidR="00CF3663" w:rsidRDefault="00000000">
          <w:pPr>
            <w:numPr>
              <w:ilvl w:val="4"/>
              <w:numId w:val="208"/>
            </w:numPr>
            <w:tabs>
              <w:tab w:val="left" w:pos="720"/>
              <w:tab w:val="left" w:pos="1440"/>
              <w:tab w:val="left" w:pos="2160"/>
            </w:tabs>
            <w:spacing w:before="200" w:after="240"/>
            <w:rPr>
              <w:ins w:id="6646" w:author="BHA Regulatory Affairs Unit" w:date="2026-07-29T16:06:00Z"/>
            </w:rPr>
          </w:pPr>
          <w:sdt>
            <w:sdtPr>
              <w:tag w:val="goog_rdk_6615"/>
              <w:id w:val="1400000932"/>
            </w:sdtPr>
            <w:sdtContent>
              <w:ins w:id="6647" w:author="BHA Regulatory Affairs Unit" w:date="2026-07-29T16:06:00Z">
                <w:r>
                  <w:t>Resident care, including but not limited to, admission and discharge criteria, nutrition, medication management, and patient rights; and</w:t>
                </w:r>
              </w:ins>
            </w:sdtContent>
          </w:sdt>
        </w:p>
      </w:sdtContent>
    </w:sdt>
    <w:sdt>
      <w:sdtPr>
        <w:tag w:val="goog_rdk_6618"/>
        <w:id w:val="-1706356650"/>
      </w:sdtPr>
      <w:sdtContent>
        <w:p w14:paraId="00000DA3" w14:textId="77777777" w:rsidR="00CF3663" w:rsidRDefault="00000000">
          <w:pPr>
            <w:numPr>
              <w:ilvl w:val="4"/>
              <w:numId w:val="208"/>
            </w:numPr>
            <w:tabs>
              <w:tab w:val="left" w:pos="720"/>
              <w:tab w:val="left" w:pos="1440"/>
              <w:tab w:val="left" w:pos="2160"/>
            </w:tabs>
            <w:spacing w:before="200" w:after="240"/>
            <w:rPr>
              <w:ins w:id="6648" w:author="BHA Regulatory Affairs Unit" w:date="2026-07-29T16:06:00Z"/>
            </w:rPr>
          </w:pPr>
          <w:sdt>
            <w:sdtPr>
              <w:tag w:val="goog_rdk_6617"/>
              <w:id w:val="1606593505"/>
            </w:sdtPr>
            <w:sdtContent>
              <w:ins w:id="6649" w:author="BHA Regulatory Affairs Unit" w:date="2026-07-29T16:06:00Z">
                <w:r>
                  <w:t>Psychosocial needs, including culturally and linguistically appropriate services, as defined in Part 1.2.1 of these Rules, support system involvement and dynamics, intellectual developmental disability, and traumatic brain injury.</w:t>
                </w:r>
              </w:ins>
            </w:sdtContent>
          </w:sdt>
        </w:p>
      </w:sdtContent>
    </w:sdt>
    <w:sdt>
      <w:sdtPr>
        <w:tag w:val="goog_rdk_6620"/>
        <w:id w:val="1367529913"/>
      </w:sdtPr>
      <w:sdtContent>
        <w:p w14:paraId="00000DA4" w14:textId="77777777" w:rsidR="00CF3663" w:rsidRDefault="00000000">
          <w:pPr>
            <w:numPr>
              <w:ilvl w:val="2"/>
              <w:numId w:val="208"/>
            </w:numPr>
            <w:tabs>
              <w:tab w:val="left" w:pos="720"/>
              <w:tab w:val="left" w:pos="1440"/>
              <w:tab w:val="left" w:pos="2160"/>
            </w:tabs>
            <w:spacing w:before="200" w:after="200"/>
            <w:rPr>
              <w:ins w:id="6650" w:author="BHA Regulatory Affairs Unit" w:date="2026-07-29T16:06:00Z"/>
            </w:rPr>
          </w:pPr>
          <w:sdt>
            <w:sdtPr>
              <w:tag w:val="goog_rdk_6619"/>
              <w:id w:val="-375407020"/>
            </w:sdtPr>
            <w:sdtContent>
              <w:ins w:id="6651" w:author="BHA Regulatory Affairs Unit" w:date="2026-07-29T16:06:00Z">
                <w:r>
                  <w:t>Agencies must maintain an individual-to-personnel ratio not exceeding twenty to one (20:1) at all times, per physical location. This includes nighttime and weekend hours.</w:t>
                </w:r>
              </w:ins>
            </w:sdtContent>
          </w:sdt>
        </w:p>
      </w:sdtContent>
    </w:sdt>
    <w:sdt>
      <w:sdtPr>
        <w:tag w:val="goog_rdk_6622"/>
        <w:id w:val="1410796785"/>
      </w:sdtPr>
      <w:sdtContent>
        <w:p w14:paraId="00000DA5" w14:textId="77777777" w:rsidR="00CF3663" w:rsidRDefault="00000000">
          <w:pPr>
            <w:numPr>
              <w:ilvl w:val="0"/>
              <w:numId w:val="208"/>
            </w:numPr>
            <w:tabs>
              <w:tab w:val="left" w:pos="720"/>
              <w:tab w:val="left" w:pos="1440"/>
              <w:tab w:val="left" w:pos="2160"/>
            </w:tabs>
            <w:spacing w:before="200" w:after="200"/>
            <w:rPr>
              <w:ins w:id="6652" w:author="BHA Regulatory Affairs Unit" w:date="2026-07-29T16:06:00Z"/>
            </w:rPr>
          </w:pPr>
          <w:sdt>
            <w:sdtPr>
              <w:tag w:val="goog_rdk_6621"/>
              <w:id w:val="-666927482"/>
            </w:sdtPr>
            <w:sdtContent>
              <w:ins w:id="6653" w:author="BHA Regulatory Affairs Unit" w:date="2026-07-29T16:06:00Z">
                <w:r>
                  <w:t>Documentation and timeliness</w:t>
                </w:r>
              </w:ins>
            </w:sdtContent>
          </w:sdt>
        </w:p>
      </w:sdtContent>
    </w:sdt>
    <w:sdt>
      <w:sdtPr>
        <w:tag w:val="goog_rdk_6624"/>
        <w:id w:val="-985134291"/>
      </w:sdtPr>
      <w:sdtContent>
        <w:p w14:paraId="00000DA6" w14:textId="77777777" w:rsidR="00CF3663" w:rsidRDefault="00000000">
          <w:pPr>
            <w:numPr>
              <w:ilvl w:val="1"/>
              <w:numId w:val="208"/>
            </w:numPr>
            <w:tabs>
              <w:tab w:val="left" w:pos="720"/>
              <w:tab w:val="left" w:pos="1440"/>
              <w:tab w:val="left" w:pos="2160"/>
            </w:tabs>
            <w:spacing w:before="200" w:after="200"/>
            <w:rPr>
              <w:ins w:id="6654" w:author="BHA Regulatory Affairs Unit" w:date="2026-07-29T16:06:00Z"/>
            </w:rPr>
          </w:pPr>
          <w:sdt>
            <w:sdtPr>
              <w:tag w:val="goog_rdk_6623"/>
              <w:id w:val="1362495228"/>
            </w:sdtPr>
            <w:sdtContent>
              <w:ins w:id="6655" w:author="BHA Regulatory Affairs Unit" w:date="2026-07-29T16:06:00Z">
                <w:r>
                  <w:t>Agencies providing Level One Mental Health Transitional Living Home services must comply with requirements of this Part 5.3.4.E of this Chapter 5 in keeping documentation of timely completion in an individual’s record, as set forth in Part 1.17 of these Rules.</w:t>
                </w:r>
              </w:ins>
            </w:sdtContent>
          </w:sdt>
        </w:p>
      </w:sdtContent>
    </w:sdt>
    <w:sdt>
      <w:sdtPr>
        <w:tag w:val="goog_rdk_6626"/>
        <w:id w:val="645349487"/>
      </w:sdtPr>
      <w:sdtContent>
        <w:p w14:paraId="00000DA7" w14:textId="77777777" w:rsidR="00CF3663" w:rsidRDefault="00000000">
          <w:pPr>
            <w:numPr>
              <w:ilvl w:val="1"/>
              <w:numId w:val="208"/>
            </w:numPr>
            <w:tabs>
              <w:tab w:val="left" w:pos="720"/>
              <w:tab w:val="left" w:pos="1440"/>
              <w:tab w:val="left" w:pos="2160"/>
            </w:tabs>
            <w:spacing w:before="200" w:after="200"/>
            <w:rPr>
              <w:ins w:id="6656" w:author="BHA Regulatory Affairs Unit" w:date="2026-07-29T16:06:00Z"/>
            </w:rPr>
          </w:pPr>
          <w:sdt>
            <w:sdtPr>
              <w:tag w:val="goog_rdk_6625"/>
              <w:id w:val="-1873166251"/>
            </w:sdtPr>
            <w:sdtContent>
              <w:ins w:id="6657" w:author="BHA Regulatory Affairs Unit" w:date="2026-07-29T16:06:00Z">
                <w:r>
                  <w:t>Personnel must verify and document the whereabouts and wellness of each individual who is on-site, as determined by the administrator.  Intervals in which safety checks are completed are to not exceed:</w:t>
                </w:r>
              </w:ins>
            </w:sdtContent>
          </w:sdt>
        </w:p>
      </w:sdtContent>
    </w:sdt>
    <w:sdt>
      <w:sdtPr>
        <w:tag w:val="goog_rdk_6628"/>
        <w:id w:val="848372708"/>
      </w:sdtPr>
      <w:sdtContent>
        <w:p w14:paraId="00000DA8" w14:textId="77777777" w:rsidR="00CF3663" w:rsidRDefault="00000000">
          <w:pPr>
            <w:numPr>
              <w:ilvl w:val="2"/>
              <w:numId w:val="208"/>
            </w:numPr>
            <w:tabs>
              <w:tab w:val="left" w:pos="720"/>
              <w:tab w:val="left" w:pos="1440"/>
              <w:tab w:val="left" w:pos="2160"/>
            </w:tabs>
            <w:spacing w:before="200" w:after="200"/>
            <w:rPr>
              <w:ins w:id="6658" w:author="BHA Regulatory Affairs Unit" w:date="2026-07-29T16:06:00Z"/>
            </w:rPr>
          </w:pPr>
          <w:sdt>
            <w:sdtPr>
              <w:tag w:val="goog_rdk_6627"/>
              <w:id w:val="-1162035252"/>
            </w:sdtPr>
            <w:sdtContent>
              <w:ins w:id="6659" w:author="BHA Regulatory Affairs Unit" w:date="2026-07-29T16:06:00Z">
                <w:r>
                  <w:t>Between 6:00 a.m. and 10:00 p.m., at least once every hour; and</w:t>
                </w:r>
              </w:ins>
            </w:sdtContent>
          </w:sdt>
        </w:p>
      </w:sdtContent>
    </w:sdt>
    <w:sdt>
      <w:sdtPr>
        <w:tag w:val="goog_rdk_6630"/>
        <w:id w:val="1358780164"/>
      </w:sdtPr>
      <w:sdtContent>
        <w:p w14:paraId="00000DA9" w14:textId="77777777" w:rsidR="00CF3663" w:rsidRDefault="00000000">
          <w:pPr>
            <w:numPr>
              <w:ilvl w:val="2"/>
              <w:numId w:val="208"/>
            </w:numPr>
            <w:tabs>
              <w:tab w:val="left" w:pos="720"/>
              <w:tab w:val="left" w:pos="1440"/>
              <w:tab w:val="left" w:pos="2160"/>
            </w:tabs>
            <w:spacing w:before="200" w:after="200"/>
            <w:rPr>
              <w:ins w:id="6660" w:author="BHA Regulatory Affairs Unit" w:date="2026-07-29T16:06:00Z"/>
            </w:rPr>
          </w:pPr>
          <w:sdt>
            <w:sdtPr>
              <w:tag w:val="goog_rdk_6629"/>
              <w:id w:val="592815377"/>
            </w:sdtPr>
            <w:sdtContent>
              <w:ins w:id="6661" w:author="BHA Regulatory Affairs Unit" w:date="2026-07-29T16:06:00Z">
                <w:r>
                  <w:t>Between 10:00 p.m. and 6:00 a.m., at least once every hour, unless otherwise determined by the Administrator and documented in an individual’s file.</w:t>
                </w:r>
              </w:ins>
            </w:sdtContent>
          </w:sdt>
        </w:p>
      </w:sdtContent>
    </w:sdt>
    <w:sdt>
      <w:sdtPr>
        <w:tag w:val="goog_rdk_6632"/>
        <w:id w:val="-2115300860"/>
      </w:sdtPr>
      <w:sdtContent>
        <w:p w14:paraId="00000DAA" w14:textId="77777777" w:rsidR="00CF3663" w:rsidRDefault="00000000">
          <w:pPr>
            <w:numPr>
              <w:ilvl w:val="3"/>
              <w:numId w:val="208"/>
            </w:numPr>
            <w:tabs>
              <w:tab w:val="left" w:pos="720"/>
              <w:tab w:val="left" w:pos="1440"/>
              <w:tab w:val="left" w:pos="2160"/>
            </w:tabs>
            <w:spacing w:before="200" w:after="200"/>
            <w:rPr>
              <w:ins w:id="6662" w:author="BHA Regulatory Affairs Unit" w:date="2026-07-29T16:06:00Z"/>
            </w:rPr>
          </w:pPr>
          <w:sdt>
            <w:sdtPr>
              <w:tag w:val="goog_rdk_6631"/>
              <w:id w:val="21009613"/>
            </w:sdtPr>
            <w:sdtContent>
              <w:ins w:id="6663" w:author="BHA Regulatory Affairs Unit" w:date="2026-07-29T16:06:00Z">
                <w:r>
                  <w:t>Additional needs for off-site supervision and/or support must be determined on an individual basis and aligned with an agency’s policies and procedures.</w:t>
                </w:r>
              </w:ins>
            </w:sdtContent>
          </w:sdt>
        </w:p>
      </w:sdtContent>
    </w:sdt>
    <w:sdt>
      <w:sdtPr>
        <w:tag w:val="goog_rdk_6634"/>
        <w:id w:val="-1054519599"/>
      </w:sdtPr>
      <w:sdtContent>
        <w:p w14:paraId="00000DAB" w14:textId="77777777" w:rsidR="00CF3663" w:rsidRDefault="00000000">
          <w:pPr>
            <w:numPr>
              <w:ilvl w:val="1"/>
              <w:numId w:val="208"/>
            </w:numPr>
            <w:tabs>
              <w:tab w:val="left" w:pos="720"/>
              <w:tab w:val="left" w:pos="1440"/>
              <w:tab w:val="left" w:pos="2160"/>
            </w:tabs>
            <w:spacing w:before="200" w:after="200"/>
            <w:rPr>
              <w:ins w:id="6664" w:author="BHA Regulatory Affairs Unit" w:date="2026-07-29T16:06:00Z"/>
            </w:rPr>
          </w:pPr>
          <w:sdt>
            <w:sdtPr>
              <w:tag w:val="goog_rdk_6633"/>
              <w:id w:val="592895400"/>
            </w:sdtPr>
            <w:sdtContent>
              <w:ins w:id="6665" w:author="BHA Regulatory Affairs Unit" w:date="2026-07-29T16:06:00Z">
                <w:r>
                  <w:t>Admission summary</w:t>
                </w:r>
              </w:ins>
            </w:sdtContent>
          </w:sdt>
        </w:p>
      </w:sdtContent>
    </w:sdt>
    <w:sdt>
      <w:sdtPr>
        <w:tag w:val="goog_rdk_6636"/>
        <w:id w:val="-82872922"/>
      </w:sdtPr>
      <w:sdtContent>
        <w:p w14:paraId="00000DAC" w14:textId="77777777" w:rsidR="00CF3663" w:rsidRDefault="00000000">
          <w:pPr>
            <w:numPr>
              <w:ilvl w:val="2"/>
              <w:numId w:val="208"/>
            </w:numPr>
            <w:tabs>
              <w:tab w:val="left" w:pos="720"/>
              <w:tab w:val="left" w:pos="1440"/>
              <w:tab w:val="left" w:pos="2160"/>
            </w:tabs>
            <w:spacing w:before="200" w:after="200"/>
            <w:rPr>
              <w:ins w:id="6666" w:author="BHA Regulatory Affairs Unit" w:date="2026-07-29T16:06:00Z"/>
            </w:rPr>
          </w:pPr>
          <w:sdt>
            <w:sdtPr>
              <w:tag w:val="goog_rdk_6635"/>
              <w:id w:val="1328288566"/>
            </w:sdtPr>
            <w:sdtContent>
              <w:ins w:id="6667" w:author="BHA Regulatory Affairs Unit" w:date="2026-07-29T16:06:00Z">
                <w:r>
                  <w:t>Within twenty-four (24) hours of admission, agencies shall complete an admission summary. The admission summary must include:</w:t>
                </w:r>
              </w:ins>
            </w:sdtContent>
          </w:sdt>
        </w:p>
      </w:sdtContent>
    </w:sdt>
    <w:sdt>
      <w:sdtPr>
        <w:tag w:val="goog_rdk_6638"/>
        <w:id w:val="1504697626"/>
      </w:sdtPr>
      <w:sdtContent>
        <w:p w14:paraId="00000DAD" w14:textId="77777777" w:rsidR="00CF3663" w:rsidRDefault="00000000">
          <w:pPr>
            <w:numPr>
              <w:ilvl w:val="3"/>
              <w:numId w:val="208"/>
            </w:numPr>
            <w:tabs>
              <w:tab w:val="left" w:pos="720"/>
              <w:tab w:val="left" w:pos="1440"/>
              <w:tab w:val="left" w:pos="2160"/>
            </w:tabs>
            <w:spacing w:before="200" w:after="240"/>
            <w:rPr>
              <w:ins w:id="6668" w:author="BHA Regulatory Affairs Unit" w:date="2026-07-29T16:06:00Z"/>
            </w:rPr>
          </w:pPr>
          <w:sdt>
            <w:sdtPr>
              <w:tag w:val="goog_rdk_6637"/>
              <w:id w:val="-450370333"/>
            </w:sdtPr>
            <w:sdtContent>
              <w:ins w:id="6669" w:author="BHA Regulatory Affairs Unit" w:date="2026-07-29T16:06:00Z">
                <w:r>
                  <w:t>Identifying information;</w:t>
                </w:r>
              </w:ins>
            </w:sdtContent>
          </w:sdt>
        </w:p>
      </w:sdtContent>
    </w:sdt>
    <w:sdt>
      <w:sdtPr>
        <w:tag w:val="goog_rdk_6640"/>
        <w:id w:val="-1686654902"/>
      </w:sdtPr>
      <w:sdtContent>
        <w:p w14:paraId="00000DAE" w14:textId="77777777" w:rsidR="00CF3663" w:rsidRDefault="00000000">
          <w:pPr>
            <w:numPr>
              <w:ilvl w:val="3"/>
              <w:numId w:val="208"/>
            </w:numPr>
            <w:tabs>
              <w:tab w:val="left" w:pos="720"/>
              <w:tab w:val="left" w:pos="1440"/>
              <w:tab w:val="left" w:pos="2160"/>
            </w:tabs>
            <w:spacing w:before="200" w:after="240"/>
            <w:rPr>
              <w:ins w:id="6670" w:author="BHA Regulatory Affairs Unit" w:date="2026-07-29T16:06:00Z"/>
            </w:rPr>
          </w:pPr>
          <w:sdt>
            <w:sdtPr>
              <w:tag w:val="goog_rdk_6639"/>
              <w:id w:val="-18717121"/>
            </w:sdtPr>
            <w:sdtContent>
              <w:ins w:id="6671" w:author="BHA Regulatory Affairs Unit" w:date="2026-07-29T16:06:00Z">
                <w:r>
                  <w:t>Reason for admission;</w:t>
                </w:r>
              </w:ins>
            </w:sdtContent>
          </w:sdt>
        </w:p>
      </w:sdtContent>
    </w:sdt>
    <w:sdt>
      <w:sdtPr>
        <w:tag w:val="goog_rdk_6642"/>
        <w:id w:val="961145064"/>
      </w:sdtPr>
      <w:sdtContent>
        <w:p w14:paraId="00000DAF" w14:textId="77777777" w:rsidR="00CF3663" w:rsidRDefault="00000000">
          <w:pPr>
            <w:numPr>
              <w:ilvl w:val="3"/>
              <w:numId w:val="208"/>
            </w:numPr>
            <w:tabs>
              <w:tab w:val="left" w:pos="720"/>
              <w:tab w:val="left" w:pos="1440"/>
              <w:tab w:val="left" w:pos="2160"/>
            </w:tabs>
            <w:spacing w:before="200" w:after="240"/>
            <w:rPr>
              <w:ins w:id="6672" w:author="BHA Regulatory Affairs Unit" w:date="2026-07-29T16:06:00Z"/>
            </w:rPr>
          </w:pPr>
          <w:sdt>
            <w:sdtPr>
              <w:tag w:val="goog_rdk_6641"/>
              <w:id w:val="832421312"/>
            </w:sdtPr>
            <w:sdtContent>
              <w:ins w:id="6673" w:author="BHA Regulatory Affairs Unit" w:date="2026-07-29T16:06:00Z">
                <w:r>
                  <w:t>Current behavioral health symptoms;</w:t>
                </w:r>
              </w:ins>
            </w:sdtContent>
          </w:sdt>
        </w:p>
      </w:sdtContent>
    </w:sdt>
    <w:sdt>
      <w:sdtPr>
        <w:tag w:val="goog_rdk_6644"/>
        <w:id w:val="-99716148"/>
      </w:sdtPr>
      <w:sdtContent>
        <w:p w14:paraId="00000DB0" w14:textId="77777777" w:rsidR="00CF3663" w:rsidRDefault="00000000">
          <w:pPr>
            <w:numPr>
              <w:ilvl w:val="3"/>
              <w:numId w:val="208"/>
            </w:numPr>
            <w:tabs>
              <w:tab w:val="left" w:pos="720"/>
              <w:tab w:val="left" w:pos="1440"/>
              <w:tab w:val="left" w:pos="2160"/>
            </w:tabs>
            <w:spacing w:before="200" w:after="240"/>
            <w:rPr>
              <w:ins w:id="6674" w:author="BHA Regulatory Affairs Unit" w:date="2026-07-29T16:06:00Z"/>
            </w:rPr>
          </w:pPr>
          <w:sdt>
            <w:sdtPr>
              <w:tag w:val="goog_rdk_6643"/>
              <w:id w:val="212668447"/>
            </w:sdtPr>
            <w:sdtContent>
              <w:ins w:id="6675" w:author="BHA Regulatory Affairs Unit" w:date="2026-07-29T16:06:00Z">
                <w:r>
                  <w:t>History of potential risk of harm to self or others, including aggressive behaviors, and any known approaches to prevent future occurrences, including previously developed safety plans;</w:t>
                </w:r>
              </w:ins>
            </w:sdtContent>
          </w:sdt>
        </w:p>
      </w:sdtContent>
    </w:sdt>
    <w:sdt>
      <w:sdtPr>
        <w:tag w:val="goog_rdk_6646"/>
        <w:id w:val="2076738088"/>
      </w:sdtPr>
      <w:sdtContent>
        <w:p w14:paraId="00000DB1" w14:textId="77777777" w:rsidR="00CF3663" w:rsidRDefault="00000000">
          <w:pPr>
            <w:numPr>
              <w:ilvl w:val="3"/>
              <w:numId w:val="208"/>
            </w:numPr>
            <w:tabs>
              <w:tab w:val="left" w:pos="720"/>
              <w:tab w:val="left" w:pos="1440"/>
              <w:tab w:val="left" w:pos="2160"/>
            </w:tabs>
            <w:spacing w:before="200" w:after="240"/>
            <w:rPr>
              <w:ins w:id="6676" w:author="BHA Regulatory Affairs Unit" w:date="2026-07-29T16:06:00Z"/>
            </w:rPr>
          </w:pPr>
          <w:sdt>
            <w:sdtPr>
              <w:tag w:val="goog_rdk_6645"/>
              <w:id w:val="562088237"/>
            </w:sdtPr>
            <w:sdtContent>
              <w:ins w:id="6677" w:author="BHA Regulatory Affairs Unit" w:date="2026-07-29T16:06:00Z">
                <w:r>
                  <w:t>Current risk to self or others;</w:t>
                </w:r>
              </w:ins>
            </w:sdtContent>
          </w:sdt>
        </w:p>
      </w:sdtContent>
    </w:sdt>
    <w:sdt>
      <w:sdtPr>
        <w:tag w:val="goog_rdk_6648"/>
        <w:id w:val="65789127"/>
      </w:sdtPr>
      <w:sdtContent>
        <w:p w14:paraId="00000DB2" w14:textId="77777777" w:rsidR="00CF3663" w:rsidRDefault="00000000">
          <w:pPr>
            <w:numPr>
              <w:ilvl w:val="3"/>
              <w:numId w:val="208"/>
            </w:numPr>
            <w:tabs>
              <w:tab w:val="left" w:pos="720"/>
              <w:tab w:val="left" w:pos="1440"/>
              <w:tab w:val="left" w:pos="2160"/>
            </w:tabs>
            <w:spacing w:before="200" w:after="240"/>
            <w:rPr>
              <w:ins w:id="6678" w:author="BHA Regulatory Affairs Unit" w:date="2026-07-29T16:06:00Z"/>
            </w:rPr>
          </w:pPr>
          <w:sdt>
            <w:sdtPr>
              <w:tag w:val="goog_rdk_6647"/>
              <w:id w:val="-192943739"/>
            </w:sdtPr>
            <w:sdtContent>
              <w:ins w:id="6679" w:author="BHA Regulatory Affairs Unit" w:date="2026-07-29T16:06:00Z">
                <w:r>
                  <w:t>Identified case management needs;</w:t>
                </w:r>
              </w:ins>
            </w:sdtContent>
          </w:sdt>
        </w:p>
      </w:sdtContent>
    </w:sdt>
    <w:sdt>
      <w:sdtPr>
        <w:tag w:val="goog_rdk_6650"/>
        <w:id w:val="-1234893832"/>
      </w:sdtPr>
      <w:sdtContent>
        <w:p w14:paraId="00000DB3" w14:textId="77777777" w:rsidR="00CF3663" w:rsidRDefault="00000000">
          <w:pPr>
            <w:numPr>
              <w:ilvl w:val="3"/>
              <w:numId w:val="208"/>
            </w:numPr>
            <w:tabs>
              <w:tab w:val="left" w:pos="720"/>
              <w:tab w:val="left" w:pos="1440"/>
              <w:tab w:val="left" w:pos="2160"/>
            </w:tabs>
            <w:spacing w:before="200" w:after="240"/>
            <w:rPr>
              <w:ins w:id="6680" w:author="BHA Regulatory Affairs Unit" w:date="2026-07-29T16:06:00Z"/>
            </w:rPr>
          </w:pPr>
          <w:sdt>
            <w:sdtPr>
              <w:tag w:val="goog_rdk_6649"/>
              <w:id w:val="4432697"/>
            </w:sdtPr>
            <w:sdtContent>
              <w:ins w:id="6681" w:author="BHA Regulatory Affairs Unit" w:date="2026-07-29T16:06:00Z">
                <w:r>
                  <w:t>Information regarding an individual’s overall health and physical functioning abilities, including supports needed with activities of daily living;</w:t>
                </w:r>
              </w:ins>
            </w:sdtContent>
          </w:sdt>
        </w:p>
      </w:sdtContent>
    </w:sdt>
    <w:sdt>
      <w:sdtPr>
        <w:tag w:val="goog_rdk_6652"/>
        <w:id w:val="-2079692873"/>
      </w:sdtPr>
      <w:sdtContent>
        <w:p w14:paraId="00000DB4" w14:textId="77777777" w:rsidR="00CF3663" w:rsidRDefault="00000000">
          <w:pPr>
            <w:numPr>
              <w:ilvl w:val="3"/>
              <w:numId w:val="208"/>
            </w:numPr>
            <w:tabs>
              <w:tab w:val="left" w:pos="720"/>
              <w:tab w:val="left" w:pos="1440"/>
              <w:tab w:val="left" w:pos="2160"/>
            </w:tabs>
            <w:spacing w:before="200" w:after="240"/>
            <w:rPr>
              <w:ins w:id="6682" w:author="BHA Regulatory Affairs Unit" w:date="2026-07-29T16:06:00Z"/>
            </w:rPr>
          </w:pPr>
          <w:sdt>
            <w:sdtPr>
              <w:tag w:val="goog_rdk_6651"/>
              <w:id w:val="477427249"/>
            </w:sdtPr>
            <w:sdtContent>
              <w:ins w:id="6683" w:author="BHA Regulatory Affairs Unit" w:date="2026-07-29T16:06:00Z">
                <w:r>
                  <w:t>Dental health;</w:t>
                </w:r>
              </w:ins>
            </w:sdtContent>
          </w:sdt>
        </w:p>
      </w:sdtContent>
    </w:sdt>
    <w:sdt>
      <w:sdtPr>
        <w:tag w:val="goog_rdk_6654"/>
        <w:id w:val="-1621800155"/>
      </w:sdtPr>
      <w:sdtContent>
        <w:p w14:paraId="00000DB5" w14:textId="77777777" w:rsidR="00CF3663" w:rsidRDefault="00000000">
          <w:pPr>
            <w:numPr>
              <w:ilvl w:val="3"/>
              <w:numId w:val="208"/>
            </w:numPr>
            <w:tabs>
              <w:tab w:val="left" w:pos="720"/>
              <w:tab w:val="left" w:pos="1440"/>
              <w:tab w:val="left" w:pos="2160"/>
            </w:tabs>
            <w:spacing w:before="200" w:after="240"/>
            <w:rPr>
              <w:ins w:id="6684" w:author="BHA Regulatory Affairs Unit" w:date="2026-07-29T16:06:00Z"/>
            </w:rPr>
          </w:pPr>
          <w:sdt>
            <w:sdtPr>
              <w:tag w:val="goog_rdk_6653"/>
              <w:id w:val="1060975244"/>
            </w:sdtPr>
            <w:sdtContent>
              <w:ins w:id="6685" w:author="BHA Regulatory Affairs Unit" w:date="2026-07-29T16:06:00Z">
                <w:r>
                  <w:t>Current medications, including dosage and prescriber;</w:t>
                </w:r>
              </w:ins>
            </w:sdtContent>
          </w:sdt>
        </w:p>
      </w:sdtContent>
    </w:sdt>
    <w:sdt>
      <w:sdtPr>
        <w:tag w:val="goog_rdk_6656"/>
        <w:id w:val="38880824"/>
      </w:sdtPr>
      <w:sdtContent>
        <w:p w14:paraId="00000DB6" w14:textId="77777777" w:rsidR="00CF3663" w:rsidRDefault="00000000">
          <w:pPr>
            <w:numPr>
              <w:ilvl w:val="3"/>
              <w:numId w:val="208"/>
            </w:numPr>
            <w:tabs>
              <w:tab w:val="left" w:pos="720"/>
              <w:tab w:val="left" w:pos="1440"/>
              <w:tab w:val="left" w:pos="2160"/>
            </w:tabs>
            <w:spacing w:before="200" w:after="240"/>
            <w:rPr>
              <w:ins w:id="6686" w:author="BHA Regulatory Affairs Unit" w:date="2026-07-29T16:06:00Z"/>
            </w:rPr>
          </w:pPr>
          <w:sdt>
            <w:sdtPr>
              <w:tag w:val="goog_rdk_6655"/>
              <w:id w:val="-118760944"/>
            </w:sdtPr>
            <w:sdtContent>
              <w:ins w:id="6687" w:author="BHA Regulatory Affairs Unit" w:date="2026-07-29T16:06:00Z">
                <w:r>
                  <w:t>Communication ability and any specific needs to facilitate effective communication;</w:t>
                </w:r>
              </w:ins>
            </w:sdtContent>
          </w:sdt>
        </w:p>
      </w:sdtContent>
    </w:sdt>
    <w:sdt>
      <w:sdtPr>
        <w:tag w:val="goog_rdk_6658"/>
        <w:id w:val="-1307036979"/>
      </w:sdtPr>
      <w:sdtContent>
        <w:p w14:paraId="00000DB7" w14:textId="77777777" w:rsidR="00CF3663" w:rsidRDefault="00000000">
          <w:pPr>
            <w:numPr>
              <w:ilvl w:val="3"/>
              <w:numId w:val="208"/>
            </w:numPr>
            <w:tabs>
              <w:tab w:val="left" w:pos="720"/>
              <w:tab w:val="left" w:pos="1440"/>
              <w:tab w:val="left" w:pos="2160"/>
            </w:tabs>
            <w:spacing w:before="200" w:after="240"/>
            <w:rPr>
              <w:ins w:id="6688" w:author="BHA Regulatory Affairs Unit" w:date="2026-07-29T16:06:00Z"/>
            </w:rPr>
          </w:pPr>
          <w:sdt>
            <w:sdtPr>
              <w:tag w:val="goog_rdk_6657"/>
              <w:id w:val="684938725"/>
            </w:sdtPr>
            <w:sdtContent>
              <w:ins w:id="6689" w:author="BHA Regulatory Affairs Unit" w:date="2026-07-29T16:06:00Z">
                <w:r>
                  <w:t>Food and dining preferences, unique dietary needs, allergies, and restrictions;</w:t>
                </w:r>
              </w:ins>
            </w:sdtContent>
          </w:sdt>
        </w:p>
      </w:sdtContent>
    </w:sdt>
    <w:sdt>
      <w:sdtPr>
        <w:tag w:val="goog_rdk_6660"/>
        <w:id w:val="-1452611390"/>
      </w:sdtPr>
      <w:sdtContent>
        <w:p w14:paraId="00000DB8" w14:textId="77777777" w:rsidR="00CF3663" w:rsidRDefault="00000000">
          <w:pPr>
            <w:numPr>
              <w:ilvl w:val="3"/>
              <w:numId w:val="208"/>
            </w:numPr>
            <w:tabs>
              <w:tab w:val="left" w:pos="720"/>
              <w:tab w:val="left" w:pos="1440"/>
              <w:tab w:val="left" w:pos="2160"/>
            </w:tabs>
            <w:spacing w:before="200" w:after="240"/>
            <w:rPr>
              <w:ins w:id="6690" w:author="BHA Regulatory Affairs Unit" w:date="2026-07-29T16:06:00Z"/>
            </w:rPr>
          </w:pPr>
          <w:sdt>
            <w:sdtPr>
              <w:tag w:val="goog_rdk_6659"/>
              <w:id w:val="-1188103405"/>
            </w:sdtPr>
            <w:sdtContent>
              <w:ins w:id="6691" w:author="BHA Regulatory Affairs Unit" w:date="2026-07-29T16:06:00Z">
                <w:r>
                  <w:t>Reactions to the environment and others, including changes that may occur at certain times or circumstances;</w:t>
                </w:r>
              </w:ins>
            </w:sdtContent>
          </w:sdt>
        </w:p>
      </w:sdtContent>
    </w:sdt>
    <w:sdt>
      <w:sdtPr>
        <w:tag w:val="goog_rdk_6662"/>
        <w:id w:val="639023997"/>
      </w:sdtPr>
      <w:sdtContent>
        <w:p w14:paraId="00000DB9" w14:textId="77777777" w:rsidR="00CF3663" w:rsidRDefault="00000000">
          <w:pPr>
            <w:numPr>
              <w:ilvl w:val="3"/>
              <w:numId w:val="208"/>
            </w:numPr>
            <w:tabs>
              <w:tab w:val="left" w:pos="720"/>
              <w:tab w:val="left" w:pos="1440"/>
              <w:tab w:val="left" w:pos="2160"/>
            </w:tabs>
            <w:spacing w:before="200" w:after="240"/>
            <w:rPr>
              <w:ins w:id="6692" w:author="BHA Regulatory Affairs Unit" w:date="2026-07-29T16:06:00Z"/>
            </w:rPr>
          </w:pPr>
          <w:sdt>
            <w:sdtPr>
              <w:tag w:val="goog_rdk_6661"/>
              <w:id w:val="1866980399"/>
            </w:sdtPr>
            <w:sdtContent>
              <w:ins w:id="6693" w:author="BHA Regulatory Affairs Unit" w:date="2026-07-29T16:06:00Z">
                <w:r>
                  <w:t>Routines and interests; and</w:t>
                </w:r>
              </w:ins>
            </w:sdtContent>
          </w:sdt>
        </w:p>
      </w:sdtContent>
    </w:sdt>
    <w:sdt>
      <w:sdtPr>
        <w:tag w:val="goog_rdk_6664"/>
        <w:id w:val="-286997864"/>
      </w:sdtPr>
      <w:sdtContent>
        <w:p w14:paraId="00000DBA" w14:textId="77777777" w:rsidR="00CF3663" w:rsidRDefault="00000000">
          <w:pPr>
            <w:numPr>
              <w:ilvl w:val="3"/>
              <w:numId w:val="208"/>
            </w:numPr>
            <w:tabs>
              <w:tab w:val="left" w:pos="720"/>
              <w:tab w:val="left" w:pos="1440"/>
              <w:tab w:val="left" w:pos="2160"/>
            </w:tabs>
            <w:spacing w:before="200" w:after="240"/>
            <w:rPr>
              <w:ins w:id="6694" w:author="BHA Regulatory Affairs Unit" w:date="2026-07-29T16:06:00Z"/>
            </w:rPr>
          </w:pPr>
          <w:sdt>
            <w:sdtPr>
              <w:tag w:val="goog_rdk_6663"/>
              <w:id w:val="1604491619"/>
            </w:sdtPr>
            <w:sdtContent>
              <w:ins w:id="6695" w:author="BHA Regulatory Affairs Unit" w:date="2026-07-29T16:06:00Z">
                <w:r>
                  <w:t>Types of physical, mental, and social support(s) required.</w:t>
                </w:r>
              </w:ins>
            </w:sdtContent>
          </w:sdt>
        </w:p>
      </w:sdtContent>
    </w:sdt>
    <w:sdt>
      <w:sdtPr>
        <w:tag w:val="goog_rdk_6666"/>
        <w:id w:val="-1827762939"/>
      </w:sdtPr>
      <w:sdtContent>
        <w:p w14:paraId="00000DBB" w14:textId="77777777" w:rsidR="00CF3663" w:rsidRDefault="00000000">
          <w:pPr>
            <w:numPr>
              <w:ilvl w:val="2"/>
              <w:numId w:val="208"/>
            </w:numPr>
            <w:tabs>
              <w:tab w:val="left" w:pos="720"/>
              <w:tab w:val="left" w:pos="1440"/>
              <w:tab w:val="left" w:pos="2160"/>
            </w:tabs>
            <w:spacing w:before="200" w:after="200"/>
            <w:rPr>
              <w:ins w:id="6696" w:author="BHA Regulatory Affairs Unit" w:date="2026-07-29T16:06:00Z"/>
            </w:rPr>
          </w:pPr>
          <w:sdt>
            <w:sdtPr>
              <w:tag w:val="goog_rdk_6665"/>
              <w:id w:val="-538332841"/>
            </w:sdtPr>
            <w:sdtContent>
              <w:ins w:id="6697" w:author="BHA Regulatory Affairs Unit" w:date="2026-07-29T16:06:00Z">
                <w:r>
                  <w:t>The admission summary may include information from the individual, the individual’s representative, or other collateral sources, and shall indicate when information is gathered from sources other than the individual.</w:t>
                </w:r>
              </w:ins>
            </w:sdtContent>
          </w:sdt>
        </w:p>
      </w:sdtContent>
    </w:sdt>
    <w:sdt>
      <w:sdtPr>
        <w:tag w:val="goog_rdk_6668"/>
        <w:id w:val="440899061"/>
      </w:sdtPr>
      <w:sdtContent>
        <w:p w14:paraId="00000DBC" w14:textId="77777777" w:rsidR="00CF3663" w:rsidRDefault="00000000">
          <w:pPr>
            <w:numPr>
              <w:ilvl w:val="3"/>
              <w:numId w:val="208"/>
            </w:numPr>
            <w:tabs>
              <w:tab w:val="left" w:pos="720"/>
              <w:tab w:val="left" w:pos="1440"/>
              <w:tab w:val="left" w:pos="2160"/>
            </w:tabs>
            <w:spacing w:before="200" w:after="200"/>
            <w:rPr>
              <w:ins w:id="6698" w:author="BHA Regulatory Affairs Unit" w:date="2026-07-29T16:06:00Z"/>
            </w:rPr>
          </w:pPr>
          <w:sdt>
            <w:sdtPr>
              <w:tag w:val="goog_rdk_6667"/>
              <w:id w:val="-686789047"/>
            </w:sdtPr>
            <w:sdtContent>
              <w:ins w:id="6699" w:author="BHA Regulatory Affairs Unit" w:date="2026-07-29T16:06:00Z">
                <w:r>
                  <w:t>Information from the admission summary must be used to establish an individualized case management plan.</w:t>
                </w:r>
              </w:ins>
            </w:sdtContent>
          </w:sdt>
        </w:p>
      </w:sdtContent>
    </w:sdt>
    <w:sdt>
      <w:sdtPr>
        <w:tag w:val="goog_rdk_6670"/>
        <w:id w:val="811254442"/>
      </w:sdtPr>
      <w:sdtContent>
        <w:p w14:paraId="00000DBD" w14:textId="77777777" w:rsidR="00CF3663" w:rsidRDefault="00000000">
          <w:pPr>
            <w:numPr>
              <w:ilvl w:val="1"/>
              <w:numId w:val="208"/>
            </w:numPr>
            <w:tabs>
              <w:tab w:val="left" w:pos="720"/>
              <w:tab w:val="left" w:pos="1440"/>
              <w:tab w:val="left" w:pos="2160"/>
            </w:tabs>
            <w:spacing w:before="200" w:after="200"/>
            <w:rPr>
              <w:ins w:id="6700" w:author="BHA Regulatory Affairs Unit" w:date="2026-07-29T16:06:00Z"/>
            </w:rPr>
          </w:pPr>
          <w:sdt>
            <w:sdtPr>
              <w:tag w:val="goog_rdk_6669"/>
              <w:id w:val="1468559610"/>
            </w:sdtPr>
            <w:sdtContent>
              <w:ins w:id="6701" w:author="BHA Regulatory Affairs Unit" w:date="2026-07-29T16:06:00Z">
                <w:r>
                  <w:t>Treatment, service, and case management plans</w:t>
                </w:r>
              </w:ins>
            </w:sdtContent>
          </w:sdt>
        </w:p>
      </w:sdtContent>
    </w:sdt>
    <w:sdt>
      <w:sdtPr>
        <w:tag w:val="goog_rdk_6672"/>
        <w:id w:val="913691585"/>
      </w:sdtPr>
      <w:sdtContent>
        <w:p w14:paraId="00000DBE" w14:textId="77777777" w:rsidR="00CF3663" w:rsidRDefault="00000000">
          <w:pPr>
            <w:numPr>
              <w:ilvl w:val="2"/>
              <w:numId w:val="208"/>
            </w:numPr>
            <w:tabs>
              <w:tab w:val="left" w:pos="720"/>
              <w:tab w:val="left" w:pos="1440"/>
              <w:tab w:val="left" w:pos="2160"/>
            </w:tabs>
            <w:spacing w:before="200" w:after="200"/>
            <w:rPr>
              <w:ins w:id="6702" w:author="BHA Regulatory Affairs Unit" w:date="2026-07-29T16:06:00Z"/>
            </w:rPr>
          </w:pPr>
          <w:sdt>
            <w:sdtPr>
              <w:tag w:val="goog_rdk_6671"/>
              <w:id w:val="-1814259355"/>
            </w:sdtPr>
            <w:sdtContent>
              <w:ins w:id="6703" w:author="BHA Regulatory Affairs Unit" w:date="2026-07-29T16:06:00Z">
                <w:r>
                  <w:t>An initial care plan, based upon information from the admission summary set for in Part 5.3.4.E.3 of this Chapter 5, must be developed within twenty-four (24) hours of admission and must address, at a minimum, an individual's daily support needs, including assistance with activities of daily living, medication management, and support needs.</w:t>
                </w:r>
              </w:ins>
            </w:sdtContent>
          </w:sdt>
        </w:p>
      </w:sdtContent>
    </w:sdt>
    <w:sdt>
      <w:sdtPr>
        <w:tag w:val="goog_rdk_6674"/>
        <w:id w:val="-1344527715"/>
      </w:sdtPr>
      <w:sdtContent>
        <w:p w14:paraId="00000DBF" w14:textId="77777777" w:rsidR="00CF3663" w:rsidRDefault="00000000">
          <w:pPr>
            <w:numPr>
              <w:ilvl w:val="3"/>
              <w:numId w:val="208"/>
            </w:numPr>
            <w:tabs>
              <w:tab w:val="left" w:pos="720"/>
              <w:tab w:val="left" w:pos="1440"/>
              <w:tab w:val="left" w:pos="2160"/>
            </w:tabs>
            <w:spacing w:before="200" w:after="200"/>
            <w:rPr>
              <w:ins w:id="6704" w:author="BHA Regulatory Affairs Unit" w:date="2026-07-29T16:06:00Z"/>
            </w:rPr>
          </w:pPr>
          <w:sdt>
            <w:sdtPr>
              <w:tag w:val="goog_rdk_6673"/>
              <w:id w:val="-1569668639"/>
            </w:sdtPr>
            <w:sdtContent>
              <w:ins w:id="6705" w:author="BHA Regulatory Affairs Unit" w:date="2026-07-29T16:06:00Z">
                <w:r>
                  <w:t>The care plan must be signed by the personnel completing the document, and a copy is to be provided to an individual receiving services.</w:t>
                </w:r>
              </w:ins>
            </w:sdtContent>
          </w:sdt>
        </w:p>
      </w:sdtContent>
    </w:sdt>
    <w:sdt>
      <w:sdtPr>
        <w:tag w:val="goog_rdk_6676"/>
        <w:id w:val="-1192763774"/>
      </w:sdtPr>
      <w:sdtContent>
        <w:p w14:paraId="00000DC0" w14:textId="77777777" w:rsidR="00CF3663" w:rsidRDefault="00000000">
          <w:pPr>
            <w:numPr>
              <w:ilvl w:val="2"/>
              <w:numId w:val="208"/>
            </w:numPr>
            <w:tabs>
              <w:tab w:val="left" w:pos="720"/>
              <w:tab w:val="left" w:pos="1440"/>
              <w:tab w:val="left" w:pos="2160"/>
            </w:tabs>
            <w:spacing w:before="200" w:after="200"/>
            <w:rPr>
              <w:ins w:id="6706" w:author="BHA Regulatory Affairs Unit" w:date="2026-07-29T16:06:00Z"/>
            </w:rPr>
          </w:pPr>
          <w:sdt>
            <w:sdtPr>
              <w:tag w:val="goog_rdk_6675"/>
              <w:id w:val="471263746"/>
            </w:sdtPr>
            <w:sdtContent>
              <w:ins w:id="6707" w:author="BHA Regulatory Affairs Unit" w:date="2026-07-29T16:06:00Z">
                <w:r>
                  <w:t>Within fourteen (14) calendar days of completion of the admission summary, agencies shall develop a comprehensive case management plan. In addition to the requirements set forth in Part 1.17.4 of these Rules, the service plan must:</w:t>
                </w:r>
              </w:ins>
            </w:sdtContent>
          </w:sdt>
        </w:p>
      </w:sdtContent>
    </w:sdt>
    <w:sdt>
      <w:sdtPr>
        <w:tag w:val="goog_rdk_6678"/>
        <w:id w:val="1832532545"/>
      </w:sdtPr>
      <w:sdtContent>
        <w:p w14:paraId="00000DC1" w14:textId="77777777" w:rsidR="00CF3663" w:rsidRDefault="00000000">
          <w:pPr>
            <w:numPr>
              <w:ilvl w:val="3"/>
              <w:numId w:val="208"/>
            </w:numPr>
            <w:tabs>
              <w:tab w:val="left" w:pos="720"/>
              <w:tab w:val="left" w:pos="1440"/>
              <w:tab w:val="left" w:pos="2160"/>
            </w:tabs>
            <w:spacing w:before="200" w:after="240"/>
            <w:rPr>
              <w:ins w:id="6708" w:author="BHA Regulatory Affairs Unit" w:date="2026-07-29T16:06:00Z"/>
            </w:rPr>
          </w:pPr>
          <w:sdt>
            <w:sdtPr>
              <w:tag w:val="goog_rdk_6677"/>
              <w:id w:val="-1221840522"/>
            </w:sdtPr>
            <w:sdtContent>
              <w:ins w:id="6709" w:author="BHA Regulatory Affairs Unit" w:date="2026-07-29T16:06:00Z">
                <w:r>
                  <w:t>Be developed with input from an individual and an individual's representative(s), if applicable;</w:t>
                </w:r>
              </w:ins>
            </w:sdtContent>
          </w:sdt>
        </w:p>
      </w:sdtContent>
    </w:sdt>
    <w:sdt>
      <w:sdtPr>
        <w:tag w:val="goog_rdk_6680"/>
        <w:id w:val="1284781515"/>
      </w:sdtPr>
      <w:sdtContent>
        <w:p w14:paraId="00000DC2" w14:textId="77777777" w:rsidR="00CF3663" w:rsidRDefault="00000000">
          <w:pPr>
            <w:numPr>
              <w:ilvl w:val="3"/>
              <w:numId w:val="208"/>
            </w:numPr>
            <w:tabs>
              <w:tab w:val="left" w:pos="720"/>
              <w:tab w:val="left" w:pos="1440"/>
              <w:tab w:val="left" w:pos="2160"/>
            </w:tabs>
            <w:spacing w:before="200" w:after="240"/>
            <w:rPr>
              <w:ins w:id="6710" w:author="BHA Regulatory Affairs Unit" w:date="2026-07-29T16:06:00Z"/>
            </w:rPr>
          </w:pPr>
          <w:sdt>
            <w:sdtPr>
              <w:tag w:val="goog_rdk_6679"/>
              <w:id w:val="-122825606"/>
            </w:sdtPr>
            <w:sdtContent>
              <w:ins w:id="6711" w:author="BHA Regulatory Affairs Unit" w:date="2026-07-29T16:06:00Z">
                <w:r>
                  <w:t>Reflect the most current case management needs; and</w:t>
                </w:r>
              </w:ins>
            </w:sdtContent>
          </w:sdt>
        </w:p>
      </w:sdtContent>
    </w:sdt>
    <w:sdt>
      <w:sdtPr>
        <w:tag w:val="goog_rdk_6682"/>
        <w:id w:val="-1799683754"/>
      </w:sdtPr>
      <w:sdtContent>
        <w:p w14:paraId="00000DC3" w14:textId="77777777" w:rsidR="00CF3663" w:rsidRDefault="00000000">
          <w:pPr>
            <w:numPr>
              <w:ilvl w:val="3"/>
              <w:numId w:val="208"/>
            </w:numPr>
            <w:tabs>
              <w:tab w:val="left" w:pos="720"/>
              <w:tab w:val="left" w:pos="1440"/>
              <w:tab w:val="left" w:pos="2160"/>
            </w:tabs>
            <w:spacing w:before="200" w:after="240"/>
            <w:rPr>
              <w:ins w:id="6712" w:author="BHA Regulatory Affairs Unit" w:date="2026-07-29T16:06:00Z"/>
            </w:rPr>
          </w:pPr>
          <w:sdt>
            <w:sdtPr>
              <w:tag w:val="goog_rdk_6681"/>
              <w:id w:val="-503352975"/>
            </w:sdtPr>
            <w:sdtContent>
              <w:ins w:id="6713" w:author="BHA Regulatory Affairs Unit" w:date="2026-07-29T16:06:00Z">
                <w:r>
                  <w:t>Promote individual choice, mobility, independence, and safety, including individual prioritized needs for life skills training, medical, and therapeutic care needs.</w:t>
                </w:r>
              </w:ins>
            </w:sdtContent>
          </w:sdt>
        </w:p>
      </w:sdtContent>
    </w:sdt>
    <w:sdt>
      <w:sdtPr>
        <w:tag w:val="goog_rdk_6684"/>
        <w:id w:val="-827073319"/>
      </w:sdtPr>
      <w:sdtContent>
        <w:p w14:paraId="00000DC4" w14:textId="77777777" w:rsidR="00CF3663" w:rsidRDefault="00000000">
          <w:pPr>
            <w:numPr>
              <w:ilvl w:val="2"/>
              <w:numId w:val="208"/>
            </w:numPr>
            <w:tabs>
              <w:tab w:val="left" w:pos="720"/>
              <w:tab w:val="left" w:pos="1440"/>
              <w:tab w:val="left" w:pos="2160"/>
            </w:tabs>
            <w:spacing w:before="200" w:after="200"/>
            <w:rPr>
              <w:ins w:id="6714" w:author="BHA Regulatory Affairs Unit" w:date="2026-07-29T16:06:00Z"/>
            </w:rPr>
          </w:pPr>
          <w:sdt>
            <w:sdtPr>
              <w:tag w:val="goog_rdk_6683"/>
              <w:id w:val="-322530163"/>
            </w:sdtPr>
            <w:sdtContent>
              <w:ins w:id="6715" w:author="BHA Regulatory Affairs Unit" w:date="2026-07-29T16:06:00Z">
                <w:r>
                  <w:t>Agencies shall be responsible for the coordination of individual care services with external service providers identified in an individual’s case management plan.</w:t>
                </w:r>
              </w:ins>
            </w:sdtContent>
          </w:sdt>
        </w:p>
      </w:sdtContent>
    </w:sdt>
    <w:sdt>
      <w:sdtPr>
        <w:tag w:val="goog_rdk_6686"/>
        <w:id w:val="1010758460"/>
      </w:sdtPr>
      <w:sdtContent>
        <w:p w14:paraId="00000DC5" w14:textId="77777777" w:rsidR="00CF3663" w:rsidRDefault="00000000">
          <w:pPr>
            <w:numPr>
              <w:ilvl w:val="2"/>
              <w:numId w:val="208"/>
            </w:numPr>
            <w:tabs>
              <w:tab w:val="left" w:pos="720"/>
              <w:tab w:val="left" w:pos="1440"/>
              <w:tab w:val="left" w:pos="2160"/>
            </w:tabs>
            <w:spacing w:before="200" w:after="200"/>
            <w:rPr>
              <w:ins w:id="6716" w:author="BHA Regulatory Affairs Unit" w:date="2026-07-29T16:06:00Z"/>
            </w:rPr>
          </w:pPr>
          <w:sdt>
            <w:sdtPr>
              <w:tag w:val="goog_rdk_6685"/>
              <w:id w:val="367929666"/>
            </w:sdtPr>
            <w:sdtContent>
              <w:ins w:id="6717" w:author="BHA Regulatory Affairs Unit" w:date="2026-07-29T16:06:00Z">
                <w:r>
                  <w:t>Agencies shall be responsible for implementing recommendations made by the external service providers identified in an individual’s case management plan.</w:t>
                </w:r>
              </w:ins>
            </w:sdtContent>
          </w:sdt>
        </w:p>
      </w:sdtContent>
    </w:sdt>
    <w:sdt>
      <w:sdtPr>
        <w:tag w:val="goog_rdk_6688"/>
        <w:id w:val="308380407"/>
      </w:sdtPr>
      <w:sdtContent>
        <w:p w14:paraId="00000DC6" w14:textId="77777777" w:rsidR="00CF3663" w:rsidRDefault="00000000">
          <w:pPr>
            <w:numPr>
              <w:ilvl w:val="2"/>
              <w:numId w:val="208"/>
            </w:numPr>
            <w:tabs>
              <w:tab w:val="left" w:pos="720"/>
              <w:tab w:val="left" w:pos="1440"/>
              <w:tab w:val="left" w:pos="2160"/>
            </w:tabs>
            <w:spacing w:before="200" w:after="200"/>
            <w:rPr>
              <w:ins w:id="6718" w:author="BHA Regulatory Affairs Unit" w:date="2026-07-29T16:06:00Z"/>
            </w:rPr>
          </w:pPr>
          <w:sdt>
            <w:sdtPr>
              <w:tag w:val="goog_rdk_6687"/>
              <w:id w:val="1118328981"/>
            </w:sdtPr>
            <w:sdtContent>
              <w:ins w:id="6719" w:author="BHA Regulatory Affairs Unit" w:date="2026-07-29T16:06:00Z">
                <w:r>
                  <w:t>As applicable, agencies shall ensure that an individual receives nursing and therapeutic support prescribed by an individual’s Authorized Practitioner.</w:t>
                </w:r>
              </w:ins>
            </w:sdtContent>
          </w:sdt>
        </w:p>
      </w:sdtContent>
    </w:sdt>
    <w:sdt>
      <w:sdtPr>
        <w:tag w:val="goog_rdk_6690"/>
        <w:id w:val="1397476391"/>
      </w:sdtPr>
      <w:sdtContent>
        <w:p w14:paraId="00000DC7" w14:textId="77777777" w:rsidR="00CF3663" w:rsidRDefault="00000000">
          <w:pPr>
            <w:numPr>
              <w:ilvl w:val="2"/>
              <w:numId w:val="208"/>
            </w:numPr>
            <w:tabs>
              <w:tab w:val="left" w:pos="720"/>
              <w:tab w:val="left" w:pos="1440"/>
              <w:tab w:val="left" w:pos="2160"/>
            </w:tabs>
            <w:spacing w:before="200" w:after="200"/>
            <w:rPr>
              <w:ins w:id="6720" w:author="BHA Regulatory Affairs Unit" w:date="2026-07-29T16:06:00Z"/>
            </w:rPr>
          </w:pPr>
          <w:sdt>
            <w:sdtPr>
              <w:tag w:val="goog_rdk_6689"/>
              <w:id w:val="-249313718"/>
            </w:sdtPr>
            <w:sdtContent>
              <w:ins w:id="6721" w:author="BHA Regulatory Affairs Unit" w:date="2026-07-29T16:06:00Z">
                <w:r>
                  <w:t>Only personnel employed or contracted by an agency may provide, or assist with, nursing or therapeutic services on behalf of the agency.</w:t>
                </w:r>
              </w:ins>
            </w:sdtContent>
          </w:sdt>
        </w:p>
      </w:sdtContent>
    </w:sdt>
    <w:sdt>
      <w:sdtPr>
        <w:tag w:val="goog_rdk_6692"/>
        <w:id w:val="1636581011"/>
      </w:sdtPr>
      <w:sdtContent>
        <w:p w14:paraId="00000DC8" w14:textId="77777777" w:rsidR="00CF3663" w:rsidRDefault="00000000">
          <w:pPr>
            <w:numPr>
              <w:ilvl w:val="2"/>
              <w:numId w:val="208"/>
            </w:numPr>
            <w:tabs>
              <w:tab w:val="left" w:pos="720"/>
              <w:tab w:val="left" w:pos="1440"/>
              <w:tab w:val="left" w:pos="2160"/>
            </w:tabs>
            <w:spacing w:before="200" w:after="200"/>
            <w:rPr>
              <w:ins w:id="6722" w:author="BHA Regulatory Affairs Unit" w:date="2026-07-29T16:06:00Z"/>
            </w:rPr>
          </w:pPr>
          <w:sdt>
            <w:sdtPr>
              <w:tag w:val="goog_rdk_6691"/>
              <w:id w:val="-1208061544"/>
            </w:sdtPr>
            <w:sdtContent>
              <w:ins w:id="6723" w:author="BHA Regulatory Affairs Unit" w:date="2026-07-29T16:06:00Z">
                <w:r>
                  <w:t>The service plan must be updated for each individual at least every six (6) months, and whenever an individual's condition changes from baseline status.</w:t>
                </w:r>
              </w:ins>
            </w:sdtContent>
          </w:sdt>
        </w:p>
      </w:sdtContent>
    </w:sdt>
    <w:sdt>
      <w:sdtPr>
        <w:tag w:val="goog_rdk_6694"/>
        <w:id w:val="515396308"/>
      </w:sdtPr>
      <w:sdtContent>
        <w:p w14:paraId="00000DC9" w14:textId="77777777" w:rsidR="00CF3663" w:rsidRDefault="00000000">
          <w:pPr>
            <w:numPr>
              <w:ilvl w:val="1"/>
              <w:numId w:val="208"/>
            </w:numPr>
            <w:tabs>
              <w:tab w:val="left" w:pos="720"/>
              <w:tab w:val="left" w:pos="1440"/>
              <w:tab w:val="left" w:pos="2160"/>
            </w:tabs>
            <w:spacing w:before="200" w:after="200"/>
            <w:rPr>
              <w:ins w:id="6724" w:author="BHA Regulatory Affairs Unit" w:date="2026-07-29T16:06:00Z"/>
            </w:rPr>
          </w:pPr>
          <w:sdt>
            <w:sdtPr>
              <w:tag w:val="goog_rdk_6693"/>
              <w:id w:val="-1002113807"/>
            </w:sdtPr>
            <w:sdtContent>
              <w:ins w:id="6725" w:author="BHA Regulatory Affairs Unit" w:date="2026-07-29T16:06:00Z">
                <w:r>
                  <w:t xml:space="preserve">Progress notes and referrals </w:t>
                </w:r>
              </w:ins>
            </w:sdtContent>
          </w:sdt>
        </w:p>
      </w:sdtContent>
    </w:sdt>
    <w:sdt>
      <w:sdtPr>
        <w:tag w:val="goog_rdk_6696"/>
        <w:id w:val="-1373838473"/>
      </w:sdtPr>
      <w:sdtContent>
        <w:p w14:paraId="00000DCA" w14:textId="77777777" w:rsidR="00CF3663" w:rsidRDefault="00000000">
          <w:pPr>
            <w:numPr>
              <w:ilvl w:val="2"/>
              <w:numId w:val="208"/>
            </w:numPr>
            <w:tabs>
              <w:tab w:val="left" w:pos="720"/>
              <w:tab w:val="left" w:pos="1440"/>
              <w:tab w:val="left" w:pos="2160"/>
            </w:tabs>
            <w:spacing w:before="200" w:after="200"/>
            <w:rPr>
              <w:ins w:id="6726" w:author="BHA Regulatory Affairs Unit" w:date="2026-07-29T16:06:00Z"/>
            </w:rPr>
          </w:pPr>
          <w:sdt>
            <w:sdtPr>
              <w:tag w:val="goog_rdk_6695"/>
              <w:id w:val="1371005011"/>
            </w:sdtPr>
            <w:sdtContent>
              <w:ins w:id="6727" w:author="BHA Regulatory Affairs Unit" w:date="2026-07-29T16:06:00Z">
                <w:r>
                  <w:t>In addition to the requirements set forth in Part 1.17.1 of these Rules, individual records must contain, but not be limited to:</w:t>
                </w:r>
              </w:ins>
            </w:sdtContent>
          </w:sdt>
        </w:p>
      </w:sdtContent>
    </w:sdt>
    <w:sdt>
      <w:sdtPr>
        <w:tag w:val="goog_rdk_6698"/>
        <w:id w:val="1740627591"/>
      </w:sdtPr>
      <w:sdtContent>
        <w:p w14:paraId="00000DCB" w14:textId="77777777" w:rsidR="00CF3663" w:rsidRDefault="00000000">
          <w:pPr>
            <w:numPr>
              <w:ilvl w:val="3"/>
              <w:numId w:val="208"/>
            </w:numPr>
            <w:tabs>
              <w:tab w:val="left" w:pos="720"/>
              <w:tab w:val="left" w:pos="1440"/>
              <w:tab w:val="left" w:pos="2160"/>
            </w:tabs>
            <w:spacing w:before="200" w:after="240"/>
            <w:rPr>
              <w:ins w:id="6728" w:author="BHA Regulatory Affairs Unit" w:date="2026-07-29T16:06:00Z"/>
            </w:rPr>
          </w:pPr>
          <w:sdt>
            <w:sdtPr>
              <w:tag w:val="goog_rdk_6697"/>
              <w:id w:val="1889382457"/>
            </w:sdtPr>
            <w:sdtContent>
              <w:ins w:id="6729" w:author="BHA Regulatory Affairs Unit" w:date="2026-07-29T16:06:00Z">
                <w:r>
                  <w:t>Current practitioner orders;</w:t>
                </w:r>
              </w:ins>
            </w:sdtContent>
          </w:sdt>
        </w:p>
      </w:sdtContent>
    </w:sdt>
    <w:sdt>
      <w:sdtPr>
        <w:tag w:val="goog_rdk_6700"/>
        <w:id w:val="-910213257"/>
      </w:sdtPr>
      <w:sdtContent>
        <w:p w14:paraId="00000DCC" w14:textId="77777777" w:rsidR="00CF3663" w:rsidRDefault="00000000">
          <w:pPr>
            <w:numPr>
              <w:ilvl w:val="3"/>
              <w:numId w:val="208"/>
            </w:numPr>
            <w:tabs>
              <w:tab w:val="left" w:pos="720"/>
              <w:tab w:val="left" w:pos="1440"/>
              <w:tab w:val="left" w:pos="2160"/>
            </w:tabs>
            <w:spacing w:before="200" w:after="240"/>
            <w:rPr>
              <w:ins w:id="6730" w:author="BHA Regulatory Affairs Unit" w:date="2026-07-29T16:06:00Z"/>
            </w:rPr>
          </w:pPr>
          <w:sdt>
            <w:sdtPr>
              <w:tag w:val="goog_rdk_6699"/>
              <w:id w:val="-1430731702"/>
            </w:sdtPr>
            <w:sdtContent>
              <w:ins w:id="6731" w:author="BHA Regulatory Affairs Unit" w:date="2026-07-29T16:06:00Z">
                <w:r>
                  <w:t>Medication Administration Record (MAR);</w:t>
                </w:r>
              </w:ins>
            </w:sdtContent>
          </w:sdt>
        </w:p>
      </w:sdtContent>
    </w:sdt>
    <w:sdt>
      <w:sdtPr>
        <w:tag w:val="goog_rdk_6702"/>
        <w:id w:val="121929990"/>
      </w:sdtPr>
      <w:sdtContent>
        <w:p w14:paraId="00000DCD" w14:textId="77777777" w:rsidR="00CF3663" w:rsidRDefault="00000000">
          <w:pPr>
            <w:numPr>
              <w:ilvl w:val="3"/>
              <w:numId w:val="208"/>
            </w:numPr>
            <w:tabs>
              <w:tab w:val="left" w:pos="720"/>
              <w:tab w:val="left" w:pos="1440"/>
              <w:tab w:val="left" w:pos="2160"/>
            </w:tabs>
            <w:spacing w:before="200" w:after="240"/>
            <w:rPr>
              <w:ins w:id="6732" w:author="BHA Regulatory Affairs Unit" w:date="2026-07-29T16:06:00Z"/>
            </w:rPr>
          </w:pPr>
          <w:sdt>
            <w:sdtPr>
              <w:tag w:val="goog_rdk_6701"/>
              <w:id w:val="2124158445"/>
            </w:sdtPr>
            <w:sdtContent>
              <w:ins w:id="6733" w:author="BHA Regulatory Affairs Unit" w:date="2026-07-29T16:06:00Z">
                <w:r>
                  <w:t>Individualized case management plan;</w:t>
                </w:r>
              </w:ins>
            </w:sdtContent>
          </w:sdt>
        </w:p>
      </w:sdtContent>
    </w:sdt>
    <w:sdt>
      <w:sdtPr>
        <w:tag w:val="goog_rdk_6704"/>
        <w:id w:val="-574697593"/>
      </w:sdtPr>
      <w:sdtContent>
        <w:p w14:paraId="00000DCE" w14:textId="77777777" w:rsidR="00CF3663" w:rsidRDefault="00000000">
          <w:pPr>
            <w:numPr>
              <w:ilvl w:val="3"/>
              <w:numId w:val="208"/>
            </w:numPr>
            <w:tabs>
              <w:tab w:val="left" w:pos="720"/>
              <w:tab w:val="left" w:pos="1440"/>
              <w:tab w:val="left" w:pos="2160"/>
            </w:tabs>
            <w:spacing w:before="200" w:after="240"/>
            <w:rPr>
              <w:ins w:id="6734" w:author="BHA Regulatory Affairs Unit" w:date="2026-07-29T16:06:00Z"/>
            </w:rPr>
          </w:pPr>
          <w:sdt>
            <w:sdtPr>
              <w:tag w:val="goog_rdk_6703"/>
              <w:id w:val="1009548189"/>
            </w:sdtPr>
            <w:sdtContent>
              <w:ins w:id="6735" w:author="BHA Regulatory Affairs Unit" w:date="2026-07-29T16:06:00Z">
                <w:r>
                  <w:t>Individualized case management notes;</w:t>
                </w:r>
              </w:ins>
            </w:sdtContent>
          </w:sdt>
        </w:p>
      </w:sdtContent>
    </w:sdt>
    <w:sdt>
      <w:sdtPr>
        <w:tag w:val="goog_rdk_6706"/>
        <w:id w:val="1527972847"/>
      </w:sdtPr>
      <w:sdtContent>
        <w:p w14:paraId="00000DCF" w14:textId="77777777" w:rsidR="00CF3663" w:rsidRDefault="00000000">
          <w:pPr>
            <w:numPr>
              <w:ilvl w:val="3"/>
              <w:numId w:val="208"/>
            </w:numPr>
            <w:tabs>
              <w:tab w:val="left" w:pos="720"/>
              <w:tab w:val="left" w:pos="1440"/>
              <w:tab w:val="left" w:pos="2160"/>
            </w:tabs>
            <w:spacing w:before="200" w:after="240"/>
            <w:rPr>
              <w:ins w:id="6736" w:author="BHA Regulatory Affairs Unit" w:date="2026-07-29T16:06:00Z"/>
            </w:rPr>
          </w:pPr>
          <w:sdt>
            <w:sdtPr>
              <w:tag w:val="goog_rdk_6705"/>
              <w:id w:val="-690985723"/>
            </w:sdtPr>
            <w:sdtContent>
              <w:ins w:id="6737" w:author="BHA Regulatory Affairs Unit" w:date="2026-07-29T16:06:00Z">
                <w:r>
                  <w:t>Progress notes, in accordance with Part 1.17.4 of these Rules, must be completed daily and include information on individual status, well-being, and engagement, as well as documentation regarding any out of the ordinary event or issue that affects an individual's physical, behavioral, cognitive and functional condition, along with the action(s) taken by personnel to address said individual's changing needs;</w:t>
                </w:r>
              </w:ins>
            </w:sdtContent>
          </w:sdt>
        </w:p>
      </w:sdtContent>
    </w:sdt>
    <w:sdt>
      <w:sdtPr>
        <w:tag w:val="goog_rdk_6708"/>
        <w:id w:val="1662038331"/>
      </w:sdtPr>
      <w:sdtContent>
        <w:p w14:paraId="00000DD0" w14:textId="77777777" w:rsidR="00CF3663" w:rsidRDefault="00000000">
          <w:pPr>
            <w:numPr>
              <w:ilvl w:val="3"/>
              <w:numId w:val="208"/>
            </w:numPr>
            <w:tabs>
              <w:tab w:val="left" w:pos="720"/>
              <w:tab w:val="left" w:pos="1440"/>
              <w:tab w:val="left" w:pos="2160"/>
            </w:tabs>
            <w:spacing w:before="200" w:after="240"/>
            <w:rPr>
              <w:ins w:id="6738" w:author="BHA Regulatory Affairs Unit" w:date="2026-07-29T16:06:00Z"/>
            </w:rPr>
          </w:pPr>
          <w:sdt>
            <w:sdtPr>
              <w:tag w:val="goog_rdk_6707"/>
              <w:id w:val="-1966243873"/>
            </w:sdtPr>
            <w:sdtContent>
              <w:ins w:id="6739" w:author="BHA Regulatory Affairs Unit" w:date="2026-07-29T16:06:00Z">
                <w:r>
                  <w:t>Documentation of physical and mental health care services received, including any on-going services provided by external service providers; and</w:t>
                </w:r>
              </w:ins>
            </w:sdtContent>
          </w:sdt>
        </w:p>
      </w:sdtContent>
    </w:sdt>
    <w:sdt>
      <w:sdtPr>
        <w:tag w:val="goog_rdk_6710"/>
        <w:id w:val="-28039906"/>
      </w:sdtPr>
      <w:sdtContent>
        <w:p w14:paraId="00000DD1" w14:textId="77777777" w:rsidR="00CF3663" w:rsidRDefault="00000000">
          <w:pPr>
            <w:numPr>
              <w:ilvl w:val="3"/>
              <w:numId w:val="208"/>
            </w:numPr>
            <w:tabs>
              <w:tab w:val="left" w:pos="720"/>
              <w:tab w:val="left" w:pos="1440"/>
              <w:tab w:val="left" w:pos="2160"/>
            </w:tabs>
            <w:spacing w:before="200" w:after="200"/>
            <w:rPr>
              <w:ins w:id="6740" w:author="BHA Regulatory Affairs Unit" w:date="2026-07-29T16:06:00Z"/>
            </w:rPr>
          </w:pPr>
          <w:sdt>
            <w:sdtPr>
              <w:tag w:val="goog_rdk_6709"/>
              <w:id w:val="-369173994"/>
            </w:sdtPr>
            <w:sdtContent>
              <w:ins w:id="6741" w:author="BHA Regulatory Affairs Unit" w:date="2026-07-29T16:06:00Z">
                <w:r>
                  <w:t>Discharge summary, in accordance with Part 1.17.2 of these Rules.</w:t>
                </w:r>
              </w:ins>
            </w:sdtContent>
          </w:sdt>
        </w:p>
      </w:sdtContent>
    </w:sdt>
    <w:bookmarkStart w:id="6742" w:name="_heading=h.y7an7i80d4xw" w:colFirst="0" w:colLast="0" w:displacedByCustomXml="next"/>
    <w:bookmarkEnd w:id="6742" w:displacedByCustomXml="next"/>
    <w:sdt>
      <w:sdtPr>
        <w:tag w:val="goog_rdk_6712"/>
        <w:id w:val="1966793200"/>
      </w:sdtPr>
      <w:sdtContent>
        <w:p w14:paraId="00000DD2" w14:textId="77777777" w:rsidR="00CF3663" w:rsidRDefault="00000000">
          <w:pPr>
            <w:keepNext/>
            <w:spacing w:before="200" w:after="200"/>
            <w:ind w:firstLine="0"/>
            <w:rPr>
              <w:ins w:id="6743" w:author="BHA Regulatory Affairs Unit" w:date="2026-07-29T16:06:00Z"/>
              <w:color w:val="000000"/>
            </w:rPr>
          </w:pPr>
          <w:sdt>
            <w:sdtPr>
              <w:tag w:val="goog_rdk_6711"/>
              <w:id w:val="-30782994"/>
            </w:sdtPr>
            <w:sdtContent>
              <w:ins w:id="6744" w:author="BHA Regulatory Affairs Unit" w:date="2026-07-29T16:06:00Z">
                <w:r>
                  <w:rPr>
                    <w:b/>
                    <w:bCs/>
                    <w:color w:val="000000"/>
                  </w:rPr>
                  <w:t>5.3.5</w:t>
                </w:r>
                <w:r>
                  <w:rPr>
                    <w:b/>
                    <w:bCs/>
                    <w:color w:val="000000"/>
                  </w:rPr>
                  <w:tab/>
                  <w:t>Level Two Mental Health Transitional Living Home Services</w:t>
                </w:r>
              </w:ins>
            </w:sdtContent>
          </w:sdt>
        </w:p>
      </w:sdtContent>
    </w:sdt>
    <w:sdt>
      <w:sdtPr>
        <w:tag w:val="goog_rdk_6714"/>
        <w:id w:val="-1103447165"/>
      </w:sdtPr>
      <w:sdtContent>
        <w:p w14:paraId="00000DD3" w14:textId="77777777" w:rsidR="00CF3663" w:rsidRDefault="00000000">
          <w:pPr>
            <w:numPr>
              <w:ilvl w:val="0"/>
              <w:numId w:val="209"/>
            </w:numPr>
            <w:tabs>
              <w:tab w:val="left" w:pos="720"/>
              <w:tab w:val="left" w:pos="1440"/>
              <w:tab w:val="left" w:pos="2160"/>
            </w:tabs>
            <w:spacing w:before="200" w:after="200"/>
            <w:rPr>
              <w:ins w:id="6745" w:author="BHA Regulatory Affairs Unit" w:date="2026-07-29T16:06:00Z"/>
            </w:rPr>
          </w:pPr>
          <w:sdt>
            <w:sdtPr>
              <w:tag w:val="goog_rdk_6713"/>
              <w:id w:val="1525698427"/>
            </w:sdtPr>
            <w:sdtContent>
              <w:ins w:id="6746" w:author="BHA Regulatory Affairs Unit" w:date="2026-07-29T16:06:00Z">
                <w:r>
                  <w:t>Service description</w:t>
                </w:r>
              </w:ins>
            </w:sdtContent>
          </w:sdt>
        </w:p>
      </w:sdtContent>
    </w:sdt>
    <w:sdt>
      <w:sdtPr>
        <w:tag w:val="goog_rdk_6716"/>
        <w:id w:val="93001362"/>
      </w:sdtPr>
      <w:sdtContent>
        <w:p w14:paraId="00000DD4" w14:textId="77777777" w:rsidR="00CF3663" w:rsidRDefault="00000000">
          <w:pPr>
            <w:numPr>
              <w:ilvl w:val="1"/>
              <w:numId w:val="209"/>
            </w:numPr>
            <w:tabs>
              <w:tab w:val="left" w:pos="720"/>
              <w:tab w:val="left" w:pos="1440"/>
              <w:tab w:val="left" w:pos="2160"/>
            </w:tabs>
            <w:spacing w:before="200" w:after="200"/>
            <w:rPr>
              <w:ins w:id="6747" w:author="BHA Regulatory Affairs Unit" w:date="2026-07-29T16:06:00Z"/>
            </w:rPr>
          </w:pPr>
          <w:sdt>
            <w:sdtPr>
              <w:tag w:val="goog_rdk_6715"/>
              <w:id w:val="-1509111194"/>
            </w:sdtPr>
            <w:sdtContent>
              <w:ins w:id="6748" w:author="BHA Regulatory Affairs Unit" w:date="2026-07-29T16:06:00Z">
                <w:r>
                  <w:t>Level Two Mental Health Transitional Living Home services are clinically managed psychosocial services provided in a twenty-four (24) hours per day, seven (7) days per week, and three hundred sixty-five (365) days a year structure.</w:t>
                </w:r>
              </w:ins>
            </w:sdtContent>
          </w:sdt>
        </w:p>
      </w:sdtContent>
    </w:sdt>
    <w:sdt>
      <w:sdtPr>
        <w:tag w:val="goog_rdk_6718"/>
        <w:id w:val="-760302584"/>
      </w:sdtPr>
      <w:sdtContent>
        <w:p w14:paraId="00000DD5" w14:textId="77777777" w:rsidR="00CF3663" w:rsidRDefault="00000000">
          <w:pPr>
            <w:numPr>
              <w:ilvl w:val="0"/>
              <w:numId w:val="209"/>
            </w:numPr>
            <w:tabs>
              <w:tab w:val="left" w:pos="720"/>
              <w:tab w:val="left" w:pos="1440"/>
              <w:tab w:val="left" w:pos="2160"/>
            </w:tabs>
            <w:spacing w:before="200" w:after="200"/>
            <w:rPr>
              <w:ins w:id="6749" w:author="BHA Regulatory Affairs Unit" w:date="2026-07-29T16:06:00Z"/>
            </w:rPr>
          </w:pPr>
          <w:sdt>
            <w:sdtPr>
              <w:tag w:val="goog_rdk_6717"/>
              <w:id w:val="-589639568"/>
            </w:sdtPr>
            <w:sdtContent>
              <w:ins w:id="6750" w:author="BHA Regulatory Affairs Unit" w:date="2026-07-29T16:06:00Z">
                <w:r>
                  <w:t>Service recipient</w:t>
                </w:r>
              </w:ins>
            </w:sdtContent>
          </w:sdt>
        </w:p>
      </w:sdtContent>
    </w:sdt>
    <w:sdt>
      <w:sdtPr>
        <w:tag w:val="goog_rdk_6720"/>
        <w:id w:val="-146950159"/>
      </w:sdtPr>
      <w:sdtContent>
        <w:p w14:paraId="00000DD6" w14:textId="77777777" w:rsidR="00CF3663" w:rsidRDefault="00000000">
          <w:pPr>
            <w:numPr>
              <w:ilvl w:val="1"/>
              <w:numId w:val="209"/>
            </w:numPr>
            <w:tabs>
              <w:tab w:val="left" w:pos="720"/>
              <w:tab w:val="left" w:pos="1440"/>
              <w:tab w:val="left" w:pos="2160"/>
            </w:tabs>
            <w:spacing w:before="200" w:after="200"/>
            <w:rPr>
              <w:ins w:id="6751" w:author="BHA Regulatory Affairs Unit" w:date="2026-07-29T16:06:00Z"/>
            </w:rPr>
          </w:pPr>
          <w:sdt>
            <w:sdtPr>
              <w:tag w:val="goog_rdk_6719"/>
              <w:id w:val="452215737"/>
            </w:sdtPr>
            <w:sdtContent>
              <w:ins w:id="6752" w:author="BHA Regulatory Affairs Unit" w:date="2026-07-29T16:06:00Z">
                <w:r>
                  <w:t>Level Two Mental Health Transitional Living Home services are generally intended for individuals who may benefit from a twenty-four (24) hours per day, seven (7) days per week, and three hundred sixty-five (365) days a year residential structure, and supportive services to develop, practice, and integrate recovery and coping skills in preparation for reintegration into their community of choice, and who are assessed as not appropriate for more intensive levels of care as determined by individual screening and/or admission criteria, as defined in Parts 1.17.2 and 1.17.3 of these Rules.</w:t>
                </w:r>
              </w:ins>
            </w:sdtContent>
          </w:sdt>
        </w:p>
      </w:sdtContent>
    </w:sdt>
    <w:sdt>
      <w:sdtPr>
        <w:tag w:val="goog_rdk_6722"/>
        <w:id w:val="1718685495"/>
      </w:sdtPr>
      <w:sdtContent>
        <w:p w14:paraId="00000DD7" w14:textId="77777777" w:rsidR="00CF3663" w:rsidRDefault="00000000">
          <w:pPr>
            <w:numPr>
              <w:ilvl w:val="0"/>
              <w:numId w:val="209"/>
            </w:numPr>
            <w:tabs>
              <w:tab w:val="left" w:pos="720"/>
              <w:tab w:val="left" w:pos="1440"/>
              <w:tab w:val="left" w:pos="2160"/>
            </w:tabs>
            <w:spacing w:before="200" w:after="200"/>
            <w:rPr>
              <w:ins w:id="6753" w:author="BHA Regulatory Affairs Unit" w:date="2026-07-29T16:06:00Z"/>
            </w:rPr>
          </w:pPr>
          <w:sdt>
            <w:sdtPr>
              <w:tag w:val="goog_rdk_6721"/>
              <w:id w:val="-1783395414"/>
            </w:sdtPr>
            <w:sdtContent>
              <w:ins w:id="6754" w:author="BHA Regulatory Affairs Unit" w:date="2026-07-29T16:06:00Z">
                <w:r>
                  <w:t>Service components and capabilities</w:t>
                </w:r>
              </w:ins>
            </w:sdtContent>
          </w:sdt>
        </w:p>
      </w:sdtContent>
    </w:sdt>
    <w:sdt>
      <w:sdtPr>
        <w:tag w:val="goog_rdk_6724"/>
        <w:id w:val="-586167173"/>
      </w:sdtPr>
      <w:sdtContent>
        <w:p w14:paraId="00000DD8" w14:textId="77777777" w:rsidR="00CF3663" w:rsidRDefault="00000000">
          <w:pPr>
            <w:numPr>
              <w:ilvl w:val="1"/>
              <w:numId w:val="209"/>
            </w:numPr>
            <w:tabs>
              <w:tab w:val="left" w:pos="720"/>
              <w:tab w:val="left" w:pos="1440"/>
              <w:tab w:val="left" w:pos="2160"/>
            </w:tabs>
            <w:spacing w:before="200" w:after="200"/>
            <w:rPr>
              <w:ins w:id="6755" w:author="BHA Regulatory Affairs Unit" w:date="2026-07-29T16:06:00Z"/>
            </w:rPr>
          </w:pPr>
          <w:sdt>
            <w:sdtPr>
              <w:tag w:val="goog_rdk_6723"/>
              <w:id w:val="-1991799434"/>
            </w:sdtPr>
            <w:sdtContent>
              <w:ins w:id="6756" w:author="BHA Regulatory Affairs Unit" w:date="2026-07-29T16:06:00Z">
                <w:r>
                  <w:t>Agencies providing Level Two Mental Health Transitional Living Homes services shall ensure that six hundred (600) minutes, or ten (10) hours, of planned treatment services are provided to each individual, per week.</w:t>
                </w:r>
              </w:ins>
            </w:sdtContent>
          </w:sdt>
        </w:p>
      </w:sdtContent>
    </w:sdt>
    <w:sdt>
      <w:sdtPr>
        <w:tag w:val="goog_rdk_6726"/>
        <w:id w:val="624774590"/>
      </w:sdtPr>
      <w:sdtContent>
        <w:p w14:paraId="00000DD9" w14:textId="77777777" w:rsidR="00CF3663" w:rsidRDefault="00000000">
          <w:pPr>
            <w:numPr>
              <w:ilvl w:val="2"/>
              <w:numId w:val="209"/>
            </w:numPr>
            <w:tabs>
              <w:tab w:val="left" w:pos="720"/>
              <w:tab w:val="left" w:pos="1440"/>
              <w:tab w:val="left" w:pos="2160"/>
            </w:tabs>
            <w:spacing w:before="200" w:after="200"/>
            <w:rPr>
              <w:ins w:id="6757" w:author="BHA Regulatory Affairs Unit" w:date="2026-07-29T16:06:00Z"/>
            </w:rPr>
          </w:pPr>
          <w:sdt>
            <w:sdtPr>
              <w:tag w:val="goog_rdk_6725"/>
              <w:id w:val="-88093204"/>
            </w:sdtPr>
            <w:sdtContent>
              <w:ins w:id="6758" w:author="BHA Regulatory Affairs Unit" w:date="2026-07-29T16:06:00Z">
                <w:r>
                  <w:t>Agencies must provide services that include:</w:t>
                </w:r>
              </w:ins>
            </w:sdtContent>
          </w:sdt>
        </w:p>
      </w:sdtContent>
    </w:sdt>
    <w:sdt>
      <w:sdtPr>
        <w:tag w:val="goog_rdk_6728"/>
        <w:id w:val="226288408"/>
      </w:sdtPr>
      <w:sdtContent>
        <w:p w14:paraId="00000DDA" w14:textId="77777777" w:rsidR="00CF3663" w:rsidRDefault="00000000">
          <w:pPr>
            <w:numPr>
              <w:ilvl w:val="3"/>
              <w:numId w:val="209"/>
            </w:numPr>
            <w:tabs>
              <w:tab w:val="left" w:pos="720"/>
              <w:tab w:val="left" w:pos="1440"/>
              <w:tab w:val="left" w:pos="2160"/>
            </w:tabs>
            <w:spacing w:before="200" w:after="240"/>
            <w:rPr>
              <w:ins w:id="6759" w:author="BHA Regulatory Affairs Unit" w:date="2026-07-29T16:06:00Z"/>
            </w:rPr>
          </w:pPr>
          <w:sdt>
            <w:sdtPr>
              <w:tag w:val="goog_rdk_6727"/>
              <w:id w:val="1875383139"/>
            </w:sdtPr>
            <w:sdtContent>
              <w:ins w:id="6760" w:author="BHA Regulatory Affairs Unit" w:date="2026-07-29T16:06:00Z">
                <w:r>
                  <w:t>Motivational enhancement to increase an individual’s level of readiness to change; and</w:t>
                </w:r>
              </w:ins>
            </w:sdtContent>
          </w:sdt>
        </w:p>
      </w:sdtContent>
    </w:sdt>
    <w:sdt>
      <w:sdtPr>
        <w:tag w:val="goog_rdk_6730"/>
        <w:id w:val="-150931559"/>
      </w:sdtPr>
      <w:sdtContent>
        <w:p w14:paraId="00000DDB" w14:textId="77777777" w:rsidR="00CF3663" w:rsidRDefault="00000000">
          <w:pPr>
            <w:numPr>
              <w:ilvl w:val="3"/>
              <w:numId w:val="209"/>
            </w:numPr>
            <w:tabs>
              <w:tab w:val="left" w:pos="720"/>
              <w:tab w:val="left" w:pos="1440"/>
              <w:tab w:val="left" w:pos="2160"/>
            </w:tabs>
            <w:spacing w:before="240" w:after="200"/>
            <w:rPr>
              <w:ins w:id="6761" w:author="BHA Regulatory Affairs Unit" w:date="2026-07-29T16:06:00Z"/>
            </w:rPr>
          </w:pPr>
          <w:sdt>
            <w:sdtPr>
              <w:tag w:val="goog_rdk_6729"/>
              <w:id w:val="-1987382051"/>
            </w:sdtPr>
            <w:sdtContent>
              <w:ins w:id="6762" w:author="BHA Regulatory Affairs Unit" w:date="2026-07-29T16:06:00Z">
                <w:r>
                  <w:t>Individual monitoring and support to facilitate the discovery of an individual’s needs. Services must also prioritize continued engagement in treatment services beyond the residential episode of care.</w:t>
                </w:r>
              </w:ins>
            </w:sdtContent>
          </w:sdt>
        </w:p>
      </w:sdtContent>
    </w:sdt>
    <w:sdt>
      <w:sdtPr>
        <w:tag w:val="goog_rdk_6732"/>
        <w:id w:val="953958924"/>
      </w:sdtPr>
      <w:sdtContent>
        <w:p w14:paraId="00000DDC" w14:textId="77777777" w:rsidR="00CF3663" w:rsidRDefault="00000000">
          <w:pPr>
            <w:numPr>
              <w:ilvl w:val="2"/>
              <w:numId w:val="209"/>
            </w:numPr>
            <w:tabs>
              <w:tab w:val="left" w:pos="720"/>
              <w:tab w:val="left" w:pos="1440"/>
              <w:tab w:val="left" w:pos="2160"/>
            </w:tabs>
            <w:spacing w:before="200" w:after="200"/>
            <w:rPr>
              <w:ins w:id="6763" w:author="BHA Regulatory Affairs Unit" w:date="2026-07-29T16:06:00Z"/>
            </w:rPr>
          </w:pPr>
          <w:sdt>
            <w:sdtPr>
              <w:tag w:val="goog_rdk_6731"/>
              <w:id w:val="-1860430141"/>
            </w:sdtPr>
            <w:sdtContent>
              <w:ins w:id="6764" w:author="BHA Regulatory Affairs Unit" w:date="2026-07-29T16:06:00Z">
                <w:r>
                  <w:t>Services must be available seven (7) days per week.</w:t>
                </w:r>
              </w:ins>
            </w:sdtContent>
          </w:sdt>
        </w:p>
      </w:sdtContent>
    </w:sdt>
    <w:sdt>
      <w:sdtPr>
        <w:tag w:val="goog_rdk_6734"/>
        <w:id w:val="262285691"/>
      </w:sdtPr>
      <w:sdtContent>
        <w:p w14:paraId="00000DDD" w14:textId="77777777" w:rsidR="00CF3663" w:rsidRDefault="00000000">
          <w:pPr>
            <w:numPr>
              <w:ilvl w:val="1"/>
              <w:numId w:val="209"/>
            </w:numPr>
            <w:tabs>
              <w:tab w:val="left" w:pos="720"/>
              <w:tab w:val="left" w:pos="1440"/>
              <w:tab w:val="left" w:pos="2160"/>
            </w:tabs>
            <w:spacing w:before="200" w:after="200"/>
            <w:rPr>
              <w:ins w:id="6765" w:author="BHA Regulatory Affairs Unit" w:date="2026-07-29T16:06:00Z"/>
            </w:rPr>
          </w:pPr>
          <w:sdt>
            <w:sdtPr>
              <w:tag w:val="goog_rdk_6733"/>
              <w:id w:val="-1773960320"/>
            </w:sdtPr>
            <w:sdtContent>
              <w:ins w:id="6766" w:author="BHA Regulatory Affairs Unit" w:date="2026-07-29T16:06:00Z">
                <w:r>
                  <w:t>Level Two Mental Health Transitional Living Home services must either:</w:t>
                </w:r>
              </w:ins>
            </w:sdtContent>
          </w:sdt>
        </w:p>
      </w:sdtContent>
    </w:sdt>
    <w:sdt>
      <w:sdtPr>
        <w:tag w:val="goog_rdk_6736"/>
        <w:id w:val="334425111"/>
      </w:sdtPr>
      <w:sdtContent>
        <w:p w14:paraId="00000DDE" w14:textId="77777777" w:rsidR="00CF3663" w:rsidRDefault="00000000">
          <w:pPr>
            <w:numPr>
              <w:ilvl w:val="2"/>
              <w:numId w:val="209"/>
            </w:numPr>
            <w:tabs>
              <w:tab w:val="left" w:pos="720"/>
              <w:tab w:val="left" w:pos="1440"/>
              <w:tab w:val="left" w:pos="2160"/>
            </w:tabs>
            <w:spacing w:before="200" w:after="200"/>
            <w:rPr>
              <w:ins w:id="6767" w:author="BHA Regulatory Affairs Unit" w:date="2026-07-29T16:06:00Z"/>
            </w:rPr>
          </w:pPr>
          <w:sdt>
            <w:sdtPr>
              <w:tag w:val="goog_rdk_6735"/>
              <w:id w:val="-2109669344"/>
            </w:sdtPr>
            <w:sdtContent>
              <w:ins w:id="6768" w:author="BHA Regulatory Affairs Unit" w:date="2026-07-29T16:06:00Z">
                <w:r>
                  <w:t>Be designated, pursuant to Chapter 11 of these Rules, to provide care and treatment to individuals on short-term and long-term certifications on an outpatient basis; or</w:t>
                </w:r>
              </w:ins>
            </w:sdtContent>
          </w:sdt>
        </w:p>
      </w:sdtContent>
    </w:sdt>
    <w:sdt>
      <w:sdtPr>
        <w:tag w:val="goog_rdk_6738"/>
        <w:id w:val="-1053142286"/>
      </w:sdtPr>
      <w:sdtContent>
        <w:p w14:paraId="00000DDF" w14:textId="77777777" w:rsidR="00CF3663" w:rsidRDefault="00000000">
          <w:pPr>
            <w:numPr>
              <w:ilvl w:val="2"/>
              <w:numId w:val="209"/>
            </w:numPr>
            <w:tabs>
              <w:tab w:val="left" w:pos="720"/>
              <w:tab w:val="left" w:pos="1440"/>
              <w:tab w:val="left" w:pos="2160"/>
            </w:tabs>
            <w:spacing w:before="200" w:after="200"/>
            <w:rPr>
              <w:ins w:id="6769" w:author="BHA Regulatory Affairs Unit" w:date="2026-07-29T16:06:00Z"/>
            </w:rPr>
          </w:pPr>
          <w:sdt>
            <w:sdtPr>
              <w:tag w:val="goog_rdk_6737"/>
              <w:id w:val="2091500448"/>
            </w:sdtPr>
            <w:sdtContent>
              <w:ins w:id="6770" w:author="BHA Regulatory Affairs Unit" w:date="2026-07-29T16:06:00Z">
                <w:r>
                  <w:t>Establish facility agreements with designated facilities to treat individuals on short-term or long-term certifications on an outpatient basis.</w:t>
                </w:r>
              </w:ins>
            </w:sdtContent>
          </w:sdt>
        </w:p>
      </w:sdtContent>
    </w:sdt>
    <w:sdt>
      <w:sdtPr>
        <w:tag w:val="goog_rdk_6740"/>
        <w:id w:val="108676282"/>
      </w:sdtPr>
      <w:sdtContent>
        <w:p w14:paraId="00000DE0" w14:textId="77777777" w:rsidR="00CF3663" w:rsidRDefault="00000000">
          <w:pPr>
            <w:numPr>
              <w:ilvl w:val="1"/>
              <w:numId w:val="209"/>
            </w:numPr>
            <w:tabs>
              <w:tab w:val="left" w:pos="720"/>
              <w:tab w:val="left" w:pos="1440"/>
              <w:tab w:val="left" w:pos="3600"/>
            </w:tabs>
            <w:spacing w:before="200" w:after="200"/>
            <w:rPr>
              <w:ins w:id="6771" w:author="BHA Regulatory Affairs Unit" w:date="2026-07-29T16:06:00Z"/>
            </w:rPr>
          </w:pPr>
          <w:sdt>
            <w:sdtPr>
              <w:tag w:val="goog_rdk_6739"/>
              <w:id w:val="1553779883"/>
            </w:sdtPr>
            <w:sdtContent>
              <w:ins w:id="6772" w:author="BHA Regulatory Affairs Unit" w:date="2026-07-29T16:06:00Z">
                <w:r>
                  <w:t>Agencies may arrange for individuals to receive additional community-based behavioral health services. These services shall be documented within an individual’s record.</w:t>
                </w:r>
              </w:ins>
            </w:sdtContent>
          </w:sdt>
        </w:p>
      </w:sdtContent>
    </w:sdt>
    <w:sdt>
      <w:sdtPr>
        <w:tag w:val="goog_rdk_6742"/>
        <w:id w:val="-312306495"/>
      </w:sdtPr>
      <w:sdtContent>
        <w:p w14:paraId="00000DE1" w14:textId="77777777" w:rsidR="00CF3663" w:rsidRDefault="00000000">
          <w:pPr>
            <w:numPr>
              <w:ilvl w:val="0"/>
              <w:numId w:val="209"/>
            </w:numPr>
            <w:tabs>
              <w:tab w:val="left" w:pos="720"/>
              <w:tab w:val="left" w:pos="1440"/>
              <w:tab w:val="left" w:pos="2160"/>
            </w:tabs>
            <w:spacing w:before="200" w:after="200"/>
            <w:rPr>
              <w:ins w:id="6773" w:author="BHA Regulatory Affairs Unit" w:date="2026-07-29T16:06:00Z"/>
            </w:rPr>
          </w:pPr>
          <w:sdt>
            <w:sdtPr>
              <w:tag w:val="goog_rdk_6741"/>
              <w:id w:val="275686451"/>
            </w:sdtPr>
            <w:sdtContent>
              <w:ins w:id="6774" w:author="BHA Regulatory Affairs Unit" w:date="2026-07-29T16:06:00Z">
                <w:r>
                  <w:t>Personnel</w:t>
                </w:r>
              </w:ins>
            </w:sdtContent>
          </w:sdt>
        </w:p>
      </w:sdtContent>
    </w:sdt>
    <w:sdt>
      <w:sdtPr>
        <w:tag w:val="goog_rdk_6744"/>
        <w:id w:val="-259956138"/>
      </w:sdtPr>
      <w:sdtContent>
        <w:p w14:paraId="00000DE2" w14:textId="77777777" w:rsidR="00CF3663" w:rsidRDefault="00000000">
          <w:pPr>
            <w:numPr>
              <w:ilvl w:val="1"/>
              <w:numId w:val="209"/>
            </w:numPr>
            <w:tabs>
              <w:tab w:val="left" w:pos="720"/>
              <w:tab w:val="left" w:pos="1440"/>
              <w:tab w:val="left" w:pos="2160"/>
            </w:tabs>
            <w:spacing w:before="200" w:after="200"/>
            <w:rPr>
              <w:ins w:id="6775" w:author="BHA Regulatory Affairs Unit" w:date="2026-07-29T16:06:00Z"/>
            </w:rPr>
          </w:pPr>
          <w:sdt>
            <w:sdtPr>
              <w:tag w:val="goog_rdk_6743"/>
              <w:id w:val="-1233656355"/>
            </w:sdtPr>
            <w:sdtContent>
              <w:ins w:id="6776" w:author="BHA Regulatory Affairs Unit" w:date="2026-07-29T16:06:00Z">
                <w:r>
                  <w:t>Level of care requirements</w:t>
                </w:r>
              </w:ins>
            </w:sdtContent>
          </w:sdt>
        </w:p>
      </w:sdtContent>
    </w:sdt>
    <w:sdt>
      <w:sdtPr>
        <w:tag w:val="goog_rdk_6746"/>
        <w:id w:val="-680302217"/>
      </w:sdtPr>
      <w:sdtContent>
        <w:p w14:paraId="00000DE3" w14:textId="77777777" w:rsidR="00CF3663" w:rsidRDefault="00000000">
          <w:pPr>
            <w:numPr>
              <w:ilvl w:val="2"/>
              <w:numId w:val="209"/>
            </w:numPr>
            <w:tabs>
              <w:tab w:val="left" w:pos="720"/>
              <w:tab w:val="left" w:pos="1440"/>
              <w:tab w:val="left" w:pos="2160"/>
            </w:tabs>
            <w:spacing w:before="200" w:after="200"/>
            <w:rPr>
              <w:ins w:id="6777" w:author="BHA Regulatory Affairs Unit" w:date="2026-07-29T16:06:00Z"/>
            </w:rPr>
          </w:pPr>
          <w:sdt>
            <w:sdtPr>
              <w:tag w:val="goog_rdk_6745"/>
              <w:id w:val="526498378"/>
            </w:sdtPr>
            <w:sdtContent>
              <w:ins w:id="6778" w:author="BHA Regulatory Affairs Unit" w:date="2026-07-29T16:06:00Z">
                <w:r>
                  <w:t>Agencies must ensure the availability of telehealth or on-site consultation with an Authorized Practitioner, advanced practice provider, or a nurse, as defined in Part 1.2.2 of these Rules, twenty-four (24) hours per day, seven (7) days per week, and three hundred sixty-five (365) days a year.</w:t>
                </w:r>
              </w:ins>
            </w:sdtContent>
          </w:sdt>
        </w:p>
      </w:sdtContent>
    </w:sdt>
    <w:sdt>
      <w:sdtPr>
        <w:tag w:val="goog_rdk_6748"/>
        <w:id w:val="-573483238"/>
      </w:sdtPr>
      <w:sdtContent>
        <w:p w14:paraId="00000DE4" w14:textId="77777777" w:rsidR="00CF3663" w:rsidRDefault="00000000">
          <w:pPr>
            <w:numPr>
              <w:ilvl w:val="2"/>
              <w:numId w:val="209"/>
            </w:numPr>
            <w:tabs>
              <w:tab w:val="left" w:pos="720"/>
              <w:tab w:val="left" w:pos="1440"/>
              <w:tab w:val="left" w:pos="2160"/>
            </w:tabs>
            <w:spacing w:before="200" w:after="200"/>
            <w:rPr>
              <w:ins w:id="6779" w:author="BHA Regulatory Affairs Unit" w:date="2026-07-29T16:06:00Z"/>
            </w:rPr>
          </w:pPr>
          <w:sdt>
            <w:sdtPr>
              <w:tag w:val="goog_rdk_6747"/>
              <w:id w:val="-1205408878"/>
            </w:sdtPr>
            <w:sdtContent>
              <w:ins w:id="6780" w:author="BHA Regulatory Affairs Unit" w:date="2026-07-29T16:06:00Z">
                <w:r>
                  <w:t>Agencies must ensure the availability of urgent and emergent consultation medical support, with emergency services twenty-four (24) hours per day, seven (7) days per week, and three hundred sixty-five (365) days a year.</w:t>
                </w:r>
              </w:ins>
            </w:sdtContent>
          </w:sdt>
        </w:p>
      </w:sdtContent>
    </w:sdt>
    <w:sdt>
      <w:sdtPr>
        <w:tag w:val="goog_rdk_6750"/>
        <w:id w:val="1873379646"/>
      </w:sdtPr>
      <w:sdtContent>
        <w:p w14:paraId="00000DE5" w14:textId="77777777" w:rsidR="00CF3663" w:rsidRDefault="00000000">
          <w:pPr>
            <w:numPr>
              <w:ilvl w:val="2"/>
              <w:numId w:val="209"/>
            </w:numPr>
            <w:tabs>
              <w:tab w:val="left" w:pos="720"/>
              <w:tab w:val="left" w:pos="1440"/>
              <w:tab w:val="left" w:pos="2160"/>
            </w:tabs>
            <w:spacing w:before="200" w:after="200"/>
            <w:rPr>
              <w:ins w:id="6781" w:author="BHA Regulatory Affairs Unit" w:date="2026-07-29T16:06:00Z"/>
            </w:rPr>
          </w:pPr>
          <w:sdt>
            <w:sdtPr>
              <w:tag w:val="goog_rdk_6749"/>
              <w:id w:val="156866910"/>
            </w:sdtPr>
            <w:sdtContent>
              <w:ins w:id="6782" w:author="BHA Regulatory Affairs Unit" w:date="2026-07-29T16:06:00Z">
                <w:r>
                  <w:t>Agencies must have the capacity to arrange for medication-assisted treatment (MAT) and/or psychiatric medications, in a timely manner for individuals served.</w:t>
                </w:r>
              </w:ins>
            </w:sdtContent>
          </w:sdt>
        </w:p>
      </w:sdtContent>
    </w:sdt>
    <w:sdt>
      <w:sdtPr>
        <w:tag w:val="goog_rdk_6752"/>
        <w:id w:val="253951755"/>
      </w:sdtPr>
      <w:sdtContent>
        <w:p w14:paraId="00000DE6" w14:textId="77777777" w:rsidR="00CF3663" w:rsidRDefault="00000000">
          <w:pPr>
            <w:numPr>
              <w:ilvl w:val="3"/>
              <w:numId w:val="209"/>
            </w:numPr>
            <w:tabs>
              <w:tab w:val="left" w:pos="720"/>
              <w:tab w:val="left" w:pos="1440"/>
              <w:tab w:val="left" w:pos="2160"/>
            </w:tabs>
            <w:spacing w:before="200" w:after="200"/>
            <w:rPr>
              <w:ins w:id="6783" w:author="BHA Regulatory Affairs Unit" w:date="2026-07-29T16:06:00Z"/>
            </w:rPr>
          </w:pPr>
          <w:sdt>
            <w:sdtPr>
              <w:tag w:val="goog_rdk_6751"/>
              <w:id w:val="324419465"/>
            </w:sdtPr>
            <w:sdtContent>
              <w:ins w:id="6784" w:author="BHA Regulatory Affairs Unit" w:date="2026-07-29T16:06:00Z">
                <w:r>
                  <w:t>This may include services provided through coordination and referral but must not exceed twenty-four (24) hours from the time the need is identified to when arrangements are made.</w:t>
                </w:r>
              </w:ins>
            </w:sdtContent>
          </w:sdt>
        </w:p>
      </w:sdtContent>
    </w:sdt>
    <w:sdt>
      <w:sdtPr>
        <w:tag w:val="goog_rdk_6754"/>
        <w:id w:val="-599915469"/>
      </w:sdtPr>
      <w:sdtContent>
        <w:p w14:paraId="00000DE7" w14:textId="77777777" w:rsidR="00CF3663" w:rsidRDefault="00000000">
          <w:pPr>
            <w:numPr>
              <w:ilvl w:val="2"/>
              <w:numId w:val="209"/>
            </w:numPr>
            <w:tabs>
              <w:tab w:val="left" w:pos="720"/>
              <w:tab w:val="left" w:pos="1440"/>
              <w:tab w:val="left" w:pos="2160"/>
            </w:tabs>
            <w:spacing w:before="200" w:after="200"/>
            <w:rPr>
              <w:ins w:id="6785" w:author="BHA Regulatory Affairs Unit" w:date="2026-07-29T16:06:00Z"/>
            </w:rPr>
          </w:pPr>
          <w:sdt>
            <w:sdtPr>
              <w:tag w:val="goog_rdk_6753"/>
              <w:id w:val="-510008418"/>
            </w:sdtPr>
            <w:sdtContent>
              <w:ins w:id="6786" w:author="BHA Regulatory Affairs Unit" w:date="2026-07-29T16:06:00Z">
                <w:r>
                  <w:t>Agencies must maintain an individual-to-personnel ratio not exceeding twenty to one (20:1) at all times, per physical location. This includes nighttime and weekend hours.</w:t>
                </w:r>
              </w:ins>
            </w:sdtContent>
          </w:sdt>
        </w:p>
      </w:sdtContent>
    </w:sdt>
    <w:sdt>
      <w:sdtPr>
        <w:tag w:val="goog_rdk_6756"/>
        <w:id w:val="-833676063"/>
      </w:sdtPr>
      <w:sdtContent>
        <w:p w14:paraId="00000DE8" w14:textId="77777777" w:rsidR="00CF3663" w:rsidRDefault="00000000">
          <w:pPr>
            <w:numPr>
              <w:ilvl w:val="2"/>
              <w:numId w:val="209"/>
            </w:numPr>
            <w:tabs>
              <w:tab w:val="left" w:pos="720"/>
              <w:tab w:val="left" w:pos="1440"/>
              <w:tab w:val="left" w:pos="2160"/>
            </w:tabs>
            <w:spacing w:before="200" w:after="200"/>
            <w:rPr>
              <w:ins w:id="6787" w:author="BHA Regulatory Affairs Unit" w:date="2026-07-29T16:06:00Z"/>
            </w:rPr>
          </w:pPr>
          <w:sdt>
            <w:sdtPr>
              <w:tag w:val="goog_rdk_6755"/>
              <w:id w:val="-1124115662"/>
            </w:sdtPr>
            <w:sdtContent>
              <w:ins w:id="6788" w:author="BHA Regulatory Affairs Unit" w:date="2026-07-29T16:06:00Z">
                <w:r>
                  <w:t>Level Two Mental Health Transitional Living Homes are required to have the following personnel available directly, or through formally affiliated providers or programs:</w:t>
                </w:r>
              </w:ins>
            </w:sdtContent>
          </w:sdt>
        </w:p>
      </w:sdtContent>
    </w:sdt>
    <w:sdt>
      <w:sdtPr>
        <w:tag w:val="goog_rdk_6758"/>
        <w:id w:val="468230096"/>
      </w:sdtPr>
      <w:sdtContent>
        <w:p w14:paraId="00000DE9" w14:textId="77777777" w:rsidR="00CF3663" w:rsidRDefault="00000000">
          <w:pPr>
            <w:numPr>
              <w:ilvl w:val="3"/>
              <w:numId w:val="209"/>
            </w:numPr>
            <w:tabs>
              <w:tab w:val="left" w:pos="720"/>
              <w:tab w:val="left" w:pos="1440"/>
              <w:tab w:val="left" w:pos="2160"/>
            </w:tabs>
            <w:spacing w:before="200" w:after="240"/>
            <w:rPr>
              <w:ins w:id="6789" w:author="BHA Regulatory Affairs Unit" w:date="2026-07-29T16:06:00Z"/>
            </w:rPr>
          </w:pPr>
          <w:sdt>
            <w:sdtPr>
              <w:tag w:val="goog_rdk_6757"/>
              <w:id w:val="-1445017210"/>
            </w:sdtPr>
            <w:sdtContent>
              <w:ins w:id="6790" w:author="BHA Regulatory Affairs Unit" w:date="2026-07-29T16:06:00Z">
                <w:r>
                  <w:t>A Program Director, as defined in Part 1.2.2 of these Rules;</w:t>
                </w:r>
              </w:ins>
            </w:sdtContent>
          </w:sdt>
        </w:p>
      </w:sdtContent>
    </w:sdt>
    <w:sdt>
      <w:sdtPr>
        <w:tag w:val="goog_rdk_6760"/>
        <w:id w:val="-1875389000"/>
      </w:sdtPr>
      <w:sdtContent>
        <w:p w14:paraId="00000DEA" w14:textId="77777777" w:rsidR="00CF3663" w:rsidRDefault="00000000">
          <w:pPr>
            <w:numPr>
              <w:ilvl w:val="3"/>
              <w:numId w:val="209"/>
            </w:numPr>
            <w:tabs>
              <w:tab w:val="left" w:pos="720"/>
              <w:tab w:val="left" w:pos="1440"/>
              <w:tab w:val="left" w:pos="2160"/>
            </w:tabs>
            <w:spacing w:before="200" w:after="240"/>
            <w:rPr>
              <w:ins w:id="6791" w:author="BHA Regulatory Affairs Unit" w:date="2026-07-29T16:06:00Z"/>
            </w:rPr>
          </w:pPr>
          <w:sdt>
            <w:sdtPr>
              <w:tag w:val="goog_rdk_6759"/>
              <w:id w:val="-1915600779"/>
            </w:sdtPr>
            <w:sdtContent>
              <w:ins w:id="6792" w:author="BHA Regulatory Affairs Unit" w:date="2026-07-29T16:06:00Z">
                <w:r>
                  <w:t>Clinical personnel trained to assess and treat SUD and/or mental health conditions, and support the delivery of services at this level; and</w:t>
                </w:r>
              </w:ins>
            </w:sdtContent>
          </w:sdt>
        </w:p>
      </w:sdtContent>
    </w:sdt>
    <w:sdt>
      <w:sdtPr>
        <w:tag w:val="goog_rdk_6762"/>
        <w:id w:val="-1690955559"/>
      </w:sdtPr>
      <w:sdtContent>
        <w:p w14:paraId="00000DEB" w14:textId="77777777" w:rsidR="00CF3663" w:rsidRDefault="00000000">
          <w:pPr>
            <w:numPr>
              <w:ilvl w:val="3"/>
              <w:numId w:val="209"/>
            </w:numPr>
            <w:tabs>
              <w:tab w:val="left" w:pos="720"/>
              <w:tab w:val="left" w:pos="1440"/>
              <w:tab w:val="left" w:pos="2160"/>
            </w:tabs>
            <w:spacing w:before="200" w:after="240"/>
            <w:rPr>
              <w:ins w:id="6793" w:author="BHA Regulatory Affairs Unit" w:date="2026-07-29T16:06:00Z"/>
            </w:rPr>
          </w:pPr>
          <w:sdt>
            <w:sdtPr>
              <w:tag w:val="goog_rdk_6761"/>
              <w:id w:val="442883745"/>
            </w:sdtPr>
            <w:sdtContent>
              <w:ins w:id="6794" w:author="BHA Regulatory Affairs Unit" w:date="2026-07-29T16:06:00Z">
                <w:r>
                  <w:t>Group living workers.</w:t>
                </w:r>
              </w:ins>
            </w:sdtContent>
          </w:sdt>
        </w:p>
      </w:sdtContent>
    </w:sdt>
    <w:sdt>
      <w:sdtPr>
        <w:tag w:val="goog_rdk_6764"/>
        <w:id w:val="2136789501"/>
      </w:sdtPr>
      <w:sdtContent>
        <w:p w14:paraId="00000DEC" w14:textId="77777777" w:rsidR="00CF3663" w:rsidRDefault="00000000">
          <w:pPr>
            <w:numPr>
              <w:ilvl w:val="2"/>
              <w:numId w:val="209"/>
            </w:numPr>
            <w:tabs>
              <w:tab w:val="left" w:pos="720"/>
              <w:tab w:val="left" w:pos="1440"/>
              <w:tab w:val="left" w:pos="2160"/>
            </w:tabs>
            <w:spacing w:before="200" w:after="200"/>
            <w:rPr>
              <w:ins w:id="6795" w:author="BHA Regulatory Affairs Unit" w:date="2026-07-29T16:06:00Z"/>
            </w:rPr>
          </w:pPr>
          <w:sdt>
            <w:sdtPr>
              <w:tag w:val="goog_rdk_6763"/>
              <w:id w:val="-1601467143"/>
            </w:sdtPr>
            <w:sdtContent>
              <w:ins w:id="6796" w:author="BHA Regulatory Affairs Unit" w:date="2026-07-29T16:06:00Z">
                <w:r>
                  <w:t>A nurse who is employed or contracted by an agency may delegate to other personnel, in accordance with the Nurse and Nurse Aide Practice Act pursuant to Article 255 of Title 12, C.R.S., if the nurse is the supervising nurse for the personnel.</w:t>
                </w:r>
              </w:ins>
            </w:sdtContent>
          </w:sdt>
        </w:p>
      </w:sdtContent>
    </w:sdt>
    <w:sdt>
      <w:sdtPr>
        <w:tag w:val="goog_rdk_6766"/>
        <w:id w:val="-1512173358"/>
      </w:sdtPr>
      <w:sdtContent>
        <w:p w14:paraId="00000DED" w14:textId="77777777" w:rsidR="00CF3663" w:rsidRDefault="00000000">
          <w:pPr>
            <w:numPr>
              <w:ilvl w:val="0"/>
              <w:numId w:val="209"/>
            </w:numPr>
            <w:tabs>
              <w:tab w:val="left" w:pos="720"/>
              <w:tab w:val="left" w:pos="1440"/>
              <w:tab w:val="left" w:pos="2160"/>
            </w:tabs>
            <w:spacing w:before="200" w:after="200"/>
            <w:rPr>
              <w:ins w:id="6797" w:author="BHA Regulatory Affairs Unit" w:date="2026-07-29T16:06:00Z"/>
            </w:rPr>
          </w:pPr>
          <w:sdt>
            <w:sdtPr>
              <w:tag w:val="goog_rdk_6765"/>
              <w:id w:val="445148456"/>
            </w:sdtPr>
            <w:sdtContent>
              <w:ins w:id="6798" w:author="BHA Regulatory Affairs Unit" w:date="2026-07-29T16:06:00Z">
                <w:r>
                  <w:t>Documentation and timeliness</w:t>
                </w:r>
              </w:ins>
            </w:sdtContent>
          </w:sdt>
        </w:p>
      </w:sdtContent>
    </w:sdt>
    <w:sdt>
      <w:sdtPr>
        <w:tag w:val="goog_rdk_6768"/>
        <w:id w:val="-2050124366"/>
      </w:sdtPr>
      <w:sdtContent>
        <w:p w14:paraId="00000DEE" w14:textId="77777777" w:rsidR="00CF3663" w:rsidRDefault="00000000">
          <w:pPr>
            <w:numPr>
              <w:ilvl w:val="1"/>
              <w:numId w:val="209"/>
            </w:numPr>
            <w:tabs>
              <w:tab w:val="left" w:pos="720"/>
              <w:tab w:val="left" w:pos="1440"/>
              <w:tab w:val="left" w:pos="2160"/>
            </w:tabs>
            <w:spacing w:before="200" w:after="200"/>
            <w:rPr>
              <w:ins w:id="6799" w:author="BHA Regulatory Affairs Unit" w:date="2026-07-29T16:06:00Z"/>
            </w:rPr>
          </w:pPr>
          <w:sdt>
            <w:sdtPr>
              <w:tag w:val="goog_rdk_6767"/>
              <w:id w:val="1040842139"/>
            </w:sdtPr>
            <w:sdtContent>
              <w:ins w:id="6800" w:author="BHA Regulatory Affairs Unit" w:date="2026-07-29T16:06:00Z">
                <w:r>
                  <w:t>Agencies must verify and document the whereabouts and wellness of each individual who is on-site once every hour, at a minimum. Additional needs for off-site supervision and/or peer support must be determined on an individual basis.</w:t>
                </w:r>
              </w:ins>
            </w:sdtContent>
          </w:sdt>
        </w:p>
      </w:sdtContent>
    </w:sdt>
    <w:sdt>
      <w:sdtPr>
        <w:tag w:val="goog_rdk_6770"/>
        <w:id w:val="-720381820"/>
      </w:sdtPr>
      <w:sdtContent>
        <w:p w14:paraId="00000DEF" w14:textId="77777777" w:rsidR="00CF3663" w:rsidRDefault="00000000">
          <w:pPr>
            <w:numPr>
              <w:ilvl w:val="2"/>
              <w:numId w:val="209"/>
            </w:numPr>
            <w:tabs>
              <w:tab w:val="left" w:pos="720"/>
              <w:tab w:val="left" w:pos="1440"/>
              <w:tab w:val="left" w:pos="2160"/>
            </w:tabs>
            <w:spacing w:before="200" w:after="200"/>
            <w:rPr>
              <w:ins w:id="6801" w:author="BHA Regulatory Affairs Unit" w:date="2026-07-29T16:06:00Z"/>
            </w:rPr>
          </w:pPr>
          <w:sdt>
            <w:sdtPr>
              <w:tag w:val="goog_rdk_6769"/>
              <w:id w:val="-1123828294"/>
            </w:sdtPr>
            <w:sdtContent>
              <w:ins w:id="6802" w:author="BHA Regulatory Affairs Unit" w:date="2026-07-29T16:06:00Z">
                <w:r>
                  <w:t>A physical examination must be conducted by a physician or advanced practice provider, as defined in Part 1.2.2 of these Rules, within fourteen (14) calendar days of admission or sooner, as needed.</w:t>
                </w:r>
              </w:ins>
            </w:sdtContent>
          </w:sdt>
        </w:p>
      </w:sdtContent>
    </w:sdt>
    <w:sdt>
      <w:sdtPr>
        <w:tag w:val="goog_rdk_6772"/>
        <w:id w:val="-1332226585"/>
      </w:sdtPr>
      <w:sdtContent>
        <w:p w14:paraId="00000DF0" w14:textId="77777777" w:rsidR="00CF3663" w:rsidRDefault="00000000">
          <w:pPr>
            <w:numPr>
              <w:ilvl w:val="3"/>
              <w:numId w:val="209"/>
            </w:numPr>
            <w:tabs>
              <w:tab w:val="left" w:pos="720"/>
              <w:tab w:val="left" w:pos="1440"/>
              <w:tab w:val="left" w:pos="2160"/>
            </w:tabs>
            <w:spacing w:before="200" w:after="200"/>
            <w:rPr>
              <w:ins w:id="6803" w:author="BHA Regulatory Affairs Unit" w:date="2026-07-29T16:06:00Z"/>
            </w:rPr>
          </w:pPr>
          <w:sdt>
            <w:sdtPr>
              <w:tag w:val="goog_rdk_6771"/>
              <w:id w:val="71069677"/>
            </w:sdtPr>
            <w:sdtContent>
              <w:ins w:id="6804" w:author="BHA Regulatory Affairs Unit" w:date="2026-07-29T16:06:00Z">
                <w:r>
                  <w:t>This physical examination shall be conducted unless an agency can in a timely, as defined in Part 1.2.1 of these Rules, manner contact an individual’s authorized practitioner or advanced practice provider for a timely examination. The results of this examination shall be documented in an individual’s record.</w:t>
                </w:r>
              </w:ins>
            </w:sdtContent>
          </w:sdt>
        </w:p>
      </w:sdtContent>
    </w:sdt>
    <w:sdt>
      <w:sdtPr>
        <w:tag w:val="goog_rdk_6774"/>
        <w:id w:val="1036296109"/>
      </w:sdtPr>
      <w:sdtContent>
        <w:p w14:paraId="00000DF1" w14:textId="77777777" w:rsidR="00CF3663" w:rsidRDefault="00000000">
          <w:pPr>
            <w:numPr>
              <w:ilvl w:val="2"/>
              <w:numId w:val="209"/>
            </w:numPr>
            <w:tabs>
              <w:tab w:val="left" w:pos="720"/>
              <w:tab w:val="left" w:pos="1440"/>
              <w:tab w:val="left" w:pos="2160"/>
            </w:tabs>
            <w:spacing w:before="200" w:after="200"/>
            <w:rPr>
              <w:ins w:id="6805" w:author="BHA Regulatory Affairs Unit" w:date="2026-07-29T16:06:00Z"/>
            </w:rPr>
          </w:pPr>
          <w:sdt>
            <w:sdtPr>
              <w:tag w:val="goog_rdk_6773"/>
              <w:id w:val="-534776906"/>
            </w:sdtPr>
            <w:sdtContent>
              <w:ins w:id="6806" w:author="BHA Regulatory Affairs Unit" w:date="2026-07-29T16:06:00Z">
                <w:r>
                  <w:t>Pre-admission assessment</w:t>
                </w:r>
              </w:ins>
            </w:sdtContent>
          </w:sdt>
        </w:p>
      </w:sdtContent>
    </w:sdt>
    <w:sdt>
      <w:sdtPr>
        <w:tag w:val="goog_rdk_6776"/>
        <w:id w:val="-2111447885"/>
      </w:sdtPr>
      <w:sdtContent>
        <w:p w14:paraId="00000DF2" w14:textId="77777777" w:rsidR="00CF3663" w:rsidRDefault="00000000">
          <w:pPr>
            <w:numPr>
              <w:ilvl w:val="3"/>
              <w:numId w:val="209"/>
            </w:numPr>
            <w:tabs>
              <w:tab w:val="left" w:pos="720"/>
              <w:tab w:val="left" w:pos="1440"/>
              <w:tab w:val="left" w:pos="2160"/>
            </w:tabs>
            <w:spacing w:before="200" w:after="200"/>
            <w:rPr>
              <w:ins w:id="6807" w:author="BHA Regulatory Affairs Unit" w:date="2026-07-29T16:06:00Z"/>
            </w:rPr>
          </w:pPr>
          <w:sdt>
            <w:sdtPr>
              <w:tag w:val="goog_rdk_6775"/>
              <w:id w:val="1668524085"/>
            </w:sdtPr>
            <w:sdtContent>
              <w:ins w:id="6808" w:author="BHA Regulatory Affairs Unit" w:date="2026-07-29T16:06:00Z">
                <w:r>
                  <w:t xml:space="preserve">Agencies shall ensure, prior to admission and move-in, that an individual’s needs can be fully met either directly, or through coordination with additional providers. An agency's </w:t>
                </w:r>
                <w:r>
                  <w:lastRenderedPageBreak/>
                  <w:t>ability to meet an individual’s needs must be based upon a comprehensive pre-admission assessment of an individual's physical, mental, and social needs, which must be documented in, and become part of, an individual’s record.</w:t>
                </w:r>
              </w:ins>
            </w:sdtContent>
          </w:sdt>
        </w:p>
      </w:sdtContent>
    </w:sdt>
    <w:sdt>
      <w:sdtPr>
        <w:tag w:val="goog_rdk_6778"/>
        <w:id w:val="-590625447"/>
      </w:sdtPr>
      <w:sdtContent>
        <w:p w14:paraId="00000DF3" w14:textId="77777777" w:rsidR="00CF3663" w:rsidRDefault="00000000">
          <w:pPr>
            <w:numPr>
              <w:ilvl w:val="3"/>
              <w:numId w:val="209"/>
            </w:numPr>
            <w:tabs>
              <w:tab w:val="left" w:pos="720"/>
              <w:tab w:val="left" w:pos="1440"/>
              <w:tab w:val="left" w:pos="2160"/>
            </w:tabs>
            <w:spacing w:before="200" w:after="200"/>
            <w:rPr>
              <w:ins w:id="6809" w:author="BHA Regulatory Affairs Unit" w:date="2026-07-29T16:06:00Z"/>
            </w:rPr>
          </w:pPr>
          <w:sdt>
            <w:sdtPr>
              <w:tag w:val="goog_rdk_6777"/>
              <w:id w:val="-960072775"/>
            </w:sdtPr>
            <w:sdtContent>
              <w:ins w:id="6810" w:author="BHA Regulatory Affairs Unit" w:date="2026-07-29T16:06:00Z">
                <w:r>
                  <w:t>The pre-admission assessment must also include all screening and initial assessment requirements set forth in Part 1.17.3 of these Rules.</w:t>
                </w:r>
              </w:ins>
            </w:sdtContent>
          </w:sdt>
        </w:p>
      </w:sdtContent>
    </w:sdt>
    <w:sdt>
      <w:sdtPr>
        <w:tag w:val="goog_rdk_6780"/>
        <w:id w:val="-1199356852"/>
      </w:sdtPr>
      <w:sdtContent>
        <w:p w14:paraId="00000DF4" w14:textId="77777777" w:rsidR="00CF3663" w:rsidRDefault="00000000">
          <w:pPr>
            <w:numPr>
              <w:ilvl w:val="2"/>
              <w:numId w:val="209"/>
            </w:numPr>
            <w:tabs>
              <w:tab w:val="left" w:pos="720"/>
              <w:tab w:val="left" w:pos="1440"/>
              <w:tab w:val="left" w:pos="2160"/>
            </w:tabs>
            <w:spacing w:before="200" w:after="200"/>
            <w:rPr>
              <w:ins w:id="6811" w:author="BHA Regulatory Affairs Unit" w:date="2026-07-29T16:06:00Z"/>
            </w:rPr>
          </w:pPr>
          <w:sdt>
            <w:sdtPr>
              <w:tag w:val="goog_rdk_6779"/>
              <w:id w:val="-2055114504"/>
            </w:sdtPr>
            <w:sdtContent>
              <w:ins w:id="6812" w:author="BHA Regulatory Affairs Unit" w:date="2026-07-29T16:06:00Z">
                <w:r>
                  <w:t>Comprehensive assessment</w:t>
                </w:r>
              </w:ins>
            </w:sdtContent>
          </w:sdt>
        </w:p>
      </w:sdtContent>
    </w:sdt>
    <w:sdt>
      <w:sdtPr>
        <w:tag w:val="goog_rdk_6782"/>
        <w:id w:val="-340487871"/>
      </w:sdtPr>
      <w:sdtContent>
        <w:p w14:paraId="00000DF5" w14:textId="77777777" w:rsidR="00CF3663" w:rsidRDefault="00000000">
          <w:pPr>
            <w:numPr>
              <w:ilvl w:val="3"/>
              <w:numId w:val="209"/>
            </w:numPr>
            <w:tabs>
              <w:tab w:val="left" w:pos="720"/>
              <w:tab w:val="left" w:pos="1440"/>
              <w:tab w:val="left" w:pos="2160"/>
            </w:tabs>
            <w:spacing w:before="200" w:after="200"/>
            <w:rPr>
              <w:ins w:id="6813" w:author="BHA Regulatory Affairs Unit" w:date="2026-07-29T16:06:00Z"/>
            </w:rPr>
          </w:pPr>
          <w:sdt>
            <w:sdtPr>
              <w:tag w:val="goog_rdk_6781"/>
              <w:id w:val="1384446411"/>
            </w:sdtPr>
            <w:sdtContent>
              <w:ins w:id="6814" w:author="BHA Regulatory Affairs Unit" w:date="2026-07-29T16:06:00Z">
                <w:r>
                  <w:t>Within ten (10) calendar days of admission, agencies shall complete a comprehensive assessment that meets the requirements set forth in Part 1.17.3 of these Rules. The assessment must reflect information requested and received from an individual, an individual's representative if requested by an individual, and an authorized practitioner. Information from the comprehensive assessment must be used to establish an individualized service plan.</w:t>
                </w:r>
              </w:ins>
            </w:sdtContent>
          </w:sdt>
        </w:p>
      </w:sdtContent>
    </w:sdt>
    <w:sdt>
      <w:sdtPr>
        <w:tag w:val="goog_rdk_6784"/>
        <w:id w:val="-1200843003"/>
      </w:sdtPr>
      <w:sdtContent>
        <w:p w14:paraId="00000DF6" w14:textId="77777777" w:rsidR="00CF3663" w:rsidRDefault="00000000">
          <w:pPr>
            <w:numPr>
              <w:ilvl w:val="3"/>
              <w:numId w:val="209"/>
            </w:numPr>
            <w:tabs>
              <w:tab w:val="left" w:pos="720"/>
              <w:tab w:val="left" w:pos="1440"/>
              <w:tab w:val="left" w:pos="2160"/>
            </w:tabs>
            <w:spacing w:before="200" w:after="200"/>
            <w:rPr>
              <w:ins w:id="6815" w:author="BHA Regulatory Affairs Unit" w:date="2026-07-29T16:06:00Z"/>
            </w:rPr>
          </w:pPr>
          <w:sdt>
            <w:sdtPr>
              <w:tag w:val="goog_rdk_6783"/>
              <w:id w:val="-1214720701"/>
            </w:sdtPr>
            <w:sdtContent>
              <w:ins w:id="6816" w:author="BHA Regulatory Affairs Unit" w:date="2026-07-29T16:06:00Z">
                <w:r>
                  <w:t>The comprehensive assessment must include:</w:t>
                </w:r>
              </w:ins>
            </w:sdtContent>
          </w:sdt>
        </w:p>
      </w:sdtContent>
    </w:sdt>
    <w:sdt>
      <w:sdtPr>
        <w:tag w:val="goog_rdk_6786"/>
        <w:id w:val="-1338657172"/>
      </w:sdtPr>
      <w:sdtContent>
        <w:p w14:paraId="00000DF7" w14:textId="77777777" w:rsidR="00CF3663" w:rsidRDefault="00000000">
          <w:pPr>
            <w:numPr>
              <w:ilvl w:val="4"/>
              <w:numId w:val="209"/>
            </w:numPr>
            <w:tabs>
              <w:tab w:val="left" w:pos="720"/>
              <w:tab w:val="left" w:pos="1440"/>
              <w:tab w:val="left" w:pos="2160"/>
            </w:tabs>
            <w:spacing w:before="200" w:after="240"/>
            <w:rPr>
              <w:ins w:id="6817" w:author="BHA Regulatory Affairs Unit" w:date="2026-07-29T16:06:00Z"/>
            </w:rPr>
          </w:pPr>
          <w:sdt>
            <w:sdtPr>
              <w:tag w:val="goog_rdk_6785"/>
              <w:id w:val="1504891045"/>
            </w:sdtPr>
            <w:sdtContent>
              <w:ins w:id="6818" w:author="BHA Regulatory Affairs Unit" w:date="2026-07-29T16:06:00Z">
                <w:r>
                  <w:t>Information regarding an individual's overall health and physical functioning ability, including support(s) needed with activities of daily living;</w:t>
                </w:r>
              </w:ins>
            </w:sdtContent>
          </w:sdt>
        </w:p>
      </w:sdtContent>
    </w:sdt>
    <w:sdt>
      <w:sdtPr>
        <w:tag w:val="goog_rdk_6788"/>
        <w:id w:val="1252564705"/>
      </w:sdtPr>
      <w:sdtContent>
        <w:p w14:paraId="00000DF8" w14:textId="77777777" w:rsidR="00CF3663" w:rsidRDefault="00000000">
          <w:pPr>
            <w:numPr>
              <w:ilvl w:val="4"/>
              <w:numId w:val="209"/>
            </w:numPr>
            <w:tabs>
              <w:tab w:val="left" w:pos="720"/>
              <w:tab w:val="left" w:pos="1440"/>
              <w:tab w:val="left" w:pos="2160"/>
            </w:tabs>
            <w:spacing w:before="200" w:after="240"/>
            <w:rPr>
              <w:ins w:id="6819" w:author="BHA Regulatory Affairs Unit" w:date="2026-07-29T16:06:00Z"/>
            </w:rPr>
          </w:pPr>
          <w:sdt>
            <w:sdtPr>
              <w:tag w:val="goog_rdk_6787"/>
              <w:id w:val="-749106048"/>
            </w:sdtPr>
            <w:sdtContent>
              <w:ins w:id="6820" w:author="BHA Regulatory Affairs Unit" w:date="2026-07-29T16:06:00Z">
                <w:r>
                  <w:t>Communication ability, and any specific need(s) to facilitate effective communication;</w:t>
                </w:r>
              </w:ins>
            </w:sdtContent>
          </w:sdt>
        </w:p>
      </w:sdtContent>
    </w:sdt>
    <w:sdt>
      <w:sdtPr>
        <w:tag w:val="goog_rdk_6790"/>
        <w:id w:val="1769669030"/>
      </w:sdtPr>
      <w:sdtContent>
        <w:p w14:paraId="00000DF9" w14:textId="77777777" w:rsidR="00CF3663" w:rsidRDefault="00000000">
          <w:pPr>
            <w:numPr>
              <w:ilvl w:val="4"/>
              <w:numId w:val="209"/>
            </w:numPr>
            <w:tabs>
              <w:tab w:val="left" w:pos="720"/>
              <w:tab w:val="left" w:pos="1440"/>
              <w:tab w:val="left" w:pos="2160"/>
            </w:tabs>
            <w:spacing w:before="200" w:after="240"/>
            <w:rPr>
              <w:ins w:id="6821" w:author="BHA Regulatory Affairs Unit" w:date="2026-07-29T16:06:00Z"/>
            </w:rPr>
          </w:pPr>
          <w:sdt>
            <w:sdtPr>
              <w:tag w:val="goog_rdk_6789"/>
              <w:id w:val="-1229861109"/>
            </w:sdtPr>
            <w:sdtContent>
              <w:ins w:id="6822" w:author="BHA Regulatory Affairs Unit" w:date="2026-07-29T16:06:00Z">
                <w:r>
                  <w:t>Food and dining preferences, unique dietary needs, allergies, and restrictions;</w:t>
                </w:r>
              </w:ins>
            </w:sdtContent>
          </w:sdt>
        </w:p>
      </w:sdtContent>
    </w:sdt>
    <w:sdt>
      <w:sdtPr>
        <w:tag w:val="goog_rdk_6792"/>
        <w:id w:val="-2035256861"/>
      </w:sdtPr>
      <w:sdtContent>
        <w:p w14:paraId="00000DFA" w14:textId="77777777" w:rsidR="00CF3663" w:rsidRDefault="00000000">
          <w:pPr>
            <w:numPr>
              <w:ilvl w:val="4"/>
              <w:numId w:val="209"/>
            </w:numPr>
            <w:tabs>
              <w:tab w:val="left" w:pos="720"/>
              <w:tab w:val="left" w:pos="1440"/>
              <w:tab w:val="left" w:pos="2160"/>
            </w:tabs>
            <w:spacing w:before="200" w:after="240"/>
            <w:rPr>
              <w:ins w:id="6823" w:author="BHA Regulatory Affairs Unit" w:date="2026-07-29T16:06:00Z"/>
            </w:rPr>
          </w:pPr>
          <w:sdt>
            <w:sdtPr>
              <w:tag w:val="goog_rdk_6791"/>
              <w:id w:val="1091754251"/>
            </w:sdtPr>
            <w:sdtContent>
              <w:ins w:id="6824" w:author="BHA Regulatory Affairs Unit" w:date="2026-07-29T16:06:00Z">
                <w:r>
                  <w:t>Reactions to the environment and others, including changes that may occur at certain times or in certain circumstances;</w:t>
                </w:r>
              </w:ins>
            </w:sdtContent>
          </w:sdt>
        </w:p>
      </w:sdtContent>
    </w:sdt>
    <w:sdt>
      <w:sdtPr>
        <w:tag w:val="goog_rdk_6794"/>
        <w:id w:val="437642951"/>
      </w:sdtPr>
      <w:sdtContent>
        <w:p w14:paraId="00000DFB" w14:textId="77777777" w:rsidR="00CF3663" w:rsidRDefault="00000000">
          <w:pPr>
            <w:numPr>
              <w:ilvl w:val="4"/>
              <w:numId w:val="209"/>
            </w:numPr>
            <w:tabs>
              <w:tab w:val="left" w:pos="720"/>
              <w:tab w:val="left" w:pos="1440"/>
              <w:tab w:val="left" w:pos="2160"/>
            </w:tabs>
            <w:spacing w:before="200" w:after="240"/>
            <w:rPr>
              <w:ins w:id="6825" w:author="BHA Regulatory Affairs Unit" w:date="2026-07-29T16:06:00Z"/>
            </w:rPr>
          </w:pPr>
          <w:sdt>
            <w:sdtPr>
              <w:tag w:val="goog_rdk_6793"/>
              <w:id w:val="-1747644305"/>
            </w:sdtPr>
            <w:sdtContent>
              <w:ins w:id="6826" w:author="BHA Regulatory Affairs Unit" w:date="2026-07-29T16:06:00Z">
                <w:r>
                  <w:t>Routines and interests;</w:t>
                </w:r>
              </w:ins>
            </w:sdtContent>
          </w:sdt>
        </w:p>
      </w:sdtContent>
    </w:sdt>
    <w:sdt>
      <w:sdtPr>
        <w:tag w:val="goog_rdk_6796"/>
        <w:id w:val="-1872918867"/>
      </w:sdtPr>
      <w:sdtContent>
        <w:p w14:paraId="00000DFC" w14:textId="77777777" w:rsidR="00CF3663" w:rsidRDefault="00000000">
          <w:pPr>
            <w:numPr>
              <w:ilvl w:val="4"/>
              <w:numId w:val="209"/>
            </w:numPr>
            <w:tabs>
              <w:tab w:val="left" w:pos="720"/>
              <w:tab w:val="left" w:pos="1440"/>
              <w:tab w:val="left" w:pos="2160"/>
            </w:tabs>
            <w:spacing w:before="200" w:after="240"/>
            <w:rPr>
              <w:ins w:id="6827" w:author="BHA Regulatory Affairs Unit" w:date="2026-07-29T16:06:00Z"/>
            </w:rPr>
          </w:pPr>
          <w:sdt>
            <w:sdtPr>
              <w:tag w:val="goog_rdk_6795"/>
              <w:id w:val="-1386712964"/>
            </w:sdtPr>
            <w:sdtContent>
              <w:ins w:id="6828" w:author="BHA Regulatory Affairs Unit" w:date="2026-07-29T16:06:00Z">
                <w:r>
                  <w:t>Safety awareness;</w:t>
                </w:r>
              </w:ins>
            </w:sdtContent>
          </w:sdt>
        </w:p>
      </w:sdtContent>
    </w:sdt>
    <w:sdt>
      <w:sdtPr>
        <w:tag w:val="goog_rdk_6798"/>
        <w:id w:val="-1670524842"/>
      </w:sdtPr>
      <w:sdtContent>
        <w:p w14:paraId="00000DFD" w14:textId="77777777" w:rsidR="00CF3663" w:rsidRDefault="00000000">
          <w:pPr>
            <w:numPr>
              <w:ilvl w:val="4"/>
              <w:numId w:val="209"/>
            </w:numPr>
            <w:tabs>
              <w:tab w:val="left" w:pos="720"/>
              <w:tab w:val="left" w:pos="1440"/>
              <w:tab w:val="left" w:pos="2160"/>
            </w:tabs>
            <w:spacing w:before="200" w:after="240"/>
            <w:rPr>
              <w:ins w:id="6829" w:author="BHA Regulatory Affairs Unit" w:date="2026-07-29T16:06:00Z"/>
            </w:rPr>
          </w:pPr>
          <w:sdt>
            <w:sdtPr>
              <w:tag w:val="goog_rdk_6797"/>
              <w:id w:val="-1324119306"/>
            </w:sdtPr>
            <w:sdtContent>
              <w:ins w:id="6830" w:author="BHA Regulatory Affairs Unit" w:date="2026-07-29T16:06:00Z">
                <w:r>
                  <w:t>Types of physical, mental, and social support required; and</w:t>
                </w:r>
              </w:ins>
            </w:sdtContent>
          </w:sdt>
        </w:p>
      </w:sdtContent>
    </w:sdt>
    <w:sdt>
      <w:sdtPr>
        <w:tag w:val="goog_rdk_6800"/>
        <w:id w:val="1853054137"/>
      </w:sdtPr>
      <w:sdtContent>
        <w:p w14:paraId="00000DFE" w14:textId="77777777" w:rsidR="00CF3663" w:rsidRDefault="00000000">
          <w:pPr>
            <w:numPr>
              <w:ilvl w:val="4"/>
              <w:numId w:val="209"/>
            </w:numPr>
            <w:tabs>
              <w:tab w:val="left" w:pos="720"/>
              <w:tab w:val="left" w:pos="1440"/>
              <w:tab w:val="left" w:pos="2160"/>
            </w:tabs>
            <w:spacing w:before="200" w:after="240"/>
            <w:rPr>
              <w:ins w:id="6831" w:author="BHA Regulatory Affairs Unit" w:date="2026-07-29T16:06:00Z"/>
            </w:rPr>
          </w:pPr>
          <w:sdt>
            <w:sdtPr>
              <w:tag w:val="goog_rdk_6799"/>
              <w:id w:val="-1564594378"/>
            </w:sdtPr>
            <w:sdtContent>
              <w:ins w:id="6832" w:author="BHA Regulatory Affairs Unit" w:date="2026-07-29T16:06:00Z">
                <w:r>
                  <w:t>History of or potential risk of harm to self or others, including aggressive behaviors, and any known approaches to prevent future occurrences, including previously developed safety plans.</w:t>
                </w:r>
              </w:ins>
            </w:sdtContent>
          </w:sdt>
        </w:p>
      </w:sdtContent>
    </w:sdt>
    <w:sdt>
      <w:sdtPr>
        <w:tag w:val="goog_rdk_6802"/>
        <w:id w:val="683238152"/>
      </w:sdtPr>
      <w:sdtContent>
        <w:p w14:paraId="00000DFF" w14:textId="77777777" w:rsidR="00CF3663" w:rsidRDefault="00000000">
          <w:pPr>
            <w:numPr>
              <w:ilvl w:val="3"/>
              <w:numId w:val="209"/>
            </w:numPr>
            <w:tabs>
              <w:tab w:val="left" w:pos="720"/>
              <w:tab w:val="left" w:pos="1440"/>
              <w:tab w:val="left" w:pos="2160"/>
            </w:tabs>
            <w:spacing w:before="200" w:after="200"/>
            <w:rPr>
              <w:ins w:id="6833" w:author="BHA Regulatory Affairs Unit" w:date="2026-07-29T16:06:00Z"/>
            </w:rPr>
          </w:pPr>
          <w:sdt>
            <w:sdtPr>
              <w:tag w:val="goog_rdk_6801"/>
              <w:id w:val="-879429799"/>
            </w:sdtPr>
            <w:sdtContent>
              <w:ins w:id="6834" w:author="BHA Regulatory Affairs Unit" w:date="2026-07-29T16:06:00Z">
                <w:r>
                  <w:t>The comprehensive assessment must be documented in writing and kept in an individual's health information record.</w:t>
                </w:r>
              </w:ins>
            </w:sdtContent>
          </w:sdt>
        </w:p>
      </w:sdtContent>
    </w:sdt>
    <w:sdt>
      <w:sdtPr>
        <w:tag w:val="goog_rdk_6804"/>
        <w:id w:val="2040825153"/>
      </w:sdtPr>
      <w:sdtContent>
        <w:p w14:paraId="00000E00" w14:textId="77777777" w:rsidR="00CF3663" w:rsidRDefault="00000000">
          <w:pPr>
            <w:numPr>
              <w:ilvl w:val="4"/>
              <w:numId w:val="209"/>
            </w:numPr>
            <w:tabs>
              <w:tab w:val="left" w:pos="720"/>
              <w:tab w:val="left" w:pos="1440"/>
              <w:tab w:val="left" w:pos="2160"/>
            </w:tabs>
            <w:spacing w:before="200" w:after="200"/>
            <w:rPr>
              <w:ins w:id="6835" w:author="BHA Regulatory Affairs Unit" w:date="2026-07-29T16:06:00Z"/>
            </w:rPr>
          </w:pPr>
          <w:sdt>
            <w:sdtPr>
              <w:tag w:val="goog_rdk_6803"/>
              <w:id w:val="-432690043"/>
            </w:sdtPr>
            <w:sdtContent>
              <w:ins w:id="6836" w:author="BHA Regulatory Affairs Unit" w:date="2026-07-29T16:06:00Z">
                <w:r>
                  <w:t>The comprehensive assessment must be updated for each individual every six (6) months, at a minimum, and whenever an individual's condition changes from baseline status.</w:t>
                </w:r>
              </w:ins>
            </w:sdtContent>
          </w:sdt>
        </w:p>
      </w:sdtContent>
    </w:sdt>
    <w:sdt>
      <w:sdtPr>
        <w:tag w:val="goog_rdk_6806"/>
        <w:id w:val="-654172290"/>
      </w:sdtPr>
      <w:sdtContent>
        <w:p w14:paraId="00000E01" w14:textId="77777777" w:rsidR="00CF3663" w:rsidRDefault="00000000">
          <w:pPr>
            <w:numPr>
              <w:ilvl w:val="2"/>
              <w:numId w:val="209"/>
            </w:numPr>
            <w:tabs>
              <w:tab w:val="left" w:pos="720"/>
              <w:tab w:val="left" w:pos="1440"/>
              <w:tab w:val="left" w:pos="2160"/>
            </w:tabs>
            <w:spacing w:before="200" w:after="200"/>
            <w:rPr>
              <w:ins w:id="6837" w:author="BHA Regulatory Affairs Unit" w:date="2026-07-29T16:06:00Z"/>
            </w:rPr>
          </w:pPr>
          <w:sdt>
            <w:sdtPr>
              <w:tag w:val="goog_rdk_6805"/>
              <w:id w:val="-912543323"/>
            </w:sdtPr>
            <w:sdtContent>
              <w:ins w:id="6838" w:author="BHA Regulatory Affairs Unit" w:date="2026-07-29T16:06:00Z">
                <w:r>
                  <w:t>Treatment, service, and management plans</w:t>
                </w:r>
              </w:ins>
            </w:sdtContent>
          </w:sdt>
        </w:p>
      </w:sdtContent>
    </w:sdt>
    <w:sdt>
      <w:sdtPr>
        <w:tag w:val="goog_rdk_6808"/>
        <w:id w:val="1198070254"/>
      </w:sdtPr>
      <w:sdtContent>
        <w:p w14:paraId="00000E02" w14:textId="77777777" w:rsidR="00CF3663" w:rsidRDefault="00000000">
          <w:pPr>
            <w:numPr>
              <w:ilvl w:val="3"/>
              <w:numId w:val="209"/>
            </w:numPr>
            <w:tabs>
              <w:tab w:val="left" w:pos="720"/>
              <w:tab w:val="left" w:pos="1440"/>
              <w:tab w:val="left" w:pos="2160"/>
            </w:tabs>
            <w:spacing w:before="200" w:after="200"/>
            <w:rPr>
              <w:ins w:id="6839" w:author="BHA Regulatory Affairs Unit" w:date="2026-07-29T16:06:00Z"/>
            </w:rPr>
          </w:pPr>
          <w:sdt>
            <w:sdtPr>
              <w:tag w:val="goog_rdk_6807"/>
              <w:id w:val="-983894830"/>
            </w:sdtPr>
            <w:sdtContent>
              <w:ins w:id="6840" w:author="BHA Regulatory Affairs Unit" w:date="2026-07-29T16:06:00Z">
                <w:r>
                  <w:t>An initial service plan, based upon information from the pre-admission assessment set forth in Part 5.3.5.E.1.b of this Chapter 5, must be developed within twenty-four (24) hours of admission and must address, at a minimum, an individual's daily support needs, including assistance with activities of daily living, medication management, behavioral and physical health diagnoses, and support needs.</w:t>
                </w:r>
              </w:ins>
            </w:sdtContent>
          </w:sdt>
        </w:p>
      </w:sdtContent>
    </w:sdt>
    <w:sdt>
      <w:sdtPr>
        <w:tag w:val="goog_rdk_6810"/>
        <w:id w:val="-675803737"/>
      </w:sdtPr>
      <w:sdtContent>
        <w:p w14:paraId="00000E03" w14:textId="77777777" w:rsidR="00CF3663" w:rsidRDefault="00000000">
          <w:pPr>
            <w:numPr>
              <w:ilvl w:val="3"/>
              <w:numId w:val="209"/>
            </w:numPr>
            <w:tabs>
              <w:tab w:val="left" w:pos="720"/>
              <w:tab w:val="left" w:pos="1440"/>
              <w:tab w:val="left" w:pos="2160"/>
            </w:tabs>
            <w:spacing w:before="200" w:after="200"/>
            <w:rPr>
              <w:ins w:id="6841" w:author="BHA Regulatory Affairs Unit" w:date="2026-07-29T16:06:00Z"/>
            </w:rPr>
          </w:pPr>
          <w:sdt>
            <w:sdtPr>
              <w:tag w:val="goog_rdk_6809"/>
              <w:id w:val="965640138"/>
            </w:sdtPr>
            <w:sdtContent>
              <w:ins w:id="6842" w:author="BHA Regulatory Affairs Unit" w:date="2026-07-29T16:06:00Z">
                <w:r>
                  <w:t>Within fourteen (14) calendar days of completion of the comprehensive assessment, agencies shall develop a comprehensive service plan. In addition to the requirements of Part 1.17.4 of these Rules, the service plan must:</w:t>
                </w:r>
              </w:ins>
            </w:sdtContent>
          </w:sdt>
        </w:p>
      </w:sdtContent>
    </w:sdt>
    <w:sdt>
      <w:sdtPr>
        <w:tag w:val="goog_rdk_6812"/>
        <w:id w:val="501147568"/>
      </w:sdtPr>
      <w:sdtContent>
        <w:p w14:paraId="00000E04" w14:textId="77777777" w:rsidR="00CF3663" w:rsidRDefault="00000000">
          <w:pPr>
            <w:numPr>
              <w:ilvl w:val="4"/>
              <w:numId w:val="209"/>
            </w:numPr>
            <w:tabs>
              <w:tab w:val="left" w:pos="720"/>
              <w:tab w:val="left" w:pos="1440"/>
              <w:tab w:val="left" w:pos="2160"/>
            </w:tabs>
            <w:spacing w:before="200" w:after="240"/>
            <w:rPr>
              <w:ins w:id="6843" w:author="BHA Regulatory Affairs Unit" w:date="2026-07-29T16:06:00Z"/>
            </w:rPr>
          </w:pPr>
          <w:sdt>
            <w:sdtPr>
              <w:tag w:val="goog_rdk_6811"/>
              <w:id w:val="-767822290"/>
            </w:sdtPr>
            <w:sdtContent>
              <w:ins w:id="6844" w:author="BHA Regulatory Affairs Unit" w:date="2026-07-29T16:06:00Z">
                <w:r>
                  <w:t>Be developed with input from an individual and an individual's representative, if applicable;</w:t>
                </w:r>
              </w:ins>
            </w:sdtContent>
          </w:sdt>
        </w:p>
      </w:sdtContent>
    </w:sdt>
    <w:sdt>
      <w:sdtPr>
        <w:tag w:val="goog_rdk_6814"/>
        <w:id w:val="2049662882"/>
      </w:sdtPr>
      <w:sdtContent>
        <w:p w14:paraId="00000E05" w14:textId="77777777" w:rsidR="00CF3663" w:rsidRDefault="00000000">
          <w:pPr>
            <w:numPr>
              <w:ilvl w:val="4"/>
              <w:numId w:val="209"/>
            </w:numPr>
            <w:tabs>
              <w:tab w:val="left" w:pos="720"/>
              <w:tab w:val="left" w:pos="1440"/>
              <w:tab w:val="left" w:pos="2160"/>
            </w:tabs>
            <w:spacing w:before="200" w:after="240"/>
            <w:rPr>
              <w:ins w:id="6845" w:author="BHA Regulatory Affairs Unit" w:date="2026-07-29T16:06:00Z"/>
            </w:rPr>
          </w:pPr>
          <w:sdt>
            <w:sdtPr>
              <w:tag w:val="goog_rdk_6813"/>
              <w:id w:val="-1758368859"/>
            </w:sdtPr>
            <w:sdtContent>
              <w:ins w:id="6846" w:author="BHA Regulatory Affairs Unit" w:date="2026-07-29T16:06:00Z">
                <w:r>
                  <w:t>Reflect the most current assessment information;</w:t>
                </w:r>
              </w:ins>
            </w:sdtContent>
          </w:sdt>
        </w:p>
      </w:sdtContent>
    </w:sdt>
    <w:sdt>
      <w:sdtPr>
        <w:tag w:val="goog_rdk_6816"/>
        <w:id w:val="-700849643"/>
      </w:sdtPr>
      <w:sdtContent>
        <w:p w14:paraId="00000E06" w14:textId="77777777" w:rsidR="00CF3663" w:rsidRDefault="00000000">
          <w:pPr>
            <w:numPr>
              <w:ilvl w:val="4"/>
              <w:numId w:val="209"/>
            </w:numPr>
            <w:tabs>
              <w:tab w:val="left" w:pos="720"/>
              <w:tab w:val="left" w:pos="1440"/>
              <w:tab w:val="left" w:pos="2160"/>
            </w:tabs>
            <w:spacing w:before="200" w:after="240"/>
            <w:rPr>
              <w:ins w:id="6847" w:author="BHA Regulatory Affairs Unit" w:date="2026-07-29T16:06:00Z"/>
            </w:rPr>
          </w:pPr>
          <w:sdt>
            <w:sdtPr>
              <w:tag w:val="goog_rdk_6815"/>
              <w:id w:val="-1273990628"/>
            </w:sdtPr>
            <w:sdtContent>
              <w:ins w:id="6848" w:author="BHA Regulatory Affairs Unit" w:date="2026-07-29T16:06:00Z">
                <w:r>
                  <w:t>Identify case management needs;</w:t>
                </w:r>
              </w:ins>
            </w:sdtContent>
          </w:sdt>
        </w:p>
      </w:sdtContent>
    </w:sdt>
    <w:sdt>
      <w:sdtPr>
        <w:tag w:val="goog_rdk_6818"/>
        <w:id w:val="941503821"/>
      </w:sdtPr>
      <w:sdtContent>
        <w:p w14:paraId="00000E07" w14:textId="77777777" w:rsidR="00CF3663" w:rsidRDefault="00000000">
          <w:pPr>
            <w:numPr>
              <w:ilvl w:val="4"/>
              <w:numId w:val="209"/>
            </w:numPr>
            <w:tabs>
              <w:tab w:val="left" w:pos="720"/>
              <w:tab w:val="left" w:pos="1440"/>
              <w:tab w:val="left" w:pos="2160"/>
            </w:tabs>
            <w:spacing w:before="200" w:after="240"/>
            <w:rPr>
              <w:ins w:id="6849" w:author="BHA Regulatory Affairs Unit" w:date="2026-07-29T16:06:00Z"/>
            </w:rPr>
          </w:pPr>
          <w:sdt>
            <w:sdtPr>
              <w:tag w:val="goog_rdk_6817"/>
              <w:id w:val="548739293"/>
            </w:sdtPr>
            <w:sdtContent>
              <w:ins w:id="6850" w:author="BHA Regulatory Affairs Unit" w:date="2026-07-29T16:06:00Z">
                <w:r>
                  <w:t>Promote individual choice, mobility, independence, and safety;</w:t>
                </w:r>
              </w:ins>
            </w:sdtContent>
          </w:sdt>
        </w:p>
      </w:sdtContent>
    </w:sdt>
    <w:sdt>
      <w:sdtPr>
        <w:tag w:val="goog_rdk_6820"/>
        <w:id w:val="239445370"/>
      </w:sdtPr>
      <w:sdtContent>
        <w:p w14:paraId="00000E08" w14:textId="77777777" w:rsidR="00CF3663" w:rsidRDefault="00000000">
          <w:pPr>
            <w:numPr>
              <w:ilvl w:val="4"/>
              <w:numId w:val="209"/>
            </w:numPr>
            <w:tabs>
              <w:tab w:val="left" w:pos="720"/>
              <w:tab w:val="left" w:pos="1440"/>
              <w:tab w:val="left" w:pos="2160"/>
            </w:tabs>
            <w:spacing w:before="200" w:after="240"/>
            <w:rPr>
              <w:ins w:id="6851" w:author="BHA Regulatory Affairs Unit" w:date="2026-07-29T16:06:00Z"/>
            </w:rPr>
          </w:pPr>
          <w:sdt>
            <w:sdtPr>
              <w:tag w:val="goog_rdk_6819"/>
              <w:id w:val="1882093222"/>
            </w:sdtPr>
            <w:sdtContent>
              <w:ins w:id="6852" w:author="BHA Regulatory Affairs Unit" w:date="2026-07-29T16:06:00Z">
                <w:r>
                  <w:t>Promote individual choice, mobility, independence, and safety, including individual prioritized needs for life skills training and medical and therapeutic needs;</w:t>
                </w:r>
              </w:ins>
            </w:sdtContent>
          </w:sdt>
        </w:p>
      </w:sdtContent>
    </w:sdt>
    <w:sdt>
      <w:sdtPr>
        <w:tag w:val="goog_rdk_6822"/>
        <w:id w:val="248049375"/>
      </w:sdtPr>
      <w:sdtContent>
        <w:p w14:paraId="00000E09" w14:textId="77777777" w:rsidR="00CF3663" w:rsidRDefault="00000000">
          <w:pPr>
            <w:numPr>
              <w:ilvl w:val="4"/>
              <w:numId w:val="209"/>
            </w:numPr>
            <w:tabs>
              <w:tab w:val="left" w:pos="720"/>
              <w:tab w:val="left" w:pos="1440"/>
              <w:tab w:val="left" w:pos="2160"/>
            </w:tabs>
            <w:spacing w:before="200" w:after="240"/>
            <w:rPr>
              <w:ins w:id="6853" w:author="BHA Regulatory Affairs Unit" w:date="2026-07-29T16:06:00Z"/>
            </w:rPr>
          </w:pPr>
          <w:sdt>
            <w:sdtPr>
              <w:tag w:val="goog_rdk_6821"/>
              <w:id w:val="-597145389"/>
            </w:sdtPr>
            <w:sdtContent>
              <w:ins w:id="6854" w:author="BHA Regulatory Affairs Unit" w:date="2026-07-29T16:06:00Z">
                <w:r>
                  <w:t>Identify any external service providers along with care coordination arrangements;</w:t>
                </w:r>
              </w:ins>
            </w:sdtContent>
          </w:sdt>
        </w:p>
      </w:sdtContent>
    </w:sdt>
    <w:sdt>
      <w:sdtPr>
        <w:tag w:val="goog_rdk_6824"/>
        <w:id w:val="-413199425"/>
      </w:sdtPr>
      <w:sdtContent>
        <w:p w14:paraId="00000E0A" w14:textId="77777777" w:rsidR="00CF3663" w:rsidRDefault="00000000">
          <w:pPr>
            <w:numPr>
              <w:ilvl w:val="4"/>
              <w:numId w:val="209"/>
            </w:numPr>
            <w:tabs>
              <w:tab w:val="left" w:pos="720"/>
              <w:tab w:val="left" w:pos="1440"/>
              <w:tab w:val="left" w:pos="2160"/>
            </w:tabs>
            <w:spacing w:before="200" w:after="240"/>
            <w:rPr>
              <w:ins w:id="6855" w:author="BHA Regulatory Affairs Unit" w:date="2026-07-29T16:06:00Z"/>
            </w:rPr>
          </w:pPr>
          <w:sdt>
            <w:sdtPr>
              <w:tag w:val="goog_rdk_6823"/>
              <w:id w:val="-1769360544"/>
            </w:sdtPr>
            <w:sdtContent>
              <w:ins w:id="6856" w:author="BHA Regulatory Affairs Unit" w:date="2026-07-29T16:06:00Z">
                <w:r>
                  <w:t>Identify engagement opportunities that match an individual's personal choice(s) and need(s); and</w:t>
                </w:r>
              </w:ins>
            </w:sdtContent>
          </w:sdt>
        </w:p>
      </w:sdtContent>
    </w:sdt>
    <w:sdt>
      <w:sdtPr>
        <w:tag w:val="goog_rdk_6826"/>
        <w:id w:val="-1503675876"/>
      </w:sdtPr>
      <w:sdtContent>
        <w:p w14:paraId="00000E0B" w14:textId="77777777" w:rsidR="00CF3663" w:rsidRDefault="00000000">
          <w:pPr>
            <w:numPr>
              <w:ilvl w:val="4"/>
              <w:numId w:val="209"/>
            </w:numPr>
            <w:tabs>
              <w:tab w:val="left" w:pos="720"/>
              <w:tab w:val="left" w:pos="1440"/>
              <w:tab w:val="left" w:pos="2160"/>
            </w:tabs>
            <w:spacing w:before="200" w:after="240"/>
            <w:rPr>
              <w:ins w:id="6857" w:author="BHA Regulatory Affairs Unit" w:date="2026-07-29T16:06:00Z"/>
            </w:rPr>
          </w:pPr>
          <w:sdt>
            <w:sdtPr>
              <w:tag w:val="goog_rdk_6825"/>
              <w:id w:val="-305696385"/>
            </w:sdtPr>
            <w:sdtContent>
              <w:ins w:id="6858" w:author="BHA Regulatory Affairs Unit" w:date="2026-07-29T16:06:00Z">
                <w:r>
                  <w:t>Outline a plan for ensuring an individual’s behavioral health care needs are met, which may include access to community-based services.</w:t>
                </w:r>
              </w:ins>
            </w:sdtContent>
          </w:sdt>
        </w:p>
      </w:sdtContent>
    </w:sdt>
    <w:sdt>
      <w:sdtPr>
        <w:tag w:val="goog_rdk_6828"/>
        <w:id w:val="-1637917683"/>
      </w:sdtPr>
      <w:sdtContent>
        <w:p w14:paraId="00000E0C" w14:textId="77777777" w:rsidR="00CF3663" w:rsidRDefault="00000000">
          <w:pPr>
            <w:numPr>
              <w:ilvl w:val="3"/>
              <w:numId w:val="209"/>
            </w:numPr>
            <w:tabs>
              <w:tab w:val="left" w:pos="720"/>
              <w:tab w:val="left" w:pos="1440"/>
              <w:tab w:val="left" w:pos="2160"/>
            </w:tabs>
            <w:spacing w:before="200" w:after="200"/>
            <w:rPr>
              <w:ins w:id="6859" w:author="BHA Regulatory Affairs Unit" w:date="2026-07-29T16:06:00Z"/>
            </w:rPr>
          </w:pPr>
          <w:sdt>
            <w:sdtPr>
              <w:tag w:val="goog_rdk_6827"/>
              <w:id w:val="427437968"/>
            </w:sdtPr>
            <w:sdtContent>
              <w:ins w:id="6860" w:author="BHA Regulatory Affairs Unit" w:date="2026-07-29T16:06:00Z">
                <w:r>
                  <w:t>Agencies shall be responsible for the coordination of individual care services with external service providers identified in an individual service plan.</w:t>
                </w:r>
              </w:ins>
            </w:sdtContent>
          </w:sdt>
        </w:p>
      </w:sdtContent>
    </w:sdt>
    <w:sdt>
      <w:sdtPr>
        <w:tag w:val="goog_rdk_6830"/>
        <w:id w:val="1873298735"/>
      </w:sdtPr>
      <w:sdtContent>
        <w:p w14:paraId="00000E0D" w14:textId="77777777" w:rsidR="00CF3663" w:rsidRDefault="00000000">
          <w:pPr>
            <w:numPr>
              <w:ilvl w:val="3"/>
              <w:numId w:val="209"/>
            </w:numPr>
            <w:tabs>
              <w:tab w:val="left" w:pos="720"/>
              <w:tab w:val="left" w:pos="1440"/>
              <w:tab w:val="left" w:pos="2160"/>
            </w:tabs>
            <w:spacing w:before="200" w:after="200"/>
            <w:rPr>
              <w:ins w:id="6861" w:author="BHA Regulatory Affairs Unit" w:date="2026-07-29T16:06:00Z"/>
            </w:rPr>
          </w:pPr>
          <w:sdt>
            <w:sdtPr>
              <w:tag w:val="goog_rdk_6829"/>
              <w:id w:val="1805817814"/>
            </w:sdtPr>
            <w:sdtContent>
              <w:ins w:id="6862" w:author="BHA Regulatory Affairs Unit" w:date="2026-07-29T16:06:00Z">
                <w:r>
                  <w:t>Agencies shall be responsible for implementing recommendations made by the external service providers identified in an individual service plan.</w:t>
                </w:r>
              </w:ins>
            </w:sdtContent>
          </w:sdt>
        </w:p>
      </w:sdtContent>
    </w:sdt>
    <w:sdt>
      <w:sdtPr>
        <w:tag w:val="goog_rdk_6832"/>
        <w:id w:val="-1670384293"/>
      </w:sdtPr>
      <w:sdtContent>
        <w:p w14:paraId="00000E0E" w14:textId="77777777" w:rsidR="00CF3663" w:rsidRDefault="00000000">
          <w:pPr>
            <w:numPr>
              <w:ilvl w:val="3"/>
              <w:numId w:val="209"/>
            </w:numPr>
            <w:tabs>
              <w:tab w:val="left" w:pos="720"/>
              <w:tab w:val="left" w:pos="1440"/>
              <w:tab w:val="left" w:pos="2160"/>
            </w:tabs>
            <w:spacing w:before="200" w:after="200"/>
            <w:rPr>
              <w:ins w:id="6863" w:author="BHA Regulatory Affairs Unit" w:date="2026-07-29T16:06:00Z"/>
            </w:rPr>
          </w:pPr>
          <w:sdt>
            <w:sdtPr>
              <w:tag w:val="goog_rdk_6831"/>
              <w:id w:val="-576638115"/>
            </w:sdtPr>
            <w:sdtContent>
              <w:ins w:id="6864" w:author="BHA Regulatory Affairs Unit" w:date="2026-07-29T16:06:00Z">
                <w:r>
                  <w:t>Agencies shall ensure that an individual receives nursing and therapeutic support prescribed by the individual’s authorized practitioner, as applicable.</w:t>
                </w:r>
              </w:ins>
            </w:sdtContent>
          </w:sdt>
        </w:p>
      </w:sdtContent>
    </w:sdt>
    <w:sdt>
      <w:sdtPr>
        <w:tag w:val="goog_rdk_6834"/>
        <w:id w:val="-1178942566"/>
      </w:sdtPr>
      <w:sdtContent>
        <w:p w14:paraId="00000E0F" w14:textId="77777777" w:rsidR="00CF3663" w:rsidRDefault="00000000">
          <w:pPr>
            <w:numPr>
              <w:ilvl w:val="3"/>
              <w:numId w:val="209"/>
            </w:numPr>
            <w:tabs>
              <w:tab w:val="left" w:pos="720"/>
              <w:tab w:val="left" w:pos="1440"/>
              <w:tab w:val="left" w:pos="2160"/>
            </w:tabs>
            <w:spacing w:before="200" w:after="200"/>
            <w:rPr>
              <w:ins w:id="6865" w:author="BHA Regulatory Affairs Unit" w:date="2026-07-29T16:06:00Z"/>
            </w:rPr>
          </w:pPr>
          <w:sdt>
            <w:sdtPr>
              <w:tag w:val="goog_rdk_6833"/>
              <w:id w:val="2136594500"/>
            </w:sdtPr>
            <w:sdtContent>
              <w:ins w:id="6866" w:author="BHA Regulatory Affairs Unit" w:date="2026-07-29T16:06:00Z">
                <w:r>
                  <w:t>Only personnel employed or contracted by an agency may provide, or assist with, nursing or therapeutic services on behalf of the agency.</w:t>
                </w:r>
              </w:ins>
            </w:sdtContent>
          </w:sdt>
        </w:p>
      </w:sdtContent>
    </w:sdt>
    <w:sdt>
      <w:sdtPr>
        <w:tag w:val="goog_rdk_6836"/>
        <w:id w:val="1625905233"/>
      </w:sdtPr>
      <w:sdtContent>
        <w:p w14:paraId="00000E10" w14:textId="77777777" w:rsidR="00CF3663" w:rsidRDefault="00000000">
          <w:pPr>
            <w:numPr>
              <w:ilvl w:val="3"/>
              <w:numId w:val="209"/>
            </w:numPr>
            <w:tabs>
              <w:tab w:val="left" w:pos="720"/>
              <w:tab w:val="left" w:pos="1440"/>
              <w:tab w:val="left" w:pos="2160"/>
            </w:tabs>
            <w:spacing w:before="200" w:after="200"/>
            <w:rPr>
              <w:ins w:id="6867" w:author="BHA Regulatory Affairs Unit" w:date="2026-07-29T16:06:00Z"/>
            </w:rPr>
          </w:pPr>
          <w:sdt>
            <w:sdtPr>
              <w:tag w:val="goog_rdk_6835"/>
              <w:id w:val="-1664521577"/>
            </w:sdtPr>
            <w:sdtContent>
              <w:ins w:id="6868" w:author="BHA Regulatory Affairs Unit" w:date="2026-07-29T16:06:00Z">
                <w:r>
                  <w:t>The service plan must be updated for each individual every six (6) months, at a minimum, and whenever an individual's condition changes from baseline status.</w:t>
                </w:r>
              </w:ins>
            </w:sdtContent>
          </w:sdt>
        </w:p>
      </w:sdtContent>
    </w:sdt>
    <w:sdt>
      <w:sdtPr>
        <w:tag w:val="goog_rdk_6838"/>
        <w:id w:val="2028057203"/>
      </w:sdtPr>
      <w:sdtContent>
        <w:p w14:paraId="00000E11" w14:textId="77777777" w:rsidR="00CF3663" w:rsidRDefault="00000000">
          <w:pPr>
            <w:numPr>
              <w:ilvl w:val="2"/>
              <w:numId w:val="209"/>
            </w:numPr>
            <w:tabs>
              <w:tab w:val="left" w:pos="720"/>
              <w:tab w:val="left" w:pos="1440"/>
              <w:tab w:val="left" w:pos="2160"/>
            </w:tabs>
            <w:spacing w:before="200" w:after="200"/>
            <w:rPr>
              <w:ins w:id="6869" w:author="BHA Regulatory Affairs Unit" w:date="2026-07-29T16:06:00Z"/>
            </w:rPr>
          </w:pPr>
          <w:sdt>
            <w:sdtPr>
              <w:tag w:val="goog_rdk_6837"/>
              <w:id w:val="218450564"/>
            </w:sdtPr>
            <w:sdtContent>
              <w:ins w:id="6870" w:author="BHA Regulatory Affairs Unit" w:date="2026-07-29T16:06:00Z">
                <w:r>
                  <w:t>Progress notes and referrals</w:t>
                </w:r>
              </w:ins>
            </w:sdtContent>
          </w:sdt>
        </w:p>
      </w:sdtContent>
    </w:sdt>
    <w:sdt>
      <w:sdtPr>
        <w:tag w:val="goog_rdk_6840"/>
        <w:id w:val="-1066104891"/>
      </w:sdtPr>
      <w:sdtContent>
        <w:p w14:paraId="00000E12" w14:textId="77777777" w:rsidR="00CF3663" w:rsidRDefault="00000000">
          <w:pPr>
            <w:numPr>
              <w:ilvl w:val="3"/>
              <w:numId w:val="209"/>
            </w:numPr>
            <w:tabs>
              <w:tab w:val="left" w:pos="720"/>
              <w:tab w:val="left" w:pos="1440"/>
              <w:tab w:val="left" w:pos="2160"/>
            </w:tabs>
            <w:spacing w:before="200" w:after="200"/>
            <w:rPr>
              <w:ins w:id="6871" w:author="BHA Regulatory Affairs Unit" w:date="2026-07-29T16:06:00Z"/>
            </w:rPr>
          </w:pPr>
          <w:sdt>
            <w:sdtPr>
              <w:tag w:val="goog_rdk_6839"/>
              <w:id w:val="-103705788"/>
            </w:sdtPr>
            <w:sdtContent>
              <w:ins w:id="6872" w:author="BHA Regulatory Affairs Unit" w:date="2026-07-29T16:06:00Z">
                <w:r>
                  <w:t>In addition to the requirements set forth in Part 1.17 of these Rules, individual records must include, but are not limited to:</w:t>
                </w:r>
              </w:ins>
            </w:sdtContent>
          </w:sdt>
        </w:p>
      </w:sdtContent>
    </w:sdt>
    <w:sdt>
      <w:sdtPr>
        <w:tag w:val="goog_rdk_6842"/>
        <w:id w:val="-1930427099"/>
      </w:sdtPr>
      <w:sdtContent>
        <w:p w14:paraId="00000E13" w14:textId="77777777" w:rsidR="00CF3663" w:rsidRDefault="00000000">
          <w:pPr>
            <w:numPr>
              <w:ilvl w:val="4"/>
              <w:numId w:val="209"/>
            </w:numPr>
            <w:tabs>
              <w:tab w:val="left" w:pos="720"/>
              <w:tab w:val="left" w:pos="1440"/>
              <w:tab w:val="left" w:pos="2160"/>
            </w:tabs>
            <w:spacing w:before="200" w:after="240"/>
            <w:rPr>
              <w:ins w:id="6873" w:author="BHA Regulatory Affairs Unit" w:date="2026-07-29T16:06:00Z"/>
            </w:rPr>
          </w:pPr>
          <w:sdt>
            <w:sdtPr>
              <w:tag w:val="goog_rdk_6841"/>
              <w:id w:val="-2013452121"/>
            </w:sdtPr>
            <w:sdtContent>
              <w:ins w:id="6874" w:author="BHA Regulatory Affairs Unit" w:date="2026-07-29T16:06:00Z">
                <w:r>
                  <w:t>Current practitioner orders;</w:t>
                </w:r>
              </w:ins>
            </w:sdtContent>
          </w:sdt>
        </w:p>
      </w:sdtContent>
    </w:sdt>
    <w:sdt>
      <w:sdtPr>
        <w:tag w:val="goog_rdk_6844"/>
        <w:id w:val="1776922418"/>
      </w:sdtPr>
      <w:sdtContent>
        <w:p w14:paraId="00000E14" w14:textId="77777777" w:rsidR="00CF3663" w:rsidRDefault="00000000">
          <w:pPr>
            <w:numPr>
              <w:ilvl w:val="4"/>
              <w:numId w:val="209"/>
            </w:numPr>
            <w:tabs>
              <w:tab w:val="left" w:pos="720"/>
              <w:tab w:val="left" w:pos="1440"/>
              <w:tab w:val="left" w:pos="2160"/>
            </w:tabs>
            <w:spacing w:before="200" w:after="240"/>
            <w:rPr>
              <w:ins w:id="6875" w:author="BHA Regulatory Affairs Unit" w:date="2026-07-29T16:06:00Z"/>
            </w:rPr>
          </w:pPr>
          <w:sdt>
            <w:sdtPr>
              <w:tag w:val="goog_rdk_6843"/>
              <w:id w:val="1414478875"/>
            </w:sdtPr>
            <w:sdtContent>
              <w:ins w:id="6876" w:author="BHA Regulatory Affairs Unit" w:date="2026-07-29T16:06:00Z">
                <w:r>
                  <w:t>MAR;</w:t>
                </w:r>
              </w:ins>
            </w:sdtContent>
          </w:sdt>
        </w:p>
      </w:sdtContent>
    </w:sdt>
    <w:sdt>
      <w:sdtPr>
        <w:tag w:val="goog_rdk_6846"/>
        <w:id w:val="-510284987"/>
      </w:sdtPr>
      <w:sdtContent>
        <w:p w14:paraId="00000E15" w14:textId="77777777" w:rsidR="00CF3663" w:rsidRDefault="00000000">
          <w:pPr>
            <w:numPr>
              <w:ilvl w:val="4"/>
              <w:numId w:val="209"/>
            </w:numPr>
            <w:tabs>
              <w:tab w:val="left" w:pos="720"/>
              <w:tab w:val="left" w:pos="1440"/>
              <w:tab w:val="left" w:pos="2160"/>
            </w:tabs>
            <w:spacing w:before="200" w:after="240"/>
            <w:rPr>
              <w:ins w:id="6877" w:author="BHA Regulatory Affairs Unit" w:date="2026-07-29T16:06:00Z"/>
            </w:rPr>
          </w:pPr>
          <w:sdt>
            <w:sdtPr>
              <w:tag w:val="goog_rdk_6845"/>
              <w:id w:val="-589075483"/>
            </w:sdtPr>
            <w:sdtContent>
              <w:ins w:id="6878" w:author="BHA Regulatory Affairs Unit" w:date="2026-07-29T16:06:00Z">
                <w:r>
                  <w:t>Progress notes, in accordance with Part 1.17.4 of these Rules, must be completed daily and include information on individual status, well-being, and engagement, as well as documentation regarding any out of the ordinary event or issue that affects an individual's physical, behavioral, cognitive, and functional condition, along with the action(s) taken by personnel to address said individual's changing needs;</w:t>
                </w:r>
              </w:ins>
            </w:sdtContent>
          </w:sdt>
        </w:p>
      </w:sdtContent>
    </w:sdt>
    <w:sdt>
      <w:sdtPr>
        <w:tag w:val="goog_rdk_6848"/>
        <w:id w:val="-1240176983"/>
      </w:sdtPr>
      <w:sdtContent>
        <w:p w14:paraId="00000E16" w14:textId="77777777" w:rsidR="00CF3663" w:rsidRDefault="00000000">
          <w:pPr>
            <w:numPr>
              <w:ilvl w:val="4"/>
              <w:numId w:val="209"/>
            </w:numPr>
            <w:tabs>
              <w:tab w:val="left" w:pos="720"/>
              <w:tab w:val="left" w:pos="1440"/>
              <w:tab w:val="left" w:pos="2160"/>
            </w:tabs>
            <w:spacing w:before="200" w:after="240"/>
            <w:rPr>
              <w:ins w:id="6879" w:author="BHA Regulatory Affairs Unit" w:date="2026-07-29T16:06:00Z"/>
            </w:rPr>
          </w:pPr>
          <w:sdt>
            <w:sdtPr>
              <w:tag w:val="goog_rdk_6847"/>
              <w:id w:val="1289840243"/>
            </w:sdtPr>
            <w:sdtContent>
              <w:ins w:id="6880" w:author="BHA Regulatory Affairs Unit" w:date="2026-07-29T16:06:00Z">
                <w:r>
                  <w:t>Documentation of physical and mental health care services received including any on-going services provided by external service providers; and</w:t>
                </w:r>
              </w:ins>
            </w:sdtContent>
          </w:sdt>
        </w:p>
      </w:sdtContent>
    </w:sdt>
    <w:sdt>
      <w:sdtPr>
        <w:tag w:val="goog_rdk_6850"/>
        <w:id w:val="-864643896"/>
      </w:sdtPr>
      <w:sdtContent>
        <w:p w14:paraId="00000E17" w14:textId="77777777" w:rsidR="00CF3663" w:rsidRDefault="00000000">
          <w:pPr>
            <w:numPr>
              <w:ilvl w:val="4"/>
              <w:numId w:val="209"/>
            </w:numPr>
            <w:tabs>
              <w:tab w:val="left" w:pos="720"/>
              <w:tab w:val="left" w:pos="1440"/>
              <w:tab w:val="left" w:pos="2160"/>
            </w:tabs>
            <w:spacing w:before="200" w:after="200"/>
            <w:rPr>
              <w:ins w:id="6881" w:author="BHA Regulatory Affairs Unit" w:date="2026-07-29T16:06:00Z"/>
            </w:rPr>
          </w:pPr>
          <w:sdt>
            <w:sdtPr>
              <w:tag w:val="goog_rdk_6849"/>
              <w:id w:val="-1538767333"/>
            </w:sdtPr>
            <w:sdtContent>
              <w:ins w:id="6882" w:author="BHA Regulatory Affairs Unit" w:date="2026-07-29T16:06:00Z">
                <w:r>
                  <w:t xml:space="preserve">Discharge summary, in accordance with Part 1.17.2 of these Rules. </w:t>
                </w:r>
              </w:ins>
            </w:sdtContent>
          </w:sdt>
        </w:p>
      </w:sdtContent>
    </w:sdt>
    <w:sdt>
      <w:sdtPr>
        <w:tag w:val="goog_rdk_6853"/>
        <w:id w:val="-1383652092"/>
      </w:sdtPr>
      <w:sdtContent>
        <w:p w14:paraId="00000E18" w14:textId="77777777" w:rsidR="00CF3663" w:rsidRDefault="00000000">
          <w:pPr>
            <w:keepNext/>
            <w:spacing w:before="200" w:after="200"/>
            <w:ind w:firstLine="0"/>
            <w:rPr>
              <w:ins w:id="6883" w:author="BHA Regulatory Affairs Unit" w:date="2026-07-29T16:06:00Z"/>
            </w:rPr>
          </w:pPr>
          <w:sdt>
            <w:sdtPr>
              <w:tag w:val="goog_rdk_6851"/>
              <w:id w:val="258020190"/>
            </w:sdtPr>
            <w:sdtContent>
              <w:sdt>
                <w:sdtPr>
                  <w:tag w:val="goog_rdk_6852"/>
                  <w:id w:val="1138531305"/>
                </w:sdtPr>
                <w:sdtContent>
                  <w:commentRangeStart w:id="6884"/>
                </w:sdtContent>
              </w:sdt>
              <w:bookmarkStart w:id="6885" w:name="_heading=h.owdvdjhr9li9" w:colFirst="0" w:colLast="0"/>
              <w:bookmarkEnd w:id="6885"/>
              <w:ins w:id="6886" w:author="BHA Regulatory Affairs Unit" w:date="2026-07-29T16:06:00Z">
                <w:r>
                  <w:rPr>
                    <w:b/>
                    <w:bCs/>
                  </w:rPr>
                  <w:t>5.4</w:t>
                </w:r>
                <w:r>
                  <w:rPr>
                    <w:b/>
                    <w:bCs/>
                  </w:rPr>
                  <w:tab/>
                  <w:t xml:space="preserve">Clinically Managed Low-Intensity Residential Treatment Services </w:t>
                </w:r>
                <w:commentRangeEnd w:id="6884"/>
                <w:r>
                  <w:rPr>
                    <w:rStyle w:val="CommentReference"/>
                    <w:sz w:val="24"/>
                    <w:szCs w:val="24"/>
                  </w:rPr>
                  <w:commentReference w:id="6884"/>
                </w:r>
              </w:ins>
            </w:sdtContent>
          </w:sdt>
        </w:p>
      </w:sdtContent>
    </w:sdt>
    <w:bookmarkStart w:id="6887" w:name="_heading=h.rtzkl629vria" w:colFirst="0" w:colLast="0" w:displacedByCustomXml="next"/>
    <w:bookmarkEnd w:id="6887" w:displacedByCustomXml="next"/>
    <w:sdt>
      <w:sdtPr>
        <w:tag w:val="goog_rdk_6855"/>
        <w:id w:val="2055211312"/>
      </w:sdtPr>
      <w:sdtContent>
        <w:p w14:paraId="00000E19" w14:textId="77777777" w:rsidR="00CF3663" w:rsidRDefault="00000000">
          <w:pPr>
            <w:keepNext/>
            <w:spacing w:before="240" w:after="60"/>
            <w:ind w:firstLine="0"/>
            <w:rPr>
              <w:ins w:id="6888" w:author="BHA Regulatory Affairs Unit" w:date="2026-07-29T16:06:00Z"/>
              <w:color w:val="000000"/>
            </w:rPr>
          </w:pPr>
          <w:sdt>
            <w:sdtPr>
              <w:tag w:val="goog_rdk_6854"/>
              <w:id w:val="1905378355"/>
            </w:sdtPr>
            <w:sdtContent>
              <w:ins w:id="6889" w:author="BHA Regulatory Affairs Unit" w:date="2026-07-29T16:06:00Z">
                <w:r>
                  <w:rPr>
                    <w:b/>
                    <w:bCs/>
                    <w:color w:val="000000"/>
                  </w:rPr>
                  <w:t>5.4.1</w:t>
                </w:r>
                <w:r>
                  <w:rPr>
                    <w:b/>
                    <w:bCs/>
                    <w:color w:val="000000"/>
                  </w:rPr>
                  <w:tab/>
                  <w:t xml:space="preserve">Applicability </w:t>
                </w:r>
              </w:ins>
            </w:sdtContent>
          </w:sdt>
        </w:p>
      </w:sdtContent>
    </w:sdt>
    <w:sdt>
      <w:sdtPr>
        <w:tag w:val="goog_rdk_6857"/>
        <w:id w:val="-1698026269"/>
      </w:sdtPr>
      <w:sdtContent>
        <w:p w14:paraId="00000E1A" w14:textId="77777777" w:rsidR="00CF3663" w:rsidRDefault="00000000">
          <w:pPr>
            <w:numPr>
              <w:ilvl w:val="0"/>
              <w:numId w:val="210"/>
            </w:numPr>
            <w:tabs>
              <w:tab w:val="left" w:pos="720"/>
              <w:tab w:val="left" w:pos="1440"/>
              <w:tab w:val="left" w:pos="2160"/>
            </w:tabs>
            <w:spacing w:before="200" w:after="200"/>
            <w:rPr>
              <w:ins w:id="6890" w:author="BHA Regulatory Affairs Unit" w:date="2026-07-29T16:06:00Z"/>
            </w:rPr>
          </w:pPr>
          <w:sdt>
            <w:sdtPr>
              <w:tag w:val="goog_rdk_6856"/>
              <w:id w:val="-1229133666"/>
            </w:sdtPr>
            <w:sdtContent>
              <w:ins w:id="6891" w:author="BHA Regulatory Affairs Unit" w:date="2026-07-29T16:06:00Z">
                <w:r>
                  <w:t>This Part 5.4 of Chapter 5 establishes standards for agencies that provide clinically managed low-intensity residential treatment services, which include ASAM Level 3.1-type services. In addition to Parts 5.1 and 5.2 of this Chapter 5, agencies providing clinically managed low-intensity residential treatment services must meet the standards in this Part 5.4 of Chapter 5.</w:t>
                </w:r>
              </w:ins>
            </w:sdtContent>
          </w:sdt>
        </w:p>
      </w:sdtContent>
    </w:sdt>
    <w:sdt>
      <w:sdtPr>
        <w:tag w:val="goog_rdk_6859"/>
        <w:id w:val="-2060165885"/>
      </w:sdtPr>
      <w:sdtContent>
        <w:p w14:paraId="00000E1B" w14:textId="77777777" w:rsidR="00CF3663" w:rsidRDefault="00000000">
          <w:pPr>
            <w:numPr>
              <w:ilvl w:val="1"/>
              <w:numId w:val="210"/>
            </w:numPr>
            <w:tabs>
              <w:tab w:val="left" w:pos="720"/>
              <w:tab w:val="left" w:pos="1440"/>
            </w:tabs>
            <w:spacing w:before="240"/>
            <w:rPr>
              <w:ins w:id="6892" w:author="BHA Regulatory Affairs Unit" w:date="2026-07-29T16:06:00Z"/>
            </w:rPr>
          </w:pPr>
          <w:sdt>
            <w:sdtPr>
              <w:tag w:val="goog_rdk_6858"/>
              <w:id w:val="-2051911820"/>
            </w:sdtPr>
            <w:sdtContent>
              <w:ins w:id="6893" w:author="BHA Regulatory Affairs Unit" w:date="2026-07-29T16:06:00Z">
                <w:r>
                  <w:t xml:space="preserve">Agencies must select a treatment type sub-endorsement to provide services to individuals, which may include providing mental health treatment services, SUD treatment services, or both, if providing co-occurring services. </w:t>
                </w:r>
              </w:ins>
            </w:sdtContent>
          </w:sdt>
        </w:p>
      </w:sdtContent>
    </w:sdt>
    <w:sdt>
      <w:sdtPr>
        <w:tag w:val="goog_rdk_6861"/>
        <w:id w:val="-478260271"/>
      </w:sdtPr>
      <w:sdtContent>
        <w:p w14:paraId="00000E1C" w14:textId="77777777" w:rsidR="00CF3663" w:rsidRDefault="00000000">
          <w:pPr>
            <w:numPr>
              <w:ilvl w:val="0"/>
              <w:numId w:val="210"/>
            </w:numPr>
            <w:tabs>
              <w:tab w:val="left" w:pos="720"/>
              <w:tab w:val="left" w:pos="1440"/>
              <w:tab w:val="left" w:pos="2160"/>
            </w:tabs>
            <w:spacing w:before="200" w:after="200"/>
            <w:rPr>
              <w:ins w:id="6894" w:author="BHA Regulatory Affairs Unit" w:date="2026-07-29T16:06:00Z"/>
            </w:rPr>
          </w:pPr>
          <w:sdt>
            <w:sdtPr>
              <w:tag w:val="goog_rdk_6860"/>
              <w:id w:val="1650340381"/>
            </w:sdtPr>
            <w:sdtContent>
              <w:ins w:id="6895" w:author="BHA Regulatory Affairs Unit" w:date="2026-07-29T16:06:00Z">
                <w:r>
                  <w:t xml:space="preserve">Agencies providing low-intensity residential treatment services that serve SUD and/or co-occurring treatment types, and have a formal affiliation with one (1) or more Behavioral Health Administrative Service Organization (BHASO), as defined in Part 1.2.1 of these Rules, must hold an Involuntary Commitment (IC) endorsement, pursuant to Chapter 7 of these Rules. </w:t>
                </w:r>
              </w:ins>
            </w:sdtContent>
          </w:sdt>
        </w:p>
      </w:sdtContent>
    </w:sdt>
    <w:sdt>
      <w:sdtPr>
        <w:tag w:val="goog_rdk_6863"/>
        <w:id w:val="-976646974"/>
      </w:sdtPr>
      <w:sdtContent>
        <w:p w14:paraId="00000E1D" w14:textId="77777777" w:rsidR="00CF3663" w:rsidRDefault="00000000">
          <w:pPr>
            <w:keepNext/>
            <w:spacing w:before="200" w:after="200"/>
            <w:ind w:firstLine="0"/>
            <w:rPr>
              <w:ins w:id="6896" w:author="BHA Regulatory Affairs Unit" w:date="2026-07-29T16:06:00Z"/>
              <w:color w:val="000000"/>
            </w:rPr>
          </w:pPr>
          <w:sdt>
            <w:sdtPr>
              <w:tag w:val="goog_rdk_6862"/>
              <w:id w:val="242800268"/>
            </w:sdtPr>
            <w:sdtContent>
              <w:ins w:id="6897" w:author="BHA Regulatory Affairs Unit" w:date="2026-07-29T16:06:00Z">
                <w:r>
                  <w:rPr>
                    <w:b/>
                    <w:bCs/>
                    <w:color w:val="000000"/>
                  </w:rPr>
                  <w:t>5.4.2</w:t>
                </w:r>
                <w:r>
                  <w:rPr>
                    <w:b/>
                    <w:bCs/>
                    <w:color w:val="000000"/>
                  </w:rPr>
                  <w:tab/>
                  <w:t xml:space="preserve">Service Delivery, Provisions, and Setting </w:t>
                </w:r>
              </w:ins>
            </w:sdtContent>
          </w:sdt>
        </w:p>
      </w:sdtContent>
    </w:sdt>
    <w:sdt>
      <w:sdtPr>
        <w:tag w:val="goog_rdk_6865"/>
        <w:id w:val="1948945727"/>
      </w:sdtPr>
      <w:sdtContent>
        <w:p w14:paraId="00000E1E" w14:textId="77777777" w:rsidR="00CF3663" w:rsidRDefault="00000000">
          <w:pPr>
            <w:numPr>
              <w:ilvl w:val="0"/>
              <w:numId w:val="211"/>
            </w:numPr>
            <w:tabs>
              <w:tab w:val="left" w:pos="720"/>
              <w:tab w:val="left" w:pos="1440"/>
              <w:tab w:val="left" w:pos="2160"/>
            </w:tabs>
            <w:spacing w:before="200" w:after="200"/>
            <w:rPr>
              <w:ins w:id="6898" w:author="BHA Regulatory Affairs Unit" w:date="2026-07-29T16:06:00Z"/>
            </w:rPr>
          </w:pPr>
          <w:sdt>
            <w:sdtPr>
              <w:tag w:val="goog_rdk_6864"/>
              <w:id w:val="-917156865"/>
            </w:sdtPr>
            <w:sdtContent>
              <w:ins w:id="6899" w:author="BHA Regulatory Affairs Unit" w:date="2026-07-29T16:06:00Z">
                <w:r>
                  <w:t xml:space="preserve">Service description </w:t>
                </w:r>
              </w:ins>
            </w:sdtContent>
          </w:sdt>
        </w:p>
      </w:sdtContent>
    </w:sdt>
    <w:sdt>
      <w:sdtPr>
        <w:tag w:val="goog_rdk_6867"/>
        <w:id w:val="2094413080"/>
      </w:sdtPr>
      <w:sdtContent>
        <w:p w14:paraId="00000E1F" w14:textId="77777777" w:rsidR="00CF3663" w:rsidRDefault="00000000">
          <w:pPr>
            <w:numPr>
              <w:ilvl w:val="1"/>
              <w:numId w:val="211"/>
            </w:numPr>
            <w:tabs>
              <w:tab w:val="left" w:pos="720"/>
              <w:tab w:val="left" w:pos="1440"/>
              <w:tab w:val="left" w:pos="2160"/>
            </w:tabs>
            <w:spacing w:before="200" w:after="200"/>
            <w:rPr>
              <w:ins w:id="6900" w:author="BHA Regulatory Affairs Unit" w:date="2026-07-29T16:06:00Z"/>
            </w:rPr>
          </w:pPr>
          <w:sdt>
            <w:sdtPr>
              <w:tag w:val="goog_rdk_6866"/>
              <w:id w:val="-573420027"/>
            </w:sdtPr>
            <w:sdtContent>
              <w:ins w:id="6901" w:author="BHA Regulatory Affairs Unit" w:date="2026-07-29T16:06:00Z">
                <w:r>
                  <w:t>Clinically managed low-intensity residential treatment services are psychosocial and community reintegration services provided in a twenty-four (24) hour per day structure.</w:t>
                </w:r>
              </w:ins>
            </w:sdtContent>
          </w:sdt>
        </w:p>
      </w:sdtContent>
    </w:sdt>
    <w:sdt>
      <w:sdtPr>
        <w:tag w:val="goog_rdk_6869"/>
        <w:id w:val="131116794"/>
      </w:sdtPr>
      <w:sdtContent>
        <w:p w14:paraId="00000E20" w14:textId="77777777" w:rsidR="00CF3663" w:rsidRDefault="00000000">
          <w:pPr>
            <w:numPr>
              <w:ilvl w:val="0"/>
              <w:numId w:val="211"/>
            </w:numPr>
            <w:tabs>
              <w:tab w:val="left" w:pos="720"/>
              <w:tab w:val="left" w:pos="1440"/>
              <w:tab w:val="left" w:pos="2160"/>
            </w:tabs>
            <w:spacing w:before="200" w:after="200"/>
            <w:rPr>
              <w:ins w:id="6902" w:author="BHA Regulatory Affairs Unit" w:date="2026-07-29T16:06:00Z"/>
            </w:rPr>
          </w:pPr>
          <w:sdt>
            <w:sdtPr>
              <w:tag w:val="goog_rdk_6868"/>
              <w:id w:val="-535590561"/>
            </w:sdtPr>
            <w:sdtContent>
              <w:ins w:id="6903" w:author="BHA Regulatory Affairs Unit" w:date="2026-07-29T16:06:00Z">
                <w:r>
                  <w:t xml:space="preserve">Service recipient </w:t>
                </w:r>
              </w:ins>
            </w:sdtContent>
          </w:sdt>
        </w:p>
      </w:sdtContent>
    </w:sdt>
    <w:sdt>
      <w:sdtPr>
        <w:tag w:val="goog_rdk_6871"/>
        <w:id w:val="-874008583"/>
      </w:sdtPr>
      <w:sdtContent>
        <w:p w14:paraId="00000E21" w14:textId="77777777" w:rsidR="00CF3663" w:rsidRDefault="00000000">
          <w:pPr>
            <w:numPr>
              <w:ilvl w:val="1"/>
              <w:numId w:val="211"/>
            </w:numPr>
            <w:tabs>
              <w:tab w:val="left" w:pos="720"/>
              <w:tab w:val="left" w:pos="1440"/>
              <w:tab w:val="left" w:pos="2160"/>
            </w:tabs>
            <w:spacing w:before="200" w:after="200"/>
            <w:rPr>
              <w:ins w:id="6904" w:author="BHA Regulatory Affairs Unit" w:date="2026-07-29T16:06:00Z"/>
            </w:rPr>
          </w:pPr>
          <w:sdt>
            <w:sdtPr>
              <w:tag w:val="goog_rdk_6870"/>
              <w:id w:val="1576823367"/>
            </w:sdtPr>
            <w:sdtContent>
              <w:ins w:id="6905" w:author="BHA Regulatory Affairs Unit" w:date="2026-07-29T16:06:00Z">
                <w:r>
                  <w:t>Clinically managed low-intensity residential treatment services are generally intended for individuals who may benefit from a twenty-four (24) hour structure and supportive services to develop, practice, and integrate recovery and coping skills in preparation for reintegration into their community of choice, and who are assessed as not appropriate for more or less intensive levels of care as determined by individual screening and/or admission criteria, as set forth in Parts 1.17.2 and 1.17.3 of these Rules.</w:t>
                </w:r>
              </w:ins>
            </w:sdtContent>
          </w:sdt>
        </w:p>
      </w:sdtContent>
    </w:sdt>
    <w:sdt>
      <w:sdtPr>
        <w:tag w:val="goog_rdk_6873"/>
        <w:id w:val="-1442907509"/>
      </w:sdtPr>
      <w:sdtContent>
        <w:p w14:paraId="00000E22" w14:textId="77777777" w:rsidR="00CF3663" w:rsidRDefault="00000000">
          <w:pPr>
            <w:numPr>
              <w:ilvl w:val="1"/>
              <w:numId w:val="211"/>
            </w:numPr>
            <w:tabs>
              <w:tab w:val="left" w:pos="720"/>
              <w:tab w:val="left" w:pos="1440"/>
              <w:tab w:val="left" w:pos="2160"/>
            </w:tabs>
            <w:spacing w:before="200" w:after="200"/>
            <w:rPr>
              <w:ins w:id="6906" w:author="BHA Regulatory Affairs Unit" w:date="2026-07-29T16:06:00Z"/>
            </w:rPr>
          </w:pPr>
          <w:sdt>
            <w:sdtPr>
              <w:tag w:val="goog_rdk_6872"/>
              <w:id w:val="-2047151516"/>
            </w:sdtPr>
            <w:sdtContent>
              <w:ins w:id="6907" w:author="BHA Regulatory Affairs Unit" w:date="2026-07-29T16:06:00Z">
                <w:r>
                  <w:t>Agencies must ensure individuals receiving services have at least one (1) of the following concern(s) to address during their residential episode of care:</w:t>
                </w:r>
              </w:ins>
            </w:sdtContent>
          </w:sdt>
        </w:p>
      </w:sdtContent>
    </w:sdt>
    <w:sdt>
      <w:sdtPr>
        <w:tag w:val="goog_rdk_6875"/>
        <w:id w:val="-458021125"/>
      </w:sdtPr>
      <w:sdtContent>
        <w:p w14:paraId="00000E23" w14:textId="77777777" w:rsidR="00CF3663" w:rsidRDefault="00000000">
          <w:pPr>
            <w:numPr>
              <w:ilvl w:val="2"/>
              <w:numId w:val="211"/>
            </w:numPr>
            <w:tabs>
              <w:tab w:val="left" w:pos="720"/>
              <w:tab w:val="left" w:pos="1440"/>
              <w:tab w:val="left" w:pos="2160"/>
            </w:tabs>
            <w:spacing w:before="200" w:after="200"/>
            <w:rPr>
              <w:ins w:id="6908" w:author="BHA Regulatory Affairs Unit" w:date="2026-07-29T16:06:00Z"/>
            </w:rPr>
          </w:pPr>
          <w:sdt>
            <w:sdtPr>
              <w:tag w:val="goog_rdk_6874"/>
              <w:id w:val="782639448"/>
            </w:sdtPr>
            <w:sdtContent>
              <w:ins w:id="6909" w:author="BHA Regulatory Affairs Unit" w:date="2026-07-29T16:06:00Z">
                <w:r>
                  <w:t>A history of mental health, substance use, or co-occurring disorders;</w:t>
                </w:r>
              </w:ins>
            </w:sdtContent>
          </w:sdt>
        </w:p>
      </w:sdtContent>
    </w:sdt>
    <w:sdt>
      <w:sdtPr>
        <w:tag w:val="goog_rdk_6877"/>
        <w:id w:val="-406487986"/>
      </w:sdtPr>
      <w:sdtContent>
        <w:p w14:paraId="00000E24" w14:textId="77777777" w:rsidR="00CF3663" w:rsidRDefault="00000000">
          <w:pPr>
            <w:numPr>
              <w:ilvl w:val="2"/>
              <w:numId w:val="211"/>
            </w:numPr>
            <w:tabs>
              <w:tab w:val="left" w:pos="720"/>
              <w:tab w:val="left" w:pos="1440"/>
              <w:tab w:val="left" w:pos="2160"/>
            </w:tabs>
            <w:spacing w:before="200" w:after="200"/>
            <w:rPr>
              <w:ins w:id="6910" w:author="BHA Regulatory Affairs Unit" w:date="2026-07-29T16:06:00Z"/>
            </w:rPr>
          </w:pPr>
          <w:sdt>
            <w:sdtPr>
              <w:tag w:val="goog_rdk_6876"/>
              <w:id w:val="-1145462168"/>
            </w:sdtPr>
            <w:sdtContent>
              <w:ins w:id="6911" w:author="BHA Regulatory Affairs Unit" w:date="2026-07-29T16:06:00Z">
                <w:r>
                  <w:t>A lack of stable or supportive housing options;</w:t>
                </w:r>
              </w:ins>
            </w:sdtContent>
          </w:sdt>
        </w:p>
      </w:sdtContent>
    </w:sdt>
    <w:sdt>
      <w:sdtPr>
        <w:tag w:val="goog_rdk_6879"/>
        <w:id w:val="-1505368259"/>
      </w:sdtPr>
      <w:sdtContent>
        <w:p w14:paraId="00000E25" w14:textId="77777777" w:rsidR="00CF3663" w:rsidRDefault="00000000">
          <w:pPr>
            <w:numPr>
              <w:ilvl w:val="2"/>
              <w:numId w:val="211"/>
            </w:numPr>
            <w:tabs>
              <w:tab w:val="left" w:pos="720"/>
              <w:tab w:val="left" w:pos="1440"/>
              <w:tab w:val="left" w:pos="2160"/>
            </w:tabs>
            <w:spacing w:before="200" w:after="200"/>
            <w:rPr>
              <w:ins w:id="6912" w:author="BHA Regulatory Affairs Unit" w:date="2026-07-29T16:06:00Z"/>
            </w:rPr>
          </w:pPr>
          <w:sdt>
            <w:sdtPr>
              <w:tag w:val="goog_rdk_6878"/>
              <w:id w:val="1001907737"/>
            </w:sdtPr>
            <w:sdtContent>
              <w:ins w:id="6913" w:author="BHA Regulatory Affairs Unit" w:date="2026-07-29T16:06:00Z">
                <w:r>
                  <w:t>Unemployment or education concerns; and/or</w:t>
                </w:r>
              </w:ins>
            </w:sdtContent>
          </w:sdt>
        </w:p>
      </w:sdtContent>
    </w:sdt>
    <w:sdt>
      <w:sdtPr>
        <w:tag w:val="goog_rdk_6881"/>
        <w:id w:val="-1826969971"/>
      </w:sdtPr>
      <w:sdtContent>
        <w:p w14:paraId="00000E26" w14:textId="77777777" w:rsidR="00CF3663" w:rsidRDefault="00000000">
          <w:pPr>
            <w:numPr>
              <w:ilvl w:val="2"/>
              <w:numId w:val="211"/>
            </w:numPr>
            <w:tabs>
              <w:tab w:val="left" w:pos="720"/>
              <w:tab w:val="left" w:pos="1440"/>
              <w:tab w:val="left" w:pos="2160"/>
            </w:tabs>
            <w:spacing w:before="200" w:after="200"/>
            <w:rPr>
              <w:ins w:id="6914" w:author="BHA Regulatory Affairs Unit" w:date="2026-07-29T16:06:00Z"/>
            </w:rPr>
          </w:pPr>
          <w:sdt>
            <w:sdtPr>
              <w:tag w:val="goog_rdk_6880"/>
              <w:id w:val="131663002"/>
            </w:sdtPr>
            <w:sdtContent>
              <w:ins w:id="6915" w:author="BHA Regulatory Affairs Unit" w:date="2026-07-29T16:06:00Z">
                <w:r>
                  <w:t>Social or psychological dysfunction that necessitates this twenty-four (24) hour structure.</w:t>
                </w:r>
              </w:ins>
            </w:sdtContent>
          </w:sdt>
        </w:p>
      </w:sdtContent>
    </w:sdt>
    <w:sdt>
      <w:sdtPr>
        <w:tag w:val="goog_rdk_6883"/>
        <w:id w:val="-1169883324"/>
      </w:sdtPr>
      <w:sdtContent>
        <w:p w14:paraId="00000E27" w14:textId="77777777" w:rsidR="00CF3663" w:rsidRDefault="00000000">
          <w:pPr>
            <w:numPr>
              <w:ilvl w:val="1"/>
              <w:numId w:val="211"/>
            </w:numPr>
            <w:tabs>
              <w:tab w:val="left" w:pos="720"/>
              <w:tab w:val="left" w:pos="1440"/>
              <w:tab w:val="left" w:pos="2160"/>
            </w:tabs>
            <w:spacing w:before="200" w:after="200"/>
            <w:rPr>
              <w:ins w:id="6916" w:author="BHA Regulatory Affairs Unit" w:date="2026-07-29T16:06:00Z"/>
            </w:rPr>
          </w:pPr>
          <w:sdt>
            <w:sdtPr>
              <w:tag w:val="goog_rdk_6882"/>
              <w:id w:val="-1809126275"/>
            </w:sdtPr>
            <w:sdtContent>
              <w:ins w:id="6917" w:author="BHA Regulatory Affairs Unit" w:date="2026-07-29T16:06:00Z">
                <w:r>
                  <w:t>Agencies that provide mental health-only or co-occurring residential services must ensure that individuals served meet at least one (1) of the following criteria:</w:t>
                </w:r>
              </w:ins>
            </w:sdtContent>
          </w:sdt>
        </w:p>
      </w:sdtContent>
    </w:sdt>
    <w:sdt>
      <w:sdtPr>
        <w:tag w:val="goog_rdk_6885"/>
        <w:id w:val="-1910581612"/>
      </w:sdtPr>
      <w:sdtContent>
        <w:p w14:paraId="00000E28" w14:textId="77777777" w:rsidR="00CF3663" w:rsidRDefault="00000000">
          <w:pPr>
            <w:numPr>
              <w:ilvl w:val="2"/>
              <w:numId w:val="211"/>
            </w:numPr>
            <w:tabs>
              <w:tab w:val="left" w:pos="720"/>
              <w:tab w:val="left" w:pos="1440"/>
              <w:tab w:val="left" w:pos="2160"/>
            </w:tabs>
            <w:spacing w:before="200" w:after="200"/>
            <w:rPr>
              <w:ins w:id="6918" w:author="BHA Regulatory Affairs Unit" w:date="2026-07-29T16:06:00Z"/>
            </w:rPr>
          </w:pPr>
          <w:sdt>
            <w:sdtPr>
              <w:tag w:val="goog_rdk_6884"/>
              <w:id w:val="-1836199152"/>
            </w:sdtPr>
            <w:sdtContent>
              <w:ins w:id="6919" w:author="BHA Regulatory Affairs Unit" w:date="2026-07-29T16:06:00Z">
                <w:r>
                  <w:t xml:space="preserve">Are diagnosed with a serious mental illness (SMI) or comorbid, as defined in Part 1.2.1 of these Rules, diagnoses at a mild-to-moderate level, as defined in the DSM-5-TR, as defined and incorporated by reference in Part 1.2.1 of these Rules; or </w:t>
                </w:r>
              </w:ins>
            </w:sdtContent>
          </w:sdt>
        </w:p>
      </w:sdtContent>
    </w:sdt>
    <w:sdt>
      <w:sdtPr>
        <w:tag w:val="goog_rdk_6887"/>
        <w:id w:val="1359902757"/>
      </w:sdtPr>
      <w:sdtContent>
        <w:p w14:paraId="00000E29" w14:textId="77777777" w:rsidR="00CF3663" w:rsidRDefault="00000000">
          <w:pPr>
            <w:numPr>
              <w:ilvl w:val="2"/>
              <w:numId w:val="211"/>
            </w:numPr>
            <w:tabs>
              <w:tab w:val="left" w:pos="720"/>
              <w:tab w:val="left" w:pos="1440"/>
              <w:tab w:val="left" w:pos="2160"/>
            </w:tabs>
            <w:spacing w:before="200" w:after="200"/>
            <w:rPr>
              <w:ins w:id="6920" w:author="BHA Regulatory Affairs Unit" w:date="2026-07-29T16:06:00Z"/>
            </w:rPr>
          </w:pPr>
          <w:sdt>
            <w:sdtPr>
              <w:tag w:val="goog_rdk_6886"/>
              <w:id w:val="141886023"/>
            </w:sdtPr>
            <w:sdtContent>
              <w:ins w:id="6921" w:author="BHA Regulatory Affairs Unit" w:date="2026-07-29T16:06:00Z">
                <w:r>
                  <w:t>Have sufficient collateral information present that indicates a high probability of a SMI or comorbid diagnoses at a mild-to-moderate level, as defined in the DSM-5-TR.</w:t>
                </w:r>
              </w:ins>
            </w:sdtContent>
          </w:sdt>
        </w:p>
      </w:sdtContent>
    </w:sdt>
    <w:sdt>
      <w:sdtPr>
        <w:tag w:val="goog_rdk_6889"/>
        <w:id w:val="1952362932"/>
      </w:sdtPr>
      <w:sdtContent>
        <w:p w14:paraId="00000E2A" w14:textId="77777777" w:rsidR="00CF3663" w:rsidRDefault="00000000">
          <w:pPr>
            <w:numPr>
              <w:ilvl w:val="0"/>
              <w:numId w:val="211"/>
            </w:numPr>
            <w:tabs>
              <w:tab w:val="left" w:pos="720"/>
              <w:tab w:val="left" w:pos="1440"/>
              <w:tab w:val="left" w:pos="2160"/>
            </w:tabs>
            <w:spacing w:before="200" w:after="200"/>
            <w:rPr>
              <w:ins w:id="6922" w:author="BHA Regulatory Affairs Unit" w:date="2026-07-29T16:06:00Z"/>
            </w:rPr>
          </w:pPr>
          <w:sdt>
            <w:sdtPr>
              <w:tag w:val="goog_rdk_6888"/>
              <w:id w:val="1409420299"/>
            </w:sdtPr>
            <w:sdtContent>
              <w:ins w:id="6923" w:author="BHA Regulatory Affairs Unit" w:date="2026-07-29T16:06:00Z">
                <w:r>
                  <w:t>Service setting</w:t>
                </w:r>
              </w:ins>
            </w:sdtContent>
          </w:sdt>
        </w:p>
      </w:sdtContent>
    </w:sdt>
    <w:sdt>
      <w:sdtPr>
        <w:tag w:val="goog_rdk_6891"/>
        <w:id w:val="-524505331"/>
      </w:sdtPr>
      <w:sdtContent>
        <w:p w14:paraId="00000E2B" w14:textId="77777777" w:rsidR="00CF3663" w:rsidRDefault="00000000">
          <w:pPr>
            <w:numPr>
              <w:ilvl w:val="1"/>
              <w:numId w:val="211"/>
            </w:numPr>
            <w:tabs>
              <w:tab w:val="left" w:pos="720"/>
              <w:tab w:val="left" w:pos="1440"/>
              <w:tab w:val="left" w:pos="2160"/>
            </w:tabs>
            <w:spacing w:before="200" w:after="200"/>
            <w:rPr>
              <w:ins w:id="6924" w:author="BHA Regulatory Affairs Unit" w:date="2026-07-29T16:06:00Z"/>
            </w:rPr>
          </w:pPr>
          <w:sdt>
            <w:sdtPr>
              <w:tag w:val="goog_rdk_6890"/>
              <w:id w:val="584632730"/>
            </w:sdtPr>
            <w:sdtContent>
              <w:ins w:id="6925" w:author="BHA Regulatory Affairs Unit" w:date="2026-07-29T16:06:00Z">
                <w:r>
                  <w:t>Clinically managed low-intensity residential treatment services may be delivered via any residential setting, in accordance with the standards set forth in Part 1.15 of these Rules.</w:t>
                </w:r>
              </w:ins>
            </w:sdtContent>
          </w:sdt>
        </w:p>
      </w:sdtContent>
    </w:sdt>
    <w:sdt>
      <w:sdtPr>
        <w:tag w:val="goog_rdk_6893"/>
        <w:id w:val="-1376746911"/>
      </w:sdtPr>
      <w:sdtContent>
        <w:p w14:paraId="00000E2C" w14:textId="77777777" w:rsidR="00CF3663" w:rsidRDefault="00000000">
          <w:pPr>
            <w:numPr>
              <w:ilvl w:val="1"/>
              <w:numId w:val="211"/>
            </w:numPr>
            <w:tabs>
              <w:tab w:val="left" w:pos="720"/>
              <w:tab w:val="left" w:pos="1440"/>
              <w:tab w:val="left" w:pos="2160"/>
            </w:tabs>
            <w:spacing w:before="200" w:after="200"/>
            <w:rPr>
              <w:ins w:id="6926" w:author="BHA Regulatory Affairs Unit" w:date="2026-07-29T16:06:00Z"/>
            </w:rPr>
          </w:pPr>
          <w:sdt>
            <w:sdtPr>
              <w:tag w:val="goog_rdk_6892"/>
              <w:id w:val="-557170026"/>
            </w:sdtPr>
            <w:sdtContent>
              <w:ins w:id="6927" w:author="BHA Regulatory Affairs Unit" w:date="2026-07-29T16:06:00Z">
                <w:r>
                  <w:t>Clinically managed low-intensity residential treatment agencies must meet the facility requirements set forth in Parts 1.11 and 1.16 of these Rules, or requirements in accordance with facility mandates under other regulatory state and federal entities for licensure in cases such as a medical facility, school, or other.</w:t>
                </w:r>
              </w:ins>
            </w:sdtContent>
          </w:sdt>
        </w:p>
      </w:sdtContent>
    </w:sdt>
    <w:sdt>
      <w:sdtPr>
        <w:tag w:val="goog_rdk_6895"/>
        <w:id w:val="484877039"/>
      </w:sdtPr>
      <w:sdtContent>
        <w:p w14:paraId="00000E2D" w14:textId="77777777" w:rsidR="00CF3663" w:rsidRDefault="00000000">
          <w:pPr>
            <w:numPr>
              <w:ilvl w:val="1"/>
              <w:numId w:val="211"/>
            </w:numPr>
            <w:tabs>
              <w:tab w:val="left" w:pos="720"/>
              <w:tab w:val="left" w:pos="1440"/>
              <w:tab w:val="left" w:pos="2160"/>
            </w:tabs>
            <w:spacing w:before="200" w:after="200"/>
            <w:rPr>
              <w:ins w:id="6928" w:author="BHA Regulatory Affairs Unit" w:date="2026-07-29T16:06:00Z"/>
            </w:rPr>
          </w:pPr>
          <w:sdt>
            <w:sdtPr>
              <w:tag w:val="goog_rdk_6894"/>
              <w:id w:val="-257926179"/>
            </w:sdtPr>
            <w:sdtContent>
              <w:ins w:id="6929" w:author="BHA Regulatory Affairs Unit" w:date="2026-07-29T16:06:00Z">
                <w:r>
                  <w:t>Examples of this level of care include group homes, community corrections agencies, or other supportive living environments that provide twenty-four (24) hour on-site personnel, a focus on community re-integration, and treatment services on-site.</w:t>
                </w:r>
              </w:ins>
            </w:sdtContent>
          </w:sdt>
        </w:p>
      </w:sdtContent>
    </w:sdt>
    <w:sdt>
      <w:sdtPr>
        <w:tag w:val="goog_rdk_6897"/>
        <w:id w:val="894502402"/>
      </w:sdtPr>
      <w:sdtContent>
        <w:p w14:paraId="00000E2E" w14:textId="77777777" w:rsidR="00CF3663" w:rsidRDefault="00000000">
          <w:pPr>
            <w:numPr>
              <w:ilvl w:val="0"/>
              <w:numId w:val="211"/>
            </w:numPr>
            <w:tabs>
              <w:tab w:val="left" w:pos="720"/>
              <w:tab w:val="left" w:pos="1440"/>
              <w:tab w:val="left" w:pos="2160"/>
            </w:tabs>
            <w:spacing w:before="200" w:after="200"/>
            <w:rPr>
              <w:ins w:id="6930" w:author="BHA Regulatory Affairs Unit" w:date="2026-07-29T16:06:00Z"/>
            </w:rPr>
          </w:pPr>
          <w:sdt>
            <w:sdtPr>
              <w:tag w:val="goog_rdk_6896"/>
              <w:id w:val="-381945445"/>
            </w:sdtPr>
            <w:sdtContent>
              <w:ins w:id="6931" w:author="BHA Regulatory Affairs Unit" w:date="2026-07-29T16:06:00Z">
                <w:r>
                  <w:t xml:space="preserve">Service components and capabilities </w:t>
                </w:r>
              </w:ins>
            </w:sdtContent>
          </w:sdt>
        </w:p>
      </w:sdtContent>
    </w:sdt>
    <w:sdt>
      <w:sdtPr>
        <w:tag w:val="goog_rdk_6899"/>
        <w:id w:val="-608289938"/>
      </w:sdtPr>
      <w:sdtContent>
        <w:p w14:paraId="00000E2F" w14:textId="77777777" w:rsidR="00CF3663" w:rsidRDefault="00000000">
          <w:pPr>
            <w:numPr>
              <w:ilvl w:val="1"/>
              <w:numId w:val="211"/>
            </w:numPr>
            <w:tabs>
              <w:tab w:val="left" w:pos="720"/>
              <w:tab w:val="left" w:pos="1440"/>
              <w:tab w:val="left" w:pos="2160"/>
            </w:tabs>
            <w:spacing w:before="200" w:after="200"/>
            <w:rPr>
              <w:ins w:id="6932" w:author="BHA Regulatory Affairs Unit" w:date="2026-07-29T16:06:00Z"/>
            </w:rPr>
          </w:pPr>
          <w:sdt>
            <w:sdtPr>
              <w:tag w:val="goog_rdk_6898"/>
              <w:id w:val="-299194480"/>
            </w:sdtPr>
            <w:sdtContent>
              <w:ins w:id="6933" w:author="BHA Regulatory Affairs Unit" w:date="2026-07-29T16:06:00Z">
                <w:r>
                  <w:t xml:space="preserve">Agencies must provide nine (9) to nineteen (19) hours of structured clinical services per week, consisting primarily of counseling, psychoeducation, and psychotherapy to address addiction and/or mental health conditions. </w:t>
                </w:r>
              </w:ins>
            </w:sdtContent>
          </w:sdt>
        </w:p>
      </w:sdtContent>
    </w:sdt>
    <w:sdt>
      <w:sdtPr>
        <w:tag w:val="goog_rdk_6901"/>
        <w:id w:val="997741408"/>
      </w:sdtPr>
      <w:sdtContent>
        <w:p w14:paraId="00000E30" w14:textId="77777777" w:rsidR="00CF3663" w:rsidRDefault="00000000">
          <w:pPr>
            <w:numPr>
              <w:ilvl w:val="2"/>
              <w:numId w:val="211"/>
            </w:numPr>
            <w:tabs>
              <w:tab w:val="left" w:pos="720"/>
              <w:tab w:val="left" w:pos="1440"/>
              <w:tab w:val="left" w:pos="2160"/>
            </w:tabs>
            <w:spacing w:before="200" w:after="200"/>
            <w:rPr>
              <w:ins w:id="6934" w:author="BHA Regulatory Affairs Unit" w:date="2026-07-29T16:06:00Z"/>
            </w:rPr>
          </w:pPr>
          <w:sdt>
            <w:sdtPr>
              <w:tag w:val="goog_rdk_6900"/>
              <w:id w:val="1982527311"/>
            </w:sdtPr>
            <w:sdtContent>
              <w:ins w:id="6935" w:author="BHA Regulatory Affairs Unit" w:date="2026-07-29T16:06:00Z">
                <w:r>
                  <w:t>These structured clinical services must be available seven (7) days per week.</w:t>
                </w:r>
              </w:ins>
            </w:sdtContent>
          </w:sdt>
        </w:p>
      </w:sdtContent>
    </w:sdt>
    <w:sdt>
      <w:sdtPr>
        <w:tag w:val="goog_rdk_6903"/>
        <w:id w:val="-182462016"/>
      </w:sdtPr>
      <w:sdtContent>
        <w:p w14:paraId="00000E31" w14:textId="77777777" w:rsidR="00CF3663" w:rsidRDefault="00000000">
          <w:pPr>
            <w:numPr>
              <w:ilvl w:val="1"/>
              <w:numId w:val="211"/>
            </w:numPr>
            <w:tabs>
              <w:tab w:val="left" w:pos="720"/>
              <w:tab w:val="left" w:pos="1440"/>
              <w:tab w:val="left" w:pos="2160"/>
            </w:tabs>
            <w:spacing w:before="200" w:after="200"/>
            <w:rPr>
              <w:ins w:id="6936" w:author="BHA Regulatory Affairs Unit" w:date="2026-07-29T16:06:00Z"/>
            </w:rPr>
          </w:pPr>
          <w:sdt>
            <w:sdtPr>
              <w:tag w:val="goog_rdk_6902"/>
              <w:id w:val="553784315"/>
            </w:sdtPr>
            <w:sdtContent>
              <w:ins w:id="6937" w:author="BHA Regulatory Affairs Unit" w:date="2026-07-29T16:06:00Z">
                <w:r>
                  <w:t xml:space="preserve">Agencies must provide services that include: </w:t>
                </w:r>
              </w:ins>
            </w:sdtContent>
          </w:sdt>
        </w:p>
      </w:sdtContent>
    </w:sdt>
    <w:sdt>
      <w:sdtPr>
        <w:tag w:val="goog_rdk_6905"/>
        <w:id w:val="-1476409608"/>
      </w:sdtPr>
      <w:sdtContent>
        <w:p w14:paraId="00000E32" w14:textId="77777777" w:rsidR="00CF3663" w:rsidRDefault="00000000">
          <w:pPr>
            <w:numPr>
              <w:ilvl w:val="2"/>
              <w:numId w:val="211"/>
            </w:numPr>
            <w:tabs>
              <w:tab w:val="left" w:pos="720"/>
              <w:tab w:val="left" w:pos="1440"/>
              <w:tab w:val="left" w:pos="2160"/>
            </w:tabs>
            <w:spacing w:before="200" w:after="200"/>
            <w:rPr>
              <w:ins w:id="6938" w:author="BHA Regulatory Affairs Unit" w:date="2026-07-29T16:06:00Z"/>
            </w:rPr>
          </w:pPr>
          <w:sdt>
            <w:sdtPr>
              <w:tag w:val="goog_rdk_6904"/>
              <w:id w:val="107985070"/>
            </w:sdtPr>
            <w:sdtContent>
              <w:ins w:id="6939" w:author="BHA Regulatory Affairs Unit" w:date="2026-07-29T16:06:00Z">
                <w:r>
                  <w:t xml:space="preserve">Motivational enhancement to increase an individual’s level of readiness to change; and </w:t>
                </w:r>
              </w:ins>
            </w:sdtContent>
          </w:sdt>
        </w:p>
      </w:sdtContent>
    </w:sdt>
    <w:sdt>
      <w:sdtPr>
        <w:tag w:val="goog_rdk_6907"/>
        <w:id w:val="-779829534"/>
      </w:sdtPr>
      <w:sdtContent>
        <w:p w14:paraId="00000E33" w14:textId="77777777" w:rsidR="00CF3663" w:rsidRDefault="00000000">
          <w:pPr>
            <w:numPr>
              <w:ilvl w:val="2"/>
              <w:numId w:val="211"/>
            </w:numPr>
            <w:tabs>
              <w:tab w:val="left" w:pos="720"/>
              <w:tab w:val="left" w:pos="1440"/>
              <w:tab w:val="left" w:pos="2160"/>
            </w:tabs>
            <w:spacing w:before="200" w:after="200"/>
            <w:rPr>
              <w:ins w:id="6940" w:author="BHA Regulatory Affairs Unit" w:date="2026-07-29T16:06:00Z"/>
            </w:rPr>
          </w:pPr>
          <w:sdt>
            <w:sdtPr>
              <w:tag w:val="goog_rdk_6906"/>
              <w:id w:val="1999450074"/>
            </w:sdtPr>
            <w:sdtContent>
              <w:ins w:id="6941" w:author="BHA Regulatory Affairs Unit" w:date="2026-07-29T16:06:00Z">
                <w:r>
                  <w:t xml:space="preserve">Individual monitoring and support to facilitate the discovery of an individual’s needs. Services must also prioritize continued </w:t>
                </w:r>
                <w:r>
                  <w:lastRenderedPageBreak/>
                  <w:t>engagement in treatment services beyond the residential episode of care.</w:t>
                </w:r>
              </w:ins>
            </w:sdtContent>
          </w:sdt>
        </w:p>
      </w:sdtContent>
    </w:sdt>
    <w:sdt>
      <w:sdtPr>
        <w:tag w:val="goog_rdk_6909"/>
        <w:id w:val="-341957896"/>
      </w:sdtPr>
      <w:sdtContent>
        <w:p w14:paraId="00000E34" w14:textId="77777777" w:rsidR="00CF3663" w:rsidRDefault="00000000">
          <w:pPr>
            <w:numPr>
              <w:ilvl w:val="1"/>
              <w:numId w:val="211"/>
            </w:numPr>
            <w:tabs>
              <w:tab w:val="left" w:pos="720"/>
              <w:tab w:val="left" w:pos="1440"/>
              <w:tab w:val="left" w:pos="2160"/>
            </w:tabs>
            <w:spacing w:before="200" w:after="200"/>
            <w:rPr>
              <w:ins w:id="6942" w:author="BHA Regulatory Affairs Unit" w:date="2026-07-29T16:06:00Z"/>
            </w:rPr>
          </w:pPr>
          <w:sdt>
            <w:sdtPr>
              <w:tag w:val="goog_rdk_6908"/>
              <w:id w:val="1656845404"/>
            </w:sdtPr>
            <w:sdtContent>
              <w:ins w:id="6943" w:author="BHA Regulatory Affairs Unit" w:date="2026-07-29T16:06:00Z">
                <w:r>
                  <w:t>Clinical services provided by formally affiliated external treatment providers and programs may count toward total hours. Off-site programming must include safe and reliable transportation by or coordinated through the agency.</w:t>
                </w:r>
              </w:ins>
            </w:sdtContent>
          </w:sdt>
        </w:p>
      </w:sdtContent>
    </w:sdt>
    <w:sdt>
      <w:sdtPr>
        <w:tag w:val="goog_rdk_6911"/>
        <w:id w:val="1574178110"/>
      </w:sdtPr>
      <w:sdtContent>
        <w:p w14:paraId="00000E35" w14:textId="77777777" w:rsidR="00CF3663" w:rsidRDefault="00000000">
          <w:pPr>
            <w:numPr>
              <w:ilvl w:val="1"/>
              <w:numId w:val="211"/>
            </w:numPr>
            <w:tabs>
              <w:tab w:val="left" w:pos="720"/>
              <w:tab w:val="left" w:pos="1440"/>
              <w:tab w:val="left" w:pos="2160"/>
            </w:tabs>
            <w:spacing w:before="200" w:after="200"/>
            <w:rPr>
              <w:ins w:id="6944" w:author="BHA Regulatory Affairs Unit" w:date="2026-07-29T16:06:00Z"/>
            </w:rPr>
          </w:pPr>
          <w:sdt>
            <w:sdtPr>
              <w:tag w:val="goog_rdk_6910"/>
              <w:id w:val="567313065"/>
            </w:sdtPr>
            <w:sdtContent>
              <w:ins w:id="6945" w:author="BHA Regulatory Affairs Unit" w:date="2026-07-29T16:06:00Z">
                <w:r>
                  <w:t>Agencies must provide a clinically planned and managed therapeutic milieu with twenty-four (24) hour structure, and support(s) emphasizing interpersonal skills, community living skills, prosocial values, and access to resources.</w:t>
                </w:r>
              </w:ins>
            </w:sdtContent>
          </w:sdt>
        </w:p>
      </w:sdtContent>
    </w:sdt>
    <w:sdt>
      <w:sdtPr>
        <w:tag w:val="goog_rdk_6913"/>
        <w:id w:val="-1678291828"/>
      </w:sdtPr>
      <w:sdtContent>
        <w:p w14:paraId="00000E36" w14:textId="77777777" w:rsidR="00CF3663" w:rsidRDefault="00000000">
          <w:pPr>
            <w:numPr>
              <w:ilvl w:val="1"/>
              <w:numId w:val="211"/>
            </w:numPr>
            <w:tabs>
              <w:tab w:val="left" w:pos="720"/>
              <w:tab w:val="left" w:pos="1440"/>
              <w:tab w:val="left" w:pos="2160"/>
            </w:tabs>
            <w:spacing w:before="200" w:after="200"/>
            <w:rPr>
              <w:ins w:id="6946" w:author="BHA Regulatory Affairs Unit" w:date="2026-07-29T16:06:00Z"/>
            </w:rPr>
          </w:pPr>
          <w:sdt>
            <w:sdtPr>
              <w:tag w:val="goog_rdk_6912"/>
              <w:id w:val="-1893574816"/>
            </w:sdtPr>
            <w:sdtContent>
              <w:ins w:id="6947" w:author="BHA Regulatory Affairs Unit" w:date="2026-07-29T16:06:00Z">
                <w:r>
                  <w:t>Personnel must verify and document the whereabouts and wellness of each individual who is on-site, as determined by clinical and/or medical assessment. Intervals in which safety checks are completed are to not exceed:</w:t>
                </w:r>
              </w:ins>
            </w:sdtContent>
          </w:sdt>
        </w:p>
      </w:sdtContent>
    </w:sdt>
    <w:sdt>
      <w:sdtPr>
        <w:tag w:val="goog_rdk_6915"/>
        <w:id w:val="1040481357"/>
      </w:sdtPr>
      <w:sdtContent>
        <w:p w14:paraId="00000E37" w14:textId="77777777" w:rsidR="00CF3663" w:rsidRDefault="00000000">
          <w:pPr>
            <w:numPr>
              <w:ilvl w:val="2"/>
              <w:numId w:val="211"/>
            </w:numPr>
            <w:tabs>
              <w:tab w:val="left" w:pos="720"/>
              <w:tab w:val="left" w:pos="1440"/>
              <w:tab w:val="left" w:pos="2160"/>
            </w:tabs>
            <w:spacing w:before="200" w:after="200"/>
            <w:rPr>
              <w:ins w:id="6948" w:author="BHA Regulatory Affairs Unit" w:date="2026-07-29T16:06:00Z"/>
            </w:rPr>
          </w:pPr>
          <w:sdt>
            <w:sdtPr>
              <w:tag w:val="goog_rdk_6914"/>
              <w:id w:val="524992803"/>
            </w:sdtPr>
            <w:sdtContent>
              <w:ins w:id="6949" w:author="BHA Regulatory Affairs Unit" w:date="2026-07-29T16:06:00Z">
                <w:r>
                  <w:t>Between 6:00 a.m. and 10:00 p.m., at least once every hour; and</w:t>
                </w:r>
              </w:ins>
            </w:sdtContent>
          </w:sdt>
        </w:p>
      </w:sdtContent>
    </w:sdt>
    <w:sdt>
      <w:sdtPr>
        <w:tag w:val="goog_rdk_6917"/>
        <w:id w:val="654398570"/>
      </w:sdtPr>
      <w:sdtContent>
        <w:p w14:paraId="00000E38" w14:textId="77777777" w:rsidR="00CF3663" w:rsidRDefault="00000000">
          <w:pPr>
            <w:numPr>
              <w:ilvl w:val="2"/>
              <w:numId w:val="211"/>
            </w:numPr>
            <w:tabs>
              <w:tab w:val="left" w:pos="720"/>
              <w:tab w:val="left" w:pos="1440"/>
              <w:tab w:val="left" w:pos="2160"/>
            </w:tabs>
            <w:spacing w:before="200" w:after="200"/>
            <w:rPr>
              <w:ins w:id="6950" w:author="BHA Regulatory Affairs Unit" w:date="2026-07-29T16:06:00Z"/>
            </w:rPr>
          </w:pPr>
          <w:sdt>
            <w:sdtPr>
              <w:tag w:val="goog_rdk_6916"/>
              <w:id w:val="1084024729"/>
            </w:sdtPr>
            <w:sdtContent>
              <w:ins w:id="6951" w:author="BHA Regulatory Affairs Unit" w:date="2026-07-29T16:06:00Z">
                <w:r>
                  <w:t>Between 10:00 p.m. and 6:00 a.m., at least once every hour, unless otherwise determined by clinical and/or medical assessment and documented in an individual’s file.</w:t>
                </w:r>
              </w:ins>
            </w:sdtContent>
          </w:sdt>
        </w:p>
      </w:sdtContent>
    </w:sdt>
    <w:sdt>
      <w:sdtPr>
        <w:tag w:val="goog_rdk_6919"/>
        <w:id w:val="1067647598"/>
      </w:sdtPr>
      <w:sdtContent>
        <w:p w14:paraId="00000E39" w14:textId="77777777" w:rsidR="00CF3663" w:rsidRDefault="00000000">
          <w:pPr>
            <w:numPr>
              <w:ilvl w:val="3"/>
              <w:numId w:val="211"/>
            </w:numPr>
            <w:tabs>
              <w:tab w:val="left" w:pos="720"/>
              <w:tab w:val="left" w:pos="1440"/>
              <w:tab w:val="left" w:pos="2160"/>
            </w:tabs>
            <w:spacing w:before="200" w:after="200"/>
            <w:rPr>
              <w:ins w:id="6952" w:author="BHA Regulatory Affairs Unit" w:date="2026-07-29T16:06:00Z"/>
            </w:rPr>
          </w:pPr>
          <w:sdt>
            <w:sdtPr>
              <w:tag w:val="goog_rdk_6918"/>
              <w:id w:val="510851209"/>
            </w:sdtPr>
            <w:sdtContent>
              <w:ins w:id="6953" w:author="BHA Regulatory Affairs Unit" w:date="2026-07-29T16:06:00Z">
                <w:r>
                  <w:t>Additional needs for off-site supervision and/or peer support must be determined on an individual basis, aligned with an agency’s policies and procedures.</w:t>
                </w:r>
              </w:ins>
            </w:sdtContent>
          </w:sdt>
        </w:p>
      </w:sdtContent>
    </w:sdt>
    <w:sdt>
      <w:sdtPr>
        <w:tag w:val="goog_rdk_6921"/>
        <w:id w:val="-1806650574"/>
      </w:sdtPr>
      <w:sdtContent>
        <w:p w14:paraId="00000E3A" w14:textId="77777777" w:rsidR="00CF3663" w:rsidRDefault="00000000">
          <w:pPr>
            <w:numPr>
              <w:ilvl w:val="1"/>
              <w:numId w:val="211"/>
            </w:numPr>
            <w:tabs>
              <w:tab w:val="left" w:pos="720"/>
              <w:tab w:val="left" w:pos="1440"/>
              <w:tab w:val="left" w:pos="2160"/>
            </w:tabs>
            <w:spacing w:before="200" w:after="200"/>
            <w:rPr>
              <w:ins w:id="6954" w:author="BHA Regulatory Affairs Unit" w:date="2026-07-29T16:06:00Z"/>
            </w:rPr>
          </w:pPr>
          <w:sdt>
            <w:sdtPr>
              <w:tag w:val="goog_rdk_6920"/>
              <w:id w:val="-1851934095"/>
            </w:sdtPr>
            <w:sdtContent>
              <w:ins w:id="6955" w:author="BHA Regulatory Affairs Unit" w:date="2026-07-29T16:06:00Z">
                <w:r>
                  <w:t>The length of stay allows individuals to remain in residential services for a sufficient period of time to familiarize themselves with necessary skills and integrate the skills obtained into regular use.</w:t>
                </w:r>
              </w:ins>
            </w:sdtContent>
          </w:sdt>
        </w:p>
      </w:sdtContent>
    </w:sdt>
    <w:sdt>
      <w:sdtPr>
        <w:tag w:val="goog_rdk_6923"/>
        <w:id w:val="1591803963"/>
      </w:sdtPr>
      <w:sdtContent>
        <w:p w14:paraId="00000E3B" w14:textId="77777777" w:rsidR="00CF3663" w:rsidRDefault="00000000">
          <w:pPr>
            <w:numPr>
              <w:ilvl w:val="0"/>
              <w:numId w:val="211"/>
            </w:numPr>
            <w:tabs>
              <w:tab w:val="left" w:pos="720"/>
              <w:tab w:val="left" w:pos="1440"/>
              <w:tab w:val="left" w:pos="2160"/>
            </w:tabs>
            <w:spacing w:before="200" w:after="200"/>
            <w:rPr>
              <w:ins w:id="6956" w:author="BHA Regulatory Affairs Unit" w:date="2026-07-29T16:06:00Z"/>
            </w:rPr>
          </w:pPr>
          <w:sdt>
            <w:sdtPr>
              <w:tag w:val="goog_rdk_6922"/>
              <w:id w:val="1976203701"/>
            </w:sdtPr>
            <w:sdtContent>
              <w:ins w:id="6957" w:author="BHA Regulatory Affairs Unit" w:date="2026-07-29T16:06:00Z">
                <w:r>
                  <w:t xml:space="preserve">Support systems </w:t>
                </w:r>
              </w:ins>
            </w:sdtContent>
          </w:sdt>
        </w:p>
      </w:sdtContent>
    </w:sdt>
    <w:sdt>
      <w:sdtPr>
        <w:tag w:val="goog_rdk_6925"/>
        <w:id w:val="-1447433410"/>
      </w:sdtPr>
      <w:sdtContent>
        <w:p w14:paraId="00000E3C" w14:textId="77777777" w:rsidR="00CF3663" w:rsidRDefault="00000000">
          <w:pPr>
            <w:numPr>
              <w:ilvl w:val="1"/>
              <w:numId w:val="211"/>
            </w:numPr>
            <w:tabs>
              <w:tab w:val="left" w:pos="720"/>
              <w:tab w:val="left" w:pos="1440"/>
              <w:tab w:val="left" w:pos="2160"/>
            </w:tabs>
            <w:spacing w:before="200" w:after="200"/>
            <w:rPr>
              <w:ins w:id="6958" w:author="BHA Regulatory Affairs Unit" w:date="2026-07-29T16:06:00Z"/>
            </w:rPr>
          </w:pPr>
          <w:sdt>
            <w:sdtPr>
              <w:tag w:val="goog_rdk_6924"/>
              <w:id w:val="-1291000246"/>
            </w:sdtPr>
            <w:sdtContent>
              <w:ins w:id="6959" w:author="BHA Regulatory Affairs Unit" w:date="2026-07-29T16:06:00Z">
                <w:r>
                  <w:t>Agencies must have established relationships to support individual care coordination for biomedical services and specialized consultation for psychological and cognitive concerns when needed.</w:t>
                </w:r>
              </w:ins>
            </w:sdtContent>
          </w:sdt>
        </w:p>
      </w:sdtContent>
    </w:sdt>
    <w:sdt>
      <w:sdtPr>
        <w:tag w:val="goog_rdk_6927"/>
        <w:id w:val="-519651268"/>
      </w:sdtPr>
      <w:sdtContent>
        <w:p w14:paraId="00000E3D" w14:textId="77777777" w:rsidR="00CF3663" w:rsidRDefault="00000000">
          <w:pPr>
            <w:numPr>
              <w:ilvl w:val="1"/>
              <w:numId w:val="211"/>
            </w:numPr>
            <w:tabs>
              <w:tab w:val="left" w:pos="720"/>
              <w:tab w:val="left" w:pos="1440"/>
              <w:tab w:val="left" w:pos="2160"/>
            </w:tabs>
            <w:spacing w:before="200" w:after="200"/>
            <w:rPr>
              <w:ins w:id="6960" w:author="BHA Regulatory Affairs Unit" w:date="2026-07-29T16:06:00Z"/>
            </w:rPr>
          </w:pPr>
          <w:sdt>
            <w:sdtPr>
              <w:tag w:val="goog_rdk_6926"/>
              <w:id w:val="109744032"/>
            </w:sdtPr>
            <w:sdtContent>
              <w:ins w:id="6961" w:author="BHA Regulatory Affairs Unit" w:date="2026-07-29T16:06:00Z">
                <w:r>
                  <w:t>Agencies must have the capacity to arrange for MAT and/or psychiatric medications in a timely manner for individuals served.</w:t>
                </w:r>
              </w:ins>
            </w:sdtContent>
          </w:sdt>
        </w:p>
      </w:sdtContent>
    </w:sdt>
    <w:sdt>
      <w:sdtPr>
        <w:tag w:val="goog_rdk_6929"/>
        <w:id w:val="-249628980"/>
      </w:sdtPr>
      <w:sdtContent>
        <w:p w14:paraId="00000E3E" w14:textId="77777777" w:rsidR="00CF3663" w:rsidRDefault="00000000">
          <w:pPr>
            <w:numPr>
              <w:ilvl w:val="2"/>
              <w:numId w:val="211"/>
            </w:numPr>
            <w:tabs>
              <w:tab w:val="left" w:pos="720"/>
              <w:tab w:val="left" w:pos="1440"/>
              <w:tab w:val="left" w:pos="2160"/>
            </w:tabs>
            <w:spacing w:before="200" w:after="200"/>
            <w:rPr>
              <w:ins w:id="6962" w:author="BHA Regulatory Affairs Unit" w:date="2026-07-29T16:06:00Z"/>
            </w:rPr>
          </w:pPr>
          <w:sdt>
            <w:sdtPr>
              <w:tag w:val="goog_rdk_6928"/>
              <w:id w:val="1722737400"/>
            </w:sdtPr>
            <w:sdtContent>
              <w:ins w:id="6963" w:author="BHA Regulatory Affairs Unit" w:date="2026-07-29T16:06:00Z">
                <w:r>
                  <w:t>This may include services provided through coordination and referral but must not exceed twenty-four (24) hours from the time the need is identified to when the service is completed.</w:t>
                </w:r>
              </w:ins>
            </w:sdtContent>
          </w:sdt>
        </w:p>
      </w:sdtContent>
    </w:sdt>
    <w:sdt>
      <w:sdtPr>
        <w:tag w:val="goog_rdk_6931"/>
        <w:id w:val="-1773317977"/>
      </w:sdtPr>
      <w:sdtContent>
        <w:p w14:paraId="00000E3F" w14:textId="77777777" w:rsidR="00CF3663" w:rsidRDefault="00000000">
          <w:pPr>
            <w:numPr>
              <w:ilvl w:val="0"/>
              <w:numId w:val="211"/>
            </w:numPr>
            <w:tabs>
              <w:tab w:val="left" w:pos="720"/>
              <w:tab w:val="left" w:pos="1440"/>
              <w:tab w:val="left" w:pos="2160"/>
            </w:tabs>
            <w:spacing w:before="200" w:after="200"/>
            <w:rPr>
              <w:ins w:id="6964" w:author="BHA Regulatory Affairs Unit" w:date="2026-07-29T16:06:00Z"/>
            </w:rPr>
          </w:pPr>
          <w:sdt>
            <w:sdtPr>
              <w:tag w:val="goog_rdk_6930"/>
              <w:id w:val="-2001186848"/>
            </w:sdtPr>
            <w:sdtContent>
              <w:ins w:id="6965" w:author="BHA Regulatory Affairs Unit" w:date="2026-07-29T16:06:00Z">
                <w:r>
                  <w:t xml:space="preserve">Admission procedures </w:t>
                </w:r>
              </w:ins>
            </w:sdtContent>
          </w:sdt>
        </w:p>
      </w:sdtContent>
    </w:sdt>
    <w:sdt>
      <w:sdtPr>
        <w:tag w:val="goog_rdk_6933"/>
        <w:id w:val="-1926025032"/>
      </w:sdtPr>
      <w:sdtContent>
        <w:p w14:paraId="00000E40" w14:textId="77777777" w:rsidR="00CF3663" w:rsidRDefault="00000000">
          <w:pPr>
            <w:numPr>
              <w:ilvl w:val="1"/>
              <w:numId w:val="211"/>
            </w:numPr>
            <w:tabs>
              <w:tab w:val="left" w:pos="720"/>
              <w:tab w:val="left" w:pos="1440"/>
              <w:tab w:val="left" w:pos="2160"/>
            </w:tabs>
            <w:spacing w:before="200" w:after="200"/>
            <w:rPr>
              <w:ins w:id="6966" w:author="BHA Regulatory Affairs Unit" w:date="2026-07-29T16:06:00Z"/>
            </w:rPr>
          </w:pPr>
          <w:sdt>
            <w:sdtPr>
              <w:tag w:val="goog_rdk_6932"/>
              <w:id w:val="1149549264"/>
            </w:sdtPr>
            <w:sdtContent>
              <w:ins w:id="6967" w:author="BHA Regulatory Affairs Unit" w:date="2026-07-29T16:06:00Z">
                <w:r>
                  <w:t xml:space="preserve">Agencies providing SUD or co-occurring ASAM Level 3.1-type services must perform an initial assessment prior to admission utilizing the ASAM </w:t>
                </w:r>
                <w:r>
                  <w:lastRenderedPageBreak/>
                  <w:t>dimensional admission criteria, as defined in Part 1.2.1 of these Rules, in order to:</w:t>
                </w:r>
              </w:ins>
            </w:sdtContent>
          </w:sdt>
        </w:p>
      </w:sdtContent>
    </w:sdt>
    <w:sdt>
      <w:sdtPr>
        <w:tag w:val="goog_rdk_6935"/>
        <w:id w:val="-814414447"/>
      </w:sdtPr>
      <w:sdtContent>
        <w:p w14:paraId="00000E41" w14:textId="77777777" w:rsidR="00CF3663" w:rsidRDefault="00000000">
          <w:pPr>
            <w:numPr>
              <w:ilvl w:val="2"/>
              <w:numId w:val="211"/>
            </w:numPr>
            <w:tabs>
              <w:tab w:val="left" w:pos="720"/>
              <w:tab w:val="left" w:pos="1440"/>
              <w:tab w:val="left" w:pos="2160"/>
            </w:tabs>
            <w:spacing w:before="200" w:after="200"/>
            <w:rPr>
              <w:ins w:id="6968" w:author="BHA Regulatory Affairs Unit" w:date="2026-07-29T16:06:00Z"/>
            </w:rPr>
          </w:pPr>
          <w:sdt>
            <w:sdtPr>
              <w:tag w:val="goog_rdk_6934"/>
              <w:id w:val="857148654"/>
            </w:sdtPr>
            <w:sdtContent>
              <w:ins w:id="6969" w:author="BHA Regulatory Affairs Unit" w:date="2026-07-29T16:06:00Z">
                <w:r>
                  <w:t>Recommend the least restrictive or intensive level of care; and</w:t>
                </w:r>
              </w:ins>
            </w:sdtContent>
          </w:sdt>
        </w:p>
      </w:sdtContent>
    </w:sdt>
    <w:sdt>
      <w:sdtPr>
        <w:tag w:val="goog_rdk_6937"/>
        <w:id w:val="-1396661525"/>
      </w:sdtPr>
      <w:sdtContent>
        <w:p w14:paraId="00000E42" w14:textId="77777777" w:rsidR="00CF3663" w:rsidRDefault="00000000">
          <w:pPr>
            <w:numPr>
              <w:ilvl w:val="2"/>
              <w:numId w:val="211"/>
            </w:numPr>
            <w:tabs>
              <w:tab w:val="left" w:pos="720"/>
              <w:tab w:val="left" w:pos="1440"/>
              <w:tab w:val="left" w:pos="2160"/>
            </w:tabs>
            <w:spacing w:before="200" w:after="200"/>
            <w:rPr>
              <w:ins w:id="6970" w:author="BHA Regulatory Affairs Unit" w:date="2026-07-29T16:06:00Z"/>
            </w:rPr>
          </w:pPr>
          <w:sdt>
            <w:sdtPr>
              <w:tag w:val="goog_rdk_6936"/>
              <w:id w:val="790610896"/>
            </w:sdtPr>
            <w:sdtContent>
              <w:ins w:id="6971" w:author="BHA Regulatory Affairs Unit" w:date="2026-07-29T16:06:00Z">
                <w:r>
                  <w:t>Maximize an individual’s safety and function while minimizing distractions to recovery from addiction and co-occurring mental health conditions.</w:t>
                </w:r>
              </w:ins>
            </w:sdtContent>
          </w:sdt>
        </w:p>
      </w:sdtContent>
    </w:sdt>
    <w:bookmarkStart w:id="6972" w:name="_heading=h.urhyqlw5wxrj" w:colFirst="0" w:colLast="0" w:displacedByCustomXml="next"/>
    <w:bookmarkEnd w:id="6972" w:displacedByCustomXml="next"/>
    <w:sdt>
      <w:sdtPr>
        <w:tag w:val="goog_rdk_6939"/>
        <w:id w:val="-785633171"/>
      </w:sdtPr>
      <w:sdtContent>
        <w:p w14:paraId="00000E43" w14:textId="77777777" w:rsidR="00CF3663" w:rsidRDefault="00000000">
          <w:pPr>
            <w:keepNext/>
            <w:spacing w:before="200" w:after="200"/>
            <w:ind w:firstLine="0"/>
            <w:rPr>
              <w:ins w:id="6973" w:author="BHA Regulatory Affairs Unit" w:date="2026-07-29T16:06:00Z"/>
              <w:color w:val="000000"/>
            </w:rPr>
          </w:pPr>
          <w:sdt>
            <w:sdtPr>
              <w:tag w:val="goog_rdk_6938"/>
              <w:id w:val="-869516391"/>
            </w:sdtPr>
            <w:sdtContent>
              <w:ins w:id="6974" w:author="BHA Regulatory Affairs Unit" w:date="2026-07-29T16:06:00Z">
                <w:r>
                  <w:rPr>
                    <w:b/>
                    <w:bCs/>
                    <w:color w:val="000000"/>
                  </w:rPr>
                  <w:t>5.4.3</w:t>
                </w:r>
                <w:r>
                  <w:rPr>
                    <w:b/>
                    <w:bCs/>
                    <w:color w:val="000000"/>
                  </w:rPr>
                  <w:tab/>
                  <w:t xml:space="preserve">Personnel </w:t>
                </w:r>
              </w:ins>
            </w:sdtContent>
          </w:sdt>
        </w:p>
      </w:sdtContent>
    </w:sdt>
    <w:sdt>
      <w:sdtPr>
        <w:tag w:val="goog_rdk_6941"/>
        <w:id w:val="-708450062"/>
      </w:sdtPr>
      <w:sdtContent>
        <w:p w14:paraId="00000E44" w14:textId="77777777" w:rsidR="00CF3663" w:rsidRDefault="00000000">
          <w:pPr>
            <w:numPr>
              <w:ilvl w:val="0"/>
              <w:numId w:val="212"/>
            </w:numPr>
            <w:tabs>
              <w:tab w:val="left" w:pos="720"/>
              <w:tab w:val="left" w:pos="1440"/>
              <w:tab w:val="left" w:pos="2160"/>
            </w:tabs>
            <w:spacing w:before="200" w:after="200"/>
            <w:rPr>
              <w:ins w:id="6975" w:author="BHA Regulatory Affairs Unit" w:date="2026-07-29T16:06:00Z"/>
            </w:rPr>
          </w:pPr>
          <w:sdt>
            <w:sdtPr>
              <w:tag w:val="goog_rdk_6940"/>
              <w:id w:val="476398202"/>
            </w:sdtPr>
            <w:sdtContent>
              <w:ins w:id="6976" w:author="BHA Regulatory Affairs Unit" w:date="2026-07-29T16:06:00Z">
                <w:r>
                  <w:t xml:space="preserve">Level of care requirements </w:t>
                </w:r>
              </w:ins>
            </w:sdtContent>
          </w:sdt>
        </w:p>
      </w:sdtContent>
    </w:sdt>
    <w:sdt>
      <w:sdtPr>
        <w:tag w:val="goog_rdk_6943"/>
        <w:id w:val="-188492502"/>
      </w:sdtPr>
      <w:sdtContent>
        <w:p w14:paraId="00000E45" w14:textId="77777777" w:rsidR="00CF3663" w:rsidRDefault="00000000">
          <w:pPr>
            <w:numPr>
              <w:ilvl w:val="1"/>
              <w:numId w:val="212"/>
            </w:numPr>
            <w:tabs>
              <w:tab w:val="left" w:pos="720"/>
              <w:tab w:val="left" w:pos="1440"/>
              <w:tab w:val="left" w:pos="2160"/>
            </w:tabs>
            <w:spacing w:before="200" w:after="200"/>
            <w:rPr>
              <w:ins w:id="6977" w:author="BHA Regulatory Affairs Unit" w:date="2026-07-29T16:06:00Z"/>
            </w:rPr>
          </w:pPr>
          <w:sdt>
            <w:sdtPr>
              <w:tag w:val="goog_rdk_6942"/>
              <w:id w:val="-1865559517"/>
            </w:sdtPr>
            <w:sdtContent>
              <w:ins w:id="6978" w:author="BHA Regulatory Affairs Unit" w:date="2026-07-29T16:06:00Z">
                <w:r>
                  <w:t>Services must be provided in alignment with:</w:t>
                </w:r>
              </w:ins>
            </w:sdtContent>
          </w:sdt>
        </w:p>
      </w:sdtContent>
    </w:sdt>
    <w:sdt>
      <w:sdtPr>
        <w:tag w:val="goog_rdk_6945"/>
        <w:id w:val="1977355809"/>
      </w:sdtPr>
      <w:sdtContent>
        <w:p w14:paraId="00000E46" w14:textId="77777777" w:rsidR="00CF3663" w:rsidRDefault="00000000">
          <w:pPr>
            <w:numPr>
              <w:ilvl w:val="2"/>
              <w:numId w:val="212"/>
            </w:numPr>
            <w:tabs>
              <w:tab w:val="left" w:pos="720"/>
              <w:tab w:val="left" w:pos="1440"/>
              <w:tab w:val="left" w:pos="2160"/>
            </w:tabs>
            <w:spacing w:before="200" w:after="200"/>
            <w:rPr>
              <w:ins w:id="6979" w:author="BHA Regulatory Affairs Unit" w:date="2026-07-29T16:06:00Z"/>
            </w:rPr>
          </w:pPr>
          <w:sdt>
            <w:sdtPr>
              <w:tag w:val="goog_rdk_6944"/>
              <w:id w:val="391293066"/>
            </w:sdtPr>
            <w:sdtContent>
              <w:ins w:id="6980" w:author="BHA Regulatory Affairs Unit" w:date="2026-07-29T16:06:00Z">
                <w:r>
                  <w:t>Personnel standards, as set forth in Part 1.15 of these Rules;</w:t>
                </w:r>
              </w:ins>
            </w:sdtContent>
          </w:sdt>
        </w:p>
      </w:sdtContent>
    </w:sdt>
    <w:sdt>
      <w:sdtPr>
        <w:tag w:val="goog_rdk_6947"/>
        <w:id w:val="1661366236"/>
      </w:sdtPr>
      <w:sdtContent>
        <w:p w14:paraId="00000E47" w14:textId="77777777" w:rsidR="00CF3663" w:rsidRDefault="00000000">
          <w:pPr>
            <w:numPr>
              <w:ilvl w:val="2"/>
              <w:numId w:val="212"/>
            </w:numPr>
            <w:tabs>
              <w:tab w:val="left" w:pos="720"/>
              <w:tab w:val="left" w:pos="1440"/>
              <w:tab w:val="left" w:pos="2160"/>
            </w:tabs>
            <w:spacing w:before="200" w:after="200"/>
            <w:rPr>
              <w:ins w:id="6981" w:author="BHA Regulatory Affairs Unit" w:date="2026-07-29T16:06:00Z"/>
            </w:rPr>
          </w:pPr>
          <w:sdt>
            <w:sdtPr>
              <w:tag w:val="goog_rdk_6946"/>
              <w:id w:val="-1389989660"/>
            </w:sdtPr>
            <w:sdtContent>
              <w:ins w:id="6982" w:author="BHA Regulatory Affairs Unit" w:date="2026-07-29T16:06:00Z">
                <w:r>
                  <w:t xml:space="preserve">Treatment personnel standards, as set forth in Part 5.2.3.A.5 of this Chapter 5; and </w:t>
                </w:r>
              </w:ins>
            </w:sdtContent>
          </w:sdt>
        </w:p>
      </w:sdtContent>
    </w:sdt>
    <w:sdt>
      <w:sdtPr>
        <w:tag w:val="goog_rdk_6949"/>
        <w:id w:val="-772269999"/>
      </w:sdtPr>
      <w:sdtContent>
        <w:p w14:paraId="00000E48" w14:textId="77777777" w:rsidR="00CF3663" w:rsidRDefault="00000000">
          <w:pPr>
            <w:numPr>
              <w:ilvl w:val="2"/>
              <w:numId w:val="212"/>
            </w:numPr>
            <w:tabs>
              <w:tab w:val="left" w:pos="720"/>
              <w:tab w:val="left" w:pos="1440"/>
              <w:tab w:val="left" w:pos="2160"/>
            </w:tabs>
            <w:spacing w:before="200" w:after="200"/>
            <w:rPr>
              <w:ins w:id="6983" w:author="BHA Regulatory Affairs Unit" w:date="2026-07-29T16:06:00Z"/>
            </w:rPr>
          </w:pPr>
          <w:sdt>
            <w:sdtPr>
              <w:tag w:val="goog_rdk_6948"/>
              <w:id w:val="1714641633"/>
            </w:sdtPr>
            <w:sdtContent>
              <w:ins w:id="6984" w:author="BHA Regulatory Affairs Unit" w:date="2026-07-29T16:06:00Z">
                <w:r>
                  <w:t xml:space="preserve">Milieu management personnel standards, as set forth in Part 5.2.3.A.6 of this Chapter 5. </w:t>
                </w:r>
              </w:ins>
            </w:sdtContent>
          </w:sdt>
        </w:p>
      </w:sdtContent>
    </w:sdt>
    <w:sdt>
      <w:sdtPr>
        <w:tag w:val="goog_rdk_6951"/>
        <w:id w:val="-1484321359"/>
      </w:sdtPr>
      <w:sdtContent>
        <w:p w14:paraId="00000E49" w14:textId="77777777" w:rsidR="00CF3663" w:rsidRDefault="00000000">
          <w:pPr>
            <w:numPr>
              <w:ilvl w:val="1"/>
              <w:numId w:val="212"/>
            </w:numPr>
            <w:tabs>
              <w:tab w:val="left" w:pos="720"/>
              <w:tab w:val="left" w:pos="1440"/>
              <w:tab w:val="left" w:pos="2160"/>
            </w:tabs>
            <w:spacing w:before="200" w:after="200"/>
            <w:rPr>
              <w:ins w:id="6985" w:author="BHA Regulatory Affairs Unit" w:date="2026-07-29T16:06:00Z"/>
            </w:rPr>
          </w:pPr>
          <w:sdt>
            <w:sdtPr>
              <w:tag w:val="goog_rdk_6950"/>
              <w:id w:val="1056497449"/>
            </w:sdtPr>
            <w:sdtContent>
              <w:ins w:id="6986" w:author="BHA Regulatory Affairs Unit" w:date="2026-07-29T16:06:00Z">
                <w:r>
                  <w:t xml:space="preserve">Agencies providing SUD or co-occurring services must have a Program Director. </w:t>
                </w:r>
              </w:ins>
            </w:sdtContent>
          </w:sdt>
        </w:p>
      </w:sdtContent>
    </w:sdt>
    <w:sdt>
      <w:sdtPr>
        <w:tag w:val="goog_rdk_6953"/>
        <w:id w:val="-284416063"/>
      </w:sdtPr>
      <w:sdtContent>
        <w:p w14:paraId="00000E4A" w14:textId="77777777" w:rsidR="00CF3663" w:rsidRDefault="00000000">
          <w:pPr>
            <w:numPr>
              <w:ilvl w:val="1"/>
              <w:numId w:val="212"/>
            </w:numPr>
            <w:tabs>
              <w:tab w:val="left" w:pos="720"/>
              <w:tab w:val="left" w:pos="1440"/>
            </w:tabs>
            <w:spacing w:before="240"/>
            <w:rPr>
              <w:ins w:id="6987" w:author="BHA Regulatory Affairs Unit" w:date="2026-07-29T16:06:00Z"/>
            </w:rPr>
          </w:pPr>
          <w:sdt>
            <w:sdtPr>
              <w:tag w:val="goog_rdk_6952"/>
              <w:id w:val="1168451685"/>
            </w:sdtPr>
            <w:sdtContent>
              <w:ins w:id="6988" w:author="BHA Regulatory Affairs Unit" w:date="2026-07-29T16:06:00Z">
                <w:r>
                  <w:t xml:space="preserve">Agencies providing clinically managed low-intensity services are not required to, but may elect to, employ a Medical Director or other medical personnel. </w:t>
                </w:r>
              </w:ins>
            </w:sdtContent>
          </w:sdt>
        </w:p>
      </w:sdtContent>
    </w:sdt>
    <w:sdt>
      <w:sdtPr>
        <w:tag w:val="goog_rdk_6955"/>
        <w:id w:val="-928166311"/>
      </w:sdtPr>
      <w:sdtContent>
        <w:p w14:paraId="00000E4B" w14:textId="77777777" w:rsidR="00CF3663" w:rsidRDefault="00000000">
          <w:pPr>
            <w:numPr>
              <w:ilvl w:val="1"/>
              <w:numId w:val="212"/>
            </w:numPr>
            <w:tabs>
              <w:tab w:val="left" w:pos="720"/>
              <w:tab w:val="left" w:pos="1440"/>
              <w:tab w:val="left" w:pos="2160"/>
            </w:tabs>
            <w:spacing w:before="200" w:after="200"/>
            <w:rPr>
              <w:ins w:id="6989" w:author="BHA Regulatory Affairs Unit" w:date="2026-07-29T16:06:00Z"/>
            </w:rPr>
          </w:pPr>
          <w:sdt>
            <w:sdtPr>
              <w:tag w:val="goog_rdk_6954"/>
              <w:id w:val="2138482747"/>
            </w:sdtPr>
            <w:sdtContent>
              <w:ins w:id="6990" w:author="BHA Regulatory Affairs Unit" w:date="2026-07-29T16:06:00Z">
                <w:r>
                  <w:t>Agencies must maintain an individual-to-personnel ratio not exceeding twenty to one (20:1) at all times, per physical location. This includes nighttime and weekend hours.</w:t>
                </w:r>
              </w:ins>
            </w:sdtContent>
          </w:sdt>
        </w:p>
      </w:sdtContent>
    </w:sdt>
    <w:sdt>
      <w:sdtPr>
        <w:tag w:val="goog_rdk_6957"/>
        <w:id w:val="-1517790830"/>
      </w:sdtPr>
      <w:sdtContent>
        <w:p w14:paraId="00000E4C" w14:textId="77777777" w:rsidR="00CF3663" w:rsidRDefault="00000000">
          <w:pPr>
            <w:numPr>
              <w:ilvl w:val="1"/>
              <w:numId w:val="212"/>
            </w:numPr>
            <w:tabs>
              <w:tab w:val="left" w:pos="720"/>
              <w:tab w:val="left" w:pos="1440"/>
              <w:tab w:val="left" w:pos="2160"/>
            </w:tabs>
            <w:spacing w:before="200" w:after="200"/>
            <w:rPr>
              <w:ins w:id="6991" w:author="BHA Regulatory Affairs Unit" w:date="2026-07-29T16:06:00Z"/>
            </w:rPr>
          </w:pPr>
          <w:sdt>
            <w:sdtPr>
              <w:tag w:val="goog_rdk_6956"/>
              <w:id w:val="234938249"/>
            </w:sdtPr>
            <w:sdtContent>
              <w:ins w:id="6992" w:author="BHA Regulatory Affairs Unit" w:date="2026-07-29T16:06:00Z">
                <w:r>
                  <w:t>Agencies that provide co-occurring or SUD-only residential services at ASAM Level 3.1 must ensure the following personnel requirements are met:</w:t>
                </w:r>
              </w:ins>
            </w:sdtContent>
          </w:sdt>
        </w:p>
      </w:sdtContent>
    </w:sdt>
    <w:sdt>
      <w:sdtPr>
        <w:tag w:val="goog_rdk_6959"/>
        <w:id w:val="794628958"/>
      </w:sdtPr>
      <w:sdtContent>
        <w:p w14:paraId="00000E4D" w14:textId="77777777" w:rsidR="00CF3663" w:rsidRDefault="00000000">
          <w:pPr>
            <w:numPr>
              <w:ilvl w:val="2"/>
              <w:numId w:val="212"/>
            </w:numPr>
            <w:tabs>
              <w:tab w:val="left" w:pos="720"/>
              <w:tab w:val="left" w:pos="1440"/>
              <w:tab w:val="left" w:pos="2160"/>
            </w:tabs>
            <w:spacing w:before="200" w:after="200"/>
            <w:rPr>
              <w:ins w:id="6993" w:author="BHA Regulatory Affairs Unit" w:date="2026-07-29T16:06:00Z"/>
            </w:rPr>
          </w:pPr>
          <w:sdt>
            <w:sdtPr>
              <w:tag w:val="goog_rdk_6958"/>
              <w:id w:val="410248111"/>
            </w:sdtPr>
            <w:sdtContent>
              <w:ins w:id="6994" w:author="BHA Regulatory Affairs Unit" w:date="2026-07-29T16:06:00Z">
                <w:r>
                  <w:t>If utilizing CAT personnel, these personnel must not comprise more than twenty-five percent (25%) of an agency’s total personnel; and</w:t>
                </w:r>
              </w:ins>
            </w:sdtContent>
          </w:sdt>
        </w:p>
      </w:sdtContent>
    </w:sdt>
    <w:sdt>
      <w:sdtPr>
        <w:tag w:val="goog_rdk_6961"/>
        <w:id w:val="897832863"/>
      </w:sdtPr>
      <w:sdtContent>
        <w:p w14:paraId="00000E4E" w14:textId="77777777" w:rsidR="00CF3663" w:rsidRDefault="00000000">
          <w:pPr>
            <w:numPr>
              <w:ilvl w:val="2"/>
              <w:numId w:val="212"/>
            </w:numPr>
            <w:tabs>
              <w:tab w:val="left" w:pos="720"/>
              <w:tab w:val="left" w:pos="1440"/>
              <w:tab w:val="left" w:pos="2160"/>
            </w:tabs>
            <w:spacing w:before="200" w:after="200"/>
            <w:rPr>
              <w:ins w:id="6995" w:author="BHA Regulatory Affairs Unit" w:date="2026-07-29T16:06:00Z"/>
            </w:rPr>
          </w:pPr>
          <w:sdt>
            <w:sdtPr>
              <w:tag w:val="goog_rdk_6960"/>
              <w:id w:val="-1400853021"/>
            </w:sdtPr>
            <w:sdtContent>
              <w:ins w:id="6996" w:author="BHA Regulatory Affairs Unit" w:date="2026-07-29T16:06:00Z">
                <w:r>
                  <w:t>If utilizing counselors-in-training and/or interns, these personnel must not comprise more than twenty-five percent (25%) of an agency’s total personnel.</w:t>
                </w:r>
              </w:ins>
            </w:sdtContent>
          </w:sdt>
        </w:p>
      </w:sdtContent>
    </w:sdt>
    <w:sdt>
      <w:sdtPr>
        <w:tag w:val="goog_rdk_6963"/>
        <w:id w:val="1486810196"/>
      </w:sdtPr>
      <w:sdtContent>
        <w:p w14:paraId="00000E4F" w14:textId="77777777" w:rsidR="00CF3663" w:rsidRDefault="00000000">
          <w:pPr>
            <w:numPr>
              <w:ilvl w:val="0"/>
              <w:numId w:val="212"/>
            </w:numPr>
            <w:tabs>
              <w:tab w:val="left" w:pos="720"/>
              <w:tab w:val="left" w:pos="1440"/>
              <w:tab w:val="left" w:pos="2160"/>
            </w:tabs>
            <w:spacing w:before="200" w:after="200"/>
            <w:rPr>
              <w:ins w:id="6997" w:author="BHA Regulatory Affairs Unit" w:date="2026-07-29T16:06:00Z"/>
            </w:rPr>
          </w:pPr>
          <w:sdt>
            <w:sdtPr>
              <w:tag w:val="goog_rdk_6962"/>
              <w:id w:val="677673015"/>
            </w:sdtPr>
            <w:sdtContent>
              <w:ins w:id="6998" w:author="BHA Regulatory Affairs Unit" w:date="2026-07-29T16:06:00Z">
                <w:r>
                  <w:t xml:space="preserve">Supervisor consultation </w:t>
                </w:r>
              </w:ins>
            </w:sdtContent>
          </w:sdt>
        </w:p>
      </w:sdtContent>
    </w:sdt>
    <w:sdt>
      <w:sdtPr>
        <w:tag w:val="goog_rdk_6965"/>
        <w:id w:val="1051378487"/>
      </w:sdtPr>
      <w:sdtContent>
        <w:p w14:paraId="00000E50" w14:textId="77777777" w:rsidR="00CF3663" w:rsidRDefault="00000000">
          <w:pPr>
            <w:numPr>
              <w:ilvl w:val="1"/>
              <w:numId w:val="212"/>
            </w:numPr>
            <w:tabs>
              <w:tab w:val="left" w:pos="720"/>
              <w:tab w:val="left" w:pos="1440"/>
              <w:tab w:val="left" w:pos="2160"/>
            </w:tabs>
            <w:spacing w:before="240" w:after="240"/>
            <w:rPr>
              <w:ins w:id="6999" w:author="BHA Regulatory Affairs Unit" w:date="2026-07-29T16:06:00Z"/>
            </w:rPr>
          </w:pPr>
          <w:sdt>
            <w:sdtPr>
              <w:tag w:val="goog_rdk_6964"/>
              <w:id w:val="-1777453318"/>
            </w:sdtPr>
            <w:sdtContent>
              <w:ins w:id="7000" w:author="BHA Regulatory Affairs Unit" w:date="2026-07-29T16:06:00Z">
                <w:r>
                  <w:t>Regular supervision and/or consultation is required, and must align with the level of supervision needed for the personnel providing the services.  This may include supervision by the Program Director, Clinical Director, or a licensee operating within their scope of practice and experience.</w:t>
                </w:r>
              </w:ins>
            </w:sdtContent>
          </w:sdt>
        </w:p>
      </w:sdtContent>
    </w:sdt>
    <w:sdt>
      <w:sdtPr>
        <w:tag w:val="goog_rdk_6967"/>
        <w:id w:val="-127890749"/>
      </w:sdtPr>
      <w:sdtContent>
        <w:p w14:paraId="00000E51" w14:textId="77777777" w:rsidR="00CF3663" w:rsidRDefault="00000000">
          <w:pPr>
            <w:numPr>
              <w:ilvl w:val="1"/>
              <w:numId w:val="212"/>
            </w:numPr>
            <w:tabs>
              <w:tab w:val="left" w:pos="720"/>
              <w:tab w:val="left" w:pos="1440"/>
              <w:tab w:val="left" w:pos="2160"/>
            </w:tabs>
            <w:spacing w:before="240" w:after="240"/>
            <w:rPr>
              <w:ins w:id="7001" w:author="BHA Regulatory Affairs Unit" w:date="2026-07-29T16:06:00Z"/>
            </w:rPr>
          </w:pPr>
          <w:sdt>
            <w:sdtPr>
              <w:tag w:val="goog_rdk_6966"/>
              <w:id w:val="-1164091339"/>
            </w:sdtPr>
            <w:sdtContent>
              <w:ins w:id="7002" w:author="BHA Regulatory Affairs Unit" w:date="2026-07-29T16:06:00Z">
                <w:r>
                  <w:t xml:space="preserve">A supervisor must be on-call to support oversight of the residential facility twenty-four hours per day, twenty-four (24) hours per day, seven (7) days per week, and three hundred sixty-five (365) days a year. These oversight needs include, but are not limited to: </w:t>
                </w:r>
              </w:ins>
            </w:sdtContent>
          </w:sdt>
        </w:p>
      </w:sdtContent>
    </w:sdt>
    <w:sdt>
      <w:sdtPr>
        <w:tag w:val="goog_rdk_6969"/>
        <w:id w:val="-2144475203"/>
      </w:sdtPr>
      <w:sdtContent>
        <w:p w14:paraId="00000E52" w14:textId="77777777" w:rsidR="00CF3663" w:rsidRDefault="00000000">
          <w:pPr>
            <w:numPr>
              <w:ilvl w:val="2"/>
              <w:numId w:val="212"/>
            </w:numPr>
            <w:tabs>
              <w:tab w:val="left" w:pos="720"/>
              <w:tab w:val="left" w:pos="1440"/>
              <w:tab w:val="left" w:pos="2160"/>
            </w:tabs>
            <w:spacing w:before="240" w:after="240"/>
            <w:rPr>
              <w:ins w:id="7003" w:author="BHA Regulatory Affairs Unit" w:date="2026-07-29T16:06:00Z"/>
            </w:rPr>
          </w:pPr>
          <w:sdt>
            <w:sdtPr>
              <w:tag w:val="goog_rdk_6968"/>
              <w:id w:val="624855890"/>
            </w:sdtPr>
            <w:sdtContent>
              <w:ins w:id="7004" w:author="BHA Regulatory Affairs Unit" w:date="2026-07-29T16:06:00Z">
                <w:r>
                  <w:t xml:space="preserve">Crisis and/or emergency situations; </w:t>
                </w:r>
              </w:ins>
            </w:sdtContent>
          </w:sdt>
        </w:p>
      </w:sdtContent>
    </w:sdt>
    <w:sdt>
      <w:sdtPr>
        <w:tag w:val="goog_rdk_6971"/>
        <w:id w:val="377670637"/>
      </w:sdtPr>
      <w:sdtContent>
        <w:p w14:paraId="00000E53" w14:textId="77777777" w:rsidR="00CF3663" w:rsidRDefault="00000000">
          <w:pPr>
            <w:numPr>
              <w:ilvl w:val="2"/>
              <w:numId w:val="212"/>
            </w:numPr>
            <w:tabs>
              <w:tab w:val="left" w:pos="720"/>
              <w:tab w:val="left" w:pos="1440"/>
              <w:tab w:val="left" w:pos="2160"/>
            </w:tabs>
            <w:spacing w:before="240" w:after="240"/>
            <w:rPr>
              <w:ins w:id="7005" w:author="BHA Regulatory Affairs Unit" w:date="2026-07-29T16:06:00Z"/>
            </w:rPr>
          </w:pPr>
          <w:sdt>
            <w:sdtPr>
              <w:tag w:val="goog_rdk_6970"/>
              <w:id w:val="-1307656207"/>
            </w:sdtPr>
            <w:sdtContent>
              <w:ins w:id="7006" w:author="BHA Regulatory Affairs Unit" w:date="2026-07-29T16:06:00Z">
                <w:r>
                  <w:t xml:space="preserve">Behavioral health consultation; </w:t>
                </w:r>
              </w:ins>
            </w:sdtContent>
          </w:sdt>
        </w:p>
      </w:sdtContent>
    </w:sdt>
    <w:sdt>
      <w:sdtPr>
        <w:tag w:val="goog_rdk_6973"/>
        <w:id w:val="-1340253231"/>
      </w:sdtPr>
      <w:sdtContent>
        <w:p w14:paraId="00000E54" w14:textId="77777777" w:rsidR="00CF3663" w:rsidRDefault="00000000">
          <w:pPr>
            <w:numPr>
              <w:ilvl w:val="2"/>
              <w:numId w:val="212"/>
            </w:numPr>
            <w:tabs>
              <w:tab w:val="left" w:pos="720"/>
              <w:tab w:val="left" w:pos="1440"/>
              <w:tab w:val="left" w:pos="2160"/>
            </w:tabs>
            <w:spacing w:before="240" w:after="240"/>
            <w:rPr>
              <w:ins w:id="7007" w:author="BHA Regulatory Affairs Unit" w:date="2026-07-29T16:06:00Z"/>
            </w:rPr>
          </w:pPr>
          <w:sdt>
            <w:sdtPr>
              <w:tag w:val="goog_rdk_6972"/>
              <w:id w:val="1105883291"/>
            </w:sdtPr>
            <w:sdtContent>
              <w:ins w:id="7008" w:author="BHA Regulatory Affairs Unit" w:date="2026-07-29T16:06:00Z">
                <w:r>
                  <w:t>Medication errors;</w:t>
                </w:r>
              </w:ins>
            </w:sdtContent>
          </w:sdt>
        </w:p>
      </w:sdtContent>
    </w:sdt>
    <w:sdt>
      <w:sdtPr>
        <w:tag w:val="goog_rdk_6975"/>
        <w:id w:val="-1959452552"/>
      </w:sdtPr>
      <w:sdtContent>
        <w:p w14:paraId="00000E55" w14:textId="77777777" w:rsidR="00CF3663" w:rsidRDefault="00000000">
          <w:pPr>
            <w:numPr>
              <w:ilvl w:val="2"/>
              <w:numId w:val="212"/>
            </w:numPr>
            <w:tabs>
              <w:tab w:val="left" w:pos="720"/>
              <w:tab w:val="left" w:pos="1440"/>
              <w:tab w:val="left" w:pos="2160"/>
            </w:tabs>
            <w:spacing w:before="240" w:after="240"/>
            <w:rPr>
              <w:ins w:id="7009" w:author="BHA Regulatory Affairs Unit" w:date="2026-07-29T16:06:00Z"/>
            </w:rPr>
          </w:pPr>
          <w:sdt>
            <w:sdtPr>
              <w:tag w:val="goog_rdk_6974"/>
              <w:id w:val="1414649836"/>
            </w:sdtPr>
            <w:sdtContent>
              <w:ins w:id="7010" w:author="BHA Regulatory Affairs Unit" w:date="2026-07-29T16:06:00Z">
                <w:r>
                  <w:t>Medical consultation; and</w:t>
                </w:r>
              </w:ins>
            </w:sdtContent>
          </w:sdt>
        </w:p>
      </w:sdtContent>
    </w:sdt>
    <w:sdt>
      <w:sdtPr>
        <w:tag w:val="goog_rdk_6977"/>
        <w:id w:val="-1324382977"/>
      </w:sdtPr>
      <w:sdtContent>
        <w:p w14:paraId="00000E56" w14:textId="77777777" w:rsidR="00CF3663" w:rsidRDefault="00000000">
          <w:pPr>
            <w:numPr>
              <w:ilvl w:val="2"/>
              <w:numId w:val="212"/>
            </w:numPr>
            <w:tabs>
              <w:tab w:val="left" w:pos="720"/>
              <w:tab w:val="left" w:pos="1440"/>
              <w:tab w:val="left" w:pos="2160"/>
            </w:tabs>
            <w:spacing w:before="240" w:after="240"/>
            <w:rPr>
              <w:ins w:id="7011" w:author="BHA Regulatory Affairs Unit" w:date="2026-07-29T16:06:00Z"/>
            </w:rPr>
          </w:pPr>
          <w:sdt>
            <w:sdtPr>
              <w:tag w:val="goog_rdk_6976"/>
              <w:id w:val="1027973301"/>
            </w:sdtPr>
            <w:sdtContent>
              <w:ins w:id="7012" w:author="BHA Regulatory Affairs Unit" w:date="2026-07-29T16:06:00Z">
                <w:r>
                  <w:t>Other related concerns, as necessary.</w:t>
                </w:r>
              </w:ins>
            </w:sdtContent>
          </w:sdt>
        </w:p>
      </w:sdtContent>
    </w:sdt>
    <w:sdt>
      <w:sdtPr>
        <w:tag w:val="goog_rdk_6979"/>
        <w:id w:val="-1521196345"/>
      </w:sdtPr>
      <w:sdtContent>
        <w:p w14:paraId="00000E57" w14:textId="77777777" w:rsidR="00CF3663" w:rsidRDefault="00000000">
          <w:pPr>
            <w:numPr>
              <w:ilvl w:val="1"/>
              <w:numId w:val="212"/>
            </w:numPr>
            <w:tabs>
              <w:tab w:val="left" w:pos="720"/>
              <w:tab w:val="left" w:pos="1440"/>
              <w:tab w:val="left" w:pos="2160"/>
            </w:tabs>
            <w:spacing w:before="240" w:after="240"/>
            <w:rPr>
              <w:ins w:id="7013" w:author="BHA Regulatory Affairs Unit" w:date="2026-07-29T16:06:00Z"/>
            </w:rPr>
          </w:pPr>
          <w:sdt>
            <w:sdtPr>
              <w:tag w:val="goog_rdk_6978"/>
              <w:id w:val="-709353618"/>
            </w:sdtPr>
            <w:sdtContent>
              <w:ins w:id="7014" w:author="BHA Regulatory Affairs Unit" w:date="2026-07-29T16:06:00Z">
                <w:r>
                  <w:t xml:space="preserve">A supervisor’s response may include on-site and/or telehealth consultation, which includes availability by phone, when appropriate. </w:t>
                </w:r>
              </w:ins>
            </w:sdtContent>
          </w:sdt>
        </w:p>
      </w:sdtContent>
    </w:sdt>
    <w:sdt>
      <w:sdtPr>
        <w:tag w:val="goog_rdk_6981"/>
        <w:id w:val="2130321768"/>
      </w:sdtPr>
      <w:sdtContent>
        <w:p w14:paraId="00000E58" w14:textId="77777777" w:rsidR="00CF3663" w:rsidRDefault="00000000">
          <w:pPr>
            <w:numPr>
              <w:ilvl w:val="2"/>
              <w:numId w:val="212"/>
            </w:numPr>
            <w:tabs>
              <w:tab w:val="left" w:pos="720"/>
              <w:tab w:val="left" w:pos="1440"/>
              <w:tab w:val="left" w:pos="2160"/>
            </w:tabs>
            <w:spacing w:before="240" w:after="240"/>
            <w:rPr>
              <w:ins w:id="7015" w:author="BHA Regulatory Affairs Unit" w:date="2026-07-29T16:06:00Z"/>
            </w:rPr>
          </w:pPr>
          <w:sdt>
            <w:sdtPr>
              <w:tag w:val="goog_rdk_6980"/>
              <w:id w:val="-1550323202"/>
            </w:sdtPr>
            <w:sdtContent>
              <w:ins w:id="7016" w:author="BHA Regulatory Affairs Unit" w:date="2026-07-29T16:06:00Z">
                <w:r>
                  <w:t>Supervisor response must be available within thirty (30) minutes, if needed, in situations where an agency has a shift without licensed personnel on-site and only utilizing CATs, counselors-in-training, interns, peer support professionals, and/or group living workers for milieu management.</w:t>
                </w:r>
              </w:ins>
            </w:sdtContent>
          </w:sdt>
        </w:p>
      </w:sdtContent>
    </w:sdt>
    <w:sdt>
      <w:sdtPr>
        <w:tag w:val="goog_rdk_6983"/>
        <w:id w:val="1365599163"/>
      </w:sdtPr>
      <w:sdtContent>
        <w:p w14:paraId="00000E59" w14:textId="77777777" w:rsidR="00CF3663" w:rsidRDefault="00000000">
          <w:pPr>
            <w:numPr>
              <w:ilvl w:val="0"/>
              <w:numId w:val="212"/>
            </w:numPr>
            <w:tabs>
              <w:tab w:val="left" w:pos="720"/>
              <w:tab w:val="left" w:pos="1440"/>
              <w:tab w:val="left" w:pos="2160"/>
            </w:tabs>
            <w:spacing w:before="200" w:after="200"/>
            <w:rPr>
              <w:ins w:id="7017" w:author="BHA Regulatory Affairs Unit" w:date="2026-07-29T16:06:00Z"/>
            </w:rPr>
          </w:pPr>
          <w:sdt>
            <w:sdtPr>
              <w:tag w:val="goog_rdk_6982"/>
              <w:id w:val="-716762459"/>
            </w:sdtPr>
            <w:sdtContent>
              <w:ins w:id="7018" w:author="BHA Regulatory Affairs Unit" w:date="2026-07-29T16:06:00Z">
                <w:r>
                  <w:t xml:space="preserve">Training </w:t>
                </w:r>
              </w:ins>
            </w:sdtContent>
          </w:sdt>
        </w:p>
      </w:sdtContent>
    </w:sdt>
    <w:sdt>
      <w:sdtPr>
        <w:tag w:val="goog_rdk_6985"/>
        <w:id w:val="317934511"/>
      </w:sdtPr>
      <w:sdtContent>
        <w:p w14:paraId="00000E5A" w14:textId="77777777" w:rsidR="00CF3663" w:rsidRDefault="00000000">
          <w:pPr>
            <w:numPr>
              <w:ilvl w:val="1"/>
              <w:numId w:val="212"/>
            </w:numPr>
            <w:tabs>
              <w:tab w:val="left" w:pos="720"/>
              <w:tab w:val="left" w:pos="1440"/>
              <w:tab w:val="left" w:pos="2160"/>
            </w:tabs>
            <w:spacing w:before="200" w:after="200"/>
            <w:rPr>
              <w:ins w:id="7019" w:author="BHA Regulatory Affairs Unit" w:date="2026-07-29T16:06:00Z"/>
            </w:rPr>
          </w:pPr>
          <w:sdt>
            <w:sdtPr>
              <w:tag w:val="goog_rdk_6984"/>
              <w:id w:val="-83390420"/>
            </w:sdtPr>
            <w:sdtContent>
              <w:ins w:id="7020" w:author="BHA Regulatory Affairs Unit" w:date="2026-07-29T16:06:00Z">
                <w:r>
                  <w:t>Agencies must ensure that all personnel receive training in accordance with training guidelines set forth in Part 1.15 of these Rules, prior to working independently with individuals, and on a periodic basis consistent with agency policies.</w:t>
                </w:r>
              </w:ins>
            </w:sdtContent>
          </w:sdt>
        </w:p>
      </w:sdtContent>
    </w:sdt>
    <w:bookmarkStart w:id="7021" w:name="_heading=h.9iqasb829n25" w:colFirst="0" w:colLast="0" w:displacedByCustomXml="next"/>
    <w:bookmarkEnd w:id="7021" w:displacedByCustomXml="next"/>
    <w:sdt>
      <w:sdtPr>
        <w:tag w:val="goog_rdk_6987"/>
        <w:id w:val="-1307460590"/>
      </w:sdtPr>
      <w:sdtContent>
        <w:p w14:paraId="00000E5B" w14:textId="77777777" w:rsidR="00CF3663" w:rsidRDefault="00000000">
          <w:pPr>
            <w:keepNext/>
            <w:spacing w:before="200" w:after="200"/>
            <w:ind w:firstLine="0"/>
            <w:rPr>
              <w:ins w:id="7022" w:author="BHA Regulatory Affairs Unit" w:date="2026-07-29T16:06:00Z"/>
              <w:color w:val="000000"/>
            </w:rPr>
          </w:pPr>
          <w:sdt>
            <w:sdtPr>
              <w:tag w:val="goog_rdk_6986"/>
              <w:id w:val="-2055831064"/>
            </w:sdtPr>
            <w:sdtContent>
              <w:ins w:id="7023" w:author="BHA Regulatory Affairs Unit" w:date="2026-07-29T16:06:00Z">
                <w:r>
                  <w:rPr>
                    <w:b/>
                    <w:bCs/>
                    <w:color w:val="000000"/>
                  </w:rPr>
                  <w:t>5.4.4</w:t>
                </w:r>
                <w:r>
                  <w:rPr>
                    <w:b/>
                    <w:bCs/>
                    <w:color w:val="000000"/>
                  </w:rPr>
                  <w:tab/>
                  <w:t xml:space="preserve">Documentation and Timeliness </w:t>
                </w:r>
              </w:ins>
            </w:sdtContent>
          </w:sdt>
        </w:p>
      </w:sdtContent>
    </w:sdt>
    <w:sdt>
      <w:sdtPr>
        <w:tag w:val="goog_rdk_6989"/>
        <w:id w:val="-546529911"/>
      </w:sdtPr>
      <w:sdtContent>
        <w:p w14:paraId="00000E5C" w14:textId="77777777" w:rsidR="00CF3663" w:rsidRDefault="00000000">
          <w:pPr>
            <w:numPr>
              <w:ilvl w:val="0"/>
              <w:numId w:val="221"/>
            </w:numPr>
            <w:tabs>
              <w:tab w:val="left" w:pos="720"/>
              <w:tab w:val="left" w:pos="1440"/>
            </w:tabs>
            <w:spacing w:before="240"/>
            <w:rPr>
              <w:ins w:id="7024" w:author="BHA Regulatory Affairs Unit" w:date="2026-07-29T16:06:00Z"/>
            </w:rPr>
          </w:pPr>
          <w:sdt>
            <w:sdtPr>
              <w:tag w:val="goog_rdk_6988"/>
              <w:id w:val="-1082411962"/>
            </w:sdtPr>
            <w:sdtContent>
              <w:ins w:id="7025" w:author="BHA Regulatory Affairs Unit" w:date="2026-07-29T16:06:00Z">
                <w:r>
                  <w:t>Agencies providing clinically managed low-intensity residential treatment services must complete the following requirements to be kept in the individual’s file, as set forth in Part 1.17 of these Rules.</w:t>
                </w:r>
              </w:ins>
            </w:sdtContent>
          </w:sdt>
        </w:p>
      </w:sdtContent>
    </w:sdt>
    <w:sdt>
      <w:sdtPr>
        <w:tag w:val="goog_rdk_6991"/>
        <w:id w:val="940027814"/>
      </w:sdtPr>
      <w:sdtContent>
        <w:p w14:paraId="00000E5D" w14:textId="77777777" w:rsidR="00CF3663" w:rsidRDefault="00000000">
          <w:pPr>
            <w:numPr>
              <w:ilvl w:val="1"/>
              <w:numId w:val="221"/>
            </w:numPr>
            <w:tabs>
              <w:tab w:val="left" w:pos="720"/>
              <w:tab w:val="left" w:pos="1440"/>
            </w:tabs>
            <w:spacing w:before="240"/>
            <w:rPr>
              <w:ins w:id="7026" w:author="BHA Regulatory Affairs Unit" w:date="2026-07-29T16:06:00Z"/>
            </w:rPr>
          </w:pPr>
          <w:sdt>
            <w:sdtPr>
              <w:tag w:val="goog_rdk_6990"/>
              <w:id w:val="-60986096"/>
            </w:sdtPr>
            <w:sdtContent>
              <w:ins w:id="7027" w:author="BHA Regulatory Affairs Unit" w:date="2026-07-29T16:06:00Z">
                <w:r>
                  <w:t>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scenario, timeliness expectations proceed based on the completion of the comprehensive requirement.</w:t>
                </w:r>
              </w:ins>
            </w:sdtContent>
          </w:sdt>
        </w:p>
      </w:sdtContent>
    </w:sdt>
    <w:sdt>
      <w:sdtPr>
        <w:tag w:val="goog_rdk_6993"/>
        <w:id w:val="899867752"/>
      </w:sdtPr>
      <w:sdtContent>
        <w:p w14:paraId="00000E5E" w14:textId="77777777" w:rsidR="00CF3663" w:rsidRDefault="00000000">
          <w:pPr>
            <w:numPr>
              <w:ilvl w:val="0"/>
              <w:numId w:val="221"/>
            </w:numPr>
            <w:tabs>
              <w:tab w:val="left" w:pos="720"/>
              <w:tab w:val="left" w:pos="1440"/>
            </w:tabs>
            <w:spacing w:before="240"/>
            <w:rPr>
              <w:ins w:id="7028" w:author="BHA Regulatory Affairs Unit" w:date="2026-07-29T16:06:00Z"/>
            </w:rPr>
          </w:pPr>
          <w:sdt>
            <w:sdtPr>
              <w:tag w:val="goog_rdk_6992"/>
              <w:id w:val="-1799125528"/>
            </w:sdtPr>
            <w:sdtContent>
              <w:ins w:id="7029" w:author="BHA Regulatory Affairs Unit" w:date="2026-07-29T16:06:00Z">
                <w:r>
                  <w:t>Prior to admission</w:t>
                </w:r>
              </w:ins>
            </w:sdtContent>
          </w:sdt>
        </w:p>
      </w:sdtContent>
    </w:sdt>
    <w:sdt>
      <w:sdtPr>
        <w:tag w:val="goog_rdk_6995"/>
        <w:id w:val="654584264"/>
      </w:sdtPr>
      <w:sdtContent>
        <w:p w14:paraId="00000E5F" w14:textId="77777777" w:rsidR="00CF3663" w:rsidRDefault="00000000">
          <w:pPr>
            <w:numPr>
              <w:ilvl w:val="1"/>
              <w:numId w:val="221"/>
            </w:numPr>
            <w:tabs>
              <w:tab w:val="left" w:pos="720"/>
              <w:tab w:val="left" w:pos="1440"/>
            </w:tabs>
            <w:spacing w:before="240"/>
            <w:rPr>
              <w:ins w:id="7030" w:author="BHA Regulatory Affairs Unit" w:date="2026-07-29T16:06:00Z"/>
            </w:rPr>
          </w:pPr>
          <w:sdt>
            <w:sdtPr>
              <w:tag w:val="goog_rdk_6994"/>
              <w:id w:val="-1879329111"/>
            </w:sdtPr>
            <w:sdtContent>
              <w:ins w:id="7031" w:author="BHA Regulatory Affairs Unit" w:date="2026-07-29T16:06:00Z">
                <w:r>
                  <w:t>An agency must complete the screening and triage process, as set forth in Part 1.17.3.A of these Rules.</w:t>
                </w:r>
              </w:ins>
            </w:sdtContent>
          </w:sdt>
        </w:p>
      </w:sdtContent>
    </w:sdt>
    <w:sdt>
      <w:sdtPr>
        <w:tag w:val="goog_rdk_6997"/>
        <w:id w:val="531696513"/>
      </w:sdtPr>
      <w:sdtContent>
        <w:p w14:paraId="00000E60" w14:textId="77777777" w:rsidR="00CF3663" w:rsidRDefault="00000000">
          <w:pPr>
            <w:numPr>
              <w:ilvl w:val="2"/>
              <w:numId w:val="221"/>
            </w:numPr>
            <w:tabs>
              <w:tab w:val="left" w:pos="720"/>
              <w:tab w:val="left" w:pos="1440"/>
            </w:tabs>
            <w:spacing w:before="240"/>
            <w:rPr>
              <w:ins w:id="7032" w:author="BHA Regulatory Affairs Unit" w:date="2026-07-29T16:06:00Z"/>
            </w:rPr>
          </w:pPr>
          <w:sdt>
            <w:sdtPr>
              <w:tag w:val="goog_rdk_6996"/>
              <w:id w:val="2082280146"/>
            </w:sdtPr>
            <w:sdtContent>
              <w:ins w:id="7033" w:author="BHA Regulatory Affairs Unit" w:date="2026-07-29T16:06:00Z">
                <w:r>
                  <w:t>If an agency provides SUD or co-occurring services, this must include a level of care assessment completion before admission, or review if completed prior, as set forth in Part 3.4.2 of these Rules.</w:t>
                </w:r>
              </w:ins>
            </w:sdtContent>
          </w:sdt>
        </w:p>
      </w:sdtContent>
    </w:sdt>
    <w:sdt>
      <w:sdtPr>
        <w:tag w:val="goog_rdk_6999"/>
        <w:id w:val="1692411141"/>
      </w:sdtPr>
      <w:sdtContent>
        <w:p w14:paraId="00000E61" w14:textId="77777777" w:rsidR="00CF3663" w:rsidRDefault="00000000">
          <w:pPr>
            <w:numPr>
              <w:ilvl w:val="3"/>
              <w:numId w:val="221"/>
            </w:numPr>
            <w:tabs>
              <w:tab w:val="left" w:pos="720"/>
              <w:tab w:val="left" w:pos="1440"/>
            </w:tabs>
            <w:spacing w:before="240"/>
            <w:rPr>
              <w:ins w:id="7034" w:author="BHA Regulatory Affairs Unit" w:date="2026-07-29T16:06:00Z"/>
            </w:rPr>
          </w:pPr>
          <w:sdt>
            <w:sdtPr>
              <w:tag w:val="goog_rdk_6998"/>
              <w:id w:val="1102920584"/>
            </w:sdtPr>
            <w:sdtContent>
              <w:ins w:id="7035" w:author="BHA Regulatory Affairs Unit" w:date="2026-07-29T16:06:00Z">
                <w:r>
                  <w:t>If an urgent need is identified through this process, an agency must respond accordingly, offering:</w:t>
                </w:r>
              </w:ins>
            </w:sdtContent>
          </w:sdt>
        </w:p>
      </w:sdtContent>
    </w:sdt>
    <w:sdt>
      <w:sdtPr>
        <w:tag w:val="goog_rdk_7001"/>
        <w:id w:val="-348835302"/>
      </w:sdtPr>
      <w:sdtContent>
        <w:p w14:paraId="00000E62" w14:textId="77777777" w:rsidR="00CF3663" w:rsidRDefault="00000000">
          <w:pPr>
            <w:numPr>
              <w:ilvl w:val="4"/>
              <w:numId w:val="221"/>
            </w:numPr>
            <w:tabs>
              <w:tab w:val="left" w:pos="720"/>
              <w:tab w:val="left" w:pos="1440"/>
            </w:tabs>
            <w:spacing w:before="240"/>
            <w:rPr>
              <w:ins w:id="7036" w:author="BHA Regulatory Affairs Unit" w:date="2026-07-29T16:06:00Z"/>
            </w:rPr>
          </w:pPr>
          <w:sdt>
            <w:sdtPr>
              <w:tag w:val="goog_rdk_7000"/>
              <w:id w:val="-1623946553"/>
            </w:sdtPr>
            <w:sdtContent>
              <w:ins w:id="7037" w:author="BHA Regulatory Affairs Unit" w:date="2026-07-29T16:06:00Z">
                <w:r>
                  <w:t>Crisis services, if warranted; and</w:t>
                </w:r>
              </w:ins>
            </w:sdtContent>
          </w:sdt>
        </w:p>
      </w:sdtContent>
    </w:sdt>
    <w:sdt>
      <w:sdtPr>
        <w:tag w:val="goog_rdk_7003"/>
        <w:id w:val="100206012"/>
      </w:sdtPr>
      <w:sdtContent>
        <w:p w14:paraId="00000E63" w14:textId="77777777" w:rsidR="00CF3663" w:rsidRDefault="00000000">
          <w:pPr>
            <w:numPr>
              <w:ilvl w:val="4"/>
              <w:numId w:val="221"/>
            </w:numPr>
            <w:tabs>
              <w:tab w:val="left" w:pos="720"/>
              <w:tab w:val="left" w:pos="1440"/>
            </w:tabs>
            <w:spacing w:before="240"/>
            <w:rPr>
              <w:ins w:id="7038" w:author="BHA Regulatory Affairs Unit" w:date="2026-07-29T16:06:00Z"/>
            </w:rPr>
          </w:pPr>
          <w:sdt>
            <w:sdtPr>
              <w:tag w:val="goog_rdk_7002"/>
              <w:id w:val="-1553130662"/>
            </w:sdtPr>
            <w:sdtContent>
              <w:ins w:id="7039" w:author="BHA Regulatory Affairs Unit" w:date="2026-07-29T16:06:00Z">
                <w:r>
                  <w:t xml:space="preserve">An intake appointment within one (1) business day of this screening. </w:t>
                </w:r>
              </w:ins>
            </w:sdtContent>
          </w:sdt>
        </w:p>
      </w:sdtContent>
    </w:sdt>
    <w:sdt>
      <w:sdtPr>
        <w:tag w:val="goog_rdk_7005"/>
        <w:id w:val="-1660744261"/>
      </w:sdtPr>
      <w:sdtContent>
        <w:p w14:paraId="00000E64" w14:textId="77777777" w:rsidR="00CF3663" w:rsidRDefault="00000000">
          <w:pPr>
            <w:numPr>
              <w:ilvl w:val="5"/>
              <w:numId w:val="221"/>
            </w:numPr>
            <w:tabs>
              <w:tab w:val="left" w:pos="720"/>
              <w:tab w:val="left" w:pos="1440"/>
            </w:tabs>
            <w:spacing w:before="240"/>
            <w:rPr>
              <w:ins w:id="7040" w:author="BHA Regulatory Affairs Unit" w:date="2026-07-29T16:06:00Z"/>
            </w:rPr>
          </w:pPr>
          <w:sdt>
            <w:sdtPr>
              <w:tag w:val="goog_rdk_7004"/>
              <w:id w:val="-352573783"/>
            </w:sdtPr>
            <w:sdtContent>
              <w:ins w:id="7041" w:author="BHA Regulatory Affairs Unit" w:date="2026-07-29T16:06:00Z">
                <w:r>
                  <w:t>If an agency is unable to accommodate this due to capacity concerns, care coordination must be provided, allowing an individual access to similar services within this time frame.</w:t>
                </w:r>
              </w:ins>
            </w:sdtContent>
          </w:sdt>
        </w:p>
      </w:sdtContent>
    </w:sdt>
    <w:sdt>
      <w:sdtPr>
        <w:tag w:val="goog_rdk_7007"/>
        <w:id w:val="1819652947"/>
      </w:sdtPr>
      <w:sdtContent>
        <w:p w14:paraId="00000E65" w14:textId="77777777" w:rsidR="00CF3663" w:rsidRDefault="00000000">
          <w:pPr>
            <w:numPr>
              <w:ilvl w:val="3"/>
              <w:numId w:val="221"/>
            </w:numPr>
            <w:tabs>
              <w:tab w:val="left" w:pos="720"/>
              <w:tab w:val="left" w:pos="1440"/>
            </w:tabs>
            <w:spacing w:before="240"/>
            <w:rPr>
              <w:ins w:id="7042" w:author="BHA Regulatory Affairs Unit" w:date="2026-07-29T16:06:00Z"/>
            </w:rPr>
          </w:pPr>
          <w:sdt>
            <w:sdtPr>
              <w:tag w:val="goog_rdk_7006"/>
              <w:id w:val="-1344914574"/>
            </w:sdtPr>
            <w:sdtContent>
              <w:ins w:id="7043" w:author="BHA Regulatory Affairs Unit" w:date="2026-07-29T16:06:00Z">
                <w:r>
                  <w:t>If no urgent need(s) are identified through this process, an individual may be offered an intake appointment upon bed availability.</w:t>
                </w:r>
              </w:ins>
            </w:sdtContent>
          </w:sdt>
        </w:p>
      </w:sdtContent>
    </w:sdt>
    <w:sdt>
      <w:sdtPr>
        <w:tag w:val="goog_rdk_7009"/>
        <w:id w:val="-784920659"/>
      </w:sdtPr>
      <w:sdtContent>
        <w:p w14:paraId="00000E66" w14:textId="77777777" w:rsidR="00CF3663" w:rsidRDefault="00000000">
          <w:pPr>
            <w:numPr>
              <w:ilvl w:val="1"/>
              <w:numId w:val="221"/>
            </w:numPr>
            <w:tabs>
              <w:tab w:val="left" w:pos="720"/>
              <w:tab w:val="left" w:pos="1440"/>
            </w:tabs>
            <w:spacing w:before="240"/>
            <w:rPr>
              <w:ins w:id="7044" w:author="BHA Regulatory Affairs Unit" w:date="2026-07-29T16:06:00Z"/>
            </w:rPr>
          </w:pPr>
          <w:sdt>
            <w:sdtPr>
              <w:tag w:val="goog_rdk_7008"/>
              <w:id w:val="-1634636833"/>
            </w:sdtPr>
            <w:sdtContent>
              <w:ins w:id="7045" w:author="BHA Regulatory Affairs Unit" w:date="2026-07-29T16:06:00Z">
                <w:r>
                  <w:t>Additional screening tools may be utilized and results incorporated, as appropriate, for the program and/or an individual’s specific needs.</w:t>
                </w:r>
              </w:ins>
            </w:sdtContent>
          </w:sdt>
        </w:p>
      </w:sdtContent>
    </w:sdt>
    <w:sdt>
      <w:sdtPr>
        <w:tag w:val="goog_rdk_7011"/>
        <w:id w:val="-301956427"/>
      </w:sdtPr>
      <w:sdtContent>
        <w:p w14:paraId="00000E67" w14:textId="77777777" w:rsidR="00CF3663" w:rsidRDefault="00000000">
          <w:pPr>
            <w:numPr>
              <w:ilvl w:val="1"/>
              <w:numId w:val="221"/>
            </w:numPr>
            <w:tabs>
              <w:tab w:val="left" w:pos="720"/>
              <w:tab w:val="left" w:pos="1440"/>
            </w:tabs>
            <w:spacing w:before="240"/>
            <w:rPr>
              <w:ins w:id="7046" w:author="BHA Regulatory Affairs Unit" w:date="2026-07-29T16:06:00Z"/>
            </w:rPr>
          </w:pPr>
          <w:sdt>
            <w:sdtPr>
              <w:tag w:val="goog_rdk_7010"/>
              <w:id w:val="914379846"/>
            </w:sdtPr>
            <w:sdtContent>
              <w:ins w:id="7047" w:author="BHA Regulatory Affairs Unit" w:date="2026-07-29T16:06:00Z">
                <w:r>
                  <w:t>All identified screening needs may be completed prior to admission, but no later than within three (3) hours of arrival.</w:t>
                </w:r>
              </w:ins>
            </w:sdtContent>
          </w:sdt>
        </w:p>
      </w:sdtContent>
    </w:sdt>
    <w:sdt>
      <w:sdtPr>
        <w:tag w:val="goog_rdk_7013"/>
        <w:id w:val="-1839074746"/>
      </w:sdtPr>
      <w:sdtContent>
        <w:p w14:paraId="00000E68" w14:textId="77777777" w:rsidR="00CF3663" w:rsidRDefault="00000000">
          <w:pPr>
            <w:numPr>
              <w:ilvl w:val="0"/>
              <w:numId w:val="221"/>
            </w:numPr>
            <w:tabs>
              <w:tab w:val="left" w:pos="720"/>
              <w:tab w:val="left" w:pos="1440"/>
            </w:tabs>
            <w:spacing w:before="240"/>
            <w:rPr>
              <w:ins w:id="7048" w:author="BHA Regulatory Affairs Unit" w:date="2026-07-29T16:06:00Z"/>
            </w:rPr>
          </w:pPr>
          <w:sdt>
            <w:sdtPr>
              <w:tag w:val="goog_rdk_7012"/>
              <w:id w:val="671397254"/>
            </w:sdtPr>
            <w:sdtContent>
              <w:ins w:id="7049" w:author="BHA Regulatory Affairs Unit" w:date="2026-07-29T16:06:00Z">
                <w:r>
                  <w:t>Upon arrival to an agency</w:t>
                </w:r>
              </w:ins>
            </w:sdtContent>
          </w:sdt>
        </w:p>
      </w:sdtContent>
    </w:sdt>
    <w:sdt>
      <w:sdtPr>
        <w:tag w:val="goog_rdk_7015"/>
        <w:id w:val="-909102525"/>
      </w:sdtPr>
      <w:sdtContent>
        <w:p w14:paraId="00000E69" w14:textId="77777777" w:rsidR="00CF3663" w:rsidRDefault="00000000">
          <w:pPr>
            <w:numPr>
              <w:ilvl w:val="1"/>
              <w:numId w:val="221"/>
            </w:numPr>
            <w:tabs>
              <w:tab w:val="left" w:pos="720"/>
              <w:tab w:val="left" w:pos="1440"/>
            </w:tabs>
            <w:spacing w:before="240"/>
            <w:rPr>
              <w:ins w:id="7050" w:author="BHA Regulatory Affairs Unit" w:date="2026-07-29T16:06:00Z"/>
            </w:rPr>
          </w:pPr>
          <w:sdt>
            <w:sdtPr>
              <w:tag w:val="goog_rdk_7014"/>
              <w:id w:val="1821840093"/>
            </w:sdtPr>
            <w:sdtContent>
              <w:ins w:id="7051" w:author="BHA Regulatory Affairs Unit" w:date="2026-07-29T16:06:00Z">
                <w:r>
                  <w:t>Agencies must complete and document the following items in an individual’s record within twenty-four (24) hours of admission:</w:t>
                </w:r>
              </w:ins>
            </w:sdtContent>
          </w:sdt>
        </w:p>
      </w:sdtContent>
    </w:sdt>
    <w:sdt>
      <w:sdtPr>
        <w:tag w:val="goog_rdk_7017"/>
        <w:id w:val="-1867211500"/>
      </w:sdtPr>
      <w:sdtContent>
        <w:p w14:paraId="00000E6A" w14:textId="77777777" w:rsidR="00CF3663" w:rsidRDefault="00000000">
          <w:pPr>
            <w:numPr>
              <w:ilvl w:val="2"/>
              <w:numId w:val="221"/>
            </w:numPr>
            <w:tabs>
              <w:tab w:val="left" w:pos="720"/>
              <w:tab w:val="left" w:pos="1440"/>
            </w:tabs>
            <w:spacing w:before="240"/>
            <w:rPr>
              <w:ins w:id="7052" w:author="BHA Regulatory Affairs Unit" w:date="2026-07-29T16:06:00Z"/>
            </w:rPr>
          </w:pPr>
          <w:sdt>
            <w:sdtPr>
              <w:tag w:val="goog_rdk_7016"/>
              <w:id w:val="545533735"/>
            </w:sdtPr>
            <w:sdtContent>
              <w:ins w:id="7053" w:author="BHA Regulatory Affairs Unit" w:date="2026-07-29T16:06:00Z">
                <w:r>
                  <w:t>All required demographic, intake, and consent paperwork, as set forth in Part 1.17.1 of these Rules;</w:t>
                </w:r>
              </w:ins>
            </w:sdtContent>
          </w:sdt>
        </w:p>
      </w:sdtContent>
    </w:sdt>
    <w:sdt>
      <w:sdtPr>
        <w:tag w:val="goog_rdk_7019"/>
        <w:id w:val="260607981"/>
      </w:sdtPr>
      <w:sdtContent>
        <w:p w14:paraId="00000E6B" w14:textId="77777777" w:rsidR="00CF3663" w:rsidRDefault="00000000">
          <w:pPr>
            <w:numPr>
              <w:ilvl w:val="2"/>
              <w:numId w:val="221"/>
            </w:numPr>
            <w:tabs>
              <w:tab w:val="left" w:pos="720"/>
              <w:tab w:val="left" w:pos="1440"/>
            </w:tabs>
            <w:spacing w:before="240"/>
            <w:rPr>
              <w:ins w:id="7054" w:author="BHA Regulatory Affairs Unit" w:date="2026-07-29T16:06:00Z"/>
            </w:rPr>
          </w:pPr>
          <w:sdt>
            <w:sdtPr>
              <w:tag w:val="goog_rdk_7018"/>
              <w:id w:val="961746843"/>
            </w:sdtPr>
            <w:sdtContent>
              <w:ins w:id="7055" w:author="BHA Regulatory Affairs Unit" w:date="2026-07-29T16:06:00Z">
                <w:r>
                  <w:t>An initial assessment, as set forth in Part 1.17.3.B of these Rules;</w:t>
                </w:r>
              </w:ins>
            </w:sdtContent>
          </w:sdt>
        </w:p>
      </w:sdtContent>
    </w:sdt>
    <w:sdt>
      <w:sdtPr>
        <w:tag w:val="goog_rdk_7021"/>
        <w:id w:val="-581924188"/>
      </w:sdtPr>
      <w:sdtContent>
        <w:p w14:paraId="00000E6C" w14:textId="77777777" w:rsidR="00CF3663" w:rsidRDefault="00000000">
          <w:pPr>
            <w:numPr>
              <w:ilvl w:val="2"/>
              <w:numId w:val="221"/>
            </w:numPr>
            <w:tabs>
              <w:tab w:val="left" w:pos="720"/>
              <w:tab w:val="left" w:pos="1440"/>
            </w:tabs>
            <w:spacing w:before="240"/>
            <w:rPr>
              <w:ins w:id="7056" w:author="BHA Regulatory Affairs Unit" w:date="2026-07-29T16:06:00Z"/>
            </w:rPr>
          </w:pPr>
          <w:sdt>
            <w:sdtPr>
              <w:tag w:val="goog_rdk_7020"/>
              <w:id w:val="358854346"/>
            </w:sdtPr>
            <w:sdtContent>
              <w:ins w:id="7057" w:author="BHA Regulatory Affairs Unit" w:date="2026-07-29T16:06:00Z">
                <w:r>
                  <w:t>An initial service plan, as set forth in Part 1.17.4.A of these Rules; and</w:t>
                </w:r>
              </w:ins>
            </w:sdtContent>
          </w:sdt>
        </w:p>
      </w:sdtContent>
    </w:sdt>
    <w:sdt>
      <w:sdtPr>
        <w:tag w:val="goog_rdk_7023"/>
        <w:id w:val="-1026192500"/>
      </w:sdtPr>
      <w:sdtContent>
        <w:p w14:paraId="00000E6D" w14:textId="77777777" w:rsidR="00CF3663" w:rsidRDefault="00000000">
          <w:pPr>
            <w:numPr>
              <w:ilvl w:val="3"/>
              <w:numId w:val="221"/>
            </w:numPr>
            <w:tabs>
              <w:tab w:val="left" w:pos="720"/>
              <w:tab w:val="left" w:pos="1440"/>
            </w:tabs>
            <w:spacing w:before="240"/>
            <w:rPr>
              <w:ins w:id="7058" w:author="BHA Regulatory Affairs Unit" w:date="2026-07-29T16:06:00Z"/>
            </w:rPr>
          </w:pPr>
          <w:sdt>
            <w:sdtPr>
              <w:tag w:val="goog_rdk_7022"/>
              <w:id w:val="-93133555"/>
            </w:sdtPr>
            <w:sdtContent>
              <w:ins w:id="7059" w:author="BHA Regulatory Affairs Unit" w:date="2026-07-29T16:06:00Z">
                <w:r>
                  <w:t>If an agency provides SUD or co-occurring services, the agency must also include the service plan requirements from Part 3.4.4 of these Rules.</w:t>
                </w:r>
              </w:ins>
            </w:sdtContent>
          </w:sdt>
        </w:p>
      </w:sdtContent>
    </w:sdt>
    <w:sdt>
      <w:sdtPr>
        <w:tag w:val="goog_rdk_7025"/>
        <w:id w:val="409541953"/>
      </w:sdtPr>
      <w:sdtContent>
        <w:p w14:paraId="00000E6E" w14:textId="77777777" w:rsidR="00CF3663" w:rsidRDefault="00000000">
          <w:pPr>
            <w:numPr>
              <w:ilvl w:val="2"/>
              <w:numId w:val="221"/>
            </w:numPr>
            <w:tabs>
              <w:tab w:val="left" w:pos="720"/>
              <w:tab w:val="left" w:pos="1440"/>
              <w:tab w:val="left" w:pos="2160"/>
            </w:tabs>
            <w:spacing w:before="240" w:after="200"/>
            <w:rPr>
              <w:ins w:id="7060" w:author="BHA Regulatory Affairs Unit" w:date="2026-07-29T16:06:00Z"/>
            </w:rPr>
          </w:pPr>
          <w:sdt>
            <w:sdtPr>
              <w:tag w:val="goog_rdk_7024"/>
              <w:id w:val="-1711335170"/>
            </w:sdtPr>
            <w:sdtContent>
              <w:ins w:id="7061" w:author="BHA Regulatory Affairs Unit" w:date="2026-07-29T16:06:00Z">
                <w:r>
                  <w:t>An individual’s property inventory and search process with documented findings in alignment with agency policies and procedures, and in accordance with Part 1.16.3.D.2 of these Rules</w:t>
                </w:r>
              </w:ins>
            </w:sdtContent>
          </w:sdt>
        </w:p>
      </w:sdtContent>
    </w:sdt>
    <w:sdt>
      <w:sdtPr>
        <w:tag w:val="goog_rdk_7027"/>
        <w:id w:val="-1477850987"/>
      </w:sdtPr>
      <w:sdtContent>
        <w:p w14:paraId="00000E6F" w14:textId="77777777" w:rsidR="00CF3663" w:rsidRDefault="00000000">
          <w:pPr>
            <w:numPr>
              <w:ilvl w:val="0"/>
              <w:numId w:val="221"/>
            </w:numPr>
            <w:tabs>
              <w:tab w:val="left" w:pos="720"/>
              <w:tab w:val="left" w:pos="1440"/>
            </w:tabs>
            <w:spacing w:before="240"/>
            <w:rPr>
              <w:ins w:id="7062" w:author="BHA Regulatory Affairs Unit" w:date="2026-07-29T16:06:00Z"/>
            </w:rPr>
          </w:pPr>
          <w:sdt>
            <w:sdtPr>
              <w:tag w:val="goog_rdk_7026"/>
              <w:id w:val="-508295907"/>
            </w:sdtPr>
            <w:sdtContent>
              <w:ins w:id="7063" w:author="BHA Regulatory Affairs Unit" w:date="2026-07-29T16:06:00Z">
                <w:r>
                  <w:t>During the episode of care</w:t>
                </w:r>
              </w:ins>
            </w:sdtContent>
          </w:sdt>
        </w:p>
      </w:sdtContent>
    </w:sdt>
    <w:sdt>
      <w:sdtPr>
        <w:tag w:val="goog_rdk_7029"/>
        <w:id w:val="2029424316"/>
      </w:sdtPr>
      <w:sdtContent>
        <w:p w14:paraId="00000E70" w14:textId="77777777" w:rsidR="00CF3663" w:rsidRDefault="00000000">
          <w:pPr>
            <w:numPr>
              <w:ilvl w:val="1"/>
              <w:numId w:val="221"/>
            </w:numPr>
            <w:tabs>
              <w:tab w:val="left" w:pos="720"/>
              <w:tab w:val="left" w:pos="1440"/>
            </w:tabs>
            <w:spacing w:before="240"/>
            <w:rPr>
              <w:ins w:id="7064" w:author="BHA Regulatory Affairs Unit" w:date="2026-07-29T16:06:00Z"/>
            </w:rPr>
          </w:pPr>
          <w:sdt>
            <w:sdtPr>
              <w:tag w:val="goog_rdk_7028"/>
              <w:id w:val="432355766"/>
            </w:sdtPr>
            <w:sdtContent>
              <w:ins w:id="7065" w:author="BHA Regulatory Affairs Unit" w:date="2026-07-29T16:06:00Z">
                <w:r>
                  <w:t>As soon as practicable, but no later than ten (10) calendar days from an individual’s arrival, a comprehensive assessment must be completed, as follows:</w:t>
                </w:r>
              </w:ins>
            </w:sdtContent>
          </w:sdt>
        </w:p>
      </w:sdtContent>
    </w:sdt>
    <w:sdt>
      <w:sdtPr>
        <w:tag w:val="goog_rdk_7031"/>
        <w:id w:val="1719399558"/>
      </w:sdtPr>
      <w:sdtContent>
        <w:p w14:paraId="00000E71" w14:textId="77777777" w:rsidR="00CF3663" w:rsidRDefault="00000000">
          <w:pPr>
            <w:numPr>
              <w:ilvl w:val="2"/>
              <w:numId w:val="221"/>
            </w:numPr>
            <w:tabs>
              <w:tab w:val="left" w:pos="720"/>
              <w:tab w:val="left" w:pos="1440"/>
            </w:tabs>
            <w:spacing w:before="240"/>
            <w:rPr>
              <w:ins w:id="7066" w:author="BHA Regulatory Affairs Unit" w:date="2026-07-29T16:06:00Z"/>
            </w:rPr>
          </w:pPr>
          <w:sdt>
            <w:sdtPr>
              <w:tag w:val="goog_rdk_7030"/>
              <w:id w:val="386593255"/>
            </w:sdtPr>
            <w:sdtContent>
              <w:ins w:id="7067" w:author="BHA Regulatory Affairs Unit" w:date="2026-07-29T16:06:00Z">
                <w:r>
                  <w:t>If an agency provides mental health only services, this comprehensive assessment must be completed in accordance with Part 1.17.3.C of these Rules; or</w:t>
                </w:r>
              </w:ins>
            </w:sdtContent>
          </w:sdt>
        </w:p>
      </w:sdtContent>
    </w:sdt>
    <w:sdt>
      <w:sdtPr>
        <w:tag w:val="goog_rdk_7033"/>
        <w:id w:val="-2070191270"/>
      </w:sdtPr>
      <w:sdtContent>
        <w:p w14:paraId="00000E72" w14:textId="77777777" w:rsidR="00CF3663" w:rsidRDefault="00000000">
          <w:pPr>
            <w:numPr>
              <w:ilvl w:val="2"/>
              <w:numId w:val="221"/>
            </w:numPr>
            <w:tabs>
              <w:tab w:val="left" w:pos="720"/>
              <w:tab w:val="left" w:pos="1440"/>
            </w:tabs>
            <w:spacing w:before="240"/>
            <w:rPr>
              <w:ins w:id="7068" w:author="BHA Regulatory Affairs Unit" w:date="2026-07-29T16:06:00Z"/>
            </w:rPr>
          </w:pPr>
          <w:sdt>
            <w:sdtPr>
              <w:tag w:val="goog_rdk_7032"/>
              <w:id w:val="806699408"/>
            </w:sdtPr>
            <w:sdtContent>
              <w:ins w:id="7069" w:author="BHA Regulatory Affairs Unit" w:date="2026-07-29T16:06:00Z">
                <w:r>
                  <w:t>If an agency provides SUD and/or co-occurring services, this assessment must be completed via the ASAM criteria’s treatment planning assessment process, as set forth in Part 3.4.2 of these Rules.</w:t>
                </w:r>
              </w:ins>
            </w:sdtContent>
          </w:sdt>
        </w:p>
      </w:sdtContent>
    </w:sdt>
    <w:sdt>
      <w:sdtPr>
        <w:tag w:val="goog_rdk_7035"/>
        <w:id w:val="196900298"/>
      </w:sdtPr>
      <w:sdtContent>
        <w:p w14:paraId="00000E73" w14:textId="77777777" w:rsidR="00CF3663" w:rsidRDefault="00000000">
          <w:pPr>
            <w:numPr>
              <w:ilvl w:val="1"/>
              <w:numId w:val="221"/>
            </w:numPr>
            <w:tabs>
              <w:tab w:val="left" w:pos="720"/>
              <w:tab w:val="left" w:pos="1440"/>
            </w:tabs>
            <w:spacing w:before="240"/>
            <w:rPr>
              <w:ins w:id="7070" w:author="BHA Regulatory Affairs Unit" w:date="2026-07-29T16:06:00Z"/>
            </w:rPr>
          </w:pPr>
          <w:sdt>
            <w:sdtPr>
              <w:tag w:val="goog_rdk_7034"/>
              <w:id w:val="1892847752"/>
            </w:sdtPr>
            <w:sdtContent>
              <w:ins w:id="7071" w:author="BHA Regulatory Affairs Unit" w:date="2026-07-29T16:06:00Z">
                <w:r>
                  <w:t xml:space="preserve">This comprehensive assessment must inform the concurrent completion of the comprehensive service plan for an individual, as set forth in Part 1.17.4 of these Rules. </w:t>
                </w:r>
              </w:ins>
            </w:sdtContent>
          </w:sdt>
        </w:p>
      </w:sdtContent>
    </w:sdt>
    <w:sdt>
      <w:sdtPr>
        <w:tag w:val="goog_rdk_7037"/>
        <w:id w:val="-330722389"/>
      </w:sdtPr>
      <w:sdtContent>
        <w:p w14:paraId="00000E74" w14:textId="77777777" w:rsidR="00CF3663" w:rsidRDefault="00000000">
          <w:pPr>
            <w:numPr>
              <w:ilvl w:val="2"/>
              <w:numId w:val="221"/>
            </w:numPr>
            <w:tabs>
              <w:tab w:val="left" w:pos="720"/>
              <w:tab w:val="left" w:pos="1440"/>
            </w:tabs>
            <w:spacing w:before="240"/>
            <w:rPr>
              <w:ins w:id="7072" w:author="BHA Regulatory Affairs Unit" w:date="2026-07-29T16:06:00Z"/>
            </w:rPr>
          </w:pPr>
          <w:sdt>
            <w:sdtPr>
              <w:tag w:val="goog_rdk_7036"/>
              <w:id w:val="1061245237"/>
            </w:sdtPr>
            <w:sdtContent>
              <w:ins w:id="7073" w:author="BHA Regulatory Affairs Unit" w:date="2026-07-29T16:06:00Z">
                <w:r>
                  <w:t xml:space="preserve">The comprehensive service plan must be completed no later than three (3) calendar days from completion of the comprehensive assessment.  </w:t>
                </w:r>
              </w:ins>
            </w:sdtContent>
          </w:sdt>
        </w:p>
      </w:sdtContent>
    </w:sdt>
    <w:sdt>
      <w:sdtPr>
        <w:tag w:val="goog_rdk_7039"/>
        <w:id w:val="-330877143"/>
      </w:sdtPr>
      <w:sdtContent>
        <w:p w14:paraId="00000E75" w14:textId="77777777" w:rsidR="00CF3663" w:rsidRDefault="00000000">
          <w:pPr>
            <w:numPr>
              <w:ilvl w:val="1"/>
              <w:numId w:val="221"/>
            </w:numPr>
            <w:tabs>
              <w:tab w:val="left" w:pos="720"/>
              <w:tab w:val="left" w:pos="1440"/>
            </w:tabs>
            <w:spacing w:before="240"/>
            <w:rPr>
              <w:ins w:id="7074" w:author="BHA Regulatory Affairs Unit" w:date="2026-07-29T16:06:00Z"/>
            </w:rPr>
          </w:pPr>
          <w:sdt>
            <w:sdtPr>
              <w:tag w:val="goog_rdk_7038"/>
              <w:id w:val="-1819129954"/>
            </w:sdtPr>
            <w:sdtContent>
              <w:ins w:id="7075" w:author="BHA Regulatory Affairs Unit" w:date="2026-07-29T16:06:00Z">
                <w:r>
                  <w:t xml:space="preserve">Documentation of physical examination requirements must be included in an individual’s record, as set forth in Part 5.2.2.F of this Chapter 5, of the agency’s policies and procedures. </w:t>
                </w:r>
              </w:ins>
            </w:sdtContent>
          </w:sdt>
        </w:p>
      </w:sdtContent>
    </w:sdt>
    <w:sdt>
      <w:sdtPr>
        <w:tag w:val="goog_rdk_7041"/>
        <w:id w:val="812437488"/>
      </w:sdtPr>
      <w:sdtContent>
        <w:p w14:paraId="00000E76" w14:textId="77777777" w:rsidR="00CF3663" w:rsidRDefault="00000000">
          <w:pPr>
            <w:numPr>
              <w:ilvl w:val="1"/>
              <w:numId w:val="221"/>
            </w:numPr>
            <w:tabs>
              <w:tab w:val="left" w:pos="720"/>
              <w:tab w:val="left" w:pos="1440"/>
            </w:tabs>
            <w:spacing w:before="240"/>
            <w:rPr>
              <w:ins w:id="7076" w:author="BHA Regulatory Affairs Unit" w:date="2026-07-29T16:06:00Z"/>
            </w:rPr>
          </w:pPr>
          <w:sdt>
            <w:sdtPr>
              <w:tag w:val="goog_rdk_7040"/>
              <w:id w:val="1463597924"/>
            </w:sdtPr>
            <w:sdtContent>
              <w:ins w:id="7077" w:author="BHA Regulatory Affairs Unit" w:date="2026-07-29T16:06:00Z">
                <w:r>
                  <w:t>The comprehensive assessment and subsequent comprehensive service plan must be updated:</w:t>
                </w:r>
              </w:ins>
            </w:sdtContent>
          </w:sdt>
        </w:p>
      </w:sdtContent>
    </w:sdt>
    <w:sdt>
      <w:sdtPr>
        <w:tag w:val="goog_rdk_7043"/>
        <w:id w:val="-846487348"/>
      </w:sdtPr>
      <w:sdtContent>
        <w:p w14:paraId="00000E77" w14:textId="77777777" w:rsidR="00CF3663" w:rsidRDefault="00000000">
          <w:pPr>
            <w:numPr>
              <w:ilvl w:val="2"/>
              <w:numId w:val="221"/>
            </w:numPr>
            <w:tabs>
              <w:tab w:val="left" w:pos="720"/>
              <w:tab w:val="left" w:pos="1440"/>
            </w:tabs>
            <w:spacing w:before="240"/>
            <w:rPr>
              <w:ins w:id="7078" w:author="BHA Regulatory Affairs Unit" w:date="2026-07-29T16:06:00Z"/>
            </w:rPr>
          </w:pPr>
          <w:sdt>
            <w:sdtPr>
              <w:tag w:val="goog_rdk_7042"/>
              <w:id w:val="1921776544"/>
            </w:sdtPr>
            <w:sdtContent>
              <w:ins w:id="7079" w:author="BHA Regulatory Affairs Unit" w:date="2026-07-29T16:06:00Z">
                <w:r>
                  <w:t>When an individual experiences a change in their level of functioning that results in a change to their service needs; or</w:t>
                </w:r>
              </w:ins>
            </w:sdtContent>
          </w:sdt>
        </w:p>
      </w:sdtContent>
    </w:sdt>
    <w:sdt>
      <w:sdtPr>
        <w:tag w:val="goog_rdk_7045"/>
        <w:id w:val="1008963912"/>
      </w:sdtPr>
      <w:sdtContent>
        <w:p w14:paraId="00000E78" w14:textId="77777777" w:rsidR="00CF3663" w:rsidRDefault="00000000">
          <w:pPr>
            <w:numPr>
              <w:ilvl w:val="2"/>
              <w:numId w:val="221"/>
            </w:numPr>
            <w:tabs>
              <w:tab w:val="left" w:pos="720"/>
              <w:tab w:val="left" w:pos="1440"/>
            </w:tabs>
            <w:spacing w:before="240"/>
            <w:rPr>
              <w:ins w:id="7080" w:author="BHA Regulatory Affairs Unit" w:date="2026-07-29T16:06:00Z"/>
            </w:rPr>
          </w:pPr>
          <w:sdt>
            <w:sdtPr>
              <w:tag w:val="goog_rdk_7044"/>
              <w:id w:val="-1585646786"/>
            </w:sdtPr>
            <w:sdtContent>
              <w:ins w:id="7081" w:author="BHA Regulatory Affairs Unit" w:date="2026-07-29T16:06:00Z">
                <w:r>
                  <w:t>At least monthly.</w:t>
                </w:r>
              </w:ins>
            </w:sdtContent>
          </w:sdt>
        </w:p>
      </w:sdtContent>
    </w:sdt>
    <w:sdt>
      <w:sdtPr>
        <w:tag w:val="goog_rdk_7047"/>
        <w:id w:val="1858538396"/>
      </w:sdtPr>
      <w:sdtContent>
        <w:p w14:paraId="00000E79" w14:textId="77777777" w:rsidR="00CF3663" w:rsidRDefault="00000000">
          <w:pPr>
            <w:numPr>
              <w:ilvl w:val="3"/>
              <w:numId w:val="221"/>
            </w:numPr>
            <w:tabs>
              <w:tab w:val="left" w:pos="720"/>
              <w:tab w:val="left" w:pos="1440"/>
            </w:tabs>
            <w:spacing w:before="240"/>
            <w:rPr>
              <w:ins w:id="7082" w:author="BHA Regulatory Affairs Unit" w:date="2026-07-29T16:06:00Z"/>
            </w:rPr>
          </w:pPr>
          <w:sdt>
            <w:sdtPr>
              <w:tag w:val="goog_rdk_7046"/>
              <w:id w:val="-1857977180"/>
            </w:sdtPr>
            <w:sdtContent>
              <w:ins w:id="7083" w:author="BHA Regulatory Affairs Unit" w:date="2026-07-29T16:06:00Z">
                <w:r>
                  <w:t>The interdisciplinary treatment team must document weekly consultation and adjust the service plan, as needed.</w:t>
                </w:r>
              </w:ins>
            </w:sdtContent>
          </w:sdt>
        </w:p>
      </w:sdtContent>
    </w:sdt>
    <w:sdt>
      <w:sdtPr>
        <w:tag w:val="goog_rdk_7049"/>
        <w:id w:val="-1935614119"/>
      </w:sdtPr>
      <w:sdtContent>
        <w:p w14:paraId="00000E7A" w14:textId="77777777" w:rsidR="00CF3663" w:rsidRDefault="00000000">
          <w:pPr>
            <w:numPr>
              <w:ilvl w:val="1"/>
              <w:numId w:val="221"/>
            </w:numPr>
            <w:tabs>
              <w:tab w:val="left" w:pos="720"/>
              <w:tab w:val="left" w:pos="1440"/>
            </w:tabs>
            <w:spacing w:before="240"/>
            <w:rPr>
              <w:ins w:id="7084" w:author="BHA Regulatory Affairs Unit" w:date="2026-07-29T16:06:00Z"/>
            </w:rPr>
          </w:pPr>
          <w:sdt>
            <w:sdtPr>
              <w:tag w:val="goog_rdk_7048"/>
              <w:id w:val="-794802452"/>
            </w:sdtPr>
            <w:sdtContent>
              <w:ins w:id="7085" w:author="BHA Regulatory Affairs Unit" w:date="2026-07-29T16:06:00Z">
                <w:r>
                  <w:t>Progress notes must be present in an individual’s record, in accordance with Part 1.17.4.B of these Rules, and must be completed at least weekly for this level of care.</w:t>
                </w:r>
              </w:ins>
            </w:sdtContent>
          </w:sdt>
        </w:p>
      </w:sdtContent>
    </w:sdt>
    <w:sdt>
      <w:sdtPr>
        <w:tag w:val="goog_rdk_7051"/>
        <w:id w:val="-1396952008"/>
      </w:sdtPr>
      <w:sdtContent>
        <w:p w14:paraId="00000E7B" w14:textId="77777777" w:rsidR="00CF3663" w:rsidRDefault="00000000">
          <w:pPr>
            <w:numPr>
              <w:ilvl w:val="1"/>
              <w:numId w:val="221"/>
            </w:numPr>
            <w:tabs>
              <w:tab w:val="left" w:pos="720"/>
              <w:tab w:val="left" w:pos="1440"/>
            </w:tabs>
            <w:spacing w:before="240"/>
            <w:rPr>
              <w:ins w:id="7086" w:author="BHA Regulatory Affairs Unit" w:date="2026-07-29T16:06:00Z"/>
            </w:rPr>
          </w:pPr>
          <w:sdt>
            <w:sdtPr>
              <w:tag w:val="goog_rdk_7050"/>
              <w:id w:val="-1328849328"/>
            </w:sdtPr>
            <w:sdtContent>
              <w:ins w:id="7087" w:author="BHA Regulatory Affairs Unit" w:date="2026-07-29T16:06:00Z">
                <w:r>
                  <w:t xml:space="preserve">Safety plans must be developed through the collaborative safety planning process, as set forth in Part 1.17.6 of these Rules, when appropriate. </w:t>
                </w:r>
              </w:ins>
            </w:sdtContent>
          </w:sdt>
        </w:p>
      </w:sdtContent>
    </w:sdt>
    <w:sdt>
      <w:sdtPr>
        <w:tag w:val="goog_rdk_7053"/>
        <w:id w:val="510457810"/>
      </w:sdtPr>
      <w:sdtContent>
        <w:p w14:paraId="00000E7C" w14:textId="77777777" w:rsidR="00CF3663" w:rsidRDefault="00000000">
          <w:pPr>
            <w:numPr>
              <w:ilvl w:val="1"/>
              <w:numId w:val="221"/>
            </w:numPr>
            <w:tabs>
              <w:tab w:val="left" w:pos="720"/>
              <w:tab w:val="left" w:pos="1440"/>
            </w:tabs>
            <w:spacing w:before="240"/>
            <w:rPr>
              <w:ins w:id="7088" w:author="BHA Regulatory Affairs Unit" w:date="2026-07-29T16:06:00Z"/>
            </w:rPr>
          </w:pPr>
          <w:sdt>
            <w:sdtPr>
              <w:tag w:val="goog_rdk_7052"/>
              <w:id w:val="29744445"/>
            </w:sdtPr>
            <w:sdtContent>
              <w:ins w:id="7089" w:author="BHA Regulatory Affairs Unit" w:date="2026-07-29T16:06:00Z">
                <w:r>
                  <w:t xml:space="preserve">If an individual’s comprehensive assessment indicates they may benefit from further evaluation, medication, and/or specialty behavioral health care to address mental health, substance use-specific, or co-occurring </w:t>
                </w:r>
                <w:r>
                  <w:lastRenderedPageBreak/>
                  <w:t>needs, agencies must ensure their individualized treatment needs are addressed during the episode of care. An individual’s record must contain documentation reflecting how these assessed needs were met.</w:t>
                </w:r>
              </w:ins>
            </w:sdtContent>
          </w:sdt>
        </w:p>
      </w:sdtContent>
    </w:sdt>
    <w:bookmarkStart w:id="7090" w:name="_heading=h.ywynf11wyu24" w:colFirst="0" w:colLast="0" w:displacedByCustomXml="next"/>
    <w:bookmarkEnd w:id="7090" w:displacedByCustomXml="next"/>
    <w:sdt>
      <w:sdtPr>
        <w:tag w:val="goog_rdk_7055"/>
        <w:id w:val="-989035937"/>
      </w:sdtPr>
      <w:sdtContent>
        <w:p w14:paraId="00000E7D" w14:textId="77777777" w:rsidR="00CF3663" w:rsidRDefault="00000000">
          <w:pPr>
            <w:numPr>
              <w:ilvl w:val="0"/>
              <w:numId w:val="221"/>
            </w:numPr>
            <w:tabs>
              <w:tab w:val="left" w:pos="720"/>
              <w:tab w:val="left" w:pos="1440"/>
            </w:tabs>
            <w:spacing w:before="240"/>
            <w:rPr>
              <w:ins w:id="7091" w:author="BHA Regulatory Affairs Unit" w:date="2026-07-29T16:06:00Z"/>
            </w:rPr>
          </w:pPr>
          <w:sdt>
            <w:sdtPr>
              <w:tag w:val="goog_rdk_7054"/>
              <w:id w:val="846244205"/>
            </w:sdtPr>
            <w:sdtContent>
              <w:ins w:id="7092" w:author="BHA Regulatory Affairs Unit" w:date="2026-07-29T16:06:00Z">
                <w:r>
                  <w:t>Upon discharge from an agency</w:t>
                </w:r>
              </w:ins>
            </w:sdtContent>
          </w:sdt>
        </w:p>
      </w:sdtContent>
    </w:sdt>
    <w:sdt>
      <w:sdtPr>
        <w:tag w:val="goog_rdk_7057"/>
        <w:id w:val="-802994537"/>
      </w:sdtPr>
      <w:sdtContent>
        <w:p w14:paraId="00000E7E" w14:textId="77777777" w:rsidR="00CF3663" w:rsidRDefault="00000000">
          <w:pPr>
            <w:numPr>
              <w:ilvl w:val="1"/>
              <w:numId w:val="221"/>
            </w:numPr>
            <w:tabs>
              <w:tab w:val="left" w:pos="720"/>
              <w:tab w:val="left" w:pos="1440"/>
            </w:tabs>
            <w:spacing w:before="240"/>
            <w:rPr>
              <w:ins w:id="7093" w:author="BHA Regulatory Affairs Unit" w:date="2026-07-29T16:06:00Z"/>
            </w:rPr>
          </w:pPr>
          <w:sdt>
            <w:sdtPr>
              <w:tag w:val="goog_rdk_7056"/>
              <w:id w:val="23501278"/>
            </w:sdtPr>
            <w:sdtContent>
              <w:ins w:id="7094" w:author="BHA Regulatory Affairs Unit" w:date="2026-07-29T16:06:00Z">
                <w:r>
                  <w:t>A discharge summary must be completed and provided to an individual, as set forth in Part 1.17.2 of these Rules.</w:t>
                </w:r>
              </w:ins>
            </w:sdtContent>
          </w:sdt>
        </w:p>
      </w:sdtContent>
    </w:sdt>
    <w:sdt>
      <w:sdtPr>
        <w:tag w:val="goog_rdk_7059"/>
        <w:id w:val="-1363268612"/>
      </w:sdtPr>
      <w:sdtContent>
        <w:p w14:paraId="00000E7F" w14:textId="77777777" w:rsidR="00CF3663" w:rsidRDefault="00000000">
          <w:pPr>
            <w:numPr>
              <w:ilvl w:val="1"/>
              <w:numId w:val="221"/>
            </w:numPr>
            <w:tabs>
              <w:tab w:val="left" w:pos="720"/>
              <w:tab w:val="left" w:pos="1440"/>
            </w:tabs>
            <w:spacing w:before="240"/>
            <w:rPr>
              <w:ins w:id="7095" w:author="BHA Regulatory Affairs Unit" w:date="2026-07-29T16:06:00Z"/>
            </w:rPr>
          </w:pPr>
          <w:sdt>
            <w:sdtPr>
              <w:tag w:val="goog_rdk_7058"/>
              <w:id w:val="-407715469"/>
            </w:sdtPr>
            <w:sdtContent>
              <w:ins w:id="7096" w:author="BHA Regulatory Affairs Unit" w:date="2026-07-29T16:06:00Z">
                <w:r>
                  <w:t>With the proper releases in place, an agency must provide care coordination and warm handoffs, as defined in Part 1.2.1 of these Rules, to support an individual’s successful transition to another provider and/or level of care, as set forth in Part 1.17.5 of these Rules.</w:t>
                </w:r>
              </w:ins>
            </w:sdtContent>
          </w:sdt>
        </w:p>
      </w:sdtContent>
    </w:sdt>
    <w:sdt>
      <w:sdtPr>
        <w:tag w:val="goog_rdk_7062"/>
        <w:id w:val="254605619"/>
      </w:sdtPr>
      <w:sdtContent>
        <w:p w14:paraId="00000E80" w14:textId="77777777" w:rsidR="00CF3663" w:rsidRDefault="00000000">
          <w:pPr>
            <w:keepNext/>
            <w:spacing w:before="240" w:after="60"/>
            <w:ind w:firstLine="0"/>
            <w:rPr>
              <w:ins w:id="7097" w:author="BHA Regulatory Affairs Unit" w:date="2026-07-29T16:06:00Z"/>
              <w:b/>
              <w:bCs/>
            </w:rPr>
          </w:pPr>
          <w:sdt>
            <w:sdtPr>
              <w:tag w:val="goog_rdk_7060"/>
              <w:id w:val="-1741759972"/>
            </w:sdtPr>
            <w:sdtContent>
              <w:sdt>
                <w:sdtPr>
                  <w:tag w:val="goog_rdk_7061"/>
                  <w:id w:val="832411970"/>
                </w:sdtPr>
                <w:sdtContent>
                  <w:commentRangeStart w:id="7098"/>
                </w:sdtContent>
              </w:sdt>
              <w:ins w:id="7099" w:author="BHA Regulatory Affairs Unit" w:date="2026-07-29T16:06:00Z">
                <w:r>
                  <w:rPr>
                    <w:b/>
                    <w:bCs/>
                  </w:rPr>
                  <w:t>5.5</w:t>
                </w:r>
                <w:r>
                  <w:rPr>
                    <w:b/>
                    <w:bCs/>
                  </w:rPr>
                  <w:tab/>
                  <w:t>Clinically Managed High-Intensity Residential Treatment Services</w:t>
                </w:r>
                <w:commentRangeEnd w:id="7098"/>
                <w:r>
                  <w:rPr>
                    <w:rStyle w:val="CommentReference"/>
                    <w:sz w:val="24"/>
                    <w:szCs w:val="24"/>
                  </w:rPr>
                  <w:commentReference w:id="7098"/>
                </w:r>
              </w:ins>
            </w:sdtContent>
          </w:sdt>
        </w:p>
      </w:sdtContent>
    </w:sdt>
    <w:bookmarkStart w:id="7100" w:name="_heading=h.xn5sqfnf83uu" w:colFirst="0" w:colLast="0" w:displacedByCustomXml="next"/>
    <w:bookmarkEnd w:id="7100" w:displacedByCustomXml="next"/>
    <w:sdt>
      <w:sdtPr>
        <w:tag w:val="goog_rdk_7064"/>
        <w:id w:val="-334154834"/>
      </w:sdtPr>
      <w:sdtContent>
        <w:p w14:paraId="00000E81" w14:textId="77777777" w:rsidR="00CF3663" w:rsidRDefault="00000000">
          <w:pPr>
            <w:keepNext/>
            <w:spacing w:before="240" w:after="200"/>
            <w:ind w:firstLine="0"/>
            <w:rPr>
              <w:ins w:id="7101" w:author="BHA Regulatory Affairs Unit" w:date="2026-07-29T16:06:00Z"/>
              <w:color w:val="000000"/>
            </w:rPr>
          </w:pPr>
          <w:sdt>
            <w:sdtPr>
              <w:tag w:val="goog_rdk_7063"/>
              <w:id w:val="303396483"/>
            </w:sdtPr>
            <w:sdtContent>
              <w:ins w:id="7102" w:author="BHA Regulatory Affairs Unit" w:date="2026-07-29T16:06:00Z">
                <w:r>
                  <w:rPr>
                    <w:b/>
                    <w:bCs/>
                    <w:color w:val="000000"/>
                  </w:rPr>
                  <w:t>5.5.1</w:t>
                </w:r>
                <w:r>
                  <w:rPr>
                    <w:b/>
                    <w:bCs/>
                    <w:color w:val="000000"/>
                  </w:rPr>
                  <w:tab/>
                  <w:t>Applicability</w:t>
                </w:r>
              </w:ins>
            </w:sdtContent>
          </w:sdt>
        </w:p>
      </w:sdtContent>
    </w:sdt>
    <w:sdt>
      <w:sdtPr>
        <w:tag w:val="goog_rdk_7066"/>
        <w:id w:val="830686992"/>
      </w:sdtPr>
      <w:sdtContent>
        <w:p w14:paraId="00000E82" w14:textId="77777777" w:rsidR="00CF3663" w:rsidRDefault="00000000">
          <w:pPr>
            <w:numPr>
              <w:ilvl w:val="0"/>
              <w:numId w:val="213"/>
            </w:numPr>
            <w:tabs>
              <w:tab w:val="left" w:pos="720"/>
              <w:tab w:val="left" w:pos="1440"/>
              <w:tab w:val="left" w:pos="2160"/>
            </w:tabs>
            <w:spacing w:before="200" w:after="200"/>
            <w:rPr>
              <w:ins w:id="7103" w:author="BHA Regulatory Affairs Unit" w:date="2026-07-29T16:06:00Z"/>
            </w:rPr>
          </w:pPr>
          <w:sdt>
            <w:sdtPr>
              <w:tag w:val="goog_rdk_7065"/>
              <w:id w:val="2083274443"/>
            </w:sdtPr>
            <w:sdtContent>
              <w:ins w:id="7104" w:author="BHA Regulatory Affairs Unit" w:date="2026-07-29T16:06:00Z">
                <w:r>
                  <w:t>This Part 5.5 of this Chapter 5, establishes standards for agencies that provide clinically managed high-intensity residential treatment services, which includes ASAM Level 3.5-type services. In addition to Parts 5.1 and 5.2 of this Chapter 5, agencies providing clinically managed high-intensity residential treatment services must meet the standards of this Part 5.5 of this Chapter 5.</w:t>
                </w:r>
              </w:ins>
            </w:sdtContent>
          </w:sdt>
        </w:p>
      </w:sdtContent>
    </w:sdt>
    <w:sdt>
      <w:sdtPr>
        <w:tag w:val="goog_rdk_7068"/>
        <w:id w:val="-789405736"/>
      </w:sdtPr>
      <w:sdtContent>
        <w:p w14:paraId="00000E83" w14:textId="77777777" w:rsidR="00CF3663" w:rsidRDefault="00000000">
          <w:pPr>
            <w:numPr>
              <w:ilvl w:val="1"/>
              <w:numId w:val="213"/>
            </w:numPr>
            <w:tabs>
              <w:tab w:val="left" w:pos="720"/>
              <w:tab w:val="left" w:pos="1440"/>
            </w:tabs>
            <w:spacing w:before="240"/>
            <w:rPr>
              <w:ins w:id="7105" w:author="BHA Regulatory Affairs Unit" w:date="2026-07-29T16:06:00Z"/>
            </w:rPr>
          </w:pPr>
          <w:sdt>
            <w:sdtPr>
              <w:tag w:val="goog_rdk_7067"/>
              <w:id w:val="752948566"/>
            </w:sdtPr>
            <w:sdtContent>
              <w:ins w:id="7106" w:author="BHA Regulatory Affairs Unit" w:date="2026-07-29T16:06:00Z">
                <w:r>
                  <w:t xml:space="preserve">Agencies must select a treatment type sub-endorsement to provide services to individuals, which may include mental health treatment services, SUD treatment services, or both, if providing co-occurring services. </w:t>
                </w:r>
              </w:ins>
            </w:sdtContent>
          </w:sdt>
        </w:p>
      </w:sdtContent>
    </w:sdt>
    <w:sdt>
      <w:sdtPr>
        <w:tag w:val="goog_rdk_7070"/>
        <w:id w:val="-1839141827"/>
      </w:sdtPr>
      <w:sdtContent>
        <w:p w14:paraId="00000E84" w14:textId="77777777" w:rsidR="00CF3663" w:rsidRDefault="00000000">
          <w:pPr>
            <w:numPr>
              <w:ilvl w:val="0"/>
              <w:numId w:val="213"/>
            </w:numPr>
            <w:tabs>
              <w:tab w:val="left" w:pos="720"/>
              <w:tab w:val="left" w:pos="1440"/>
              <w:tab w:val="left" w:pos="2160"/>
            </w:tabs>
            <w:spacing w:before="200" w:after="200"/>
            <w:rPr>
              <w:ins w:id="7107" w:author="BHA Regulatory Affairs Unit" w:date="2026-07-29T16:06:00Z"/>
            </w:rPr>
          </w:pPr>
          <w:sdt>
            <w:sdtPr>
              <w:tag w:val="goog_rdk_7069"/>
              <w:id w:val="-628544586"/>
            </w:sdtPr>
            <w:sdtContent>
              <w:ins w:id="7108" w:author="BHA Regulatory Affairs Unit" w:date="2026-07-29T16:06:00Z">
                <w:r>
                  <w:t>If an agency provides SUD or co-occurring services, it may hold a Controlled Substance License (CSL), pursuant to Chapter 13 of these Rules.</w:t>
                </w:r>
              </w:ins>
            </w:sdtContent>
          </w:sdt>
        </w:p>
      </w:sdtContent>
    </w:sdt>
    <w:sdt>
      <w:sdtPr>
        <w:tag w:val="goog_rdk_7072"/>
        <w:id w:val="947176264"/>
      </w:sdtPr>
      <w:sdtContent>
        <w:p w14:paraId="00000E85" w14:textId="77777777" w:rsidR="00CF3663" w:rsidRDefault="00000000">
          <w:pPr>
            <w:numPr>
              <w:ilvl w:val="0"/>
              <w:numId w:val="213"/>
            </w:numPr>
            <w:tabs>
              <w:tab w:val="left" w:pos="720"/>
              <w:tab w:val="left" w:pos="1440"/>
              <w:tab w:val="left" w:pos="2160"/>
            </w:tabs>
            <w:spacing w:before="200" w:after="200"/>
            <w:rPr>
              <w:ins w:id="7109" w:author="BHA Regulatory Affairs Unit" w:date="2026-07-29T16:06:00Z"/>
            </w:rPr>
          </w:pPr>
          <w:sdt>
            <w:sdtPr>
              <w:tag w:val="goog_rdk_7071"/>
              <w:id w:val="-164762390"/>
            </w:sdtPr>
            <w:sdtContent>
              <w:ins w:id="7110" w:author="BHA Regulatory Affairs Unit" w:date="2026-07-29T16:06:00Z">
                <w:r>
                  <w:t xml:space="preserve">If an agency providing high-intensity residential treatment services provides SUD or co-occurring services and has a formal affiliation with one (1) or more BHASO, the agency must also hold the following sub-endorsements, pursuant to Chapter 7 of these Rules: </w:t>
                </w:r>
              </w:ins>
            </w:sdtContent>
          </w:sdt>
        </w:p>
      </w:sdtContent>
    </w:sdt>
    <w:sdt>
      <w:sdtPr>
        <w:tag w:val="goog_rdk_7074"/>
        <w:id w:val="595223897"/>
      </w:sdtPr>
      <w:sdtContent>
        <w:p w14:paraId="00000E86" w14:textId="77777777" w:rsidR="00CF3663" w:rsidRDefault="00000000">
          <w:pPr>
            <w:numPr>
              <w:ilvl w:val="1"/>
              <w:numId w:val="213"/>
            </w:numPr>
            <w:tabs>
              <w:tab w:val="left" w:pos="720"/>
              <w:tab w:val="left" w:pos="1440"/>
              <w:tab w:val="left" w:pos="2160"/>
            </w:tabs>
            <w:spacing w:before="200" w:after="200"/>
            <w:rPr>
              <w:ins w:id="7111" w:author="BHA Regulatory Affairs Unit" w:date="2026-07-29T16:06:00Z"/>
            </w:rPr>
          </w:pPr>
          <w:sdt>
            <w:sdtPr>
              <w:tag w:val="goog_rdk_7073"/>
              <w:id w:val="1480977265"/>
            </w:sdtPr>
            <w:sdtContent>
              <w:ins w:id="7112" w:author="BHA Regulatory Affairs Unit" w:date="2026-07-29T16:06:00Z">
                <w:r>
                  <w:t xml:space="preserve">Emergency Commitment (EC) for substance use endorsement; and </w:t>
                </w:r>
              </w:ins>
            </w:sdtContent>
          </w:sdt>
        </w:p>
      </w:sdtContent>
    </w:sdt>
    <w:sdt>
      <w:sdtPr>
        <w:tag w:val="goog_rdk_7076"/>
        <w:id w:val="-1784464511"/>
      </w:sdtPr>
      <w:sdtContent>
        <w:p w14:paraId="00000E87" w14:textId="77777777" w:rsidR="00CF3663" w:rsidRDefault="00000000">
          <w:pPr>
            <w:numPr>
              <w:ilvl w:val="1"/>
              <w:numId w:val="213"/>
            </w:numPr>
            <w:tabs>
              <w:tab w:val="left" w:pos="720"/>
              <w:tab w:val="left" w:pos="1440"/>
              <w:tab w:val="left" w:pos="2160"/>
            </w:tabs>
            <w:spacing w:before="200" w:after="200"/>
            <w:rPr>
              <w:ins w:id="7113" w:author="BHA Regulatory Affairs Unit" w:date="2026-07-29T16:06:00Z"/>
            </w:rPr>
          </w:pPr>
          <w:sdt>
            <w:sdtPr>
              <w:tag w:val="goog_rdk_7075"/>
              <w:id w:val="-1115065309"/>
            </w:sdtPr>
            <w:sdtContent>
              <w:ins w:id="7114" w:author="BHA Regulatory Affairs Unit" w:date="2026-07-29T16:06:00Z">
                <w:r>
                  <w:t xml:space="preserve">Involuntary Commitment (IC) for substance use endorsement. </w:t>
                </w:r>
              </w:ins>
            </w:sdtContent>
          </w:sdt>
        </w:p>
      </w:sdtContent>
    </w:sdt>
    <w:bookmarkStart w:id="7115" w:name="_heading=h.nc7bg2897uwi" w:colFirst="0" w:colLast="0" w:displacedByCustomXml="next"/>
    <w:bookmarkEnd w:id="7115" w:displacedByCustomXml="next"/>
    <w:sdt>
      <w:sdtPr>
        <w:tag w:val="goog_rdk_7078"/>
        <w:id w:val="-756797392"/>
      </w:sdtPr>
      <w:sdtContent>
        <w:p w14:paraId="00000E88" w14:textId="77777777" w:rsidR="00CF3663" w:rsidRDefault="00000000">
          <w:pPr>
            <w:keepNext/>
            <w:spacing w:before="240" w:after="200"/>
            <w:ind w:firstLine="0"/>
            <w:rPr>
              <w:ins w:id="7116" w:author="BHA Regulatory Affairs Unit" w:date="2026-07-29T16:06:00Z"/>
              <w:color w:val="000000"/>
            </w:rPr>
          </w:pPr>
          <w:sdt>
            <w:sdtPr>
              <w:tag w:val="goog_rdk_7077"/>
              <w:id w:val="103101717"/>
            </w:sdtPr>
            <w:sdtContent>
              <w:ins w:id="7117" w:author="BHA Regulatory Affairs Unit" w:date="2026-07-29T16:06:00Z">
                <w:r>
                  <w:rPr>
                    <w:b/>
                    <w:bCs/>
                    <w:color w:val="000000"/>
                  </w:rPr>
                  <w:t>5.5.2</w:t>
                </w:r>
                <w:r>
                  <w:rPr>
                    <w:b/>
                    <w:bCs/>
                    <w:color w:val="000000"/>
                  </w:rPr>
                  <w:tab/>
                  <w:t>Service Delivery, Provisions, and Setting</w:t>
                </w:r>
              </w:ins>
            </w:sdtContent>
          </w:sdt>
        </w:p>
      </w:sdtContent>
    </w:sdt>
    <w:sdt>
      <w:sdtPr>
        <w:tag w:val="goog_rdk_7080"/>
        <w:id w:val="-1298326227"/>
      </w:sdtPr>
      <w:sdtContent>
        <w:p w14:paraId="00000E89" w14:textId="77777777" w:rsidR="00CF3663" w:rsidRDefault="00000000">
          <w:pPr>
            <w:numPr>
              <w:ilvl w:val="0"/>
              <w:numId w:val="214"/>
            </w:numPr>
            <w:tabs>
              <w:tab w:val="left" w:pos="720"/>
              <w:tab w:val="left" w:pos="1440"/>
              <w:tab w:val="left" w:pos="2160"/>
            </w:tabs>
            <w:spacing w:before="240" w:after="200"/>
            <w:rPr>
              <w:ins w:id="7118" w:author="BHA Regulatory Affairs Unit" w:date="2026-07-29T16:06:00Z"/>
            </w:rPr>
          </w:pPr>
          <w:sdt>
            <w:sdtPr>
              <w:tag w:val="goog_rdk_7079"/>
              <w:id w:val="-1396912564"/>
            </w:sdtPr>
            <w:sdtContent>
              <w:ins w:id="7119" w:author="BHA Regulatory Affairs Unit" w:date="2026-07-29T16:06:00Z">
                <w:r>
                  <w:t>Service description</w:t>
                </w:r>
              </w:ins>
            </w:sdtContent>
          </w:sdt>
        </w:p>
      </w:sdtContent>
    </w:sdt>
    <w:sdt>
      <w:sdtPr>
        <w:tag w:val="goog_rdk_7082"/>
        <w:id w:val="-1357238511"/>
      </w:sdtPr>
      <w:sdtContent>
        <w:p w14:paraId="00000E8A" w14:textId="77777777" w:rsidR="00CF3663" w:rsidRDefault="00000000">
          <w:pPr>
            <w:numPr>
              <w:ilvl w:val="1"/>
              <w:numId w:val="214"/>
            </w:numPr>
            <w:tabs>
              <w:tab w:val="left" w:pos="720"/>
              <w:tab w:val="left" w:pos="1440"/>
              <w:tab w:val="left" w:pos="2160"/>
            </w:tabs>
            <w:spacing w:before="240" w:after="200"/>
            <w:rPr>
              <w:ins w:id="7120" w:author="BHA Regulatory Affairs Unit" w:date="2026-07-29T16:06:00Z"/>
            </w:rPr>
          </w:pPr>
          <w:sdt>
            <w:sdtPr>
              <w:tag w:val="goog_rdk_7081"/>
              <w:id w:val="944576807"/>
            </w:sdtPr>
            <w:sdtContent>
              <w:ins w:id="7121" w:author="BHA Regulatory Affairs Unit" w:date="2026-07-29T16:06:00Z">
                <w:r>
                  <w:t>Clinically managed high-intensity residential treatment services are psychosocial and community reintegration services provided in a twenty-four (24) hour per day structure.</w:t>
                </w:r>
              </w:ins>
            </w:sdtContent>
          </w:sdt>
        </w:p>
      </w:sdtContent>
    </w:sdt>
    <w:sdt>
      <w:sdtPr>
        <w:tag w:val="goog_rdk_7084"/>
        <w:id w:val="166465859"/>
      </w:sdtPr>
      <w:sdtContent>
        <w:p w14:paraId="00000E8B" w14:textId="77777777" w:rsidR="00CF3663" w:rsidRDefault="00000000">
          <w:pPr>
            <w:numPr>
              <w:ilvl w:val="0"/>
              <w:numId w:val="214"/>
            </w:numPr>
            <w:tabs>
              <w:tab w:val="left" w:pos="720"/>
              <w:tab w:val="left" w:pos="1440"/>
              <w:tab w:val="left" w:pos="2160"/>
            </w:tabs>
            <w:spacing w:before="240" w:after="200"/>
            <w:rPr>
              <w:ins w:id="7122" w:author="BHA Regulatory Affairs Unit" w:date="2026-07-29T16:06:00Z"/>
            </w:rPr>
          </w:pPr>
          <w:sdt>
            <w:sdtPr>
              <w:tag w:val="goog_rdk_7083"/>
              <w:id w:val="-1589221655"/>
            </w:sdtPr>
            <w:sdtContent>
              <w:ins w:id="7123" w:author="BHA Regulatory Affairs Unit" w:date="2026-07-29T16:06:00Z">
                <w:r>
                  <w:t>Service recipient</w:t>
                </w:r>
              </w:ins>
            </w:sdtContent>
          </w:sdt>
        </w:p>
      </w:sdtContent>
    </w:sdt>
    <w:sdt>
      <w:sdtPr>
        <w:tag w:val="goog_rdk_7086"/>
        <w:id w:val="-2113291483"/>
      </w:sdtPr>
      <w:sdtContent>
        <w:p w14:paraId="00000E8C" w14:textId="77777777" w:rsidR="00CF3663" w:rsidRDefault="00000000">
          <w:pPr>
            <w:numPr>
              <w:ilvl w:val="1"/>
              <w:numId w:val="214"/>
            </w:numPr>
            <w:tabs>
              <w:tab w:val="left" w:pos="720"/>
              <w:tab w:val="left" w:pos="1440"/>
              <w:tab w:val="left" w:pos="2160"/>
            </w:tabs>
            <w:spacing w:before="240" w:after="200"/>
            <w:rPr>
              <w:ins w:id="7124" w:author="BHA Regulatory Affairs Unit" w:date="2026-07-29T16:06:00Z"/>
            </w:rPr>
          </w:pPr>
          <w:sdt>
            <w:sdtPr>
              <w:tag w:val="goog_rdk_7085"/>
              <w:id w:val="-318400457"/>
            </w:sdtPr>
            <w:sdtContent>
              <w:ins w:id="7125" w:author="BHA Regulatory Affairs Unit" w:date="2026-07-29T16:06:00Z">
                <w:r>
                  <w:t>Clinically managed high-intensity residential treatment services are generally intended for individuals who have multifaceted treatment needs requiring a twenty-four (24) hour treatment environment, and who are assessed as not appropriate for more or less intensive levels of care, as determined by individual screening and/or admission criteria, as set forth in Parts 1.17.2 and 1.17.3 of these Rules.</w:t>
                </w:r>
              </w:ins>
            </w:sdtContent>
          </w:sdt>
        </w:p>
      </w:sdtContent>
    </w:sdt>
    <w:sdt>
      <w:sdtPr>
        <w:tag w:val="goog_rdk_7088"/>
        <w:id w:val="2114895625"/>
      </w:sdtPr>
      <w:sdtContent>
        <w:p w14:paraId="00000E8D" w14:textId="77777777" w:rsidR="00CF3663" w:rsidRDefault="00000000">
          <w:pPr>
            <w:numPr>
              <w:ilvl w:val="1"/>
              <w:numId w:val="214"/>
            </w:numPr>
            <w:tabs>
              <w:tab w:val="left" w:pos="720"/>
              <w:tab w:val="left" w:pos="1440"/>
              <w:tab w:val="left" w:pos="2160"/>
            </w:tabs>
            <w:spacing w:before="240" w:after="200"/>
            <w:rPr>
              <w:ins w:id="7126" w:author="BHA Regulatory Affairs Unit" w:date="2026-07-29T16:06:00Z"/>
            </w:rPr>
          </w:pPr>
          <w:sdt>
            <w:sdtPr>
              <w:tag w:val="goog_rdk_7087"/>
              <w:id w:val="-2002340843"/>
            </w:sdtPr>
            <w:sdtContent>
              <w:ins w:id="7127" w:author="BHA Regulatory Affairs Unit" w:date="2026-07-29T16:06:00Z">
                <w:r>
                  <w:t>Agencies must confirm that any individual served has multiple treatment considerations to be addressed during the residential episode of care, which may include, but are not limited to:</w:t>
                </w:r>
              </w:ins>
            </w:sdtContent>
          </w:sdt>
        </w:p>
      </w:sdtContent>
    </w:sdt>
    <w:sdt>
      <w:sdtPr>
        <w:tag w:val="goog_rdk_7090"/>
        <w:id w:val="227716385"/>
      </w:sdtPr>
      <w:sdtContent>
        <w:p w14:paraId="00000E8E" w14:textId="77777777" w:rsidR="00CF3663" w:rsidRDefault="00000000">
          <w:pPr>
            <w:numPr>
              <w:ilvl w:val="2"/>
              <w:numId w:val="214"/>
            </w:numPr>
            <w:tabs>
              <w:tab w:val="left" w:pos="720"/>
              <w:tab w:val="left" w:pos="1440"/>
              <w:tab w:val="left" w:pos="2160"/>
            </w:tabs>
            <w:spacing w:before="240" w:after="200"/>
            <w:rPr>
              <w:ins w:id="7128" w:author="BHA Regulatory Affairs Unit" w:date="2026-07-29T16:06:00Z"/>
            </w:rPr>
          </w:pPr>
          <w:sdt>
            <w:sdtPr>
              <w:tag w:val="goog_rdk_7089"/>
              <w:id w:val="-653579214"/>
            </w:sdtPr>
            <w:sdtContent>
              <w:ins w:id="7129" w:author="BHA Regulatory Affairs Unit" w:date="2026-07-29T16:06:00Z">
                <w:r>
                  <w:t>A history of mental health, SUD, or co-occurring disorders;</w:t>
                </w:r>
              </w:ins>
            </w:sdtContent>
          </w:sdt>
        </w:p>
      </w:sdtContent>
    </w:sdt>
    <w:sdt>
      <w:sdtPr>
        <w:tag w:val="goog_rdk_7092"/>
        <w:id w:val="1139566533"/>
      </w:sdtPr>
      <w:sdtContent>
        <w:p w14:paraId="00000E8F" w14:textId="77777777" w:rsidR="00CF3663" w:rsidRDefault="00000000">
          <w:pPr>
            <w:numPr>
              <w:ilvl w:val="2"/>
              <w:numId w:val="214"/>
            </w:numPr>
            <w:tabs>
              <w:tab w:val="left" w:pos="720"/>
              <w:tab w:val="left" w:pos="1440"/>
              <w:tab w:val="left" w:pos="2160"/>
            </w:tabs>
            <w:spacing w:before="240" w:after="200"/>
            <w:rPr>
              <w:ins w:id="7130" w:author="BHA Regulatory Affairs Unit" w:date="2026-07-29T16:06:00Z"/>
            </w:rPr>
          </w:pPr>
          <w:sdt>
            <w:sdtPr>
              <w:tag w:val="goog_rdk_7091"/>
              <w:id w:val="-1272230545"/>
            </w:sdtPr>
            <w:sdtContent>
              <w:ins w:id="7131" w:author="BHA Regulatory Affairs Unit" w:date="2026-07-29T16:06:00Z">
                <w:r>
                  <w:t>Specific limitations in the skills needed to avoid substance use in a manner that poses significant risk for serious harm or destabilizing loss in a less intensive level of care; or</w:t>
                </w:r>
              </w:ins>
            </w:sdtContent>
          </w:sdt>
        </w:p>
      </w:sdtContent>
    </w:sdt>
    <w:sdt>
      <w:sdtPr>
        <w:tag w:val="goog_rdk_7094"/>
        <w:id w:val="662825928"/>
      </w:sdtPr>
      <w:sdtContent>
        <w:p w14:paraId="00000E90" w14:textId="77777777" w:rsidR="00CF3663" w:rsidRDefault="00000000">
          <w:pPr>
            <w:numPr>
              <w:ilvl w:val="2"/>
              <w:numId w:val="214"/>
            </w:numPr>
            <w:tabs>
              <w:tab w:val="left" w:pos="720"/>
              <w:tab w:val="left" w:pos="1440"/>
              <w:tab w:val="left" w:pos="2160"/>
            </w:tabs>
            <w:spacing w:before="240" w:after="200"/>
            <w:rPr>
              <w:ins w:id="7132" w:author="BHA Regulatory Affairs Unit" w:date="2026-07-29T16:06:00Z"/>
            </w:rPr>
          </w:pPr>
          <w:sdt>
            <w:sdtPr>
              <w:tag w:val="goog_rdk_7093"/>
              <w:id w:val="-911796804"/>
            </w:sdtPr>
            <w:sdtContent>
              <w:ins w:id="7133" w:author="BHA Regulatory Affairs Unit" w:date="2026-07-29T16:06:00Z">
                <w:r>
                  <w:t>Require clinician-led services, twenty-four (24)-hour supervision, and a high-intensity therapeutic milieu to develop or demonstrate sufficient recovery skills.</w:t>
                </w:r>
              </w:ins>
            </w:sdtContent>
          </w:sdt>
        </w:p>
      </w:sdtContent>
    </w:sdt>
    <w:sdt>
      <w:sdtPr>
        <w:tag w:val="goog_rdk_7096"/>
        <w:id w:val="-436213690"/>
      </w:sdtPr>
      <w:sdtContent>
        <w:p w14:paraId="00000E91" w14:textId="77777777" w:rsidR="00CF3663" w:rsidRDefault="00000000">
          <w:pPr>
            <w:numPr>
              <w:ilvl w:val="1"/>
              <w:numId w:val="214"/>
            </w:numPr>
            <w:tabs>
              <w:tab w:val="left" w:pos="720"/>
              <w:tab w:val="left" w:pos="1440"/>
              <w:tab w:val="left" w:pos="2160"/>
            </w:tabs>
            <w:spacing w:before="240" w:after="200"/>
            <w:rPr>
              <w:ins w:id="7134" w:author="BHA Regulatory Affairs Unit" w:date="2026-07-29T16:06:00Z"/>
            </w:rPr>
          </w:pPr>
          <w:sdt>
            <w:sdtPr>
              <w:tag w:val="goog_rdk_7095"/>
              <w:id w:val="750501408"/>
            </w:sdtPr>
            <w:sdtContent>
              <w:ins w:id="7135" w:author="BHA Regulatory Affairs Unit" w:date="2026-07-29T16:06:00Z">
                <w:r>
                  <w:t>Agencies that provide mental health-only or co-occurring residential services must ensure that individuals served meet at least one (1) of the following criteria:</w:t>
                </w:r>
              </w:ins>
            </w:sdtContent>
          </w:sdt>
        </w:p>
      </w:sdtContent>
    </w:sdt>
    <w:sdt>
      <w:sdtPr>
        <w:tag w:val="goog_rdk_7098"/>
        <w:id w:val="1161971971"/>
      </w:sdtPr>
      <w:sdtContent>
        <w:p w14:paraId="00000E92" w14:textId="77777777" w:rsidR="00CF3663" w:rsidRDefault="00000000">
          <w:pPr>
            <w:numPr>
              <w:ilvl w:val="2"/>
              <w:numId w:val="214"/>
            </w:numPr>
            <w:tabs>
              <w:tab w:val="left" w:pos="720"/>
              <w:tab w:val="left" w:pos="1440"/>
              <w:tab w:val="left" w:pos="2160"/>
            </w:tabs>
            <w:spacing w:before="240" w:after="200"/>
            <w:rPr>
              <w:ins w:id="7136" w:author="BHA Regulatory Affairs Unit" w:date="2026-07-29T16:06:00Z"/>
            </w:rPr>
          </w:pPr>
          <w:sdt>
            <w:sdtPr>
              <w:tag w:val="goog_rdk_7097"/>
              <w:id w:val="735408381"/>
            </w:sdtPr>
            <w:sdtContent>
              <w:ins w:id="7137" w:author="BHA Regulatory Affairs Unit" w:date="2026-07-29T16:06:00Z">
                <w:r>
                  <w:t>Are diagnosed with a SMI or comorbid diagnoses at a mild-to-moderate level, as defined in the DSM-5-TR; or</w:t>
                </w:r>
              </w:ins>
            </w:sdtContent>
          </w:sdt>
        </w:p>
      </w:sdtContent>
    </w:sdt>
    <w:sdt>
      <w:sdtPr>
        <w:tag w:val="goog_rdk_7100"/>
        <w:id w:val="-2140109102"/>
      </w:sdtPr>
      <w:sdtContent>
        <w:p w14:paraId="00000E93" w14:textId="77777777" w:rsidR="00CF3663" w:rsidRDefault="00000000">
          <w:pPr>
            <w:numPr>
              <w:ilvl w:val="2"/>
              <w:numId w:val="214"/>
            </w:numPr>
            <w:tabs>
              <w:tab w:val="left" w:pos="720"/>
              <w:tab w:val="left" w:pos="1440"/>
              <w:tab w:val="left" w:pos="2160"/>
            </w:tabs>
            <w:spacing w:before="240" w:after="200"/>
            <w:rPr>
              <w:ins w:id="7138" w:author="BHA Regulatory Affairs Unit" w:date="2026-07-29T16:06:00Z"/>
            </w:rPr>
          </w:pPr>
          <w:sdt>
            <w:sdtPr>
              <w:tag w:val="goog_rdk_7099"/>
              <w:id w:val="261080037"/>
            </w:sdtPr>
            <w:sdtContent>
              <w:ins w:id="7139" w:author="BHA Regulatory Affairs Unit" w:date="2026-07-29T16:06:00Z">
                <w:r>
                  <w:t>Have sufficient collateral information present that indicates a high probability of a SMI or comorbid diagnoses at a mild-to-moderate level, as defined in the DSM-5-TR.</w:t>
                </w:r>
              </w:ins>
            </w:sdtContent>
          </w:sdt>
        </w:p>
      </w:sdtContent>
    </w:sdt>
    <w:sdt>
      <w:sdtPr>
        <w:tag w:val="goog_rdk_7102"/>
        <w:id w:val="413580346"/>
      </w:sdtPr>
      <w:sdtContent>
        <w:p w14:paraId="00000E94" w14:textId="77777777" w:rsidR="00CF3663" w:rsidRDefault="00000000">
          <w:pPr>
            <w:numPr>
              <w:ilvl w:val="0"/>
              <w:numId w:val="214"/>
            </w:numPr>
            <w:tabs>
              <w:tab w:val="left" w:pos="720"/>
              <w:tab w:val="left" w:pos="1440"/>
              <w:tab w:val="left" w:pos="2160"/>
            </w:tabs>
            <w:spacing w:before="240" w:after="200"/>
            <w:rPr>
              <w:ins w:id="7140" w:author="BHA Regulatory Affairs Unit" w:date="2026-07-29T16:06:00Z"/>
            </w:rPr>
          </w:pPr>
          <w:sdt>
            <w:sdtPr>
              <w:tag w:val="goog_rdk_7101"/>
              <w:id w:val="-1895602456"/>
            </w:sdtPr>
            <w:sdtContent>
              <w:ins w:id="7141" w:author="BHA Regulatory Affairs Unit" w:date="2026-07-29T16:06:00Z">
                <w:r>
                  <w:t>Service setting</w:t>
                </w:r>
              </w:ins>
            </w:sdtContent>
          </w:sdt>
        </w:p>
      </w:sdtContent>
    </w:sdt>
    <w:sdt>
      <w:sdtPr>
        <w:tag w:val="goog_rdk_7104"/>
        <w:id w:val="943930537"/>
      </w:sdtPr>
      <w:sdtContent>
        <w:p w14:paraId="00000E95" w14:textId="77777777" w:rsidR="00CF3663" w:rsidRDefault="00000000">
          <w:pPr>
            <w:numPr>
              <w:ilvl w:val="1"/>
              <w:numId w:val="214"/>
            </w:numPr>
            <w:tabs>
              <w:tab w:val="left" w:pos="720"/>
              <w:tab w:val="left" w:pos="1440"/>
              <w:tab w:val="left" w:pos="2160"/>
            </w:tabs>
            <w:spacing w:before="240" w:after="200"/>
            <w:rPr>
              <w:ins w:id="7142" w:author="BHA Regulatory Affairs Unit" w:date="2026-07-29T16:06:00Z"/>
            </w:rPr>
          </w:pPr>
          <w:sdt>
            <w:sdtPr>
              <w:tag w:val="goog_rdk_7103"/>
              <w:id w:val="-2082020825"/>
            </w:sdtPr>
            <w:sdtContent>
              <w:ins w:id="7143" w:author="BHA Regulatory Affairs Unit" w:date="2026-07-29T16:06:00Z">
                <w:r>
                  <w:t>Clinically managed high-intensity residential treatment services may be delivered via any residential setting in accordance with the standards set forth in Part 1.15 of these Rules.</w:t>
                </w:r>
              </w:ins>
            </w:sdtContent>
          </w:sdt>
        </w:p>
      </w:sdtContent>
    </w:sdt>
    <w:sdt>
      <w:sdtPr>
        <w:tag w:val="goog_rdk_7106"/>
        <w:id w:val="998458562"/>
      </w:sdtPr>
      <w:sdtContent>
        <w:p w14:paraId="00000E96" w14:textId="77777777" w:rsidR="00CF3663" w:rsidRDefault="00000000">
          <w:pPr>
            <w:numPr>
              <w:ilvl w:val="1"/>
              <w:numId w:val="214"/>
            </w:numPr>
            <w:tabs>
              <w:tab w:val="left" w:pos="720"/>
              <w:tab w:val="left" w:pos="1440"/>
              <w:tab w:val="left" w:pos="2160"/>
            </w:tabs>
            <w:spacing w:before="240" w:after="200"/>
            <w:rPr>
              <w:ins w:id="7144" w:author="BHA Regulatory Affairs Unit" w:date="2026-07-29T16:06:00Z"/>
            </w:rPr>
          </w:pPr>
          <w:sdt>
            <w:sdtPr>
              <w:tag w:val="goog_rdk_7105"/>
              <w:id w:val="832438206"/>
            </w:sdtPr>
            <w:sdtContent>
              <w:ins w:id="7145" w:author="BHA Regulatory Affairs Unit" w:date="2026-07-29T16:06:00Z">
                <w:r>
                  <w:t>Clinically managed high-intensity residential treatment agencies must meet the facility requirements set forth in Parts 1.11 and 1.16 of these Rules, or requirements in accordance with facility mandates under other regulatory state and federal entities for licensure in cases such as a medical facility, school, or other.</w:t>
                </w:r>
              </w:ins>
            </w:sdtContent>
          </w:sdt>
        </w:p>
      </w:sdtContent>
    </w:sdt>
    <w:sdt>
      <w:sdtPr>
        <w:tag w:val="goog_rdk_7108"/>
        <w:id w:val="-1550883797"/>
      </w:sdtPr>
      <w:sdtContent>
        <w:p w14:paraId="00000E97" w14:textId="77777777" w:rsidR="00CF3663" w:rsidRDefault="00000000">
          <w:pPr>
            <w:numPr>
              <w:ilvl w:val="1"/>
              <w:numId w:val="214"/>
            </w:numPr>
            <w:tabs>
              <w:tab w:val="left" w:pos="720"/>
              <w:tab w:val="left" w:pos="1440"/>
              <w:tab w:val="left" w:pos="2160"/>
            </w:tabs>
            <w:spacing w:before="240" w:after="200"/>
            <w:rPr>
              <w:ins w:id="7146" w:author="BHA Regulatory Affairs Unit" w:date="2026-07-29T16:06:00Z"/>
            </w:rPr>
          </w:pPr>
          <w:sdt>
            <w:sdtPr>
              <w:tag w:val="goog_rdk_7107"/>
              <w:id w:val="-300582732"/>
            </w:sdtPr>
            <w:sdtContent>
              <w:ins w:id="7147" w:author="BHA Regulatory Affairs Unit" w:date="2026-07-29T16:06:00Z">
                <w:r>
                  <w:t xml:space="preserve">Examples of this level of care include, but are not limited to, group homes, community corrections agencies, or other supportive living environments </w:t>
                </w:r>
                <w:r>
                  <w:lastRenderedPageBreak/>
                  <w:t>that provide twenty-four (24) hour on-site personnel, a focus on community re-integration, and treatment services on-site.</w:t>
                </w:r>
              </w:ins>
            </w:sdtContent>
          </w:sdt>
        </w:p>
      </w:sdtContent>
    </w:sdt>
    <w:sdt>
      <w:sdtPr>
        <w:tag w:val="goog_rdk_7110"/>
        <w:id w:val="1736966542"/>
      </w:sdtPr>
      <w:sdtContent>
        <w:p w14:paraId="00000E98" w14:textId="77777777" w:rsidR="00CF3663" w:rsidRDefault="00000000">
          <w:pPr>
            <w:numPr>
              <w:ilvl w:val="0"/>
              <w:numId w:val="214"/>
            </w:numPr>
            <w:tabs>
              <w:tab w:val="left" w:pos="720"/>
              <w:tab w:val="left" w:pos="1440"/>
              <w:tab w:val="left" w:pos="2160"/>
            </w:tabs>
            <w:spacing w:before="240" w:after="200"/>
            <w:rPr>
              <w:ins w:id="7148" w:author="BHA Regulatory Affairs Unit" w:date="2026-07-29T16:06:00Z"/>
            </w:rPr>
          </w:pPr>
          <w:sdt>
            <w:sdtPr>
              <w:tag w:val="goog_rdk_7109"/>
              <w:id w:val="-503027939"/>
            </w:sdtPr>
            <w:sdtContent>
              <w:ins w:id="7149" w:author="BHA Regulatory Affairs Unit" w:date="2026-07-29T16:06:00Z">
                <w:r>
                  <w:t>Service components and capabilities</w:t>
                </w:r>
              </w:ins>
            </w:sdtContent>
          </w:sdt>
        </w:p>
      </w:sdtContent>
    </w:sdt>
    <w:sdt>
      <w:sdtPr>
        <w:tag w:val="goog_rdk_7112"/>
        <w:id w:val="1953364795"/>
      </w:sdtPr>
      <w:sdtContent>
        <w:p w14:paraId="00000E99" w14:textId="77777777" w:rsidR="00CF3663" w:rsidRDefault="00000000">
          <w:pPr>
            <w:numPr>
              <w:ilvl w:val="1"/>
              <w:numId w:val="214"/>
            </w:numPr>
            <w:tabs>
              <w:tab w:val="left" w:pos="720"/>
              <w:tab w:val="left" w:pos="1440"/>
              <w:tab w:val="left" w:pos="2160"/>
            </w:tabs>
            <w:spacing w:before="240" w:after="200"/>
            <w:rPr>
              <w:ins w:id="7150" w:author="BHA Regulatory Affairs Unit" w:date="2026-07-29T16:06:00Z"/>
            </w:rPr>
          </w:pPr>
          <w:sdt>
            <w:sdtPr>
              <w:tag w:val="goog_rdk_7111"/>
              <w:id w:val="-675035055"/>
            </w:sdtPr>
            <w:sdtContent>
              <w:ins w:id="7151" w:author="BHA Regulatory Affairs Unit" w:date="2026-07-29T16:06:00Z">
                <w:r>
                  <w:t>All services must be provided by assessment of an individual receiving services, as appropriate.</w:t>
                </w:r>
              </w:ins>
            </w:sdtContent>
          </w:sdt>
        </w:p>
      </w:sdtContent>
    </w:sdt>
    <w:sdt>
      <w:sdtPr>
        <w:tag w:val="goog_rdk_7114"/>
        <w:id w:val="-1086568951"/>
      </w:sdtPr>
      <w:sdtContent>
        <w:p w14:paraId="00000E9A" w14:textId="77777777" w:rsidR="00CF3663" w:rsidRDefault="00000000">
          <w:pPr>
            <w:numPr>
              <w:ilvl w:val="1"/>
              <w:numId w:val="214"/>
            </w:numPr>
            <w:tabs>
              <w:tab w:val="left" w:pos="720"/>
              <w:tab w:val="left" w:pos="1440"/>
              <w:tab w:val="left" w:pos="2160"/>
            </w:tabs>
            <w:spacing w:before="240" w:after="200"/>
            <w:rPr>
              <w:ins w:id="7152" w:author="BHA Regulatory Affairs Unit" w:date="2026-07-29T16:06:00Z"/>
            </w:rPr>
          </w:pPr>
          <w:sdt>
            <w:sdtPr>
              <w:tag w:val="goog_rdk_7113"/>
              <w:id w:val="1605807373"/>
            </w:sdtPr>
            <w:sdtContent>
              <w:ins w:id="7153" w:author="BHA Regulatory Affairs Unit" w:date="2026-07-29T16:06:00Z">
                <w:r>
                  <w:t>Services for individuals must be regularly scheduled and include a minimum of twenty (20) hours of planned treatment services, per week.</w:t>
                </w:r>
              </w:ins>
            </w:sdtContent>
          </w:sdt>
        </w:p>
      </w:sdtContent>
    </w:sdt>
    <w:sdt>
      <w:sdtPr>
        <w:tag w:val="goog_rdk_7116"/>
        <w:id w:val="2121458023"/>
      </w:sdtPr>
      <w:sdtContent>
        <w:p w14:paraId="00000E9B" w14:textId="77777777" w:rsidR="00CF3663" w:rsidRDefault="00000000">
          <w:pPr>
            <w:numPr>
              <w:ilvl w:val="1"/>
              <w:numId w:val="214"/>
            </w:numPr>
            <w:tabs>
              <w:tab w:val="left" w:pos="720"/>
              <w:tab w:val="left" w:pos="1440"/>
              <w:tab w:val="left" w:pos="2160"/>
            </w:tabs>
            <w:spacing w:before="240" w:after="200"/>
            <w:rPr>
              <w:ins w:id="7154" w:author="BHA Regulatory Affairs Unit" w:date="2026-07-29T16:06:00Z"/>
            </w:rPr>
          </w:pPr>
          <w:sdt>
            <w:sdtPr>
              <w:tag w:val="goog_rdk_7115"/>
              <w:id w:val="911184238"/>
            </w:sdtPr>
            <w:sdtContent>
              <w:ins w:id="7155" w:author="BHA Regulatory Affairs Unit" w:date="2026-07-29T16:06:00Z">
                <w:r>
                  <w:t>Services must include but are not limited to, individual psychotherapy and counseling and group sessions for psychoeducation, didactic learning, skill development and practice, and therapy.</w:t>
                </w:r>
              </w:ins>
            </w:sdtContent>
          </w:sdt>
        </w:p>
      </w:sdtContent>
    </w:sdt>
    <w:sdt>
      <w:sdtPr>
        <w:tag w:val="goog_rdk_7118"/>
        <w:id w:val="1817034644"/>
      </w:sdtPr>
      <w:sdtContent>
        <w:p w14:paraId="00000E9C" w14:textId="77777777" w:rsidR="00CF3663" w:rsidRDefault="00000000">
          <w:pPr>
            <w:numPr>
              <w:ilvl w:val="1"/>
              <w:numId w:val="214"/>
            </w:numPr>
            <w:tabs>
              <w:tab w:val="left" w:pos="720"/>
              <w:tab w:val="left" w:pos="1440"/>
              <w:tab w:val="left" w:pos="2160"/>
            </w:tabs>
            <w:spacing w:before="240" w:after="200"/>
            <w:rPr>
              <w:ins w:id="7156" w:author="BHA Regulatory Affairs Unit" w:date="2026-07-29T16:06:00Z"/>
            </w:rPr>
          </w:pPr>
          <w:sdt>
            <w:sdtPr>
              <w:tag w:val="goog_rdk_7117"/>
              <w:id w:val="-1693692609"/>
            </w:sdtPr>
            <w:sdtContent>
              <w:ins w:id="7157" w:author="BHA Regulatory Affairs Unit" w:date="2026-07-29T16:06:00Z">
                <w:r>
                  <w:t>Services must also include psychoeducation, supportive therapy, and anticipatory guidance of management specific to post-acute withdrawal symptoms, when clinically appropriate.</w:t>
                </w:r>
              </w:ins>
            </w:sdtContent>
          </w:sdt>
        </w:p>
      </w:sdtContent>
    </w:sdt>
    <w:sdt>
      <w:sdtPr>
        <w:tag w:val="goog_rdk_7120"/>
        <w:id w:val="-853294262"/>
      </w:sdtPr>
      <w:sdtContent>
        <w:p w14:paraId="00000E9D" w14:textId="77777777" w:rsidR="00CF3663" w:rsidRDefault="00000000">
          <w:pPr>
            <w:numPr>
              <w:ilvl w:val="1"/>
              <w:numId w:val="214"/>
            </w:numPr>
            <w:tabs>
              <w:tab w:val="left" w:pos="720"/>
              <w:tab w:val="left" w:pos="1440"/>
              <w:tab w:val="left" w:pos="2160"/>
            </w:tabs>
            <w:spacing w:before="240" w:after="200"/>
            <w:rPr>
              <w:ins w:id="7158" w:author="BHA Regulatory Affairs Unit" w:date="2026-07-29T16:06:00Z"/>
            </w:rPr>
          </w:pPr>
          <w:sdt>
            <w:sdtPr>
              <w:tag w:val="goog_rdk_7119"/>
              <w:id w:val="-1860093626"/>
            </w:sdtPr>
            <w:sdtContent>
              <w:ins w:id="7159" w:author="BHA Regulatory Affairs Unit" w:date="2026-07-29T16:06:00Z">
                <w:r>
                  <w:t>Services provided by an agency must be directed toward developing and enhancing prosocial behaviors, sustaining recovery, reducing relapse risk when applicable, and the promotion of successful reintegration into the community.</w:t>
                </w:r>
              </w:ins>
            </w:sdtContent>
          </w:sdt>
        </w:p>
      </w:sdtContent>
    </w:sdt>
    <w:sdt>
      <w:sdtPr>
        <w:tag w:val="goog_rdk_7122"/>
        <w:id w:val="-1964380516"/>
      </w:sdtPr>
      <w:sdtContent>
        <w:p w14:paraId="00000E9E" w14:textId="77777777" w:rsidR="00CF3663" w:rsidRDefault="00000000">
          <w:pPr>
            <w:numPr>
              <w:ilvl w:val="1"/>
              <w:numId w:val="214"/>
            </w:numPr>
            <w:tabs>
              <w:tab w:val="left" w:pos="720"/>
              <w:tab w:val="left" w:pos="1440"/>
              <w:tab w:val="left" w:pos="2160"/>
            </w:tabs>
            <w:spacing w:before="240" w:after="200"/>
            <w:rPr>
              <w:ins w:id="7160" w:author="BHA Regulatory Affairs Unit" w:date="2026-07-29T16:06:00Z"/>
            </w:rPr>
          </w:pPr>
          <w:sdt>
            <w:sdtPr>
              <w:tag w:val="goog_rdk_7121"/>
              <w:id w:val="-1382282210"/>
            </w:sdtPr>
            <w:sdtContent>
              <w:ins w:id="7161" w:author="BHA Regulatory Affairs Unit" w:date="2026-07-29T16:06:00Z">
                <w:r>
                  <w:t>Agencies may participate in a therapeutic community model that utilizes methods and environments to change human behavior, in the context of community life and responsibility. Therapeutic communities typically use a phase-based contingency management protocol that incentivizes more advanced engagement in treatment and the community milieu as an individual progresses.</w:t>
                </w:r>
              </w:ins>
            </w:sdtContent>
          </w:sdt>
        </w:p>
      </w:sdtContent>
    </w:sdt>
    <w:sdt>
      <w:sdtPr>
        <w:tag w:val="goog_rdk_7124"/>
        <w:id w:val="1397791161"/>
      </w:sdtPr>
      <w:sdtContent>
        <w:p w14:paraId="00000E9F" w14:textId="77777777" w:rsidR="00CF3663" w:rsidRDefault="00000000">
          <w:pPr>
            <w:numPr>
              <w:ilvl w:val="1"/>
              <w:numId w:val="214"/>
            </w:numPr>
            <w:tabs>
              <w:tab w:val="left" w:pos="720"/>
              <w:tab w:val="left" w:pos="1440"/>
              <w:tab w:val="left" w:pos="2160"/>
            </w:tabs>
            <w:spacing w:before="240" w:after="200"/>
            <w:rPr>
              <w:ins w:id="7162" w:author="BHA Regulatory Affairs Unit" w:date="2026-07-29T16:06:00Z"/>
            </w:rPr>
          </w:pPr>
          <w:sdt>
            <w:sdtPr>
              <w:tag w:val="goog_rdk_7123"/>
              <w:id w:val="1085382962"/>
            </w:sdtPr>
            <w:sdtContent>
              <w:ins w:id="7163" w:author="BHA Regulatory Affairs Unit" w:date="2026-07-29T16:06:00Z">
                <w:r>
                  <w:t>Services must be available seven (7) days per week.</w:t>
                </w:r>
              </w:ins>
            </w:sdtContent>
          </w:sdt>
        </w:p>
      </w:sdtContent>
    </w:sdt>
    <w:sdt>
      <w:sdtPr>
        <w:tag w:val="goog_rdk_7126"/>
        <w:id w:val="-1983477647"/>
      </w:sdtPr>
      <w:sdtContent>
        <w:p w14:paraId="00000EA0" w14:textId="77777777" w:rsidR="00CF3663" w:rsidRDefault="00000000">
          <w:pPr>
            <w:numPr>
              <w:ilvl w:val="1"/>
              <w:numId w:val="214"/>
            </w:numPr>
            <w:tabs>
              <w:tab w:val="left" w:pos="720"/>
              <w:tab w:val="left" w:pos="1440"/>
              <w:tab w:val="left" w:pos="2160"/>
            </w:tabs>
            <w:spacing w:before="240" w:after="200"/>
            <w:rPr>
              <w:ins w:id="7164" w:author="BHA Regulatory Affairs Unit" w:date="2026-07-29T16:06:00Z"/>
            </w:rPr>
          </w:pPr>
          <w:sdt>
            <w:sdtPr>
              <w:tag w:val="goog_rdk_7125"/>
              <w:id w:val="-1358367673"/>
            </w:sdtPr>
            <w:sdtContent>
              <w:ins w:id="7165" w:author="BHA Regulatory Affairs Unit" w:date="2026-07-29T16:06:00Z">
                <w:r>
                  <w:t>Agencies providing substance use or co-occurring services must be able to provide clinically managed residential withdrawal management, including but not limited to:</w:t>
                </w:r>
              </w:ins>
            </w:sdtContent>
          </w:sdt>
        </w:p>
      </w:sdtContent>
    </w:sdt>
    <w:sdt>
      <w:sdtPr>
        <w:tag w:val="goog_rdk_7128"/>
        <w:id w:val="95284043"/>
      </w:sdtPr>
      <w:sdtContent>
        <w:p w14:paraId="00000EA1" w14:textId="77777777" w:rsidR="00CF3663" w:rsidRDefault="00000000">
          <w:pPr>
            <w:numPr>
              <w:ilvl w:val="2"/>
              <w:numId w:val="214"/>
            </w:numPr>
            <w:tabs>
              <w:tab w:val="left" w:pos="720"/>
              <w:tab w:val="left" w:pos="1440"/>
              <w:tab w:val="left" w:pos="2160"/>
            </w:tabs>
            <w:spacing w:before="240" w:after="200"/>
            <w:rPr>
              <w:ins w:id="7166" w:author="BHA Regulatory Affairs Unit" w:date="2026-07-29T16:06:00Z"/>
            </w:rPr>
          </w:pPr>
          <w:sdt>
            <w:sdtPr>
              <w:tag w:val="goog_rdk_7127"/>
              <w:id w:val="-164226117"/>
            </w:sdtPr>
            <w:sdtContent>
              <w:ins w:id="7167" w:author="BHA Regulatory Affairs Unit" w:date="2026-07-29T16:06:00Z">
                <w:r>
                  <w:t>Twenty-four (24) hours per day, seven (7) days per week, and three hundred sixty-five (365) days a year supervision, observation, and support of individuals who are intoxicated or experiencing withdrawal, appropriate to this level of care;</w:t>
                </w:r>
              </w:ins>
            </w:sdtContent>
          </w:sdt>
        </w:p>
      </w:sdtContent>
    </w:sdt>
    <w:sdt>
      <w:sdtPr>
        <w:tag w:val="goog_rdk_7130"/>
        <w:id w:val="-417888877"/>
      </w:sdtPr>
      <w:sdtContent>
        <w:p w14:paraId="00000EA2" w14:textId="77777777" w:rsidR="00CF3663" w:rsidRDefault="00000000">
          <w:pPr>
            <w:numPr>
              <w:ilvl w:val="2"/>
              <w:numId w:val="214"/>
            </w:numPr>
            <w:tabs>
              <w:tab w:val="left" w:pos="720"/>
              <w:tab w:val="left" w:pos="1440"/>
              <w:tab w:val="left" w:pos="2160"/>
            </w:tabs>
            <w:spacing w:before="240" w:after="200"/>
            <w:rPr>
              <w:ins w:id="7168" w:author="BHA Regulatory Affairs Unit" w:date="2026-07-29T16:06:00Z"/>
            </w:rPr>
          </w:pPr>
          <w:sdt>
            <w:sdtPr>
              <w:tag w:val="goog_rdk_7129"/>
              <w:id w:val="-245465238"/>
            </w:sdtPr>
            <w:sdtContent>
              <w:ins w:id="7169" w:author="BHA Regulatory Affairs Unit" w:date="2026-07-29T16:06:00Z">
                <w:r>
                  <w:t>Supervision of self-administered medications for withdrawal management, in accordance with a prescription;</w:t>
                </w:r>
              </w:ins>
            </w:sdtContent>
          </w:sdt>
        </w:p>
      </w:sdtContent>
    </w:sdt>
    <w:sdt>
      <w:sdtPr>
        <w:tag w:val="goog_rdk_7132"/>
        <w:id w:val="1759067759"/>
      </w:sdtPr>
      <w:sdtContent>
        <w:p w14:paraId="00000EA3" w14:textId="77777777" w:rsidR="00CF3663" w:rsidRDefault="00000000">
          <w:pPr>
            <w:numPr>
              <w:ilvl w:val="2"/>
              <w:numId w:val="214"/>
            </w:numPr>
            <w:tabs>
              <w:tab w:val="left" w:pos="720"/>
              <w:tab w:val="left" w:pos="1440"/>
              <w:tab w:val="left" w:pos="2160"/>
            </w:tabs>
            <w:spacing w:before="240" w:after="200"/>
            <w:rPr>
              <w:ins w:id="7170" w:author="BHA Regulatory Affairs Unit" w:date="2026-07-29T16:06:00Z"/>
            </w:rPr>
          </w:pPr>
          <w:sdt>
            <w:sdtPr>
              <w:tag w:val="goog_rdk_7131"/>
              <w:id w:val="-1045680900"/>
            </w:sdtPr>
            <w:sdtContent>
              <w:ins w:id="7171" w:author="BHA Regulatory Affairs Unit" w:date="2026-07-29T16:06:00Z">
                <w:r>
                  <w:t>Clinical monitoring of withdrawal, including use of physician-established protocols to monitor for changes in status that may require medication consultation or transition in level of care; and</w:t>
                </w:r>
              </w:ins>
            </w:sdtContent>
          </w:sdt>
        </w:p>
      </w:sdtContent>
    </w:sdt>
    <w:sdt>
      <w:sdtPr>
        <w:tag w:val="goog_rdk_7134"/>
        <w:id w:val="1681387369"/>
      </w:sdtPr>
      <w:sdtContent>
        <w:p w14:paraId="00000EA4" w14:textId="77777777" w:rsidR="00CF3663" w:rsidRDefault="00000000">
          <w:pPr>
            <w:numPr>
              <w:ilvl w:val="2"/>
              <w:numId w:val="214"/>
            </w:numPr>
            <w:tabs>
              <w:tab w:val="left" w:pos="720"/>
              <w:tab w:val="left" w:pos="1440"/>
              <w:tab w:val="left" w:pos="2160"/>
            </w:tabs>
            <w:spacing w:before="240" w:after="200"/>
            <w:rPr>
              <w:ins w:id="7172" w:author="BHA Regulatory Affairs Unit" w:date="2026-07-29T16:06:00Z"/>
            </w:rPr>
          </w:pPr>
          <w:sdt>
            <w:sdtPr>
              <w:tag w:val="goog_rdk_7133"/>
              <w:id w:val="298333932"/>
            </w:sdtPr>
            <w:sdtContent>
              <w:ins w:id="7173" w:author="BHA Regulatory Affairs Unit" w:date="2026-07-29T16:06:00Z">
                <w:r>
                  <w:t>Psychosocial services designed to support completion of the withdrawal management process.</w:t>
                </w:r>
              </w:ins>
            </w:sdtContent>
          </w:sdt>
        </w:p>
      </w:sdtContent>
    </w:sdt>
    <w:sdt>
      <w:sdtPr>
        <w:tag w:val="goog_rdk_7136"/>
        <w:id w:val="-1706794051"/>
      </w:sdtPr>
      <w:sdtContent>
        <w:p w14:paraId="00000EA5" w14:textId="77777777" w:rsidR="00CF3663" w:rsidRDefault="00000000">
          <w:pPr>
            <w:numPr>
              <w:ilvl w:val="3"/>
              <w:numId w:val="214"/>
            </w:numPr>
            <w:tabs>
              <w:tab w:val="left" w:pos="720"/>
              <w:tab w:val="left" w:pos="1440"/>
              <w:tab w:val="left" w:pos="2160"/>
            </w:tabs>
            <w:spacing w:before="240" w:after="200"/>
            <w:rPr>
              <w:ins w:id="7174" w:author="BHA Regulatory Affairs Unit" w:date="2026-07-29T16:06:00Z"/>
            </w:rPr>
          </w:pPr>
          <w:sdt>
            <w:sdtPr>
              <w:tag w:val="goog_rdk_7135"/>
              <w:id w:val="1519321218"/>
            </w:sdtPr>
            <w:sdtContent>
              <w:ins w:id="7175" w:author="BHA Regulatory Affairs Unit" w:date="2026-07-29T16:06:00Z">
                <w:r>
                  <w:t>Agencies shall provide access to withdrawal management medication, which may include controlled substance medications, within four (4) hours of medical personnel determination, either directly provided by an agency or through transfer/care coordination to a necessary level of care.</w:t>
                </w:r>
              </w:ins>
            </w:sdtContent>
          </w:sdt>
        </w:p>
      </w:sdtContent>
    </w:sdt>
    <w:sdt>
      <w:sdtPr>
        <w:tag w:val="goog_rdk_7138"/>
        <w:id w:val="1484567185"/>
      </w:sdtPr>
      <w:sdtContent>
        <w:p w14:paraId="00000EA6" w14:textId="77777777" w:rsidR="00CF3663" w:rsidRDefault="00000000">
          <w:pPr>
            <w:numPr>
              <w:ilvl w:val="1"/>
              <w:numId w:val="214"/>
            </w:numPr>
            <w:tabs>
              <w:tab w:val="left" w:pos="720"/>
              <w:tab w:val="left" w:pos="1440"/>
              <w:tab w:val="left" w:pos="2160"/>
            </w:tabs>
            <w:spacing w:before="240" w:after="200"/>
            <w:rPr>
              <w:ins w:id="7176" w:author="BHA Regulatory Affairs Unit" w:date="2026-07-29T16:06:00Z"/>
            </w:rPr>
          </w:pPr>
          <w:sdt>
            <w:sdtPr>
              <w:tag w:val="goog_rdk_7137"/>
              <w:id w:val="1316969134"/>
            </w:sdtPr>
            <w:sdtContent>
              <w:ins w:id="7177" w:author="BHA Regulatory Affairs Unit" w:date="2026-07-29T16:06:00Z">
                <w:r>
                  <w:t>Personnel must verify and document the whereabouts and wellness of each individual who is on-site, as determined by clinical and/or medical assessment. Intervals in which safety checks are completed are to not exceed:</w:t>
                </w:r>
              </w:ins>
            </w:sdtContent>
          </w:sdt>
        </w:p>
      </w:sdtContent>
    </w:sdt>
    <w:sdt>
      <w:sdtPr>
        <w:tag w:val="goog_rdk_7140"/>
        <w:id w:val="782534095"/>
      </w:sdtPr>
      <w:sdtContent>
        <w:p w14:paraId="00000EA7" w14:textId="77777777" w:rsidR="00CF3663" w:rsidRDefault="00000000">
          <w:pPr>
            <w:numPr>
              <w:ilvl w:val="2"/>
              <w:numId w:val="214"/>
            </w:numPr>
            <w:tabs>
              <w:tab w:val="left" w:pos="720"/>
              <w:tab w:val="left" w:pos="1440"/>
              <w:tab w:val="left" w:pos="2160"/>
            </w:tabs>
            <w:spacing w:before="240" w:after="200"/>
            <w:rPr>
              <w:ins w:id="7178" w:author="BHA Regulatory Affairs Unit" w:date="2026-07-29T16:06:00Z"/>
            </w:rPr>
          </w:pPr>
          <w:sdt>
            <w:sdtPr>
              <w:tag w:val="goog_rdk_7139"/>
              <w:id w:val="-316882424"/>
            </w:sdtPr>
            <w:sdtContent>
              <w:ins w:id="7179" w:author="BHA Regulatory Affairs Unit" w:date="2026-07-29T16:06:00Z">
                <w:r>
                  <w:t>Between 6:00 am and 10:00 p.m., at least once every hour; and</w:t>
                </w:r>
              </w:ins>
            </w:sdtContent>
          </w:sdt>
        </w:p>
      </w:sdtContent>
    </w:sdt>
    <w:sdt>
      <w:sdtPr>
        <w:tag w:val="goog_rdk_7142"/>
        <w:id w:val="-272168561"/>
      </w:sdtPr>
      <w:sdtContent>
        <w:p w14:paraId="00000EA8" w14:textId="77777777" w:rsidR="00CF3663" w:rsidRDefault="00000000">
          <w:pPr>
            <w:numPr>
              <w:ilvl w:val="2"/>
              <w:numId w:val="214"/>
            </w:numPr>
            <w:tabs>
              <w:tab w:val="left" w:pos="720"/>
              <w:tab w:val="left" w:pos="1440"/>
              <w:tab w:val="left" w:pos="2160"/>
            </w:tabs>
            <w:spacing w:before="240" w:after="200"/>
            <w:rPr>
              <w:ins w:id="7180" w:author="BHA Regulatory Affairs Unit" w:date="2026-07-29T16:06:00Z"/>
            </w:rPr>
          </w:pPr>
          <w:sdt>
            <w:sdtPr>
              <w:tag w:val="goog_rdk_7141"/>
              <w:id w:val="-310159817"/>
            </w:sdtPr>
            <w:sdtContent>
              <w:ins w:id="7181" w:author="BHA Regulatory Affairs Unit" w:date="2026-07-29T16:06:00Z">
                <w:r>
                  <w:t>Between 10:00 p.m. and 6:00 a.m., at least once every hour, unless otherwise determined by clinical and/or medical assessment and documented in an individual’s file.</w:t>
                </w:r>
              </w:ins>
            </w:sdtContent>
          </w:sdt>
        </w:p>
      </w:sdtContent>
    </w:sdt>
    <w:sdt>
      <w:sdtPr>
        <w:tag w:val="goog_rdk_7144"/>
        <w:id w:val="1571696371"/>
      </w:sdtPr>
      <w:sdtContent>
        <w:p w14:paraId="00000EA9" w14:textId="77777777" w:rsidR="00CF3663" w:rsidRDefault="00000000">
          <w:pPr>
            <w:numPr>
              <w:ilvl w:val="3"/>
              <w:numId w:val="214"/>
            </w:numPr>
            <w:tabs>
              <w:tab w:val="left" w:pos="720"/>
              <w:tab w:val="left" w:pos="1440"/>
              <w:tab w:val="left" w:pos="2160"/>
            </w:tabs>
            <w:spacing w:before="240" w:after="200"/>
            <w:rPr>
              <w:ins w:id="7182" w:author="BHA Regulatory Affairs Unit" w:date="2026-07-29T16:06:00Z"/>
            </w:rPr>
          </w:pPr>
          <w:sdt>
            <w:sdtPr>
              <w:tag w:val="goog_rdk_7143"/>
              <w:id w:val="-1392885050"/>
            </w:sdtPr>
            <w:sdtContent>
              <w:ins w:id="7183" w:author="BHA Regulatory Affairs Unit" w:date="2026-07-29T16:06:00Z">
                <w:r>
                  <w:t>Additional needs for off-site supervision and/or peer support must be determined on an individual basis and aligned with an agency’s policies and procedures.</w:t>
                </w:r>
              </w:ins>
            </w:sdtContent>
          </w:sdt>
        </w:p>
      </w:sdtContent>
    </w:sdt>
    <w:sdt>
      <w:sdtPr>
        <w:tag w:val="goog_rdk_7146"/>
        <w:id w:val="-1623833374"/>
      </w:sdtPr>
      <w:sdtContent>
        <w:p w14:paraId="00000EAA" w14:textId="77777777" w:rsidR="00CF3663" w:rsidRDefault="00000000">
          <w:pPr>
            <w:numPr>
              <w:ilvl w:val="1"/>
              <w:numId w:val="214"/>
            </w:numPr>
            <w:tabs>
              <w:tab w:val="left" w:pos="720"/>
              <w:tab w:val="left" w:pos="1440"/>
              <w:tab w:val="left" w:pos="2160"/>
            </w:tabs>
            <w:spacing w:before="240" w:after="200"/>
            <w:rPr>
              <w:ins w:id="7184" w:author="BHA Regulatory Affairs Unit" w:date="2026-07-29T16:06:00Z"/>
            </w:rPr>
          </w:pPr>
          <w:sdt>
            <w:sdtPr>
              <w:tag w:val="goog_rdk_7145"/>
              <w:id w:val="827855807"/>
            </w:sdtPr>
            <w:sdtContent>
              <w:ins w:id="7185" w:author="BHA Regulatory Affairs Unit" w:date="2026-07-29T16:06:00Z">
                <w:r>
                  <w:t>Agencies shall provide continuous monitoring or supervision of individuals when they are off-site to prevent risky behaviors and provide support when urgent needs arise.</w:t>
                </w:r>
              </w:ins>
            </w:sdtContent>
          </w:sdt>
        </w:p>
      </w:sdtContent>
    </w:sdt>
    <w:sdt>
      <w:sdtPr>
        <w:tag w:val="goog_rdk_7148"/>
        <w:id w:val="2086643628"/>
      </w:sdtPr>
      <w:sdtContent>
        <w:p w14:paraId="00000EAB" w14:textId="77777777" w:rsidR="00CF3663" w:rsidRDefault="00000000">
          <w:pPr>
            <w:numPr>
              <w:ilvl w:val="1"/>
              <w:numId w:val="214"/>
            </w:numPr>
            <w:tabs>
              <w:tab w:val="left" w:pos="720"/>
              <w:tab w:val="left" w:pos="1440"/>
              <w:tab w:val="left" w:pos="2160"/>
            </w:tabs>
            <w:spacing w:before="240" w:after="200"/>
            <w:rPr>
              <w:ins w:id="7186" w:author="BHA Regulatory Affairs Unit" w:date="2026-07-29T16:06:00Z"/>
            </w:rPr>
          </w:pPr>
          <w:sdt>
            <w:sdtPr>
              <w:tag w:val="goog_rdk_7147"/>
              <w:id w:val="-327705747"/>
            </w:sdtPr>
            <w:sdtContent>
              <w:ins w:id="7187" w:author="BHA Regulatory Affairs Unit" w:date="2026-07-29T16:06:00Z">
                <w:r>
                  <w:t>The degree of monitoring or supervision provided is determined by an individual’s primary clinician and documented in an individual’s file.</w:t>
                </w:r>
              </w:ins>
            </w:sdtContent>
          </w:sdt>
        </w:p>
      </w:sdtContent>
    </w:sdt>
    <w:sdt>
      <w:sdtPr>
        <w:tag w:val="goog_rdk_7150"/>
        <w:id w:val="-2112946140"/>
      </w:sdtPr>
      <w:sdtContent>
        <w:p w14:paraId="00000EAC" w14:textId="77777777" w:rsidR="00CF3663" w:rsidRDefault="00000000">
          <w:pPr>
            <w:numPr>
              <w:ilvl w:val="1"/>
              <w:numId w:val="214"/>
            </w:numPr>
            <w:tabs>
              <w:tab w:val="left" w:pos="720"/>
              <w:tab w:val="left" w:pos="1440"/>
              <w:tab w:val="left" w:pos="2160"/>
            </w:tabs>
            <w:spacing w:before="200" w:after="200"/>
            <w:rPr>
              <w:ins w:id="7188" w:author="BHA Regulatory Affairs Unit" w:date="2026-07-29T16:06:00Z"/>
            </w:rPr>
          </w:pPr>
          <w:sdt>
            <w:sdtPr>
              <w:tag w:val="goog_rdk_7149"/>
              <w:id w:val="1842836890"/>
            </w:sdtPr>
            <w:sdtContent>
              <w:ins w:id="7189" w:author="BHA Regulatory Affairs Unit" w:date="2026-07-29T16:06:00Z">
                <w:r>
                  <w:t xml:space="preserve">An individual may be excused from participation if their acute withdrawal or another condition prevents effective participation, at that time. This must be revisited frequently, with participation encouraged and expected once the acute episode passes. </w:t>
                </w:r>
              </w:ins>
            </w:sdtContent>
          </w:sdt>
        </w:p>
      </w:sdtContent>
    </w:sdt>
    <w:sdt>
      <w:sdtPr>
        <w:tag w:val="goog_rdk_7152"/>
        <w:id w:val="-887134899"/>
      </w:sdtPr>
      <w:sdtContent>
        <w:p w14:paraId="00000EAD" w14:textId="77777777" w:rsidR="00CF3663" w:rsidRDefault="00000000">
          <w:pPr>
            <w:numPr>
              <w:ilvl w:val="0"/>
              <w:numId w:val="214"/>
            </w:numPr>
            <w:tabs>
              <w:tab w:val="left" w:pos="720"/>
              <w:tab w:val="left" w:pos="1440"/>
              <w:tab w:val="left" w:pos="2160"/>
            </w:tabs>
            <w:spacing w:before="240" w:after="200"/>
            <w:rPr>
              <w:ins w:id="7190" w:author="BHA Regulatory Affairs Unit" w:date="2026-07-29T16:06:00Z"/>
            </w:rPr>
          </w:pPr>
          <w:sdt>
            <w:sdtPr>
              <w:tag w:val="goog_rdk_7151"/>
              <w:id w:val="536392431"/>
            </w:sdtPr>
            <w:sdtContent>
              <w:ins w:id="7191" w:author="BHA Regulatory Affairs Unit" w:date="2026-07-29T16:06:00Z">
                <w:r>
                  <w:t>Support systems</w:t>
                </w:r>
              </w:ins>
            </w:sdtContent>
          </w:sdt>
        </w:p>
      </w:sdtContent>
    </w:sdt>
    <w:sdt>
      <w:sdtPr>
        <w:tag w:val="goog_rdk_7154"/>
        <w:id w:val="1053822783"/>
      </w:sdtPr>
      <w:sdtContent>
        <w:p w14:paraId="00000EAE" w14:textId="77777777" w:rsidR="00CF3663" w:rsidRDefault="00000000">
          <w:pPr>
            <w:numPr>
              <w:ilvl w:val="1"/>
              <w:numId w:val="214"/>
            </w:numPr>
            <w:tabs>
              <w:tab w:val="left" w:pos="720"/>
              <w:tab w:val="left" w:pos="1440"/>
              <w:tab w:val="left" w:pos="2160"/>
            </w:tabs>
            <w:spacing w:before="240" w:after="200"/>
            <w:rPr>
              <w:ins w:id="7192" w:author="BHA Regulatory Affairs Unit" w:date="2026-07-29T16:06:00Z"/>
            </w:rPr>
          </w:pPr>
          <w:sdt>
            <w:sdtPr>
              <w:tag w:val="goog_rdk_7153"/>
              <w:id w:val="-1620998806"/>
            </w:sdtPr>
            <w:sdtContent>
              <w:ins w:id="7193" w:author="BHA Regulatory Affairs Unit" w:date="2026-07-29T16:06:00Z">
                <w:r>
                  <w:t>An agency providing clinically managed high-intensity residential treatment services must:</w:t>
                </w:r>
              </w:ins>
            </w:sdtContent>
          </w:sdt>
        </w:p>
      </w:sdtContent>
    </w:sdt>
    <w:sdt>
      <w:sdtPr>
        <w:tag w:val="goog_rdk_7156"/>
        <w:id w:val="-708547965"/>
      </w:sdtPr>
      <w:sdtContent>
        <w:p w14:paraId="00000EAF" w14:textId="77777777" w:rsidR="00CF3663" w:rsidRDefault="00000000">
          <w:pPr>
            <w:numPr>
              <w:ilvl w:val="2"/>
              <w:numId w:val="214"/>
            </w:numPr>
            <w:tabs>
              <w:tab w:val="left" w:pos="720"/>
              <w:tab w:val="left" w:pos="1440"/>
              <w:tab w:val="left" w:pos="2160"/>
            </w:tabs>
            <w:spacing w:before="240" w:after="200"/>
            <w:rPr>
              <w:ins w:id="7194" w:author="BHA Regulatory Affairs Unit" w:date="2026-07-29T16:06:00Z"/>
            </w:rPr>
          </w:pPr>
          <w:sdt>
            <w:sdtPr>
              <w:tag w:val="goog_rdk_7155"/>
              <w:id w:val="-1655646456"/>
            </w:sdtPr>
            <w:sdtContent>
              <w:ins w:id="7195" w:author="BHA Regulatory Affairs Unit" w:date="2026-07-29T16:06:00Z">
                <w:r>
                  <w:t>Ensure the availability of telehealth or on-site consultation with an authorized practitioner or nurse twenty-four (24) hours per day, seven (7) days per week, and three hundred sixty-five (365) days a year;</w:t>
                </w:r>
              </w:ins>
            </w:sdtContent>
          </w:sdt>
        </w:p>
      </w:sdtContent>
    </w:sdt>
    <w:sdt>
      <w:sdtPr>
        <w:tag w:val="goog_rdk_7158"/>
        <w:id w:val="1891348731"/>
      </w:sdtPr>
      <w:sdtContent>
        <w:p w14:paraId="00000EB0" w14:textId="77777777" w:rsidR="00CF3663" w:rsidRDefault="00000000">
          <w:pPr>
            <w:numPr>
              <w:ilvl w:val="2"/>
              <w:numId w:val="214"/>
            </w:numPr>
            <w:tabs>
              <w:tab w:val="left" w:pos="720"/>
              <w:tab w:val="left" w:pos="1440"/>
              <w:tab w:val="left" w:pos="2160"/>
            </w:tabs>
            <w:spacing w:before="240" w:after="200"/>
            <w:rPr>
              <w:ins w:id="7196" w:author="BHA Regulatory Affairs Unit" w:date="2026-07-29T16:06:00Z"/>
            </w:rPr>
          </w:pPr>
          <w:sdt>
            <w:sdtPr>
              <w:tag w:val="goog_rdk_7157"/>
              <w:id w:val="1453400854"/>
            </w:sdtPr>
            <w:sdtContent>
              <w:ins w:id="7197" w:author="BHA Regulatory Affairs Unit" w:date="2026-07-29T16:06:00Z">
                <w:r>
                  <w:t>Ensure the availability of urgent and emergent consultation medical support and emergency services twenty-four (24) hours per day, seven (7) days per week, and three hundred sixty-five (365) days a year; and</w:t>
                </w:r>
              </w:ins>
            </w:sdtContent>
          </w:sdt>
        </w:p>
      </w:sdtContent>
    </w:sdt>
    <w:sdt>
      <w:sdtPr>
        <w:tag w:val="goog_rdk_7160"/>
        <w:id w:val="-1216689114"/>
      </w:sdtPr>
      <w:sdtContent>
        <w:p w14:paraId="00000EB1" w14:textId="77777777" w:rsidR="00CF3663" w:rsidRDefault="00000000">
          <w:pPr>
            <w:numPr>
              <w:ilvl w:val="2"/>
              <w:numId w:val="214"/>
            </w:numPr>
            <w:tabs>
              <w:tab w:val="left" w:pos="720"/>
              <w:tab w:val="left" w:pos="1440"/>
              <w:tab w:val="left" w:pos="2160"/>
            </w:tabs>
            <w:spacing w:before="240" w:after="200"/>
            <w:rPr>
              <w:ins w:id="7198" w:author="BHA Regulatory Affairs Unit" w:date="2026-07-29T16:06:00Z"/>
            </w:rPr>
          </w:pPr>
          <w:sdt>
            <w:sdtPr>
              <w:tag w:val="goog_rdk_7159"/>
              <w:id w:val="-780610285"/>
            </w:sdtPr>
            <w:sdtContent>
              <w:ins w:id="7199" w:author="BHA Regulatory Affairs Unit" w:date="2026-07-29T16:06:00Z">
                <w:r>
                  <w:t>Have the capacity to arrange for MAT and/or psychiatric medications in a timely manner for individuals served.</w:t>
                </w:r>
              </w:ins>
            </w:sdtContent>
          </w:sdt>
        </w:p>
      </w:sdtContent>
    </w:sdt>
    <w:sdt>
      <w:sdtPr>
        <w:tag w:val="goog_rdk_7162"/>
        <w:id w:val="-787099725"/>
      </w:sdtPr>
      <w:sdtContent>
        <w:p w14:paraId="00000EB2" w14:textId="77777777" w:rsidR="00CF3663" w:rsidRDefault="00000000">
          <w:pPr>
            <w:numPr>
              <w:ilvl w:val="3"/>
              <w:numId w:val="214"/>
            </w:numPr>
            <w:tabs>
              <w:tab w:val="left" w:pos="720"/>
              <w:tab w:val="left" w:pos="1440"/>
              <w:tab w:val="left" w:pos="2160"/>
            </w:tabs>
            <w:spacing w:before="240" w:after="200"/>
            <w:rPr>
              <w:ins w:id="7200" w:author="BHA Regulatory Affairs Unit" w:date="2026-07-29T16:06:00Z"/>
            </w:rPr>
          </w:pPr>
          <w:sdt>
            <w:sdtPr>
              <w:tag w:val="goog_rdk_7161"/>
              <w:id w:val="-1963900944"/>
            </w:sdtPr>
            <w:sdtContent>
              <w:ins w:id="7201" w:author="BHA Regulatory Affairs Unit" w:date="2026-07-29T16:06:00Z">
                <w:r>
                  <w:t>This may include services provided through coordination and referral, but must not exceed four (4) hours from the time the need is identified to when the service is completed.</w:t>
                </w:r>
              </w:ins>
            </w:sdtContent>
          </w:sdt>
        </w:p>
      </w:sdtContent>
    </w:sdt>
    <w:sdt>
      <w:sdtPr>
        <w:tag w:val="goog_rdk_7164"/>
        <w:id w:val="1436467843"/>
      </w:sdtPr>
      <w:sdtContent>
        <w:p w14:paraId="00000EB3" w14:textId="77777777" w:rsidR="00CF3663" w:rsidRDefault="00000000">
          <w:pPr>
            <w:numPr>
              <w:ilvl w:val="0"/>
              <w:numId w:val="214"/>
            </w:numPr>
            <w:tabs>
              <w:tab w:val="left" w:pos="720"/>
              <w:tab w:val="left" w:pos="1440"/>
              <w:tab w:val="left" w:pos="2160"/>
            </w:tabs>
            <w:spacing w:before="240" w:after="200"/>
            <w:rPr>
              <w:ins w:id="7202" w:author="BHA Regulatory Affairs Unit" w:date="2026-07-29T16:06:00Z"/>
            </w:rPr>
          </w:pPr>
          <w:sdt>
            <w:sdtPr>
              <w:tag w:val="goog_rdk_7163"/>
              <w:id w:val="1110129410"/>
            </w:sdtPr>
            <w:sdtContent>
              <w:ins w:id="7203" w:author="BHA Regulatory Affairs Unit" w:date="2026-07-29T16:06:00Z">
                <w:r>
                  <w:t>Admission procedures</w:t>
                </w:r>
              </w:ins>
            </w:sdtContent>
          </w:sdt>
        </w:p>
      </w:sdtContent>
    </w:sdt>
    <w:sdt>
      <w:sdtPr>
        <w:tag w:val="goog_rdk_7166"/>
        <w:id w:val="-1119985532"/>
      </w:sdtPr>
      <w:sdtContent>
        <w:p w14:paraId="00000EB4" w14:textId="77777777" w:rsidR="00CF3663" w:rsidRDefault="00000000">
          <w:pPr>
            <w:numPr>
              <w:ilvl w:val="1"/>
              <w:numId w:val="214"/>
            </w:numPr>
            <w:tabs>
              <w:tab w:val="left" w:pos="720"/>
              <w:tab w:val="left" w:pos="1440"/>
              <w:tab w:val="left" w:pos="2160"/>
            </w:tabs>
            <w:spacing w:before="240" w:after="200"/>
            <w:rPr>
              <w:ins w:id="7204" w:author="BHA Regulatory Affairs Unit" w:date="2026-07-29T16:06:00Z"/>
            </w:rPr>
          </w:pPr>
          <w:sdt>
            <w:sdtPr>
              <w:tag w:val="goog_rdk_7165"/>
              <w:id w:val="-1317998156"/>
            </w:sdtPr>
            <w:sdtContent>
              <w:ins w:id="7205" w:author="BHA Regulatory Affairs Unit" w:date="2026-07-29T16:06:00Z">
                <w:r>
                  <w:t>Agencies providing substance use or co-occurring services must perform an initial assessment prior to admission utilizing the ASAM Dimensional Admission Criteria to:</w:t>
                </w:r>
              </w:ins>
            </w:sdtContent>
          </w:sdt>
        </w:p>
      </w:sdtContent>
    </w:sdt>
    <w:sdt>
      <w:sdtPr>
        <w:tag w:val="goog_rdk_7168"/>
        <w:id w:val="1365047570"/>
      </w:sdtPr>
      <w:sdtContent>
        <w:p w14:paraId="00000EB5" w14:textId="77777777" w:rsidR="00CF3663" w:rsidRDefault="00000000">
          <w:pPr>
            <w:numPr>
              <w:ilvl w:val="2"/>
              <w:numId w:val="214"/>
            </w:numPr>
            <w:tabs>
              <w:tab w:val="left" w:pos="720"/>
              <w:tab w:val="left" w:pos="1440"/>
              <w:tab w:val="left" w:pos="2160"/>
            </w:tabs>
            <w:spacing w:before="240" w:after="200"/>
            <w:rPr>
              <w:ins w:id="7206" w:author="BHA Regulatory Affairs Unit" w:date="2026-07-29T16:06:00Z"/>
            </w:rPr>
          </w:pPr>
          <w:sdt>
            <w:sdtPr>
              <w:tag w:val="goog_rdk_7167"/>
              <w:id w:val="-689787033"/>
            </w:sdtPr>
            <w:sdtContent>
              <w:ins w:id="7207" w:author="BHA Regulatory Affairs Unit" w:date="2026-07-29T16:06:00Z">
                <w:r>
                  <w:t>Recommend the least restrictive or intensive level of care; and</w:t>
                </w:r>
              </w:ins>
            </w:sdtContent>
          </w:sdt>
        </w:p>
      </w:sdtContent>
    </w:sdt>
    <w:sdt>
      <w:sdtPr>
        <w:tag w:val="goog_rdk_7170"/>
        <w:id w:val="-2015286822"/>
      </w:sdtPr>
      <w:sdtContent>
        <w:p w14:paraId="00000EB6" w14:textId="77777777" w:rsidR="00CF3663" w:rsidRDefault="00000000">
          <w:pPr>
            <w:numPr>
              <w:ilvl w:val="2"/>
              <w:numId w:val="214"/>
            </w:numPr>
            <w:tabs>
              <w:tab w:val="left" w:pos="720"/>
              <w:tab w:val="left" w:pos="1440"/>
              <w:tab w:val="left" w:pos="2160"/>
            </w:tabs>
            <w:spacing w:before="240" w:after="200"/>
            <w:rPr>
              <w:ins w:id="7208" w:author="BHA Regulatory Affairs Unit" w:date="2026-07-29T16:06:00Z"/>
            </w:rPr>
          </w:pPr>
          <w:sdt>
            <w:sdtPr>
              <w:tag w:val="goog_rdk_7169"/>
              <w:id w:val="1464003176"/>
            </w:sdtPr>
            <w:sdtContent>
              <w:ins w:id="7209" w:author="BHA Regulatory Affairs Unit" w:date="2026-07-29T16:06:00Z">
                <w:r>
                  <w:t>Maximize an individual’s safety and function while minimizing distractions to recovery from addiction and co-occurring mental health conditions.</w:t>
                </w:r>
              </w:ins>
            </w:sdtContent>
          </w:sdt>
        </w:p>
      </w:sdtContent>
    </w:sdt>
    <w:sdt>
      <w:sdtPr>
        <w:tag w:val="goog_rdk_7172"/>
        <w:id w:val="-228131383"/>
      </w:sdtPr>
      <w:sdtContent>
        <w:p w14:paraId="00000EB7" w14:textId="77777777" w:rsidR="00CF3663" w:rsidRDefault="00000000">
          <w:pPr>
            <w:numPr>
              <w:ilvl w:val="1"/>
              <w:numId w:val="214"/>
            </w:numPr>
            <w:tabs>
              <w:tab w:val="left" w:pos="720"/>
              <w:tab w:val="left" w:pos="1440"/>
              <w:tab w:val="left" w:pos="2160"/>
            </w:tabs>
            <w:spacing w:before="240" w:after="200"/>
            <w:rPr>
              <w:ins w:id="7210" w:author="BHA Regulatory Affairs Unit" w:date="2026-07-29T16:06:00Z"/>
            </w:rPr>
          </w:pPr>
          <w:sdt>
            <w:sdtPr>
              <w:tag w:val="goog_rdk_7171"/>
              <w:id w:val="1538427843"/>
            </w:sdtPr>
            <w:sdtContent>
              <w:ins w:id="7211" w:author="BHA Regulatory Affairs Unit" w:date="2026-07-29T16:06:00Z">
                <w:r>
                  <w:t xml:space="preserve">A physical examination must be conducted by a physician or advanced practice provider within seventy-two (72) hours of admission or sooner, as needed. </w:t>
                </w:r>
              </w:ins>
            </w:sdtContent>
          </w:sdt>
        </w:p>
      </w:sdtContent>
    </w:sdt>
    <w:sdt>
      <w:sdtPr>
        <w:tag w:val="goog_rdk_7174"/>
        <w:id w:val="-604865467"/>
      </w:sdtPr>
      <w:sdtContent>
        <w:p w14:paraId="00000EB8" w14:textId="77777777" w:rsidR="00CF3663" w:rsidRDefault="00000000">
          <w:pPr>
            <w:numPr>
              <w:ilvl w:val="2"/>
              <w:numId w:val="214"/>
            </w:numPr>
            <w:tabs>
              <w:tab w:val="left" w:pos="720"/>
              <w:tab w:val="left" w:pos="1440"/>
              <w:tab w:val="left" w:pos="2160"/>
            </w:tabs>
            <w:spacing w:before="200" w:after="200"/>
            <w:rPr>
              <w:ins w:id="7212" w:author="BHA Regulatory Affairs Unit" w:date="2026-07-29T16:06:00Z"/>
            </w:rPr>
          </w:pPr>
          <w:sdt>
            <w:sdtPr>
              <w:tag w:val="goog_rdk_7173"/>
              <w:id w:val="110043381"/>
            </w:sdtPr>
            <w:sdtContent>
              <w:ins w:id="7213" w:author="BHA Regulatory Affairs Unit" w:date="2026-07-29T16:06:00Z">
                <w:r>
                  <w:t>An individual’s refusal of physical examination and reasoning must be documented in an individual’s file, when applicable.</w:t>
                </w:r>
              </w:ins>
            </w:sdtContent>
          </w:sdt>
        </w:p>
      </w:sdtContent>
    </w:sdt>
    <w:sdt>
      <w:sdtPr>
        <w:tag w:val="goog_rdk_7176"/>
        <w:id w:val="2073495965"/>
      </w:sdtPr>
      <w:sdtContent>
        <w:p w14:paraId="00000EB9" w14:textId="77777777" w:rsidR="00CF3663" w:rsidRDefault="00000000">
          <w:pPr>
            <w:tabs>
              <w:tab w:val="left" w:pos="2160"/>
            </w:tabs>
            <w:spacing w:before="240" w:after="200"/>
            <w:ind w:firstLine="0"/>
            <w:rPr>
              <w:ins w:id="7214" w:author="BHA Regulatory Affairs Unit" w:date="2026-07-29T16:06:00Z"/>
            </w:rPr>
          </w:pPr>
          <w:sdt>
            <w:sdtPr>
              <w:tag w:val="goog_rdk_7175"/>
              <w:id w:val="-356899376"/>
            </w:sdtPr>
            <w:sdtContent/>
          </w:sdt>
        </w:p>
      </w:sdtContent>
    </w:sdt>
    <w:sdt>
      <w:sdtPr>
        <w:tag w:val="goog_rdk_7178"/>
        <w:id w:val="2086318056"/>
      </w:sdtPr>
      <w:sdtContent>
        <w:p w14:paraId="00000EBA" w14:textId="77777777" w:rsidR="00CF3663" w:rsidRDefault="00000000">
          <w:pPr>
            <w:numPr>
              <w:ilvl w:val="2"/>
              <w:numId w:val="214"/>
            </w:numPr>
            <w:tabs>
              <w:tab w:val="left" w:pos="720"/>
              <w:tab w:val="left" w:pos="1440"/>
              <w:tab w:val="left" w:pos="2160"/>
            </w:tabs>
            <w:spacing w:before="240" w:after="200"/>
            <w:rPr>
              <w:ins w:id="7215" w:author="BHA Regulatory Affairs Unit" w:date="2026-07-29T16:06:00Z"/>
            </w:rPr>
          </w:pPr>
          <w:sdt>
            <w:sdtPr>
              <w:tag w:val="goog_rdk_7177"/>
              <w:id w:val="-807160731"/>
            </w:sdtPr>
            <w:sdtContent>
              <w:ins w:id="7216" w:author="BHA Regulatory Affairs Unit" w:date="2026-07-29T16:06:00Z">
                <w:r>
                  <w:t>This physical examination must include assessment for addiction medication needs, as appropriate.</w:t>
                </w:r>
              </w:ins>
            </w:sdtContent>
          </w:sdt>
        </w:p>
      </w:sdtContent>
    </w:sdt>
    <w:sdt>
      <w:sdtPr>
        <w:tag w:val="goog_rdk_7180"/>
        <w:id w:val="926319070"/>
      </w:sdtPr>
      <w:sdtContent>
        <w:p w14:paraId="00000EBB" w14:textId="77777777" w:rsidR="00CF3663" w:rsidRDefault="00000000">
          <w:pPr>
            <w:numPr>
              <w:ilvl w:val="1"/>
              <w:numId w:val="214"/>
            </w:numPr>
            <w:tabs>
              <w:tab w:val="left" w:pos="720"/>
              <w:tab w:val="left" w:pos="1440"/>
              <w:tab w:val="left" w:pos="2160"/>
            </w:tabs>
            <w:spacing w:before="200" w:after="200"/>
            <w:rPr>
              <w:ins w:id="7217" w:author="BHA Regulatory Affairs Unit" w:date="2026-07-29T16:06:00Z"/>
            </w:rPr>
          </w:pPr>
          <w:sdt>
            <w:sdtPr>
              <w:tag w:val="goog_rdk_7179"/>
              <w:id w:val="1153921369"/>
            </w:sdtPr>
            <w:sdtContent>
              <w:ins w:id="7218" w:author="BHA Regulatory Affairs Unit" w:date="2026-07-29T16:06:00Z">
                <w:r>
                  <w:t xml:space="preserve">Due to the safety concerns inherent with withdrawal, individuals with complicated withdrawal severity ratings may not be appropriate for ASAM Level 3.5 services. </w:t>
                </w:r>
              </w:ins>
            </w:sdtContent>
          </w:sdt>
        </w:p>
      </w:sdtContent>
    </w:sdt>
    <w:sdt>
      <w:sdtPr>
        <w:tag w:val="goog_rdk_7182"/>
        <w:id w:val="-884446708"/>
      </w:sdtPr>
      <w:sdtContent>
        <w:p w14:paraId="00000EBC" w14:textId="77777777" w:rsidR="00CF3663" w:rsidRDefault="00000000">
          <w:pPr>
            <w:numPr>
              <w:ilvl w:val="2"/>
              <w:numId w:val="214"/>
            </w:numPr>
            <w:tabs>
              <w:tab w:val="left" w:pos="720"/>
              <w:tab w:val="left" w:pos="1440"/>
              <w:tab w:val="left" w:pos="2160"/>
            </w:tabs>
            <w:spacing w:before="200" w:after="200"/>
            <w:rPr>
              <w:ins w:id="7219" w:author="BHA Regulatory Affairs Unit" w:date="2026-07-29T16:06:00Z"/>
            </w:rPr>
          </w:pPr>
          <w:sdt>
            <w:sdtPr>
              <w:tag w:val="goog_rdk_7181"/>
              <w:id w:val="-658220820"/>
            </w:sdtPr>
            <w:sdtContent>
              <w:ins w:id="7220" w:author="BHA Regulatory Affairs Unit" w:date="2026-07-29T16:06:00Z">
                <w:r>
                  <w:t xml:space="preserve">If the medical personnel determines that an individual meeting the above criteria can be safely and effectively served in a Level 3.5-type setting, the rationale and plan for safe management and services must be documented in an individual’s record. </w:t>
                </w:r>
              </w:ins>
            </w:sdtContent>
          </w:sdt>
        </w:p>
      </w:sdtContent>
    </w:sdt>
    <w:bookmarkStart w:id="7221" w:name="_heading=h.ew291u5vpnss" w:colFirst="0" w:colLast="0" w:displacedByCustomXml="next"/>
    <w:bookmarkEnd w:id="7221" w:displacedByCustomXml="next"/>
    <w:sdt>
      <w:sdtPr>
        <w:tag w:val="goog_rdk_7184"/>
        <w:id w:val="-2114001069"/>
      </w:sdtPr>
      <w:sdtContent>
        <w:p w14:paraId="00000EBD" w14:textId="77777777" w:rsidR="00CF3663" w:rsidRDefault="00000000">
          <w:pPr>
            <w:keepNext/>
            <w:spacing w:before="240" w:after="200"/>
            <w:ind w:firstLine="0"/>
            <w:rPr>
              <w:ins w:id="7222" w:author="BHA Regulatory Affairs Unit" w:date="2026-07-29T16:06:00Z"/>
              <w:color w:val="000000"/>
            </w:rPr>
          </w:pPr>
          <w:sdt>
            <w:sdtPr>
              <w:tag w:val="goog_rdk_7183"/>
              <w:id w:val="694020499"/>
            </w:sdtPr>
            <w:sdtContent>
              <w:ins w:id="7223" w:author="BHA Regulatory Affairs Unit" w:date="2026-07-29T16:06:00Z">
                <w:r>
                  <w:rPr>
                    <w:b/>
                    <w:bCs/>
                    <w:color w:val="000000"/>
                  </w:rPr>
                  <w:t>5.5.3</w:t>
                </w:r>
                <w:r>
                  <w:rPr>
                    <w:b/>
                    <w:bCs/>
                    <w:color w:val="000000"/>
                  </w:rPr>
                  <w:tab/>
                  <w:t>Personnel</w:t>
                </w:r>
              </w:ins>
            </w:sdtContent>
          </w:sdt>
        </w:p>
      </w:sdtContent>
    </w:sdt>
    <w:sdt>
      <w:sdtPr>
        <w:tag w:val="goog_rdk_7186"/>
        <w:id w:val="-1134297838"/>
      </w:sdtPr>
      <w:sdtContent>
        <w:p w14:paraId="00000EBE" w14:textId="77777777" w:rsidR="00CF3663" w:rsidRDefault="00000000">
          <w:pPr>
            <w:numPr>
              <w:ilvl w:val="0"/>
              <w:numId w:val="215"/>
            </w:numPr>
            <w:tabs>
              <w:tab w:val="left" w:pos="720"/>
              <w:tab w:val="left" w:pos="1440"/>
              <w:tab w:val="left" w:pos="2160"/>
            </w:tabs>
            <w:spacing w:before="240" w:after="200"/>
            <w:rPr>
              <w:ins w:id="7224" w:author="BHA Regulatory Affairs Unit" w:date="2026-07-29T16:06:00Z"/>
            </w:rPr>
          </w:pPr>
          <w:sdt>
            <w:sdtPr>
              <w:tag w:val="goog_rdk_7185"/>
              <w:id w:val="-2066360246"/>
            </w:sdtPr>
            <w:sdtContent>
              <w:ins w:id="7225" w:author="BHA Regulatory Affairs Unit" w:date="2026-07-29T16:06:00Z">
                <w:r>
                  <w:t>Level of care requirements</w:t>
                </w:r>
              </w:ins>
            </w:sdtContent>
          </w:sdt>
        </w:p>
      </w:sdtContent>
    </w:sdt>
    <w:sdt>
      <w:sdtPr>
        <w:tag w:val="goog_rdk_7188"/>
        <w:id w:val="1276975610"/>
      </w:sdtPr>
      <w:sdtContent>
        <w:p w14:paraId="00000EBF" w14:textId="77777777" w:rsidR="00CF3663" w:rsidRDefault="00000000">
          <w:pPr>
            <w:numPr>
              <w:ilvl w:val="1"/>
              <w:numId w:val="215"/>
            </w:numPr>
            <w:tabs>
              <w:tab w:val="left" w:pos="720"/>
              <w:tab w:val="left" w:pos="1440"/>
              <w:tab w:val="left" w:pos="2160"/>
            </w:tabs>
            <w:spacing w:before="200" w:after="200"/>
            <w:rPr>
              <w:ins w:id="7226" w:author="BHA Regulatory Affairs Unit" w:date="2026-07-29T16:06:00Z"/>
            </w:rPr>
          </w:pPr>
          <w:sdt>
            <w:sdtPr>
              <w:tag w:val="goog_rdk_7187"/>
              <w:id w:val="1745022088"/>
            </w:sdtPr>
            <w:sdtContent>
              <w:ins w:id="7227" w:author="BHA Regulatory Affairs Unit" w:date="2026-07-29T16:06:00Z">
                <w:r>
                  <w:t>Services must be provided in alignment with:</w:t>
                </w:r>
              </w:ins>
            </w:sdtContent>
          </w:sdt>
        </w:p>
      </w:sdtContent>
    </w:sdt>
    <w:sdt>
      <w:sdtPr>
        <w:tag w:val="goog_rdk_7190"/>
        <w:id w:val="1842113531"/>
      </w:sdtPr>
      <w:sdtContent>
        <w:p w14:paraId="00000EC0" w14:textId="77777777" w:rsidR="00CF3663" w:rsidRDefault="00000000">
          <w:pPr>
            <w:numPr>
              <w:ilvl w:val="2"/>
              <w:numId w:val="215"/>
            </w:numPr>
            <w:tabs>
              <w:tab w:val="left" w:pos="720"/>
              <w:tab w:val="left" w:pos="1440"/>
              <w:tab w:val="left" w:pos="2160"/>
            </w:tabs>
            <w:spacing w:before="200" w:after="200"/>
            <w:rPr>
              <w:ins w:id="7228" w:author="BHA Regulatory Affairs Unit" w:date="2026-07-29T16:06:00Z"/>
            </w:rPr>
          </w:pPr>
          <w:sdt>
            <w:sdtPr>
              <w:tag w:val="goog_rdk_7189"/>
              <w:id w:val="1969058449"/>
            </w:sdtPr>
            <w:sdtContent>
              <w:ins w:id="7229" w:author="BHA Regulatory Affairs Unit" w:date="2026-07-29T16:06:00Z">
                <w:r>
                  <w:t>Personnel standards, as set forth in Part 1.15 of these Rules;</w:t>
                </w:r>
              </w:ins>
            </w:sdtContent>
          </w:sdt>
        </w:p>
      </w:sdtContent>
    </w:sdt>
    <w:sdt>
      <w:sdtPr>
        <w:tag w:val="goog_rdk_7192"/>
        <w:id w:val="-189063596"/>
      </w:sdtPr>
      <w:sdtContent>
        <w:p w14:paraId="00000EC1" w14:textId="77777777" w:rsidR="00CF3663" w:rsidRDefault="00000000">
          <w:pPr>
            <w:numPr>
              <w:ilvl w:val="2"/>
              <w:numId w:val="215"/>
            </w:numPr>
            <w:tabs>
              <w:tab w:val="left" w:pos="720"/>
              <w:tab w:val="left" w:pos="1440"/>
              <w:tab w:val="left" w:pos="2160"/>
            </w:tabs>
            <w:spacing w:before="200" w:after="200"/>
            <w:rPr>
              <w:ins w:id="7230" w:author="BHA Regulatory Affairs Unit" w:date="2026-07-29T16:06:00Z"/>
            </w:rPr>
          </w:pPr>
          <w:sdt>
            <w:sdtPr>
              <w:tag w:val="goog_rdk_7191"/>
              <w:id w:val="-760679191"/>
            </w:sdtPr>
            <w:sdtContent>
              <w:ins w:id="7231" w:author="BHA Regulatory Affairs Unit" w:date="2026-07-29T16:06:00Z">
                <w:r>
                  <w:t xml:space="preserve">Treatment personnel standards, as set forth in Part 5.2.3.A.5 of this Chapter 5; and </w:t>
                </w:r>
              </w:ins>
            </w:sdtContent>
          </w:sdt>
        </w:p>
      </w:sdtContent>
    </w:sdt>
    <w:sdt>
      <w:sdtPr>
        <w:tag w:val="goog_rdk_7194"/>
        <w:id w:val="1897979442"/>
      </w:sdtPr>
      <w:sdtContent>
        <w:p w14:paraId="00000EC2" w14:textId="77777777" w:rsidR="00CF3663" w:rsidRDefault="00000000">
          <w:pPr>
            <w:numPr>
              <w:ilvl w:val="2"/>
              <w:numId w:val="215"/>
            </w:numPr>
            <w:tabs>
              <w:tab w:val="left" w:pos="720"/>
              <w:tab w:val="left" w:pos="1440"/>
              <w:tab w:val="left" w:pos="2160"/>
            </w:tabs>
            <w:spacing w:before="200" w:after="200"/>
            <w:rPr>
              <w:ins w:id="7232" w:author="BHA Regulatory Affairs Unit" w:date="2026-07-29T16:06:00Z"/>
            </w:rPr>
          </w:pPr>
          <w:sdt>
            <w:sdtPr>
              <w:tag w:val="goog_rdk_7193"/>
              <w:id w:val="-1023267950"/>
            </w:sdtPr>
            <w:sdtContent>
              <w:ins w:id="7233" w:author="BHA Regulatory Affairs Unit" w:date="2026-07-29T16:06:00Z">
                <w:r>
                  <w:t xml:space="preserve">Milieu management personnel standards, as set forth in Part 5.2.3.A.6 of this Chapter 5. </w:t>
                </w:r>
              </w:ins>
            </w:sdtContent>
          </w:sdt>
        </w:p>
      </w:sdtContent>
    </w:sdt>
    <w:sdt>
      <w:sdtPr>
        <w:tag w:val="goog_rdk_7196"/>
        <w:id w:val="1092408200"/>
      </w:sdtPr>
      <w:sdtContent>
        <w:p w14:paraId="00000EC3" w14:textId="77777777" w:rsidR="00CF3663" w:rsidRDefault="00000000">
          <w:pPr>
            <w:numPr>
              <w:ilvl w:val="1"/>
              <w:numId w:val="215"/>
            </w:numPr>
            <w:tabs>
              <w:tab w:val="left" w:pos="720"/>
              <w:tab w:val="left" w:pos="1440"/>
              <w:tab w:val="left" w:pos="2160"/>
            </w:tabs>
            <w:spacing w:before="240" w:after="200"/>
            <w:rPr>
              <w:ins w:id="7234" w:author="BHA Regulatory Affairs Unit" w:date="2026-07-29T16:06:00Z"/>
            </w:rPr>
          </w:pPr>
          <w:sdt>
            <w:sdtPr>
              <w:tag w:val="goog_rdk_7195"/>
              <w:id w:val="-107520794"/>
            </w:sdtPr>
            <w:sdtContent>
              <w:ins w:id="7235" w:author="BHA Regulatory Affairs Unit" w:date="2026-07-29T16:06:00Z">
                <w:r>
                  <w:t>Agencies providing Level 3.5-type services must have the following personnel:</w:t>
                </w:r>
              </w:ins>
            </w:sdtContent>
          </w:sdt>
        </w:p>
      </w:sdtContent>
    </w:sdt>
    <w:sdt>
      <w:sdtPr>
        <w:tag w:val="goog_rdk_7198"/>
        <w:id w:val="1881116639"/>
      </w:sdtPr>
      <w:sdtContent>
        <w:p w14:paraId="00000EC4" w14:textId="77777777" w:rsidR="00CF3663" w:rsidRDefault="00000000">
          <w:pPr>
            <w:numPr>
              <w:ilvl w:val="2"/>
              <w:numId w:val="215"/>
            </w:numPr>
            <w:tabs>
              <w:tab w:val="left" w:pos="720"/>
              <w:tab w:val="left" w:pos="1440"/>
              <w:tab w:val="left" w:pos="2160"/>
            </w:tabs>
            <w:spacing w:before="240" w:after="200"/>
            <w:rPr>
              <w:ins w:id="7236" w:author="BHA Regulatory Affairs Unit" w:date="2026-07-29T16:06:00Z"/>
            </w:rPr>
          </w:pPr>
          <w:sdt>
            <w:sdtPr>
              <w:tag w:val="goog_rdk_7197"/>
              <w:id w:val="-1675603815"/>
            </w:sdtPr>
            <w:sdtContent>
              <w:ins w:id="7237" w:author="BHA Regulatory Affairs Unit" w:date="2026-07-29T16:06:00Z">
                <w:r>
                  <w:t>A Medical Director; and</w:t>
                </w:r>
              </w:ins>
            </w:sdtContent>
          </w:sdt>
        </w:p>
      </w:sdtContent>
    </w:sdt>
    <w:sdt>
      <w:sdtPr>
        <w:tag w:val="goog_rdk_7200"/>
        <w:id w:val="443564375"/>
      </w:sdtPr>
      <w:sdtContent>
        <w:p w14:paraId="00000EC5" w14:textId="77777777" w:rsidR="00CF3663" w:rsidRDefault="00000000">
          <w:pPr>
            <w:numPr>
              <w:ilvl w:val="3"/>
              <w:numId w:val="215"/>
            </w:numPr>
            <w:tabs>
              <w:tab w:val="left" w:pos="720"/>
              <w:tab w:val="left" w:pos="1440"/>
              <w:tab w:val="left" w:pos="2160"/>
            </w:tabs>
            <w:spacing w:before="240" w:after="200"/>
            <w:rPr>
              <w:ins w:id="7238" w:author="BHA Regulatory Affairs Unit" w:date="2026-07-29T16:06:00Z"/>
            </w:rPr>
          </w:pPr>
          <w:sdt>
            <w:sdtPr>
              <w:tag w:val="goog_rdk_7199"/>
              <w:id w:val="-428041860"/>
            </w:sdtPr>
            <w:sdtContent>
              <w:ins w:id="7239" w:author="BHA Regulatory Affairs Unit" w:date="2026-07-29T16:06:00Z">
                <w:r>
                  <w:t xml:space="preserve">If an agency provides SUD or co-occurring services, the Medical Director must have at least two (2) years of documented experience in addiction treatment. </w:t>
                </w:r>
              </w:ins>
            </w:sdtContent>
          </w:sdt>
        </w:p>
      </w:sdtContent>
    </w:sdt>
    <w:sdt>
      <w:sdtPr>
        <w:tag w:val="goog_rdk_7202"/>
        <w:id w:val="-69891423"/>
      </w:sdtPr>
      <w:sdtContent>
        <w:p w14:paraId="00000EC6" w14:textId="77777777" w:rsidR="00CF3663" w:rsidRDefault="00000000">
          <w:pPr>
            <w:numPr>
              <w:ilvl w:val="2"/>
              <w:numId w:val="215"/>
            </w:numPr>
            <w:tabs>
              <w:tab w:val="left" w:pos="720"/>
              <w:tab w:val="left" w:pos="1440"/>
              <w:tab w:val="left" w:pos="2160"/>
            </w:tabs>
            <w:spacing w:before="240" w:after="200"/>
            <w:rPr>
              <w:ins w:id="7240" w:author="BHA Regulatory Affairs Unit" w:date="2026-07-29T16:06:00Z"/>
            </w:rPr>
          </w:pPr>
          <w:sdt>
            <w:sdtPr>
              <w:tag w:val="goog_rdk_7201"/>
              <w:id w:val="1053671753"/>
            </w:sdtPr>
            <w:sdtContent>
              <w:ins w:id="7241" w:author="BHA Regulatory Affairs Unit" w:date="2026-07-29T16:06:00Z">
                <w:r>
                  <w:t>A Program Director.</w:t>
                </w:r>
              </w:ins>
            </w:sdtContent>
          </w:sdt>
        </w:p>
      </w:sdtContent>
    </w:sdt>
    <w:sdt>
      <w:sdtPr>
        <w:tag w:val="goog_rdk_7204"/>
        <w:id w:val="-11375313"/>
      </w:sdtPr>
      <w:sdtContent>
        <w:p w14:paraId="00000EC7" w14:textId="77777777" w:rsidR="00CF3663" w:rsidRDefault="00000000">
          <w:pPr>
            <w:numPr>
              <w:ilvl w:val="1"/>
              <w:numId w:val="215"/>
            </w:numPr>
            <w:tabs>
              <w:tab w:val="left" w:pos="720"/>
              <w:tab w:val="left" w:pos="1440"/>
              <w:tab w:val="left" w:pos="2160"/>
            </w:tabs>
            <w:spacing w:before="240" w:after="200"/>
            <w:rPr>
              <w:ins w:id="7242" w:author="BHA Regulatory Affairs Unit" w:date="2026-07-29T16:06:00Z"/>
            </w:rPr>
          </w:pPr>
          <w:sdt>
            <w:sdtPr>
              <w:tag w:val="goog_rdk_7203"/>
              <w:id w:val="213194148"/>
            </w:sdtPr>
            <w:sdtContent>
              <w:ins w:id="7243" w:author="BHA Regulatory Affairs Unit" w:date="2026-07-29T16:06:00Z">
                <w:r>
                  <w:t>Agencies providing substance use or co-occurring services may have the following personnel if providing controlled substance licensing services, integrated biomedical services, and/or step down from medically managed residential treatment services:</w:t>
                </w:r>
              </w:ins>
            </w:sdtContent>
          </w:sdt>
        </w:p>
      </w:sdtContent>
    </w:sdt>
    <w:sdt>
      <w:sdtPr>
        <w:tag w:val="goog_rdk_7206"/>
        <w:id w:val="-231165406"/>
      </w:sdtPr>
      <w:sdtContent>
        <w:p w14:paraId="00000EC8" w14:textId="77777777" w:rsidR="00CF3663" w:rsidRDefault="00000000">
          <w:pPr>
            <w:numPr>
              <w:ilvl w:val="2"/>
              <w:numId w:val="215"/>
            </w:numPr>
            <w:tabs>
              <w:tab w:val="left" w:pos="720"/>
              <w:tab w:val="left" w:pos="1440"/>
              <w:tab w:val="left" w:pos="2160"/>
            </w:tabs>
            <w:spacing w:before="240" w:after="200"/>
            <w:rPr>
              <w:ins w:id="7244" w:author="BHA Regulatory Affairs Unit" w:date="2026-07-29T16:06:00Z"/>
            </w:rPr>
          </w:pPr>
          <w:sdt>
            <w:sdtPr>
              <w:tag w:val="goog_rdk_7205"/>
              <w:id w:val="220711470"/>
            </w:sdtPr>
            <w:sdtContent>
              <w:ins w:id="7245" w:author="BHA Regulatory Affairs Unit" w:date="2026-07-29T16:06:00Z">
                <w:r>
                  <w:t>Registered nurses or other appropriately licensed and credentialed nurses with appropriate scope of practice for delivery of services at this level.</w:t>
                </w:r>
              </w:ins>
            </w:sdtContent>
          </w:sdt>
        </w:p>
      </w:sdtContent>
    </w:sdt>
    <w:sdt>
      <w:sdtPr>
        <w:tag w:val="goog_rdk_7208"/>
        <w:id w:val="-436870897"/>
      </w:sdtPr>
      <w:sdtContent>
        <w:p w14:paraId="00000EC9" w14:textId="77777777" w:rsidR="00CF3663" w:rsidRDefault="00000000">
          <w:pPr>
            <w:numPr>
              <w:ilvl w:val="1"/>
              <w:numId w:val="215"/>
            </w:numPr>
            <w:tabs>
              <w:tab w:val="left" w:pos="720"/>
              <w:tab w:val="left" w:pos="1440"/>
              <w:tab w:val="left" w:pos="2160"/>
            </w:tabs>
            <w:spacing w:before="240" w:after="200"/>
            <w:rPr>
              <w:ins w:id="7246" w:author="BHA Regulatory Affairs Unit" w:date="2026-07-29T16:06:00Z"/>
            </w:rPr>
          </w:pPr>
          <w:sdt>
            <w:sdtPr>
              <w:tag w:val="goog_rdk_7207"/>
              <w:id w:val="-1434903119"/>
            </w:sdtPr>
            <w:sdtContent>
              <w:ins w:id="7247" w:author="BHA Regulatory Affairs Unit" w:date="2026-07-29T16:06:00Z">
                <w:r>
                  <w:t xml:space="preserve">Agencies must: </w:t>
                </w:r>
              </w:ins>
            </w:sdtContent>
          </w:sdt>
        </w:p>
      </w:sdtContent>
    </w:sdt>
    <w:sdt>
      <w:sdtPr>
        <w:tag w:val="goog_rdk_7210"/>
        <w:id w:val="-2138050541"/>
      </w:sdtPr>
      <w:sdtContent>
        <w:p w14:paraId="00000ECA" w14:textId="77777777" w:rsidR="00CF3663" w:rsidRDefault="00000000">
          <w:pPr>
            <w:numPr>
              <w:ilvl w:val="2"/>
              <w:numId w:val="215"/>
            </w:numPr>
            <w:tabs>
              <w:tab w:val="left" w:pos="720"/>
              <w:tab w:val="left" w:pos="1440"/>
              <w:tab w:val="left" w:pos="2160"/>
            </w:tabs>
            <w:spacing w:before="240" w:after="200"/>
            <w:rPr>
              <w:ins w:id="7248" w:author="BHA Regulatory Affairs Unit" w:date="2026-07-29T16:06:00Z"/>
            </w:rPr>
          </w:pPr>
          <w:sdt>
            <w:sdtPr>
              <w:tag w:val="goog_rdk_7209"/>
              <w:id w:val="-51799388"/>
            </w:sdtPr>
            <w:sdtContent>
              <w:ins w:id="7249" w:author="BHA Regulatory Affairs Unit" w:date="2026-07-29T16:06:00Z">
                <w:r>
                  <w:t>Maintain a minimum of two (2) personnel on-site for every work shift when one (1) or more individual(s) are present in the milieu; and</w:t>
                </w:r>
              </w:ins>
            </w:sdtContent>
          </w:sdt>
        </w:p>
      </w:sdtContent>
    </w:sdt>
    <w:sdt>
      <w:sdtPr>
        <w:tag w:val="goog_rdk_7212"/>
        <w:id w:val="202396236"/>
      </w:sdtPr>
      <w:sdtContent>
        <w:p w14:paraId="00000ECB" w14:textId="77777777" w:rsidR="00CF3663" w:rsidRDefault="00000000">
          <w:pPr>
            <w:numPr>
              <w:ilvl w:val="2"/>
              <w:numId w:val="215"/>
            </w:numPr>
            <w:tabs>
              <w:tab w:val="left" w:pos="720"/>
              <w:tab w:val="left" w:pos="1440"/>
              <w:tab w:val="left" w:pos="2160"/>
            </w:tabs>
            <w:spacing w:before="240" w:after="200"/>
            <w:rPr>
              <w:ins w:id="7250" w:author="BHA Regulatory Affairs Unit" w:date="2026-07-29T16:06:00Z"/>
            </w:rPr>
          </w:pPr>
          <w:sdt>
            <w:sdtPr>
              <w:tag w:val="goog_rdk_7211"/>
              <w:id w:val="-1613200418"/>
            </w:sdtPr>
            <w:sdtContent>
              <w:ins w:id="7251" w:author="BHA Regulatory Affairs Unit" w:date="2026-07-29T16:06:00Z">
                <w:r>
                  <w:t>Maintain individual-to-personnel ratios not exceeding twenty to one (20:1) at all times, per physical location, unless otherwise noted. This includes nighttime and weekend hours.</w:t>
                </w:r>
              </w:ins>
            </w:sdtContent>
          </w:sdt>
        </w:p>
      </w:sdtContent>
    </w:sdt>
    <w:sdt>
      <w:sdtPr>
        <w:tag w:val="goog_rdk_7214"/>
        <w:id w:val="-1316778237"/>
      </w:sdtPr>
      <w:sdtContent>
        <w:p w14:paraId="00000ECC" w14:textId="77777777" w:rsidR="00CF3663" w:rsidRDefault="00000000">
          <w:pPr>
            <w:numPr>
              <w:ilvl w:val="1"/>
              <w:numId w:val="215"/>
            </w:numPr>
            <w:tabs>
              <w:tab w:val="left" w:pos="720"/>
              <w:tab w:val="left" w:pos="1440"/>
              <w:tab w:val="left" w:pos="2160"/>
            </w:tabs>
            <w:spacing w:before="240" w:after="200"/>
            <w:rPr>
              <w:ins w:id="7252" w:author="BHA Regulatory Affairs Unit" w:date="2026-07-29T16:06:00Z"/>
            </w:rPr>
          </w:pPr>
          <w:sdt>
            <w:sdtPr>
              <w:tag w:val="goog_rdk_7213"/>
              <w:id w:val="-1394826421"/>
            </w:sdtPr>
            <w:sdtContent>
              <w:ins w:id="7253" w:author="BHA Regulatory Affairs Unit" w:date="2026-07-29T16:06:00Z">
                <w:r>
                  <w:t>Agencies that provide co-occurring or SUD-only residential services at a ASAM Level 3.5 must ensure:</w:t>
                </w:r>
              </w:ins>
            </w:sdtContent>
          </w:sdt>
        </w:p>
      </w:sdtContent>
    </w:sdt>
    <w:sdt>
      <w:sdtPr>
        <w:tag w:val="goog_rdk_7216"/>
        <w:id w:val="-1334243216"/>
      </w:sdtPr>
      <w:sdtContent>
        <w:p w14:paraId="00000ECD" w14:textId="77777777" w:rsidR="00CF3663" w:rsidRDefault="00000000">
          <w:pPr>
            <w:numPr>
              <w:ilvl w:val="2"/>
              <w:numId w:val="215"/>
            </w:numPr>
            <w:tabs>
              <w:tab w:val="left" w:pos="720"/>
              <w:tab w:val="left" w:pos="1440"/>
              <w:tab w:val="left" w:pos="2160"/>
            </w:tabs>
            <w:spacing w:before="240" w:after="200"/>
            <w:rPr>
              <w:ins w:id="7254" w:author="BHA Regulatory Affairs Unit" w:date="2026-07-29T16:06:00Z"/>
            </w:rPr>
          </w:pPr>
          <w:sdt>
            <w:sdtPr>
              <w:tag w:val="goog_rdk_7215"/>
              <w:id w:val="-1217729898"/>
            </w:sdtPr>
            <w:sdtContent>
              <w:ins w:id="7255" w:author="BHA Regulatory Affairs Unit" w:date="2026-07-29T16:06:00Z">
                <w:r>
                  <w:t>If utilizing CAT personnel, these personnel do not comprise more than twenty-five percent (25%) of an agency’s total personnel; and</w:t>
                </w:r>
              </w:ins>
            </w:sdtContent>
          </w:sdt>
        </w:p>
      </w:sdtContent>
    </w:sdt>
    <w:sdt>
      <w:sdtPr>
        <w:tag w:val="goog_rdk_7218"/>
        <w:id w:val="139594290"/>
      </w:sdtPr>
      <w:sdtContent>
        <w:p w14:paraId="00000ECE" w14:textId="77777777" w:rsidR="00CF3663" w:rsidRDefault="00000000">
          <w:pPr>
            <w:numPr>
              <w:ilvl w:val="2"/>
              <w:numId w:val="215"/>
            </w:numPr>
            <w:tabs>
              <w:tab w:val="left" w:pos="720"/>
              <w:tab w:val="left" w:pos="1440"/>
              <w:tab w:val="left" w:pos="2160"/>
            </w:tabs>
            <w:spacing w:before="240" w:after="200"/>
            <w:rPr>
              <w:ins w:id="7256" w:author="BHA Regulatory Affairs Unit" w:date="2026-07-29T16:06:00Z"/>
            </w:rPr>
          </w:pPr>
          <w:sdt>
            <w:sdtPr>
              <w:tag w:val="goog_rdk_7217"/>
              <w:id w:val="330459436"/>
            </w:sdtPr>
            <w:sdtContent>
              <w:ins w:id="7257" w:author="BHA Regulatory Affairs Unit" w:date="2026-07-29T16:06:00Z">
                <w:r>
                  <w:t>If utilizing counselors-in-training and/or interns, these personnel do not comprise more than twenty-five percent (25%) of an agency’s total personnel.</w:t>
                </w:r>
              </w:ins>
            </w:sdtContent>
          </w:sdt>
        </w:p>
      </w:sdtContent>
    </w:sdt>
    <w:sdt>
      <w:sdtPr>
        <w:tag w:val="goog_rdk_7220"/>
        <w:id w:val="1777478321"/>
      </w:sdtPr>
      <w:sdtContent>
        <w:p w14:paraId="00000ECF" w14:textId="77777777" w:rsidR="00CF3663" w:rsidRDefault="00000000">
          <w:pPr>
            <w:numPr>
              <w:ilvl w:val="0"/>
              <w:numId w:val="215"/>
            </w:numPr>
            <w:tabs>
              <w:tab w:val="left" w:pos="720"/>
              <w:tab w:val="left" w:pos="1440"/>
              <w:tab w:val="left" w:pos="2160"/>
            </w:tabs>
            <w:spacing w:before="240" w:after="200"/>
            <w:rPr>
              <w:ins w:id="7258" w:author="BHA Regulatory Affairs Unit" w:date="2026-07-29T16:06:00Z"/>
            </w:rPr>
          </w:pPr>
          <w:sdt>
            <w:sdtPr>
              <w:tag w:val="goog_rdk_7219"/>
              <w:id w:val="-676863117"/>
            </w:sdtPr>
            <w:sdtContent>
              <w:ins w:id="7259" w:author="BHA Regulatory Affairs Unit" w:date="2026-07-29T16:06:00Z">
                <w:r>
                  <w:t>Supervisor consultation</w:t>
                </w:r>
              </w:ins>
            </w:sdtContent>
          </w:sdt>
        </w:p>
      </w:sdtContent>
    </w:sdt>
    <w:sdt>
      <w:sdtPr>
        <w:tag w:val="goog_rdk_7222"/>
        <w:id w:val="-1884036191"/>
      </w:sdtPr>
      <w:sdtContent>
        <w:p w14:paraId="00000ED0" w14:textId="77777777" w:rsidR="00CF3663" w:rsidRDefault="00000000">
          <w:pPr>
            <w:numPr>
              <w:ilvl w:val="1"/>
              <w:numId w:val="215"/>
            </w:numPr>
            <w:tabs>
              <w:tab w:val="left" w:pos="720"/>
              <w:tab w:val="left" w:pos="1440"/>
              <w:tab w:val="left" w:pos="2160"/>
            </w:tabs>
            <w:spacing w:before="240" w:after="240"/>
            <w:rPr>
              <w:ins w:id="7260" w:author="BHA Regulatory Affairs Unit" w:date="2026-07-29T16:06:00Z"/>
            </w:rPr>
          </w:pPr>
          <w:sdt>
            <w:sdtPr>
              <w:tag w:val="goog_rdk_7221"/>
              <w:id w:val="-1467902102"/>
            </w:sdtPr>
            <w:sdtContent>
              <w:ins w:id="7261" w:author="BHA Regulatory Affairs Unit" w:date="2026-07-29T16:06:00Z">
                <w:r>
                  <w:t xml:space="preserve">Regular supervision and/or consultation is required and must align with the level of supervision needed for the personnel providing the services.  This may include supervision by the Medical Director, Program Director, Clinical Director, and/or a licensee operating within their scope of practice and experience. A supervisor must be on-call to support oversight of the residential facility twenty-four (24) hours per day, seven (7) days per week, and three hundred sixty-five (365) days a year. These oversight needs include, but are not limited to: </w:t>
                </w:r>
              </w:ins>
            </w:sdtContent>
          </w:sdt>
        </w:p>
      </w:sdtContent>
    </w:sdt>
    <w:sdt>
      <w:sdtPr>
        <w:tag w:val="goog_rdk_7224"/>
        <w:id w:val="624064947"/>
      </w:sdtPr>
      <w:sdtContent>
        <w:p w14:paraId="00000ED1" w14:textId="77777777" w:rsidR="00CF3663" w:rsidRDefault="00000000">
          <w:pPr>
            <w:numPr>
              <w:ilvl w:val="2"/>
              <w:numId w:val="215"/>
            </w:numPr>
            <w:tabs>
              <w:tab w:val="left" w:pos="720"/>
              <w:tab w:val="left" w:pos="1440"/>
              <w:tab w:val="left" w:pos="2160"/>
            </w:tabs>
            <w:spacing w:before="240" w:after="240"/>
            <w:rPr>
              <w:ins w:id="7262" w:author="BHA Regulatory Affairs Unit" w:date="2026-07-29T16:06:00Z"/>
            </w:rPr>
          </w:pPr>
          <w:sdt>
            <w:sdtPr>
              <w:tag w:val="goog_rdk_7223"/>
              <w:id w:val="355616976"/>
            </w:sdtPr>
            <w:sdtContent>
              <w:ins w:id="7263" w:author="BHA Regulatory Affairs Unit" w:date="2026-07-29T16:06:00Z">
                <w:r>
                  <w:t xml:space="preserve">Crisis and/or emergency situations; </w:t>
                </w:r>
              </w:ins>
            </w:sdtContent>
          </w:sdt>
        </w:p>
      </w:sdtContent>
    </w:sdt>
    <w:sdt>
      <w:sdtPr>
        <w:tag w:val="goog_rdk_7226"/>
        <w:id w:val="783502181"/>
      </w:sdtPr>
      <w:sdtContent>
        <w:p w14:paraId="00000ED2" w14:textId="77777777" w:rsidR="00CF3663" w:rsidRDefault="00000000">
          <w:pPr>
            <w:numPr>
              <w:ilvl w:val="2"/>
              <w:numId w:val="215"/>
            </w:numPr>
            <w:tabs>
              <w:tab w:val="left" w:pos="720"/>
              <w:tab w:val="left" w:pos="1440"/>
              <w:tab w:val="left" w:pos="2160"/>
            </w:tabs>
            <w:spacing w:before="240" w:after="240"/>
            <w:rPr>
              <w:ins w:id="7264" w:author="BHA Regulatory Affairs Unit" w:date="2026-07-29T16:06:00Z"/>
            </w:rPr>
          </w:pPr>
          <w:sdt>
            <w:sdtPr>
              <w:tag w:val="goog_rdk_7225"/>
              <w:id w:val="-2051645470"/>
            </w:sdtPr>
            <w:sdtContent>
              <w:ins w:id="7265" w:author="BHA Regulatory Affairs Unit" w:date="2026-07-29T16:06:00Z">
                <w:r>
                  <w:t xml:space="preserve">Behavioral health consultation; </w:t>
                </w:r>
              </w:ins>
            </w:sdtContent>
          </w:sdt>
        </w:p>
      </w:sdtContent>
    </w:sdt>
    <w:sdt>
      <w:sdtPr>
        <w:tag w:val="goog_rdk_7228"/>
        <w:id w:val="1546581347"/>
      </w:sdtPr>
      <w:sdtContent>
        <w:p w14:paraId="00000ED3" w14:textId="77777777" w:rsidR="00CF3663" w:rsidRDefault="00000000">
          <w:pPr>
            <w:numPr>
              <w:ilvl w:val="2"/>
              <w:numId w:val="215"/>
            </w:numPr>
            <w:tabs>
              <w:tab w:val="left" w:pos="720"/>
              <w:tab w:val="left" w:pos="1440"/>
              <w:tab w:val="left" w:pos="2160"/>
            </w:tabs>
            <w:spacing w:before="240" w:after="240"/>
            <w:rPr>
              <w:ins w:id="7266" w:author="BHA Regulatory Affairs Unit" w:date="2026-07-29T16:06:00Z"/>
            </w:rPr>
          </w:pPr>
          <w:sdt>
            <w:sdtPr>
              <w:tag w:val="goog_rdk_7227"/>
              <w:id w:val="340165894"/>
            </w:sdtPr>
            <w:sdtContent>
              <w:ins w:id="7267" w:author="BHA Regulatory Affairs Unit" w:date="2026-07-29T16:06:00Z">
                <w:r>
                  <w:t>Medication errors;</w:t>
                </w:r>
              </w:ins>
            </w:sdtContent>
          </w:sdt>
        </w:p>
      </w:sdtContent>
    </w:sdt>
    <w:sdt>
      <w:sdtPr>
        <w:tag w:val="goog_rdk_7230"/>
        <w:id w:val="140681199"/>
      </w:sdtPr>
      <w:sdtContent>
        <w:p w14:paraId="00000ED4" w14:textId="77777777" w:rsidR="00CF3663" w:rsidRDefault="00000000">
          <w:pPr>
            <w:numPr>
              <w:ilvl w:val="2"/>
              <w:numId w:val="215"/>
            </w:numPr>
            <w:tabs>
              <w:tab w:val="left" w:pos="720"/>
              <w:tab w:val="left" w:pos="1440"/>
              <w:tab w:val="left" w:pos="2160"/>
            </w:tabs>
            <w:spacing w:before="240" w:after="240"/>
            <w:rPr>
              <w:ins w:id="7268" w:author="BHA Regulatory Affairs Unit" w:date="2026-07-29T16:06:00Z"/>
            </w:rPr>
          </w:pPr>
          <w:sdt>
            <w:sdtPr>
              <w:tag w:val="goog_rdk_7229"/>
              <w:id w:val="-670535109"/>
            </w:sdtPr>
            <w:sdtContent>
              <w:ins w:id="7269" w:author="BHA Regulatory Affairs Unit" w:date="2026-07-29T16:06:00Z">
                <w:r>
                  <w:t xml:space="preserve">Medical consultation; and </w:t>
                </w:r>
              </w:ins>
            </w:sdtContent>
          </w:sdt>
        </w:p>
      </w:sdtContent>
    </w:sdt>
    <w:sdt>
      <w:sdtPr>
        <w:tag w:val="goog_rdk_7232"/>
        <w:id w:val="-803863209"/>
      </w:sdtPr>
      <w:sdtContent>
        <w:p w14:paraId="00000ED5" w14:textId="77777777" w:rsidR="00CF3663" w:rsidRDefault="00000000">
          <w:pPr>
            <w:numPr>
              <w:ilvl w:val="2"/>
              <w:numId w:val="215"/>
            </w:numPr>
            <w:tabs>
              <w:tab w:val="left" w:pos="720"/>
              <w:tab w:val="left" w:pos="1440"/>
              <w:tab w:val="left" w:pos="2160"/>
            </w:tabs>
            <w:spacing w:before="240" w:after="240"/>
            <w:rPr>
              <w:ins w:id="7270" w:author="BHA Regulatory Affairs Unit" w:date="2026-07-29T16:06:00Z"/>
            </w:rPr>
          </w:pPr>
          <w:sdt>
            <w:sdtPr>
              <w:tag w:val="goog_rdk_7231"/>
              <w:id w:val="741060062"/>
            </w:sdtPr>
            <w:sdtContent>
              <w:ins w:id="7271" w:author="BHA Regulatory Affairs Unit" w:date="2026-07-29T16:06:00Z">
                <w:r>
                  <w:t>Other related concerns, as necessary.</w:t>
                </w:r>
              </w:ins>
            </w:sdtContent>
          </w:sdt>
        </w:p>
      </w:sdtContent>
    </w:sdt>
    <w:sdt>
      <w:sdtPr>
        <w:tag w:val="goog_rdk_7234"/>
        <w:id w:val="825170191"/>
      </w:sdtPr>
      <w:sdtContent>
        <w:p w14:paraId="00000ED6" w14:textId="77777777" w:rsidR="00CF3663" w:rsidRDefault="00000000">
          <w:pPr>
            <w:numPr>
              <w:ilvl w:val="1"/>
              <w:numId w:val="215"/>
            </w:numPr>
            <w:tabs>
              <w:tab w:val="left" w:pos="720"/>
              <w:tab w:val="left" w:pos="1440"/>
              <w:tab w:val="left" w:pos="2160"/>
            </w:tabs>
            <w:spacing w:before="240" w:after="240"/>
            <w:rPr>
              <w:ins w:id="7272" w:author="BHA Regulatory Affairs Unit" w:date="2026-07-29T16:06:00Z"/>
            </w:rPr>
          </w:pPr>
          <w:sdt>
            <w:sdtPr>
              <w:tag w:val="goog_rdk_7233"/>
              <w:id w:val="-1271458362"/>
            </w:sdtPr>
            <w:sdtContent>
              <w:ins w:id="7273" w:author="BHA Regulatory Affairs Unit" w:date="2026-07-29T16:06:00Z">
                <w:r>
                  <w:t xml:space="preserve">A supervisor’s response may include on-site and/or telehealth consultation, which includes availability by phone, when appropriate. </w:t>
                </w:r>
              </w:ins>
            </w:sdtContent>
          </w:sdt>
        </w:p>
      </w:sdtContent>
    </w:sdt>
    <w:sdt>
      <w:sdtPr>
        <w:tag w:val="goog_rdk_7236"/>
        <w:id w:val="-1599096600"/>
      </w:sdtPr>
      <w:sdtContent>
        <w:p w14:paraId="00000ED7" w14:textId="77777777" w:rsidR="00CF3663" w:rsidRDefault="00000000">
          <w:pPr>
            <w:numPr>
              <w:ilvl w:val="2"/>
              <w:numId w:val="215"/>
            </w:numPr>
            <w:tabs>
              <w:tab w:val="left" w:pos="720"/>
              <w:tab w:val="left" w:pos="1440"/>
              <w:tab w:val="left" w:pos="2160"/>
            </w:tabs>
            <w:spacing w:before="240" w:after="240"/>
            <w:rPr>
              <w:ins w:id="7274" w:author="BHA Regulatory Affairs Unit" w:date="2026-07-29T16:06:00Z"/>
            </w:rPr>
          </w:pPr>
          <w:sdt>
            <w:sdtPr>
              <w:tag w:val="goog_rdk_7235"/>
              <w:id w:val="-649878830"/>
            </w:sdtPr>
            <w:sdtContent>
              <w:ins w:id="7275" w:author="BHA Regulatory Affairs Unit" w:date="2026-07-29T16:06:00Z">
                <w:r>
                  <w:t>Supervisor response must be available within thirty (30) minutes, if needed, in situations where an agency has a shift without licensed personnel on-site as a result of utilizing CATs, counselors-in-training, interns, peer support professionals, and/or group living workers for milieu management.</w:t>
                </w:r>
              </w:ins>
            </w:sdtContent>
          </w:sdt>
        </w:p>
      </w:sdtContent>
    </w:sdt>
    <w:sdt>
      <w:sdtPr>
        <w:tag w:val="goog_rdk_7238"/>
        <w:id w:val="1976248165"/>
      </w:sdtPr>
      <w:sdtContent>
        <w:p w14:paraId="00000ED8" w14:textId="77777777" w:rsidR="00CF3663" w:rsidRDefault="00000000">
          <w:pPr>
            <w:numPr>
              <w:ilvl w:val="0"/>
              <w:numId w:val="215"/>
            </w:numPr>
            <w:tabs>
              <w:tab w:val="left" w:pos="720"/>
              <w:tab w:val="left" w:pos="1440"/>
              <w:tab w:val="left" w:pos="2160"/>
            </w:tabs>
            <w:spacing w:before="240" w:after="200"/>
            <w:rPr>
              <w:ins w:id="7276" w:author="BHA Regulatory Affairs Unit" w:date="2026-07-29T16:06:00Z"/>
            </w:rPr>
          </w:pPr>
          <w:sdt>
            <w:sdtPr>
              <w:tag w:val="goog_rdk_7237"/>
              <w:id w:val="-2077869936"/>
            </w:sdtPr>
            <w:sdtContent>
              <w:ins w:id="7277" w:author="BHA Regulatory Affairs Unit" w:date="2026-07-29T16:06:00Z">
                <w:r>
                  <w:t>Training</w:t>
                </w:r>
              </w:ins>
            </w:sdtContent>
          </w:sdt>
        </w:p>
      </w:sdtContent>
    </w:sdt>
    <w:sdt>
      <w:sdtPr>
        <w:tag w:val="goog_rdk_7240"/>
        <w:id w:val="-1658712312"/>
      </w:sdtPr>
      <w:sdtContent>
        <w:p w14:paraId="00000ED9" w14:textId="77777777" w:rsidR="00CF3663" w:rsidRDefault="00000000">
          <w:pPr>
            <w:numPr>
              <w:ilvl w:val="1"/>
              <w:numId w:val="215"/>
            </w:numPr>
            <w:tabs>
              <w:tab w:val="left" w:pos="720"/>
              <w:tab w:val="left" w:pos="1440"/>
              <w:tab w:val="left" w:pos="2160"/>
            </w:tabs>
            <w:spacing w:before="240" w:after="200"/>
            <w:rPr>
              <w:ins w:id="7278" w:author="BHA Regulatory Affairs Unit" w:date="2026-07-29T16:06:00Z"/>
            </w:rPr>
          </w:pPr>
          <w:sdt>
            <w:sdtPr>
              <w:tag w:val="goog_rdk_7239"/>
              <w:id w:val="-346121609"/>
            </w:sdtPr>
            <w:sdtContent>
              <w:ins w:id="7279" w:author="BHA Regulatory Affairs Unit" w:date="2026-07-29T16:06:00Z">
                <w:r>
                  <w:t>Agencies must ensure that all personnel receive training in accordance with training guidelines set forth Part 1.15 of these Rules, prior to working independently with individuals, and on a periodic basis consistent with agency policies.</w:t>
                </w:r>
              </w:ins>
            </w:sdtContent>
          </w:sdt>
        </w:p>
      </w:sdtContent>
    </w:sdt>
    <w:bookmarkStart w:id="7280" w:name="_heading=h.x4ph2kw4gk7x" w:colFirst="0" w:colLast="0" w:displacedByCustomXml="next"/>
    <w:bookmarkEnd w:id="7280" w:displacedByCustomXml="next"/>
    <w:sdt>
      <w:sdtPr>
        <w:tag w:val="goog_rdk_7242"/>
        <w:id w:val="815157882"/>
      </w:sdtPr>
      <w:sdtContent>
        <w:p w14:paraId="00000EDA" w14:textId="77777777" w:rsidR="00CF3663" w:rsidRDefault="00000000">
          <w:pPr>
            <w:keepNext/>
            <w:spacing w:before="240" w:after="200"/>
            <w:ind w:firstLine="0"/>
            <w:rPr>
              <w:ins w:id="7281" w:author="BHA Regulatory Affairs Unit" w:date="2026-07-29T16:06:00Z"/>
              <w:color w:val="000000"/>
            </w:rPr>
          </w:pPr>
          <w:sdt>
            <w:sdtPr>
              <w:tag w:val="goog_rdk_7241"/>
              <w:id w:val="-1094879884"/>
            </w:sdtPr>
            <w:sdtContent>
              <w:ins w:id="7282" w:author="BHA Regulatory Affairs Unit" w:date="2026-07-29T16:06:00Z">
                <w:r>
                  <w:rPr>
                    <w:b/>
                    <w:bCs/>
                    <w:color w:val="000000"/>
                  </w:rPr>
                  <w:t xml:space="preserve">5.5.4 </w:t>
                </w:r>
                <w:r>
                  <w:rPr>
                    <w:b/>
                    <w:bCs/>
                    <w:color w:val="000000"/>
                  </w:rPr>
                  <w:tab/>
                  <w:t>Documentation and Timeliness</w:t>
                </w:r>
              </w:ins>
            </w:sdtContent>
          </w:sdt>
        </w:p>
      </w:sdtContent>
    </w:sdt>
    <w:sdt>
      <w:sdtPr>
        <w:tag w:val="goog_rdk_7244"/>
        <w:id w:val="-575619256"/>
      </w:sdtPr>
      <w:sdtContent>
        <w:p w14:paraId="00000EDB" w14:textId="77777777" w:rsidR="00CF3663" w:rsidRDefault="00000000">
          <w:pPr>
            <w:numPr>
              <w:ilvl w:val="0"/>
              <w:numId w:val="216"/>
            </w:numPr>
            <w:tabs>
              <w:tab w:val="left" w:pos="720"/>
              <w:tab w:val="left" w:pos="1440"/>
              <w:tab w:val="left" w:pos="2160"/>
            </w:tabs>
            <w:spacing w:before="240" w:after="200"/>
            <w:rPr>
              <w:ins w:id="7283" w:author="BHA Regulatory Affairs Unit" w:date="2026-07-29T16:06:00Z"/>
            </w:rPr>
          </w:pPr>
          <w:sdt>
            <w:sdtPr>
              <w:tag w:val="goog_rdk_7243"/>
              <w:id w:val="-1534408868"/>
            </w:sdtPr>
            <w:sdtContent>
              <w:ins w:id="7284" w:author="BHA Regulatory Affairs Unit" w:date="2026-07-29T16:06:00Z">
                <w:r>
                  <w:t>An agency providing clinically managed high-intensity residential treatment services must complete the following requirements to be kept in the individual’s file as set forth in Part 1.17 of these Rules.</w:t>
                </w:r>
              </w:ins>
            </w:sdtContent>
          </w:sdt>
        </w:p>
      </w:sdtContent>
    </w:sdt>
    <w:sdt>
      <w:sdtPr>
        <w:tag w:val="goog_rdk_7246"/>
        <w:id w:val="-348216274"/>
      </w:sdtPr>
      <w:sdtContent>
        <w:p w14:paraId="00000EDC" w14:textId="77777777" w:rsidR="00CF3663" w:rsidRDefault="00000000">
          <w:pPr>
            <w:numPr>
              <w:ilvl w:val="1"/>
              <w:numId w:val="216"/>
            </w:numPr>
            <w:tabs>
              <w:tab w:val="left" w:pos="720"/>
              <w:tab w:val="left" w:pos="1440"/>
              <w:tab w:val="left" w:pos="2160"/>
            </w:tabs>
            <w:spacing w:before="240" w:after="200"/>
            <w:rPr>
              <w:ins w:id="7285" w:author="BHA Regulatory Affairs Unit" w:date="2026-07-29T16:06:00Z"/>
            </w:rPr>
          </w:pPr>
          <w:sdt>
            <w:sdtPr>
              <w:tag w:val="goog_rdk_7245"/>
              <w:id w:val="-1176738738"/>
            </w:sdtPr>
            <w:sdtContent>
              <w:ins w:id="7286" w:author="BHA Regulatory Affairs Unit" w:date="2026-07-29T16:06:00Z">
                <w:r>
                  <w:t xml:space="preserve">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w:t>
                </w:r>
                <w:r>
                  <w:lastRenderedPageBreak/>
                  <w:t>scenario, timeliness expectations proceed based on the completion of the comprehensive requirement.</w:t>
                </w:r>
              </w:ins>
            </w:sdtContent>
          </w:sdt>
        </w:p>
      </w:sdtContent>
    </w:sdt>
    <w:sdt>
      <w:sdtPr>
        <w:tag w:val="goog_rdk_7248"/>
        <w:id w:val="1244932754"/>
      </w:sdtPr>
      <w:sdtContent>
        <w:p w14:paraId="00000EDD" w14:textId="77777777" w:rsidR="00CF3663" w:rsidRDefault="00000000">
          <w:pPr>
            <w:numPr>
              <w:ilvl w:val="0"/>
              <w:numId w:val="216"/>
            </w:numPr>
            <w:tabs>
              <w:tab w:val="left" w:pos="720"/>
              <w:tab w:val="left" w:pos="1440"/>
              <w:tab w:val="left" w:pos="2160"/>
            </w:tabs>
            <w:spacing w:before="240" w:after="200"/>
            <w:rPr>
              <w:ins w:id="7287" w:author="BHA Regulatory Affairs Unit" w:date="2026-07-29T16:06:00Z"/>
            </w:rPr>
          </w:pPr>
          <w:sdt>
            <w:sdtPr>
              <w:tag w:val="goog_rdk_7247"/>
              <w:id w:val="1928922978"/>
            </w:sdtPr>
            <w:sdtContent>
              <w:ins w:id="7288" w:author="BHA Regulatory Affairs Unit" w:date="2026-07-29T16:06:00Z">
                <w:r>
                  <w:t>Prior to admission</w:t>
                </w:r>
              </w:ins>
            </w:sdtContent>
          </w:sdt>
        </w:p>
      </w:sdtContent>
    </w:sdt>
    <w:sdt>
      <w:sdtPr>
        <w:tag w:val="goog_rdk_7250"/>
        <w:id w:val="-2024150037"/>
      </w:sdtPr>
      <w:sdtContent>
        <w:p w14:paraId="00000EDE" w14:textId="77777777" w:rsidR="00CF3663" w:rsidRDefault="00000000">
          <w:pPr>
            <w:numPr>
              <w:ilvl w:val="1"/>
              <w:numId w:val="216"/>
            </w:numPr>
            <w:tabs>
              <w:tab w:val="left" w:pos="720"/>
              <w:tab w:val="left" w:pos="1440"/>
              <w:tab w:val="left" w:pos="2160"/>
            </w:tabs>
            <w:spacing w:before="240" w:after="200"/>
            <w:rPr>
              <w:ins w:id="7289" w:author="BHA Regulatory Affairs Unit" w:date="2026-07-29T16:06:00Z"/>
            </w:rPr>
          </w:pPr>
          <w:sdt>
            <w:sdtPr>
              <w:tag w:val="goog_rdk_7249"/>
              <w:id w:val="-1827291197"/>
            </w:sdtPr>
            <w:sdtContent>
              <w:ins w:id="7290" w:author="BHA Regulatory Affairs Unit" w:date="2026-07-29T16:06:00Z">
                <w:r>
                  <w:t>An agency must complete the screening and triage process, as set forth in Part 1.17.3.A of these Rules.</w:t>
                </w:r>
              </w:ins>
            </w:sdtContent>
          </w:sdt>
        </w:p>
      </w:sdtContent>
    </w:sdt>
    <w:sdt>
      <w:sdtPr>
        <w:tag w:val="goog_rdk_7252"/>
        <w:id w:val="2146657168"/>
      </w:sdtPr>
      <w:sdtContent>
        <w:p w14:paraId="00000EDF" w14:textId="77777777" w:rsidR="00CF3663" w:rsidRDefault="00000000">
          <w:pPr>
            <w:numPr>
              <w:ilvl w:val="1"/>
              <w:numId w:val="216"/>
            </w:numPr>
            <w:tabs>
              <w:tab w:val="left" w:pos="720"/>
              <w:tab w:val="left" w:pos="1440"/>
              <w:tab w:val="left" w:pos="2160"/>
            </w:tabs>
            <w:spacing w:before="240" w:after="200"/>
            <w:rPr>
              <w:ins w:id="7291" w:author="BHA Regulatory Affairs Unit" w:date="2026-07-29T16:06:00Z"/>
            </w:rPr>
          </w:pPr>
          <w:sdt>
            <w:sdtPr>
              <w:tag w:val="goog_rdk_7251"/>
              <w:id w:val="-855916249"/>
            </w:sdtPr>
            <w:sdtContent>
              <w:ins w:id="7292" w:author="BHA Regulatory Affairs Unit" w:date="2026-07-29T16:06:00Z">
                <w:r>
                  <w:t>Agencies providing SUD or co-occurring services must include a level of care assessment completion before admission, or review if completed prior, as set forth in Part 3.4.2 of these Rules.</w:t>
                </w:r>
              </w:ins>
            </w:sdtContent>
          </w:sdt>
        </w:p>
      </w:sdtContent>
    </w:sdt>
    <w:sdt>
      <w:sdtPr>
        <w:tag w:val="goog_rdk_7254"/>
        <w:id w:val="-366778696"/>
      </w:sdtPr>
      <w:sdtContent>
        <w:p w14:paraId="00000EE0" w14:textId="77777777" w:rsidR="00CF3663" w:rsidRDefault="00000000">
          <w:pPr>
            <w:numPr>
              <w:ilvl w:val="2"/>
              <w:numId w:val="216"/>
            </w:numPr>
            <w:tabs>
              <w:tab w:val="left" w:pos="720"/>
              <w:tab w:val="left" w:pos="1440"/>
              <w:tab w:val="left" w:pos="2160"/>
            </w:tabs>
            <w:spacing w:before="240" w:after="200"/>
            <w:rPr>
              <w:ins w:id="7293" w:author="BHA Regulatory Affairs Unit" w:date="2026-07-29T16:06:00Z"/>
            </w:rPr>
          </w:pPr>
          <w:sdt>
            <w:sdtPr>
              <w:tag w:val="goog_rdk_7253"/>
              <w:id w:val="1861036709"/>
            </w:sdtPr>
            <w:sdtContent>
              <w:ins w:id="7294" w:author="BHA Regulatory Affairs Unit" w:date="2026-07-29T16:06:00Z">
                <w:r>
                  <w:t>If an urgent need is identified through this process, an agency must respond accordingly, offering:</w:t>
                </w:r>
              </w:ins>
            </w:sdtContent>
          </w:sdt>
        </w:p>
      </w:sdtContent>
    </w:sdt>
    <w:sdt>
      <w:sdtPr>
        <w:tag w:val="goog_rdk_7256"/>
        <w:id w:val="1502181819"/>
      </w:sdtPr>
      <w:sdtContent>
        <w:p w14:paraId="00000EE1" w14:textId="77777777" w:rsidR="00CF3663" w:rsidRDefault="00000000">
          <w:pPr>
            <w:numPr>
              <w:ilvl w:val="3"/>
              <w:numId w:val="216"/>
            </w:numPr>
            <w:tabs>
              <w:tab w:val="left" w:pos="720"/>
              <w:tab w:val="left" w:pos="1440"/>
              <w:tab w:val="left" w:pos="2160"/>
            </w:tabs>
            <w:spacing w:before="240" w:after="200"/>
            <w:rPr>
              <w:ins w:id="7295" w:author="BHA Regulatory Affairs Unit" w:date="2026-07-29T16:06:00Z"/>
            </w:rPr>
          </w:pPr>
          <w:sdt>
            <w:sdtPr>
              <w:tag w:val="goog_rdk_7255"/>
              <w:id w:val="-623025350"/>
            </w:sdtPr>
            <w:sdtContent>
              <w:ins w:id="7296" w:author="BHA Regulatory Affairs Unit" w:date="2026-07-29T16:06:00Z">
                <w:r>
                  <w:t>Crisis services, if warranted; and</w:t>
                </w:r>
              </w:ins>
            </w:sdtContent>
          </w:sdt>
        </w:p>
      </w:sdtContent>
    </w:sdt>
    <w:sdt>
      <w:sdtPr>
        <w:tag w:val="goog_rdk_7258"/>
        <w:id w:val="1101305522"/>
      </w:sdtPr>
      <w:sdtContent>
        <w:p w14:paraId="00000EE2" w14:textId="77777777" w:rsidR="00CF3663" w:rsidRDefault="00000000">
          <w:pPr>
            <w:numPr>
              <w:ilvl w:val="3"/>
              <w:numId w:val="216"/>
            </w:numPr>
            <w:tabs>
              <w:tab w:val="left" w:pos="720"/>
              <w:tab w:val="left" w:pos="1440"/>
              <w:tab w:val="left" w:pos="2160"/>
            </w:tabs>
            <w:spacing w:before="240" w:after="200"/>
            <w:rPr>
              <w:ins w:id="7297" w:author="BHA Regulatory Affairs Unit" w:date="2026-07-29T16:06:00Z"/>
            </w:rPr>
          </w:pPr>
          <w:sdt>
            <w:sdtPr>
              <w:tag w:val="goog_rdk_7257"/>
              <w:id w:val="2001313383"/>
            </w:sdtPr>
            <w:sdtContent>
              <w:ins w:id="7298" w:author="BHA Regulatory Affairs Unit" w:date="2026-07-29T16:06:00Z">
                <w:r>
                  <w:t xml:space="preserve">An intake appointment within one (1) business day of this screening. </w:t>
                </w:r>
              </w:ins>
            </w:sdtContent>
          </w:sdt>
        </w:p>
      </w:sdtContent>
    </w:sdt>
    <w:sdt>
      <w:sdtPr>
        <w:tag w:val="goog_rdk_7260"/>
        <w:id w:val="516321246"/>
      </w:sdtPr>
      <w:sdtContent>
        <w:p w14:paraId="00000EE3" w14:textId="77777777" w:rsidR="00CF3663" w:rsidRDefault="00000000">
          <w:pPr>
            <w:numPr>
              <w:ilvl w:val="4"/>
              <w:numId w:val="216"/>
            </w:numPr>
            <w:tabs>
              <w:tab w:val="left" w:pos="720"/>
              <w:tab w:val="left" w:pos="1440"/>
              <w:tab w:val="left" w:pos="2160"/>
            </w:tabs>
            <w:spacing w:before="240" w:after="200"/>
            <w:rPr>
              <w:ins w:id="7299" w:author="BHA Regulatory Affairs Unit" w:date="2026-07-29T16:06:00Z"/>
            </w:rPr>
          </w:pPr>
          <w:sdt>
            <w:sdtPr>
              <w:tag w:val="goog_rdk_7259"/>
              <w:id w:val="1435511327"/>
            </w:sdtPr>
            <w:sdtContent>
              <w:ins w:id="7300" w:author="BHA Regulatory Affairs Unit" w:date="2026-07-29T16:06:00Z">
                <w:r>
                  <w:t>If an agency is unable to accommodate this due to capacity concerns, care coordination must be provided, allowing an individual access to similar services within this time frame.</w:t>
                </w:r>
              </w:ins>
            </w:sdtContent>
          </w:sdt>
        </w:p>
      </w:sdtContent>
    </w:sdt>
    <w:sdt>
      <w:sdtPr>
        <w:tag w:val="goog_rdk_7262"/>
        <w:id w:val="1284921386"/>
      </w:sdtPr>
      <w:sdtContent>
        <w:p w14:paraId="00000EE4" w14:textId="77777777" w:rsidR="00CF3663" w:rsidRDefault="00000000">
          <w:pPr>
            <w:numPr>
              <w:ilvl w:val="2"/>
              <w:numId w:val="216"/>
            </w:numPr>
            <w:tabs>
              <w:tab w:val="left" w:pos="720"/>
              <w:tab w:val="left" w:pos="1440"/>
              <w:tab w:val="left" w:pos="2160"/>
            </w:tabs>
            <w:spacing w:before="240" w:after="200"/>
            <w:rPr>
              <w:ins w:id="7301" w:author="BHA Regulatory Affairs Unit" w:date="2026-07-29T16:06:00Z"/>
            </w:rPr>
          </w:pPr>
          <w:sdt>
            <w:sdtPr>
              <w:tag w:val="goog_rdk_7261"/>
              <w:id w:val="-319760480"/>
            </w:sdtPr>
            <w:sdtContent>
              <w:ins w:id="7302" w:author="BHA Regulatory Affairs Unit" w:date="2026-07-29T16:06:00Z">
                <w:r>
                  <w:t>If no urgent need(s) are identified through this process, an individual may be offered an intake appointment upon bed availability.</w:t>
                </w:r>
              </w:ins>
            </w:sdtContent>
          </w:sdt>
        </w:p>
      </w:sdtContent>
    </w:sdt>
    <w:sdt>
      <w:sdtPr>
        <w:tag w:val="goog_rdk_7264"/>
        <w:id w:val="2001768886"/>
      </w:sdtPr>
      <w:sdtContent>
        <w:p w14:paraId="00000EE5" w14:textId="77777777" w:rsidR="00CF3663" w:rsidRDefault="00000000">
          <w:pPr>
            <w:numPr>
              <w:ilvl w:val="2"/>
              <w:numId w:val="216"/>
            </w:numPr>
            <w:tabs>
              <w:tab w:val="left" w:pos="720"/>
              <w:tab w:val="left" w:pos="1440"/>
              <w:tab w:val="left" w:pos="2160"/>
            </w:tabs>
            <w:spacing w:before="240" w:after="200"/>
            <w:rPr>
              <w:ins w:id="7303" w:author="BHA Regulatory Affairs Unit" w:date="2026-07-29T16:06:00Z"/>
            </w:rPr>
          </w:pPr>
          <w:sdt>
            <w:sdtPr>
              <w:tag w:val="goog_rdk_7263"/>
              <w:id w:val="1296637935"/>
            </w:sdtPr>
            <w:sdtContent>
              <w:ins w:id="7304" w:author="BHA Regulatory Affairs Unit" w:date="2026-07-29T16:06:00Z">
                <w:r>
                  <w:t>Additional screening tools may be utilized and results incorporated, as appropriate, for a program and/or an individual’s specific needs.</w:t>
                </w:r>
              </w:ins>
            </w:sdtContent>
          </w:sdt>
        </w:p>
      </w:sdtContent>
    </w:sdt>
    <w:sdt>
      <w:sdtPr>
        <w:tag w:val="goog_rdk_7266"/>
        <w:id w:val="108625080"/>
      </w:sdtPr>
      <w:sdtContent>
        <w:p w14:paraId="00000EE6" w14:textId="77777777" w:rsidR="00CF3663" w:rsidRDefault="00000000">
          <w:pPr>
            <w:numPr>
              <w:ilvl w:val="2"/>
              <w:numId w:val="216"/>
            </w:numPr>
            <w:tabs>
              <w:tab w:val="left" w:pos="720"/>
              <w:tab w:val="left" w:pos="1440"/>
              <w:tab w:val="left" w:pos="2160"/>
            </w:tabs>
            <w:spacing w:before="240" w:after="200"/>
            <w:rPr>
              <w:ins w:id="7305" w:author="BHA Regulatory Affairs Unit" w:date="2026-07-29T16:06:00Z"/>
            </w:rPr>
          </w:pPr>
          <w:sdt>
            <w:sdtPr>
              <w:tag w:val="goog_rdk_7265"/>
              <w:id w:val="1970160188"/>
            </w:sdtPr>
            <w:sdtContent>
              <w:ins w:id="7306" w:author="BHA Regulatory Affairs Unit" w:date="2026-07-29T16:06:00Z">
                <w:r>
                  <w:t>All identified screening needs may be completed prior to admission, but no later than within three (3) hours of an individual’s arrival at an agency.</w:t>
                </w:r>
              </w:ins>
            </w:sdtContent>
          </w:sdt>
        </w:p>
      </w:sdtContent>
    </w:sdt>
    <w:sdt>
      <w:sdtPr>
        <w:tag w:val="goog_rdk_7268"/>
        <w:id w:val="-1419048364"/>
      </w:sdtPr>
      <w:sdtContent>
        <w:p w14:paraId="00000EE7" w14:textId="77777777" w:rsidR="00CF3663" w:rsidRDefault="00000000">
          <w:pPr>
            <w:numPr>
              <w:ilvl w:val="0"/>
              <w:numId w:val="216"/>
            </w:numPr>
            <w:tabs>
              <w:tab w:val="left" w:pos="720"/>
              <w:tab w:val="left" w:pos="1440"/>
              <w:tab w:val="left" w:pos="2160"/>
            </w:tabs>
            <w:spacing w:before="240" w:after="200"/>
            <w:rPr>
              <w:ins w:id="7307" w:author="BHA Regulatory Affairs Unit" w:date="2026-07-29T16:06:00Z"/>
            </w:rPr>
          </w:pPr>
          <w:sdt>
            <w:sdtPr>
              <w:tag w:val="goog_rdk_7267"/>
              <w:id w:val="1312062367"/>
            </w:sdtPr>
            <w:sdtContent>
              <w:ins w:id="7308" w:author="BHA Regulatory Affairs Unit" w:date="2026-07-29T16:06:00Z">
                <w:r>
                  <w:t>Upon arrival to an agency</w:t>
                </w:r>
              </w:ins>
            </w:sdtContent>
          </w:sdt>
        </w:p>
      </w:sdtContent>
    </w:sdt>
    <w:sdt>
      <w:sdtPr>
        <w:tag w:val="goog_rdk_7270"/>
        <w:id w:val="1862564954"/>
      </w:sdtPr>
      <w:sdtContent>
        <w:p w14:paraId="00000EE8" w14:textId="77777777" w:rsidR="00CF3663" w:rsidRDefault="00000000">
          <w:pPr>
            <w:numPr>
              <w:ilvl w:val="1"/>
              <w:numId w:val="216"/>
            </w:numPr>
            <w:tabs>
              <w:tab w:val="left" w:pos="720"/>
              <w:tab w:val="left" w:pos="1440"/>
            </w:tabs>
            <w:spacing w:before="240"/>
            <w:rPr>
              <w:ins w:id="7309" w:author="BHA Regulatory Affairs Unit" w:date="2026-07-29T16:06:00Z"/>
            </w:rPr>
          </w:pPr>
          <w:sdt>
            <w:sdtPr>
              <w:tag w:val="goog_rdk_7269"/>
              <w:id w:val="1124218752"/>
            </w:sdtPr>
            <w:sdtContent>
              <w:ins w:id="7310" w:author="BHA Regulatory Affairs Unit" w:date="2026-07-29T16:06:00Z">
                <w:r>
                  <w:t>Agencies must complete and document the following items in an individual’s record within three (3) hours of admission:</w:t>
                </w:r>
              </w:ins>
            </w:sdtContent>
          </w:sdt>
        </w:p>
      </w:sdtContent>
    </w:sdt>
    <w:sdt>
      <w:sdtPr>
        <w:tag w:val="goog_rdk_7272"/>
        <w:id w:val="-2131562237"/>
      </w:sdtPr>
      <w:sdtContent>
        <w:p w14:paraId="00000EE9" w14:textId="77777777" w:rsidR="00CF3663" w:rsidRDefault="00000000">
          <w:pPr>
            <w:numPr>
              <w:ilvl w:val="2"/>
              <w:numId w:val="216"/>
            </w:numPr>
            <w:tabs>
              <w:tab w:val="left" w:pos="720"/>
              <w:tab w:val="left" w:pos="1440"/>
            </w:tabs>
            <w:spacing w:before="240"/>
            <w:rPr>
              <w:ins w:id="7311" w:author="BHA Regulatory Affairs Unit" w:date="2026-07-29T16:06:00Z"/>
            </w:rPr>
          </w:pPr>
          <w:sdt>
            <w:sdtPr>
              <w:tag w:val="goog_rdk_7271"/>
              <w:id w:val="-1512452155"/>
            </w:sdtPr>
            <w:sdtContent>
              <w:ins w:id="7312" w:author="BHA Regulatory Affairs Unit" w:date="2026-07-29T16:06:00Z">
                <w:r>
                  <w:t>All required demographic, intake, and consent paperwork, as set forth in Part 1.17.1 of these Rules;</w:t>
                </w:r>
              </w:ins>
            </w:sdtContent>
          </w:sdt>
        </w:p>
      </w:sdtContent>
    </w:sdt>
    <w:sdt>
      <w:sdtPr>
        <w:tag w:val="goog_rdk_7274"/>
        <w:id w:val="458098568"/>
      </w:sdtPr>
      <w:sdtContent>
        <w:p w14:paraId="00000EEA" w14:textId="77777777" w:rsidR="00CF3663" w:rsidRDefault="00000000">
          <w:pPr>
            <w:numPr>
              <w:ilvl w:val="3"/>
              <w:numId w:val="216"/>
            </w:numPr>
            <w:tabs>
              <w:tab w:val="left" w:pos="720"/>
              <w:tab w:val="left" w:pos="1440"/>
              <w:tab w:val="left" w:pos="2160"/>
            </w:tabs>
            <w:spacing w:before="240" w:after="200"/>
            <w:rPr>
              <w:ins w:id="7313" w:author="BHA Regulatory Affairs Unit" w:date="2026-07-29T16:06:00Z"/>
            </w:rPr>
          </w:pPr>
          <w:sdt>
            <w:sdtPr>
              <w:tag w:val="goog_rdk_7273"/>
              <w:id w:val="1197250643"/>
            </w:sdtPr>
            <w:sdtContent>
              <w:ins w:id="7314" w:author="BHA Regulatory Affairs Unit" w:date="2026-07-29T16:06:00Z">
                <w:r>
                  <w:t>If the individual admits in an intoxicated state or is otherwise unable to effectively participate in this intake and consent review process, agencies must revisit this documentation as soon as an individual is able to effectively participate.</w:t>
                </w:r>
              </w:ins>
            </w:sdtContent>
          </w:sdt>
        </w:p>
      </w:sdtContent>
    </w:sdt>
    <w:sdt>
      <w:sdtPr>
        <w:tag w:val="goog_rdk_7276"/>
        <w:id w:val="966537860"/>
      </w:sdtPr>
      <w:sdtContent>
        <w:p w14:paraId="00000EEB" w14:textId="77777777" w:rsidR="00CF3663" w:rsidRDefault="00000000">
          <w:pPr>
            <w:numPr>
              <w:ilvl w:val="2"/>
              <w:numId w:val="216"/>
            </w:numPr>
            <w:tabs>
              <w:tab w:val="left" w:pos="720"/>
              <w:tab w:val="left" w:pos="1440"/>
            </w:tabs>
            <w:spacing w:before="240"/>
            <w:rPr>
              <w:ins w:id="7315" w:author="BHA Regulatory Affairs Unit" w:date="2026-07-29T16:06:00Z"/>
            </w:rPr>
          </w:pPr>
          <w:sdt>
            <w:sdtPr>
              <w:tag w:val="goog_rdk_7275"/>
              <w:id w:val="-541412203"/>
            </w:sdtPr>
            <w:sdtContent>
              <w:ins w:id="7316" w:author="BHA Regulatory Affairs Unit" w:date="2026-07-29T16:06:00Z">
                <w:r>
                  <w:t>An initial assessment, as set forth in Part 1.17.3.B of these Rules;</w:t>
                </w:r>
              </w:ins>
            </w:sdtContent>
          </w:sdt>
        </w:p>
      </w:sdtContent>
    </w:sdt>
    <w:sdt>
      <w:sdtPr>
        <w:tag w:val="goog_rdk_7278"/>
        <w:id w:val="-397245803"/>
      </w:sdtPr>
      <w:sdtContent>
        <w:p w14:paraId="00000EEC" w14:textId="77777777" w:rsidR="00CF3663" w:rsidRDefault="00000000">
          <w:pPr>
            <w:numPr>
              <w:ilvl w:val="3"/>
              <w:numId w:val="216"/>
            </w:numPr>
            <w:tabs>
              <w:tab w:val="left" w:pos="720"/>
              <w:tab w:val="left" w:pos="1440"/>
              <w:tab w:val="left" w:pos="2160"/>
            </w:tabs>
            <w:spacing w:before="240" w:after="200"/>
            <w:rPr>
              <w:ins w:id="7317" w:author="BHA Regulatory Affairs Unit" w:date="2026-07-29T16:06:00Z"/>
            </w:rPr>
          </w:pPr>
          <w:sdt>
            <w:sdtPr>
              <w:tag w:val="goog_rdk_7277"/>
              <w:id w:val="-533196856"/>
            </w:sdtPr>
            <w:sdtContent>
              <w:ins w:id="7318" w:author="BHA Regulatory Affairs Unit" w:date="2026-07-29T16:06:00Z">
                <w:r>
                  <w:t>This must include an evaluation, in alignment with an agency’s policies and procedures, of an individual’s appropriateness for receiving service at this location and level of care, if an individual is actively intoxicated.</w:t>
                </w:r>
              </w:ins>
            </w:sdtContent>
          </w:sdt>
        </w:p>
      </w:sdtContent>
    </w:sdt>
    <w:sdt>
      <w:sdtPr>
        <w:tag w:val="goog_rdk_7280"/>
        <w:id w:val="1895564522"/>
      </w:sdtPr>
      <w:sdtContent>
        <w:p w14:paraId="00000EED" w14:textId="77777777" w:rsidR="00CF3663" w:rsidRDefault="00000000">
          <w:pPr>
            <w:numPr>
              <w:ilvl w:val="2"/>
              <w:numId w:val="216"/>
            </w:numPr>
            <w:tabs>
              <w:tab w:val="left" w:pos="720"/>
              <w:tab w:val="left" w:pos="1440"/>
              <w:tab w:val="left" w:pos="2160"/>
            </w:tabs>
            <w:spacing w:before="240" w:after="200"/>
            <w:rPr>
              <w:ins w:id="7319" w:author="BHA Regulatory Affairs Unit" w:date="2026-07-29T16:06:00Z"/>
            </w:rPr>
          </w:pPr>
          <w:sdt>
            <w:sdtPr>
              <w:tag w:val="goog_rdk_7279"/>
              <w:id w:val="360109153"/>
            </w:sdtPr>
            <w:sdtContent>
              <w:ins w:id="7320" w:author="BHA Regulatory Affairs Unit" w:date="2026-07-29T16:06:00Z">
                <w:r>
                  <w:t>An individual’s property inventory and search process with documented findings in alignment with agency policies and procedures, in accordance with Part 1.16.3.D.2 of these Rules.</w:t>
                </w:r>
              </w:ins>
            </w:sdtContent>
          </w:sdt>
        </w:p>
      </w:sdtContent>
    </w:sdt>
    <w:sdt>
      <w:sdtPr>
        <w:tag w:val="goog_rdk_7282"/>
        <w:id w:val="-1647002573"/>
      </w:sdtPr>
      <w:sdtContent>
        <w:p w14:paraId="00000EEE" w14:textId="77777777" w:rsidR="00CF3663" w:rsidRDefault="00000000">
          <w:pPr>
            <w:numPr>
              <w:ilvl w:val="1"/>
              <w:numId w:val="216"/>
            </w:numPr>
            <w:tabs>
              <w:tab w:val="left" w:pos="720"/>
              <w:tab w:val="left" w:pos="1440"/>
            </w:tabs>
            <w:spacing w:before="240"/>
            <w:rPr>
              <w:ins w:id="7321" w:author="BHA Regulatory Affairs Unit" w:date="2026-07-29T16:06:00Z"/>
            </w:rPr>
          </w:pPr>
          <w:sdt>
            <w:sdtPr>
              <w:tag w:val="goog_rdk_7281"/>
              <w:id w:val="782862678"/>
            </w:sdtPr>
            <w:sdtContent>
              <w:ins w:id="7322" w:author="BHA Regulatory Affairs Unit" w:date="2026-07-29T16:06:00Z">
                <w:r>
                  <w:t>An initial service plan must be completed within twenty-four (24) hours of arrival, as set forth in Part 1.17.4.A of these Rules:</w:t>
                </w:r>
              </w:ins>
            </w:sdtContent>
          </w:sdt>
        </w:p>
      </w:sdtContent>
    </w:sdt>
    <w:sdt>
      <w:sdtPr>
        <w:tag w:val="goog_rdk_7284"/>
        <w:id w:val="255774808"/>
      </w:sdtPr>
      <w:sdtContent>
        <w:p w14:paraId="00000EEF" w14:textId="77777777" w:rsidR="00CF3663" w:rsidRDefault="00000000">
          <w:pPr>
            <w:numPr>
              <w:ilvl w:val="3"/>
              <w:numId w:val="216"/>
            </w:numPr>
            <w:tabs>
              <w:tab w:val="left" w:pos="720"/>
              <w:tab w:val="left" w:pos="1440"/>
            </w:tabs>
            <w:spacing w:before="240"/>
            <w:rPr>
              <w:ins w:id="7323" w:author="BHA Regulatory Affairs Unit" w:date="2026-07-29T16:06:00Z"/>
            </w:rPr>
          </w:pPr>
          <w:sdt>
            <w:sdtPr>
              <w:tag w:val="goog_rdk_7283"/>
              <w:id w:val="2089586512"/>
            </w:sdtPr>
            <w:sdtContent>
              <w:ins w:id="7324" w:author="BHA Regulatory Affairs Unit" w:date="2026-07-29T16:06:00Z">
                <w:r>
                  <w:t>If an agency provides SUD or co-occurring services, the agency must also include service plan requirements from Part 3.4.4 of these Rules.</w:t>
                </w:r>
              </w:ins>
            </w:sdtContent>
          </w:sdt>
        </w:p>
      </w:sdtContent>
    </w:sdt>
    <w:sdt>
      <w:sdtPr>
        <w:tag w:val="goog_rdk_7286"/>
        <w:id w:val="-26712358"/>
      </w:sdtPr>
      <w:sdtContent>
        <w:p w14:paraId="00000EF0" w14:textId="77777777" w:rsidR="00CF3663" w:rsidRDefault="00000000">
          <w:pPr>
            <w:numPr>
              <w:ilvl w:val="0"/>
              <w:numId w:val="216"/>
            </w:numPr>
            <w:tabs>
              <w:tab w:val="left" w:pos="720"/>
              <w:tab w:val="left" w:pos="1440"/>
              <w:tab w:val="left" w:pos="2160"/>
            </w:tabs>
            <w:spacing w:before="240" w:after="200"/>
            <w:rPr>
              <w:ins w:id="7325" w:author="BHA Regulatory Affairs Unit" w:date="2026-07-29T16:06:00Z"/>
            </w:rPr>
          </w:pPr>
          <w:sdt>
            <w:sdtPr>
              <w:tag w:val="goog_rdk_7285"/>
              <w:id w:val="-211703580"/>
            </w:sdtPr>
            <w:sdtContent>
              <w:ins w:id="7326" w:author="BHA Regulatory Affairs Unit" w:date="2026-07-29T16:06:00Z">
                <w:r>
                  <w:t>During the episode of care</w:t>
                </w:r>
              </w:ins>
            </w:sdtContent>
          </w:sdt>
        </w:p>
      </w:sdtContent>
    </w:sdt>
    <w:sdt>
      <w:sdtPr>
        <w:tag w:val="goog_rdk_7288"/>
        <w:id w:val="1589886410"/>
      </w:sdtPr>
      <w:sdtContent>
        <w:p w14:paraId="00000EF1" w14:textId="77777777" w:rsidR="00CF3663" w:rsidRDefault="00000000">
          <w:pPr>
            <w:numPr>
              <w:ilvl w:val="0"/>
              <w:numId w:val="222"/>
            </w:numPr>
            <w:tabs>
              <w:tab w:val="left" w:pos="720"/>
              <w:tab w:val="left" w:pos="1440"/>
            </w:tabs>
            <w:spacing w:before="240"/>
            <w:ind w:left="1440"/>
            <w:rPr>
              <w:ins w:id="7327" w:author="BHA Regulatory Affairs Unit" w:date="2026-07-29T16:06:00Z"/>
            </w:rPr>
          </w:pPr>
          <w:sdt>
            <w:sdtPr>
              <w:tag w:val="goog_rdk_7287"/>
              <w:id w:val="-203056661"/>
            </w:sdtPr>
            <w:sdtContent>
              <w:ins w:id="7328" w:author="BHA Regulatory Affairs Unit" w:date="2026-07-29T16:06:00Z">
                <w:r>
                  <w:t xml:space="preserve">Documentation of physical examination requirements must be included an individual’s record, as detailed in the Part 5.2.2.F of this Chapter 5, of the agency’s policies and procedures. </w:t>
                </w:r>
                <w:r>
                  <w:tab/>
                </w:r>
              </w:ins>
            </w:sdtContent>
          </w:sdt>
        </w:p>
      </w:sdtContent>
    </w:sdt>
    <w:sdt>
      <w:sdtPr>
        <w:tag w:val="goog_rdk_7290"/>
        <w:id w:val="-1712381185"/>
      </w:sdtPr>
      <w:sdtContent>
        <w:p w14:paraId="00000EF2" w14:textId="77777777" w:rsidR="00CF3663" w:rsidRDefault="00000000">
          <w:pPr>
            <w:numPr>
              <w:ilvl w:val="0"/>
              <w:numId w:val="222"/>
            </w:numPr>
            <w:tabs>
              <w:tab w:val="left" w:pos="720"/>
              <w:tab w:val="left" w:pos="1440"/>
            </w:tabs>
            <w:spacing w:before="240"/>
            <w:ind w:left="1440"/>
            <w:rPr>
              <w:ins w:id="7329" w:author="BHA Regulatory Affairs Unit" w:date="2026-07-29T16:06:00Z"/>
            </w:rPr>
          </w:pPr>
          <w:sdt>
            <w:sdtPr>
              <w:tag w:val="goog_rdk_7289"/>
              <w:id w:val="-1955312653"/>
            </w:sdtPr>
            <w:sdtContent>
              <w:ins w:id="7330" w:author="BHA Regulatory Affairs Unit" w:date="2026-07-29T16:06:00Z">
                <w:r>
                  <w:t>As soon as practicable, but no later than ten (10) calendar days from an individual’s arrival, a comprehensive assessment must be completed, as follows:</w:t>
                </w:r>
              </w:ins>
            </w:sdtContent>
          </w:sdt>
        </w:p>
      </w:sdtContent>
    </w:sdt>
    <w:sdt>
      <w:sdtPr>
        <w:tag w:val="goog_rdk_7292"/>
        <w:id w:val="-511684756"/>
      </w:sdtPr>
      <w:sdtContent>
        <w:p w14:paraId="00000EF3" w14:textId="77777777" w:rsidR="00CF3663" w:rsidRDefault="00000000">
          <w:pPr>
            <w:numPr>
              <w:ilvl w:val="2"/>
              <w:numId w:val="221"/>
            </w:numPr>
            <w:tabs>
              <w:tab w:val="left" w:pos="720"/>
              <w:tab w:val="left" w:pos="1440"/>
            </w:tabs>
            <w:spacing w:before="240"/>
            <w:rPr>
              <w:ins w:id="7331" w:author="BHA Regulatory Affairs Unit" w:date="2026-07-29T16:06:00Z"/>
            </w:rPr>
          </w:pPr>
          <w:sdt>
            <w:sdtPr>
              <w:tag w:val="goog_rdk_7291"/>
              <w:id w:val="-469547361"/>
            </w:sdtPr>
            <w:sdtContent>
              <w:ins w:id="7332" w:author="BHA Regulatory Affairs Unit" w:date="2026-07-29T16:06:00Z">
                <w:r>
                  <w:t>If an agency provides mental health only services, this comprehensive assessment must be completed as set forth in Part 1.17.3.C of these Rules; or</w:t>
                </w:r>
              </w:ins>
            </w:sdtContent>
          </w:sdt>
        </w:p>
      </w:sdtContent>
    </w:sdt>
    <w:sdt>
      <w:sdtPr>
        <w:tag w:val="goog_rdk_7294"/>
        <w:id w:val="2067211322"/>
      </w:sdtPr>
      <w:sdtContent>
        <w:p w14:paraId="00000EF4" w14:textId="77777777" w:rsidR="00CF3663" w:rsidRDefault="00000000">
          <w:pPr>
            <w:numPr>
              <w:ilvl w:val="2"/>
              <w:numId w:val="221"/>
            </w:numPr>
            <w:tabs>
              <w:tab w:val="left" w:pos="720"/>
              <w:tab w:val="left" w:pos="1440"/>
            </w:tabs>
            <w:spacing w:before="240"/>
            <w:rPr>
              <w:ins w:id="7333" w:author="BHA Regulatory Affairs Unit" w:date="2026-07-29T16:06:00Z"/>
            </w:rPr>
          </w:pPr>
          <w:sdt>
            <w:sdtPr>
              <w:tag w:val="goog_rdk_7293"/>
              <w:id w:val="-1094949107"/>
            </w:sdtPr>
            <w:sdtContent>
              <w:ins w:id="7334" w:author="BHA Regulatory Affairs Unit" w:date="2026-07-29T16:06:00Z">
                <w:r>
                  <w:t>If an agency provides SUD and/or co-occurring services, this assessment must be completed via the ASAM criteria’s treatment planning assessment process, as set forth in Part 3.4.2 of these Rules.</w:t>
                </w:r>
              </w:ins>
            </w:sdtContent>
          </w:sdt>
        </w:p>
      </w:sdtContent>
    </w:sdt>
    <w:sdt>
      <w:sdtPr>
        <w:tag w:val="goog_rdk_7296"/>
        <w:id w:val="-2059225461"/>
      </w:sdtPr>
      <w:sdtContent>
        <w:p w14:paraId="00000EF5" w14:textId="77777777" w:rsidR="00CF3663" w:rsidRDefault="00000000">
          <w:pPr>
            <w:numPr>
              <w:ilvl w:val="1"/>
              <w:numId w:val="221"/>
            </w:numPr>
            <w:tabs>
              <w:tab w:val="left" w:pos="720"/>
              <w:tab w:val="left" w:pos="1440"/>
            </w:tabs>
            <w:spacing w:before="240"/>
            <w:rPr>
              <w:ins w:id="7335" w:author="BHA Regulatory Affairs Unit" w:date="2026-07-29T16:06:00Z"/>
            </w:rPr>
          </w:pPr>
          <w:sdt>
            <w:sdtPr>
              <w:tag w:val="goog_rdk_7295"/>
              <w:id w:val="-401709484"/>
            </w:sdtPr>
            <w:sdtContent>
              <w:ins w:id="7336" w:author="BHA Regulatory Affairs Unit" w:date="2026-07-29T16:06:00Z">
                <w:r>
                  <w:t xml:space="preserve">The comprehensive service plan must be completed no later than three (3) calendar days from completion of the comprehensive assessment. </w:t>
                </w:r>
              </w:ins>
            </w:sdtContent>
          </w:sdt>
        </w:p>
      </w:sdtContent>
    </w:sdt>
    <w:sdt>
      <w:sdtPr>
        <w:tag w:val="goog_rdk_7298"/>
        <w:id w:val="1140638057"/>
      </w:sdtPr>
      <w:sdtContent>
        <w:p w14:paraId="00000EF6" w14:textId="77777777" w:rsidR="00CF3663" w:rsidRDefault="00000000">
          <w:pPr>
            <w:numPr>
              <w:ilvl w:val="1"/>
              <w:numId w:val="221"/>
            </w:numPr>
            <w:tabs>
              <w:tab w:val="left" w:pos="720"/>
              <w:tab w:val="left" w:pos="1440"/>
              <w:tab w:val="left" w:pos="2160"/>
            </w:tabs>
            <w:spacing w:before="240" w:after="200"/>
            <w:rPr>
              <w:ins w:id="7337" w:author="BHA Regulatory Affairs Unit" w:date="2026-07-29T16:06:00Z"/>
            </w:rPr>
          </w:pPr>
          <w:sdt>
            <w:sdtPr>
              <w:tag w:val="goog_rdk_7297"/>
              <w:id w:val="48284902"/>
            </w:sdtPr>
            <w:sdtContent>
              <w:ins w:id="7338" w:author="BHA Regulatory Affairs Unit" w:date="2026-07-29T16:06:00Z">
                <w:r>
                  <w:t>The comprehensive assessment and subsequent comprehensive service plan must be updated:</w:t>
                </w:r>
              </w:ins>
            </w:sdtContent>
          </w:sdt>
        </w:p>
      </w:sdtContent>
    </w:sdt>
    <w:sdt>
      <w:sdtPr>
        <w:tag w:val="goog_rdk_7300"/>
        <w:id w:val="-1242968554"/>
      </w:sdtPr>
      <w:sdtContent>
        <w:p w14:paraId="00000EF7" w14:textId="77777777" w:rsidR="00CF3663" w:rsidRDefault="00000000">
          <w:pPr>
            <w:numPr>
              <w:ilvl w:val="2"/>
              <w:numId w:val="221"/>
            </w:numPr>
            <w:tabs>
              <w:tab w:val="left" w:pos="720"/>
              <w:tab w:val="left" w:pos="1440"/>
              <w:tab w:val="left" w:pos="2160"/>
            </w:tabs>
            <w:spacing w:before="240" w:after="200"/>
            <w:rPr>
              <w:ins w:id="7339" w:author="BHA Regulatory Affairs Unit" w:date="2026-07-29T16:06:00Z"/>
            </w:rPr>
          </w:pPr>
          <w:sdt>
            <w:sdtPr>
              <w:tag w:val="goog_rdk_7299"/>
              <w:id w:val="-1299518725"/>
            </w:sdtPr>
            <w:sdtContent>
              <w:ins w:id="7340" w:author="BHA Regulatory Affairs Unit" w:date="2026-07-29T16:06:00Z">
                <w:r>
                  <w:t>When an individual experiences a change in their level of functioning that results in a change to their service needs; or</w:t>
                </w:r>
              </w:ins>
            </w:sdtContent>
          </w:sdt>
        </w:p>
      </w:sdtContent>
    </w:sdt>
    <w:sdt>
      <w:sdtPr>
        <w:tag w:val="goog_rdk_7302"/>
        <w:id w:val="-1802603098"/>
      </w:sdtPr>
      <w:sdtContent>
        <w:p w14:paraId="00000EF8" w14:textId="77777777" w:rsidR="00CF3663" w:rsidRDefault="00000000">
          <w:pPr>
            <w:numPr>
              <w:ilvl w:val="2"/>
              <w:numId w:val="221"/>
            </w:numPr>
            <w:tabs>
              <w:tab w:val="left" w:pos="720"/>
              <w:tab w:val="left" w:pos="1440"/>
              <w:tab w:val="left" w:pos="2160"/>
            </w:tabs>
            <w:spacing w:before="240" w:after="200"/>
            <w:rPr>
              <w:ins w:id="7341" w:author="BHA Regulatory Affairs Unit" w:date="2026-07-29T16:06:00Z"/>
            </w:rPr>
          </w:pPr>
          <w:sdt>
            <w:sdtPr>
              <w:tag w:val="goog_rdk_7301"/>
              <w:id w:val="-1197968061"/>
            </w:sdtPr>
            <w:sdtContent>
              <w:ins w:id="7342" w:author="BHA Regulatory Affairs Unit" w:date="2026-07-29T16:06:00Z">
                <w:r>
                  <w:t>At least monthly.</w:t>
                </w:r>
              </w:ins>
            </w:sdtContent>
          </w:sdt>
        </w:p>
      </w:sdtContent>
    </w:sdt>
    <w:sdt>
      <w:sdtPr>
        <w:tag w:val="goog_rdk_7304"/>
        <w:id w:val="-524949371"/>
      </w:sdtPr>
      <w:sdtContent>
        <w:p w14:paraId="00000EF9" w14:textId="77777777" w:rsidR="00CF3663" w:rsidRDefault="00000000">
          <w:pPr>
            <w:numPr>
              <w:ilvl w:val="3"/>
              <w:numId w:val="221"/>
            </w:numPr>
            <w:tabs>
              <w:tab w:val="left" w:pos="720"/>
              <w:tab w:val="left" w:pos="1440"/>
            </w:tabs>
            <w:spacing w:before="240"/>
            <w:rPr>
              <w:ins w:id="7343" w:author="BHA Regulatory Affairs Unit" w:date="2026-07-29T16:06:00Z"/>
            </w:rPr>
          </w:pPr>
          <w:sdt>
            <w:sdtPr>
              <w:tag w:val="goog_rdk_7303"/>
              <w:id w:val="-399001975"/>
            </w:sdtPr>
            <w:sdtContent>
              <w:ins w:id="7344" w:author="BHA Regulatory Affairs Unit" w:date="2026-07-29T16:06:00Z">
                <w:r>
                  <w:t>The interdisciplinary treatment team must document weekly consultation and adjust the service plan as needed.</w:t>
                </w:r>
              </w:ins>
            </w:sdtContent>
          </w:sdt>
        </w:p>
      </w:sdtContent>
    </w:sdt>
    <w:sdt>
      <w:sdtPr>
        <w:tag w:val="goog_rdk_7306"/>
        <w:id w:val="1509762123"/>
      </w:sdtPr>
      <w:sdtContent>
        <w:p w14:paraId="00000EFA" w14:textId="77777777" w:rsidR="00CF3663" w:rsidRDefault="00000000">
          <w:pPr>
            <w:numPr>
              <w:ilvl w:val="1"/>
              <w:numId w:val="221"/>
            </w:numPr>
            <w:tabs>
              <w:tab w:val="left" w:pos="720"/>
              <w:tab w:val="left" w:pos="1440"/>
              <w:tab w:val="left" w:pos="2160"/>
            </w:tabs>
            <w:spacing w:before="240" w:after="200"/>
            <w:rPr>
              <w:ins w:id="7345" w:author="BHA Regulatory Affairs Unit" w:date="2026-07-29T16:06:00Z"/>
            </w:rPr>
          </w:pPr>
          <w:sdt>
            <w:sdtPr>
              <w:tag w:val="goog_rdk_7305"/>
              <w:id w:val="-1672217891"/>
            </w:sdtPr>
            <w:sdtContent>
              <w:ins w:id="7346" w:author="BHA Regulatory Affairs Unit" w:date="2026-07-29T16:06:00Z">
                <w:r>
                  <w:t>Progress notes must be present in an individual’s record, in accordance with Part 1.17.4.B of these Rules. The minimum frequency of progress note completion for this level of care may vary, depending upon an individual’s time in the level of care and/or anticipated length of stay. The frequency of progress note completion must be:</w:t>
                </w:r>
              </w:ins>
            </w:sdtContent>
          </w:sdt>
        </w:p>
      </w:sdtContent>
    </w:sdt>
    <w:sdt>
      <w:sdtPr>
        <w:tag w:val="goog_rdk_7308"/>
        <w:id w:val="-970073464"/>
      </w:sdtPr>
      <w:sdtContent>
        <w:p w14:paraId="00000EFB" w14:textId="77777777" w:rsidR="00CF3663" w:rsidRDefault="00000000">
          <w:pPr>
            <w:numPr>
              <w:ilvl w:val="2"/>
              <w:numId w:val="221"/>
            </w:numPr>
            <w:tabs>
              <w:tab w:val="left" w:pos="720"/>
              <w:tab w:val="left" w:pos="1440"/>
              <w:tab w:val="left" w:pos="2160"/>
            </w:tabs>
            <w:spacing w:before="240" w:after="200"/>
            <w:rPr>
              <w:ins w:id="7347" w:author="BHA Regulatory Affairs Unit" w:date="2026-07-29T16:06:00Z"/>
            </w:rPr>
          </w:pPr>
          <w:sdt>
            <w:sdtPr>
              <w:tag w:val="goog_rdk_7307"/>
              <w:id w:val="485967934"/>
            </w:sdtPr>
            <w:sdtContent>
              <w:ins w:id="7348" w:author="BHA Regulatory Affairs Unit" w:date="2026-07-29T16:06:00Z">
                <w:r>
                  <w:t>For the first thirty (30) calendar days of the stay, progress notes must be completed at a minimum frequency of one (1) progress note per day, and one (1) summary note, per week;</w:t>
                </w:r>
              </w:ins>
            </w:sdtContent>
          </w:sdt>
        </w:p>
      </w:sdtContent>
    </w:sdt>
    <w:sdt>
      <w:sdtPr>
        <w:tag w:val="goog_rdk_7310"/>
        <w:id w:val="1062774832"/>
      </w:sdtPr>
      <w:sdtContent>
        <w:p w14:paraId="00000EFC" w14:textId="77777777" w:rsidR="00CF3663" w:rsidRDefault="00000000">
          <w:pPr>
            <w:numPr>
              <w:ilvl w:val="3"/>
              <w:numId w:val="221"/>
            </w:numPr>
            <w:tabs>
              <w:tab w:val="left" w:pos="720"/>
              <w:tab w:val="left" w:pos="1440"/>
              <w:tab w:val="left" w:pos="2160"/>
            </w:tabs>
            <w:spacing w:before="240" w:after="200"/>
            <w:rPr>
              <w:ins w:id="7349" w:author="BHA Regulatory Affairs Unit" w:date="2026-07-29T16:06:00Z"/>
            </w:rPr>
          </w:pPr>
          <w:sdt>
            <w:sdtPr>
              <w:tag w:val="goog_rdk_7309"/>
              <w:id w:val="337804788"/>
            </w:sdtPr>
            <w:sdtContent>
              <w:ins w:id="7350" w:author="BHA Regulatory Affairs Unit" w:date="2026-07-29T16:06:00Z">
                <w:r>
                  <w:t>Summary note(s) may include, but are not limited to:</w:t>
                </w:r>
              </w:ins>
            </w:sdtContent>
          </w:sdt>
        </w:p>
      </w:sdtContent>
    </w:sdt>
    <w:sdt>
      <w:sdtPr>
        <w:tag w:val="goog_rdk_7312"/>
        <w:id w:val="1727525270"/>
      </w:sdtPr>
      <w:sdtContent>
        <w:p w14:paraId="00000EFD" w14:textId="77777777" w:rsidR="00CF3663" w:rsidRDefault="00000000">
          <w:pPr>
            <w:numPr>
              <w:ilvl w:val="4"/>
              <w:numId w:val="221"/>
            </w:numPr>
            <w:tabs>
              <w:tab w:val="left" w:pos="720"/>
              <w:tab w:val="left" w:pos="1440"/>
              <w:tab w:val="left" w:pos="2160"/>
            </w:tabs>
            <w:spacing w:before="240" w:after="200"/>
            <w:rPr>
              <w:ins w:id="7351" w:author="BHA Regulatory Affairs Unit" w:date="2026-07-29T16:06:00Z"/>
            </w:rPr>
          </w:pPr>
          <w:sdt>
            <w:sdtPr>
              <w:tag w:val="goog_rdk_7311"/>
              <w:id w:val="1136536389"/>
            </w:sdtPr>
            <w:sdtContent>
              <w:ins w:id="7352" w:author="BHA Regulatory Affairs Unit" w:date="2026-07-29T16:06:00Z">
                <w:r>
                  <w:t>Summary of services received from an agency and any external agencies over the course of the week;</w:t>
                </w:r>
              </w:ins>
            </w:sdtContent>
          </w:sdt>
        </w:p>
      </w:sdtContent>
    </w:sdt>
    <w:sdt>
      <w:sdtPr>
        <w:tag w:val="goog_rdk_7314"/>
        <w:id w:val="-2143618810"/>
      </w:sdtPr>
      <w:sdtContent>
        <w:p w14:paraId="00000EFE" w14:textId="77777777" w:rsidR="00CF3663" w:rsidRDefault="00000000">
          <w:pPr>
            <w:numPr>
              <w:ilvl w:val="4"/>
              <w:numId w:val="221"/>
            </w:numPr>
            <w:tabs>
              <w:tab w:val="left" w:pos="720"/>
              <w:tab w:val="left" w:pos="1440"/>
              <w:tab w:val="left" w:pos="2160"/>
            </w:tabs>
            <w:spacing w:before="240" w:after="200"/>
            <w:rPr>
              <w:ins w:id="7353" w:author="BHA Regulatory Affairs Unit" w:date="2026-07-29T16:06:00Z"/>
            </w:rPr>
          </w:pPr>
          <w:sdt>
            <w:sdtPr>
              <w:tag w:val="goog_rdk_7313"/>
              <w:id w:val="1791530431"/>
            </w:sdtPr>
            <w:sdtContent>
              <w:ins w:id="7354" w:author="BHA Regulatory Affairs Unit" w:date="2026-07-29T16:06:00Z">
                <w:r>
                  <w:t>Progress of an individual towards treatment goals; and</w:t>
                </w:r>
              </w:ins>
            </w:sdtContent>
          </w:sdt>
        </w:p>
      </w:sdtContent>
    </w:sdt>
    <w:sdt>
      <w:sdtPr>
        <w:tag w:val="goog_rdk_7316"/>
        <w:id w:val="95862750"/>
      </w:sdtPr>
      <w:sdtContent>
        <w:p w14:paraId="00000EFF" w14:textId="77777777" w:rsidR="00CF3663" w:rsidRDefault="00000000">
          <w:pPr>
            <w:numPr>
              <w:ilvl w:val="4"/>
              <w:numId w:val="221"/>
            </w:numPr>
            <w:tabs>
              <w:tab w:val="left" w:pos="720"/>
              <w:tab w:val="left" w:pos="1440"/>
              <w:tab w:val="left" w:pos="2160"/>
            </w:tabs>
            <w:spacing w:before="240" w:after="200"/>
            <w:rPr>
              <w:ins w:id="7355" w:author="BHA Regulatory Affairs Unit" w:date="2026-07-29T16:06:00Z"/>
            </w:rPr>
          </w:pPr>
          <w:sdt>
            <w:sdtPr>
              <w:tag w:val="goog_rdk_7315"/>
              <w:id w:val="833641439"/>
            </w:sdtPr>
            <w:sdtContent>
              <w:ins w:id="7356" w:author="BHA Regulatory Affairs Unit" w:date="2026-07-29T16:06:00Z">
                <w:r>
                  <w:t>Recommendations that address any barriers to progress in the following week of services;</w:t>
                </w:r>
              </w:ins>
            </w:sdtContent>
          </w:sdt>
        </w:p>
      </w:sdtContent>
    </w:sdt>
    <w:sdt>
      <w:sdtPr>
        <w:tag w:val="goog_rdk_7318"/>
        <w:id w:val="-2062386394"/>
      </w:sdtPr>
      <w:sdtContent>
        <w:p w14:paraId="00000F00" w14:textId="77777777" w:rsidR="00CF3663" w:rsidRDefault="00000000">
          <w:pPr>
            <w:numPr>
              <w:ilvl w:val="2"/>
              <w:numId w:val="221"/>
            </w:numPr>
            <w:tabs>
              <w:tab w:val="left" w:pos="720"/>
              <w:tab w:val="left" w:pos="1440"/>
              <w:tab w:val="left" w:pos="2160"/>
            </w:tabs>
            <w:spacing w:before="240" w:after="200"/>
            <w:rPr>
              <w:ins w:id="7357" w:author="BHA Regulatory Affairs Unit" w:date="2026-07-29T16:06:00Z"/>
            </w:rPr>
          </w:pPr>
          <w:sdt>
            <w:sdtPr>
              <w:tag w:val="goog_rdk_7317"/>
              <w:id w:val="667448115"/>
            </w:sdtPr>
            <w:sdtContent>
              <w:ins w:id="7358" w:author="BHA Regulatory Affairs Unit" w:date="2026-07-29T16:06:00Z">
                <w:r>
                  <w:t>After the first thirty (30) calendar days, where there is an anticipated length of stay of three (3) months or less, providers shall continue at a minimum frequency of one (1) progress note, per day and one (1) summary note, per week; or</w:t>
                </w:r>
              </w:ins>
            </w:sdtContent>
          </w:sdt>
        </w:p>
      </w:sdtContent>
    </w:sdt>
    <w:sdt>
      <w:sdtPr>
        <w:tag w:val="goog_rdk_7320"/>
        <w:id w:val="716564981"/>
      </w:sdtPr>
      <w:sdtContent>
        <w:p w14:paraId="00000F01" w14:textId="77777777" w:rsidR="00CF3663" w:rsidRDefault="00000000">
          <w:pPr>
            <w:numPr>
              <w:ilvl w:val="2"/>
              <w:numId w:val="221"/>
            </w:numPr>
            <w:tabs>
              <w:tab w:val="left" w:pos="720"/>
              <w:tab w:val="left" w:pos="1440"/>
              <w:tab w:val="left" w:pos="2160"/>
            </w:tabs>
            <w:spacing w:before="240" w:after="200"/>
            <w:rPr>
              <w:ins w:id="7359" w:author="BHA Regulatory Affairs Unit" w:date="2026-07-29T16:06:00Z"/>
            </w:rPr>
          </w:pPr>
          <w:sdt>
            <w:sdtPr>
              <w:tag w:val="goog_rdk_7319"/>
              <w:id w:val="-267450505"/>
            </w:sdtPr>
            <w:sdtContent>
              <w:ins w:id="7360" w:author="BHA Regulatory Affairs Unit" w:date="2026-07-29T16:06:00Z">
                <w:r>
                  <w:t>After the first thirty (30) calendar days, when there is an anticipated length of stay of more than three (3) months, providers shall complete progress notes at a minimum of one (1) progress note, per week.</w:t>
                </w:r>
              </w:ins>
            </w:sdtContent>
          </w:sdt>
        </w:p>
      </w:sdtContent>
    </w:sdt>
    <w:sdt>
      <w:sdtPr>
        <w:tag w:val="goog_rdk_7322"/>
        <w:id w:val="1484142268"/>
      </w:sdtPr>
      <w:sdtContent>
        <w:p w14:paraId="00000F02" w14:textId="77777777" w:rsidR="00CF3663" w:rsidRDefault="00000000">
          <w:pPr>
            <w:numPr>
              <w:ilvl w:val="1"/>
              <w:numId w:val="221"/>
            </w:numPr>
            <w:tabs>
              <w:tab w:val="left" w:pos="720"/>
              <w:tab w:val="left" w:pos="1440"/>
              <w:tab w:val="left" w:pos="2160"/>
            </w:tabs>
            <w:spacing w:before="240" w:after="200"/>
            <w:rPr>
              <w:ins w:id="7361" w:author="BHA Regulatory Affairs Unit" w:date="2026-07-29T16:06:00Z"/>
            </w:rPr>
          </w:pPr>
          <w:sdt>
            <w:sdtPr>
              <w:tag w:val="goog_rdk_7321"/>
              <w:id w:val="500265485"/>
            </w:sdtPr>
            <w:sdtContent>
              <w:ins w:id="7362" w:author="BHA Regulatory Affairs Unit" w:date="2026-07-29T16:06:00Z">
                <w:r>
                  <w:t xml:space="preserve">Safety plans must be developed through the collaborative safety planning process, as set forth in Part 1.17.6 of these Rules, when appropriate. </w:t>
                </w:r>
              </w:ins>
            </w:sdtContent>
          </w:sdt>
        </w:p>
      </w:sdtContent>
    </w:sdt>
    <w:sdt>
      <w:sdtPr>
        <w:tag w:val="goog_rdk_7324"/>
        <w:id w:val="-2143591385"/>
      </w:sdtPr>
      <w:sdtContent>
        <w:p w14:paraId="00000F03" w14:textId="77777777" w:rsidR="00CF3663" w:rsidRDefault="00000000">
          <w:pPr>
            <w:numPr>
              <w:ilvl w:val="1"/>
              <w:numId w:val="221"/>
            </w:numPr>
            <w:tabs>
              <w:tab w:val="left" w:pos="720"/>
              <w:tab w:val="left" w:pos="1440"/>
              <w:tab w:val="left" w:pos="2160"/>
            </w:tabs>
            <w:spacing w:before="240" w:after="200"/>
            <w:rPr>
              <w:ins w:id="7363" w:author="BHA Regulatory Affairs Unit" w:date="2026-07-29T16:06:00Z"/>
            </w:rPr>
          </w:pPr>
          <w:sdt>
            <w:sdtPr>
              <w:tag w:val="goog_rdk_7323"/>
              <w:id w:val="-1902356126"/>
            </w:sdtPr>
            <w:sdtContent>
              <w:ins w:id="7364" w:author="BHA Regulatory Affairs Unit" w:date="2026-07-29T16:06:00Z">
                <w:r>
                  <w:t>If an individual’s comprehensive assessment indicates they may benefit from further evaluation, medication, and/or specialty behavioral health care to address mental health, substance use-specific, or co-occurring needs, agencies must ensure their individualized treatment needs are addressed during the episode of care. An individual’s record must contain documentation reflecting how these assessed needs were met.</w:t>
                </w:r>
              </w:ins>
            </w:sdtContent>
          </w:sdt>
        </w:p>
      </w:sdtContent>
    </w:sdt>
    <w:sdt>
      <w:sdtPr>
        <w:tag w:val="goog_rdk_7326"/>
        <w:id w:val="1217729387"/>
      </w:sdtPr>
      <w:sdtContent>
        <w:p w14:paraId="00000F04" w14:textId="77777777" w:rsidR="00CF3663" w:rsidRDefault="00000000">
          <w:pPr>
            <w:numPr>
              <w:ilvl w:val="0"/>
              <w:numId w:val="221"/>
            </w:numPr>
            <w:tabs>
              <w:tab w:val="left" w:pos="720"/>
              <w:tab w:val="left" w:pos="1440"/>
              <w:tab w:val="left" w:pos="2160"/>
            </w:tabs>
            <w:spacing w:before="240" w:after="200"/>
            <w:rPr>
              <w:ins w:id="7365" w:author="BHA Regulatory Affairs Unit" w:date="2026-07-29T16:06:00Z"/>
            </w:rPr>
          </w:pPr>
          <w:sdt>
            <w:sdtPr>
              <w:tag w:val="goog_rdk_7325"/>
              <w:id w:val="418343545"/>
            </w:sdtPr>
            <w:sdtContent>
              <w:ins w:id="7366" w:author="BHA Regulatory Affairs Unit" w:date="2026-07-29T16:06:00Z">
                <w:r>
                  <w:t>Upon discharge from an agency</w:t>
                </w:r>
              </w:ins>
            </w:sdtContent>
          </w:sdt>
        </w:p>
      </w:sdtContent>
    </w:sdt>
    <w:sdt>
      <w:sdtPr>
        <w:tag w:val="goog_rdk_7328"/>
        <w:id w:val="-572143416"/>
      </w:sdtPr>
      <w:sdtContent>
        <w:p w14:paraId="00000F05" w14:textId="77777777" w:rsidR="00CF3663" w:rsidRDefault="00000000">
          <w:pPr>
            <w:numPr>
              <w:ilvl w:val="1"/>
              <w:numId w:val="221"/>
            </w:numPr>
            <w:tabs>
              <w:tab w:val="left" w:pos="720"/>
              <w:tab w:val="left" w:pos="1440"/>
              <w:tab w:val="left" w:pos="2160"/>
            </w:tabs>
            <w:spacing w:before="240" w:after="200"/>
            <w:rPr>
              <w:ins w:id="7367" w:author="BHA Regulatory Affairs Unit" w:date="2026-07-29T16:06:00Z"/>
            </w:rPr>
          </w:pPr>
          <w:sdt>
            <w:sdtPr>
              <w:tag w:val="goog_rdk_7327"/>
              <w:id w:val="-1293206367"/>
            </w:sdtPr>
            <w:sdtContent>
              <w:ins w:id="7368" w:author="BHA Regulatory Affairs Unit" w:date="2026-07-29T16:06:00Z">
                <w:r>
                  <w:t>A discharge summary must be completed and provided to an individual, as set forth in Part 1.17.2 of these Rules.</w:t>
                </w:r>
              </w:ins>
            </w:sdtContent>
          </w:sdt>
        </w:p>
      </w:sdtContent>
    </w:sdt>
    <w:sdt>
      <w:sdtPr>
        <w:tag w:val="goog_rdk_7330"/>
        <w:id w:val="348346155"/>
      </w:sdtPr>
      <w:sdtContent>
        <w:p w14:paraId="00000F06" w14:textId="77777777" w:rsidR="00CF3663" w:rsidRDefault="00000000">
          <w:pPr>
            <w:numPr>
              <w:ilvl w:val="1"/>
              <w:numId w:val="221"/>
            </w:numPr>
            <w:tabs>
              <w:tab w:val="left" w:pos="720"/>
              <w:tab w:val="left" w:pos="1440"/>
              <w:tab w:val="left" w:pos="2160"/>
            </w:tabs>
            <w:spacing w:before="240" w:after="200"/>
            <w:rPr>
              <w:ins w:id="7369" w:author="BHA Regulatory Affairs Unit" w:date="2026-07-29T16:06:00Z"/>
            </w:rPr>
          </w:pPr>
          <w:sdt>
            <w:sdtPr>
              <w:tag w:val="goog_rdk_7329"/>
              <w:id w:val="874528808"/>
            </w:sdtPr>
            <w:sdtContent>
              <w:ins w:id="7370" w:author="BHA Regulatory Affairs Unit" w:date="2026-07-29T16:06:00Z">
                <w:r>
                  <w:t>With the proper releases in place, an agency must provide care coordination and warm handoffs to support an individual’s successful transition to another provider and/or level of care, as set forth in Part 1.17.5 of these Rules.</w:t>
                </w:r>
              </w:ins>
            </w:sdtContent>
          </w:sdt>
        </w:p>
      </w:sdtContent>
    </w:sdt>
    <w:sdt>
      <w:sdtPr>
        <w:tag w:val="goog_rdk_7333"/>
        <w:id w:val="1055950152"/>
      </w:sdtPr>
      <w:sdtContent>
        <w:p w14:paraId="00000F07" w14:textId="77777777" w:rsidR="00CF3663" w:rsidRDefault="00000000">
          <w:pPr>
            <w:keepNext/>
            <w:spacing w:before="200" w:after="200"/>
            <w:ind w:firstLine="0"/>
            <w:rPr>
              <w:ins w:id="7371" w:author="BHA Regulatory Affairs Unit" w:date="2026-07-29T16:06:00Z"/>
            </w:rPr>
          </w:pPr>
          <w:sdt>
            <w:sdtPr>
              <w:tag w:val="goog_rdk_7331"/>
              <w:id w:val="-420659021"/>
            </w:sdtPr>
            <w:sdtContent>
              <w:sdt>
                <w:sdtPr>
                  <w:tag w:val="goog_rdk_7332"/>
                  <w:id w:val="1650618196"/>
                </w:sdtPr>
                <w:sdtContent>
                  <w:commentRangeStart w:id="7372"/>
                </w:sdtContent>
              </w:sdt>
              <w:bookmarkStart w:id="7373" w:name="_heading=h.m1wselkgki22" w:colFirst="0" w:colLast="0"/>
              <w:bookmarkEnd w:id="7373"/>
              <w:ins w:id="7374" w:author="BHA Regulatory Affairs Unit" w:date="2026-07-29T16:06:00Z">
                <w:r>
                  <w:rPr>
                    <w:b/>
                    <w:bCs/>
                  </w:rPr>
                  <w:t>5.6</w:t>
                </w:r>
                <w:r>
                  <w:rPr>
                    <w:b/>
                    <w:bCs/>
                  </w:rPr>
                  <w:tab/>
                  <w:t>Medically Managed Residential Treatment (MMRT) Services</w:t>
                </w:r>
                <w:commentRangeEnd w:id="7372"/>
                <w:r>
                  <w:rPr>
                    <w:rStyle w:val="CommentReference"/>
                    <w:sz w:val="24"/>
                    <w:szCs w:val="24"/>
                  </w:rPr>
                  <w:commentReference w:id="7372"/>
                </w:r>
              </w:ins>
            </w:sdtContent>
          </w:sdt>
        </w:p>
      </w:sdtContent>
    </w:sdt>
    <w:bookmarkStart w:id="7375" w:name="_heading=h.pyglyhb30g7v" w:colFirst="0" w:colLast="0" w:displacedByCustomXml="next"/>
    <w:bookmarkEnd w:id="7375" w:displacedByCustomXml="next"/>
    <w:sdt>
      <w:sdtPr>
        <w:tag w:val="goog_rdk_7335"/>
        <w:id w:val="2084112918"/>
      </w:sdtPr>
      <w:sdtContent>
        <w:p w14:paraId="00000F08" w14:textId="77777777" w:rsidR="00CF3663" w:rsidRDefault="00000000">
          <w:pPr>
            <w:keepNext/>
            <w:spacing w:before="240" w:after="200"/>
            <w:ind w:firstLine="0"/>
            <w:rPr>
              <w:ins w:id="7376" w:author="BHA Regulatory Affairs Unit" w:date="2026-07-29T16:06:00Z"/>
              <w:color w:val="000000"/>
            </w:rPr>
          </w:pPr>
          <w:sdt>
            <w:sdtPr>
              <w:tag w:val="goog_rdk_7334"/>
              <w:id w:val="-1957435345"/>
            </w:sdtPr>
            <w:sdtContent>
              <w:ins w:id="7377" w:author="BHA Regulatory Affairs Unit" w:date="2026-07-29T16:06:00Z">
                <w:r>
                  <w:rPr>
                    <w:b/>
                    <w:bCs/>
                    <w:color w:val="000000"/>
                  </w:rPr>
                  <w:t>5.6.1</w:t>
                </w:r>
                <w:r>
                  <w:rPr>
                    <w:b/>
                    <w:bCs/>
                    <w:color w:val="000000"/>
                  </w:rPr>
                  <w:tab/>
                  <w:t>Applicability</w:t>
                </w:r>
              </w:ins>
            </w:sdtContent>
          </w:sdt>
        </w:p>
      </w:sdtContent>
    </w:sdt>
    <w:sdt>
      <w:sdtPr>
        <w:tag w:val="goog_rdk_7337"/>
        <w:id w:val="2141599785"/>
      </w:sdtPr>
      <w:sdtContent>
        <w:p w14:paraId="00000F09" w14:textId="77777777" w:rsidR="00CF3663" w:rsidRDefault="00000000">
          <w:pPr>
            <w:numPr>
              <w:ilvl w:val="0"/>
              <w:numId w:val="217"/>
            </w:numPr>
            <w:tabs>
              <w:tab w:val="left" w:pos="720"/>
              <w:tab w:val="left" w:pos="1440"/>
              <w:tab w:val="left" w:pos="2160"/>
            </w:tabs>
            <w:spacing w:before="200" w:after="200"/>
            <w:rPr>
              <w:ins w:id="7378" w:author="BHA Regulatory Affairs Unit" w:date="2026-07-29T16:06:00Z"/>
            </w:rPr>
          </w:pPr>
          <w:sdt>
            <w:sdtPr>
              <w:tag w:val="goog_rdk_7336"/>
              <w:id w:val="1610212341"/>
            </w:sdtPr>
            <w:sdtContent>
              <w:ins w:id="7379" w:author="BHA Regulatory Affairs Unit" w:date="2026-07-29T16:06:00Z">
                <w:r>
                  <w:t>This Part 5.6 of this Chapter 5 establishes standards for agencies that provide medically managed residential treatment (MMRT) services, which includes ASAM Level 3.7-type services. In addition to Parts 5.1 and 5.2 of this Chapter 5, agencies providing MMRT services must meet the standards in this Part 5.6 of this Chapter 5.</w:t>
                </w:r>
              </w:ins>
            </w:sdtContent>
          </w:sdt>
        </w:p>
      </w:sdtContent>
    </w:sdt>
    <w:sdt>
      <w:sdtPr>
        <w:tag w:val="goog_rdk_7339"/>
        <w:id w:val="-130547039"/>
      </w:sdtPr>
      <w:sdtContent>
        <w:p w14:paraId="00000F0A" w14:textId="77777777" w:rsidR="00CF3663" w:rsidRDefault="00000000">
          <w:pPr>
            <w:numPr>
              <w:ilvl w:val="1"/>
              <w:numId w:val="217"/>
            </w:numPr>
            <w:tabs>
              <w:tab w:val="left" w:pos="720"/>
              <w:tab w:val="left" w:pos="1440"/>
            </w:tabs>
            <w:spacing w:before="240"/>
            <w:rPr>
              <w:ins w:id="7380" w:author="BHA Regulatory Affairs Unit" w:date="2026-07-29T16:06:00Z"/>
            </w:rPr>
          </w:pPr>
          <w:sdt>
            <w:sdtPr>
              <w:tag w:val="goog_rdk_7338"/>
              <w:id w:val="-1901803798"/>
            </w:sdtPr>
            <w:sdtContent>
              <w:ins w:id="7381" w:author="BHA Regulatory Affairs Unit" w:date="2026-07-29T16:06:00Z">
                <w:r>
                  <w:t>Agencies must select a treatment type sub-endorsement to provide services to individuals, which may include mental health treatment services, SUD treatment services, or both, if providing co-occurring services.</w:t>
                </w:r>
              </w:ins>
            </w:sdtContent>
          </w:sdt>
        </w:p>
      </w:sdtContent>
    </w:sdt>
    <w:sdt>
      <w:sdtPr>
        <w:tag w:val="goog_rdk_7341"/>
        <w:id w:val="-778900945"/>
      </w:sdtPr>
      <w:sdtContent>
        <w:p w14:paraId="00000F0B" w14:textId="77777777" w:rsidR="00CF3663" w:rsidRDefault="00000000">
          <w:pPr>
            <w:numPr>
              <w:ilvl w:val="0"/>
              <w:numId w:val="217"/>
            </w:numPr>
            <w:tabs>
              <w:tab w:val="left" w:pos="720"/>
              <w:tab w:val="left" w:pos="1440"/>
              <w:tab w:val="left" w:pos="2160"/>
            </w:tabs>
            <w:spacing w:before="200" w:after="200"/>
            <w:rPr>
              <w:ins w:id="7382" w:author="BHA Regulatory Affairs Unit" w:date="2026-07-29T16:06:00Z"/>
            </w:rPr>
          </w:pPr>
          <w:sdt>
            <w:sdtPr>
              <w:tag w:val="goog_rdk_7340"/>
              <w:id w:val="439597949"/>
            </w:sdtPr>
            <w:sdtContent>
              <w:ins w:id="7383" w:author="BHA Regulatory Affairs Unit" w:date="2026-07-29T16:06:00Z">
                <w:r>
                  <w:t>If an agency provides substance use disorder or co-occurring services, it must hold a CSL, pursuant to Chapter 13 of these Rules.</w:t>
                </w:r>
              </w:ins>
            </w:sdtContent>
          </w:sdt>
        </w:p>
      </w:sdtContent>
    </w:sdt>
    <w:sdt>
      <w:sdtPr>
        <w:tag w:val="goog_rdk_7343"/>
        <w:id w:val="1374300356"/>
      </w:sdtPr>
      <w:sdtContent>
        <w:p w14:paraId="00000F0C" w14:textId="77777777" w:rsidR="00CF3663" w:rsidRDefault="00000000">
          <w:pPr>
            <w:numPr>
              <w:ilvl w:val="0"/>
              <w:numId w:val="217"/>
            </w:numPr>
            <w:tabs>
              <w:tab w:val="left" w:pos="720"/>
              <w:tab w:val="left" w:pos="1440"/>
              <w:tab w:val="left" w:pos="2160"/>
            </w:tabs>
            <w:spacing w:before="200" w:after="200"/>
            <w:rPr>
              <w:ins w:id="7384" w:author="BHA Regulatory Affairs Unit" w:date="2026-07-29T16:06:00Z"/>
            </w:rPr>
          </w:pPr>
          <w:sdt>
            <w:sdtPr>
              <w:tag w:val="goog_rdk_7342"/>
              <w:id w:val="1946229460"/>
            </w:sdtPr>
            <w:sdtContent>
              <w:ins w:id="7385" w:author="BHA Regulatory Affairs Unit" w:date="2026-07-29T16:06:00Z">
                <w:r>
                  <w:t>If an agency provides SUD or co-occurring services, and has a formal affiliation with one (1) or more BHASO, the agency must hold the following sub-endorsements, pursuant to Chapter 7 of these Rules:</w:t>
                </w:r>
              </w:ins>
            </w:sdtContent>
          </w:sdt>
        </w:p>
      </w:sdtContent>
    </w:sdt>
    <w:sdt>
      <w:sdtPr>
        <w:tag w:val="goog_rdk_7345"/>
        <w:id w:val="967104929"/>
      </w:sdtPr>
      <w:sdtContent>
        <w:p w14:paraId="00000F0D" w14:textId="77777777" w:rsidR="00CF3663" w:rsidRDefault="00000000">
          <w:pPr>
            <w:numPr>
              <w:ilvl w:val="1"/>
              <w:numId w:val="217"/>
            </w:numPr>
            <w:tabs>
              <w:tab w:val="left" w:pos="720"/>
              <w:tab w:val="left" w:pos="1440"/>
              <w:tab w:val="left" w:pos="2160"/>
            </w:tabs>
            <w:spacing w:before="200" w:after="200"/>
            <w:rPr>
              <w:ins w:id="7386" w:author="BHA Regulatory Affairs Unit" w:date="2026-07-29T16:06:00Z"/>
            </w:rPr>
          </w:pPr>
          <w:sdt>
            <w:sdtPr>
              <w:tag w:val="goog_rdk_7344"/>
              <w:id w:val="-1228422108"/>
            </w:sdtPr>
            <w:sdtContent>
              <w:ins w:id="7387" w:author="BHA Regulatory Affairs Unit" w:date="2026-07-29T16:06:00Z">
                <w:r>
                  <w:t>Emergency Commitment (EC) for substance use services endorsement; and</w:t>
                </w:r>
              </w:ins>
            </w:sdtContent>
          </w:sdt>
        </w:p>
      </w:sdtContent>
    </w:sdt>
    <w:sdt>
      <w:sdtPr>
        <w:tag w:val="goog_rdk_7347"/>
        <w:id w:val="-1434765421"/>
      </w:sdtPr>
      <w:sdtContent>
        <w:p w14:paraId="00000F0E" w14:textId="77777777" w:rsidR="00CF3663" w:rsidRDefault="00000000">
          <w:pPr>
            <w:numPr>
              <w:ilvl w:val="1"/>
              <w:numId w:val="217"/>
            </w:numPr>
            <w:tabs>
              <w:tab w:val="left" w:pos="720"/>
              <w:tab w:val="left" w:pos="1440"/>
              <w:tab w:val="left" w:pos="2160"/>
            </w:tabs>
            <w:spacing w:before="200" w:after="200"/>
            <w:rPr>
              <w:ins w:id="7388" w:author="BHA Regulatory Affairs Unit" w:date="2026-07-29T16:06:00Z"/>
            </w:rPr>
          </w:pPr>
          <w:sdt>
            <w:sdtPr>
              <w:tag w:val="goog_rdk_7346"/>
              <w:id w:val="-2075109843"/>
            </w:sdtPr>
            <w:sdtContent>
              <w:ins w:id="7389" w:author="BHA Regulatory Affairs Unit" w:date="2026-07-29T16:06:00Z">
                <w:r>
                  <w:t>Involuntary Commitment (IC) for substance use services endorsement.</w:t>
                </w:r>
              </w:ins>
            </w:sdtContent>
          </w:sdt>
        </w:p>
      </w:sdtContent>
    </w:sdt>
    <w:bookmarkStart w:id="7390" w:name="_heading=h.9fgr63ioi92q" w:colFirst="0" w:colLast="0" w:displacedByCustomXml="next"/>
    <w:bookmarkEnd w:id="7390" w:displacedByCustomXml="next"/>
    <w:sdt>
      <w:sdtPr>
        <w:tag w:val="goog_rdk_7349"/>
        <w:id w:val="-1317482947"/>
      </w:sdtPr>
      <w:sdtContent>
        <w:p w14:paraId="00000F0F" w14:textId="77777777" w:rsidR="00CF3663" w:rsidRDefault="00000000">
          <w:pPr>
            <w:keepNext/>
            <w:spacing w:before="200" w:after="200"/>
            <w:ind w:firstLine="0"/>
            <w:rPr>
              <w:ins w:id="7391" w:author="BHA Regulatory Affairs Unit" w:date="2026-07-29T16:06:00Z"/>
              <w:color w:val="000000"/>
            </w:rPr>
          </w:pPr>
          <w:sdt>
            <w:sdtPr>
              <w:tag w:val="goog_rdk_7348"/>
              <w:id w:val="147478036"/>
            </w:sdtPr>
            <w:sdtContent>
              <w:ins w:id="7392" w:author="BHA Regulatory Affairs Unit" w:date="2026-07-29T16:06:00Z">
                <w:r>
                  <w:rPr>
                    <w:b/>
                    <w:bCs/>
                    <w:color w:val="000000"/>
                  </w:rPr>
                  <w:t>5.6.2</w:t>
                </w:r>
                <w:r>
                  <w:rPr>
                    <w:b/>
                    <w:bCs/>
                    <w:color w:val="000000"/>
                  </w:rPr>
                  <w:tab/>
                  <w:t>Service Delivery, Provisions, and Setting</w:t>
                </w:r>
              </w:ins>
            </w:sdtContent>
          </w:sdt>
        </w:p>
      </w:sdtContent>
    </w:sdt>
    <w:sdt>
      <w:sdtPr>
        <w:tag w:val="goog_rdk_7351"/>
        <w:id w:val="-1732474522"/>
      </w:sdtPr>
      <w:sdtContent>
        <w:p w14:paraId="00000F10" w14:textId="77777777" w:rsidR="00CF3663" w:rsidRDefault="00000000">
          <w:pPr>
            <w:numPr>
              <w:ilvl w:val="0"/>
              <w:numId w:val="218"/>
            </w:numPr>
            <w:tabs>
              <w:tab w:val="left" w:pos="720"/>
              <w:tab w:val="left" w:pos="1440"/>
              <w:tab w:val="left" w:pos="2160"/>
            </w:tabs>
            <w:spacing w:before="240" w:after="200"/>
            <w:rPr>
              <w:ins w:id="7393" w:author="BHA Regulatory Affairs Unit" w:date="2026-07-29T16:06:00Z"/>
            </w:rPr>
          </w:pPr>
          <w:sdt>
            <w:sdtPr>
              <w:tag w:val="goog_rdk_7350"/>
              <w:id w:val="1086053057"/>
            </w:sdtPr>
            <w:sdtContent>
              <w:ins w:id="7394" w:author="BHA Regulatory Affairs Unit" w:date="2026-07-29T16:06:00Z">
                <w:r>
                  <w:t>Service description</w:t>
                </w:r>
              </w:ins>
            </w:sdtContent>
          </w:sdt>
        </w:p>
      </w:sdtContent>
    </w:sdt>
    <w:sdt>
      <w:sdtPr>
        <w:tag w:val="goog_rdk_7353"/>
        <w:id w:val="189054503"/>
      </w:sdtPr>
      <w:sdtContent>
        <w:p w14:paraId="00000F11" w14:textId="77777777" w:rsidR="00CF3663" w:rsidRDefault="00000000">
          <w:pPr>
            <w:numPr>
              <w:ilvl w:val="1"/>
              <w:numId w:val="218"/>
            </w:numPr>
            <w:tabs>
              <w:tab w:val="left" w:pos="720"/>
              <w:tab w:val="left" w:pos="1440"/>
              <w:tab w:val="left" w:pos="2160"/>
            </w:tabs>
            <w:spacing w:before="240" w:after="200"/>
            <w:rPr>
              <w:ins w:id="7395" w:author="BHA Regulatory Affairs Unit" w:date="2026-07-29T16:06:00Z"/>
            </w:rPr>
          </w:pPr>
          <w:sdt>
            <w:sdtPr>
              <w:tag w:val="goog_rdk_7352"/>
              <w:id w:val="219029809"/>
            </w:sdtPr>
            <w:sdtContent>
              <w:ins w:id="7396" w:author="BHA Regulatory Affairs Unit" w:date="2026-07-29T16:06:00Z">
                <w:r>
                  <w:t>MMRT services are biophysical, psychosocial, and community reintegration services provided in a twenty-four (24) hour per day structure.</w:t>
                </w:r>
              </w:ins>
            </w:sdtContent>
          </w:sdt>
        </w:p>
      </w:sdtContent>
    </w:sdt>
    <w:sdt>
      <w:sdtPr>
        <w:tag w:val="goog_rdk_7355"/>
        <w:id w:val="184247483"/>
      </w:sdtPr>
      <w:sdtContent>
        <w:p w14:paraId="00000F12" w14:textId="77777777" w:rsidR="00CF3663" w:rsidRDefault="00000000">
          <w:pPr>
            <w:numPr>
              <w:ilvl w:val="0"/>
              <w:numId w:val="218"/>
            </w:numPr>
            <w:tabs>
              <w:tab w:val="left" w:pos="720"/>
              <w:tab w:val="left" w:pos="1440"/>
              <w:tab w:val="left" w:pos="2160"/>
            </w:tabs>
            <w:spacing w:before="240" w:after="200"/>
            <w:rPr>
              <w:ins w:id="7397" w:author="BHA Regulatory Affairs Unit" w:date="2026-07-29T16:06:00Z"/>
            </w:rPr>
          </w:pPr>
          <w:sdt>
            <w:sdtPr>
              <w:tag w:val="goog_rdk_7354"/>
              <w:id w:val="-1460321089"/>
            </w:sdtPr>
            <w:sdtContent>
              <w:ins w:id="7398" w:author="BHA Regulatory Affairs Unit" w:date="2026-07-29T16:06:00Z">
                <w:r>
                  <w:t>Service recipient</w:t>
                </w:r>
              </w:ins>
            </w:sdtContent>
          </w:sdt>
        </w:p>
      </w:sdtContent>
    </w:sdt>
    <w:sdt>
      <w:sdtPr>
        <w:tag w:val="goog_rdk_7357"/>
        <w:id w:val="1798672254"/>
      </w:sdtPr>
      <w:sdtContent>
        <w:p w14:paraId="00000F13" w14:textId="77777777" w:rsidR="00CF3663" w:rsidRDefault="00000000">
          <w:pPr>
            <w:numPr>
              <w:ilvl w:val="1"/>
              <w:numId w:val="218"/>
            </w:numPr>
            <w:tabs>
              <w:tab w:val="left" w:pos="720"/>
              <w:tab w:val="left" w:pos="1440"/>
              <w:tab w:val="left" w:pos="2160"/>
            </w:tabs>
            <w:spacing w:before="240" w:after="200"/>
            <w:rPr>
              <w:ins w:id="7399" w:author="BHA Regulatory Affairs Unit" w:date="2026-07-29T16:06:00Z"/>
            </w:rPr>
          </w:pPr>
          <w:sdt>
            <w:sdtPr>
              <w:tag w:val="goog_rdk_7356"/>
              <w:id w:val="-2037117853"/>
            </w:sdtPr>
            <w:sdtContent>
              <w:ins w:id="7400" w:author="BHA Regulatory Affairs Unit" w:date="2026-07-29T16:06:00Z">
                <w:r>
                  <w:t>MMRT services are intended for individuals whose medical, emotional, behavioral, and/or cognitive problems are severe enough to require twenty-four (24) hour medical monitoring, and is intended for individuals who are assessed as not appropriate for more or less intensive levels of care as determined by individual screening and/or assessment information, as set forth in Part 1.17.2 and 1.17.3 of these Rules, and who:</w:t>
                </w:r>
              </w:ins>
            </w:sdtContent>
          </w:sdt>
        </w:p>
      </w:sdtContent>
    </w:sdt>
    <w:sdt>
      <w:sdtPr>
        <w:tag w:val="goog_rdk_7359"/>
        <w:id w:val="1155244481"/>
      </w:sdtPr>
      <w:sdtContent>
        <w:p w14:paraId="00000F14" w14:textId="77777777" w:rsidR="00CF3663" w:rsidRDefault="00000000">
          <w:pPr>
            <w:numPr>
              <w:ilvl w:val="2"/>
              <w:numId w:val="218"/>
            </w:numPr>
            <w:tabs>
              <w:tab w:val="left" w:pos="720"/>
              <w:tab w:val="left" w:pos="1440"/>
              <w:tab w:val="left" w:pos="2160"/>
            </w:tabs>
            <w:spacing w:before="240" w:after="200"/>
            <w:rPr>
              <w:ins w:id="7401" w:author="BHA Regulatory Affairs Unit" w:date="2026-07-29T16:06:00Z"/>
            </w:rPr>
          </w:pPr>
          <w:sdt>
            <w:sdtPr>
              <w:tag w:val="goog_rdk_7358"/>
              <w:id w:val="1688478730"/>
            </w:sdtPr>
            <w:sdtContent>
              <w:ins w:id="7402" w:author="BHA Regulatory Affairs Unit" w:date="2026-07-29T16:06:00Z">
                <w:r>
                  <w:t>Have a history of mental health, SUD, or co-occurring disorders; and</w:t>
                </w:r>
              </w:ins>
            </w:sdtContent>
          </w:sdt>
        </w:p>
      </w:sdtContent>
    </w:sdt>
    <w:sdt>
      <w:sdtPr>
        <w:tag w:val="goog_rdk_7361"/>
        <w:id w:val="763918920"/>
      </w:sdtPr>
      <w:sdtContent>
        <w:p w14:paraId="00000F15" w14:textId="77777777" w:rsidR="00CF3663" w:rsidRDefault="00000000">
          <w:pPr>
            <w:numPr>
              <w:ilvl w:val="2"/>
              <w:numId w:val="218"/>
            </w:numPr>
            <w:tabs>
              <w:tab w:val="left" w:pos="720"/>
              <w:tab w:val="left" w:pos="1440"/>
              <w:tab w:val="left" w:pos="2160"/>
            </w:tabs>
            <w:spacing w:before="240" w:after="200"/>
            <w:rPr>
              <w:ins w:id="7403" w:author="BHA Regulatory Affairs Unit" w:date="2026-07-29T16:06:00Z"/>
            </w:rPr>
          </w:pPr>
          <w:sdt>
            <w:sdtPr>
              <w:tag w:val="goog_rdk_7360"/>
              <w:id w:val="-1675561176"/>
            </w:sdtPr>
            <w:sdtContent>
              <w:ins w:id="7404" w:author="BHA Regulatory Affairs Unit" w:date="2026-07-29T16:06:00Z">
                <w:r>
                  <w:t>Have medical, cognitive, or complicated withdrawal management needs that require the structured regimen of twenty-four (24) hour evaluation, observation, and medical monitoring to safely provide the necessary behavioral health services.</w:t>
                </w:r>
              </w:ins>
            </w:sdtContent>
          </w:sdt>
        </w:p>
      </w:sdtContent>
    </w:sdt>
    <w:sdt>
      <w:sdtPr>
        <w:tag w:val="goog_rdk_7363"/>
        <w:id w:val="-1642409983"/>
      </w:sdtPr>
      <w:sdtContent>
        <w:p w14:paraId="00000F16" w14:textId="77777777" w:rsidR="00CF3663" w:rsidRDefault="00000000">
          <w:pPr>
            <w:numPr>
              <w:ilvl w:val="1"/>
              <w:numId w:val="218"/>
            </w:numPr>
            <w:tabs>
              <w:tab w:val="left" w:pos="720"/>
              <w:tab w:val="left" w:pos="1440"/>
              <w:tab w:val="left" w:pos="2160"/>
            </w:tabs>
            <w:spacing w:before="240" w:after="200"/>
            <w:rPr>
              <w:ins w:id="7405" w:author="BHA Regulatory Affairs Unit" w:date="2026-07-29T16:06:00Z"/>
            </w:rPr>
          </w:pPr>
          <w:sdt>
            <w:sdtPr>
              <w:tag w:val="goog_rdk_7362"/>
              <w:id w:val="1916049364"/>
            </w:sdtPr>
            <w:sdtContent>
              <w:ins w:id="7406" w:author="BHA Regulatory Affairs Unit" w:date="2026-07-29T16:06:00Z">
                <w:r>
                  <w:t>Agencies that provide mental health-only or co-occurring residential services must ensure that individuals served meet at least one (1) of the following criteria:</w:t>
                </w:r>
              </w:ins>
            </w:sdtContent>
          </w:sdt>
        </w:p>
      </w:sdtContent>
    </w:sdt>
    <w:sdt>
      <w:sdtPr>
        <w:tag w:val="goog_rdk_7365"/>
        <w:id w:val="187858"/>
      </w:sdtPr>
      <w:sdtContent>
        <w:p w14:paraId="00000F17" w14:textId="77777777" w:rsidR="00CF3663" w:rsidRDefault="00000000">
          <w:pPr>
            <w:numPr>
              <w:ilvl w:val="2"/>
              <w:numId w:val="218"/>
            </w:numPr>
            <w:tabs>
              <w:tab w:val="left" w:pos="720"/>
              <w:tab w:val="left" w:pos="1440"/>
              <w:tab w:val="left" w:pos="2160"/>
            </w:tabs>
            <w:spacing w:before="240" w:after="200"/>
            <w:rPr>
              <w:ins w:id="7407" w:author="BHA Regulatory Affairs Unit" w:date="2026-07-29T16:06:00Z"/>
            </w:rPr>
          </w:pPr>
          <w:sdt>
            <w:sdtPr>
              <w:tag w:val="goog_rdk_7364"/>
              <w:id w:val="-2109249906"/>
            </w:sdtPr>
            <w:sdtContent>
              <w:ins w:id="7408" w:author="BHA Regulatory Affairs Unit" w:date="2026-07-29T16:06:00Z">
                <w:r>
                  <w:t>Are diagnosed with a SMI or comorbid diagnoses at a severe level, as defined in the DSM-5-TR;</w:t>
                </w:r>
              </w:ins>
            </w:sdtContent>
          </w:sdt>
        </w:p>
      </w:sdtContent>
    </w:sdt>
    <w:sdt>
      <w:sdtPr>
        <w:tag w:val="goog_rdk_7367"/>
        <w:id w:val="-1784132824"/>
      </w:sdtPr>
      <w:sdtContent>
        <w:p w14:paraId="00000F18" w14:textId="77777777" w:rsidR="00CF3663" w:rsidRDefault="00000000">
          <w:pPr>
            <w:numPr>
              <w:ilvl w:val="2"/>
              <w:numId w:val="218"/>
            </w:numPr>
            <w:tabs>
              <w:tab w:val="left" w:pos="720"/>
              <w:tab w:val="left" w:pos="1440"/>
              <w:tab w:val="left" w:pos="2160"/>
            </w:tabs>
            <w:spacing w:before="240" w:after="200"/>
            <w:rPr>
              <w:ins w:id="7409" w:author="BHA Regulatory Affairs Unit" w:date="2026-07-29T16:06:00Z"/>
            </w:rPr>
          </w:pPr>
          <w:sdt>
            <w:sdtPr>
              <w:tag w:val="goog_rdk_7366"/>
              <w:id w:val="-1346080545"/>
            </w:sdtPr>
            <w:sdtContent>
              <w:ins w:id="7410" w:author="BHA Regulatory Affairs Unit" w:date="2026-07-29T16:06:00Z">
                <w:r>
                  <w:t>Have sufficient collateral information that indicates a high probability that an individual has a serious mental illness or comorbid diagnoses at a severe level, as defined in the DSM-5-TR; or</w:t>
                </w:r>
              </w:ins>
            </w:sdtContent>
          </w:sdt>
        </w:p>
      </w:sdtContent>
    </w:sdt>
    <w:sdt>
      <w:sdtPr>
        <w:tag w:val="goog_rdk_7369"/>
        <w:id w:val="431067041"/>
      </w:sdtPr>
      <w:sdtContent>
        <w:p w14:paraId="00000F19" w14:textId="77777777" w:rsidR="00CF3663" w:rsidRDefault="00000000">
          <w:pPr>
            <w:numPr>
              <w:ilvl w:val="2"/>
              <w:numId w:val="218"/>
            </w:numPr>
            <w:tabs>
              <w:tab w:val="left" w:pos="720"/>
              <w:tab w:val="left" w:pos="1440"/>
              <w:tab w:val="left" w:pos="2160"/>
            </w:tabs>
            <w:spacing w:before="240" w:after="200"/>
            <w:rPr>
              <w:ins w:id="7411" w:author="BHA Regulatory Affairs Unit" w:date="2026-07-29T16:06:00Z"/>
            </w:rPr>
          </w:pPr>
          <w:sdt>
            <w:sdtPr>
              <w:tag w:val="goog_rdk_7368"/>
              <w:id w:val="1704291252"/>
            </w:sdtPr>
            <w:sdtContent>
              <w:ins w:id="7412" w:author="BHA Regulatory Affairs Unit" w:date="2026-07-29T16:06:00Z">
                <w:r>
                  <w:t>Are diagnosed with a SMI or comorbid diagnoses at a mild-to-moderate level, as defined in the DSM-5-TR, with additional biomedical needs that require a higher level of medical oversight.</w:t>
                </w:r>
              </w:ins>
            </w:sdtContent>
          </w:sdt>
        </w:p>
      </w:sdtContent>
    </w:sdt>
    <w:sdt>
      <w:sdtPr>
        <w:tag w:val="goog_rdk_7371"/>
        <w:id w:val="680716461"/>
      </w:sdtPr>
      <w:sdtContent>
        <w:p w14:paraId="00000F1A" w14:textId="77777777" w:rsidR="00CF3663" w:rsidRDefault="00000000">
          <w:pPr>
            <w:numPr>
              <w:ilvl w:val="0"/>
              <w:numId w:val="218"/>
            </w:numPr>
            <w:tabs>
              <w:tab w:val="left" w:pos="720"/>
              <w:tab w:val="left" w:pos="1440"/>
              <w:tab w:val="left" w:pos="2160"/>
            </w:tabs>
            <w:spacing w:before="240" w:after="200"/>
            <w:rPr>
              <w:ins w:id="7413" w:author="BHA Regulatory Affairs Unit" w:date="2026-07-29T16:06:00Z"/>
            </w:rPr>
          </w:pPr>
          <w:sdt>
            <w:sdtPr>
              <w:tag w:val="goog_rdk_7370"/>
              <w:id w:val="842845212"/>
            </w:sdtPr>
            <w:sdtContent>
              <w:ins w:id="7414" w:author="BHA Regulatory Affairs Unit" w:date="2026-07-29T16:06:00Z">
                <w:r>
                  <w:t>Service setting</w:t>
                </w:r>
              </w:ins>
            </w:sdtContent>
          </w:sdt>
        </w:p>
      </w:sdtContent>
    </w:sdt>
    <w:sdt>
      <w:sdtPr>
        <w:tag w:val="goog_rdk_7373"/>
        <w:id w:val="-2125794236"/>
      </w:sdtPr>
      <w:sdtContent>
        <w:p w14:paraId="00000F1B" w14:textId="77777777" w:rsidR="00CF3663" w:rsidRDefault="00000000">
          <w:pPr>
            <w:numPr>
              <w:ilvl w:val="1"/>
              <w:numId w:val="218"/>
            </w:numPr>
            <w:tabs>
              <w:tab w:val="left" w:pos="720"/>
              <w:tab w:val="left" w:pos="1440"/>
              <w:tab w:val="left" w:pos="2160"/>
            </w:tabs>
            <w:spacing w:before="240" w:after="200"/>
            <w:rPr>
              <w:ins w:id="7415" w:author="BHA Regulatory Affairs Unit" w:date="2026-07-29T16:06:00Z"/>
            </w:rPr>
          </w:pPr>
          <w:sdt>
            <w:sdtPr>
              <w:tag w:val="goog_rdk_7372"/>
              <w:id w:val="1466256140"/>
            </w:sdtPr>
            <w:sdtContent>
              <w:ins w:id="7416" w:author="BHA Regulatory Affairs Unit" w:date="2026-07-29T16:06:00Z">
                <w:r>
                  <w:t>MMRT services may be delivered via any residential setting, in accordance with the standards set forth in Part 1.15 of these Rules;</w:t>
                </w:r>
              </w:ins>
            </w:sdtContent>
          </w:sdt>
        </w:p>
      </w:sdtContent>
    </w:sdt>
    <w:sdt>
      <w:sdtPr>
        <w:tag w:val="goog_rdk_7375"/>
        <w:id w:val="1882009125"/>
      </w:sdtPr>
      <w:sdtContent>
        <w:p w14:paraId="00000F1C" w14:textId="77777777" w:rsidR="00CF3663" w:rsidRDefault="00000000">
          <w:pPr>
            <w:numPr>
              <w:ilvl w:val="2"/>
              <w:numId w:val="218"/>
            </w:numPr>
            <w:tabs>
              <w:tab w:val="left" w:pos="720"/>
              <w:tab w:val="left" w:pos="1440"/>
              <w:tab w:val="left" w:pos="2160"/>
            </w:tabs>
            <w:spacing w:before="240" w:after="200"/>
            <w:rPr>
              <w:ins w:id="7417" w:author="BHA Regulatory Affairs Unit" w:date="2026-07-29T16:06:00Z"/>
            </w:rPr>
          </w:pPr>
          <w:sdt>
            <w:sdtPr>
              <w:tag w:val="goog_rdk_7374"/>
              <w:id w:val="285364128"/>
            </w:sdtPr>
            <w:sdtContent>
              <w:ins w:id="7418" w:author="BHA Regulatory Affairs Unit" w:date="2026-07-29T16:06:00Z">
                <w:r>
                  <w:t>These services may be offered in free-standing buildings providing residential services or incorporated into specialty units within general health care or psychiatric hospitals. The layout of a facility must enable adequate supervision of individuals, ensure that individuals can alert personnel to issues, and allow personnel to respond immediately; and</w:t>
                </w:r>
              </w:ins>
            </w:sdtContent>
          </w:sdt>
        </w:p>
      </w:sdtContent>
    </w:sdt>
    <w:sdt>
      <w:sdtPr>
        <w:tag w:val="goog_rdk_7377"/>
        <w:id w:val="829254909"/>
      </w:sdtPr>
      <w:sdtContent>
        <w:p w14:paraId="00000F1D" w14:textId="77777777" w:rsidR="00CF3663" w:rsidRDefault="00000000">
          <w:pPr>
            <w:numPr>
              <w:ilvl w:val="2"/>
              <w:numId w:val="218"/>
            </w:numPr>
            <w:tabs>
              <w:tab w:val="left" w:pos="720"/>
              <w:tab w:val="left" w:pos="1440"/>
              <w:tab w:val="left" w:pos="2160"/>
            </w:tabs>
            <w:spacing w:before="240" w:after="200"/>
            <w:rPr>
              <w:ins w:id="7419" w:author="BHA Regulatory Affairs Unit" w:date="2026-07-29T16:06:00Z"/>
            </w:rPr>
          </w:pPr>
          <w:sdt>
            <w:sdtPr>
              <w:tag w:val="goog_rdk_7376"/>
              <w:id w:val="-381044437"/>
            </w:sdtPr>
            <w:sdtContent>
              <w:ins w:id="7420" w:author="BHA Regulatory Affairs Unit" w:date="2026-07-29T16:06:00Z">
                <w:r>
                  <w:t>Agencies providing MMRT services must meet the facility requirements, set forth in Parts 1.11 and 1.16 of these Rules, or requirements in accordance with facility mandates under other regulatory state and federal entities for licensure in cases such as a medical facility, school, or other.</w:t>
                </w:r>
              </w:ins>
            </w:sdtContent>
          </w:sdt>
        </w:p>
      </w:sdtContent>
    </w:sdt>
    <w:sdt>
      <w:sdtPr>
        <w:tag w:val="goog_rdk_7379"/>
        <w:id w:val="-1934280465"/>
      </w:sdtPr>
      <w:sdtContent>
        <w:p w14:paraId="00000F1E" w14:textId="77777777" w:rsidR="00CF3663" w:rsidRDefault="00000000">
          <w:pPr>
            <w:numPr>
              <w:ilvl w:val="0"/>
              <w:numId w:val="218"/>
            </w:numPr>
            <w:tabs>
              <w:tab w:val="left" w:pos="720"/>
              <w:tab w:val="left" w:pos="1440"/>
              <w:tab w:val="left" w:pos="2160"/>
            </w:tabs>
            <w:spacing w:before="240" w:after="200"/>
            <w:rPr>
              <w:ins w:id="7421" w:author="BHA Regulatory Affairs Unit" w:date="2026-07-29T16:06:00Z"/>
            </w:rPr>
          </w:pPr>
          <w:sdt>
            <w:sdtPr>
              <w:tag w:val="goog_rdk_7378"/>
              <w:id w:val="1682862970"/>
            </w:sdtPr>
            <w:sdtContent>
              <w:ins w:id="7422" w:author="BHA Regulatory Affairs Unit" w:date="2026-07-29T16:06:00Z">
                <w:r>
                  <w:t>Service components and capabilities</w:t>
                </w:r>
              </w:ins>
            </w:sdtContent>
          </w:sdt>
        </w:p>
      </w:sdtContent>
    </w:sdt>
    <w:sdt>
      <w:sdtPr>
        <w:tag w:val="goog_rdk_7381"/>
        <w:id w:val="645784309"/>
      </w:sdtPr>
      <w:sdtContent>
        <w:p w14:paraId="00000F1F" w14:textId="77777777" w:rsidR="00CF3663" w:rsidRDefault="00000000">
          <w:pPr>
            <w:numPr>
              <w:ilvl w:val="1"/>
              <w:numId w:val="218"/>
            </w:numPr>
            <w:tabs>
              <w:tab w:val="left" w:pos="720"/>
              <w:tab w:val="left" w:pos="1440"/>
              <w:tab w:val="left" w:pos="2160"/>
            </w:tabs>
            <w:spacing w:before="240" w:after="200"/>
            <w:rPr>
              <w:ins w:id="7423" w:author="BHA Regulatory Affairs Unit" w:date="2026-07-29T16:06:00Z"/>
            </w:rPr>
          </w:pPr>
          <w:sdt>
            <w:sdtPr>
              <w:tag w:val="goog_rdk_7380"/>
              <w:id w:val="661958196"/>
            </w:sdtPr>
            <w:sdtContent>
              <w:ins w:id="7424" w:author="BHA Regulatory Affairs Unit" w:date="2026-07-29T16:06:00Z">
                <w:r>
                  <w:t>All services must be clinically indicated and supported by an individualized clinical assessment.</w:t>
                </w:r>
              </w:ins>
            </w:sdtContent>
          </w:sdt>
        </w:p>
      </w:sdtContent>
    </w:sdt>
    <w:sdt>
      <w:sdtPr>
        <w:tag w:val="goog_rdk_7383"/>
        <w:id w:val="872792586"/>
      </w:sdtPr>
      <w:sdtContent>
        <w:p w14:paraId="00000F20" w14:textId="77777777" w:rsidR="00CF3663" w:rsidRDefault="00000000">
          <w:pPr>
            <w:numPr>
              <w:ilvl w:val="1"/>
              <w:numId w:val="218"/>
            </w:numPr>
            <w:tabs>
              <w:tab w:val="left" w:pos="720"/>
              <w:tab w:val="left" w:pos="1440"/>
              <w:tab w:val="left" w:pos="2160"/>
            </w:tabs>
            <w:spacing w:before="240" w:after="200"/>
            <w:rPr>
              <w:ins w:id="7425" w:author="BHA Regulatory Affairs Unit" w:date="2026-07-29T16:06:00Z"/>
            </w:rPr>
          </w:pPr>
          <w:sdt>
            <w:sdtPr>
              <w:tag w:val="goog_rdk_7382"/>
              <w:id w:val="1870170232"/>
            </w:sdtPr>
            <w:sdtContent>
              <w:ins w:id="7426" w:author="BHA Regulatory Affairs Unit" w:date="2026-07-29T16:06:00Z">
                <w:r>
                  <w:t>Agencies must ensure treatment is designed for individuals who have functional limitations in the areas of intoxication/withdrawal potential, biomedical conditions, and/or emotional, behavioral, or cognitive conditions. This level of care focuses on the monitoring of an individual’s biomedical needs to promote physical and psychiatric stabilization and allow for continued engagement in a lower level of care once an individual is stabilized.</w:t>
                </w:r>
              </w:ins>
            </w:sdtContent>
          </w:sdt>
        </w:p>
      </w:sdtContent>
    </w:sdt>
    <w:sdt>
      <w:sdtPr>
        <w:tag w:val="goog_rdk_7385"/>
        <w:id w:val="1281393062"/>
      </w:sdtPr>
      <w:sdtContent>
        <w:p w14:paraId="00000F21" w14:textId="77777777" w:rsidR="00CF3663" w:rsidRDefault="00000000">
          <w:pPr>
            <w:numPr>
              <w:ilvl w:val="1"/>
              <w:numId w:val="218"/>
            </w:numPr>
            <w:tabs>
              <w:tab w:val="left" w:pos="720"/>
              <w:tab w:val="left" w:pos="1440"/>
              <w:tab w:val="left" w:pos="2160"/>
            </w:tabs>
            <w:spacing w:before="240" w:after="200"/>
            <w:rPr>
              <w:ins w:id="7427" w:author="BHA Regulatory Affairs Unit" w:date="2026-07-29T16:06:00Z"/>
            </w:rPr>
          </w:pPr>
          <w:sdt>
            <w:sdtPr>
              <w:tag w:val="goog_rdk_7384"/>
              <w:id w:val="-1911937435"/>
            </w:sdtPr>
            <w:sdtContent>
              <w:ins w:id="7428" w:author="BHA Regulatory Affairs Unit" w:date="2026-07-29T16:06:00Z">
                <w:r>
                  <w:t>Individuals may participate in MMRT services for a period of time in which it is determined to be medically appropriate.</w:t>
                </w:r>
              </w:ins>
            </w:sdtContent>
          </w:sdt>
        </w:p>
      </w:sdtContent>
    </w:sdt>
    <w:sdt>
      <w:sdtPr>
        <w:tag w:val="goog_rdk_7387"/>
        <w:id w:val="-1399197867"/>
      </w:sdtPr>
      <w:sdtContent>
        <w:p w14:paraId="00000F22" w14:textId="77777777" w:rsidR="00CF3663" w:rsidRDefault="00000000">
          <w:pPr>
            <w:numPr>
              <w:ilvl w:val="1"/>
              <w:numId w:val="218"/>
            </w:numPr>
            <w:tabs>
              <w:tab w:val="left" w:pos="720"/>
              <w:tab w:val="left" w:pos="1440"/>
              <w:tab w:val="left" w:pos="2160"/>
            </w:tabs>
            <w:spacing w:before="240" w:after="200"/>
            <w:rPr>
              <w:ins w:id="7429" w:author="BHA Regulatory Affairs Unit" w:date="2026-07-29T16:06:00Z"/>
            </w:rPr>
          </w:pPr>
          <w:sdt>
            <w:sdtPr>
              <w:tag w:val="goog_rdk_7386"/>
              <w:id w:val="-1183489672"/>
            </w:sdtPr>
            <w:sdtContent>
              <w:ins w:id="7430" w:author="BHA Regulatory Affairs Unit" w:date="2026-07-29T16:06:00Z">
                <w:r>
                  <w:t>Admission to MMRT services must not hinder an individual’s ability to participate in concurrent behavioral health services that are not provided by an agency. This includes the potential process of admitting to, and discharging from, such services one (1) or more time(s) by an individual.</w:t>
                </w:r>
              </w:ins>
            </w:sdtContent>
          </w:sdt>
        </w:p>
      </w:sdtContent>
    </w:sdt>
    <w:sdt>
      <w:sdtPr>
        <w:tag w:val="goog_rdk_7389"/>
        <w:id w:val="921167891"/>
      </w:sdtPr>
      <w:sdtContent>
        <w:p w14:paraId="00000F23" w14:textId="77777777" w:rsidR="00CF3663" w:rsidRDefault="00000000">
          <w:pPr>
            <w:numPr>
              <w:ilvl w:val="1"/>
              <w:numId w:val="218"/>
            </w:numPr>
            <w:tabs>
              <w:tab w:val="left" w:pos="720"/>
              <w:tab w:val="left" w:pos="1440"/>
              <w:tab w:val="left" w:pos="2160"/>
            </w:tabs>
            <w:spacing w:before="240" w:after="200"/>
            <w:rPr>
              <w:ins w:id="7431" w:author="BHA Regulatory Affairs Unit" w:date="2026-07-29T16:06:00Z"/>
            </w:rPr>
          </w:pPr>
          <w:sdt>
            <w:sdtPr>
              <w:tag w:val="goog_rdk_7388"/>
              <w:id w:val="-2142350390"/>
            </w:sdtPr>
            <w:sdtContent>
              <w:ins w:id="7432" w:author="BHA Regulatory Affairs Unit" w:date="2026-07-29T16:06:00Z">
                <w:r>
                  <w:t>Agencies providing MMRT services must have access to the following biomedical capabilities, no later than January 1, 2028:</w:t>
                </w:r>
              </w:ins>
            </w:sdtContent>
          </w:sdt>
        </w:p>
      </w:sdtContent>
    </w:sdt>
    <w:sdt>
      <w:sdtPr>
        <w:tag w:val="goog_rdk_7391"/>
        <w:id w:val="113105142"/>
      </w:sdtPr>
      <w:sdtContent>
        <w:p w14:paraId="00000F24" w14:textId="77777777" w:rsidR="00CF3663" w:rsidRDefault="00000000">
          <w:pPr>
            <w:numPr>
              <w:ilvl w:val="2"/>
              <w:numId w:val="218"/>
            </w:numPr>
            <w:tabs>
              <w:tab w:val="left" w:pos="720"/>
              <w:tab w:val="left" w:pos="1440"/>
              <w:tab w:val="left" w:pos="2160"/>
            </w:tabs>
            <w:spacing w:before="240" w:after="240"/>
            <w:rPr>
              <w:ins w:id="7433" w:author="BHA Regulatory Affairs Unit" w:date="2026-07-29T16:06:00Z"/>
            </w:rPr>
          </w:pPr>
          <w:sdt>
            <w:sdtPr>
              <w:tag w:val="goog_rdk_7390"/>
              <w:id w:val="-2099195351"/>
            </w:sdtPr>
            <w:sdtContent>
              <w:ins w:id="7434" w:author="BHA Regulatory Affairs Unit" w:date="2026-07-29T16:06:00Z">
                <w:r>
                  <w:t>Available on site:</w:t>
                </w:r>
              </w:ins>
            </w:sdtContent>
          </w:sdt>
        </w:p>
      </w:sdtContent>
    </w:sdt>
    <w:sdt>
      <w:sdtPr>
        <w:tag w:val="goog_rdk_7393"/>
        <w:id w:val="921001422"/>
      </w:sdtPr>
      <w:sdtContent>
        <w:p w14:paraId="00000F25" w14:textId="77777777" w:rsidR="00CF3663" w:rsidRDefault="00000000">
          <w:pPr>
            <w:numPr>
              <w:ilvl w:val="3"/>
              <w:numId w:val="218"/>
            </w:numPr>
            <w:tabs>
              <w:tab w:val="left" w:pos="720"/>
              <w:tab w:val="left" w:pos="1440"/>
              <w:tab w:val="left" w:pos="2160"/>
            </w:tabs>
            <w:spacing w:before="240" w:after="240"/>
            <w:rPr>
              <w:ins w:id="7435" w:author="BHA Regulatory Affairs Unit" w:date="2026-07-29T16:06:00Z"/>
            </w:rPr>
          </w:pPr>
          <w:sdt>
            <w:sdtPr>
              <w:tag w:val="goog_rdk_7392"/>
              <w:id w:val="1464406515"/>
            </w:sdtPr>
            <w:sdtContent>
              <w:ins w:id="7436" w:author="BHA Regulatory Affairs Unit" w:date="2026-07-29T16:06:00Z">
                <w:r>
                  <w:t>Vitals measurement and monitoring, including pulse oximetry and blood pressure;</w:t>
                </w:r>
              </w:ins>
            </w:sdtContent>
          </w:sdt>
        </w:p>
      </w:sdtContent>
    </w:sdt>
    <w:sdt>
      <w:sdtPr>
        <w:tag w:val="goog_rdk_7395"/>
        <w:id w:val="1851912544"/>
      </w:sdtPr>
      <w:sdtContent>
        <w:p w14:paraId="00000F26" w14:textId="77777777" w:rsidR="00CF3663" w:rsidRDefault="00000000">
          <w:pPr>
            <w:numPr>
              <w:ilvl w:val="3"/>
              <w:numId w:val="218"/>
            </w:numPr>
            <w:tabs>
              <w:tab w:val="left" w:pos="720"/>
              <w:tab w:val="left" w:pos="1440"/>
              <w:tab w:val="left" w:pos="2160"/>
            </w:tabs>
            <w:spacing w:before="240" w:after="240"/>
            <w:rPr>
              <w:ins w:id="7437" w:author="BHA Regulatory Affairs Unit" w:date="2026-07-29T16:06:00Z"/>
            </w:rPr>
          </w:pPr>
          <w:sdt>
            <w:sdtPr>
              <w:tag w:val="goog_rdk_7394"/>
              <w:id w:val="473721201"/>
            </w:sdtPr>
            <w:sdtContent>
              <w:ins w:id="7438" w:author="BHA Regulatory Affairs Unit" w:date="2026-07-29T16:06:00Z">
                <w:r>
                  <w:t>Glucose monitoring;</w:t>
                </w:r>
              </w:ins>
            </w:sdtContent>
          </w:sdt>
        </w:p>
      </w:sdtContent>
    </w:sdt>
    <w:sdt>
      <w:sdtPr>
        <w:tag w:val="goog_rdk_7397"/>
        <w:id w:val="-344008182"/>
      </w:sdtPr>
      <w:sdtContent>
        <w:p w14:paraId="00000F27" w14:textId="77777777" w:rsidR="00CF3663" w:rsidRDefault="00000000">
          <w:pPr>
            <w:numPr>
              <w:ilvl w:val="3"/>
              <w:numId w:val="218"/>
            </w:numPr>
            <w:tabs>
              <w:tab w:val="left" w:pos="720"/>
              <w:tab w:val="left" w:pos="1440"/>
              <w:tab w:val="left" w:pos="2160"/>
            </w:tabs>
            <w:spacing w:before="240" w:after="240"/>
            <w:rPr>
              <w:ins w:id="7439" w:author="BHA Regulatory Affairs Unit" w:date="2026-07-29T16:06:00Z"/>
            </w:rPr>
          </w:pPr>
          <w:sdt>
            <w:sdtPr>
              <w:tag w:val="goog_rdk_7396"/>
              <w:id w:val="-1072782538"/>
            </w:sdtPr>
            <w:sdtContent>
              <w:ins w:id="7440" w:author="BHA Regulatory Affairs Unit" w:date="2026-07-29T16:06:00Z">
                <w:r>
                  <w:t>Basic first aid;</w:t>
                </w:r>
              </w:ins>
            </w:sdtContent>
          </w:sdt>
        </w:p>
      </w:sdtContent>
    </w:sdt>
    <w:sdt>
      <w:sdtPr>
        <w:tag w:val="goog_rdk_7399"/>
        <w:id w:val="166706484"/>
      </w:sdtPr>
      <w:sdtContent>
        <w:p w14:paraId="00000F28" w14:textId="77777777" w:rsidR="00CF3663" w:rsidRDefault="00000000">
          <w:pPr>
            <w:numPr>
              <w:ilvl w:val="3"/>
              <w:numId w:val="218"/>
            </w:numPr>
            <w:tabs>
              <w:tab w:val="left" w:pos="720"/>
              <w:tab w:val="left" w:pos="1440"/>
              <w:tab w:val="left" w:pos="2160"/>
            </w:tabs>
            <w:spacing w:before="240" w:after="240"/>
            <w:rPr>
              <w:ins w:id="7441" w:author="BHA Regulatory Affairs Unit" w:date="2026-07-29T16:06:00Z"/>
            </w:rPr>
          </w:pPr>
          <w:sdt>
            <w:sdtPr>
              <w:tag w:val="goog_rdk_7398"/>
              <w:id w:val="116594733"/>
            </w:sdtPr>
            <w:sdtContent>
              <w:ins w:id="7442" w:author="BHA Regulatory Affairs Unit" w:date="2026-07-29T16:06:00Z">
                <w:r>
                  <w:t>Bottle oxygen;</w:t>
                </w:r>
              </w:ins>
            </w:sdtContent>
          </w:sdt>
        </w:p>
      </w:sdtContent>
    </w:sdt>
    <w:sdt>
      <w:sdtPr>
        <w:tag w:val="goog_rdk_7401"/>
        <w:id w:val="-468327334"/>
      </w:sdtPr>
      <w:sdtContent>
        <w:p w14:paraId="00000F29" w14:textId="77777777" w:rsidR="00CF3663" w:rsidRDefault="00000000">
          <w:pPr>
            <w:numPr>
              <w:ilvl w:val="3"/>
              <w:numId w:val="218"/>
            </w:numPr>
            <w:tabs>
              <w:tab w:val="left" w:pos="720"/>
              <w:tab w:val="left" w:pos="1440"/>
              <w:tab w:val="left" w:pos="2160"/>
            </w:tabs>
            <w:spacing w:before="240" w:after="240"/>
            <w:rPr>
              <w:ins w:id="7443" w:author="BHA Regulatory Affairs Unit" w:date="2026-07-29T16:06:00Z"/>
            </w:rPr>
          </w:pPr>
          <w:sdt>
            <w:sdtPr>
              <w:tag w:val="goog_rdk_7400"/>
              <w:id w:val="1419774547"/>
            </w:sdtPr>
            <w:sdtContent>
              <w:ins w:id="7444" w:author="BHA Regulatory Affairs Unit" w:date="2026-07-29T16:06:00Z">
                <w:r>
                  <w:t>An automated external defibrillator (AED);</w:t>
                </w:r>
              </w:ins>
            </w:sdtContent>
          </w:sdt>
        </w:p>
      </w:sdtContent>
    </w:sdt>
    <w:sdt>
      <w:sdtPr>
        <w:tag w:val="goog_rdk_7403"/>
        <w:id w:val="66224807"/>
      </w:sdtPr>
      <w:sdtContent>
        <w:p w14:paraId="00000F2A" w14:textId="77777777" w:rsidR="00CF3663" w:rsidRDefault="00000000">
          <w:pPr>
            <w:numPr>
              <w:ilvl w:val="3"/>
              <w:numId w:val="218"/>
            </w:numPr>
            <w:tabs>
              <w:tab w:val="left" w:pos="720"/>
              <w:tab w:val="left" w:pos="1440"/>
              <w:tab w:val="left" w:pos="2160"/>
            </w:tabs>
            <w:spacing w:before="240" w:after="240"/>
            <w:rPr>
              <w:ins w:id="7445" w:author="BHA Regulatory Affairs Unit" w:date="2026-07-29T16:06:00Z"/>
            </w:rPr>
          </w:pPr>
          <w:sdt>
            <w:sdtPr>
              <w:tag w:val="goog_rdk_7402"/>
              <w:id w:val="576826515"/>
            </w:sdtPr>
            <w:sdtContent>
              <w:ins w:id="7446" w:author="BHA Regulatory Affairs Unit" w:date="2026-07-29T16:06:00Z">
                <w:r>
                  <w:t>ECG with a 3-lead rhythm strip at minimum;</w:t>
                </w:r>
              </w:ins>
            </w:sdtContent>
          </w:sdt>
        </w:p>
      </w:sdtContent>
    </w:sdt>
    <w:sdt>
      <w:sdtPr>
        <w:tag w:val="goog_rdk_7405"/>
        <w:id w:val="1323081880"/>
      </w:sdtPr>
      <w:sdtContent>
        <w:p w14:paraId="00000F2B" w14:textId="77777777" w:rsidR="00CF3663" w:rsidRDefault="00000000">
          <w:pPr>
            <w:numPr>
              <w:ilvl w:val="3"/>
              <w:numId w:val="218"/>
            </w:numPr>
            <w:tabs>
              <w:tab w:val="left" w:pos="720"/>
              <w:tab w:val="left" w:pos="1440"/>
              <w:tab w:val="left" w:pos="2160"/>
            </w:tabs>
            <w:spacing w:before="240" w:after="240"/>
            <w:rPr>
              <w:ins w:id="7447" w:author="BHA Regulatory Affairs Unit" w:date="2026-07-29T16:06:00Z"/>
            </w:rPr>
          </w:pPr>
          <w:sdt>
            <w:sdtPr>
              <w:tag w:val="goog_rdk_7404"/>
              <w:id w:val="-444365589"/>
            </w:sdtPr>
            <w:sdtContent>
              <w:ins w:id="7448" w:author="BHA Regulatory Affairs Unit" w:date="2026-07-29T16:06:00Z">
                <w:r>
                  <w:t>Basic wound care;</w:t>
                </w:r>
              </w:ins>
            </w:sdtContent>
          </w:sdt>
        </w:p>
      </w:sdtContent>
    </w:sdt>
    <w:sdt>
      <w:sdtPr>
        <w:tag w:val="goog_rdk_7407"/>
        <w:id w:val="-1062805338"/>
      </w:sdtPr>
      <w:sdtContent>
        <w:p w14:paraId="00000F2C" w14:textId="77777777" w:rsidR="00CF3663" w:rsidRDefault="00000000">
          <w:pPr>
            <w:numPr>
              <w:ilvl w:val="3"/>
              <w:numId w:val="218"/>
            </w:numPr>
            <w:tabs>
              <w:tab w:val="left" w:pos="720"/>
              <w:tab w:val="left" w:pos="1440"/>
              <w:tab w:val="left" w:pos="2160"/>
            </w:tabs>
            <w:spacing w:before="240" w:after="240"/>
            <w:rPr>
              <w:ins w:id="7449" w:author="BHA Regulatory Affairs Unit" w:date="2026-07-29T16:06:00Z"/>
            </w:rPr>
          </w:pPr>
          <w:sdt>
            <w:sdtPr>
              <w:tag w:val="goog_rdk_7406"/>
              <w:id w:val="-236957601"/>
            </w:sdtPr>
            <w:sdtContent>
              <w:ins w:id="7450" w:author="BHA Regulatory Affairs Unit" w:date="2026-07-29T16:06:00Z">
                <w:r>
                  <w:t>Mobility assistance;</w:t>
                </w:r>
              </w:ins>
            </w:sdtContent>
          </w:sdt>
        </w:p>
      </w:sdtContent>
    </w:sdt>
    <w:sdt>
      <w:sdtPr>
        <w:tag w:val="goog_rdk_7409"/>
        <w:id w:val="1668582431"/>
      </w:sdtPr>
      <w:sdtContent>
        <w:p w14:paraId="00000F2D" w14:textId="77777777" w:rsidR="00CF3663" w:rsidRDefault="00000000">
          <w:pPr>
            <w:numPr>
              <w:ilvl w:val="3"/>
              <w:numId w:val="218"/>
            </w:numPr>
            <w:tabs>
              <w:tab w:val="left" w:pos="720"/>
              <w:tab w:val="left" w:pos="1440"/>
              <w:tab w:val="left" w:pos="2160"/>
            </w:tabs>
            <w:spacing w:before="240" w:after="240"/>
            <w:rPr>
              <w:ins w:id="7451" w:author="BHA Regulatory Affairs Unit" w:date="2026-07-29T16:06:00Z"/>
            </w:rPr>
          </w:pPr>
          <w:sdt>
            <w:sdtPr>
              <w:tag w:val="goog_rdk_7408"/>
              <w:id w:val="571471823"/>
            </w:sdtPr>
            <w:sdtContent>
              <w:ins w:id="7452" w:author="BHA Regulatory Affairs Unit" w:date="2026-07-29T16:06:00Z">
                <w:r>
                  <w:t>Injectable epinephrine;</w:t>
                </w:r>
              </w:ins>
            </w:sdtContent>
          </w:sdt>
        </w:p>
      </w:sdtContent>
    </w:sdt>
    <w:sdt>
      <w:sdtPr>
        <w:tag w:val="goog_rdk_7411"/>
        <w:id w:val="1943042359"/>
      </w:sdtPr>
      <w:sdtContent>
        <w:p w14:paraId="00000F2E" w14:textId="77777777" w:rsidR="00CF3663" w:rsidRDefault="00000000">
          <w:pPr>
            <w:numPr>
              <w:ilvl w:val="3"/>
              <w:numId w:val="218"/>
            </w:numPr>
            <w:tabs>
              <w:tab w:val="left" w:pos="720"/>
              <w:tab w:val="left" w:pos="1440"/>
              <w:tab w:val="left" w:pos="2160"/>
            </w:tabs>
            <w:spacing w:before="240" w:after="240"/>
            <w:rPr>
              <w:ins w:id="7453" w:author="BHA Regulatory Affairs Unit" w:date="2026-07-29T16:06:00Z"/>
            </w:rPr>
          </w:pPr>
          <w:sdt>
            <w:sdtPr>
              <w:tag w:val="goog_rdk_7410"/>
              <w:id w:val="-70158807"/>
            </w:sdtPr>
            <w:sdtContent>
              <w:ins w:id="7454" w:author="BHA Regulatory Affairs Unit" w:date="2026-07-29T16:06:00Z">
                <w:r>
                  <w:t>Opioid overdose reversal medication; and</w:t>
                </w:r>
              </w:ins>
            </w:sdtContent>
          </w:sdt>
        </w:p>
      </w:sdtContent>
    </w:sdt>
    <w:sdt>
      <w:sdtPr>
        <w:tag w:val="goog_rdk_7413"/>
        <w:id w:val="467451430"/>
      </w:sdtPr>
      <w:sdtContent>
        <w:p w14:paraId="00000F2F" w14:textId="77777777" w:rsidR="00CF3663" w:rsidRDefault="00000000">
          <w:pPr>
            <w:numPr>
              <w:ilvl w:val="3"/>
              <w:numId w:val="218"/>
            </w:numPr>
            <w:tabs>
              <w:tab w:val="left" w:pos="720"/>
              <w:tab w:val="left" w:pos="1440"/>
              <w:tab w:val="left" w:pos="2160"/>
            </w:tabs>
            <w:spacing w:before="240" w:after="240"/>
            <w:rPr>
              <w:ins w:id="7455" w:author="BHA Regulatory Affairs Unit" w:date="2026-07-29T16:06:00Z"/>
            </w:rPr>
          </w:pPr>
          <w:sdt>
            <w:sdtPr>
              <w:tag w:val="goog_rdk_7412"/>
              <w:id w:val="1378637666"/>
            </w:sdtPr>
            <w:sdtContent>
              <w:ins w:id="7456" w:author="BHA Regulatory Affairs Unit" w:date="2026-07-29T16:06:00Z">
                <w:r>
                  <w:t>Point-of-care pregnancy testing.</w:t>
                </w:r>
              </w:ins>
            </w:sdtContent>
          </w:sdt>
        </w:p>
      </w:sdtContent>
    </w:sdt>
    <w:sdt>
      <w:sdtPr>
        <w:tag w:val="goog_rdk_7415"/>
        <w:id w:val="281876385"/>
      </w:sdtPr>
      <w:sdtContent>
        <w:p w14:paraId="00000F30" w14:textId="77777777" w:rsidR="00CF3663" w:rsidRDefault="00000000">
          <w:pPr>
            <w:numPr>
              <w:ilvl w:val="2"/>
              <w:numId w:val="218"/>
            </w:numPr>
            <w:tabs>
              <w:tab w:val="left" w:pos="720"/>
              <w:tab w:val="left" w:pos="1440"/>
              <w:tab w:val="left" w:pos="2160"/>
            </w:tabs>
            <w:spacing w:before="240" w:after="240"/>
            <w:rPr>
              <w:ins w:id="7457" w:author="BHA Regulatory Affairs Unit" w:date="2026-07-29T16:06:00Z"/>
            </w:rPr>
          </w:pPr>
          <w:sdt>
            <w:sdtPr>
              <w:tag w:val="goog_rdk_7414"/>
              <w:id w:val="2051989341"/>
            </w:sdtPr>
            <w:sdtContent>
              <w:ins w:id="7458" w:author="BHA Regulatory Affairs Unit" w:date="2026-07-29T16:06:00Z">
                <w:r>
                  <w:t>Available on-site, or through care coordination and referral:</w:t>
                </w:r>
              </w:ins>
            </w:sdtContent>
          </w:sdt>
        </w:p>
      </w:sdtContent>
    </w:sdt>
    <w:sdt>
      <w:sdtPr>
        <w:tag w:val="goog_rdk_7417"/>
        <w:id w:val="-1865698850"/>
      </w:sdtPr>
      <w:sdtContent>
        <w:p w14:paraId="00000F31" w14:textId="77777777" w:rsidR="00CF3663" w:rsidRDefault="00000000">
          <w:pPr>
            <w:numPr>
              <w:ilvl w:val="3"/>
              <w:numId w:val="218"/>
            </w:numPr>
            <w:tabs>
              <w:tab w:val="left" w:pos="720"/>
              <w:tab w:val="left" w:pos="1440"/>
              <w:tab w:val="left" w:pos="2160"/>
            </w:tabs>
            <w:spacing w:before="240" w:after="240"/>
            <w:rPr>
              <w:ins w:id="7459" w:author="BHA Regulatory Affairs Unit" w:date="2026-07-29T16:06:00Z"/>
            </w:rPr>
          </w:pPr>
          <w:sdt>
            <w:sdtPr>
              <w:tag w:val="goog_rdk_7416"/>
              <w:id w:val="-768190749"/>
            </w:sdtPr>
            <w:sdtContent>
              <w:ins w:id="7460" w:author="BHA Regulatory Affairs Unit" w:date="2026-07-29T16:06:00Z">
                <w:r>
                  <w:t>Vaccine administration;</w:t>
                </w:r>
              </w:ins>
            </w:sdtContent>
          </w:sdt>
        </w:p>
      </w:sdtContent>
    </w:sdt>
    <w:sdt>
      <w:sdtPr>
        <w:tag w:val="goog_rdk_7419"/>
        <w:id w:val="352388043"/>
      </w:sdtPr>
      <w:sdtContent>
        <w:p w14:paraId="00000F32" w14:textId="77777777" w:rsidR="00CF3663" w:rsidRDefault="00000000">
          <w:pPr>
            <w:numPr>
              <w:ilvl w:val="3"/>
              <w:numId w:val="218"/>
            </w:numPr>
            <w:tabs>
              <w:tab w:val="left" w:pos="720"/>
              <w:tab w:val="left" w:pos="1440"/>
              <w:tab w:val="left" w:pos="2160"/>
            </w:tabs>
            <w:spacing w:before="240" w:after="240"/>
            <w:rPr>
              <w:ins w:id="7461" w:author="BHA Regulatory Affairs Unit" w:date="2026-07-29T16:06:00Z"/>
            </w:rPr>
          </w:pPr>
          <w:sdt>
            <w:sdtPr>
              <w:tag w:val="goog_rdk_7418"/>
              <w:id w:val="-563238370"/>
            </w:sdtPr>
            <w:sdtContent>
              <w:ins w:id="7462" w:author="BHA Regulatory Affairs Unit" w:date="2026-07-29T16:06:00Z">
                <w:r>
                  <w:t>Drug testing and toxicology services; and</w:t>
                </w:r>
              </w:ins>
            </w:sdtContent>
          </w:sdt>
        </w:p>
      </w:sdtContent>
    </w:sdt>
    <w:sdt>
      <w:sdtPr>
        <w:tag w:val="goog_rdk_7421"/>
        <w:id w:val="-1382880823"/>
      </w:sdtPr>
      <w:sdtContent>
        <w:p w14:paraId="00000F33" w14:textId="77777777" w:rsidR="00CF3663" w:rsidRDefault="00000000">
          <w:pPr>
            <w:numPr>
              <w:ilvl w:val="3"/>
              <w:numId w:val="218"/>
            </w:numPr>
            <w:tabs>
              <w:tab w:val="left" w:pos="720"/>
              <w:tab w:val="left" w:pos="1440"/>
              <w:tab w:val="left" w:pos="2160"/>
            </w:tabs>
            <w:spacing w:before="240" w:after="240"/>
            <w:rPr>
              <w:ins w:id="7463" w:author="BHA Regulatory Affairs Unit" w:date="2026-07-29T16:06:00Z"/>
            </w:rPr>
          </w:pPr>
          <w:sdt>
            <w:sdtPr>
              <w:tag w:val="goog_rdk_7420"/>
              <w:id w:val="1898049119"/>
            </w:sdtPr>
            <w:sdtContent>
              <w:ins w:id="7464" w:author="BHA Regulatory Affairs Unit" w:date="2026-07-29T16:06:00Z">
                <w:r>
                  <w:t>Laboratory services and phlebotomy services, including:</w:t>
                </w:r>
              </w:ins>
            </w:sdtContent>
          </w:sdt>
        </w:p>
      </w:sdtContent>
    </w:sdt>
    <w:sdt>
      <w:sdtPr>
        <w:tag w:val="goog_rdk_7423"/>
        <w:id w:val="-844601130"/>
      </w:sdtPr>
      <w:sdtContent>
        <w:p w14:paraId="00000F34" w14:textId="77777777" w:rsidR="00CF3663" w:rsidRDefault="00000000">
          <w:pPr>
            <w:numPr>
              <w:ilvl w:val="4"/>
              <w:numId w:val="218"/>
            </w:numPr>
            <w:tabs>
              <w:tab w:val="left" w:pos="720"/>
              <w:tab w:val="left" w:pos="1440"/>
              <w:tab w:val="left" w:pos="2160"/>
            </w:tabs>
            <w:spacing w:before="240" w:after="240"/>
            <w:rPr>
              <w:ins w:id="7465" w:author="BHA Regulatory Affairs Unit" w:date="2026-07-29T16:06:00Z"/>
            </w:rPr>
          </w:pPr>
          <w:sdt>
            <w:sdtPr>
              <w:tag w:val="goog_rdk_7422"/>
              <w:id w:val="-1249996963"/>
            </w:sdtPr>
            <w:sdtContent>
              <w:ins w:id="7466" w:author="BHA Regulatory Affairs Unit" w:date="2026-07-29T16:06:00Z">
                <w:r>
                  <w:t>Access to laboratory services five (5) days per week; and</w:t>
                </w:r>
              </w:ins>
            </w:sdtContent>
          </w:sdt>
        </w:p>
      </w:sdtContent>
    </w:sdt>
    <w:sdt>
      <w:sdtPr>
        <w:tag w:val="goog_rdk_7425"/>
        <w:id w:val="-216467205"/>
      </w:sdtPr>
      <w:sdtContent>
        <w:p w14:paraId="00000F35" w14:textId="77777777" w:rsidR="00CF3663" w:rsidRDefault="00000000">
          <w:pPr>
            <w:numPr>
              <w:ilvl w:val="4"/>
              <w:numId w:val="218"/>
            </w:numPr>
            <w:tabs>
              <w:tab w:val="left" w:pos="720"/>
              <w:tab w:val="left" w:pos="1440"/>
              <w:tab w:val="left" w:pos="2160"/>
            </w:tabs>
            <w:spacing w:before="240"/>
            <w:rPr>
              <w:ins w:id="7467" w:author="BHA Regulatory Affairs Unit" w:date="2026-07-29T16:06:00Z"/>
              <w:color w:val="000000"/>
            </w:rPr>
          </w:pPr>
          <w:sdt>
            <w:sdtPr>
              <w:tag w:val="goog_rdk_7424"/>
              <w:id w:val="-1242726485"/>
            </w:sdtPr>
            <w:sdtContent>
              <w:ins w:id="7468" w:author="BHA Regulatory Affairs Unit" w:date="2026-07-29T16:06:00Z">
                <w:r>
                  <w:t>Access to blood culture services.</w:t>
                </w:r>
              </w:ins>
            </w:sdtContent>
          </w:sdt>
        </w:p>
      </w:sdtContent>
    </w:sdt>
    <w:sdt>
      <w:sdtPr>
        <w:tag w:val="goog_rdk_7427"/>
        <w:id w:val="1008074665"/>
      </w:sdtPr>
      <w:sdtContent>
        <w:p w14:paraId="00000F36" w14:textId="77777777" w:rsidR="00CF3663" w:rsidRDefault="00000000">
          <w:pPr>
            <w:numPr>
              <w:ilvl w:val="1"/>
              <w:numId w:val="218"/>
            </w:numPr>
            <w:tabs>
              <w:tab w:val="left" w:pos="720"/>
              <w:tab w:val="left" w:pos="1440"/>
              <w:tab w:val="left" w:pos="2160"/>
            </w:tabs>
            <w:spacing w:before="240" w:after="200"/>
            <w:rPr>
              <w:ins w:id="7469" w:author="BHA Regulatory Affairs Unit" w:date="2026-07-29T16:06:00Z"/>
            </w:rPr>
          </w:pPr>
          <w:sdt>
            <w:sdtPr>
              <w:tag w:val="goog_rdk_7426"/>
              <w:id w:val="912769546"/>
            </w:sdtPr>
            <w:sdtContent>
              <w:ins w:id="7470" w:author="BHA Regulatory Affairs Unit" w:date="2026-07-29T16:06:00Z">
                <w:r>
                  <w:t>Agencies providing MMRT services must provide at least twenty (20) hours of clinical services per week, comprised of both medical and psychosocial services, available seven (7) days per week. Services must be provided in an amount, frequency, and intensity appropriate to an individual's needs and level of function as determined by the ASAM criteria multidimensional assessment.</w:t>
                </w:r>
              </w:ins>
            </w:sdtContent>
          </w:sdt>
        </w:p>
      </w:sdtContent>
    </w:sdt>
    <w:sdt>
      <w:sdtPr>
        <w:tag w:val="goog_rdk_7429"/>
        <w:id w:val="1032894611"/>
      </w:sdtPr>
      <w:sdtContent>
        <w:p w14:paraId="00000F37" w14:textId="77777777" w:rsidR="00CF3663" w:rsidRDefault="00000000">
          <w:pPr>
            <w:numPr>
              <w:ilvl w:val="1"/>
              <w:numId w:val="218"/>
            </w:numPr>
            <w:tabs>
              <w:tab w:val="left" w:pos="720"/>
              <w:tab w:val="left" w:pos="1440"/>
              <w:tab w:val="left" w:pos="2160"/>
            </w:tabs>
            <w:spacing w:before="240" w:after="200"/>
            <w:rPr>
              <w:ins w:id="7471" w:author="BHA Regulatory Affairs Unit" w:date="2026-07-29T16:06:00Z"/>
            </w:rPr>
          </w:pPr>
          <w:sdt>
            <w:sdtPr>
              <w:tag w:val="goog_rdk_7428"/>
              <w:id w:val="1014801937"/>
            </w:sdtPr>
            <w:sdtContent>
              <w:ins w:id="7472" w:author="BHA Regulatory Affairs Unit" w:date="2026-07-29T16:06:00Z">
                <w:r>
                  <w:t>Services offered by an agency must include a range of treatment approaches and support services based on the screening or assessment of an individual’s treatment needs. Treatment services must include but are not limited to:</w:t>
                </w:r>
              </w:ins>
            </w:sdtContent>
          </w:sdt>
        </w:p>
      </w:sdtContent>
    </w:sdt>
    <w:sdt>
      <w:sdtPr>
        <w:tag w:val="goog_rdk_7431"/>
        <w:id w:val="-1867552561"/>
      </w:sdtPr>
      <w:sdtContent>
        <w:p w14:paraId="00000F38" w14:textId="77777777" w:rsidR="00CF3663" w:rsidRDefault="00000000">
          <w:pPr>
            <w:numPr>
              <w:ilvl w:val="2"/>
              <w:numId w:val="218"/>
            </w:numPr>
            <w:tabs>
              <w:tab w:val="left" w:pos="720"/>
              <w:tab w:val="left" w:pos="1440"/>
              <w:tab w:val="left" w:pos="2160"/>
            </w:tabs>
            <w:spacing w:before="240" w:after="200"/>
            <w:rPr>
              <w:ins w:id="7473" w:author="BHA Regulatory Affairs Unit" w:date="2026-07-29T16:06:00Z"/>
            </w:rPr>
          </w:pPr>
          <w:sdt>
            <w:sdtPr>
              <w:tag w:val="goog_rdk_7430"/>
              <w:id w:val="1786385715"/>
            </w:sdtPr>
            <w:sdtContent>
              <w:ins w:id="7474" w:author="BHA Regulatory Affairs Unit" w:date="2026-07-29T16:06:00Z">
                <w:r>
                  <w:t>Nurse monitoring;</w:t>
                </w:r>
              </w:ins>
            </w:sdtContent>
          </w:sdt>
        </w:p>
      </w:sdtContent>
    </w:sdt>
    <w:sdt>
      <w:sdtPr>
        <w:tag w:val="goog_rdk_7433"/>
        <w:id w:val="1436204554"/>
      </w:sdtPr>
      <w:sdtContent>
        <w:p w14:paraId="00000F39" w14:textId="77777777" w:rsidR="00CF3663" w:rsidRDefault="00000000">
          <w:pPr>
            <w:numPr>
              <w:ilvl w:val="2"/>
              <w:numId w:val="218"/>
            </w:numPr>
            <w:tabs>
              <w:tab w:val="left" w:pos="720"/>
              <w:tab w:val="left" w:pos="1440"/>
              <w:tab w:val="left" w:pos="2160"/>
            </w:tabs>
            <w:spacing w:before="240" w:after="200"/>
            <w:rPr>
              <w:ins w:id="7475" w:author="BHA Regulatory Affairs Unit" w:date="2026-07-29T16:06:00Z"/>
            </w:rPr>
          </w:pPr>
          <w:sdt>
            <w:sdtPr>
              <w:tag w:val="goog_rdk_7432"/>
              <w:id w:val="-1492254357"/>
            </w:sdtPr>
            <w:sdtContent>
              <w:ins w:id="7476" w:author="BHA Regulatory Affairs Unit" w:date="2026-07-29T16:06:00Z">
                <w:r>
                  <w:t>Medication management, including regular monitoring of an individual’s adherence to prescribed medications;</w:t>
                </w:r>
              </w:ins>
            </w:sdtContent>
          </w:sdt>
        </w:p>
      </w:sdtContent>
    </w:sdt>
    <w:sdt>
      <w:sdtPr>
        <w:tag w:val="goog_rdk_7435"/>
        <w:id w:val="-1144267464"/>
      </w:sdtPr>
      <w:sdtContent>
        <w:p w14:paraId="00000F3A" w14:textId="77777777" w:rsidR="00CF3663" w:rsidRDefault="00000000">
          <w:pPr>
            <w:numPr>
              <w:ilvl w:val="2"/>
              <w:numId w:val="218"/>
            </w:numPr>
            <w:tabs>
              <w:tab w:val="left" w:pos="720"/>
              <w:tab w:val="left" w:pos="1440"/>
              <w:tab w:val="left" w:pos="2160"/>
            </w:tabs>
            <w:spacing w:before="240" w:after="200"/>
            <w:rPr>
              <w:ins w:id="7477" w:author="BHA Regulatory Affairs Unit" w:date="2026-07-29T16:06:00Z"/>
            </w:rPr>
          </w:pPr>
          <w:sdt>
            <w:sdtPr>
              <w:tag w:val="goog_rdk_7434"/>
              <w:id w:val="-2093786418"/>
            </w:sdtPr>
            <w:sdtContent>
              <w:ins w:id="7478" w:author="BHA Regulatory Affairs Unit" w:date="2026-07-29T16:06:00Z">
                <w:r>
                  <w:t>Prescription services with essential medications on-site, as identified by the Medical Director’s policies and procedures;</w:t>
                </w:r>
              </w:ins>
            </w:sdtContent>
          </w:sdt>
        </w:p>
      </w:sdtContent>
    </w:sdt>
    <w:sdt>
      <w:sdtPr>
        <w:tag w:val="goog_rdk_7437"/>
        <w:id w:val="-273656139"/>
      </w:sdtPr>
      <w:sdtContent>
        <w:p w14:paraId="00000F3B" w14:textId="77777777" w:rsidR="00CF3663" w:rsidRDefault="00000000">
          <w:pPr>
            <w:numPr>
              <w:ilvl w:val="2"/>
              <w:numId w:val="218"/>
            </w:numPr>
            <w:tabs>
              <w:tab w:val="left" w:pos="720"/>
              <w:tab w:val="left" w:pos="1440"/>
              <w:tab w:val="left" w:pos="2160"/>
            </w:tabs>
            <w:spacing w:before="240" w:after="200"/>
            <w:rPr>
              <w:ins w:id="7479" w:author="BHA Regulatory Affairs Unit" w:date="2026-07-29T16:06:00Z"/>
            </w:rPr>
          </w:pPr>
          <w:sdt>
            <w:sdtPr>
              <w:tag w:val="goog_rdk_7436"/>
              <w:id w:val="957252393"/>
            </w:sdtPr>
            <w:sdtContent>
              <w:ins w:id="7480" w:author="BHA Regulatory Affairs Unit" w:date="2026-07-29T16:06:00Z">
                <w:r>
                  <w:t>Screening;</w:t>
                </w:r>
              </w:ins>
            </w:sdtContent>
          </w:sdt>
        </w:p>
      </w:sdtContent>
    </w:sdt>
    <w:sdt>
      <w:sdtPr>
        <w:tag w:val="goog_rdk_7439"/>
        <w:id w:val="-700831541"/>
      </w:sdtPr>
      <w:sdtContent>
        <w:p w14:paraId="00000F3C" w14:textId="77777777" w:rsidR="00CF3663" w:rsidRDefault="00000000">
          <w:pPr>
            <w:numPr>
              <w:ilvl w:val="2"/>
              <w:numId w:val="218"/>
            </w:numPr>
            <w:tabs>
              <w:tab w:val="left" w:pos="720"/>
              <w:tab w:val="left" w:pos="1440"/>
              <w:tab w:val="left" w:pos="2160"/>
            </w:tabs>
            <w:spacing w:before="240" w:after="200"/>
            <w:rPr>
              <w:ins w:id="7481" w:author="BHA Regulatory Affairs Unit" w:date="2026-07-29T16:06:00Z"/>
            </w:rPr>
          </w:pPr>
          <w:sdt>
            <w:sdtPr>
              <w:tag w:val="goog_rdk_7438"/>
              <w:id w:val="1669080316"/>
            </w:sdtPr>
            <w:sdtContent>
              <w:ins w:id="7482" w:author="BHA Regulatory Affairs Unit" w:date="2026-07-29T16:06:00Z">
                <w:r>
                  <w:t>Psychoeducation, supportive therapy, and anticipatory guidance of management specific to post-acute withdrawal symptoms, when clinically appropriate;</w:t>
                </w:r>
              </w:ins>
            </w:sdtContent>
          </w:sdt>
        </w:p>
      </w:sdtContent>
    </w:sdt>
    <w:sdt>
      <w:sdtPr>
        <w:tag w:val="goog_rdk_7441"/>
        <w:id w:val="1414895508"/>
      </w:sdtPr>
      <w:sdtContent>
        <w:p w14:paraId="00000F3D" w14:textId="77777777" w:rsidR="00CF3663" w:rsidRDefault="00000000">
          <w:pPr>
            <w:numPr>
              <w:ilvl w:val="2"/>
              <w:numId w:val="218"/>
            </w:numPr>
            <w:tabs>
              <w:tab w:val="left" w:pos="720"/>
              <w:tab w:val="left" w:pos="1440"/>
              <w:tab w:val="left" w:pos="2160"/>
            </w:tabs>
            <w:spacing w:before="240" w:after="200"/>
            <w:rPr>
              <w:ins w:id="7483" w:author="BHA Regulatory Affairs Unit" w:date="2026-07-29T16:06:00Z"/>
            </w:rPr>
          </w:pPr>
          <w:sdt>
            <w:sdtPr>
              <w:tag w:val="goog_rdk_7440"/>
              <w:id w:val="-968422482"/>
            </w:sdtPr>
            <w:sdtContent>
              <w:ins w:id="7484" w:author="BHA Regulatory Affairs Unit" w:date="2026-07-29T16:06:00Z">
                <w:r>
                  <w:t>Assessment; and</w:t>
                </w:r>
              </w:ins>
            </w:sdtContent>
          </w:sdt>
        </w:p>
      </w:sdtContent>
    </w:sdt>
    <w:sdt>
      <w:sdtPr>
        <w:tag w:val="goog_rdk_7443"/>
        <w:id w:val="400496033"/>
      </w:sdtPr>
      <w:sdtContent>
        <w:p w14:paraId="00000F3E" w14:textId="77777777" w:rsidR="00CF3663" w:rsidRDefault="00000000">
          <w:pPr>
            <w:numPr>
              <w:ilvl w:val="2"/>
              <w:numId w:val="218"/>
            </w:numPr>
            <w:tabs>
              <w:tab w:val="left" w:pos="720"/>
              <w:tab w:val="left" w:pos="1440"/>
              <w:tab w:val="left" w:pos="2160"/>
            </w:tabs>
            <w:spacing w:before="240" w:after="200"/>
            <w:rPr>
              <w:ins w:id="7485" w:author="BHA Regulatory Affairs Unit" w:date="2026-07-29T16:06:00Z"/>
            </w:rPr>
          </w:pPr>
          <w:sdt>
            <w:sdtPr>
              <w:tag w:val="goog_rdk_7442"/>
              <w:id w:val="-1051241966"/>
            </w:sdtPr>
            <w:sdtContent>
              <w:ins w:id="7486" w:author="BHA Regulatory Affairs Unit" w:date="2026-07-29T16:06:00Z">
                <w:r>
                  <w:t>Care coordination.</w:t>
                </w:r>
              </w:ins>
            </w:sdtContent>
          </w:sdt>
        </w:p>
      </w:sdtContent>
    </w:sdt>
    <w:sdt>
      <w:sdtPr>
        <w:tag w:val="goog_rdk_7445"/>
        <w:id w:val="-2066067254"/>
      </w:sdtPr>
      <w:sdtContent>
        <w:p w14:paraId="00000F3F" w14:textId="77777777" w:rsidR="00CF3663" w:rsidRDefault="00000000">
          <w:pPr>
            <w:numPr>
              <w:ilvl w:val="1"/>
              <w:numId w:val="218"/>
            </w:numPr>
            <w:tabs>
              <w:tab w:val="left" w:pos="720"/>
              <w:tab w:val="left" w:pos="1440"/>
              <w:tab w:val="left" w:pos="2160"/>
            </w:tabs>
            <w:spacing w:before="240" w:after="200"/>
            <w:rPr>
              <w:ins w:id="7487" w:author="BHA Regulatory Affairs Unit" w:date="2026-07-29T16:06:00Z"/>
            </w:rPr>
          </w:pPr>
          <w:sdt>
            <w:sdtPr>
              <w:tag w:val="goog_rdk_7444"/>
              <w:id w:val="-1232640712"/>
            </w:sdtPr>
            <w:sdtContent>
              <w:ins w:id="7488" w:author="BHA Regulatory Affairs Unit" w:date="2026-07-29T16:06:00Z">
                <w:r>
                  <w:t>Additional services may include, but are not limited to:</w:t>
                </w:r>
              </w:ins>
            </w:sdtContent>
          </w:sdt>
        </w:p>
      </w:sdtContent>
    </w:sdt>
    <w:sdt>
      <w:sdtPr>
        <w:tag w:val="goog_rdk_7447"/>
        <w:id w:val="-606751730"/>
      </w:sdtPr>
      <w:sdtContent>
        <w:p w14:paraId="00000F40" w14:textId="77777777" w:rsidR="00CF3663" w:rsidRDefault="00000000">
          <w:pPr>
            <w:numPr>
              <w:ilvl w:val="2"/>
              <w:numId w:val="218"/>
            </w:numPr>
            <w:tabs>
              <w:tab w:val="left" w:pos="720"/>
              <w:tab w:val="left" w:pos="1440"/>
              <w:tab w:val="left" w:pos="2160"/>
            </w:tabs>
            <w:spacing w:before="240" w:after="200"/>
            <w:rPr>
              <w:ins w:id="7489" w:author="BHA Regulatory Affairs Unit" w:date="2026-07-29T16:06:00Z"/>
            </w:rPr>
          </w:pPr>
          <w:sdt>
            <w:sdtPr>
              <w:tag w:val="goog_rdk_7446"/>
              <w:id w:val="183376026"/>
            </w:sdtPr>
            <w:sdtContent>
              <w:ins w:id="7490" w:author="BHA Regulatory Affairs Unit" w:date="2026-07-29T16:06:00Z">
                <w:r>
                  <w:t>Group and individual counseling;</w:t>
                </w:r>
              </w:ins>
            </w:sdtContent>
          </w:sdt>
        </w:p>
      </w:sdtContent>
    </w:sdt>
    <w:sdt>
      <w:sdtPr>
        <w:tag w:val="goog_rdk_7449"/>
        <w:id w:val="1537730550"/>
      </w:sdtPr>
      <w:sdtContent>
        <w:p w14:paraId="00000F41" w14:textId="77777777" w:rsidR="00CF3663" w:rsidRDefault="00000000">
          <w:pPr>
            <w:numPr>
              <w:ilvl w:val="2"/>
              <w:numId w:val="218"/>
            </w:numPr>
            <w:tabs>
              <w:tab w:val="left" w:pos="720"/>
              <w:tab w:val="left" w:pos="1440"/>
              <w:tab w:val="left" w:pos="2160"/>
            </w:tabs>
            <w:spacing w:before="200"/>
            <w:rPr>
              <w:ins w:id="7491" w:author="BHA Regulatory Affairs Unit" w:date="2026-07-29T16:06:00Z"/>
            </w:rPr>
          </w:pPr>
          <w:sdt>
            <w:sdtPr>
              <w:tag w:val="goog_rdk_7448"/>
              <w:id w:val="-29104602"/>
            </w:sdtPr>
            <w:sdtContent>
              <w:ins w:id="7492" w:author="BHA Regulatory Affairs Unit" w:date="2026-07-29T16:06:00Z">
                <w:r>
                  <w:t>Motivational enhancement;</w:t>
                </w:r>
              </w:ins>
            </w:sdtContent>
          </w:sdt>
        </w:p>
      </w:sdtContent>
    </w:sdt>
    <w:sdt>
      <w:sdtPr>
        <w:tag w:val="goog_rdk_7451"/>
        <w:id w:val="1560228090"/>
      </w:sdtPr>
      <w:sdtContent>
        <w:p w14:paraId="00000F42" w14:textId="77777777" w:rsidR="00CF3663" w:rsidRDefault="00000000">
          <w:pPr>
            <w:numPr>
              <w:ilvl w:val="2"/>
              <w:numId w:val="218"/>
            </w:numPr>
            <w:tabs>
              <w:tab w:val="left" w:pos="720"/>
              <w:tab w:val="left" w:pos="1440"/>
              <w:tab w:val="left" w:pos="2160"/>
            </w:tabs>
            <w:spacing w:before="200"/>
            <w:rPr>
              <w:ins w:id="7493" w:author="BHA Regulatory Affairs Unit" w:date="2026-07-29T16:06:00Z"/>
            </w:rPr>
          </w:pPr>
          <w:sdt>
            <w:sdtPr>
              <w:tag w:val="goog_rdk_7450"/>
              <w:id w:val="-1851558964"/>
            </w:sdtPr>
            <w:sdtContent>
              <w:ins w:id="7494" w:author="BHA Regulatory Affairs Unit" w:date="2026-07-29T16:06:00Z">
                <w:r>
                  <w:t>Family therapy;</w:t>
                </w:r>
              </w:ins>
            </w:sdtContent>
          </w:sdt>
        </w:p>
      </w:sdtContent>
    </w:sdt>
    <w:sdt>
      <w:sdtPr>
        <w:tag w:val="goog_rdk_7453"/>
        <w:id w:val="8154898"/>
      </w:sdtPr>
      <w:sdtContent>
        <w:p w14:paraId="00000F43" w14:textId="77777777" w:rsidR="00CF3663" w:rsidRDefault="00000000">
          <w:pPr>
            <w:numPr>
              <w:ilvl w:val="2"/>
              <w:numId w:val="218"/>
            </w:numPr>
            <w:tabs>
              <w:tab w:val="left" w:pos="720"/>
              <w:tab w:val="left" w:pos="1440"/>
              <w:tab w:val="left" w:pos="2160"/>
            </w:tabs>
            <w:spacing w:before="200"/>
            <w:rPr>
              <w:ins w:id="7495" w:author="BHA Regulatory Affairs Unit" w:date="2026-07-29T16:06:00Z"/>
            </w:rPr>
          </w:pPr>
          <w:sdt>
            <w:sdtPr>
              <w:tag w:val="goog_rdk_7452"/>
              <w:id w:val="-262584378"/>
            </w:sdtPr>
            <w:sdtContent>
              <w:ins w:id="7496" w:author="BHA Regulatory Affairs Unit" w:date="2026-07-29T16:06:00Z">
                <w:r>
                  <w:t>Educational groups;</w:t>
                </w:r>
              </w:ins>
            </w:sdtContent>
          </w:sdt>
        </w:p>
      </w:sdtContent>
    </w:sdt>
    <w:sdt>
      <w:sdtPr>
        <w:tag w:val="goog_rdk_7455"/>
        <w:id w:val="-1639965471"/>
      </w:sdtPr>
      <w:sdtContent>
        <w:p w14:paraId="00000F44" w14:textId="77777777" w:rsidR="00CF3663" w:rsidRDefault="00000000">
          <w:pPr>
            <w:numPr>
              <w:ilvl w:val="2"/>
              <w:numId w:val="218"/>
            </w:numPr>
            <w:tabs>
              <w:tab w:val="left" w:pos="720"/>
              <w:tab w:val="left" w:pos="1440"/>
              <w:tab w:val="left" w:pos="2160"/>
            </w:tabs>
            <w:spacing w:before="200"/>
            <w:rPr>
              <w:ins w:id="7497" w:author="BHA Regulatory Affairs Unit" w:date="2026-07-29T16:06:00Z"/>
            </w:rPr>
          </w:pPr>
          <w:sdt>
            <w:sdtPr>
              <w:tag w:val="goog_rdk_7454"/>
              <w:id w:val="2108040696"/>
            </w:sdtPr>
            <w:sdtContent>
              <w:ins w:id="7498" w:author="BHA Regulatory Affairs Unit" w:date="2026-07-29T16:06:00Z">
                <w:r>
                  <w:t>Occupational and recreational therapy;</w:t>
                </w:r>
              </w:ins>
            </w:sdtContent>
          </w:sdt>
        </w:p>
      </w:sdtContent>
    </w:sdt>
    <w:sdt>
      <w:sdtPr>
        <w:tag w:val="goog_rdk_7457"/>
        <w:id w:val="2025946665"/>
      </w:sdtPr>
      <w:sdtContent>
        <w:p w14:paraId="00000F45" w14:textId="77777777" w:rsidR="00CF3663" w:rsidRDefault="00000000">
          <w:pPr>
            <w:numPr>
              <w:ilvl w:val="2"/>
              <w:numId w:val="218"/>
            </w:numPr>
            <w:tabs>
              <w:tab w:val="left" w:pos="720"/>
              <w:tab w:val="left" w:pos="1440"/>
              <w:tab w:val="left" w:pos="2160"/>
            </w:tabs>
            <w:spacing w:before="200"/>
            <w:rPr>
              <w:ins w:id="7499" w:author="BHA Regulatory Affairs Unit" w:date="2026-07-29T16:06:00Z"/>
            </w:rPr>
          </w:pPr>
          <w:sdt>
            <w:sdtPr>
              <w:tag w:val="goog_rdk_7456"/>
              <w:id w:val="412384464"/>
            </w:sdtPr>
            <w:sdtContent>
              <w:ins w:id="7500" w:author="BHA Regulatory Affairs Unit" w:date="2026-07-29T16:06:00Z">
                <w:r>
                  <w:t>Addiction pharmacology;</w:t>
                </w:r>
              </w:ins>
            </w:sdtContent>
          </w:sdt>
        </w:p>
      </w:sdtContent>
    </w:sdt>
    <w:sdt>
      <w:sdtPr>
        <w:tag w:val="goog_rdk_7459"/>
        <w:id w:val="2097502972"/>
      </w:sdtPr>
      <w:sdtContent>
        <w:p w14:paraId="00000F46" w14:textId="77777777" w:rsidR="00CF3663" w:rsidRDefault="00000000">
          <w:pPr>
            <w:numPr>
              <w:ilvl w:val="2"/>
              <w:numId w:val="218"/>
            </w:numPr>
            <w:tabs>
              <w:tab w:val="left" w:pos="720"/>
              <w:tab w:val="left" w:pos="1440"/>
              <w:tab w:val="left" w:pos="2160"/>
            </w:tabs>
            <w:spacing w:before="200"/>
            <w:rPr>
              <w:ins w:id="7501" w:author="BHA Regulatory Affairs Unit" w:date="2026-07-29T16:06:00Z"/>
            </w:rPr>
          </w:pPr>
          <w:sdt>
            <w:sdtPr>
              <w:tag w:val="goog_rdk_7458"/>
              <w:id w:val="-158287965"/>
            </w:sdtPr>
            <w:sdtContent>
              <w:ins w:id="7502" w:author="BHA Regulatory Affairs Unit" w:date="2026-07-29T16:06:00Z">
                <w:r>
                  <w:t>Mental health and physical health pharmacology, as needed;</w:t>
                </w:r>
              </w:ins>
            </w:sdtContent>
          </w:sdt>
        </w:p>
      </w:sdtContent>
    </w:sdt>
    <w:sdt>
      <w:sdtPr>
        <w:tag w:val="goog_rdk_7461"/>
        <w:id w:val="380083385"/>
      </w:sdtPr>
      <w:sdtContent>
        <w:p w14:paraId="00000F47" w14:textId="77777777" w:rsidR="00CF3663" w:rsidRDefault="00000000">
          <w:pPr>
            <w:numPr>
              <w:ilvl w:val="2"/>
              <w:numId w:val="218"/>
            </w:numPr>
            <w:tabs>
              <w:tab w:val="left" w:pos="720"/>
              <w:tab w:val="left" w:pos="1440"/>
              <w:tab w:val="left" w:pos="2160"/>
            </w:tabs>
            <w:spacing w:before="200"/>
            <w:rPr>
              <w:ins w:id="7503" w:author="BHA Regulatory Affairs Unit" w:date="2026-07-29T16:06:00Z"/>
            </w:rPr>
          </w:pPr>
          <w:sdt>
            <w:sdtPr>
              <w:tag w:val="goog_rdk_7460"/>
              <w:id w:val="301110449"/>
            </w:sdtPr>
            <w:sdtContent>
              <w:ins w:id="7504" w:author="BHA Regulatory Affairs Unit" w:date="2026-07-29T16:06:00Z">
                <w:r>
                  <w:t>Medication management;</w:t>
                </w:r>
              </w:ins>
            </w:sdtContent>
          </w:sdt>
        </w:p>
      </w:sdtContent>
    </w:sdt>
    <w:sdt>
      <w:sdtPr>
        <w:tag w:val="goog_rdk_7463"/>
        <w:id w:val="-1923933698"/>
      </w:sdtPr>
      <w:sdtContent>
        <w:p w14:paraId="00000F48" w14:textId="77777777" w:rsidR="00CF3663" w:rsidRDefault="00000000">
          <w:pPr>
            <w:numPr>
              <w:ilvl w:val="2"/>
              <w:numId w:val="218"/>
            </w:numPr>
            <w:tabs>
              <w:tab w:val="left" w:pos="720"/>
              <w:tab w:val="left" w:pos="1440"/>
              <w:tab w:val="left" w:pos="2160"/>
            </w:tabs>
            <w:spacing w:before="200"/>
            <w:rPr>
              <w:ins w:id="7505" w:author="BHA Regulatory Affairs Unit" w:date="2026-07-29T16:06:00Z"/>
            </w:rPr>
          </w:pPr>
          <w:sdt>
            <w:sdtPr>
              <w:tag w:val="goog_rdk_7462"/>
              <w:id w:val="1883972069"/>
            </w:sdtPr>
            <w:sdtContent>
              <w:ins w:id="7506" w:author="BHA Regulatory Affairs Unit" w:date="2026-07-29T16:06:00Z">
                <w:r>
                  <w:t>Peer, social and recovery support; and</w:t>
                </w:r>
              </w:ins>
            </w:sdtContent>
          </w:sdt>
        </w:p>
      </w:sdtContent>
    </w:sdt>
    <w:sdt>
      <w:sdtPr>
        <w:tag w:val="goog_rdk_7465"/>
        <w:id w:val="-820688840"/>
      </w:sdtPr>
      <w:sdtContent>
        <w:p w14:paraId="00000F49" w14:textId="77777777" w:rsidR="00CF3663" w:rsidRDefault="00000000">
          <w:pPr>
            <w:numPr>
              <w:ilvl w:val="2"/>
              <w:numId w:val="218"/>
            </w:numPr>
            <w:tabs>
              <w:tab w:val="left" w:pos="720"/>
              <w:tab w:val="left" w:pos="1440"/>
              <w:tab w:val="left" w:pos="2160"/>
            </w:tabs>
            <w:spacing w:before="200" w:after="200"/>
            <w:rPr>
              <w:ins w:id="7507" w:author="BHA Regulatory Affairs Unit" w:date="2026-07-29T16:06:00Z"/>
            </w:rPr>
          </w:pPr>
          <w:sdt>
            <w:sdtPr>
              <w:tag w:val="goog_rdk_7464"/>
              <w:id w:val="-1022429413"/>
            </w:sdtPr>
            <w:sdtContent>
              <w:ins w:id="7508" w:author="BHA Regulatory Affairs Unit" w:date="2026-07-29T16:06:00Z">
                <w:r>
                  <w:t>Support for the development of life skills.</w:t>
                </w:r>
              </w:ins>
            </w:sdtContent>
          </w:sdt>
        </w:p>
      </w:sdtContent>
    </w:sdt>
    <w:sdt>
      <w:sdtPr>
        <w:tag w:val="goog_rdk_7467"/>
        <w:id w:val="-757823210"/>
      </w:sdtPr>
      <w:sdtContent>
        <w:p w14:paraId="00000F4A" w14:textId="77777777" w:rsidR="00CF3663" w:rsidRDefault="00000000">
          <w:pPr>
            <w:numPr>
              <w:ilvl w:val="1"/>
              <w:numId w:val="218"/>
            </w:numPr>
            <w:tabs>
              <w:tab w:val="left" w:pos="720"/>
              <w:tab w:val="left" w:pos="1440"/>
              <w:tab w:val="left" w:pos="2160"/>
            </w:tabs>
            <w:spacing w:before="240" w:after="200"/>
            <w:rPr>
              <w:ins w:id="7509" w:author="BHA Regulatory Affairs Unit" w:date="2026-07-29T16:06:00Z"/>
            </w:rPr>
          </w:pPr>
          <w:sdt>
            <w:sdtPr>
              <w:tag w:val="goog_rdk_7466"/>
              <w:id w:val="-2133717472"/>
            </w:sdtPr>
            <w:sdtContent>
              <w:ins w:id="7510" w:author="BHA Regulatory Affairs Unit" w:date="2026-07-29T16:06:00Z">
                <w:r>
                  <w:t>Psychosocial services must be:</w:t>
                </w:r>
              </w:ins>
            </w:sdtContent>
          </w:sdt>
        </w:p>
      </w:sdtContent>
    </w:sdt>
    <w:sdt>
      <w:sdtPr>
        <w:tag w:val="goog_rdk_7469"/>
        <w:id w:val="-620043763"/>
      </w:sdtPr>
      <w:sdtContent>
        <w:p w14:paraId="00000F4B" w14:textId="77777777" w:rsidR="00CF3663" w:rsidRDefault="00000000">
          <w:pPr>
            <w:numPr>
              <w:ilvl w:val="2"/>
              <w:numId w:val="218"/>
            </w:numPr>
            <w:tabs>
              <w:tab w:val="left" w:pos="720"/>
              <w:tab w:val="left" w:pos="1440"/>
              <w:tab w:val="left" w:pos="2160"/>
            </w:tabs>
            <w:spacing w:before="240" w:after="200"/>
            <w:rPr>
              <w:ins w:id="7511" w:author="BHA Regulatory Affairs Unit" w:date="2026-07-29T16:06:00Z"/>
            </w:rPr>
          </w:pPr>
          <w:sdt>
            <w:sdtPr>
              <w:tag w:val="goog_rdk_7468"/>
              <w:id w:val="522486813"/>
            </w:sdtPr>
            <w:sdtContent>
              <w:ins w:id="7512" w:author="BHA Regulatory Affairs Unit" w:date="2026-07-29T16:06:00Z">
                <w:r>
                  <w:t>Individualized based on an individual’s assessment; and</w:t>
                </w:r>
              </w:ins>
            </w:sdtContent>
          </w:sdt>
        </w:p>
      </w:sdtContent>
    </w:sdt>
    <w:sdt>
      <w:sdtPr>
        <w:tag w:val="goog_rdk_7471"/>
        <w:id w:val="476263490"/>
      </w:sdtPr>
      <w:sdtContent>
        <w:p w14:paraId="00000F4C" w14:textId="77777777" w:rsidR="00CF3663" w:rsidRDefault="00000000">
          <w:pPr>
            <w:numPr>
              <w:ilvl w:val="2"/>
              <w:numId w:val="218"/>
            </w:numPr>
            <w:tabs>
              <w:tab w:val="left" w:pos="720"/>
              <w:tab w:val="left" w:pos="1440"/>
              <w:tab w:val="left" w:pos="2160"/>
            </w:tabs>
            <w:spacing w:before="200"/>
            <w:rPr>
              <w:ins w:id="7513" w:author="BHA Regulatory Affairs Unit" w:date="2026-07-29T16:06:00Z"/>
            </w:rPr>
          </w:pPr>
          <w:sdt>
            <w:sdtPr>
              <w:tag w:val="goog_rdk_7470"/>
              <w:id w:val="1375983703"/>
            </w:sdtPr>
            <w:sdtContent>
              <w:ins w:id="7514" w:author="BHA Regulatory Affairs Unit" w:date="2026-07-29T16:06:00Z">
                <w:r>
                  <w:t>Available seven (7) calendar days per week directly or through formal affiliation.</w:t>
                </w:r>
              </w:ins>
            </w:sdtContent>
          </w:sdt>
        </w:p>
      </w:sdtContent>
    </w:sdt>
    <w:sdt>
      <w:sdtPr>
        <w:tag w:val="goog_rdk_7473"/>
        <w:id w:val="-1793387521"/>
      </w:sdtPr>
      <w:sdtContent>
        <w:p w14:paraId="00000F4D" w14:textId="77777777" w:rsidR="00CF3663" w:rsidRDefault="00000000">
          <w:pPr>
            <w:numPr>
              <w:ilvl w:val="3"/>
              <w:numId w:val="218"/>
            </w:numPr>
            <w:tabs>
              <w:tab w:val="left" w:pos="720"/>
              <w:tab w:val="left" w:pos="1440"/>
              <w:tab w:val="left" w:pos="2160"/>
            </w:tabs>
            <w:spacing w:before="200"/>
            <w:rPr>
              <w:ins w:id="7515" w:author="BHA Regulatory Affairs Unit" w:date="2026-07-29T16:06:00Z"/>
            </w:rPr>
          </w:pPr>
          <w:sdt>
            <w:sdtPr>
              <w:tag w:val="goog_rdk_7472"/>
              <w:id w:val="-1902091543"/>
            </w:sdtPr>
            <w:sdtContent>
              <w:ins w:id="7516" w:author="BHA Regulatory Affairs Unit" w:date="2026-07-29T16:06:00Z">
                <w:r>
                  <w:t>If services are provided through affiliation, daily or near-daily check-ins between the agency and the formal affiliate must occur regarding the care received.</w:t>
                </w:r>
              </w:ins>
            </w:sdtContent>
          </w:sdt>
        </w:p>
      </w:sdtContent>
    </w:sdt>
    <w:sdt>
      <w:sdtPr>
        <w:tag w:val="goog_rdk_7475"/>
        <w:id w:val="227094578"/>
      </w:sdtPr>
      <w:sdtContent>
        <w:p w14:paraId="00000F4E" w14:textId="77777777" w:rsidR="00CF3663" w:rsidRDefault="00000000">
          <w:pPr>
            <w:numPr>
              <w:ilvl w:val="1"/>
              <w:numId w:val="218"/>
            </w:numPr>
            <w:tabs>
              <w:tab w:val="left" w:pos="720"/>
              <w:tab w:val="left" w:pos="1440"/>
              <w:tab w:val="left" w:pos="2160"/>
            </w:tabs>
            <w:spacing w:before="200" w:after="200"/>
            <w:rPr>
              <w:ins w:id="7517" w:author="BHA Regulatory Affairs Unit" w:date="2026-07-29T16:06:00Z"/>
            </w:rPr>
          </w:pPr>
          <w:sdt>
            <w:sdtPr>
              <w:tag w:val="goog_rdk_7474"/>
              <w:id w:val="475774885"/>
            </w:sdtPr>
            <w:sdtContent>
              <w:ins w:id="7518" w:author="BHA Regulatory Affairs Unit" w:date="2026-07-29T16:06:00Z">
                <w:r>
                  <w:t>An individual may be excused from participation if their acute withdrawal or another condition prevents effective participation, at that time. This must be revisited frequently, with participation encouraged and expected once the acute episode passes.</w:t>
                </w:r>
              </w:ins>
            </w:sdtContent>
          </w:sdt>
        </w:p>
      </w:sdtContent>
    </w:sdt>
    <w:sdt>
      <w:sdtPr>
        <w:tag w:val="goog_rdk_7477"/>
        <w:id w:val="-482250788"/>
      </w:sdtPr>
      <w:sdtContent>
        <w:p w14:paraId="00000F4F" w14:textId="77777777" w:rsidR="00CF3663" w:rsidRDefault="00000000">
          <w:pPr>
            <w:numPr>
              <w:ilvl w:val="1"/>
              <w:numId w:val="218"/>
            </w:numPr>
            <w:tabs>
              <w:tab w:val="left" w:pos="720"/>
              <w:tab w:val="left" w:pos="1440"/>
              <w:tab w:val="left" w:pos="2160"/>
            </w:tabs>
            <w:spacing w:before="240" w:after="200"/>
            <w:rPr>
              <w:ins w:id="7519" w:author="BHA Regulatory Affairs Unit" w:date="2026-07-29T16:06:00Z"/>
            </w:rPr>
          </w:pPr>
          <w:sdt>
            <w:sdtPr>
              <w:tag w:val="goog_rdk_7476"/>
              <w:id w:val="1472958153"/>
            </w:sdtPr>
            <w:sdtContent>
              <w:ins w:id="7520" w:author="BHA Regulatory Affairs Unit" w:date="2026-07-29T16:06:00Z">
                <w:r>
                  <w:t>Agencies providing SUD or co-occurring MMRT services must be able to provide clinically managed residential intoxication and withdrawal management, including but not limited to:</w:t>
                </w:r>
              </w:ins>
            </w:sdtContent>
          </w:sdt>
        </w:p>
      </w:sdtContent>
    </w:sdt>
    <w:sdt>
      <w:sdtPr>
        <w:tag w:val="goog_rdk_7479"/>
        <w:id w:val="1037665687"/>
      </w:sdtPr>
      <w:sdtContent>
        <w:p w14:paraId="00000F50" w14:textId="77777777" w:rsidR="00CF3663" w:rsidRDefault="00000000">
          <w:pPr>
            <w:numPr>
              <w:ilvl w:val="2"/>
              <w:numId w:val="218"/>
            </w:numPr>
            <w:tabs>
              <w:tab w:val="left" w:pos="720"/>
              <w:tab w:val="left" w:pos="1440"/>
              <w:tab w:val="left" w:pos="2160"/>
            </w:tabs>
            <w:spacing w:before="240" w:after="200"/>
            <w:rPr>
              <w:ins w:id="7521" w:author="BHA Regulatory Affairs Unit" w:date="2026-07-29T16:06:00Z"/>
            </w:rPr>
          </w:pPr>
          <w:sdt>
            <w:sdtPr>
              <w:tag w:val="goog_rdk_7478"/>
              <w:id w:val="-86511451"/>
            </w:sdtPr>
            <w:sdtContent>
              <w:ins w:id="7522" w:author="BHA Regulatory Affairs Unit" w:date="2026-07-29T16:06:00Z">
                <w:r>
                  <w:t>Twenty-four (24) hour supervision, observation, and support of individuals who are intoxicated or experiencing withdrawal appropriate to this level of care;</w:t>
                </w:r>
              </w:ins>
            </w:sdtContent>
          </w:sdt>
        </w:p>
      </w:sdtContent>
    </w:sdt>
    <w:sdt>
      <w:sdtPr>
        <w:tag w:val="goog_rdk_7481"/>
        <w:id w:val="553083205"/>
      </w:sdtPr>
      <w:sdtContent>
        <w:p w14:paraId="00000F51" w14:textId="77777777" w:rsidR="00CF3663" w:rsidRDefault="00000000">
          <w:pPr>
            <w:numPr>
              <w:ilvl w:val="2"/>
              <w:numId w:val="218"/>
            </w:numPr>
            <w:tabs>
              <w:tab w:val="left" w:pos="720"/>
              <w:tab w:val="left" w:pos="1440"/>
              <w:tab w:val="left" w:pos="2160"/>
            </w:tabs>
            <w:spacing w:before="240" w:after="200"/>
            <w:rPr>
              <w:ins w:id="7523" w:author="BHA Regulatory Affairs Unit" w:date="2026-07-29T16:06:00Z"/>
            </w:rPr>
          </w:pPr>
          <w:sdt>
            <w:sdtPr>
              <w:tag w:val="goog_rdk_7480"/>
              <w:id w:val="-1295881062"/>
            </w:sdtPr>
            <w:sdtContent>
              <w:ins w:id="7524" w:author="BHA Regulatory Affairs Unit" w:date="2026-07-29T16:06:00Z">
                <w:r>
                  <w:t>Supervision of self-administered medications for withdrawal management in accordance with a prescription;</w:t>
                </w:r>
              </w:ins>
            </w:sdtContent>
          </w:sdt>
        </w:p>
      </w:sdtContent>
    </w:sdt>
    <w:sdt>
      <w:sdtPr>
        <w:tag w:val="goog_rdk_7483"/>
        <w:id w:val="920553723"/>
      </w:sdtPr>
      <w:sdtContent>
        <w:p w14:paraId="00000F52" w14:textId="77777777" w:rsidR="00CF3663" w:rsidRDefault="00000000">
          <w:pPr>
            <w:numPr>
              <w:ilvl w:val="2"/>
              <w:numId w:val="218"/>
            </w:numPr>
            <w:tabs>
              <w:tab w:val="left" w:pos="720"/>
              <w:tab w:val="left" w:pos="1440"/>
              <w:tab w:val="left" w:pos="2160"/>
            </w:tabs>
            <w:spacing w:before="240" w:after="200"/>
            <w:rPr>
              <w:ins w:id="7525" w:author="BHA Regulatory Affairs Unit" w:date="2026-07-29T16:06:00Z"/>
            </w:rPr>
          </w:pPr>
          <w:sdt>
            <w:sdtPr>
              <w:tag w:val="goog_rdk_7482"/>
              <w:id w:val="1600608132"/>
            </w:sdtPr>
            <w:sdtContent>
              <w:ins w:id="7526" w:author="BHA Regulatory Affairs Unit" w:date="2026-07-29T16:06:00Z">
                <w:r>
                  <w:t>Clinical monitoring of withdrawal, including use of physician-established protocols to monitor changes in status that may require medication consultation or transition in level of care;</w:t>
                </w:r>
              </w:ins>
            </w:sdtContent>
          </w:sdt>
        </w:p>
      </w:sdtContent>
    </w:sdt>
    <w:sdt>
      <w:sdtPr>
        <w:tag w:val="goog_rdk_7485"/>
        <w:id w:val="-517360357"/>
      </w:sdtPr>
      <w:sdtContent>
        <w:p w14:paraId="00000F53" w14:textId="77777777" w:rsidR="00CF3663" w:rsidRDefault="00000000">
          <w:pPr>
            <w:numPr>
              <w:ilvl w:val="2"/>
              <w:numId w:val="218"/>
            </w:numPr>
            <w:tabs>
              <w:tab w:val="left" w:pos="720"/>
              <w:tab w:val="left" w:pos="1440"/>
              <w:tab w:val="left" w:pos="2160"/>
            </w:tabs>
            <w:spacing w:before="240" w:after="200"/>
            <w:rPr>
              <w:ins w:id="7527" w:author="BHA Regulatory Affairs Unit" w:date="2026-07-29T16:06:00Z"/>
            </w:rPr>
          </w:pPr>
          <w:sdt>
            <w:sdtPr>
              <w:tag w:val="goog_rdk_7484"/>
              <w:id w:val="-602935063"/>
            </w:sdtPr>
            <w:sdtContent>
              <w:ins w:id="7528" w:author="BHA Regulatory Affairs Unit" w:date="2026-07-29T16:06:00Z">
                <w:r>
                  <w:t>Psychosocial services designed to support completion of the withdrawal management process; and</w:t>
                </w:r>
              </w:ins>
            </w:sdtContent>
          </w:sdt>
        </w:p>
      </w:sdtContent>
    </w:sdt>
    <w:sdt>
      <w:sdtPr>
        <w:tag w:val="goog_rdk_7487"/>
        <w:id w:val="420348903"/>
      </w:sdtPr>
      <w:sdtContent>
        <w:p w14:paraId="00000F54" w14:textId="77777777" w:rsidR="00CF3663" w:rsidRDefault="00000000">
          <w:pPr>
            <w:numPr>
              <w:ilvl w:val="2"/>
              <w:numId w:val="218"/>
            </w:numPr>
            <w:tabs>
              <w:tab w:val="left" w:pos="720"/>
              <w:tab w:val="left" w:pos="1440"/>
            </w:tabs>
            <w:spacing w:before="240"/>
            <w:rPr>
              <w:ins w:id="7529" w:author="BHA Regulatory Affairs Unit" w:date="2026-07-29T16:06:00Z"/>
            </w:rPr>
          </w:pPr>
          <w:sdt>
            <w:sdtPr>
              <w:tag w:val="goog_rdk_7486"/>
              <w:id w:val="-261594406"/>
            </w:sdtPr>
            <w:sdtContent>
              <w:ins w:id="7530" w:author="BHA Regulatory Affairs Unit" w:date="2026-07-29T16:06:00Z">
                <w:r>
                  <w:t>Providing access to withdrawal management medication, which may include controlled substance medications, within four (4) hours of medical personnel determination either directly provided by the agency, or through transfer/care coordination to a necessary level of care.</w:t>
                </w:r>
              </w:ins>
            </w:sdtContent>
          </w:sdt>
        </w:p>
      </w:sdtContent>
    </w:sdt>
    <w:sdt>
      <w:sdtPr>
        <w:tag w:val="goog_rdk_7489"/>
        <w:id w:val="-874560679"/>
      </w:sdtPr>
      <w:sdtContent>
        <w:p w14:paraId="00000F55" w14:textId="77777777" w:rsidR="00CF3663" w:rsidRDefault="00000000">
          <w:pPr>
            <w:numPr>
              <w:ilvl w:val="1"/>
              <w:numId w:val="218"/>
            </w:numPr>
            <w:tabs>
              <w:tab w:val="left" w:pos="720"/>
              <w:tab w:val="left" w:pos="1440"/>
              <w:tab w:val="left" w:pos="2160"/>
            </w:tabs>
            <w:spacing w:before="240" w:after="200"/>
            <w:rPr>
              <w:ins w:id="7531" w:author="BHA Regulatory Affairs Unit" w:date="2026-07-29T16:06:00Z"/>
            </w:rPr>
          </w:pPr>
          <w:sdt>
            <w:sdtPr>
              <w:tag w:val="goog_rdk_7488"/>
              <w:id w:val="990653078"/>
            </w:sdtPr>
            <w:sdtContent>
              <w:ins w:id="7532" w:author="BHA Regulatory Affairs Unit" w:date="2026-07-29T16:06:00Z">
                <w:r>
                  <w:t>Personnel must verify and document the whereabouts and wellness of each individual who is on-site as determined by clinical and/or medical assessment. Intervals in which safety checks are completed are to not exceed:</w:t>
                </w:r>
              </w:ins>
            </w:sdtContent>
          </w:sdt>
        </w:p>
      </w:sdtContent>
    </w:sdt>
    <w:sdt>
      <w:sdtPr>
        <w:tag w:val="goog_rdk_7491"/>
        <w:id w:val="-722508178"/>
      </w:sdtPr>
      <w:sdtContent>
        <w:p w14:paraId="00000F56" w14:textId="77777777" w:rsidR="00CF3663" w:rsidRDefault="00000000">
          <w:pPr>
            <w:numPr>
              <w:ilvl w:val="2"/>
              <w:numId w:val="218"/>
            </w:numPr>
            <w:tabs>
              <w:tab w:val="left" w:pos="720"/>
              <w:tab w:val="left" w:pos="1440"/>
              <w:tab w:val="left" w:pos="2160"/>
            </w:tabs>
            <w:spacing w:before="240" w:after="200"/>
            <w:rPr>
              <w:ins w:id="7533" w:author="BHA Regulatory Affairs Unit" w:date="2026-07-29T16:06:00Z"/>
            </w:rPr>
          </w:pPr>
          <w:sdt>
            <w:sdtPr>
              <w:tag w:val="goog_rdk_7490"/>
              <w:id w:val="1161438229"/>
            </w:sdtPr>
            <w:sdtContent>
              <w:ins w:id="7534" w:author="BHA Regulatory Affairs Unit" w:date="2026-07-29T16:06:00Z">
                <w:r>
                  <w:t>Between 6:00 am and 10:00 p.m., at least once every hour; and</w:t>
                </w:r>
              </w:ins>
            </w:sdtContent>
          </w:sdt>
        </w:p>
      </w:sdtContent>
    </w:sdt>
    <w:sdt>
      <w:sdtPr>
        <w:tag w:val="goog_rdk_7493"/>
        <w:id w:val="-1539601233"/>
      </w:sdtPr>
      <w:sdtContent>
        <w:p w14:paraId="00000F57" w14:textId="77777777" w:rsidR="00CF3663" w:rsidRDefault="00000000">
          <w:pPr>
            <w:numPr>
              <w:ilvl w:val="2"/>
              <w:numId w:val="218"/>
            </w:numPr>
            <w:tabs>
              <w:tab w:val="left" w:pos="720"/>
              <w:tab w:val="left" w:pos="1440"/>
              <w:tab w:val="left" w:pos="2160"/>
            </w:tabs>
            <w:spacing w:before="240" w:after="200"/>
            <w:rPr>
              <w:ins w:id="7535" w:author="BHA Regulatory Affairs Unit" w:date="2026-07-29T16:06:00Z"/>
            </w:rPr>
          </w:pPr>
          <w:sdt>
            <w:sdtPr>
              <w:tag w:val="goog_rdk_7492"/>
              <w:id w:val="483670128"/>
            </w:sdtPr>
            <w:sdtContent>
              <w:ins w:id="7536" w:author="BHA Regulatory Affairs Unit" w:date="2026-07-29T16:06:00Z">
                <w:r>
                  <w:t>Between 10:00 p.m. and 6:00 a.m., at least once every hour, unless otherwise determined by clinical and/or medical assessment and documented in an individual’s file.</w:t>
                </w:r>
              </w:ins>
            </w:sdtContent>
          </w:sdt>
        </w:p>
      </w:sdtContent>
    </w:sdt>
    <w:sdt>
      <w:sdtPr>
        <w:tag w:val="goog_rdk_7495"/>
        <w:id w:val="-509058975"/>
      </w:sdtPr>
      <w:sdtContent>
        <w:p w14:paraId="00000F58" w14:textId="77777777" w:rsidR="00CF3663" w:rsidRDefault="00000000">
          <w:pPr>
            <w:numPr>
              <w:ilvl w:val="3"/>
              <w:numId w:val="218"/>
            </w:numPr>
            <w:tabs>
              <w:tab w:val="left" w:pos="720"/>
              <w:tab w:val="left" w:pos="1440"/>
              <w:tab w:val="left" w:pos="2160"/>
            </w:tabs>
            <w:spacing w:before="240" w:after="200"/>
            <w:rPr>
              <w:ins w:id="7537" w:author="BHA Regulatory Affairs Unit" w:date="2026-07-29T16:06:00Z"/>
            </w:rPr>
          </w:pPr>
          <w:sdt>
            <w:sdtPr>
              <w:tag w:val="goog_rdk_7494"/>
              <w:id w:val="-538608265"/>
            </w:sdtPr>
            <w:sdtContent>
              <w:ins w:id="7538" w:author="BHA Regulatory Affairs Unit" w:date="2026-07-29T16:06:00Z">
                <w:r>
                  <w:t>Additional needs for off-site supervision and/or peer support must be determined on an individual basis and aligned with an agency’s policies and procedures.</w:t>
                </w:r>
              </w:ins>
            </w:sdtContent>
          </w:sdt>
        </w:p>
      </w:sdtContent>
    </w:sdt>
    <w:sdt>
      <w:sdtPr>
        <w:tag w:val="goog_rdk_7497"/>
        <w:id w:val="1229869393"/>
      </w:sdtPr>
      <w:sdtContent>
        <w:p w14:paraId="00000F59" w14:textId="77777777" w:rsidR="00CF3663" w:rsidRDefault="00000000">
          <w:pPr>
            <w:numPr>
              <w:ilvl w:val="1"/>
              <w:numId w:val="218"/>
            </w:numPr>
            <w:tabs>
              <w:tab w:val="left" w:pos="720"/>
              <w:tab w:val="left" w:pos="1440"/>
              <w:tab w:val="left" w:pos="2160"/>
            </w:tabs>
            <w:spacing w:before="240" w:after="200"/>
            <w:rPr>
              <w:ins w:id="7539" w:author="BHA Regulatory Affairs Unit" w:date="2026-07-29T16:06:00Z"/>
            </w:rPr>
          </w:pPr>
          <w:sdt>
            <w:sdtPr>
              <w:tag w:val="goog_rdk_7496"/>
              <w:id w:val="915666235"/>
            </w:sdtPr>
            <w:sdtContent>
              <w:ins w:id="7540" w:author="BHA Regulatory Affairs Unit" w:date="2026-07-29T16:06:00Z">
                <w:r>
                  <w:t>If an agency does not provide a treatment approach or support service necessary to meet an individual’s treatment needs, the agency must ensure that care coordination occurs.</w:t>
                </w:r>
              </w:ins>
            </w:sdtContent>
          </w:sdt>
        </w:p>
      </w:sdtContent>
    </w:sdt>
    <w:sdt>
      <w:sdtPr>
        <w:tag w:val="goog_rdk_7499"/>
        <w:id w:val="1270389475"/>
      </w:sdtPr>
      <w:sdtContent>
        <w:p w14:paraId="00000F5A" w14:textId="77777777" w:rsidR="00CF3663" w:rsidRDefault="00000000">
          <w:pPr>
            <w:numPr>
              <w:ilvl w:val="0"/>
              <w:numId w:val="218"/>
            </w:numPr>
            <w:tabs>
              <w:tab w:val="left" w:pos="720"/>
              <w:tab w:val="left" w:pos="1440"/>
              <w:tab w:val="left" w:pos="2160"/>
            </w:tabs>
            <w:spacing w:before="240" w:after="200"/>
            <w:rPr>
              <w:ins w:id="7541" w:author="BHA Regulatory Affairs Unit" w:date="2026-07-29T16:06:00Z"/>
            </w:rPr>
          </w:pPr>
          <w:sdt>
            <w:sdtPr>
              <w:tag w:val="goog_rdk_7498"/>
              <w:id w:val="-1632353799"/>
            </w:sdtPr>
            <w:sdtContent>
              <w:ins w:id="7542" w:author="BHA Regulatory Affairs Unit" w:date="2026-07-29T16:06:00Z">
                <w:r>
                  <w:t>Support systems</w:t>
                </w:r>
              </w:ins>
            </w:sdtContent>
          </w:sdt>
        </w:p>
      </w:sdtContent>
    </w:sdt>
    <w:sdt>
      <w:sdtPr>
        <w:tag w:val="goog_rdk_7501"/>
        <w:id w:val="1930654585"/>
      </w:sdtPr>
      <w:sdtContent>
        <w:p w14:paraId="00000F5B" w14:textId="77777777" w:rsidR="00CF3663" w:rsidRDefault="00000000">
          <w:pPr>
            <w:numPr>
              <w:ilvl w:val="1"/>
              <w:numId w:val="218"/>
            </w:numPr>
            <w:tabs>
              <w:tab w:val="left" w:pos="720"/>
              <w:tab w:val="left" w:pos="1440"/>
              <w:tab w:val="left" w:pos="2160"/>
            </w:tabs>
            <w:spacing w:before="240" w:after="200"/>
            <w:rPr>
              <w:ins w:id="7543" w:author="BHA Regulatory Affairs Unit" w:date="2026-07-29T16:06:00Z"/>
            </w:rPr>
          </w:pPr>
          <w:sdt>
            <w:sdtPr>
              <w:tag w:val="goog_rdk_7500"/>
              <w:id w:val="36170288"/>
            </w:sdtPr>
            <w:sdtContent>
              <w:ins w:id="7544" w:author="BHA Regulatory Affairs Unit" w:date="2026-07-29T16:06:00Z">
                <w:r>
                  <w:t>Agencies must ensure the availability of telehealth or on-site consultation with an authorized practitioner or nurse twenty-four (24) hours per day, seven (7) days per week.</w:t>
                </w:r>
              </w:ins>
            </w:sdtContent>
          </w:sdt>
        </w:p>
      </w:sdtContent>
    </w:sdt>
    <w:sdt>
      <w:sdtPr>
        <w:tag w:val="goog_rdk_7503"/>
        <w:id w:val="-1475513297"/>
      </w:sdtPr>
      <w:sdtContent>
        <w:p w14:paraId="00000F5C" w14:textId="77777777" w:rsidR="00CF3663" w:rsidRDefault="00000000">
          <w:pPr>
            <w:numPr>
              <w:ilvl w:val="1"/>
              <w:numId w:val="218"/>
            </w:numPr>
            <w:tabs>
              <w:tab w:val="left" w:pos="720"/>
              <w:tab w:val="left" w:pos="1440"/>
              <w:tab w:val="left" w:pos="2160"/>
            </w:tabs>
            <w:spacing w:before="240" w:after="200"/>
            <w:rPr>
              <w:ins w:id="7545" w:author="BHA Regulatory Affairs Unit" w:date="2026-07-29T16:06:00Z"/>
            </w:rPr>
          </w:pPr>
          <w:sdt>
            <w:sdtPr>
              <w:tag w:val="goog_rdk_7502"/>
              <w:id w:val="1483242269"/>
            </w:sdtPr>
            <w:sdtContent>
              <w:ins w:id="7546" w:author="BHA Regulatory Affairs Unit" w:date="2026-07-29T16:06:00Z">
                <w:r>
                  <w:t>Agencies must ensure the availability of urgent and emergent consultation with medical support and emergency services twenty-four (24) hours per day, seven (7) days per week.</w:t>
                </w:r>
              </w:ins>
            </w:sdtContent>
          </w:sdt>
        </w:p>
      </w:sdtContent>
    </w:sdt>
    <w:sdt>
      <w:sdtPr>
        <w:tag w:val="goog_rdk_7505"/>
        <w:id w:val="2103748906"/>
      </w:sdtPr>
      <w:sdtContent>
        <w:p w14:paraId="00000F5D" w14:textId="77777777" w:rsidR="00CF3663" w:rsidRDefault="00000000">
          <w:pPr>
            <w:numPr>
              <w:ilvl w:val="1"/>
              <w:numId w:val="218"/>
            </w:numPr>
            <w:tabs>
              <w:tab w:val="left" w:pos="720"/>
              <w:tab w:val="left" w:pos="1440"/>
              <w:tab w:val="left" w:pos="2160"/>
            </w:tabs>
            <w:spacing w:before="240" w:after="200"/>
            <w:rPr>
              <w:ins w:id="7547" w:author="BHA Regulatory Affairs Unit" w:date="2026-07-29T16:06:00Z"/>
            </w:rPr>
          </w:pPr>
          <w:sdt>
            <w:sdtPr>
              <w:tag w:val="goog_rdk_7504"/>
              <w:id w:val="-1961340853"/>
            </w:sdtPr>
            <w:sdtContent>
              <w:ins w:id="7548" w:author="BHA Regulatory Affairs Unit" w:date="2026-07-29T16:06:00Z">
                <w:r>
                  <w:t>Agencies must have the capacity to arrange for MAT and/or psychiatric medications in a timely manner for individuals served.</w:t>
                </w:r>
              </w:ins>
            </w:sdtContent>
          </w:sdt>
        </w:p>
      </w:sdtContent>
    </w:sdt>
    <w:sdt>
      <w:sdtPr>
        <w:tag w:val="goog_rdk_7507"/>
        <w:id w:val="-1627197851"/>
      </w:sdtPr>
      <w:sdtContent>
        <w:p w14:paraId="00000F5E" w14:textId="77777777" w:rsidR="00CF3663" w:rsidRDefault="00000000">
          <w:pPr>
            <w:numPr>
              <w:ilvl w:val="2"/>
              <w:numId w:val="218"/>
            </w:numPr>
            <w:tabs>
              <w:tab w:val="left" w:pos="720"/>
              <w:tab w:val="left" w:pos="1440"/>
            </w:tabs>
            <w:spacing w:before="240"/>
            <w:rPr>
              <w:ins w:id="7549" w:author="BHA Regulatory Affairs Unit" w:date="2026-07-29T16:06:00Z"/>
            </w:rPr>
          </w:pPr>
          <w:sdt>
            <w:sdtPr>
              <w:tag w:val="goog_rdk_7506"/>
              <w:id w:val="988691156"/>
            </w:sdtPr>
            <w:sdtContent>
              <w:ins w:id="7550" w:author="BHA Regulatory Affairs Unit" w:date="2026-07-29T16:06:00Z">
                <w:r>
                  <w:t>This may include services provided through coordination and referral but must not exceed four (4) hours from the time the need is identified to when the service is completed.</w:t>
                </w:r>
              </w:ins>
            </w:sdtContent>
          </w:sdt>
        </w:p>
      </w:sdtContent>
    </w:sdt>
    <w:sdt>
      <w:sdtPr>
        <w:tag w:val="goog_rdk_7509"/>
        <w:id w:val="-928459864"/>
      </w:sdtPr>
      <w:sdtContent>
        <w:p w14:paraId="00000F5F" w14:textId="77777777" w:rsidR="00CF3663" w:rsidRDefault="00000000">
          <w:pPr>
            <w:numPr>
              <w:ilvl w:val="1"/>
              <w:numId w:val="218"/>
            </w:numPr>
            <w:tabs>
              <w:tab w:val="left" w:pos="720"/>
              <w:tab w:val="left" w:pos="1440"/>
              <w:tab w:val="left" w:pos="2160"/>
            </w:tabs>
            <w:spacing w:before="240" w:after="200"/>
            <w:rPr>
              <w:ins w:id="7551" w:author="BHA Regulatory Affairs Unit" w:date="2026-07-29T16:06:00Z"/>
            </w:rPr>
          </w:pPr>
          <w:sdt>
            <w:sdtPr>
              <w:tag w:val="goog_rdk_7508"/>
              <w:id w:val="-1479266271"/>
            </w:sdtPr>
            <w:sdtContent>
              <w:ins w:id="7552" w:author="BHA Regulatory Affairs Unit" w:date="2026-07-29T16:06:00Z">
                <w:r>
                  <w:t>Agencies must ensure the availability of additional medical specialty consultation, psychological, laboratory, and toxicology services.</w:t>
                </w:r>
              </w:ins>
            </w:sdtContent>
          </w:sdt>
        </w:p>
      </w:sdtContent>
    </w:sdt>
    <w:sdt>
      <w:sdtPr>
        <w:tag w:val="goog_rdk_7511"/>
        <w:id w:val="1117732450"/>
      </w:sdtPr>
      <w:sdtContent>
        <w:p w14:paraId="00000F60" w14:textId="77777777" w:rsidR="00CF3663" w:rsidRDefault="00000000">
          <w:pPr>
            <w:numPr>
              <w:ilvl w:val="1"/>
              <w:numId w:val="218"/>
            </w:numPr>
            <w:tabs>
              <w:tab w:val="left" w:pos="720"/>
              <w:tab w:val="left" w:pos="1440"/>
              <w:tab w:val="left" w:pos="2160"/>
            </w:tabs>
            <w:spacing w:before="240" w:after="200"/>
            <w:rPr>
              <w:ins w:id="7553" w:author="BHA Regulatory Affairs Unit" w:date="2026-07-29T16:06:00Z"/>
            </w:rPr>
          </w:pPr>
          <w:sdt>
            <w:sdtPr>
              <w:tag w:val="goog_rdk_7510"/>
              <w:id w:val="353806398"/>
            </w:sdtPr>
            <w:sdtContent>
              <w:ins w:id="7554" w:author="BHA Regulatory Affairs Unit" w:date="2026-07-29T16:06:00Z">
                <w:r>
                  <w:t>Agencies must ensure that psychiatric services, if not provided, are available on-site or through consultation or referral within eight (8) hours by telehealth, or twenty-four (24) hours in-person.</w:t>
                </w:r>
              </w:ins>
            </w:sdtContent>
          </w:sdt>
        </w:p>
      </w:sdtContent>
    </w:sdt>
    <w:sdt>
      <w:sdtPr>
        <w:tag w:val="goog_rdk_7513"/>
        <w:id w:val="-469565563"/>
      </w:sdtPr>
      <w:sdtContent>
        <w:p w14:paraId="00000F61" w14:textId="77777777" w:rsidR="00CF3663" w:rsidRDefault="00000000">
          <w:pPr>
            <w:numPr>
              <w:ilvl w:val="0"/>
              <w:numId w:val="218"/>
            </w:numPr>
            <w:tabs>
              <w:tab w:val="left" w:pos="720"/>
              <w:tab w:val="left" w:pos="1440"/>
              <w:tab w:val="left" w:pos="2160"/>
            </w:tabs>
            <w:spacing w:before="240" w:after="200"/>
            <w:rPr>
              <w:ins w:id="7555" w:author="BHA Regulatory Affairs Unit" w:date="2026-07-29T16:06:00Z"/>
            </w:rPr>
          </w:pPr>
          <w:sdt>
            <w:sdtPr>
              <w:tag w:val="goog_rdk_7512"/>
              <w:id w:val="807790020"/>
            </w:sdtPr>
            <w:sdtContent>
              <w:ins w:id="7556" w:author="BHA Regulatory Affairs Unit" w:date="2026-07-29T16:06:00Z">
                <w:r>
                  <w:t>Admission procedures</w:t>
                </w:r>
              </w:ins>
            </w:sdtContent>
          </w:sdt>
        </w:p>
      </w:sdtContent>
    </w:sdt>
    <w:sdt>
      <w:sdtPr>
        <w:tag w:val="goog_rdk_7515"/>
        <w:id w:val="-1986354541"/>
      </w:sdtPr>
      <w:sdtContent>
        <w:p w14:paraId="00000F62" w14:textId="77777777" w:rsidR="00CF3663" w:rsidRDefault="00000000">
          <w:pPr>
            <w:numPr>
              <w:ilvl w:val="1"/>
              <w:numId w:val="218"/>
            </w:numPr>
            <w:tabs>
              <w:tab w:val="left" w:pos="720"/>
              <w:tab w:val="left" w:pos="1440"/>
              <w:tab w:val="left" w:pos="2160"/>
            </w:tabs>
            <w:spacing w:before="240" w:after="200"/>
            <w:rPr>
              <w:ins w:id="7557" w:author="BHA Regulatory Affairs Unit" w:date="2026-07-29T16:06:00Z"/>
            </w:rPr>
          </w:pPr>
          <w:sdt>
            <w:sdtPr>
              <w:tag w:val="goog_rdk_7514"/>
              <w:id w:val="-630508857"/>
            </w:sdtPr>
            <w:sdtContent>
              <w:ins w:id="7558" w:author="BHA Regulatory Affairs Unit" w:date="2026-07-29T16:06:00Z">
                <w:r>
                  <w:t xml:space="preserve">Admission procedures for agencies providing MMRT services must include a comprehensive assessment performed at admission that includes: </w:t>
                </w:r>
              </w:ins>
            </w:sdtContent>
          </w:sdt>
        </w:p>
      </w:sdtContent>
    </w:sdt>
    <w:sdt>
      <w:sdtPr>
        <w:tag w:val="goog_rdk_7517"/>
        <w:id w:val="-1293590952"/>
      </w:sdtPr>
      <w:sdtContent>
        <w:p w14:paraId="00000F63" w14:textId="77777777" w:rsidR="00CF3663" w:rsidRDefault="00000000">
          <w:pPr>
            <w:numPr>
              <w:ilvl w:val="2"/>
              <w:numId w:val="218"/>
            </w:numPr>
            <w:tabs>
              <w:tab w:val="left" w:pos="720"/>
              <w:tab w:val="left" w:pos="1440"/>
              <w:tab w:val="left" w:pos="2160"/>
            </w:tabs>
            <w:spacing w:before="240" w:after="200"/>
            <w:rPr>
              <w:ins w:id="7559" w:author="BHA Regulatory Affairs Unit" w:date="2026-07-29T16:06:00Z"/>
            </w:rPr>
          </w:pPr>
          <w:sdt>
            <w:sdtPr>
              <w:tag w:val="goog_rdk_7516"/>
              <w:id w:val="509123977"/>
            </w:sdtPr>
            <w:sdtContent>
              <w:ins w:id="7560" w:author="BHA Regulatory Affairs Unit" w:date="2026-07-29T16:06:00Z">
                <w:r>
                  <w:t>A comprehensive medical history;</w:t>
                </w:r>
              </w:ins>
            </w:sdtContent>
          </w:sdt>
        </w:p>
      </w:sdtContent>
    </w:sdt>
    <w:sdt>
      <w:sdtPr>
        <w:tag w:val="goog_rdk_7519"/>
        <w:id w:val="265646456"/>
      </w:sdtPr>
      <w:sdtContent>
        <w:p w14:paraId="00000F64" w14:textId="77777777" w:rsidR="00CF3663" w:rsidRDefault="00000000">
          <w:pPr>
            <w:numPr>
              <w:ilvl w:val="2"/>
              <w:numId w:val="218"/>
            </w:numPr>
            <w:tabs>
              <w:tab w:val="left" w:pos="720"/>
              <w:tab w:val="left" w:pos="1440"/>
              <w:tab w:val="left" w:pos="2160"/>
            </w:tabs>
            <w:spacing w:before="240" w:after="200"/>
            <w:rPr>
              <w:ins w:id="7561" w:author="BHA Regulatory Affairs Unit" w:date="2026-07-29T16:06:00Z"/>
            </w:rPr>
          </w:pPr>
          <w:sdt>
            <w:sdtPr>
              <w:tag w:val="goog_rdk_7518"/>
              <w:id w:val="1119098821"/>
            </w:sdtPr>
            <w:sdtContent>
              <w:ins w:id="7562" w:author="BHA Regulatory Affairs Unit" w:date="2026-07-29T16:06:00Z">
                <w:r>
                  <w:t>Vitals, including pulse oximetry;</w:t>
                </w:r>
              </w:ins>
            </w:sdtContent>
          </w:sdt>
        </w:p>
      </w:sdtContent>
    </w:sdt>
    <w:sdt>
      <w:sdtPr>
        <w:tag w:val="goog_rdk_7521"/>
        <w:id w:val="947569482"/>
      </w:sdtPr>
      <w:sdtContent>
        <w:p w14:paraId="00000F65" w14:textId="77777777" w:rsidR="00CF3663" w:rsidRDefault="00000000">
          <w:pPr>
            <w:numPr>
              <w:ilvl w:val="2"/>
              <w:numId w:val="218"/>
            </w:numPr>
            <w:tabs>
              <w:tab w:val="left" w:pos="720"/>
              <w:tab w:val="left" w:pos="1440"/>
              <w:tab w:val="left" w:pos="2160"/>
            </w:tabs>
            <w:spacing w:before="240" w:after="200"/>
            <w:rPr>
              <w:ins w:id="7563" w:author="BHA Regulatory Affairs Unit" w:date="2026-07-29T16:06:00Z"/>
            </w:rPr>
          </w:pPr>
          <w:sdt>
            <w:sdtPr>
              <w:tag w:val="goog_rdk_7520"/>
              <w:id w:val="-793735693"/>
            </w:sdtPr>
            <w:sdtContent>
              <w:ins w:id="7564" w:author="BHA Regulatory Affairs Unit" w:date="2026-07-29T16:06:00Z">
                <w:r>
                  <w:t>A history of present illness;</w:t>
                </w:r>
              </w:ins>
            </w:sdtContent>
          </w:sdt>
        </w:p>
      </w:sdtContent>
    </w:sdt>
    <w:sdt>
      <w:sdtPr>
        <w:tag w:val="goog_rdk_7523"/>
        <w:id w:val="-1963292285"/>
      </w:sdtPr>
      <w:sdtContent>
        <w:p w14:paraId="00000F66" w14:textId="77777777" w:rsidR="00CF3663" w:rsidRDefault="00000000">
          <w:pPr>
            <w:numPr>
              <w:ilvl w:val="2"/>
              <w:numId w:val="218"/>
            </w:numPr>
            <w:tabs>
              <w:tab w:val="left" w:pos="720"/>
              <w:tab w:val="left" w:pos="1440"/>
              <w:tab w:val="left" w:pos="2160"/>
            </w:tabs>
            <w:spacing w:before="240" w:after="200"/>
            <w:rPr>
              <w:ins w:id="7565" w:author="BHA Regulatory Affairs Unit" w:date="2026-07-29T16:06:00Z"/>
            </w:rPr>
          </w:pPr>
          <w:sdt>
            <w:sdtPr>
              <w:tag w:val="goog_rdk_7522"/>
              <w:id w:val="1738909155"/>
            </w:sdtPr>
            <w:sdtContent>
              <w:ins w:id="7566" w:author="BHA Regulatory Affairs Unit" w:date="2026-07-29T16:06:00Z">
                <w:r>
                  <w:t>A baseline evaluation of withdrawal severity and risks;</w:t>
                </w:r>
              </w:ins>
            </w:sdtContent>
          </w:sdt>
        </w:p>
      </w:sdtContent>
    </w:sdt>
    <w:sdt>
      <w:sdtPr>
        <w:tag w:val="goog_rdk_7525"/>
        <w:id w:val="1519612850"/>
      </w:sdtPr>
      <w:sdtContent>
        <w:p w14:paraId="00000F67" w14:textId="77777777" w:rsidR="00CF3663" w:rsidRDefault="00000000">
          <w:pPr>
            <w:numPr>
              <w:ilvl w:val="2"/>
              <w:numId w:val="218"/>
            </w:numPr>
            <w:tabs>
              <w:tab w:val="left" w:pos="720"/>
              <w:tab w:val="left" w:pos="1440"/>
              <w:tab w:val="left" w:pos="2160"/>
            </w:tabs>
            <w:spacing w:before="240" w:after="200"/>
            <w:rPr>
              <w:ins w:id="7567" w:author="BHA Regulatory Affairs Unit" w:date="2026-07-29T16:06:00Z"/>
            </w:rPr>
          </w:pPr>
          <w:sdt>
            <w:sdtPr>
              <w:tag w:val="goog_rdk_7524"/>
              <w:id w:val="-991035699"/>
            </w:sdtPr>
            <w:sdtContent>
              <w:ins w:id="7568" w:author="BHA Regulatory Affairs Unit" w:date="2026-07-29T16:06:00Z">
                <w:r>
                  <w:t>An assessment of current biomedical, psychiatric, and cognitive concerns and medication review;</w:t>
                </w:r>
              </w:ins>
            </w:sdtContent>
          </w:sdt>
        </w:p>
      </w:sdtContent>
    </w:sdt>
    <w:sdt>
      <w:sdtPr>
        <w:tag w:val="goog_rdk_7527"/>
        <w:id w:val="1232375963"/>
      </w:sdtPr>
      <w:sdtContent>
        <w:p w14:paraId="00000F68" w14:textId="77777777" w:rsidR="00CF3663" w:rsidRDefault="00000000">
          <w:pPr>
            <w:numPr>
              <w:ilvl w:val="2"/>
              <w:numId w:val="218"/>
            </w:numPr>
            <w:tabs>
              <w:tab w:val="left" w:pos="720"/>
              <w:tab w:val="left" w:pos="1440"/>
              <w:tab w:val="left" w:pos="2160"/>
            </w:tabs>
            <w:spacing w:before="240" w:after="200"/>
            <w:rPr>
              <w:ins w:id="7569" w:author="BHA Regulatory Affairs Unit" w:date="2026-07-29T16:06:00Z"/>
            </w:rPr>
          </w:pPr>
          <w:sdt>
            <w:sdtPr>
              <w:tag w:val="goog_rdk_7526"/>
              <w:id w:val="546040302"/>
            </w:sdtPr>
            <w:sdtContent>
              <w:ins w:id="7570" w:author="BHA Regulatory Affairs Unit" w:date="2026-07-29T16:06:00Z">
                <w:r>
                  <w:t>Sufficient laboratory, drug testing, and toxicology services as well as biopsychosocial screening, self-reporting, and observation to determine appropriate level of care; and</w:t>
                </w:r>
              </w:ins>
            </w:sdtContent>
          </w:sdt>
        </w:p>
      </w:sdtContent>
    </w:sdt>
    <w:sdt>
      <w:sdtPr>
        <w:tag w:val="goog_rdk_7529"/>
        <w:id w:val="1139297687"/>
      </w:sdtPr>
      <w:sdtContent>
        <w:p w14:paraId="00000F69" w14:textId="77777777" w:rsidR="00CF3663" w:rsidRDefault="00000000">
          <w:pPr>
            <w:numPr>
              <w:ilvl w:val="2"/>
              <w:numId w:val="218"/>
            </w:numPr>
            <w:tabs>
              <w:tab w:val="left" w:pos="720"/>
              <w:tab w:val="left" w:pos="1440"/>
              <w:tab w:val="left" w:pos="2160"/>
            </w:tabs>
            <w:spacing w:before="240" w:after="200"/>
            <w:rPr>
              <w:ins w:id="7571" w:author="BHA Regulatory Affairs Unit" w:date="2026-07-29T16:06:00Z"/>
            </w:rPr>
          </w:pPr>
          <w:sdt>
            <w:sdtPr>
              <w:tag w:val="goog_rdk_7528"/>
              <w:id w:val="601188675"/>
            </w:sdtPr>
            <w:sdtContent>
              <w:ins w:id="7572" w:author="BHA Regulatory Affairs Unit" w:date="2026-07-29T16:06:00Z">
                <w:r>
                  <w:t>A pregnancy screening for pregnancy-capable individuals.</w:t>
                </w:r>
              </w:ins>
            </w:sdtContent>
          </w:sdt>
        </w:p>
      </w:sdtContent>
    </w:sdt>
    <w:sdt>
      <w:sdtPr>
        <w:tag w:val="goog_rdk_7531"/>
        <w:id w:val="282110747"/>
      </w:sdtPr>
      <w:sdtContent>
        <w:p w14:paraId="00000F6A" w14:textId="77777777" w:rsidR="00CF3663" w:rsidRDefault="00000000">
          <w:pPr>
            <w:numPr>
              <w:ilvl w:val="1"/>
              <w:numId w:val="218"/>
            </w:numPr>
            <w:tabs>
              <w:tab w:val="left" w:pos="720"/>
              <w:tab w:val="left" w:pos="1440"/>
              <w:tab w:val="left" w:pos="2160"/>
            </w:tabs>
            <w:spacing w:before="240" w:after="200"/>
            <w:rPr>
              <w:ins w:id="7573" w:author="BHA Regulatory Affairs Unit" w:date="2026-07-29T16:06:00Z"/>
            </w:rPr>
          </w:pPr>
          <w:sdt>
            <w:sdtPr>
              <w:tag w:val="goog_rdk_7530"/>
              <w:id w:val="-1342393123"/>
            </w:sdtPr>
            <w:sdtContent>
              <w:ins w:id="7574" w:author="BHA Regulatory Affairs Unit" w:date="2026-07-29T16:06:00Z">
                <w:r>
                  <w:t>For agencies providing SUD or co-occurring services, individuals must be admitted according to the ASAM dimensional admission criteria, risk ratings, and associated algorithm to:</w:t>
                </w:r>
              </w:ins>
            </w:sdtContent>
          </w:sdt>
        </w:p>
      </w:sdtContent>
    </w:sdt>
    <w:sdt>
      <w:sdtPr>
        <w:tag w:val="goog_rdk_7533"/>
        <w:id w:val="-1629905411"/>
      </w:sdtPr>
      <w:sdtContent>
        <w:p w14:paraId="00000F6B" w14:textId="77777777" w:rsidR="00CF3663" w:rsidRDefault="00000000">
          <w:pPr>
            <w:numPr>
              <w:ilvl w:val="2"/>
              <w:numId w:val="218"/>
            </w:numPr>
            <w:tabs>
              <w:tab w:val="left" w:pos="720"/>
              <w:tab w:val="left" w:pos="1440"/>
              <w:tab w:val="left" w:pos="2160"/>
            </w:tabs>
            <w:spacing w:before="240" w:after="200"/>
            <w:rPr>
              <w:ins w:id="7575" w:author="BHA Regulatory Affairs Unit" w:date="2026-07-29T16:06:00Z"/>
            </w:rPr>
          </w:pPr>
          <w:sdt>
            <w:sdtPr>
              <w:tag w:val="goog_rdk_7532"/>
              <w:id w:val="-1889191089"/>
            </w:sdtPr>
            <w:sdtContent>
              <w:ins w:id="7576" w:author="BHA Regulatory Affairs Unit" w:date="2026-07-29T16:06:00Z">
                <w:r>
                  <w:t xml:space="preserve">Recommend the least restrictive or intensive level of care; and </w:t>
                </w:r>
              </w:ins>
            </w:sdtContent>
          </w:sdt>
        </w:p>
      </w:sdtContent>
    </w:sdt>
    <w:sdt>
      <w:sdtPr>
        <w:tag w:val="goog_rdk_7535"/>
        <w:id w:val="-244736709"/>
      </w:sdtPr>
      <w:sdtContent>
        <w:p w14:paraId="00000F6C" w14:textId="77777777" w:rsidR="00CF3663" w:rsidRDefault="00000000">
          <w:pPr>
            <w:numPr>
              <w:ilvl w:val="2"/>
              <w:numId w:val="218"/>
            </w:numPr>
            <w:tabs>
              <w:tab w:val="left" w:pos="720"/>
              <w:tab w:val="left" w:pos="1440"/>
              <w:tab w:val="left" w:pos="2160"/>
            </w:tabs>
            <w:spacing w:before="240" w:after="200"/>
            <w:rPr>
              <w:ins w:id="7577" w:author="BHA Regulatory Affairs Unit" w:date="2026-07-29T16:06:00Z"/>
            </w:rPr>
          </w:pPr>
          <w:sdt>
            <w:sdtPr>
              <w:tag w:val="goog_rdk_7534"/>
              <w:id w:val="684990513"/>
            </w:sdtPr>
            <w:sdtContent>
              <w:ins w:id="7578" w:author="BHA Regulatory Affairs Unit" w:date="2026-07-29T16:06:00Z">
                <w:r>
                  <w:t>Maximize an individual’s safety and function while minimizing distractions to recovery from addiction and co-occurring mental health conditions.</w:t>
                </w:r>
              </w:ins>
            </w:sdtContent>
          </w:sdt>
        </w:p>
      </w:sdtContent>
    </w:sdt>
    <w:sdt>
      <w:sdtPr>
        <w:tag w:val="goog_rdk_7537"/>
        <w:id w:val="-2037570662"/>
      </w:sdtPr>
      <w:sdtContent>
        <w:p w14:paraId="00000F6D" w14:textId="77777777" w:rsidR="00CF3663" w:rsidRDefault="00000000">
          <w:pPr>
            <w:numPr>
              <w:ilvl w:val="1"/>
              <w:numId w:val="218"/>
            </w:numPr>
            <w:tabs>
              <w:tab w:val="left" w:pos="720"/>
              <w:tab w:val="left" w:pos="1440"/>
              <w:tab w:val="left" w:pos="2160"/>
            </w:tabs>
            <w:spacing w:before="240" w:after="200"/>
            <w:rPr>
              <w:ins w:id="7579" w:author="BHA Regulatory Affairs Unit" w:date="2026-07-29T16:06:00Z"/>
            </w:rPr>
          </w:pPr>
          <w:sdt>
            <w:sdtPr>
              <w:tag w:val="goog_rdk_7536"/>
              <w:id w:val="-1212413159"/>
            </w:sdtPr>
            <w:sdtContent>
              <w:ins w:id="7580" w:author="BHA Regulatory Affairs Unit" w:date="2026-07-29T16:06:00Z">
                <w:r>
                  <w:t>Post-acute withdrawal, by itself, is not a reason for placement at a medically managed level of care, however individuals experiencing post-acute withdrawal must have access to medical support through direct provision or coordinated referral.</w:t>
                </w:r>
              </w:ins>
            </w:sdtContent>
          </w:sdt>
        </w:p>
      </w:sdtContent>
    </w:sdt>
    <w:sdt>
      <w:sdtPr>
        <w:tag w:val="goog_rdk_7539"/>
        <w:id w:val="1040349639"/>
      </w:sdtPr>
      <w:sdtContent>
        <w:p w14:paraId="00000F6E" w14:textId="77777777" w:rsidR="00CF3663" w:rsidRDefault="00000000">
          <w:pPr>
            <w:numPr>
              <w:ilvl w:val="1"/>
              <w:numId w:val="218"/>
            </w:numPr>
            <w:tabs>
              <w:tab w:val="left" w:pos="720"/>
              <w:tab w:val="left" w:pos="1440"/>
              <w:tab w:val="left" w:pos="2160"/>
            </w:tabs>
            <w:spacing w:before="240" w:after="200"/>
            <w:rPr>
              <w:ins w:id="7581" w:author="BHA Regulatory Affairs Unit" w:date="2026-07-29T16:06:00Z"/>
            </w:rPr>
          </w:pPr>
          <w:sdt>
            <w:sdtPr>
              <w:tag w:val="goog_rdk_7538"/>
              <w:id w:val="-263715921"/>
            </w:sdtPr>
            <w:sdtContent>
              <w:ins w:id="7582" w:author="BHA Regulatory Affairs Unit" w:date="2026-07-29T16:06:00Z">
                <w:r>
                  <w:t>Due to the safety concerns inherent with withdrawal, individuals with complicated withdrawal severity ratings may not be appropriate for MMRT services.</w:t>
                </w:r>
              </w:ins>
            </w:sdtContent>
          </w:sdt>
        </w:p>
      </w:sdtContent>
    </w:sdt>
    <w:sdt>
      <w:sdtPr>
        <w:tag w:val="goog_rdk_7541"/>
        <w:id w:val="683219381"/>
      </w:sdtPr>
      <w:sdtContent>
        <w:p w14:paraId="00000F6F" w14:textId="77777777" w:rsidR="00CF3663" w:rsidRDefault="00000000">
          <w:pPr>
            <w:numPr>
              <w:ilvl w:val="2"/>
              <w:numId w:val="218"/>
            </w:numPr>
            <w:tabs>
              <w:tab w:val="left" w:pos="720"/>
              <w:tab w:val="left" w:pos="1440"/>
              <w:tab w:val="left" w:pos="2160"/>
            </w:tabs>
            <w:spacing w:before="240" w:after="200"/>
            <w:rPr>
              <w:ins w:id="7583" w:author="BHA Regulatory Affairs Unit" w:date="2026-07-29T16:06:00Z"/>
            </w:rPr>
          </w:pPr>
          <w:sdt>
            <w:sdtPr>
              <w:tag w:val="goog_rdk_7540"/>
              <w:id w:val="-520599578"/>
            </w:sdtPr>
            <w:sdtContent>
              <w:ins w:id="7584" w:author="BHA Regulatory Affairs Unit" w:date="2026-07-29T16:06:00Z">
                <w:r>
                  <w:t>If the medical personnel determines that an individual meeting the above criteria can be safely and effectively served in the MMRT setting, the rationale and plan for safe management and services must be documented in an individual’s record.</w:t>
                </w:r>
              </w:ins>
            </w:sdtContent>
          </w:sdt>
        </w:p>
      </w:sdtContent>
    </w:sdt>
    <w:bookmarkStart w:id="7585" w:name="_heading=h.ywdzrivatueq" w:colFirst="0" w:colLast="0" w:displacedByCustomXml="next"/>
    <w:bookmarkEnd w:id="7585" w:displacedByCustomXml="next"/>
    <w:sdt>
      <w:sdtPr>
        <w:tag w:val="goog_rdk_7543"/>
        <w:id w:val="152065045"/>
      </w:sdtPr>
      <w:sdtContent>
        <w:p w14:paraId="00000F70" w14:textId="77777777" w:rsidR="00CF3663" w:rsidRDefault="00000000">
          <w:pPr>
            <w:keepNext/>
            <w:spacing w:before="240" w:after="200"/>
            <w:ind w:firstLine="0"/>
            <w:rPr>
              <w:ins w:id="7586" w:author="BHA Regulatory Affairs Unit" w:date="2026-07-29T16:06:00Z"/>
              <w:color w:val="000000"/>
            </w:rPr>
          </w:pPr>
          <w:sdt>
            <w:sdtPr>
              <w:tag w:val="goog_rdk_7542"/>
              <w:id w:val="-1863122011"/>
            </w:sdtPr>
            <w:sdtContent>
              <w:ins w:id="7587" w:author="BHA Regulatory Affairs Unit" w:date="2026-07-29T16:06:00Z">
                <w:r>
                  <w:rPr>
                    <w:b/>
                    <w:bCs/>
                    <w:color w:val="000000"/>
                  </w:rPr>
                  <w:t>5.6.3</w:t>
                </w:r>
                <w:r>
                  <w:rPr>
                    <w:b/>
                    <w:bCs/>
                    <w:color w:val="000000"/>
                  </w:rPr>
                  <w:tab/>
                  <w:t>Personnel</w:t>
                </w:r>
              </w:ins>
            </w:sdtContent>
          </w:sdt>
        </w:p>
      </w:sdtContent>
    </w:sdt>
    <w:sdt>
      <w:sdtPr>
        <w:tag w:val="goog_rdk_7545"/>
        <w:id w:val="-692041733"/>
      </w:sdtPr>
      <w:sdtContent>
        <w:p w14:paraId="00000F71" w14:textId="77777777" w:rsidR="00CF3663" w:rsidRDefault="00000000">
          <w:pPr>
            <w:numPr>
              <w:ilvl w:val="0"/>
              <w:numId w:val="219"/>
            </w:numPr>
            <w:tabs>
              <w:tab w:val="left" w:pos="720"/>
              <w:tab w:val="left" w:pos="1440"/>
              <w:tab w:val="left" w:pos="2160"/>
            </w:tabs>
            <w:spacing w:before="240" w:after="200"/>
            <w:rPr>
              <w:ins w:id="7588" w:author="BHA Regulatory Affairs Unit" w:date="2026-07-29T16:06:00Z"/>
            </w:rPr>
          </w:pPr>
          <w:sdt>
            <w:sdtPr>
              <w:tag w:val="goog_rdk_7544"/>
              <w:id w:val="1808576869"/>
            </w:sdtPr>
            <w:sdtContent>
              <w:ins w:id="7589" w:author="BHA Regulatory Affairs Unit" w:date="2026-07-29T16:06:00Z">
                <w:r>
                  <w:t>Level of care requirements</w:t>
                </w:r>
              </w:ins>
            </w:sdtContent>
          </w:sdt>
        </w:p>
      </w:sdtContent>
    </w:sdt>
    <w:sdt>
      <w:sdtPr>
        <w:tag w:val="goog_rdk_7547"/>
        <w:id w:val="85366923"/>
      </w:sdtPr>
      <w:sdtContent>
        <w:p w14:paraId="00000F72" w14:textId="77777777" w:rsidR="00CF3663" w:rsidRDefault="00000000">
          <w:pPr>
            <w:numPr>
              <w:ilvl w:val="1"/>
              <w:numId w:val="219"/>
            </w:numPr>
            <w:tabs>
              <w:tab w:val="left" w:pos="720"/>
              <w:tab w:val="left" w:pos="1440"/>
              <w:tab w:val="left" w:pos="2160"/>
            </w:tabs>
            <w:spacing w:before="200" w:after="200"/>
            <w:rPr>
              <w:ins w:id="7590" w:author="BHA Regulatory Affairs Unit" w:date="2026-07-29T16:06:00Z"/>
            </w:rPr>
          </w:pPr>
          <w:sdt>
            <w:sdtPr>
              <w:tag w:val="goog_rdk_7546"/>
              <w:id w:val="-124246420"/>
            </w:sdtPr>
            <w:sdtContent>
              <w:ins w:id="7591" w:author="BHA Regulatory Affairs Unit" w:date="2026-07-29T16:06:00Z">
                <w:r>
                  <w:t>Services must be provided in alignment with:</w:t>
                </w:r>
              </w:ins>
            </w:sdtContent>
          </w:sdt>
        </w:p>
      </w:sdtContent>
    </w:sdt>
    <w:sdt>
      <w:sdtPr>
        <w:tag w:val="goog_rdk_7549"/>
        <w:id w:val="-314216414"/>
      </w:sdtPr>
      <w:sdtContent>
        <w:p w14:paraId="00000F73" w14:textId="77777777" w:rsidR="00CF3663" w:rsidRDefault="00000000">
          <w:pPr>
            <w:numPr>
              <w:ilvl w:val="2"/>
              <w:numId w:val="219"/>
            </w:numPr>
            <w:tabs>
              <w:tab w:val="left" w:pos="720"/>
              <w:tab w:val="left" w:pos="1440"/>
              <w:tab w:val="left" w:pos="2160"/>
            </w:tabs>
            <w:spacing w:before="200" w:after="200"/>
            <w:rPr>
              <w:ins w:id="7592" w:author="BHA Regulatory Affairs Unit" w:date="2026-07-29T16:06:00Z"/>
            </w:rPr>
          </w:pPr>
          <w:sdt>
            <w:sdtPr>
              <w:tag w:val="goog_rdk_7548"/>
              <w:id w:val="-1822218678"/>
            </w:sdtPr>
            <w:sdtContent>
              <w:ins w:id="7593" w:author="BHA Regulatory Affairs Unit" w:date="2026-07-29T16:06:00Z">
                <w:r>
                  <w:t>Personnel standards, as set forth in Part 1.15 of these Rules;</w:t>
                </w:r>
              </w:ins>
            </w:sdtContent>
          </w:sdt>
        </w:p>
      </w:sdtContent>
    </w:sdt>
    <w:sdt>
      <w:sdtPr>
        <w:tag w:val="goog_rdk_7551"/>
        <w:id w:val="-1008075692"/>
      </w:sdtPr>
      <w:sdtContent>
        <w:p w14:paraId="00000F74" w14:textId="77777777" w:rsidR="00CF3663" w:rsidRDefault="00000000">
          <w:pPr>
            <w:numPr>
              <w:ilvl w:val="2"/>
              <w:numId w:val="219"/>
            </w:numPr>
            <w:tabs>
              <w:tab w:val="left" w:pos="720"/>
              <w:tab w:val="left" w:pos="1440"/>
              <w:tab w:val="left" w:pos="2160"/>
            </w:tabs>
            <w:spacing w:before="200" w:after="200"/>
            <w:rPr>
              <w:ins w:id="7594" w:author="BHA Regulatory Affairs Unit" w:date="2026-07-29T16:06:00Z"/>
            </w:rPr>
          </w:pPr>
          <w:sdt>
            <w:sdtPr>
              <w:tag w:val="goog_rdk_7550"/>
              <w:id w:val="1850481347"/>
            </w:sdtPr>
            <w:sdtContent>
              <w:ins w:id="7595" w:author="BHA Regulatory Affairs Unit" w:date="2026-07-29T16:06:00Z">
                <w:r>
                  <w:t>Treatment personnel standards, as set forth in Part 5.2.3.A.5 of this Chapter; and</w:t>
                </w:r>
              </w:ins>
            </w:sdtContent>
          </w:sdt>
        </w:p>
      </w:sdtContent>
    </w:sdt>
    <w:sdt>
      <w:sdtPr>
        <w:tag w:val="goog_rdk_7553"/>
        <w:id w:val="239770773"/>
      </w:sdtPr>
      <w:sdtContent>
        <w:p w14:paraId="00000F75" w14:textId="77777777" w:rsidR="00CF3663" w:rsidRDefault="00000000">
          <w:pPr>
            <w:numPr>
              <w:ilvl w:val="2"/>
              <w:numId w:val="219"/>
            </w:numPr>
            <w:tabs>
              <w:tab w:val="left" w:pos="720"/>
              <w:tab w:val="left" w:pos="1440"/>
              <w:tab w:val="left" w:pos="2160"/>
            </w:tabs>
            <w:spacing w:before="200" w:after="200"/>
            <w:rPr>
              <w:ins w:id="7596" w:author="BHA Regulatory Affairs Unit" w:date="2026-07-29T16:06:00Z"/>
            </w:rPr>
          </w:pPr>
          <w:sdt>
            <w:sdtPr>
              <w:tag w:val="goog_rdk_7552"/>
              <w:id w:val="1907461908"/>
            </w:sdtPr>
            <w:sdtContent>
              <w:ins w:id="7597" w:author="BHA Regulatory Affairs Unit" w:date="2026-07-29T16:06:00Z">
                <w:r>
                  <w:t>Milieu management personnel standards, as set forth in Part 5.2.3.A.6 of this Chapter 5.</w:t>
                </w:r>
              </w:ins>
            </w:sdtContent>
          </w:sdt>
        </w:p>
      </w:sdtContent>
    </w:sdt>
    <w:sdt>
      <w:sdtPr>
        <w:tag w:val="goog_rdk_7555"/>
        <w:id w:val="1479159984"/>
      </w:sdtPr>
      <w:sdtContent>
        <w:p w14:paraId="00000F76" w14:textId="77777777" w:rsidR="00CF3663" w:rsidRDefault="00000000">
          <w:pPr>
            <w:numPr>
              <w:ilvl w:val="1"/>
              <w:numId w:val="219"/>
            </w:numPr>
            <w:tabs>
              <w:tab w:val="left" w:pos="720"/>
              <w:tab w:val="left" w:pos="1440"/>
              <w:tab w:val="left" w:pos="2160"/>
            </w:tabs>
            <w:spacing w:before="240" w:after="200"/>
            <w:rPr>
              <w:ins w:id="7598" w:author="BHA Regulatory Affairs Unit" w:date="2026-07-29T16:06:00Z"/>
            </w:rPr>
          </w:pPr>
          <w:sdt>
            <w:sdtPr>
              <w:tag w:val="goog_rdk_7554"/>
              <w:id w:val="1927913120"/>
            </w:sdtPr>
            <w:sdtContent>
              <w:ins w:id="7599" w:author="BHA Regulatory Affairs Unit" w:date="2026-07-29T16:06:00Z">
                <w:r>
                  <w:t>Agencies providing MMRT services must directly employ the following personnel, at a minimum:</w:t>
                </w:r>
              </w:ins>
            </w:sdtContent>
          </w:sdt>
        </w:p>
      </w:sdtContent>
    </w:sdt>
    <w:sdt>
      <w:sdtPr>
        <w:tag w:val="goog_rdk_7557"/>
        <w:id w:val="-1081401175"/>
      </w:sdtPr>
      <w:sdtContent>
        <w:p w14:paraId="00000F77" w14:textId="77777777" w:rsidR="00CF3663" w:rsidRDefault="00000000">
          <w:pPr>
            <w:numPr>
              <w:ilvl w:val="2"/>
              <w:numId w:val="219"/>
            </w:numPr>
            <w:tabs>
              <w:tab w:val="left" w:pos="720"/>
              <w:tab w:val="left" w:pos="1440"/>
              <w:tab w:val="left" w:pos="2160"/>
            </w:tabs>
            <w:spacing w:before="240" w:after="200"/>
            <w:rPr>
              <w:ins w:id="7600" w:author="BHA Regulatory Affairs Unit" w:date="2026-07-29T16:06:00Z"/>
            </w:rPr>
          </w:pPr>
          <w:sdt>
            <w:sdtPr>
              <w:tag w:val="goog_rdk_7556"/>
              <w:id w:val="1205532922"/>
            </w:sdtPr>
            <w:sdtContent>
              <w:ins w:id="7601" w:author="BHA Regulatory Affairs Unit" w:date="2026-07-29T16:06:00Z">
                <w:r>
                  <w:t>A Medical Director;</w:t>
                </w:r>
              </w:ins>
            </w:sdtContent>
          </w:sdt>
        </w:p>
      </w:sdtContent>
    </w:sdt>
    <w:sdt>
      <w:sdtPr>
        <w:tag w:val="goog_rdk_7559"/>
        <w:id w:val="-1089813886"/>
      </w:sdtPr>
      <w:sdtContent>
        <w:p w14:paraId="00000F78" w14:textId="77777777" w:rsidR="00CF3663" w:rsidRDefault="00000000">
          <w:pPr>
            <w:numPr>
              <w:ilvl w:val="2"/>
              <w:numId w:val="219"/>
            </w:numPr>
            <w:tabs>
              <w:tab w:val="left" w:pos="720"/>
              <w:tab w:val="left" w:pos="1440"/>
              <w:tab w:val="left" w:pos="2160"/>
            </w:tabs>
            <w:spacing w:before="240" w:after="200"/>
            <w:rPr>
              <w:ins w:id="7602" w:author="BHA Regulatory Affairs Unit" w:date="2026-07-29T16:06:00Z"/>
            </w:rPr>
          </w:pPr>
          <w:sdt>
            <w:sdtPr>
              <w:tag w:val="goog_rdk_7558"/>
              <w:id w:val="544910957"/>
            </w:sdtPr>
            <w:sdtContent>
              <w:ins w:id="7603" w:author="BHA Regulatory Affairs Unit" w:date="2026-07-29T16:06:00Z">
                <w:r>
                  <w:t>Authorized practitioner(s), physician(s), and/or advanced practice provider(s) with controlled substance prescribing authority; and</w:t>
                </w:r>
              </w:ins>
            </w:sdtContent>
          </w:sdt>
        </w:p>
      </w:sdtContent>
    </w:sdt>
    <w:sdt>
      <w:sdtPr>
        <w:tag w:val="goog_rdk_7561"/>
        <w:id w:val="1967477807"/>
      </w:sdtPr>
      <w:sdtContent>
        <w:p w14:paraId="00000F79" w14:textId="77777777" w:rsidR="00CF3663" w:rsidRDefault="00000000">
          <w:pPr>
            <w:numPr>
              <w:ilvl w:val="2"/>
              <w:numId w:val="219"/>
            </w:numPr>
            <w:tabs>
              <w:tab w:val="left" w:pos="720"/>
              <w:tab w:val="left" w:pos="1440"/>
              <w:tab w:val="left" w:pos="2160"/>
            </w:tabs>
            <w:spacing w:before="240" w:after="200"/>
            <w:rPr>
              <w:ins w:id="7604" w:author="BHA Regulatory Affairs Unit" w:date="2026-07-29T16:06:00Z"/>
            </w:rPr>
          </w:pPr>
          <w:sdt>
            <w:sdtPr>
              <w:tag w:val="goog_rdk_7560"/>
              <w:id w:val="1591289220"/>
            </w:sdtPr>
            <w:sdtContent>
              <w:ins w:id="7605" w:author="BHA Regulatory Affairs Unit" w:date="2026-07-29T16:06:00Z">
                <w:r>
                  <w:t>Registered nurses or other appropriately credentialed nurses with scope of practice for services required at this level of care.</w:t>
                </w:r>
              </w:ins>
            </w:sdtContent>
          </w:sdt>
        </w:p>
      </w:sdtContent>
    </w:sdt>
    <w:sdt>
      <w:sdtPr>
        <w:tag w:val="goog_rdk_7563"/>
        <w:id w:val="349689507"/>
      </w:sdtPr>
      <w:sdtContent>
        <w:p w14:paraId="00000F7A" w14:textId="77777777" w:rsidR="00CF3663" w:rsidRDefault="00000000">
          <w:pPr>
            <w:numPr>
              <w:ilvl w:val="1"/>
              <w:numId w:val="219"/>
            </w:numPr>
            <w:tabs>
              <w:tab w:val="left" w:pos="720"/>
              <w:tab w:val="left" w:pos="1440"/>
              <w:tab w:val="left" w:pos="2160"/>
            </w:tabs>
            <w:spacing w:before="240" w:after="200"/>
            <w:rPr>
              <w:ins w:id="7606" w:author="BHA Regulatory Affairs Unit" w:date="2026-07-29T16:06:00Z"/>
            </w:rPr>
          </w:pPr>
          <w:sdt>
            <w:sdtPr>
              <w:tag w:val="goog_rdk_7562"/>
              <w:id w:val="-120559095"/>
            </w:sdtPr>
            <w:sdtContent>
              <w:ins w:id="7607" w:author="BHA Regulatory Affairs Unit" w:date="2026-07-29T16:06:00Z">
                <w:r>
                  <w:t>Additionally, agencies providing ASAM Level 3.7 MMRT services must either directly employ or secure through formal affiliation, the following personnel:</w:t>
                </w:r>
              </w:ins>
            </w:sdtContent>
          </w:sdt>
        </w:p>
      </w:sdtContent>
    </w:sdt>
    <w:sdt>
      <w:sdtPr>
        <w:tag w:val="goog_rdk_7565"/>
        <w:id w:val="1432050011"/>
      </w:sdtPr>
      <w:sdtContent>
        <w:p w14:paraId="00000F7B" w14:textId="77777777" w:rsidR="00CF3663" w:rsidRDefault="00000000">
          <w:pPr>
            <w:numPr>
              <w:ilvl w:val="2"/>
              <w:numId w:val="219"/>
            </w:numPr>
            <w:tabs>
              <w:tab w:val="left" w:pos="720"/>
              <w:tab w:val="left" w:pos="1440"/>
            </w:tabs>
            <w:spacing w:before="240" w:after="200"/>
            <w:rPr>
              <w:ins w:id="7608" w:author="BHA Regulatory Affairs Unit" w:date="2026-07-29T16:06:00Z"/>
            </w:rPr>
          </w:pPr>
          <w:sdt>
            <w:sdtPr>
              <w:tag w:val="goog_rdk_7564"/>
              <w:id w:val="1035543173"/>
            </w:sdtPr>
            <w:sdtContent>
              <w:ins w:id="7609" w:author="BHA Regulatory Affairs Unit" w:date="2026-07-29T16:06:00Z">
                <w:r>
                  <w:t>A Program Director;</w:t>
                </w:r>
              </w:ins>
            </w:sdtContent>
          </w:sdt>
        </w:p>
      </w:sdtContent>
    </w:sdt>
    <w:sdt>
      <w:sdtPr>
        <w:tag w:val="goog_rdk_7567"/>
        <w:id w:val="-154949466"/>
      </w:sdtPr>
      <w:sdtContent>
        <w:p w14:paraId="00000F7C" w14:textId="77777777" w:rsidR="00CF3663" w:rsidRDefault="00000000">
          <w:pPr>
            <w:numPr>
              <w:ilvl w:val="2"/>
              <w:numId w:val="219"/>
            </w:numPr>
            <w:tabs>
              <w:tab w:val="left" w:pos="720"/>
              <w:tab w:val="left" w:pos="1440"/>
            </w:tabs>
            <w:spacing w:before="240" w:after="200"/>
            <w:rPr>
              <w:ins w:id="7610" w:author="BHA Regulatory Affairs Unit" w:date="2026-07-29T16:06:00Z"/>
            </w:rPr>
          </w:pPr>
          <w:sdt>
            <w:sdtPr>
              <w:tag w:val="goog_rdk_7566"/>
              <w:id w:val="-836772062"/>
            </w:sdtPr>
            <w:sdtContent>
              <w:ins w:id="7611" w:author="BHA Regulatory Affairs Unit" w:date="2026-07-29T16:06:00Z">
                <w:r>
                  <w:t>Treatment personnel, as set forth in Part 5.2.3.A.5 of this Chapter 5; and</w:t>
                </w:r>
              </w:ins>
            </w:sdtContent>
          </w:sdt>
        </w:p>
      </w:sdtContent>
    </w:sdt>
    <w:sdt>
      <w:sdtPr>
        <w:tag w:val="goog_rdk_7569"/>
        <w:id w:val="-942640209"/>
      </w:sdtPr>
      <w:sdtContent>
        <w:p w14:paraId="00000F7D" w14:textId="77777777" w:rsidR="00CF3663" w:rsidRDefault="00000000">
          <w:pPr>
            <w:numPr>
              <w:ilvl w:val="2"/>
              <w:numId w:val="219"/>
            </w:numPr>
            <w:tabs>
              <w:tab w:val="left" w:pos="720"/>
              <w:tab w:val="left" w:pos="1440"/>
            </w:tabs>
            <w:spacing w:before="240" w:after="200"/>
            <w:rPr>
              <w:ins w:id="7612" w:author="BHA Regulatory Affairs Unit" w:date="2026-07-29T16:06:00Z"/>
            </w:rPr>
          </w:pPr>
          <w:sdt>
            <w:sdtPr>
              <w:tag w:val="goog_rdk_7568"/>
              <w:id w:val="-1569739219"/>
            </w:sdtPr>
            <w:sdtContent>
              <w:ins w:id="7613" w:author="BHA Regulatory Affairs Unit" w:date="2026-07-29T16:06:00Z">
                <w:r>
                  <w:t>Milieu management personnel, as set forth in Part 5.2.3.A.6 of this Chapter 5.</w:t>
                </w:r>
              </w:ins>
            </w:sdtContent>
          </w:sdt>
        </w:p>
      </w:sdtContent>
    </w:sdt>
    <w:bookmarkStart w:id="7614" w:name="_heading=h.ajqtios81919" w:colFirst="0" w:colLast="0" w:displacedByCustomXml="next"/>
    <w:bookmarkEnd w:id="7614" w:displacedByCustomXml="next"/>
    <w:sdt>
      <w:sdtPr>
        <w:tag w:val="goog_rdk_7571"/>
        <w:id w:val="246808586"/>
      </w:sdtPr>
      <w:sdtContent>
        <w:p w14:paraId="00000F7E" w14:textId="77777777" w:rsidR="00CF3663" w:rsidRDefault="00000000">
          <w:pPr>
            <w:numPr>
              <w:ilvl w:val="1"/>
              <w:numId w:val="219"/>
            </w:numPr>
            <w:tabs>
              <w:tab w:val="left" w:pos="720"/>
              <w:tab w:val="left" w:pos="1440"/>
            </w:tabs>
            <w:spacing w:before="240" w:after="200"/>
            <w:rPr>
              <w:ins w:id="7615" w:author="BHA Regulatory Affairs Unit" w:date="2026-07-29T16:06:00Z"/>
            </w:rPr>
          </w:pPr>
          <w:sdt>
            <w:sdtPr>
              <w:tag w:val="goog_rdk_7570"/>
              <w:id w:val="476192286"/>
            </w:sdtPr>
            <w:sdtContent>
              <w:ins w:id="7616" w:author="BHA Regulatory Affairs Unit" w:date="2026-07-29T16:06:00Z">
                <w:r>
                  <w:t>Agencies providing MMRT services must have personnel available, at all times, who can manage withdrawal and co-occurring biomedical conditions within their scope of practice. This includes authorized practitioners, physicians, or advanced practice providers, and availability may be on-site or via telemedicine, as appropriate. These personnel must:</w:t>
                </w:r>
              </w:ins>
            </w:sdtContent>
          </w:sdt>
        </w:p>
      </w:sdtContent>
    </w:sdt>
    <w:bookmarkStart w:id="7617" w:name="_heading=h.8on73mnegqau" w:colFirst="0" w:colLast="0" w:displacedByCustomXml="next"/>
    <w:bookmarkEnd w:id="7617" w:displacedByCustomXml="next"/>
    <w:sdt>
      <w:sdtPr>
        <w:tag w:val="goog_rdk_7573"/>
        <w:id w:val="-59588055"/>
      </w:sdtPr>
      <w:sdtContent>
        <w:p w14:paraId="00000F7F" w14:textId="77777777" w:rsidR="00CF3663" w:rsidRDefault="00000000">
          <w:pPr>
            <w:numPr>
              <w:ilvl w:val="2"/>
              <w:numId w:val="219"/>
            </w:numPr>
            <w:tabs>
              <w:tab w:val="left" w:pos="720"/>
              <w:tab w:val="left" w:pos="1440"/>
            </w:tabs>
            <w:spacing w:before="240" w:after="200"/>
            <w:rPr>
              <w:ins w:id="7618" w:author="BHA Regulatory Affairs Unit" w:date="2026-07-29T16:06:00Z"/>
            </w:rPr>
          </w:pPr>
          <w:sdt>
            <w:sdtPr>
              <w:tag w:val="goog_rdk_7572"/>
              <w:id w:val="-1594852967"/>
            </w:sdtPr>
            <w:sdtContent>
              <w:ins w:id="7619" w:author="BHA Regulatory Affairs Unit" w:date="2026-07-29T16:06:00Z">
                <w:r>
                  <w:t>Lead admission, diagnosis, treatment, care coordination, and treatment plan decisions;</w:t>
                </w:r>
              </w:ins>
            </w:sdtContent>
          </w:sdt>
        </w:p>
      </w:sdtContent>
    </w:sdt>
    <w:bookmarkStart w:id="7620" w:name="_heading=h.fivs9r4soquc" w:colFirst="0" w:colLast="0" w:displacedByCustomXml="next"/>
    <w:bookmarkEnd w:id="7620" w:displacedByCustomXml="next"/>
    <w:sdt>
      <w:sdtPr>
        <w:tag w:val="goog_rdk_7575"/>
        <w:id w:val="1011810670"/>
      </w:sdtPr>
      <w:sdtContent>
        <w:p w14:paraId="00000F80" w14:textId="77777777" w:rsidR="00CF3663" w:rsidRDefault="00000000">
          <w:pPr>
            <w:numPr>
              <w:ilvl w:val="2"/>
              <w:numId w:val="219"/>
            </w:numPr>
            <w:tabs>
              <w:tab w:val="left" w:pos="720"/>
              <w:tab w:val="left" w:pos="1440"/>
            </w:tabs>
            <w:spacing w:before="240" w:after="200"/>
            <w:rPr>
              <w:ins w:id="7621" w:author="BHA Regulatory Affairs Unit" w:date="2026-07-29T16:06:00Z"/>
            </w:rPr>
          </w:pPr>
          <w:sdt>
            <w:sdtPr>
              <w:tag w:val="goog_rdk_7574"/>
              <w:id w:val="-978695276"/>
            </w:sdtPr>
            <w:sdtContent>
              <w:ins w:id="7622" w:author="BHA Regulatory Affairs Unit" w:date="2026-07-29T16:06:00Z">
                <w:r>
                  <w:t>Manage medical care of individuals including reviewing admission decisions, performing medical histories and physical examinations, assessing and treating substance use withdrawal and comorbid biomedical conditions, managing medications and other treatment modalities, monitoring an individual’s response to treatment, and providing clinical consultation and supervision for co-occurring conditions; and</w:t>
                </w:r>
              </w:ins>
            </w:sdtContent>
          </w:sdt>
        </w:p>
      </w:sdtContent>
    </w:sdt>
    <w:bookmarkStart w:id="7623" w:name="_heading=h.ch1cn87kll2p" w:colFirst="0" w:colLast="0" w:displacedByCustomXml="next"/>
    <w:bookmarkEnd w:id="7623" w:displacedByCustomXml="next"/>
    <w:sdt>
      <w:sdtPr>
        <w:tag w:val="goog_rdk_7577"/>
        <w:id w:val="2050450258"/>
      </w:sdtPr>
      <w:sdtContent>
        <w:p w14:paraId="00000F81" w14:textId="77777777" w:rsidR="00CF3663" w:rsidRDefault="00000000">
          <w:pPr>
            <w:numPr>
              <w:ilvl w:val="2"/>
              <w:numId w:val="219"/>
            </w:numPr>
            <w:tabs>
              <w:tab w:val="left" w:pos="720"/>
              <w:tab w:val="left" w:pos="1440"/>
            </w:tabs>
            <w:spacing w:before="240" w:after="200"/>
            <w:rPr>
              <w:ins w:id="7624" w:author="BHA Regulatory Affairs Unit" w:date="2026-07-29T16:06:00Z"/>
            </w:rPr>
          </w:pPr>
          <w:sdt>
            <w:sdtPr>
              <w:tag w:val="goog_rdk_7576"/>
              <w:id w:val="-1778019449"/>
            </w:sdtPr>
            <w:sdtContent>
              <w:ins w:id="7625" w:author="BHA Regulatory Affairs Unit" w:date="2026-07-29T16:06:00Z">
                <w:r>
                  <w:t>Triage level of care assessments and make decisions to move an individual to higher or lower levels of care, if necessary.</w:t>
                </w:r>
              </w:ins>
            </w:sdtContent>
          </w:sdt>
        </w:p>
      </w:sdtContent>
    </w:sdt>
    <w:sdt>
      <w:sdtPr>
        <w:tag w:val="goog_rdk_7579"/>
        <w:id w:val="793971026"/>
      </w:sdtPr>
      <w:sdtContent>
        <w:p w14:paraId="00000F82" w14:textId="77777777" w:rsidR="00CF3663" w:rsidRDefault="00000000">
          <w:pPr>
            <w:numPr>
              <w:ilvl w:val="1"/>
              <w:numId w:val="219"/>
            </w:numPr>
            <w:tabs>
              <w:tab w:val="left" w:pos="720"/>
              <w:tab w:val="left" w:pos="1440"/>
              <w:tab w:val="left" w:pos="2160"/>
            </w:tabs>
            <w:spacing w:before="240"/>
            <w:rPr>
              <w:ins w:id="7626" w:author="BHA Regulatory Affairs Unit" w:date="2026-07-29T16:06:00Z"/>
            </w:rPr>
          </w:pPr>
          <w:sdt>
            <w:sdtPr>
              <w:tag w:val="goog_rdk_7578"/>
              <w:id w:val="1491375930"/>
            </w:sdtPr>
            <w:sdtContent>
              <w:ins w:id="7627" w:author="BHA Regulatory Affairs Unit" w:date="2026-07-29T16:06:00Z">
                <w:r>
                  <w:t>Agencies must:</w:t>
                </w:r>
              </w:ins>
            </w:sdtContent>
          </w:sdt>
        </w:p>
      </w:sdtContent>
    </w:sdt>
    <w:sdt>
      <w:sdtPr>
        <w:tag w:val="goog_rdk_7581"/>
        <w:id w:val="800150628"/>
      </w:sdtPr>
      <w:sdtContent>
        <w:p w14:paraId="00000F83" w14:textId="77777777" w:rsidR="00CF3663" w:rsidRDefault="00000000">
          <w:pPr>
            <w:numPr>
              <w:ilvl w:val="2"/>
              <w:numId w:val="219"/>
            </w:numPr>
            <w:tabs>
              <w:tab w:val="left" w:pos="720"/>
              <w:tab w:val="left" w:pos="1440"/>
              <w:tab w:val="left" w:pos="2160"/>
            </w:tabs>
            <w:spacing w:before="240"/>
            <w:rPr>
              <w:ins w:id="7628" w:author="BHA Regulatory Affairs Unit" w:date="2026-07-29T16:06:00Z"/>
            </w:rPr>
          </w:pPr>
          <w:sdt>
            <w:sdtPr>
              <w:tag w:val="goog_rdk_7580"/>
              <w:id w:val="-1868396655"/>
            </w:sdtPr>
            <w:sdtContent>
              <w:ins w:id="7629" w:author="BHA Regulatory Affairs Unit" w:date="2026-07-29T16:06:00Z">
                <w:r>
                  <w:t>Maintain a minimum of two (2) personnel on-site for every work shift when one (1) or more individual(s) are present in the milieu;</w:t>
                </w:r>
              </w:ins>
            </w:sdtContent>
          </w:sdt>
        </w:p>
      </w:sdtContent>
    </w:sdt>
    <w:sdt>
      <w:sdtPr>
        <w:tag w:val="goog_rdk_7583"/>
        <w:id w:val="1300594621"/>
      </w:sdtPr>
      <w:sdtContent>
        <w:p w14:paraId="00000F84" w14:textId="77777777" w:rsidR="00CF3663" w:rsidRDefault="00000000">
          <w:pPr>
            <w:numPr>
              <w:ilvl w:val="2"/>
              <w:numId w:val="219"/>
            </w:numPr>
            <w:tabs>
              <w:tab w:val="left" w:pos="720"/>
              <w:tab w:val="left" w:pos="1440"/>
              <w:tab w:val="left" w:pos="2160"/>
            </w:tabs>
            <w:spacing w:before="240"/>
            <w:rPr>
              <w:ins w:id="7630" w:author="BHA Regulatory Affairs Unit" w:date="2026-07-29T16:06:00Z"/>
            </w:rPr>
          </w:pPr>
          <w:sdt>
            <w:sdtPr>
              <w:tag w:val="goog_rdk_7582"/>
              <w:id w:val="1874674932"/>
            </w:sdtPr>
            <w:sdtContent>
              <w:ins w:id="7631" w:author="BHA Regulatory Affairs Unit" w:date="2026-07-29T16:06:00Z">
                <w:r>
                  <w:t>Maintain an individual-to-personnel ratio not exceeding twenty to one (20:1) at all times, per physical location. This includes nighttime and weekend hours; and</w:t>
                </w:r>
              </w:ins>
            </w:sdtContent>
          </w:sdt>
        </w:p>
      </w:sdtContent>
    </w:sdt>
    <w:sdt>
      <w:sdtPr>
        <w:tag w:val="goog_rdk_7585"/>
        <w:id w:val="1029279949"/>
      </w:sdtPr>
      <w:sdtContent>
        <w:p w14:paraId="00000F85" w14:textId="77777777" w:rsidR="00CF3663" w:rsidRDefault="00000000">
          <w:pPr>
            <w:numPr>
              <w:ilvl w:val="2"/>
              <w:numId w:val="219"/>
            </w:numPr>
            <w:tabs>
              <w:tab w:val="left" w:pos="720"/>
              <w:tab w:val="left" w:pos="1440"/>
              <w:tab w:val="left" w:pos="2160"/>
            </w:tabs>
            <w:spacing w:before="240" w:after="200"/>
            <w:rPr>
              <w:ins w:id="7632" w:author="BHA Regulatory Affairs Unit" w:date="2026-07-29T16:06:00Z"/>
            </w:rPr>
          </w:pPr>
          <w:sdt>
            <w:sdtPr>
              <w:tag w:val="goog_rdk_7584"/>
              <w:id w:val="1499003757"/>
            </w:sdtPr>
            <w:sdtContent>
              <w:ins w:id="7633" w:author="BHA Regulatory Affairs Unit" w:date="2026-07-29T16:06:00Z">
                <w:r>
                  <w:t>Utilize a multidisciplinary team that includes physicians, nurses and mental health professionals licensed or certified, pursuant to Article 245 of Title 12, C.R.S., that provides twenty-four (24) hour professionally directed evaluations, care and treatment services including administration of prescribed medications, withdrawal management, and integrated treatment of co-occurring medical, emotional, behavioral, or cognitive conditions.</w:t>
                </w:r>
              </w:ins>
            </w:sdtContent>
          </w:sdt>
        </w:p>
      </w:sdtContent>
    </w:sdt>
    <w:sdt>
      <w:sdtPr>
        <w:tag w:val="goog_rdk_7587"/>
        <w:id w:val="248826547"/>
      </w:sdtPr>
      <w:sdtContent>
        <w:p w14:paraId="00000F86" w14:textId="77777777" w:rsidR="00CF3663" w:rsidRDefault="00000000">
          <w:pPr>
            <w:numPr>
              <w:ilvl w:val="0"/>
              <w:numId w:val="219"/>
            </w:numPr>
            <w:tabs>
              <w:tab w:val="left" w:pos="720"/>
              <w:tab w:val="left" w:pos="1440"/>
              <w:tab w:val="left" w:pos="2160"/>
            </w:tabs>
            <w:spacing w:before="240" w:after="200"/>
            <w:rPr>
              <w:ins w:id="7634" w:author="BHA Regulatory Affairs Unit" w:date="2026-07-29T16:06:00Z"/>
            </w:rPr>
          </w:pPr>
          <w:sdt>
            <w:sdtPr>
              <w:tag w:val="goog_rdk_7586"/>
              <w:id w:val="134690095"/>
            </w:sdtPr>
            <w:sdtContent>
              <w:ins w:id="7635" w:author="BHA Regulatory Affairs Unit" w:date="2026-07-29T16:06:00Z">
                <w:r>
                  <w:t>Supervisor consultation</w:t>
                </w:r>
              </w:ins>
            </w:sdtContent>
          </w:sdt>
        </w:p>
      </w:sdtContent>
    </w:sdt>
    <w:sdt>
      <w:sdtPr>
        <w:tag w:val="goog_rdk_7589"/>
        <w:id w:val="1180255780"/>
      </w:sdtPr>
      <w:sdtContent>
        <w:p w14:paraId="00000F87" w14:textId="77777777" w:rsidR="00CF3663" w:rsidRDefault="00000000">
          <w:pPr>
            <w:numPr>
              <w:ilvl w:val="1"/>
              <w:numId w:val="219"/>
            </w:numPr>
            <w:tabs>
              <w:tab w:val="left" w:pos="720"/>
              <w:tab w:val="left" w:pos="1440"/>
            </w:tabs>
            <w:spacing w:before="240"/>
            <w:rPr>
              <w:ins w:id="7636" w:author="BHA Regulatory Affairs Unit" w:date="2026-07-29T16:06:00Z"/>
            </w:rPr>
          </w:pPr>
          <w:sdt>
            <w:sdtPr>
              <w:tag w:val="goog_rdk_7588"/>
              <w:id w:val="74112026"/>
            </w:sdtPr>
            <w:sdtContent>
              <w:ins w:id="7637" w:author="BHA Regulatory Affairs Unit" w:date="2026-07-29T16:06:00Z">
                <w:r>
                  <w:t>Regular supervision and/or consultation is required and must align with the level of supervision needed for the personnel providing the services.  This may include supervision by the Medical Director, Program Director, Clinical Director, and/or a licensee operating within their scope of practice and experience.</w:t>
                </w:r>
              </w:ins>
            </w:sdtContent>
          </w:sdt>
        </w:p>
      </w:sdtContent>
    </w:sdt>
    <w:sdt>
      <w:sdtPr>
        <w:tag w:val="goog_rdk_7591"/>
        <w:id w:val="1759629895"/>
      </w:sdtPr>
      <w:sdtContent>
        <w:p w14:paraId="00000F88" w14:textId="77777777" w:rsidR="00CF3663" w:rsidRDefault="00000000">
          <w:pPr>
            <w:numPr>
              <w:ilvl w:val="1"/>
              <w:numId w:val="219"/>
            </w:numPr>
            <w:tabs>
              <w:tab w:val="left" w:pos="720"/>
              <w:tab w:val="left" w:pos="1440"/>
            </w:tabs>
            <w:spacing w:before="240"/>
            <w:rPr>
              <w:ins w:id="7638" w:author="BHA Regulatory Affairs Unit" w:date="2026-07-29T16:06:00Z"/>
            </w:rPr>
          </w:pPr>
          <w:sdt>
            <w:sdtPr>
              <w:tag w:val="goog_rdk_7590"/>
              <w:id w:val="891131173"/>
            </w:sdtPr>
            <w:sdtContent>
              <w:ins w:id="7639" w:author="BHA Regulatory Affairs Unit" w:date="2026-07-29T16:06:00Z">
                <w:r>
                  <w:t>Supervisor consultation must be available twenty-four hours per day, seven days per week (24/7).</w:t>
                </w:r>
              </w:ins>
            </w:sdtContent>
          </w:sdt>
        </w:p>
      </w:sdtContent>
    </w:sdt>
    <w:sdt>
      <w:sdtPr>
        <w:tag w:val="goog_rdk_7593"/>
        <w:id w:val="-1150476164"/>
      </w:sdtPr>
      <w:sdtContent>
        <w:p w14:paraId="00000F89" w14:textId="77777777" w:rsidR="00CF3663" w:rsidRDefault="00000000">
          <w:pPr>
            <w:numPr>
              <w:ilvl w:val="2"/>
              <w:numId w:val="219"/>
            </w:numPr>
            <w:tabs>
              <w:tab w:val="left" w:pos="720"/>
              <w:tab w:val="left" w:pos="1440"/>
            </w:tabs>
            <w:spacing w:before="240"/>
            <w:rPr>
              <w:ins w:id="7640" w:author="BHA Regulatory Affairs Unit" w:date="2026-07-29T16:06:00Z"/>
            </w:rPr>
          </w:pPr>
          <w:sdt>
            <w:sdtPr>
              <w:tag w:val="goog_rdk_7592"/>
              <w:id w:val="-1141350496"/>
            </w:sdtPr>
            <w:sdtContent>
              <w:ins w:id="7641" w:author="BHA Regulatory Affairs Unit" w:date="2026-07-29T16:06:00Z">
                <w:r>
                  <w:t>This consultation may be provided on-site, via telemedicine, and/or via telehealth. Telehealth options may include phone availability, as suitable, to support both an individual in care and personnel providing the services.</w:t>
                </w:r>
              </w:ins>
            </w:sdtContent>
          </w:sdt>
        </w:p>
      </w:sdtContent>
    </w:sdt>
    <w:sdt>
      <w:sdtPr>
        <w:tag w:val="goog_rdk_7595"/>
        <w:id w:val="-1398686396"/>
      </w:sdtPr>
      <w:sdtContent>
        <w:p w14:paraId="00000F8A" w14:textId="77777777" w:rsidR="00CF3663" w:rsidRDefault="00000000">
          <w:pPr>
            <w:numPr>
              <w:ilvl w:val="1"/>
              <w:numId w:val="219"/>
            </w:numPr>
            <w:tabs>
              <w:tab w:val="left" w:pos="720"/>
              <w:tab w:val="left" w:pos="1440"/>
              <w:tab w:val="left" w:pos="2160"/>
            </w:tabs>
            <w:spacing w:before="240" w:after="240"/>
            <w:rPr>
              <w:ins w:id="7642" w:author="BHA Regulatory Affairs Unit" w:date="2026-07-29T16:06:00Z"/>
            </w:rPr>
          </w:pPr>
          <w:sdt>
            <w:sdtPr>
              <w:tag w:val="goog_rdk_7594"/>
              <w:id w:val="-122902327"/>
            </w:sdtPr>
            <w:sdtContent>
              <w:ins w:id="7643" w:author="BHA Regulatory Affairs Unit" w:date="2026-07-29T16:06:00Z">
                <w:r>
                  <w:t>On-call and oversight needs include, but are not limited to:</w:t>
                </w:r>
              </w:ins>
            </w:sdtContent>
          </w:sdt>
        </w:p>
      </w:sdtContent>
    </w:sdt>
    <w:sdt>
      <w:sdtPr>
        <w:tag w:val="goog_rdk_7597"/>
        <w:id w:val="-1718943272"/>
      </w:sdtPr>
      <w:sdtContent>
        <w:p w14:paraId="00000F8B" w14:textId="77777777" w:rsidR="00CF3663" w:rsidRDefault="00000000">
          <w:pPr>
            <w:numPr>
              <w:ilvl w:val="2"/>
              <w:numId w:val="219"/>
            </w:numPr>
            <w:tabs>
              <w:tab w:val="left" w:pos="720"/>
              <w:tab w:val="left" w:pos="1440"/>
              <w:tab w:val="left" w:pos="2160"/>
            </w:tabs>
            <w:spacing w:before="240" w:after="240"/>
            <w:rPr>
              <w:ins w:id="7644" w:author="BHA Regulatory Affairs Unit" w:date="2026-07-29T16:06:00Z"/>
            </w:rPr>
          </w:pPr>
          <w:sdt>
            <w:sdtPr>
              <w:tag w:val="goog_rdk_7596"/>
              <w:id w:val="892759605"/>
            </w:sdtPr>
            <w:sdtContent>
              <w:ins w:id="7645" w:author="BHA Regulatory Affairs Unit" w:date="2026-07-29T16:06:00Z">
                <w:r>
                  <w:t>Crisis and/or emergency situations;</w:t>
                </w:r>
              </w:ins>
            </w:sdtContent>
          </w:sdt>
        </w:p>
      </w:sdtContent>
    </w:sdt>
    <w:sdt>
      <w:sdtPr>
        <w:tag w:val="goog_rdk_7599"/>
        <w:id w:val="1213780819"/>
      </w:sdtPr>
      <w:sdtContent>
        <w:p w14:paraId="00000F8C" w14:textId="77777777" w:rsidR="00CF3663" w:rsidRDefault="00000000">
          <w:pPr>
            <w:numPr>
              <w:ilvl w:val="2"/>
              <w:numId w:val="219"/>
            </w:numPr>
            <w:tabs>
              <w:tab w:val="left" w:pos="720"/>
              <w:tab w:val="left" w:pos="1440"/>
              <w:tab w:val="left" w:pos="2160"/>
            </w:tabs>
            <w:spacing w:before="240" w:after="240"/>
            <w:rPr>
              <w:ins w:id="7646" w:author="BHA Regulatory Affairs Unit" w:date="2026-07-29T16:06:00Z"/>
            </w:rPr>
          </w:pPr>
          <w:sdt>
            <w:sdtPr>
              <w:tag w:val="goog_rdk_7598"/>
              <w:id w:val="1179243482"/>
            </w:sdtPr>
            <w:sdtContent>
              <w:ins w:id="7647" w:author="BHA Regulatory Affairs Unit" w:date="2026-07-29T16:06:00Z">
                <w:r>
                  <w:t>Behavioral health consultation;</w:t>
                </w:r>
              </w:ins>
            </w:sdtContent>
          </w:sdt>
        </w:p>
      </w:sdtContent>
    </w:sdt>
    <w:sdt>
      <w:sdtPr>
        <w:tag w:val="goog_rdk_7601"/>
        <w:id w:val="326217187"/>
      </w:sdtPr>
      <w:sdtContent>
        <w:p w14:paraId="00000F8D" w14:textId="77777777" w:rsidR="00CF3663" w:rsidRDefault="00000000">
          <w:pPr>
            <w:numPr>
              <w:ilvl w:val="2"/>
              <w:numId w:val="219"/>
            </w:numPr>
            <w:tabs>
              <w:tab w:val="left" w:pos="720"/>
              <w:tab w:val="left" w:pos="1440"/>
              <w:tab w:val="left" w:pos="2160"/>
            </w:tabs>
            <w:spacing w:before="240" w:after="240"/>
            <w:rPr>
              <w:ins w:id="7648" w:author="BHA Regulatory Affairs Unit" w:date="2026-07-29T16:06:00Z"/>
            </w:rPr>
          </w:pPr>
          <w:sdt>
            <w:sdtPr>
              <w:tag w:val="goog_rdk_7600"/>
              <w:id w:val="-1582024698"/>
            </w:sdtPr>
            <w:sdtContent>
              <w:ins w:id="7649" w:author="BHA Regulatory Affairs Unit" w:date="2026-07-29T16:06:00Z">
                <w:r>
                  <w:t>Medication errors;</w:t>
                </w:r>
              </w:ins>
            </w:sdtContent>
          </w:sdt>
        </w:p>
      </w:sdtContent>
    </w:sdt>
    <w:sdt>
      <w:sdtPr>
        <w:tag w:val="goog_rdk_7603"/>
        <w:id w:val="196719250"/>
      </w:sdtPr>
      <w:sdtContent>
        <w:p w14:paraId="00000F8E" w14:textId="77777777" w:rsidR="00CF3663" w:rsidRDefault="00000000">
          <w:pPr>
            <w:numPr>
              <w:ilvl w:val="2"/>
              <w:numId w:val="219"/>
            </w:numPr>
            <w:tabs>
              <w:tab w:val="left" w:pos="720"/>
              <w:tab w:val="left" w:pos="1440"/>
              <w:tab w:val="left" w:pos="2160"/>
            </w:tabs>
            <w:spacing w:before="240" w:after="240"/>
            <w:rPr>
              <w:ins w:id="7650" w:author="BHA Regulatory Affairs Unit" w:date="2026-07-29T16:06:00Z"/>
            </w:rPr>
          </w:pPr>
          <w:sdt>
            <w:sdtPr>
              <w:tag w:val="goog_rdk_7602"/>
              <w:id w:val="478892695"/>
            </w:sdtPr>
            <w:sdtContent>
              <w:ins w:id="7651" w:author="BHA Regulatory Affairs Unit" w:date="2026-07-29T16:06:00Z">
                <w:r>
                  <w:t>Medical consultation; and/or</w:t>
                </w:r>
              </w:ins>
            </w:sdtContent>
          </w:sdt>
        </w:p>
      </w:sdtContent>
    </w:sdt>
    <w:sdt>
      <w:sdtPr>
        <w:tag w:val="goog_rdk_7605"/>
        <w:id w:val="-1233898917"/>
      </w:sdtPr>
      <w:sdtContent>
        <w:p w14:paraId="00000F8F" w14:textId="77777777" w:rsidR="00CF3663" w:rsidRDefault="00000000">
          <w:pPr>
            <w:numPr>
              <w:ilvl w:val="2"/>
              <w:numId w:val="219"/>
            </w:numPr>
            <w:tabs>
              <w:tab w:val="left" w:pos="720"/>
              <w:tab w:val="left" w:pos="1440"/>
              <w:tab w:val="left" w:pos="2160"/>
            </w:tabs>
            <w:spacing w:before="240" w:after="240"/>
            <w:rPr>
              <w:ins w:id="7652" w:author="BHA Regulatory Affairs Unit" w:date="2026-07-29T16:06:00Z"/>
            </w:rPr>
          </w:pPr>
          <w:sdt>
            <w:sdtPr>
              <w:tag w:val="goog_rdk_7604"/>
              <w:id w:val="1153240241"/>
            </w:sdtPr>
            <w:sdtContent>
              <w:ins w:id="7653" w:author="BHA Regulatory Affairs Unit" w:date="2026-07-29T16:06:00Z">
                <w:r>
                  <w:t>Other related concerns, as necessary.</w:t>
                </w:r>
              </w:ins>
            </w:sdtContent>
          </w:sdt>
        </w:p>
      </w:sdtContent>
    </w:sdt>
    <w:sdt>
      <w:sdtPr>
        <w:tag w:val="goog_rdk_7607"/>
        <w:id w:val="-708033568"/>
      </w:sdtPr>
      <w:sdtContent>
        <w:p w14:paraId="00000F90" w14:textId="77777777" w:rsidR="00CF3663" w:rsidRDefault="00000000">
          <w:pPr>
            <w:numPr>
              <w:ilvl w:val="1"/>
              <w:numId w:val="219"/>
            </w:numPr>
            <w:tabs>
              <w:tab w:val="left" w:pos="720"/>
              <w:tab w:val="left" w:pos="1440"/>
              <w:tab w:val="left" w:pos="2160"/>
            </w:tabs>
            <w:spacing w:before="240" w:after="240"/>
            <w:rPr>
              <w:ins w:id="7654" w:author="BHA Regulatory Affairs Unit" w:date="2026-07-29T16:06:00Z"/>
            </w:rPr>
          </w:pPr>
          <w:sdt>
            <w:sdtPr>
              <w:tag w:val="goog_rdk_7606"/>
              <w:id w:val="-1759228678"/>
            </w:sdtPr>
            <w:sdtContent>
              <w:ins w:id="7655" w:author="BHA Regulatory Affairs Unit" w:date="2026-07-29T16:06:00Z">
                <w:r>
                  <w:t xml:space="preserve">Consultation needs at this level of care may be medically and/or behavioral health-focused and are likely to include acute and time-sensitive needs at any time of the day or night. An agency’s Medical </w:t>
                </w:r>
                <w:r>
                  <w:lastRenderedPageBreak/>
                  <w:t>Director is responsible for ensuring sufficient supervisor consultation is available, as follows:</w:t>
                </w:r>
              </w:ins>
            </w:sdtContent>
          </w:sdt>
        </w:p>
      </w:sdtContent>
    </w:sdt>
    <w:sdt>
      <w:sdtPr>
        <w:tag w:val="goog_rdk_7609"/>
        <w:id w:val="-1075240999"/>
      </w:sdtPr>
      <w:sdtContent>
        <w:p w14:paraId="00000F91" w14:textId="77777777" w:rsidR="00CF3663" w:rsidRDefault="00000000">
          <w:pPr>
            <w:numPr>
              <w:ilvl w:val="2"/>
              <w:numId w:val="219"/>
            </w:numPr>
            <w:tabs>
              <w:tab w:val="left" w:pos="720"/>
              <w:tab w:val="left" w:pos="1440"/>
              <w:tab w:val="left" w:pos="2160"/>
            </w:tabs>
            <w:spacing w:before="240" w:after="240"/>
            <w:rPr>
              <w:ins w:id="7656" w:author="BHA Regulatory Affairs Unit" w:date="2026-07-29T16:06:00Z"/>
            </w:rPr>
          </w:pPr>
          <w:sdt>
            <w:sdtPr>
              <w:tag w:val="goog_rdk_7608"/>
              <w:id w:val="-1860848630"/>
            </w:sdtPr>
            <w:sdtContent>
              <w:ins w:id="7657" w:author="BHA Regulatory Affairs Unit" w:date="2026-07-29T16:06:00Z">
                <w:r>
                  <w:t>Medical consultation must be available and provided by the Medical Director, or other medical personnel as assigned by the Medical Director, operating within their scope of practice; and</w:t>
                </w:r>
              </w:ins>
            </w:sdtContent>
          </w:sdt>
        </w:p>
      </w:sdtContent>
    </w:sdt>
    <w:sdt>
      <w:sdtPr>
        <w:tag w:val="goog_rdk_7611"/>
        <w:id w:val="1789138863"/>
      </w:sdtPr>
      <w:sdtContent>
        <w:p w14:paraId="00000F92" w14:textId="77777777" w:rsidR="00CF3663" w:rsidRDefault="00000000">
          <w:pPr>
            <w:numPr>
              <w:ilvl w:val="3"/>
              <w:numId w:val="219"/>
            </w:numPr>
            <w:tabs>
              <w:tab w:val="left" w:pos="720"/>
              <w:tab w:val="left" w:pos="1440"/>
              <w:tab w:val="left" w:pos="2160"/>
            </w:tabs>
            <w:spacing w:before="240"/>
            <w:rPr>
              <w:ins w:id="7658" w:author="BHA Regulatory Affairs Unit" w:date="2026-07-29T16:06:00Z"/>
            </w:rPr>
          </w:pPr>
          <w:sdt>
            <w:sdtPr>
              <w:tag w:val="goog_rdk_7610"/>
              <w:id w:val="-232116598"/>
            </w:sdtPr>
            <w:sdtContent>
              <w:ins w:id="7659" w:author="BHA Regulatory Affairs Unit" w:date="2026-07-29T16:06:00Z">
                <w:r>
                  <w:t>This includes access to a medical professional who can prescribe controlled substances and other medications as needed, to support individuals in care with medication-involved needs, such as acute withdrawal.</w:t>
                </w:r>
              </w:ins>
            </w:sdtContent>
          </w:sdt>
        </w:p>
      </w:sdtContent>
    </w:sdt>
    <w:sdt>
      <w:sdtPr>
        <w:tag w:val="goog_rdk_7613"/>
        <w:id w:val="-2048403199"/>
      </w:sdtPr>
      <w:sdtContent>
        <w:p w14:paraId="00000F93" w14:textId="77777777" w:rsidR="00CF3663" w:rsidRDefault="00000000">
          <w:pPr>
            <w:numPr>
              <w:ilvl w:val="2"/>
              <w:numId w:val="219"/>
            </w:numPr>
            <w:tabs>
              <w:tab w:val="left" w:pos="720"/>
              <w:tab w:val="left" w:pos="1440"/>
              <w:tab w:val="left" w:pos="2160"/>
            </w:tabs>
            <w:spacing w:before="240" w:after="240"/>
            <w:rPr>
              <w:ins w:id="7660" w:author="BHA Regulatory Affairs Unit" w:date="2026-07-29T16:06:00Z"/>
            </w:rPr>
          </w:pPr>
          <w:sdt>
            <w:sdtPr>
              <w:tag w:val="goog_rdk_7612"/>
              <w:id w:val="-1930239554"/>
            </w:sdtPr>
            <w:sdtContent>
              <w:ins w:id="7661" w:author="BHA Regulatory Affairs Unit" w:date="2026-07-29T16:06:00Z">
                <w:r>
                  <w:t>Behavioral health consultation must be available and provided by the Medical Director, Clinical Director, or a licensee as assigned by an agency’s Medical Director or Clinical Director, operating within their scope of practice.</w:t>
                </w:r>
              </w:ins>
            </w:sdtContent>
          </w:sdt>
        </w:p>
      </w:sdtContent>
    </w:sdt>
    <w:sdt>
      <w:sdtPr>
        <w:tag w:val="goog_rdk_7615"/>
        <w:id w:val="-1407313327"/>
      </w:sdtPr>
      <w:sdtContent>
        <w:p w14:paraId="00000F94" w14:textId="77777777" w:rsidR="00CF3663" w:rsidRDefault="00000000">
          <w:pPr>
            <w:numPr>
              <w:ilvl w:val="0"/>
              <w:numId w:val="219"/>
            </w:numPr>
            <w:tabs>
              <w:tab w:val="left" w:pos="720"/>
              <w:tab w:val="left" w:pos="1440"/>
              <w:tab w:val="left" w:pos="2160"/>
            </w:tabs>
            <w:spacing w:before="240" w:after="200"/>
            <w:rPr>
              <w:ins w:id="7662" w:author="BHA Regulatory Affairs Unit" w:date="2026-07-29T16:06:00Z"/>
            </w:rPr>
          </w:pPr>
          <w:sdt>
            <w:sdtPr>
              <w:tag w:val="goog_rdk_7614"/>
              <w:id w:val="-1655409646"/>
            </w:sdtPr>
            <w:sdtContent>
              <w:ins w:id="7663" w:author="BHA Regulatory Affairs Unit" w:date="2026-07-29T16:06:00Z">
                <w:r>
                  <w:t>Training</w:t>
                </w:r>
              </w:ins>
            </w:sdtContent>
          </w:sdt>
        </w:p>
      </w:sdtContent>
    </w:sdt>
    <w:sdt>
      <w:sdtPr>
        <w:tag w:val="goog_rdk_7617"/>
        <w:id w:val="1403815636"/>
      </w:sdtPr>
      <w:sdtContent>
        <w:p w14:paraId="00000F95" w14:textId="77777777" w:rsidR="00CF3663" w:rsidRDefault="00000000">
          <w:pPr>
            <w:numPr>
              <w:ilvl w:val="1"/>
              <w:numId w:val="219"/>
            </w:numPr>
            <w:tabs>
              <w:tab w:val="left" w:pos="720"/>
              <w:tab w:val="left" w:pos="1440"/>
              <w:tab w:val="left" w:pos="2160"/>
            </w:tabs>
            <w:spacing w:before="240" w:after="200"/>
            <w:rPr>
              <w:ins w:id="7664" w:author="BHA Regulatory Affairs Unit" w:date="2026-07-29T16:06:00Z"/>
            </w:rPr>
          </w:pPr>
          <w:sdt>
            <w:sdtPr>
              <w:tag w:val="goog_rdk_7616"/>
              <w:id w:val="1968210874"/>
            </w:sdtPr>
            <w:sdtContent>
              <w:ins w:id="7665" w:author="BHA Regulatory Affairs Unit" w:date="2026-07-29T16:06:00Z">
                <w:r>
                  <w:t>Agencies must ensure that all personnel receive training in accordance with training guidelines set forth Part 1.15 of these Rules, prior to working independently with individuals, and on a periodic basis consistent with agency policies.</w:t>
                </w:r>
              </w:ins>
            </w:sdtContent>
          </w:sdt>
        </w:p>
      </w:sdtContent>
    </w:sdt>
    <w:bookmarkStart w:id="7666" w:name="_heading=h.q8wulo8f6ter" w:colFirst="0" w:colLast="0" w:displacedByCustomXml="next"/>
    <w:bookmarkEnd w:id="7666" w:displacedByCustomXml="next"/>
    <w:sdt>
      <w:sdtPr>
        <w:tag w:val="goog_rdk_7619"/>
        <w:id w:val="-1692808361"/>
      </w:sdtPr>
      <w:sdtContent>
        <w:p w14:paraId="00000F96" w14:textId="77777777" w:rsidR="00CF3663" w:rsidRDefault="00000000">
          <w:pPr>
            <w:keepNext/>
            <w:spacing w:before="240" w:after="200"/>
            <w:ind w:firstLine="0"/>
            <w:rPr>
              <w:ins w:id="7667" w:author="BHA Regulatory Affairs Unit" w:date="2026-07-29T16:06:00Z"/>
              <w:color w:val="000000"/>
            </w:rPr>
          </w:pPr>
          <w:sdt>
            <w:sdtPr>
              <w:tag w:val="goog_rdk_7618"/>
              <w:id w:val="-654290281"/>
            </w:sdtPr>
            <w:sdtContent>
              <w:ins w:id="7668" w:author="BHA Regulatory Affairs Unit" w:date="2026-07-29T16:06:00Z">
                <w:r>
                  <w:rPr>
                    <w:b/>
                    <w:bCs/>
                    <w:color w:val="000000"/>
                  </w:rPr>
                  <w:t>5.6.4</w:t>
                </w:r>
                <w:r>
                  <w:rPr>
                    <w:b/>
                    <w:bCs/>
                    <w:color w:val="000000"/>
                  </w:rPr>
                  <w:tab/>
                  <w:t>Documentation and Timeliness</w:t>
                </w:r>
              </w:ins>
            </w:sdtContent>
          </w:sdt>
        </w:p>
      </w:sdtContent>
    </w:sdt>
    <w:sdt>
      <w:sdtPr>
        <w:tag w:val="goog_rdk_7621"/>
        <w:id w:val="-1135248631"/>
      </w:sdtPr>
      <w:sdtContent>
        <w:p w14:paraId="00000F97" w14:textId="77777777" w:rsidR="00CF3663" w:rsidRDefault="00000000">
          <w:pPr>
            <w:numPr>
              <w:ilvl w:val="0"/>
              <w:numId w:val="220"/>
            </w:numPr>
            <w:tabs>
              <w:tab w:val="left" w:pos="720"/>
              <w:tab w:val="left" w:pos="1440"/>
              <w:tab w:val="left" w:pos="2160"/>
            </w:tabs>
            <w:spacing w:before="240" w:after="200"/>
            <w:rPr>
              <w:ins w:id="7669" w:author="BHA Regulatory Affairs Unit" w:date="2026-07-29T16:06:00Z"/>
            </w:rPr>
          </w:pPr>
          <w:sdt>
            <w:sdtPr>
              <w:tag w:val="goog_rdk_7620"/>
              <w:id w:val="1191707100"/>
            </w:sdtPr>
            <w:sdtContent>
              <w:ins w:id="7670" w:author="BHA Regulatory Affairs Unit" w:date="2026-07-29T16:06:00Z">
                <w:r>
                  <w:t>Agencies providing MMRT services must complete the following requirements to be kept in the individual’s file, as set forth in Part 1.17 of these Rules:</w:t>
                </w:r>
              </w:ins>
            </w:sdtContent>
          </w:sdt>
        </w:p>
      </w:sdtContent>
    </w:sdt>
    <w:sdt>
      <w:sdtPr>
        <w:tag w:val="goog_rdk_7623"/>
        <w:id w:val="-1876271103"/>
      </w:sdtPr>
      <w:sdtContent>
        <w:p w14:paraId="00000F98" w14:textId="77777777" w:rsidR="00CF3663" w:rsidRDefault="00000000">
          <w:pPr>
            <w:numPr>
              <w:ilvl w:val="1"/>
              <w:numId w:val="220"/>
            </w:numPr>
            <w:tabs>
              <w:tab w:val="left" w:pos="720"/>
              <w:tab w:val="left" w:pos="1440"/>
              <w:tab w:val="left" w:pos="2160"/>
            </w:tabs>
            <w:spacing w:before="240" w:after="200"/>
            <w:rPr>
              <w:ins w:id="7671" w:author="BHA Regulatory Affairs Unit" w:date="2026-07-29T16:06:00Z"/>
            </w:rPr>
          </w:pPr>
          <w:sdt>
            <w:sdtPr>
              <w:tag w:val="goog_rdk_7622"/>
              <w:id w:val="1950739709"/>
            </w:sdtPr>
            <w:sdtContent>
              <w:ins w:id="7672" w:author="BHA Regulatory Affairs Unit" w:date="2026-07-29T16:06:00Z">
                <w:r>
                  <w:t>An agency may elect to bypass interim documentation requirements if it can accommodate the more detailed version of the requirement in its place. For example, an agency may choose to complete the comprehensive assessment immediately after the screening and triage process, bypassing the “initial assessment” stepwise requirement. In this scenario, timeliness expectations proceed based on the completion of the comprehensive requirement.</w:t>
                </w:r>
              </w:ins>
            </w:sdtContent>
          </w:sdt>
        </w:p>
      </w:sdtContent>
    </w:sdt>
    <w:sdt>
      <w:sdtPr>
        <w:tag w:val="goog_rdk_7625"/>
        <w:id w:val="-839708374"/>
      </w:sdtPr>
      <w:sdtContent>
        <w:p w14:paraId="00000F99" w14:textId="77777777" w:rsidR="00CF3663" w:rsidRDefault="00000000">
          <w:pPr>
            <w:numPr>
              <w:ilvl w:val="0"/>
              <w:numId w:val="220"/>
            </w:numPr>
            <w:tabs>
              <w:tab w:val="left" w:pos="720"/>
              <w:tab w:val="left" w:pos="1440"/>
              <w:tab w:val="left" w:pos="2160"/>
            </w:tabs>
            <w:spacing w:before="240" w:after="200"/>
            <w:rPr>
              <w:ins w:id="7673" w:author="BHA Regulatory Affairs Unit" w:date="2026-07-29T16:06:00Z"/>
            </w:rPr>
          </w:pPr>
          <w:sdt>
            <w:sdtPr>
              <w:tag w:val="goog_rdk_7624"/>
              <w:id w:val="258322768"/>
            </w:sdtPr>
            <w:sdtContent>
              <w:ins w:id="7674" w:author="BHA Regulatory Affairs Unit" w:date="2026-07-29T16:06:00Z">
                <w:r>
                  <w:t>Prior to admission</w:t>
                </w:r>
              </w:ins>
            </w:sdtContent>
          </w:sdt>
        </w:p>
      </w:sdtContent>
    </w:sdt>
    <w:sdt>
      <w:sdtPr>
        <w:tag w:val="goog_rdk_7627"/>
        <w:id w:val="-1580170048"/>
      </w:sdtPr>
      <w:sdtContent>
        <w:p w14:paraId="00000F9A" w14:textId="77777777" w:rsidR="00CF3663" w:rsidRDefault="00000000">
          <w:pPr>
            <w:numPr>
              <w:ilvl w:val="1"/>
              <w:numId w:val="220"/>
            </w:numPr>
            <w:tabs>
              <w:tab w:val="left" w:pos="720"/>
              <w:tab w:val="left" w:pos="1440"/>
              <w:tab w:val="left" w:pos="2160"/>
            </w:tabs>
            <w:spacing w:before="240" w:after="200"/>
            <w:rPr>
              <w:ins w:id="7675" w:author="BHA Regulatory Affairs Unit" w:date="2026-07-29T16:06:00Z"/>
            </w:rPr>
          </w:pPr>
          <w:sdt>
            <w:sdtPr>
              <w:tag w:val="goog_rdk_7626"/>
              <w:id w:val="1572666415"/>
            </w:sdtPr>
            <w:sdtContent>
              <w:ins w:id="7676" w:author="BHA Regulatory Affairs Unit" w:date="2026-07-29T16:06:00Z">
                <w:r>
                  <w:t>An agency must complete the screening and triage process, as set forth in Part 1.17.3.A of these Rules.</w:t>
                </w:r>
              </w:ins>
            </w:sdtContent>
          </w:sdt>
        </w:p>
      </w:sdtContent>
    </w:sdt>
    <w:sdt>
      <w:sdtPr>
        <w:tag w:val="goog_rdk_7629"/>
        <w:id w:val="1733646198"/>
      </w:sdtPr>
      <w:sdtContent>
        <w:p w14:paraId="00000F9B" w14:textId="77777777" w:rsidR="00CF3663" w:rsidRDefault="00000000">
          <w:pPr>
            <w:numPr>
              <w:ilvl w:val="2"/>
              <w:numId w:val="220"/>
            </w:numPr>
            <w:tabs>
              <w:tab w:val="left" w:pos="720"/>
              <w:tab w:val="left" w:pos="1440"/>
              <w:tab w:val="left" w:pos="2160"/>
            </w:tabs>
            <w:spacing w:before="240" w:after="200"/>
            <w:rPr>
              <w:ins w:id="7677" w:author="BHA Regulatory Affairs Unit" w:date="2026-07-29T16:06:00Z"/>
            </w:rPr>
          </w:pPr>
          <w:sdt>
            <w:sdtPr>
              <w:tag w:val="goog_rdk_7628"/>
              <w:id w:val="399249397"/>
            </w:sdtPr>
            <w:sdtContent>
              <w:ins w:id="7678" w:author="BHA Regulatory Affairs Unit" w:date="2026-07-29T16:06:00Z">
                <w:r>
                  <w:t>If an agency provides SUD or co-occurring services, this must include a level of care assessment completion before admission, or review if completed prior, as set forth in Part 3.4.2 of these Rules.</w:t>
                </w:r>
              </w:ins>
            </w:sdtContent>
          </w:sdt>
        </w:p>
      </w:sdtContent>
    </w:sdt>
    <w:sdt>
      <w:sdtPr>
        <w:tag w:val="goog_rdk_7631"/>
        <w:id w:val="2100141774"/>
      </w:sdtPr>
      <w:sdtContent>
        <w:p w14:paraId="00000F9C" w14:textId="77777777" w:rsidR="00CF3663" w:rsidRDefault="00000000">
          <w:pPr>
            <w:numPr>
              <w:ilvl w:val="2"/>
              <w:numId w:val="220"/>
            </w:numPr>
            <w:tabs>
              <w:tab w:val="left" w:pos="720"/>
              <w:tab w:val="left" w:pos="1440"/>
              <w:tab w:val="left" w:pos="2160"/>
            </w:tabs>
            <w:spacing w:before="240" w:after="200"/>
            <w:rPr>
              <w:ins w:id="7679" w:author="BHA Regulatory Affairs Unit" w:date="2026-07-29T16:06:00Z"/>
            </w:rPr>
          </w:pPr>
          <w:sdt>
            <w:sdtPr>
              <w:tag w:val="goog_rdk_7630"/>
              <w:id w:val="-169140749"/>
            </w:sdtPr>
            <w:sdtContent>
              <w:ins w:id="7680" w:author="BHA Regulatory Affairs Unit" w:date="2026-07-29T16:06:00Z">
                <w:r>
                  <w:t>If an urgent need is identified through this process, an agency must respond accordingly, offering:</w:t>
                </w:r>
              </w:ins>
            </w:sdtContent>
          </w:sdt>
        </w:p>
      </w:sdtContent>
    </w:sdt>
    <w:sdt>
      <w:sdtPr>
        <w:tag w:val="goog_rdk_7633"/>
        <w:id w:val="887163492"/>
      </w:sdtPr>
      <w:sdtContent>
        <w:p w14:paraId="00000F9D" w14:textId="77777777" w:rsidR="00CF3663" w:rsidRDefault="00000000">
          <w:pPr>
            <w:numPr>
              <w:ilvl w:val="3"/>
              <w:numId w:val="220"/>
            </w:numPr>
            <w:tabs>
              <w:tab w:val="left" w:pos="720"/>
              <w:tab w:val="left" w:pos="1440"/>
              <w:tab w:val="left" w:pos="2160"/>
            </w:tabs>
            <w:spacing w:before="240" w:after="200"/>
            <w:rPr>
              <w:ins w:id="7681" w:author="BHA Regulatory Affairs Unit" w:date="2026-07-29T16:06:00Z"/>
            </w:rPr>
          </w:pPr>
          <w:sdt>
            <w:sdtPr>
              <w:tag w:val="goog_rdk_7632"/>
              <w:id w:val="476941281"/>
            </w:sdtPr>
            <w:sdtContent>
              <w:ins w:id="7682" w:author="BHA Regulatory Affairs Unit" w:date="2026-07-29T16:06:00Z">
                <w:r>
                  <w:t>Crisis services, if warranted; and/or</w:t>
                </w:r>
              </w:ins>
            </w:sdtContent>
          </w:sdt>
        </w:p>
      </w:sdtContent>
    </w:sdt>
    <w:sdt>
      <w:sdtPr>
        <w:tag w:val="goog_rdk_7635"/>
        <w:id w:val="1124976501"/>
      </w:sdtPr>
      <w:sdtContent>
        <w:p w14:paraId="00000F9E" w14:textId="77777777" w:rsidR="00CF3663" w:rsidRDefault="00000000">
          <w:pPr>
            <w:numPr>
              <w:ilvl w:val="3"/>
              <w:numId w:val="220"/>
            </w:numPr>
            <w:tabs>
              <w:tab w:val="left" w:pos="720"/>
              <w:tab w:val="left" w:pos="1440"/>
              <w:tab w:val="left" w:pos="2160"/>
            </w:tabs>
            <w:spacing w:before="240" w:after="200"/>
            <w:rPr>
              <w:ins w:id="7683" w:author="BHA Regulatory Affairs Unit" w:date="2026-07-29T16:06:00Z"/>
            </w:rPr>
          </w:pPr>
          <w:sdt>
            <w:sdtPr>
              <w:tag w:val="goog_rdk_7634"/>
              <w:id w:val="-989975275"/>
            </w:sdtPr>
            <w:sdtContent>
              <w:ins w:id="7684" w:author="BHA Regulatory Affairs Unit" w:date="2026-07-29T16:06:00Z">
                <w:r>
                  <w:t>An intake appointment within one (1) business day of this screening.</w:t>
                </w:r>
              </w:ins>
            </w:sdtContent>
          </w:sdt>
        </w:p>
      </w:sdtContent>
    </w:sdt>
    <w:sdt>
      <w:sdtPr>
        <w:tag w:val="goog_rdk_7637"/>
        <w:id w:val="138392273"/>
      </w:sdtPr>
      <w:sdtContent>
        <w:p w14:paraId="00000F9F" w14:textId="77777777" w:rsidR="00CF3663" w:rsidRDefault="00000000">
          <w:pPr>
            <w:numPr>
              <w:ilvl w:val="4"/>
              <w:numId w:val="220"/>
            </w:numPr>
            <w:tabs>
              <w:tab w:val="left" w:pos="720"/>
              <w:tab w:val="left" w:pos="1440"/>
              <w:tab w:val="left" w:pos="2160"/>
            </w:tabs>
            <w:spacing w:before="240" w:after="200"/>
            <w:rPr>
              <w:ins w:id="7685" w:author="BHA Regulatory Affairs Unit" w:date="2026-07-29T16:06:00Z"/>
            </w:rPr>
          </w:pPr>
          <w:sdt>
            <w:sdtPr>
              <w:tag w:val="goog_rdk_7636"/>
              <w:id w:val="-2054427572"/>
            </w:sdtPr>
            <w:sdtContent>
              <w:ins w:id="7686" w:author="BHA Regulatory Affairs Unit" w:date="2026-07-29T16:06:00Z">
                <w:r>
                  <w:t>If an agency is unable to accommodate this due to capacity concerns, care coordination must be provided, allowing an individual access to similar services within this time frame.</w:t>
                </w:r>
              </w:ins>
            </w:sdtContent>
          </w:sdt>
        </w:p>
      </w:sdtContent>
    </w:sdt>
    <w:sdt>
      <w:sdtPr>
        <w:tag w:val="goog_rdk_7639"/>
        <w:id w:val="-1470243380"/>
      </w:sdtPr>
      <w:sdtContent>
        <w:p w14:paraId="00000FA0" w14:textId="77777777" w:rsidR="00CF3663" w:rsidRDefault="00000000">
          <w:pPr>
            <w:numPr>
              <w:ilvl w:val="2"/>
              <w:numId w:val="220"/>
            </w:numPr>
            <w:tabs>
              <w:tab w:val="left" w:pos="720"/>
              <w:tab w:val="left" w:pos="1440"/>
              <w:tab w:val="left" w:pos="2160"/>
            </w:tabs>
            <w:spacing w:before="240" w:after="200"/>
            <w:rPr>
              <w:ins w:id="7687" w:author="BHA Regulatory Affairs Unit" w:date="2026-07-29T16:06:00Z"/>
            </w:rPr>
          </w:pPr>
          <w:sdt>
            <w:sdtPr>
              <w:tag w:val="goog_rdk_7638"/>
              <w:id w:val="464082938"/>
            </w:sdtPr>
            <w:sdtContent>
              <w:ins w:id="7688" w:author="BHA Regulatory Affairs Unit" w:date="2026-07-29T16:06:00Z">
                <w:r>
                  <w:t>If no urgent need(s) are identified through this process, an individual may be offered an intake appointment upon bed availability.</w:t>
                </w:r>
              </w:ins>
            </w:sdtContent>
          </w:sdt>
        </w:p>
      </w:sdtContent>
    </w:sdt>
    <w:sdt>
      <w:sdtPr>
        <w:tag w:val="goog_rdk_7641"/>
        <w:id w:val="-1405817305"/>
      </w:sdtPr>
      <w:sdtContent>
        <w:p w14:paraId="00000FA1" w14:textId="77777777" w:rsidR="00CF3663" w:rsidRDefault="00000000">
          <w:pPr>
            <w:numPr>
              <w:ilvl w:val="2"/>
              <w:numId w:val="220"/>
            </w:numPr>
            <w:tabs>
              <w:tab w:val="left" w:pos="720"/>
              <w:tab w:val="left" w:pos="1440"/>
              <w:tab w:val="left" w:pos="2160"/>
            </w:tabs>
            <w:spacing w:before="240" w:after="200"/>
            <w:rPr>
              <w:ins w:id="7689" w:author="BHA Regulatory Affairs Unit" w:date="2026-07-29T16:06:00Z"/>
            </w:rPr>
          </w:pPr>
          <w:sdt>
            <w:sdtPr>
              <w:tag w:val="goog_rdk_7640"/>
              <w:id w:val="-650207569"/>
            </w:sdtPr>
            <w:sdtContent>
              <w:ins w:id="7690" w:author="BHA Regulatory Affairs Unit" w:date="2026-07-29T16:06:00Z">
                <w:r>
                  <w:t>Additional screening tools may be utilized and results incorporated, as appropriate, for a program and/or an individual’s specific needs.</w:t>
                </w:r>
              </w:ins>
            </w:sdtContent>
          </w:sdt>
        </w:p>
      </w:sdtContent>
    </w:sdt>
    <w:sdt>
      <w:sdtPr>
        <w:tag w:val="goog_rdk_7643"/>
        <w:id w:val="1961323003"/>
      </w:sdtPr>
      <w:sdtContent>
        <w:p w14:paraId="00000FA2" w14:textId="77777777" w:rsidR="00CF3663" w:rsidRDefault="00000000">
          <w:pPr>
            <w:numPr>
              <w:ilvl w:val="1"/>
              <w:numId w:val="220"/>
            </w:numPr>
            <w:tabs>
              <w:tab w:val="left" w:pos="720"/>
              <w:tab w:val="left" w:pos="1440"/>
              <w:tab w:val="left" w:pos="2160"/>
            </w:tabs>
            <w:spacing w:before="240" w:after="200"/>
            <w:rPr>
              <w:ins w:id="7691" w:author="BHA Regulatory Affairs Unit" w:date="2026-07-29T16:06:00Z"/>
            </w:rPr>
          </w:pPr>
          <w:sdt>
            <w:sdtPr>
              <w:tag w:val="goog_rdk_7642"/>
              <w:id w:val="-1426335300"/>
            </w:sdtPr>
            <w:sdtContent>
              <w:ins w:id="7692" w:author="BHA Regulatory Affairs Unit" w:date="2026-07-29T16:06:00Z">
                <w:r>
                  <w:t>These screening and triage needs may be completed prior to admission, but no later than three (3) hours after an individual’s arrival.</w:t>
                </w:r>
              </w:ins>
            </w:sdtContent>
          </w:sdt>
        </w:p>
      </w:sdtContent>
    </w:sdt>
    <w:sdt>
      <w:sdtPr>
        <w:tag w:val="goog_rdk_7645"/>
        <w:id w:val="1569009668"/>
      </w:sdtPr>
      <w:sdtContent>
        <w:p w14:paraId="00000FA3" w14:textId="77777777" w:rsidR="00CF3663" w:rsidRDefault="00000000">
          <w:pPr>
            <w:numPr>
              <w:ilvl w:val="0"/>
              <w:numId w:val="220"/>
            </w:numPr>
            <w:tabs>
              <w:tab w:val="left" w:pos="720"/>
              <w:tab w:val="left" w:pos="1440"/>
              <w:tab w:val="left" w:pos="2160"/>
            </w:tabs>
            <w:spacing w:before="240" w:after="200"/>
            <w:rPr>
              <w:ins w:id="7693" w:author="BHA Regulatory Affairs Unit" w:date="2026-07-29T16:06:00Z"/>
            </w:rPr>
          </w:pPr>
          <w:sdt>
            <w:sdtPr>
              <w:tag w:val="goog_rdk_7644"/>
              <w:id w:val="1774155964"/>
            </w:sdtPr>
            <w:sdtContent>
              <w:ins w:id="7694" w:author="BHA Regulatory Affairs Unit" w:date="2026-07-29T16:06:00Z">
                <w:r>
                  <w:t>Upon arrival to an agency</w:t>
                </w:r>
              </w:ins>
            </w:sdtContent>
          </w:sdt>
        </w:p>
      </w:sdtContent>
    </w:sdt>
    <w:sdt>
      <w:sdtPr>
        <w:tag w:val="goog_rdk_7647"/>
        <w:id w:val="-4444192"/>
      </w:sdtPr>
      <w:sdtContent>
        <w:p w14:paraId="00000FA4" w14:textId="77777777" w:rsidR="00CF3663" w:rsidRDefault="00000000">
          <w:pPr>
            <w:numPr>
              <w:ilvl w:val="1"/>
              <w:numId w:val="220"/>
            </w:numPr>
            <w:tabs>
              <w:tab w:val="left" w:pos="720"/>
              <w:tab w:val="left" w:pos="1440"/>
              <w:tab w:val="left" w:pos="2160"/>
            </w:tabs>
            <w:spacing w:before="240" w:after="200"/>
            <w:rPr>
              <w:ins w:id="7695" w:author="BHA Regulatory Affairs Unit" w:date="2026-07-29T16:06:00Z"/>
            </w:rPr>
          </w:pPr>
          <w:sdt>
            <w:sdtPr>
              <w:tag w:val="goog_rdk_7646"/>
              <w:id w:val="-1760261638"/>
            </w:sdtPr>
            <w:sdtContent>
              <w:ins w:id="7696" w:author="BHA Regulatory Affairs Unit" w:date="2026-07-29T16:06:00Z">
                <w:r>
                  <w:t>Within three (3) hours of an individual’s arrival at an agency, the following must be completed:</w:t>
                </w:r>
              </w:ins>
            </w:sdtContent>
          </w:sdt>
        </w:p>
      </w:sdtContent>
    </w:sdt>
    <w:sdt>
      <w:sdtPr>
        <w:tag w:val="goog_rdk_7649"/>
        <w:id w:val="1541966102"/>
      </w:sdtPr>
      <w:sdtContent>
        <w:p w14:paraId="00000FA5" w14:textId="77777777" w:rsidR="00CF3663" w:rsidRDefault="00000000">
          <w:pPr>
            <w:numPr>
              <w:ilvl w:val="2"/>
              <w:numId w:val="220"/>
            </w:numPr>
            <w:tabs>
              <w:tab w:val="left" w:pos="720"/>
              <w:tab w:val="left" w:pos="1440"/>
              <w:tab w:val="left" w:pos="2160"/>
            </w:tabs>
            <w:spacing w:before="240" w:after="200"/>
            <w:rPr>
              <w:ins w:id="7697" w:author="BHA Regulatory Affairs Unit" w:date="2026-07-29T16:06:00Z"/>
            </w:rPr>
          </w:pPr>
          <w:sdt>
            <w:sdtPr>
              <w:tag w:val="goog_rdk_7648"/>
              <w:id w:val="1172815014"/>
            </w:sdtPr>
            <w:sdtContent>
              <w:ins w:id="7698" w:author="BHA Regulatory Affairs Unit" w:date="2026-07-29T16:06:00Z">
                <w:r>
                  <w:t>Any outstanding needs from the screening and triage process must be completed;</w:t>
                </w:r>
              </w:ins>
            </w:sdtContent>
          </w:sdt>
        </w:p>
      </w:sdtContent>
    </w:sdt>
    <w:sdt>
      <w:sdtPr>
        <w:tag w:val="goog_rdk_7651"/>
        <w:id w:val="-598234533"/>
      </w:sdtPr>
      <w:sdtContent>
        <w:p w14:paraId="00000FA6" w14:textId="77777777" w:rsidR="00CF3663" w:rsidRDefault="00000000">
          <w:pPr>
            <w:numPr>
              <w:ilvl w:val="2"/>
              <w:numId w:val="220"/>
            </w:numPr>
            <w:tabs>
              <w:tab w:val="left" w:pos="720"/>
              <w:tab w:val="left" w:pos="1440"/>
              <w:tab w:val="left" w:pos="2160"/>
            </w:tabs>
            <w:spacing w:before="240" w:after="200"/>
            <w:rPr>
              <w:ins w:id="7699" w:author="BHA Regulatory Affairs Unit" w:date="2026-07-29T16:06:00Z"/>
            </w:rPr>
          </w:pPr>
          <w:sdt>
            <w:sdtPr>
              <w:tag w:val="goog_rdk_7650"/>
              <w:id w:val="1995285990"/>
            </w:sdtPr>
            <w:sdtContent>
              <w:ins w:id="7700" w:author="BHA Regulatory Affairs Unit" w:date="2026-07-29T16:06:00Z">
                <w:r>
                  <w:t>All required demographic, intake, and consent paperwork, as set forth in Part 1.17.1 of these Rules;</w:t>
                </w:r>
              </w:ins>
            </w:sdtContent>
          </w:sdt>
        </w:p>
      </w:sdtContent>
    </w:sdt>
    <w:sdt>
      <w:sdtPr>
        <w:tag w:val="goog_rdk_7653"/>
        <w:id w:val="-960611752"/>
      </w:sdtPr>
      <w:sdtContent>
        <w:p w14:paraId="00000FA7" w14:textId="77777777" w:rsidR="00CF3663" w:rsidRDefault="00000000">
          <w:pPr>
            <w:numPr>
              <w:ilvl w:val="3"/>
              <w:numId w:val="220"/>
            </w:numPr>
            <w:tabs>
              <w:tab w:val="left" w:pos="720"/>
              <w:tab w:val="left" w:pos="1440"/>
              <w:tab w:val="left" w:pos="2160"/>
            </w:tabs>
            <w:spacing w:before="240" w:after="200"/>
            <w:rPr>
              <w:ins w:id="7701" w:author="BHA Regulatory Affairs Unit" w:date="2026-07-29T16:06:00Z"/>
            </w:rPr>
          </w:pPr>
          <w:sdt>
            <w:sdtPr>
              <w:tag w:val="goog_rdk_7652"/>
              <w:id w:val="387802954"/>
            </w:sdtPr>
            <w:sdtContent>
              <w:ins w:id="7702" w:author="BHA Regulatory Affairs Unit" w:date="2026-07-29T16:06:00Z">
                <w:r>
                  <w:t>If an individual is unable to effectively participate in the intake and consent review process due to intoxication, an escalated state, or other factors, an agency must reschedule this documentation review. The reason for the delay must be documented in an individual’s file, and the process must be revisited as soon as the individual is capable of effective participation;</w:t>
                </w:r>
              </w:ins>
            </w:sdtContent>
          </w:sdt>
        </w:p>
      </w:sdtContent>
    </w:sdt>
    <w:sdt>
      <w:sdtPr>
        <w:tag w:val="goog_rdk_7655"/>
        <w:id w:val="543477783"/>
      </w:sdtPr>
      <w:sdtContent>
        <w:p w14:paraId="00000FA8" w14:textId="77777777" w:rsidR="00CF3663" w:rsidRDefault="00000000">
          <w:pPr>
            <w:numPr>
              <w:ilvl w:val="2"/>
              <w:numId w:val="220"/>
            </w:numPr>
            <w:tabs>
              <w:tab w:val="left" w:pos="720"/>
              <w:tab w:val="left" w:pos="1440"/>
            </w:tabs>
            <w:spacing w:before="240"/>
            <w:rPr>
              <w:ins w:id="7703" w:author="BHA Regulatory Affairs Unit" w:date="2026-07-29T16:06:00Z"/>
            </w:rPr>
          </w:pPr>
          <w:sdt>
            <w:sdtPr>
              <w:tag w:val="goog_rdk_7654"/>
              <w:id w:val="106989618"/>
            </w:sdtPr>
            <w:sdtContent>
              <w:ins w:id="7704" w:author="BHA Regulatory Affairs Unit" w:date="2026-07-29T16:06:00Z">
                <w:r>
                  <w:t>An initial assessment, at minimum, as set forth in Part 1.17.3.B of these Rules;</w:t>
                </w:r>
              </w:ins>
            </w:sdtContent>
          </w:sdt>
        </w:p>
      </w:sdtContent>
    </w:sdt>
    <w:sdt>
      <w:sdtPr>
        <w:tag w:val="goog_rdk_7657"/>
        <w:id w:val="819735107"/>
      </w:sdtPr>
      <w:sdtContent>
        <w:p w14:paraId="00000FA9" w14:textId="77777777" w:rsidR="00CF3663" w:rsidRDefault="00000000">
          <w:pPr>
            <w:numPr>
              <w:ilvl w:val="2"/>
              <w:numId w:val="220"/>
            </w:numPr>
            <w:tabs>
              <w:tab w:val="left" w:pos="720"/>
              <w:tab w:val="left" w:pos="1440"/>
              <w:tab w:val="left" w:pos="2160"/>
            </w:tabs>
            <w:spacing w:before="240" w:after="200"/>
            <w:rPr>
              <w:ins w:id="7705" w:author="BHA Regulatory Affairs Unit" w:date="2026-07-29T16:06:00Z"/>
            </w:rPr>
          </w:pPr>
          <w:sdt>
            <w:sdtPr>
              <w:tag w:val="goog_rdk_7656"/>
              <w:id w:val="1572018418"/>
            </w:sdtPr>
            <w:sdtContent>
              <w:ins w:id="7706" w:author="BHA Regulatory Affairs Unit" w:date="2026-07-29T16:06:00Z">
                <w:r>
                  <w:t>A nursing assessment must be conducted that includes, but is not limited to:</w:t>
                </w:r>
              </w:ins>
            </w:sdtContent>
          </w:sdt>
        </w:p>
      </w:sdtContent>
    </w:sdt>
    <w:sdt>
      <w:sdtPr>
        <w:tag w:val="goog_rdk_7659"/>
        <w:id w:val="2123027594"/>
      </w:sdtPr>
      <w:sdtContent>
        <w:p w14:paraId="00000FAA" w14:textId="77777777" w:rsidR="00CF3663" w:rsidRDefault="00000000">
          <w:pPr>
            <w:numPr>
              <w:ilvl w:val="3"/>
              <w:numId w:val="220"/>
            </w:numPr>
            <w:tabs>
              <w:tab w:val="left" w:pos="720"/>
              <w:tab w:val="left" w:pos="1440"/>
              <w:tab w:val="left" w:pos="2160"/>
            </w:tabs>
            <w:spacing w:before="240" w:after="200"/>
            <w:rPr>
              <w:ins w:id="7707" w:author="BHA Regulatory Affairs Unit" w:date="2026-07-29T16:06:00Z"/>
            </w:rPr>
          </w:pPr>
          <w:sdt>
            <w:sdtPr>
              <w:tag w:val="goog_rdk_7658"/>
              <w:id w:val="-1590611117"/>
            </w:sdtPr>
            <w:sdtContent>
              <w:ins w:id="7708" w:author="BHA Regulatory Affairs Unit" w:date="2026-07-29T16:06:00Z">
                <w:r>
                  <w:t>Vitals, including pulse oximetry;</w:t>
                </w:r>
              </w:ins>
            </w:sdtContent>
          </w:sdt>
        </w:p>
      </w:sdtContent>
    </w:sdt>
    <w:sdt>
      <w:sdtPr>
        <w:tag w:val="goog_rdk_7661"/>
        <w:id w:val="296189354"/>
      </w:sdtPr>
      <w:sdtContent>
        <w:p w14:paraId="00000FAB" w14:textId="77777777" w:rsidR="00CF3663" w:rsidRDefault="00000000">
          <w:pPr>
            <w:numPr>
              <w:ilvl w:val="3"/>
              <w:numId w:val="220"/>
            </w:numPr>
            <w:tabs>
              <w:tab w:val="left" w:pos="720"/>
              <w:tab w:val="left" w:pos="1440"/>
              <w:tab w:val="left" w:pos="2160"/>
            </w:tabs>
            <w:spacing w:before="240" w:after="200"/>
            <w:rPr>
              <w:ins w:id="7709" w:author="BHA Regulatory Affairs Unit" w:date="2026-07-29T16:06:00Z"/>
            </w:rPr>
          </w:pPr>
          <w:sdt>
            <w:sdtPr>
              <w:tag w:val="goog_rdk_7660"/>
              <w:id w:val="720051784"/>
            </w:sdtPr>
            <w:sdtContent>
              <w:ins w:id="7710" w:author="BHA Regulatory Affairs Unit" w:date="2026-07-29T16:06:00Z">
                <w:r>
                  <w:t>History of present illness;</w:t>
                </w:r>
              </w:ins>
            </w:sdtContent>
          </w:sdt>
        </w:p>
      </w:sdtContent>
    </w:sdt>
    <w:sdt>
      <w:sdtPr>
        <w:tag w:val="goog_rdk_7663"/>
        <w:id w:val="-1864118247"/>
      </w:sdtPr>
      <w:sdtContent>
        <w:p w14:paraId="00000FAC" w14:textId="77777777" w:rsidR="00CF3663" w:rsidRDefault="00000000">
          <w:pPr>
            <w:numPr>
              <w:ilvl w:val="3"/>
              <w:numId w:val="220"/>
            </w:numPr>
            <w:tabs>
              <w:tab w:val="left" w:pos="720"/>
              <w:tab w:val="left" w:pos="1440"/>
              <w:tab w:val="left" w:pos="2160"/>
            </w:tabs>
            <w:spacing w:before="240" w:after="200"/>
            <w:rPr>
              <w:ins w:id="7711" w:author="BHA Regulatory Affairs Unit" w:date="2026-07-29T16:06:00Z"/>
            </w:rPr>
          </w:pPr>
          <w:sdt>
            <w:sdtPr>
              <w:tag w:val="goog_rdk_7662"/>
              <w:id w:val="1957552364"/>
            </w:sdtPr>
            <w:sdtContent>
              <w:ins w:id="7712" w:author="BHA Regulatory Affairs Unit" w:date="2026-07-29T16:06:00Z">
                <w:r>
                  <w:t>Baseline evaluation of potential withdrawal severity and risks; and</w:t>
                </w:r>
              </w:ins>
            </w:sdtContent>
          </w:sdt>
        </w:p>
      </w:sdtContent>
    </w:sdt>
    <w:sdt>
      <w:sdtPr>
        <w:tag w:val="goog_rdk_7665"/>
        <w:id w:val="-807279202"/>
      </w:sdtPr>
      <w:sdtContent>
        <w:p w14:paraId="00000FAD" w14:textId="77777777" w:rsidR="00CF3663" w:rsidRDefault="00000000">
          <w:pPr>
            <w:numPr>
              <w:ilvl w:val="3"/>
              <w:numId w:val="220"/>
            </w:numPr>
            <w:tabs>
              <w:tab w:val="left" w:pos="720"/>
              <w:tab w:val="left" w:pos="1440"/>
              <w:tab w:val="left" w:pos="2160"/>
            </w:tabs>
            <w:spacing w:before="240" w:after="200"/>
            <w:rPr>
              <w:ins w:id="7713" w:author="BHA Regulatory Affairs Unit" w:date="2026-07-29T16:06:00Z"/>
            </w:rPr>
          </w:pPr>
          <w:sdt>
            <w:sdtPr>
              <w:tag w:val="goog_rdk_7664"/>
              <w:id w:val="1655205901"/>
            </w:sdtPr>
            <w:sdtContent>
              <w:ins w:id="7714" w:author="BHA Regulatory Affairs Unit" w:date="2026-07-29T16:06:00Z">
                <w:r>
                  <w:t>Medical history, including assessment of current biomedical, psychiatric, and cognitive concerns</w:t>
                </w:r>
              </w:ins>
            </w:sdtContent>
          </w:sdt>
        </w:p>
      </w:sdtContent>
    </w:sdt>
    <w:sdt>
      <w:sdtPr>
        <w:tag w:val="goog_rdk_7667"/>
        <w:id w:val="-1408469112"/>
      </w:sdtPr>
      <w:sdtContent>
        <w:p w14:paraId="00000FAE" w14:textId="77777777" w:rsidR="00CF3663" w:rsidRDefault="00000000">
          <w:pPr>
            <w:numPr>
              <w:ilvl w:val="2"/>
              <w:numId w:val="220"/>
            </w:numPr>
            <w:tabs>
              <w:tab w:val="left" w:pos="720"/>
              <w:tab w:val="left" w:pos="1440"/>
              <w:tab w:val="left" w:pos="2160"/>
            </w:tabs>
            <w:spacing w:before="240" w:after="200"/>
            <w:rPr>
              <w:ins w:id="7715" w:author="BHA Regulatory Affairs Unit" w:date="2026-07-29T16:06:00Z"/>
            </w:rPr>
          </w:pPr>
          <w:sdt>
            <w:sdtPr>
              <w:tag w:val="goog_rdk_7666"/>
              <w:id w:val="1668742544"/>
            </w:sdtPr>
            <w:sdtContent>
              <w:ins w:id="7716" w:author="BHA Regulatory Affairs Unit" w:date="2026-07-29T16:06:00Z">
                <w:r>
                  <w:t>An individual’s property inventory and search process with documented findings in alignment with agency policies and procedures, as set forth in Part 1.16.3.D.2 of these Rules.</w:t>
                </w:r>
              </w:ins>
            </w:sdtContent>
          </w:sdt>
        </w:p>
      </w:sdtContent>
    </w:sdt>
    <w:sdt>
      <w:sdtPr>
        <w:tag w:val="goog_rdk_7669"/>
        <w:id w:val="2021748920"/>
      </w:sdtPr>
      <w:sdtContent>
        <w:p w14:paraId="00000FAF" w14:textId="77777777" w:rsidR="00CF3663" w:rsidRDefault="00000000">
          <w:pPr>
            <w:numPr>
              <w:ilvl w:val="0"/>
              <w:numId w:val="220"/>
            </w:numPr>
            <w:tabs>
              <w:tab w:val="left" w:pos="720"/>
              <w:tab w:val="left" w:pos="1440"/>
              <w:tab w:val="left" w:pos="2160"/>
            </w:tabs>
            <w:spacing w:before="240" w:after="200"/>
            <w:rPr>
              <w:ins w:id="7717" w:author="BHA Regulatory Affairs Unit" w:date="2026-07-29T16:06:00Z"/>
            </w:rPr>
          </w:pPr>
          <w:sdt>
            <w:sdtPr>
              <w:tag w:val="goog_rdk_7668"/>
              <w:id w:val="-694245375"/>
            </w:sdtPr>
            <w:sdtContent>
              <w:ins w:id="7718" w:author="BHA Regulatory Affairs Unit" w:date="2026-07-29T16:06:00Z">
                <w:r>
                  <w:t>During the episode of care</w:t>
                </w:r>
              </w:ins>
            </w:sdtContent>
          </w:sdt>
        </w:p>
      </w:sdtContent>
    </w:sdt>
    <w:sdt>
      <w:sdtPr>
        <w:tag w:val="goog_rdk_7671"/>
        <w:id w:val="877942157"/>
      </w:sdtPr>
      <w:sdtContent>
        <w:p w14:paraId="00000FB0" w14:textId="77777777" w:rsidR="00CF3663" w:rsidRDefault="00000000">
          <w:pPr>
            <w:numPr>
              <w:ilvl w:val="1"/>
              <w:numId w:val="220"/>
            </w:numPr>
            <w:tabs>
              <w:tab w:val="left" w:pos="720"/>
              <w:tab w:val="left" w:pos="1440"/>
              <w:tab w:val="left" w:pos="2160"/>
            </w:tabs>
            <w:spacing w:before="240" w:after="200"/>
            <w:rPr>
              <w:ins w:id="7719" w:author="BHA Regulatory Affairs Unit" w:date="2026-07-29T16:06:00Z"/>
            </w:rPr>
          </w:pPr>
          <w:sdt>
            <w:sdtPr>
              <w:tag w:val="goog_rdk_7670"/>
              <w:id w:val="-90685144"/>
            </w:sdtPr>
            <w:sdtContent>
              <w:ins w:id="7720" w:author="BHA Regulatory Affairs Unit" w:date="2026-07-29T16:06:00Z">
                <w:r>
                  <w:t>As soon as practicable, but no later than twenty-four (24) hours of an individual’s arrival at an agency:</w:t>
                </w:r>
              </w:ins>
            </w:sdtContent>
          </w:sdt>
        </w:p>
      </w:sdtContent>
    </w:sdt>
    <w:sdt>
      <w:sdtPr>
        <w:tag w:val="goog_rdk_7673"/>
        <w:id w:val="-104930315"/>
      </w:sdtPr>
      <w:sdtContent>
        <w:p w14:paraId="00000FB1" w14:textId="77777777" w:rsidR="00CF3663" w:rsidRDefault="00000000">
          <w:pPr>
            <w:numPr>
              <w:ilvl w:val="2"/>
              <w:numId w:val="220"/>
            </w:numPr>
            <w:tabs>
              <w:tab w:val="left" w:pos="720"/>
              <w:tab w:val="left" w:pos="1440"/>
              <w:tab w:val="left" w:pos="2160"/>
            </w:tabs>
            <w:spacing w:before="240" w:after="200"/>
            <w:rPr>
              <w:ins w:id="7721" w:author="BHA Regulatory Affairs Unit" w:date="2026-07-29T16:06:00Z"/>
            </w:rPr>
          </w:pPr>
          <w:sdt>
            <w:sdtPr>
              <w:tag w:val="goog_rdk_7672"/>
              <w:id w:val="1573143307"/>
            </w:sdtPr>
            <w:sdtContent>
              <w:ins w:id="7722" w:author="BHA Regulatory Affairs Unit" w:date="2026-07-29T16:06:00Z">
                <w:r>
                  <w:t>A comprehensive medical history and physical examination must be completed; and</w:t>
                </w:r>
              </w:ins>
            </w:sdtContent>
          </w:sdt>
        </w:p>
      </w:sdtContent>
    </w:sdt>
    <w:sdt>
      <w:sdtPr>
        <w:tag w:val="goog_rdk_7675"/>
        <w:id w:val="-541447478"/>
      </w:sdtPr>
      <w:sdtContent>
        <w:p w14:paraId="00000FB2" w14:textId="77777777" w:rsidR="00CF3663" w:rsidRDefault="00000000">
          <w:pPr>
            <w:numPr>
              <w:ilvl w:val="3"/>
              <w:numId w:val="220"/>
            </w:numPr>
            <w:tabs>
              <w:tab w:val="left" w:pos="720"/>
              <w:tab w:val="left" w:pos="1440"/>
              <w:tab w:val="left" w:pos="2160"/>
            </w:tabs>
            <w:spacing w:before="240" w:after="200"/>
            <w:rPr>
              <w:ins w:id="7723" w:author="BHA Regulatory Affairs Unit" w:date="2026-07-29T16:06:00Z"/>
            </w:rPr>
          </w:pPr>
          <w:sdt>
            <w:sdtPr>
              <w:tag w:val="goog_rdk_7674"/>
              <w:id w:val="1518061929"/>
            </w:sdtPr>
            <w:sdtContent>
              <w:ins w:id="7724" w:author="BHA Regulatory Affairs Unit" w:date="2026-07-29T16:06:00Z">
                <w:r>
                  <w:t>This may involve reviewing records of a physical examination that occurred within the preceding seven (7) calendar days in situations where this level of care is a step-down from a higher level of care.</w:t>
                </w:r>
              </w:ins>
            </w:sdtContent>
          </w:sdt>
        </w:p>
      </w:sdtContent>
    </w:sdt>
    <w:sdt>
      <w:sdtPr>
        <w:tag w:val="goog_rdk_7677"/>
        <w:id w:val="-1400311959"/>
      </w:sdtPr>
      <w:sdtContent>
        <w:p w14:paraId="00000FB3" w14:textId="77777777" w:rsidR="00CF3663" w:rsidRDefault="00000000">
          <w:pPr>
            <w:numPr>
              <w:ilvl w:val="2"/>
              <w:numId w:val="220"/>
            </w:numPr>
            <w:tabs>
              <w:tab w:val="left" w:pos="720"/>
              <w:tab w:val="left" w:pos="1440"/>
            </w:tabs>
            <w:spacing w:before="240"/>
            <w:rPr>
              <w:ins w:id="7725" w:author="BHA Regulatory Affairs Unit" w:date="2026-07-29T16:06:00Z"/>
            </w:rPr>
          </w:pPr>
          <w:sdt>
            <w:sdtPr>
              <w:tag w:val="goog_rdk_7676"/>
              <w:id w:val="-584534694"/>
            </w:sdtPr>
            <w:sdtContent>
              <w:ins w:id="7726" w:author="BHA Regulatory Affairs Unit" w:date="2026-07-29T16:06:00Z">
                <w:r>
                  <w:t>An initial service plan must be established, as set forth in Part 1.17.4.A of these Rules.</w:t>
                </w:r>
              </w:ins>
            </w:sdtContent>
          </w:sdt>
        </w:p>
      </w:sdtContent>
    </w:sdt>
    <w:sdt>
      <w:sdtPr>
        <w:tag w:val="goog_rdk_7679"/>
        <w:id w:val="1800431399"/>
      </w:sdtPr>
      <w:sdtContent>
        <w:p w14:paraId="00000FB4" w14:textId="77777777" w:rsidR="00CF3663" w:rsidRDefault="00000000">
          <w:pPr>
            <w:numPr>
              <w:ilvl w:val="3"/>
              <w:numId w:val="220"/>
            </w:numPr>
            <w:tabs>
              <w:tab w:val="left" w:pos="720"/>
              <w:tab w:val="left" w:pos="1440"/>
            </w:tabs>
            <w:spacing w:before="240"/>
            <w:rPr>
              <w:ins w:id="7727" w:author="BHA Regulatory Affairs Unit" w:date="2026-07-29T16:06:00Z"/>
            </w:rPr>
          </w:pPr>
          <w:sdt>
            <w:sdtPr>
              <w:tag w:val="goog_rdk_7678"/>
              <w:id w:val="1336699814"/>
            </w:sdtPr>
            <w:sdtContent>
              <w:ins w:id="7728" w:author="BHA Regulatory Affairs Unit" w:date="2026-07-29T16:06:00Z">
                <w:r>
                  <w:t>If an agency provides SUD or co-occurring services, the agency must also include service plan requirements set forth in Part 3.4.4 of these Rules.</w:t>
                </w:r>
              </w:ins>
            </w:sdtContent>
          </w:sdt>
        </w:p>
      </w:sdtContent>
    </w:sdt>
    <w:sdt>
      <w:sdtPr>
        <w:tag w:val="goog_rdk_7681"/>
        <w:id w:val="486065492"/>
      </w:sdtPr>
      <w:sdtContent>
        <w:p w14:paraId="00000FB5" w14:textId="77777777" w:rsidR="00CF3663" w:rsidRDefault="00000000">
          <w:pPr>
            <w:numPr>
              <w:ilvl w:val="1"/>
              <w:numId w:val="220"/>
            </w:numPr>
            <w:tabs>
              <w:tab w:val="left" w:pos="720"/>
              <w:tab w:val="left" w:pos="1440"/>
            </w:tabs>
            <w:spacing w:before="240"/>
            <w:rPr>
              <w:ins w:id="7729" w:author="BHA Regulatory Affairs Unit" w:date="2026-07-29T16:06:00Z"/>
            </w:rPr>
          </w:pPr>
          <w:sdt>
            <w:sdtPr>
              <w:tag w:val="goog_rdk_7680"/>
              <w:id w:val="257564477"/>
            </w:sdtPr>
            <w:sdtContent>
              <w:ins w:id="7730" w:author="BHA Regulatory Affairs Unit" w:date="2026-07-29T16:06:00Z">
                <w:r>
                  <w:t>As soon as practicable, but no later than ten (10) calendar days from an individual’s arrival:</w:t>
                </w:r>
              </w:ins>
            </w:sdtContent>
          </w:sdt>
        </w:p>
      </w:sdtContent>
    </w:sdt>
    <w:sdt>
      <w:sdtPr>
        <w:tag w:val="goog_rdk_7683"/>
        <w:id w:val="-677256357"/>
      </w:sdtPr>
      <w:sdtContent>
        <w:p w14:paraId="00000FB6" w14:textId="77777777" w:rsidR="00CF3663" w:rsidRDefault="00000000">
          <w:pPr>
            <w:numPr>
              <w:ilvl w:val="2"/>
              <w:numId w:val="220"/>
            </w:numPr>
            <w:tabs>
              <w:tab w:val="left" w:pos="720"/>
              <w:tab w:val="left" w:pos="1440"/>
            </w:tabs>
            <w:spacing w:before="240"/>
            <w:rPr>
              <w:ins w:id="7731" w:author="BHA Regulatory Affairs Unit" w:date="2026-07-29T16:06:00Z"/>
            </w:rPr>
          </w:pPr>
          <w:sdt>
            <w:sdtPr>
              <w:tag w:val="goog_rdk_7682"/>
              <w:id w:val="-384524096"/>
            </w:sdtPr>
            <w:sdtContent>
              <w:ins w:id="7732" w:author="BHA Regulatory Affairs Unit" w:date="2026-07-29T16:06:00Z">
                <w:r>
                  <w:t>A comprehensive assessment must be completed, as set forth in Part 1.17.3.C of these Rules.</w:t>
                </w:r>
              </w:ins>
            </w:sdtContent>
          </w:sdt>
        </w:p>
      </w:sdtContent>
    </w:sdt>
    <w:sdt>
      <w:sdtPr>
        <w:tag w:val="goog_rdk_7685"/>
        <w:id w:val="-243342652"/>
      </w:sdtPr>
      <w:sdtContent>
        <w:p w14:paraId="00000FB7" w14:textId="77777777" w:rsidR="00CF3663" w:rsidRDefault="00000000">
          <w:pPr>
            <w:numPr>
              <w:ilvl w:val="1"/>
              <w:numId w:val="221"/>
            </w:numPr>
            <w:tabs>
              <w:tab w:val="left" w:pos="720"/>
              <w:tab w:val="left" w:pos="1440"/>
              <w:tab w:val="left" w:pos="2160"/>
            </w:tabs>
            <w:spacing w:before="240" w:after="200"/>
            <w:rPr>
              <w:ins w:id="7733" w:author="BHA Regulatory Affairs Unit" w:date="2026-07-29T16:06:00Z"/>
            </w:rPr>
          </w:pPr>
          <w:sdt>
            <w:sdtPr>
              <w:tag w:val="goog_rdk_7684"/>
              <w:id w:val="-2055426552"/>
            </w:sdtPr>
            <w:sdtContent>
              <w:ins w:id="7734" w:author="BHA Regulatory Affairs Unit" w:date="2026-07-29T16:06:00Z">
                <w:r>
                  <w:t>If an agency provides SUD or co-occurring services, the agency must also include treatment plan assessment requirements set forth in Part 3.4.2 of these Rules.</w:t>
                </w:r>
              </w:ins>
            </w:sdtContent>
          </w:sdt>
        </w:p>
      </w:sdtContent>
    </w:sdt>
    <w:sdt>
      <w:sdtPr>
        <w:tag w:val="goog_rdk_7687"/>
        <w:id w:val="804735507"/>
      </w:sdtPr>
      <w:sdtContent>
        <w:p w14:paraId="00000FB8" w14:textId="77777777" w:rsidR="00CF3663" w:rsidRDefault="00000000">
          <w:pPr>
            <w:numPr>
              <w:ilvl w:val="1"/>
              <w:numId w:val="221"/>
            </w:numPr>
            <w:tabs>
              <w:tab w:val="left" w:pos="720"/>
              <w:tab w:val="left" w:pos="1440"/>
              <w:tab w:val="left" w:pos="2160"/>
            </w:tabs>
            <w:spacing w:before="240" w:after="200"/>
            <w:rPr>
              <w:ins w:id="7735" w:author="BHA Regulatory Affairs Unit" w:date="2026-07-29T16:06:00Z"/>
            </w:rPr>
          </w:pPr>
          <w:sdt>
            <w:sdtPr>
              <w:tag w:val="goog_rdk_7686"/>
              <w:id w:val="-240403049"/>
            </w:sdtPr>
            <w:sdtContent>
              <w:ins w:id="7736" w:author="BHA Regulatory Affairs Unit" w:date="2026-07-29T16:06:00Z">
                <w:r>
                  <w:t>The comprehensive service plan must be completed no later than three (3) calendar days from completion of the comprehensive assessment in accordance with requirements set forth in Part 1.17.4.A of these Rules.</w:t>
                </w:r>
              </w:ins>
            </w:sdtContent>
          </w:sdt>
        </w:p>
      </w:sdtContent>
    </w:sdt>
    <w:sdt>
      <w:sdtPr>
        <w:tag w:val="goog_rdk_7689"/>
        <w:id w:val="-393931979"/>
      </w:sdtPr>
      <w:sdtContent>
        <w:p w14:paraId="00000FB9" w14:textId="77777777" w:rsidR="00CF3663" w:rsidRDefault="00000000">
          <w:pPr>
            <w:numPr>
              <w:ilvl w:val="1"/>
              <w:numId w:val="221"/>
            </w:numPr>
            <w:tabs>
              <w:tab w:val="left" w:pos="720"/>
              <w:tab w:val="left" w:pos="1440"/>
              <w:tab w:val="left" w:pos="2160"/>
            </w:tabs>
            <w:spacing w:before="240" w:after="200"/>
            <w:rPr>
              <w:ins w:id="7737" w:author="BHA Regulatory Affairs Unit" w:date="2026-07-29T16:06:00Z"/>
            </w:rPr>
          </w:pPr>
          <w:sdt>
            <w:sdtPr>
              <w:tag w:val="goog_rdk_7688"/>
              <w:id w:val="-1118308450"/>
            </w:sdtPr>
            <w:sdtContent>
              <w:ins w:id="7738" w:author="BHA Regulatory Affairs Unit" w:date="2026-07-29T16:06:00Z">
                <w:r>
                  <w:t>The comprehensive assessment and subsequent comprehensive service plan must be updated:</w:t>
                </w:r>
              </w:ins>
            </w:sdtContent>
          </w:sdt>
        </w:p>
      </w:sdtContent>
    </w:sdt>
    <w:sdt>
      <w:sdtPr>
        <w:tag w:val="goog_rdk_7691"/>
        <w:id w:val="-1842226648"/>
      </w:sdtPr>
      <w:sdtContent>
        <w:p w14:paraId="00000FBA" w14:textId="77777777" w:rsidR="00CF3663" w:rsidRDefault="00000000">
          <w:pPr>
            <w:numPr>
              <w:ilvl w:val="2"/>
              <w:numId w:val="5"/>
            </w:numPr>
            <w:tabs>
              <w:tab w:val="left" w:pos="720"/>
              <w:tab w:val="left" w:pos="1440"/>
              <w:tab w:val="left" w:pos="2160"/>
            </w:tabs>
            <w:spacing w:before="240" w:after="200"/>
            <w:rPr>
              <w:ins w:id="7739" w:author="BHA Regulatory Affairs Unit" w:date="2026-07-29T16:06:00Z"/>
            </w:rPr>
          </w:pPr>
          <w:sdt>
            <w:sdtPr>
              <w:tag w:val="goog_rdk_7690"/>
              <w:id w:val="-862756592"/>
            </w:sdtPr>
            <w:sdtContent>
              <w:ins w:id="7740" w:author="BHA Regulatory Affairs Unit" w:date="2026-07-29T16:06:00Z">
                <w:r>
                  <w:t>When an individual experiences a change in their level of functioning that results in a change to their service needs; and</w:t>
                </w:r>
              </w:ins>
            </w:sdtContent>
          </w:sdt>
        </w:p>
      </w:sdtContent>
    </w:sdt>
    <w:sdt>
      <w:sdtPr>
        <w:tag w:val="goog_rdk_7693"/>
        <w:id w:val="-1854604281"/>
      </w:sdtPr>
      <w:sdtContent>
        <w:p w14:paraId="00000FBB" w14:textId="77777777" w:rsidR="00CF3663" w:rsidRDefault="00000000">
          <w:pPr>
            <w:numPr>
              <w:ilvl w:val="3"/>
              <w:numId w:val="5"/>
            </w:numPr>
            <w:tabs>
              <w:tab w:val="left" w:pos="720"/>
              <w:tab w:val="left" w:pos="1440"/>
            </w:tabs>
            <w:spacing w:before="240"/>
            <w:rPr>
              <w:ins w:id="7741" w:author="BHA Regulatory Affairs Unit" w:date="2026-07-29T16:06:00Z"/>
            </w:rPr>
          </w:pPr>
          <w:sdt>
            <w:sdtPr>
              <w:tag w:val="goog_rdk_7692"/>
              <w:id w:val="1647105039"/>
            </w:sdtPr>
            <w:sdtContent>
              <w:ins w:id="7742" w:author="BHA Regulatory Affairs Unit" w:date="2026-07-29T16:06:00Z">
                <w:r>
                  <w:t>The interdisciplinary treatment team must document weekly consultation and adjust the service plan as needed;</w:t>
                </w:r>
              </w:ins>
            </w:sdtContent>
          </w:sdt>
        </w:p>
      </w:sdtContent>
    </w:sdt>
    <w:sdt>
      <w:sdtPr>
        <w:tag w:val="goog_rdk_7695"/>
        <w:id w:val="-1433374690"/>
      </w:sdtPr>
      <w:sdtContent>
        <w:p w14:paraId="00000FBC" w14:textId="77777777" w:rsidR="00CF3663" w:rsidRDefault="00000000">
          <w:pPr>
            <w:numPr>
              <w:ilvl w:val="2"/>
              <w:numId w:val="5"/>
            </w:numPr>
            <w:tabs>
              <w:tab w:val="left" w:pos="720"/>
              <w:tab w:val="left" w:pos="1440"/>
              <w:tab w:val="left" w:pos="2160"/>
            </w:tabs>
            <w:spacing w:before="240" w:after="200"/>
            <w:rPr>
              <w:ins w:id="7743" w:author="BHA Regulatory Affairs Unit" w:date="2026-07-29T16:06:00Z"/>
            </w:rPr>
          </w:pPr>
          <w:sdt>
            <w:sdtPr>
              <w:tag w:val="goog_rdk_7694"/>
              <w:id w:val="851657753"/>
            </w:sdtPr>
            <w:sdtContent>
              <w:ins w:id="7744" w:author="BHA Regulatory Affairs Unit" w:date="2026-07-29T16:06:00Z">
                <w:r>
                  <w:t>An authorized practitioner, physician, or advanced practice provider must assess and document an individual’s progress at least daily.</w:t>
                </w:r>
              </w:ins>
            </w:sdtContent>
          </w:sdt>
        </w:p>
      </w:sdtContent>
    </w:sdt>
    <w:sdt>
      <w:sdtPr>
        <w:tag w:val="goog_rdk_7697"/>
        <w:id w:val="1622196166"/>
      </w:sdtPr>
      <w:sdtContent>
        <w:p w14:paraId="00000FBD" w14:textId="77777777" w:rsidR="00CF3663" w:rsidRDefault="00000000">
          <w:pPr>
            <w:numPr>
              <w:ilvl w:val="3"/>
              <w:numId w:val="5"/>
            </w:numPr>
            <w:tabs>
              <w:tab w:val="left" w:pos="720"/>
              <w:tab w:val="left" w:pos="1440"/>
              <w:tab w:val="left" w:pos="2160"/>
            </w:tabs>
            <w:spacing w:before="240" w:after="200"/>
            <w:rPr>
              <w:ins w:id="7745" w:author="BHA Regulatory Affairs Unit" w:date="2026-07-29T16:06:00Z"/>
            </w:rPr>
          </w:pPr>
          <w:sdt>
            <w:sdtPr>
              <w:tag w:val="goog_rdk_7696"/>
              <w:id w:val="-1755279299"/>
            </w:sdtPr>
            <w:sdtContent>
              <w:ins w:id="7746" w:author="BHA Regulatory Affairs Unit" w:date="2026-07-29T16:06:00Z">
                <w:r>
                  <w:t>These daily assessments may occur in-person or, when assessed as appropriate, via video-based telehealth during the acute phases of behavioral health, withdrawal management, and/or biomedical treatment.</w:t>
                </w:r>
              </w:ins>
            </w:sdtContent>
          </w:sdt>
        </w:p>
      </w:sdtContent>
    </w:sdt>
    <w:sdt>
      <w:sdtPr>
        <w:tag w:val="goog_rdk_7699"/>
        <w:id w:val="375390468"/>
      </w:sdtPr>
      <w:sdtContent>
        <w:p w14:paraId="00000FBE" w14:textId="77777777" w:rsidR="00CF3663" w:rsidRDefault="00000000">
          <w:pPr>
            <w:numPr>
              <w:ilvl w:val="3"/>
              <w:numId w:val="5"/>
            </w:numPr>
            <w:tabs>
              <w:tab w:val="left" w:pos="720"/>
              <w:tab w:val="left" w:pos="1440"/>
              <w:tab w:val="left" w:pos="2160"/>
            </w:tabs>
            <w:spacing w:before="240" w:after="200"/>
            <w:rPr>
              <w:ins w:id="7747" w:author="BHA Regulatory Affairs Unit" w:date="2026-07-29T16:06:00Z"/>
            </w:rPr>
          </w:pPr>
          <w:sdt>
            <w:sdtPr>
              <w:tag w:val="goog_rdk_7698"/>
              <w:id w:val="1254742101"/>
            </w:sdtPr>
            <w:sdtContent>
              <w:ins w:id="7748" w:author="BHA Regulatory Affairs Unit" w:date="2026-07-29T16:06:00Z">
                <w:r>
                  <w:t>Audio-only telehealth check-ins may be utilized as an alternative to in-person or video-based telehealth depending upon the assessed acuity of an individual’s symptoms and concerns with adherence to prescribed medications.</w:t>
                </w:r>
              </w:ins>
            </w:sdtContent>
          </w:sdt>
        </w:p>
      </w:sdtContent>
    </w:sdt>
    <w:sdt>
      <w:sdtPr>
        <w:tag w:val="goog_rdk_7701"/>
        <w:id w:val="1247116472"/>
      </w:sdtPr>
      <w:sdtContent>
        <w:p w14:paraId="00000FBF" w14:textId="77777777" w:rsidR="00CF3663" w:rsidRDefault="00000000">
          <w:pPr>
            <w:numPr>
              <w:ilvl w:val="3"/>
              <w:numId w:val="5"/>
            </w:numPr>
            <w:tabs>
              <w:tab w:val="left" w:pos="720"/>
              <w:tab w:val="left" w:pos="1440"/>
              <w:tab w:val="left" w:pos="2160"/>
            </w:tabs>
            <w:spacing w:before="240" w:after="200"/>
            <w:rPr>
              <w:ins w:id="7749" w:author="BHA Regulatory Affairs Unit" w:date="2026-07-29T16:06:00Z"/>
            </w:rPr>
          </w:pPr>
          <w:sdt>
            <w:sdtPr>
              <w:tag w:val="goog_rdk_7700"/>
              <w:id w:val="70284099"/>
            </w:sdtPr>
            <w:sdtContent>
              <w:ins w:id="7750" w:author="BHA Regulatory Affairs Unit" w:date="2026-07-29T16:06:00Z">
                <w:r>
                  <w:t>Daily assessments by medical personnel must be documented in an individual’s file.</w:t>
                </w:r>
              </w:ins>
            </w:sdtContent>
          </w:sdt>
        </w:p>
      </w:sdtContent>
    </w:sdt>
    <w:sdt>
      <w:sdtPr>
        <w:tag w:val="goog_rdk_7703"/>
        <w:id w:val="1150350559"/>
      </w:sdtPr>
      <w:sdtContent>
        <w:p w14:paraId="00000FC0" w14:textId="77777777" w:rsidR="00CF3663" w:rsidRDefault="00000000">
          <w:pPr>
            <w:numPr>
              <w:ilvl w:val="1"/>
              <w:numId w:val="3"/>
            </w:numPr>
            <w:tabs>
              <w:tab w:val="left" w:pos="720"/>
              <w:tab w:val="left" w:pos="1440"/>
              <w:tab w:val="left" w:pos="2160"/>
            </w:tabs>
            <w:spacing w:before="240" w:after="200"/>
            <w:rPr>
              <w:ins w:id="7751" w:author="BHA Regulatory Affairs Unit" w:date="2026-07-29T16:06:00Z"/>
            </w:rPr>
          </w:pPr>
          <w:sdt>
            <w:sdtPr>
              <w:tag w:val="goog_rdk_7702"/>
              <w:id w:val="68968771"/>
            </w:sdtPr>
            <w:sdtContent>
              <w:ins w:id="7752" w:author="BHA Regulatory Affairs Unit" w:date="2026-07-29T16:06:00Z">
                <w:r>
                  <w:t>Daily progress notes must be present in an individual’s record, in accordance with Part 1.17.4.B of these Rules.</w:t>
                </w:r>
              </w:ins>
            </w:sdtContent>
          </w:sdt>
        </w:p>
      </w:sdtContent>
    </w:sdt>
    <w:sdt>
      <w:sdtPr>
        <w:tag w:val="goog_rdk_7705"/>
        <w:id w:val="1037417120"/>
      </w:sdtPr>
      <w:sdtContent>
        <w:p w14:paraId="00000FC1" w14:textId="77777777" w:rsidR="00CF3663" w:rsidRDefault="00000000">
          <w:pPr>
            <w:numPr>
              <w:ilvl w:val="1"/>
              <w:numId w:val="3"/>
            </w:numPr>
            <w:tabs>
              <w:tab w:val="left" w:pos="720"/>
              <w:tab w:val="left" w:pos="1440"/>
              <w:tab w:val="left" w:pos="2160"/>
            </w:tabs>
            <w:spacing w:before="240" w:after="200"/>
            <w:rPr>
              <w:ins w:id="7753" w:author="BHA Regulatory Affairs Unit" w:date="2026-07-29T16:06:00Z"/>
            </w:rPr>
          </w:pPr>
          <w:sdt>
            <w:sdtPr>
              <w:tag w:val="goog_rdk_7704"/>
              <w:id w:val="-890047098"/>
            </w:sdtPr>
            <w:sdtContent>
              <w:ins w:id="7754" w:author="BHA Regulatory Affairs Unit" w:date="2026-07-29T16:06:00Z">
                <w:r>
                  <w:t>Safety plans must be developed through the collaborative safety planning process as detailed in Part 1.17.6 of these Rules, when appropriate.</w:t>
                </w:r>
              </w:ins>
            </w:sdtContent>
          </w:sdt>
        </w:p>
      </w:sdtContent>
    </w:sdt>
    <w:sdt>
      <w:sdtPr>
        <w:tag w:val="goog_rdk_7707"/>
        <w:id w:val="28248306"/>
      </w:sdtPr>
      <w:sdtContent>
        <w:p w14:paraId="00000FC2" w14:textId="77777777" w:rsidR="00CF3663" w:rsidRDefault="00000000">
          <w:pPr>
            <w:numPr>
              <w:ilvl w:val="1"/>
              <w:numId w:val="3"/>
            </w:numPr>
            <w:tabs>
              <w:tab w:val="left" w:pos="720"/>
              <w:tab w:val="left" w:pos="1440"/>
              <w:tab w:val="left" w:pos="2160"/>
            </w:tabs>
            <w:spacing w:before="240" w:after="200"/>
            <w:rPr>
              <w:ins w:id="7755" w:author="BHA Regulatory Affairs Unit" w:date="2026-07-29T16:06:00Z"/>
            </w:rPr>
          </w:pPr>
          <w:sdt>
            <w:sdtPr>
              <w:tag w:val="goog_rdk_7706"/>
              <w:id w:val="-1305382120"/>
            </w:sdtPr>
            <w:sdtContent>
              <w:ins w:id="7756" w:author="BHA Regulatory Affairs Unit" w:date="2026-07-29T16:06:00Z">
                <w:r>
                  <w:t>If an individual’s comprehensive assessment indicates they may benefit from further evaluation, medication, and/or specialty behavioral health care to address mental health, substance use-specific, or co-occurring needs, agencies must ensure their individualized treatment needs are addressed during the episode of care. An individual’s record must contain documentation reflecting how these assessed needs were met.</w:t>
                </w:r>
              </w:ins>
            </w:sdtContent>
          </w:sdt>
        </w:p>
      </w:sdtContent>
    </w:sdt>
    <w:sdt>
      <w:sdtPr>
        <w:tag w:val="goog_rdk_7709"/>
        <w:id w:val="-925101940"/>
      </w:sdtPr>
      <w:sdtContent>
        <w:p w14:paraId="00000FC3" w14:textId="77777777" w:rsidR="00CF3663" w:rsidRDefault="00000000">
          <w:pPr>
            <w:numPr>
              <w:ilvl w:val="0"/>
              <w:numId w:val="3"/>
            </w:numPr>
            <w:tabs>
              <w:tab w:val="left" w:pos="720"/>
              <w:tab w:val="left" w:pos="1440"/>
              <w:tab w:val="left" w:pos="2160"/>
            </w:tabs>
            <w:spacing w:before="240" w:after="200"/>
            <w:rPr>
              <w:ins w:id="7757" w:author="BHA Regulatory Affairs Unit" w:date="2026-07-29T16:06:00Z"/>
            </w:rPr>
          </w:pPr>
          <w:sdt>
            <w:sdtPr>
              <w:tag w:val="goog_rdk_7708"/>
              <w:id w:val="2099913717"/>
            </w:sdtPr>
            <w:sdtContent>
              <w:ins w:id="7758" w:author="BHA Regulatory Affairs Unit" w:date="2026-07-29T16:06:00Z">
                <w:r>
                  <w:t>Upon discharge from an agency</w:t>
                </w:r>
              </w:ins>
            </w:sdtContent>
          </w:sdt>
        </w:p>
      </w:sdtContent>
    </w:sdt>
    <w:sdt>
      <w:sdtPr>
        <w:tag w:val="goog_rdk_7711"/>
        <w:id w:val="537504531"/>
      </w:sdtPr>
      <w:sdtContent>
        <w:p w14:paraId="00000FC4" w14:textId="77777777" w:rsidR="00CF3663" w:rsidRDefault="00000000">
          <w:pPr>
            <w:numPr>
              <w:ilvl w:val="1"/>
              <w:numId w:val="4"/>
            </w:numPr>
            <w:tabs>
              <w:tab w:val="left" w:pos="720"/>
              <w:tab w:val="left" w:pos="1440"/>
              <w:tab w:val="left" w:pos="2160"/>
            </w:tabs>
            <w:spacing w:before="240" w:after="200"/>
            <w:rPr>
              <w:ins w:id="7759" w:author="BHA Regulatory Affairs Unit" w:date="2026-07-29T16:06:00Z"/>
            </w:rPr>
          </w:pPr>
          <w:sdt>
            <w:sdtPr>
              <w:tag w:val="goog_rdk_7710"/>
              <w:id w:val="-1368587405"/>
            </w:sdtPr>
            <w:sdtContent>
              <w:ins w:id="7760" w:author="BHA Regulatory Affairs Unit" w:date="2026-07-29T16:06:00Z">
                <w:r>
                  <w:t>A discharge summary must be completed and provided to an individual, as set forth in Part 1.17.2 of these Rules.</w:t>
                </w:r>
              </w:ins>
            </w:sdtContent>
          </w:sdt>
        </w:p>
      </w:sdtContent>
    </w:sdt>
    <w:sdt>
      <w:sdtPr>
        <w:tag w:val="goog_rdk_7713"/>
        <w:id w:val="984911528"/>
      </w:sdtPr>
      <w:sdtContent>
        <w:p w14:paraId="00000FC5" w14:textId="77777777" w:rsidR="00CF3663" w:rsidRDefault="00000000">
          <w:pPr>
            <w:numPr>
              <w:ilvl w:val="1"/>
              <w:numId w:val="4"/>
            </w:numPr>
            <w:tabs>
              <w:tab w:val="left" w:pos="720"/>
              <w:tab w:val="left" w:pos="1440"/>
              <w:tab w:val="left" w:pos="2160"/>
            </w:tabs>
            <w:spacing w:before="240" w:after="200"/>
            <w:rPr>
              <w:ins w:id="7761" w:author="BHA Regulatory Affairs Unit" w:date="2026-07-29T16:06:00Z"/>
            </w:rPr>
          </w:pPr>
          <w:sdt>
            <w:sdtPr>
              <w:tag w:val="goog_rdk_7712"/>
              <w:id w:val="-602601498"/>
            </w:sdtPr>
            <w:sdtContent>
              <w:ins w:id="7762" w:author="BHA Regulatory Affairs Unit" w:date="2026-07-29T16:06:00Z">
                <w:r>
                  <w:t xml:space="preserve">With the proper releases in place, an agency must provide care coordination and warm handoffs to support an individual’s successful transition to another provider and/or level of care, as set forth in Part 1.17.5 of these Rules. </w:t>
                </w:r>
              </w:ins>
            </w:sdtContent>
          </w:sdt>
        </w:p>
      </w:sdtContent>
    </w:sdt>
    <w:sdt>
      <w:sdtPr>
        <w:tag w:val="goog_rdk_7715"/>
        <w:id w:val="-1019808381"/>
      </w:sdtPr>
      <w:sdtContent>
        <w:p w14:paraId="00000FC6" w14:textId="77777777" w:rsidR="00CF3663" w:rsidRDefault="00000000">
          <w:pPr>
            <w:numPr>
              <w:ilvl w:val="1"/>
              <w:numId w:val="4"/>
            </w:numPr>
            <w:tabs>
              <w:tab w:val="left" w:pos="720"/>
              <w:tab w:val="left" w:pos="1440"/>
              <w:tab w:val="left" w:pos="2160"/>
            </w:tabs>
            <w:spacing w:before="240" w:after="200"/>
            <w:rPr>
              <w:ins w:id="7763" w:author="BHA Regulatory Affairs Unit" w:date="2026-07-29T16:06:00Z"/>
            </w:rPr>
          </w:pPr>
          <w:sdt>
            <w:sdtPr>
              <w:tag w:val="goog_rdk_7714"/>
              <w:id w:val="-1929545382"/>
            </w:sdtPr>
            <w:sdtContent>
              <w:ins w:id="7764" w:author="BHA Regulatory Affairs Unit" w:date="2026-07-29T16:06:00Z">
                <w:r>
                  <w:t>Considerations for discharge from MMRT must be documented, including but not limited to:</w:t>
                </w:r>
              </w:ins>
            </w:sdtContent>
          </w:sdt>
        </w:p>
      </w:sdtContent>
    </w:sdt>
    <w:sdt>
      <w:sdtPr>
        <w:tag w:val="goog_rdk_7717"/>
        <w:id w:val="-822757494"/>
      </w:sdtPr>
      <w:sdtContent>
        <w:p w14:paraId="00000FC7" w14:textId="77777777" w:rsidR="00CF3663" w:rsidRDefault="00000000">
          <w:pPr>
            <w:numPr>
              <w:ilvl w:val="2"/>
              <w:numId w:val="4"/>
            </w:numPr>
            <w:tabs>
              <w:tab w:val="left" w:pos="720"/>
              <w:tab w:val="left" w:pos="1440"/>
              <w:tab w:val="left" w:pos="2160"/>
            </w:tabs>
            <w:spacing w:before="240" w:after="200"/>
            <w:rPr>
              <w:ins w:id="7765" w:author="BHA Regulatory Affairs Unit" w:date="2026-07-29T16:06:00Z"/>
            </w:rPr>
          </w:pPr>
          <w:sdt>
            <w:sdtPr>
              <w:tag w:val="goog_rdk_7716"/>
              <w:id w:val="-71033940"/>
            </w:sdtPr>
            <w:sdtContent>
              <w:ins w:id="7766" w:author="BHA Regulatory Affairs Unit" w:date="2026-07-29T16:06:00Z">
                <w:r>
                  <w:t>Resolution or diminishing of symptoms, that allow an individual to be safely served at a lower service level;</w:t>
                </w:r>
              </w:ins>
            </w:sdtContent>
          </w:sdt>
        </w:p>
      </w:sdtContent>
    </w:sdt>
    <w:sdt>
      <w:sdtPr>
        <w:tag w:val="goog_rdk_7719"/>
        <w:id w:val="298039843"/>
      </w:sdtPr>
      <w:sdtContent>
        <w:p w14:paraId="00000FC8" w14:textId="77777777" w:rsidR="00CF3663" w:rsidRDefault="00000000">
          <w:pPr>
            <w:numPr>
              <w:ilvl w:val="2"/>
              <w:numId w:val="4"/>
            </w:numPr>
            <w:tabs>
              <w:tab w:val="left" w:pos="720"/>
              <w:tab w:val="left" w:pos="1440"/>
              <w:tab w:val="left" w:pos="2160"/>
            </w:tabs>
            <w:spacing w:before="240" w:after="200"/>
            <w:rPr>
              <w:ins w:id="7767" w:author="BHA Regulatory Affairs Unit" w:date="2026-07-29T16:06:00Z"/>
            </w:rPr>
          </w:pPr>
          <w:sdt>
            <w:sdtPr>
              <w:tag w:val="goog_rdk_7718"/>
              <w:id w:val="-563255335"/>
            </w:sdtPr>
            <w:sdtContent>
              <w:ins w:id="7768" w:author="BHA Regulatory Affairs Unit" w:date="2026-07-29T16:06:00Z">
                <w:r>
                  <w:t>Symptoms that have not improved or have intensified after engaging in MMRT services and an individual requires a higher service; or</w:t>
                </w:r>
              </w:ins>
            </w:sdtContent>
          </w:sdt>
        </w:p>
      </w:sdtContent>
    </w:sdt>
    <w:sdt>
      <w:sdtPr>
        <w:tag w:val="goog_rdk_7721"/>
        <w:id w:val="1854412486"/>
      </w:sdtPr>
      <w:sdtContent>
        <w:p w14:paraId="00000FC9" w14:textId="77777777" w:rsidR="00CF3663" w:rsidRDefault="00000000">
          <w:pPr>
            <w:numPr>
              <w:ilvl w:val="2"/>
              <w:numId w:val="4"/>
            </w:numPr>
            <w:tabs>
              <w:tab w:val="left" w:pos="720"/>
              <w:tab w:val="left" w:pos="1440"/>
              <w:tab w:val="left" w:pos="2160"/>
            </w:tabs>
            <w:spacing w:before="240" w:after="200"/>
            <w:rPr>
              <w:ins w:id="7769" w:author="BHA Regulatory Affairs Unit" w:date="2026-07-29T16:06:00Z"/>
            </w:rPr>
          </w:pPr>
          <w:sdt>
            <w:sdtPr>
              <w:tag w:val="goog_rdk_7720"/>
              <w:id w:val="1765217134"/>
            </w:sdtPr>
            <w:sdtContent>
              <w:ins w:id="7770" w:author="BHA Regulatory Affairs Unit" w:date="2026-07-29T16:06:00Z">
                <w:r>
                  <w:t>An individual is unable to participate in MMRT and may require a different support system or delivery mechanism.</w:t>
                </w:r>
              </w:ins>
            </w:sdtContent>
          </w:sdt>
        </w:p>
      </w:sdtContent>
    </w:sdt>
    <w:sdt>
      <w:sdtPr>
        <w:tag w:val="goog_rdk_7723"/>
        <w:id w:val="790054294"/>
      </w:sdtPr>
      <w:sdtContent>
        <w:p w14:paraId="00000FCA" w14:textId="77777777" w:rsidR="00CF3663" w:rsidRDefault="00000000">
          <w:pPr>
            <w:tabs>
              <w:tab w:val="left" w:pos="720"/>
              <w:tab w:val="left" w:pos="1440"/>
              <w:tab w:val="left" w:pos="2160"/>
            </w:tabs>
            <w:spacing w:before="240" w:after="200"/>
            <w:ind w:firstLine="0"/>
            <w:rPr>
              <w:ins w:id="7771" w:author="BHA Regulatory Affairs Unit" w:date="2026-07-29T16:06:00Z"/>
            </w:rPr>
          </w:pPr>
          <w:sdt>
            <w:sdtPr>
              <w:tag w:val="goog_rdk_7722"/>
              <w:id w:val="-400696149"/>
            </w:sdtPr>
            <w:sdtContent>
              <w:ins w:id="7772" w:author="BHA Regulatory Affairs Unit" w:date="2026-07-29T16:06:00Z">
                <w:r>
                  <w:t>*************************************************************************************************</w:t>
                </w:r>
              </w:ins>
            </w:sdtContent>
          </w:sdt>
        </w:p>
      </w:sdtContent>
    </w:sdt>
    <w:sdt>
      <w:sdtPr>
        <w:tag w:val="goog_rdk_7725"/>
        <w:id w:val="1170063121"/>
      </w:sdtPr>
      <w:sdtContent>
        <w:p w14:paraId="00000FCB" w14:textId="77777777" w:rsidR="00CF3663" w:rsidRDefault="00000000">
          <w:pPr>
            <w:tabs>
              <w:tab w:val="left" w:pos="720"/>
              <w:tab w:val="left" w:pos="1440"/>
            </w:tabs>
            <w:spacing w:before="240"/>
            <w:ind w:firstLine="0"/>
            <w:rPr>
              <w:ins w:id="7773" w:author="BHA Regulatory Affairs Unit" w:date="2026-07-29T16:06:00Z"/>
              <w:b/>
              <w:bCs/>
              <w:i/>
              <w:iCs/>
            </w:rPr>
          </w:pPr>
          <w:sdt>
            <w:sdtPr>
              <w:tag w:val="goog_rdk_7724"/>
              <w:id w:val="-889680062"/>
            </w:sdtPr>
            <w:sdtContent>
              <w:ins w:id="7774" w:author="BHA Regulatory Affairs Unit" w:date="2026-07-29T16:06:00Z">
                <w:r>
                  <w:rPr>
                    <w:i/>
                    <w:iCs/>
                  </w:rPr>
                  <w:t>{Publisher’s note – not for publication: effective date added to current Chapter title only. The remainder of the content in this current Chapter remains untouched.}</w:t>
                </w:r>
              </w:ins>
            </w:sdtContent>
          </w:sdt>
        </w:p>
      </w:sdtContent>
    </w:sdt>
    <w:sdt>
      <w:sdtPr>
        <w:tag w:val="goog_rdk_7727"/>
        <w:id w:val="-862860346"/>
      </w:sdtPr>
      <w:sdtContent>
        <w:p w14:paraId="00000FCC" w14:textId="77777777" w:rsidR="00CF3663" w:rsidRDefault="00000000" w:rsidP="00B20B40">
          <w:pPr>
            <w:pStyle w:val="Heading3"/>
            <w:rPr>
              <w:ins w:id="7775" w:author="BHA Regulatory Affairs Unit" w:date="2026-07-29T16:06:00Z"/>
            </w:rPr>
          </w:pPr>
          <w:sdt>
            <w:sdtPr>
              <w:tag w:val="goog_rdk_7726"/>
              <w:id w:val="2002350954"/>
            </w:sdtPr>
            <w:sdtContent>
              <w:ins w:id="7776" w:author="BHA Regulatory Affairs Unit" w:date="2026-07-29T16:06:00Z">
                <w:r>
                  <w:t>Chapter 6: Emergency and Crisis Behavioral Health Services (effective through June 30, 2027)</w:t>
                </w:r>
              </w:ins>
            </w:sdtContent>
          </w:sdt>
        </w:p>
      </w:sdtContent>
    </w:sdt>
    <w:sdt>
      <w:sdtPr>
        <w:tag w:val="goog_rdk_7729"/>
        <w:id w:val="-584499818"/>
      </w:sdtPr>
      <w:sdtContent>
        <w:p w14:paraId="00000FCD" w14:textId="77777777" w:rsidR="00CF3663" w:rsidRDefault="00000000">
          <w:pPr>
            <w:tabs>
              <w:tab w:val="left" w:pos="720"/>
              <w:tab w:val="left" w:pos="1440"/>
              <w:tab w:val="left" w:pos="2160"/>
            </w:tabs>
            <w:spacing w:before="240" w:after="200"/>
            <w:ind w:firstLine="0"/>
            <w:rPr>
              <w:ins w:id="7777" w:author="BHA Regulatory Affairs Unit" w:date="2026-07-29T16:06:00Z"/>
            </w:rPr>
          </w:pPr>
          <w:sdt>
            <w:sdtPr>
              <w:tag w:val="goog_rdk_7728"/>
              <w:id w:val="726039061"/>
            </w:sdtPr>
            <w:sdtContent>
              <w:ins w:id="7778" w:author="BHA Regulatory Affairs Unit" w:date="2026-07-29T16:06:00Z">
                <w:r>
                  <w:t>*************************************************************************************************</w:t>
                </w:r>
              </w:ins>
            </w:sdtContent>
          </w:sdt>
        </w:p>
      </w:sdtContent>
    </w:sdt>
    <w:sdt>
      <w:sdtPr>
        <w:tag w:val="goog_rdk_7731"/>
        <w:id w:val="-1309104814"/>
      </w:sdtPr>
      <w:sdtContent>
        <w:p w14:paraId="00000FCE" w14:textId="77777777" w:rsidR="00CF3663" w:rsidRDefault="00000000">
          <w:pPr>
            <w:spacing w:before="240"/>
            <w:ind w:firstLine="0"/>
            <w:rPr>
              <w:ins w:id="7779" w:author="BHA Regulatory Affairs Unit" w:date="2026-07-29T16:06:00Z"/>
              <w:i/>
              <w:iCs/>
            </w:rPr>
          </w:pPr>
          <w:sdt>
            <w:sdtPr>
              <w:tag w:val="goog_rdk_7730"/>
              <w:id w:val="1735955835"/>
            </w:sdtPr>
            <w:sdtContent>
              <w:ins w:id="7780" w:author="BHA Regulatory Affairs Unit" w:date="2026-07-29T16:06:00Z">
                <w:r>
                  <w:rPr>
                    <w:i/>
                    <w:iCs/>
                  </w:rPr>
                  <w:t>{Publisher’s note – not for publication: The version of Chapter 6 that follows is to be inserted immediately after the current version of Chapter 6. This version will take effect following the current version’s expiration.}</w:t>
                </w:r>
              </w:ins>
            </w:sdtContent>
          </w:sdt>
        </w:p>
      </w:sdtContent>
    </w:sdt>
    <w:sdt>
      <w:sdtPr>
        <w:tag w:val="goog_rdk_7733"/>
        <w:id w:val="898485132"/>
      </w:sdtPr>
      <w:sdtContent>
        <w:p w14:paraId="00000FCF" w14:textId="77777777" w:rsidR="00CF3663" w:rsidRDefault="00000000">
          <w:pPr>
            <w:keepNext/>
            <w:spacing w:before="240" w:after="60"/>
            <w:ind w:firstLine="0"/>
            <w:rPr>
              <w:ins w:id="7781" w:author="BHA Regulatory Affairs Unit" w:date="2026-07-29T16:06:00Z"/>
              <w:b/>
              <w:bCs/>
            </w:rPr>
          </w:pPr>
          <w:sdt>
            <w:sdtPr>
              <w:tag w:val="goog_rdk_7732"/>
              <w:id w:val="-1822677700"/>
            </w:sdtPr>
            <w:sdtContent>
              <w:ins w:id="7782" w:author="BHA Regulatory Affairs Unit" w:date="2026-07-29T16:06:00Z">
                <w:r>
                  <w:rPr>
                    <w:b/>
                    <w:bCs/>
                  </w:rPr>
                  <w:t>Chapter 6: Emergency and Crisis Behavioral Health Services (effective July 1, 2027)</w:t>
                </w:r>
              </w:ins>
            </w:sdtContent>
          </w:sdt>
        </w:p>
      </w:sdtContent>
    </w:sdt>
    <w:sdt>
      <w:sdtPr>
        <w:tag w:val="goog_rdk_7735"/>
        <w:id w:val="-727987764"/>
      </w:sdtPr>
      <w:sdtContent>
        <w:p w14:paraId="00000FD0" w14:textId="77777777" w:rsidR="00CF3663" w:rsidRDefault="00000000">
          <w:pPr>
            <w:keepNext/>
            <w:spacing w:before="240" w:after="60"/>
            <w:ind w:left="360" w:hanging="360"/>
            <w:rPr>
              <w:ins w:id="7783" w:author="BHA Regulatory Affairs Unit" w:date="2026-07-29T16:06:00Z"/>
              <w:b/>
              <w:bCs/>
            </w:rPr>
          </w:pPr>
          <w:sdt>
            <w:sdtPr>
              <w:tag w:val="goog_rdk_7734"/>
              <w:id w:val="-2115791615"/>
            </w:sdtPr>
            <w:sdtContent>
              <w:ins w:id="7784" w:author="BHA Regulatory Affairs Unit" w:date="2026-07-29T16:06:00Z">
                <w:r>
                  <w:rPr>
                    <w:b/>
                    <w:bCs/>
                  </w:rPr>
                  <w:t>6.1</w:t>
                </w:r>
                <w:r>
                  <w:rPr>
                    <w:b/>
                    <w:bCs/>
                  </w:rPr>
                  <w:tab/>
                </w:r>
                <w:r>
                  <w:rPr>
                    <w:b/>
                    <w:bCs/>
                  </w:rPr>
                  <w:tab/>
                  <w:t>Crisis Services Standards</w:t>
                </w:r>
              </w:ins>
            </w:sdtContent>
          </w:sdt>
        </w:p>
      </w:sdtContent>
    </w:sdt>
    <w:sdt>
      <w:sdtPr>
        <w:tag w:val="goog_rdk_7737"/>
        <w:id w:val="232312596"/>
      </w:sdtPr>
      <w:sdtContent>
        <w:p w14:paraId="00000FD1" w14:textId="77777777" w:rsidR="00CF3663" w:rsidRDefault="00000000">
          <w:pPr>
            <w:keepNext/>
            <w:spacing w:before="240" w:after="60"/>
            <w:ind w:firstLine="0"/>
            <w:rPr>
              <w:ins w:id="7785" w:author="BHA Regulatory Affairs Unit" w:date="2026-07-29T16:06:00Z"/>
              <w:b/>
              <w:bCs/>
            </w:rPr>
          </w:pPr>
          <w:sdt>
            <w:sdtPr>
              <w:tag w:val="goog_rdk_7736"/>
              <w:id w:val="-987402837"/>
            </w:sdtPr>
            <w:sdtContent>
              <w:ins w:id="7786" w:author="BHA Regulatory Affairs Unit" w:date="2026-07-29T16:06:00Z">
                <w:r>
                  <w:rPr>
                    <w:b/>
                    <w:bCs/>
                  </w:rPr>
                  <w:t xml:space="preserve">6.1.1 </w:t>
                </w:r>
                <w:r>
                  <w:rPr>
                    <w:b/>
                    <w:bCs/>
                  </w:rPr>
                  <w:tab/>
                  <w:t>Authority and Applicability</w:t>
                </w:r>
              </w:ins>
            </w:sdtContent>
          </w:sdt>
        </w:p>
      </w:sdtContent>
    </w:sdt>
    <w:sdt>
      <w:sdtPr>
        <w:tag w:val="goog_rdk_7739"/>
        <w:id w:val="-528206104"/>
      </w:sdtPr>
      <w:sdtContent>
        <w:p w14:paraId="00000FD2" w14:textId="77777777" w:rsidR="00CF3663" w:rsidRDefault="00000000">
          <w:pPr>
            <w:numPr>
              <w:ilvl w:val="0"/>
              <w:numId w:val="6"/>
            </w:numPr>
            <w:tabs>
              <w:tab w:val="left" w:pos="720"/>
              <w:tab w:val="left" w:pos="1440"/>
            </w:tabs>
            <w:spacing w:before="240"/>
            <w:rPr>
              <w:ins w:id="7787" w:author="BHA Regulatory Affairs Unit" w:date="2026-07-29T16:06:00Z"/>
            </w:rPr>
          </w:pPr>
          <w:sdt>
            <w:sdtPr>
              <w:tag w:val="goog_rdk_7738"/>
              <w:id w:val="-1864396907"/>
            </w:sdtPr>
            <w:sdtContent>
              <w:ins w:id="7788" w:author="BHA Regulatory Affairs Unit" w:date="2026-07-29T16:06:00Z">
                <w:r>
                  <w:t>Chapter 6 establishes the standards for Behavioral Health Entities (BHEs) that provide behavioral health crisis and emergency services. The authority to promulgate these service-specific requirements comes from Sections 27-50-502(1), 27-50-106, and 27-50-107(3)(b), C.R.S.</w:t>
                </w:r>
              </w:ins>
            </w:sdtContent>
          </w:sdt>
        </w:p>
      </w:sdtContent>
    </w:sdt>
    <w:sdt>
      <w:sdtPr>
        <w:tag w:val="goog_rdk_7741"/>
        <w:id w:val="1893134655"/>
      </w:sdtPr>
      <w:sdtContent>
        <w:p w14:paraId="00000FD3" w14:textId="77777777" w:rsidR="00CF3663" w:rsidRDefault="00000000">
          <w:pPr>
            <w:numPr>
              <w:ilvl w:val="0"/>
              <w:numId w:val="6"/>
            </w:numPr>
            <w:tabs>
              <w:tab w:val="left" w:pos="720"/>
              <w:tab w:val="left" w:pos="1440"/>
            </w:tabs>
            <w:spacing w:before="240"/>
            <w:rPr>
              <w:ins w:id="7789" w:author="BHA Regulatory Affairs Unit" w:date="2026-07-29T16:06:00Z"/>
            </w:rPr>
          </w:pPr>
          <w:sdt>
            <w:sdtPr>
              <w:tag w:val="goog_rdk_7740"/>
              <w:id w:val="-339708854"/>
            </w:sdtPr>
            <w:sdtContent>
              <w:ins w:id="7790" w:author="BHA Regulatory Affairs Unit" w:date="2026-07-29T16:06:00Z">
                <w:r>
                  <w:t>The continuum of crisis services are set forth in the following Parts of this Chapter 6:</w:t>
                </w:r>
              </w:ins>
            </w:sdtContent>
          </w:sdt>
        </w:p>
      </w:sdtContent>
    </w:sdt>
    <w:sdt>
      <w:sdtPr>
        <w:tag w:val="goog_rdk_7743"/>
        <w:id w:val="296430392"/>
      </w:sdtPr>
      <w:sdtContent>
        <w:p w14:paraId="00000FD4" w14:textId="77777777" w:rsidR="00CF3663" w:rsidRDefault="00000000">
          <w:pPr>
            <w:numPr>
              <w:ilvl w:val="1"/>
              <w:numId w:val="15"/>
            </w:numPr>
            <w:tabs>
              <w:tab w:val="left" w:pos="720"/>
              <w:tab w:val="left" w:pos="1440"/>
            </w:tabs>
            <w:spacing w:before="240"/>
            <w:rPr>
              <w:ins w:id="7791" w:author="BHA Regulatory Affairs Unit" w:date="2026-07-29T16:06:00Z"/>
            </w:rPr>
          </w:pPr>
          <w:sdt>
            <w:sdtPr>
              <w:tag w:val="goog_rdk_7742"/>
              <w:id w:val="1245658673"/>
            </w:sdtPr>
            <w:sdtContent>
              <w:ins w:id="7792" w:author="BHA Regulatory Affairs Unit" w:date="2026-07-29T16:06:00Z">
                <w:r>
                  <w:t>Outpatient Crisis Services Sub-Endorsements</w:t>
                </w:r>
              </w:ins>
            </w:sdtContent>
          </w:sdt>
        </w:p>
      </w:sdtContent>
    </w:sdt>
    <w:sdt>
      <w:sdtPr>
        <w:tag w:val="goog_rdk_7745"/>
        <w:id w:val="-1215997214"/>
      </w:sdtPr>
      <w:sdtContent>
        <w:p w14:paraId="00000FD5" w14:textId="77777777" w:rsidR="00CF3663" w:rsidRDefault="00000000">
          <w:pPr>
            <w:numPr>
              <w:ilvl w:val="2"/>
              <w:numId w:val="15"/>
            </w:numPr>
            <w:tabs>
              <w:tab w:val="left" w:pos="720"/>
              <w:tab w:val="left" w:pos="1440"/>
            </w:tabs>
            <w:spacing w:before="240"/>
            <w:rPr>
              <w:ins w:id="7793" w:author="BHA Regulatory Affairs Unit" w:date="2026-07-29T16:06:00Z"/>
            </w:rPr>
          </w:pPr>
          <w:sdt>
            <w:sdtPr>
              <w:tag w:val="goog_rdk_7744"/>
              <w:id w:val="-805455817"/>
            </w:sdtPr>
            <w:sdtContent>
              <w:ins w:id="7794" w:author="BHA Regulatory Affairs Unit" w:date="2026-07-29T16:06:00Z">
                <w:r>
                  <w:t>Mobile Crisis Response (MCR): Part 6.2 of this Chapter 6.</w:t>
                </w:r>
              </w:ins>
            </w:sdtContent>
          </w:sdt>
        </w:p>
      </w:sdtContent>
    </w:sdt>
    <w:sdt>
      <w:sdtPr>
        <w:tag w:val="goog_rdk_7747"/>
        <w:id w:val="1794532674"/>
      </w:sdtPr>
      <w:sdtContent>
        <w:p w14:paraId="00000FD6" w14:textId="77777777" w:rsidR="00CF3663" w:rsidRDefault="00000000">
          <w:pPr>
            <w:numPr>
              <w:ilvl w:val="2"/>
              <w:numId w:val="15"/>
            </w:numPr>
            <w:tabs>
              <w:tab w:val="left" w:pos="720"/>
              <w:tab w:val="left" w:pos="1440"/>
            </w:tabs>
            <w:spacing w:before="240"/>
            <w:rPr>
              <w:ins w:id="7795" w:author="BHA Regulatory Affairs Unit" w:date="2026-07-29T16:06:00Z"/>
            </w:rPr>
          </w:pPr>
          <w:sdt>
            <w:sdtPr>
              <w:tag w:val="goog_rdk_7746"/>
              <w:id w:val="-1081529929"/>
            </w:sdtPr>
            <w:sdtContent>
              <w:ins w:id="7796" w:author="BHA Regulatory Affairs Unit" w:date="2026-07-29T16:06:00Z">
                <w:r>
                  <w:t>Walk-In Crisis (WIC): Part 6.3 of this Chapter 6.</w:t>
                </w:r>
              </w:ins>
            </w:sdtContent>
          </w:sdt>
        </w:p>
      </w:sdtContent>
    </w:sdt>
    <w:sdt>
      <w:sdtPr>
        <w:tag w:val="goog_rdk_7749"/>
        <w:id w:val="-1464213702"/>
      </w:sdtPr>
      <w:sdtContent>
        <w:p w14:paraId="00000FD7" w14:textId="77777777" w:rsidR="00CF3663" w:rsidRDefault="00000000">
          <w:pPr>
            <w:numPr>
              <w:ilvl w:val="2"/>
              <w:numId w:val="15"/>
            </w:numPr>
            <w:tabs>
              <w:tab w:val="left" w:pos="720"/>
              <w:tab w:val="left" w:pos="1440"/>
            </w:tabs>
            <w:spacing w:before="240"/>
            <w:rPr>
              <w:ins w:id="7797" w:author="BHA Regulatory Affairs Unit" w:date="2026-07-29T16:06:00Z"/>
            </w:rPr>
          </w:pPr>
          <w:sdt>
            <w:sdtPr>
              <w:tag w:val="goog_rdk_7748"/>
              <w:id w:val="214210785"/>
            </w:sdtPr>
            <w:sdtContent>
              <w:ins w:id="7798" w:author="BHA Regulatory Affairs Unit" w:date="2026-07-29T16:06:00Z">
                <w:r>
                  <w:t>Community-Based Respite: Part 6.6 of this Chapter 6.</w:t>
                </w:r>
              </w:ins>
            </w:sdtContent>
          </w:sdt>
        </w:p>
      </w:sdtContent>
    </w:sdt>
    <w:sdt>
      <w:sdtPr>
        <w:tag w:val="goog_rdk_7751"/>
        <w:id w:val="1874710691"/>
      </w:sdtPr>
      <w:sdtContent>
        <w:p w14:paraId="00000FD8" w14:textId="77777777" w:rsidR="00CF3663" w:rsidRDefault="00000000">
          <w:pPr>
            <w:numPr>
              <w:ilvl w:val="1"/>
              <w:numId w:val="15"/>
            </w:numPr>
            <w:tabs>
              <w:tab w:val="left" w:pos="720"/>
              <w:tab w:val="left" w:pos="1440"/>
            </w:tabs>
            <w:spacing w:before="240"/>
            <w:rPr>
              <w:ins w:id="7799" w:author="BHA Regulatory Affairs Unit" w:date="2026-07-29T16:06:00Z"/>
            </w:rPr>
          </w:pPr>
          <w:sdt>
            <w:sdtPr>
              <w:tag w:val="goog_rdk_7750"/>
              <w:id w:val="1411966312"/>
            </w:sdtPr>
            <w:sdtContent>
              <w:ins w:id="7800" w:author="BHA Regulatory Affairs Unit" w:date="2026-07-29T16:06:00Z">
                <w:r>
                  <w:t>Residential/Overnight Crisis Services Sub-Endorsements</w:t>
                </w:r>
              </w:ins>
            </w:sdtContent>
          </w:sdt>
        </w:p>
      </w:sdtContent>
    </w:sdt>
    <w:sdt>
      <w:sdtPr>
        <w:tag w:val="goog_rdk_7753"/>
        <w:id w:val="1738745066"/>
      </w:sdtPr>
      <w:sdtContent>
        <w:p w14:paraId="00000FD9" w14:textId="77777777" w:rsidR="00CF3663" w:rsidRDefault="00000000">
          <w:pPr>
            <w:numPr>
              <w:ilvl w:val="2"/>
              <w:numId w:val="15"/>
            </w:numPr>
            <w:tabs>
              <w:tab w:val="left" w:pos="720"/>
              <w:tab w:val="left" w:pos="1440"/>
            </w:tabs>
            <w:spacing w:before="240"/>
            <w:rPr>
              <w:ins w:id="7801" w:author="BHA Regulatory Affairs Unit" w:date="2026-07-29T16:06:00Z"/>
            </w:rPr>
          </w:pPr>
          <w:sdt>
            <w:sdtPr>
              <w:tag w:val="goog_rdk_7752"/>
              <w:id w:val="-2077976960"/>
            </w:sdtPr>
            <w:sdtContent>
              <w:ins w:id="7802" w:author="BHA Regulatory Affairs Unit" w:date="2026-07-29T16:06:00Z">
                <w:r>
                  <w:t>Crisis Stabilization Unit (CSU): Part 6.4 of this Chapter 6.</w:t>
                </w:r>
              </w:ins>
            </w:sdtContent>
          </w:sdt>
        </w:p>
      </w:sdtContent>
    </w:sdt>
    <w:sdt>
      <w:sdtPr>
        <w:tag w:val="goog_rdk_7755"/>
        <w:id w:val="-1590473851"/>
      </w:sdtPr>
      <w:sdtContent>
        <w:p w14:paraId="00000FDA" w14:textId="77777777" w:rsidR="00CF3663" w:rsidRDefault="00000000">
          <w:pPr>
            <w:numPr>
              <w:ilvl w:val="2"/>
              <w:numId w:val="15"/>
            </w:numPr>
            <w:tabs>
              <w:tab w:val="left" w:pos="720"/>
              <w:tab w:val="left" w:pos="1440"/>
            </w:tabs>
            <w:spacing w:before="240"/>
            <w:rPr>
              <w:ins w:id="7803" w:author="BHA Regulatory Affairs Unit" w:date="2026-07-29T16:06:00Z"/>
            </w:rPr>
          </w:pPr>
          <w:sdt>
            <w:sdtPr>
              <w:tag w:val="goog_rdk_7754"/>
              <w:id w:val="-1844362895"/>
            </w:sdtPr>
            <w:sdtContent>
              <w:ins w:id="7804" w:author="BHA Regulatory Affairs Unit" w:date="2026-07-29T16:06:00Z">
                <w:r>
                  <w:t>Behavioral Health Crisis Center (BHCC): Part 6.5 of this Chapter 6.</w:t>
                </w:r>
              </w:ins>
            </w:sdtContent>
          </w:sdt>
        </w:p>
      </w:sdtContent>
    </w:sdt>
    <w:sdt>
      <w:sdtPr>
        <w:tag w:val="goog_rdk_7757"/>
        <w:id w:val="-1533798794"/>
      </w:sdtPr>
      <w:sdtContent>
        <w:p w14:paraId="00000FDB" w14:textId="77777777" w:rsidR="00CF3663" w:rsidRDefault="00000000">
          <w:pPr>
            <w:numPr>
              <w:ilvl w:val="2"/>
              <w:numId w:val="15"/>
            </w:numPr>
            <w:tabs>
              <w:tab w:val="left" w:pos="720"/>
              <w:tab w:val="left" w:pos="1440"/>
            </w:tabs>
            <w:spacing w:before="240"/>
            <w:rPr>
              <w:ins w:id="7805" w:author="BHA Regulatory Affairs Unit" w:date="2026-07-29T16:06:00Z"/>
            </w:rPr>
          </w:pPr>
          <w:sdt>
            <w:sdtPr>
              <w:tag w:val="goog_rdk_7756"/>
              <w:id w:val="-651570529"/>
            </w:sdtPr>
            <w:sdtContent>
              <w:ins w:id="7806" w:author="BHA Regulatory Affairs Unit" w:date="2026-07-29T16:06:00Z">
                <w:r>
                  <w:t>Residential Respite: Part 6.6 of this Chapter 6.</w:t>
                </w:r>
              </w:ins>
            </w:sdtContent>
          </w:sdt>
        </w:p>
      </w:sdtContent>
    </w:sdt>
    <w:sdt>
      <w:sdtPr>
        <w:tag w:val="goog_rdk_7759"/>
        <w:id w:val="-312118041"/>
      </w:sdtPr>
      <w:sdtContent>
        <w:p w14:paraId="00000FDC" w14:textId="77777777" w:rsidR="00CF3663" w:rsidRDefault="00000000">
          <w:pPr>
            <w:numPr>
              <w:ilvl w:val="0"/>
              <w:numId w:val="24"/>
            </w:numPr>
            <w:tabs>
              <w:tab w:val="left" w:pos="720"/>
              <w:tab w:val="left" w:pos="1440"/>
            </w:tabs>
            <w:spacing w:before="240"/>
            <w:rPr>
              <w:ins w:id="7807" w:author="BHA Regulatory Affairs Unit" w:date="2026-07-29T16:06:00Z"/>
            </w:rPr>
          </w:pPr>
          <w:sdt>
            <w:sdtPr>
              <w:tag w:val="goog_rdk_7758"/>
              <w:id w:val="940678694"/>
            </w:sdtPr>
            <w:sdtContent>
              <w:ins w:id="7808" w:author="BHA Regulatory Affairs Unit" w:date="2026-07-29T16:06:00Z">
                <w:r>
                  <w:t>This Part 6.1 is applicable to all crisis sub-endorsements found in this Chapter 6, unless otherwise noted. Any deviation from the standards in this Part 6.1 will be detailed in the relevant sub-endorsement Part(s) of 6.2 through Part(s) 6.6 of this Chapter 6.</w:t>
                </w:r>
              </w:ins>
            </w:sdtContent>
          </w:sdt>
        </w:p>
      </w:sdtContent>
    </w:sdt>
    <w:sdt>
      <w:sdtPr>
        <w:tag w:val="goog_rdk_7761"/>
        <w:id w:val="1995187951"/>
      </w:sdtPr>
      <w:sdtContent>
        <w:p w14:paraId="00000FDD" w14:textId="77777777" w:rsidR="00CF3663" w:rsidRDefault="00000000">
          <w:pPr>
            <w:keepNext/>
            <w:spacing w:before="240" w:after="60"/>
            <w:ind w:firstLine="0"/>
            <w:rPr>
              <w:ins w:id="7809" w:author="BHA Regulatory Affairs Unit" w:date="2026-07-29T16:06:00Z"/>
              <w:b/>
              <w:bCs/>
            </w:rPr>
          </w:pPr>
          <w:sdt>
            <w:sdtPr>
              <w:tag w:val="goog_rdk_7760"/>
              <w:id w:val="1753588043"/>
            </w:sdtPr>
            <w:sdtContent>
              <w:ins w:id="7810" w:author="BHA Regulatory Affairs Unit" w:date="2026-07-29T16:06:00Z">
                <w:r>
                  <w:rPr>
                    <w:b/>
                    <w:bCs/>
                  </w:rPr>
                  <w:t>6.1.2</w:t>
                </w:r>
                <w:r>
                  <w:rPr>
                    <w:b/>
                    <w:bCs/>
                  </w:rPr>
                  <w:tab/>
                  <w:t>Service Delivery, Provisions, and Setting</w:t>
                </w:r>
              </w:ins>
            </w:sdtContent>
          </w:sdt>
        </w:p>
      </w:sdtContent>
    </w:sdt>
    <w:sdt>
      <w:sdtPr>
        <w:tag w:val="goog_rdk_7763"/>
        <w:id w:val="-1342002663"/>
      </w:sdtPr>
      <w:sdtContent>
        <w:p w14:paraId="00000FDE" w14:textId="77777777" w:rsidR="00CF3663" w:rsidRDefault="00000000">
          <w:pPr>
            <w:numPr>
              <w:ilvl w:val="0"/>
              <w:numId w:val="8"/>
            </w:numPr>
            <w:tabs>
              <w:tab w:val="left" w:pos="720"/>
              <w:tab w:val="left" w:pos="1440"/>
            </w:tabs>
            <w:spacing w:before="240"/>
            <w:rPr>
              <w:ins w:id="7811" w:author="BHA Regulatory Affairs Unit" w:date="2026-07-29T16:06:00Z"/>
            </w:rPr>
          </w:pPr>
          <w:sdt>
            <w:sdtPr>
              <w:tag w:val="goog_rdk_7762"/>
              <w:id w:val="1565053058"/>
            </w:sdtPr>
            <w:sdtContent>
              <w:ins w:id="7812" w:author="BHA Regulatory Affairs Unit" w:date="2026-07-29T16:06:00Z">
                <w:r>
                  <w:t>Service description</w:t>
                </w:r>
              </w:ins>
            </w:sdtContent>
          </w:sdt>
        </w:p>
      </w:sdtContent>
    </w:sdt>
    <w:sdt>
      <w:sdtPr>
        <w:tag w:val="goog_rdk_7765"/>
        <w:id w:val="1878537848"/>
      </w:sdtPr>
      <w:sdtContent>
        <w:p w14:paraId="00000FDF" w14:textId="77777777" w:rsidR="00CF3663" w:rsidRDefault="00000000">
          <w:pPr>
            <w:numPr>
              <w:ilvl w:val="1"/>
              <w:numId w:val="8"/>
            </w:numPr>
            <w:tabs>
              <w:tab w:val="left" w:pos="720"/>
              <w:tab w:val="left" w:pos="1440"/>
            </w:tabs>
            <w:spacing w:before="240"/>
            <w:rPr>
              <w:ins w:id="7813" w:author="BHA Regulatory Affairs Unit" w:date="2026-07-29T16:06:00Z"/>
            </w:rPr>
          </w:pPr>
          <w:sdt>
            <w:sdtPr>
              <w:tag w:val="goog_rdk_7764"/>
              <w:id w:val="1661090063"/>
            </w:sdtPr>
            <w:sdtContent>
              <w:ins w:id="7814" w:author="BHA Regulatory Affairs Unit" w:date="2026-07-29T16:06:00Z">
                <w:r>
                  <w:t>Crisis services are intensive services provided to address or prevent behavioral health symptoms, situations, or events that may negatively impact an individual’s ability to function within their current family/caregiver and living situation, school, workplace, or community. Behavioral health crisis services may include a variety of interventions and settings, including, but not limited to, via text or telephone, face-to-face at an individual’s home, or in the community.</w:t>
                </w:r>
              </w:ins>
            </w:sdtContent>
          </w:sdt>
        </w:p>
      </w:sdtContent>
    </w:sdt>
    <w:sdt>
      <w:sdtPr>
        <w:tag w:val="goog_rdk_7767"/>
        <w:id w:val="-1078352132"/>
      </w:sdtPr>
      <w:sdtContent>
        <w:p w14:paraId="00000FE0" w14:textId="77777777" w:rsidR="00CF3663" w:rsidRDefault="00000000">
          <w:pPr>
            <w:numPr>
              <w:ilvl w:val="1"/>
              <w:numId w:val="8"/>
            </w:numPr>
            <w:tabs>
              <w:tab w:val="left" w:pos="720"/>
              <w:tab w:val="left" w:pos="1440"/>
            </w:tabs>
            <w:spacing w:before="240"/>
            <w:rPr>
              <w:ins w:id="7815" w:author="BHA Regulatory Affairs Unit" w:date="2026-07-29T16:06:00Z"/>
            </w:rPr>
          </w:pPr>
          <w:sdt>
            <w:sdtPr>
              <w:tag w:val="goog_rdk_7766"/>
              <w:id w:val="-1059832574"/>
            </w:sdtPr>
            <w:sdtContent>
              <w:ins w:id="7816" w:author="BHA Regulatory Affairs Unit" w:date="2026-07-29T16:06:00Z">
                <w:r>
                  <w:t>Crisis services are part of the Behavioral Health Crisis System and embedded within the Behavioral Health Continuum of Care. Crisis services interact regularly and collaboratively with providers of treatment services and other adjacent systems, such as hospitals, schools, law enforcement, first responders, etc.</w:t>
                </w:r>
              </w:ins>
            </w:sdtContent>
          </w:sdt>
        </w:p>
      </w:sdtContent>
    </w:sdt>
    <w:sdt>
      <w:sdtPr>
        <w:tag w:val="goog_rdk_7769"/>
        <w:id w:val="-1516362972"/>
      </w:sdtPr>
      <w:sdtContent>
        <w:p w14:paraId="00000FE1" w14:textId="77777777" w:rsidR="00CF3663" w:rsidRDefault="00000000">
          <w:pPr>
            <w:numPr>
              <w:ilvl w:val="0"/>
              <w:numId w:val="8"/>
            </w:numPr>
            <w:tabs>
              <w:tab w:val="left" w:pos="720"/>
              <w:tab w:val="left" w:pos="1440"/>
            </w:tabs>
            <w:spacing w:before="240"/>
            <w:rPr>
              <w:ins w:id="7817" w:author="BHA Regulatory Affairs Unit" w:date="2026-07-29T16:06:00Z"/>
            </w:rPr>
          </w:pPr>
          <w:sdt>
            <w:sdtPr>
              <w:tag w:val="goog_rdk_7768"/>
              <w:id w:val="-1798650073"/>
            </w:sdtPr>
            <w:sdtContent>
              <w:ins w:id="7818" w:author="BHA Regulatory Affairs Unit" w:date="2026-07-29T16:06:00Z">
                <w:r>
                  <w:t>Service recipient</w:t>
                </w:r>
              </w:ins>
            </w:sdtContent>
          </w:sdt>
        </w:p>
      </w:sdtContent>
    </w:sdt>
    <w:sdt>
      <w:sdtPr>
        <w:tag w:val="goog_rdk_7771"/>
        <w:id w:val="-1806079195"/>
      </w:sdtPr>
      <w:sdtContent>
        <w:p w14:paraId="00000FE2" w14:textId="77777777" w:rsidR="00CF3663" w:rsidRDefault="00000000">
          <w:pPr>
            <w:numPr>
              <w:ilvl w:val="1"/>
              <w:numId w:val="8"/>
            </w:numPr>
            <w:tabs>
              <w:tab w:val="left" w:pos="720"/>
              <w:tab w:val="left" w:pos="1440"/>
            </w:tabs>
            <w:spacing w:before="240"/>
            <w:rPr>
              <w:ins w:id="7819" w:author="BHA Regulatory Affairs Unit" w:date="2026-07-29T16:06:00Z"/>
            </w:rPr>
          </w:pPr>
          <w:sdt>
            <w:sdtPr>
              <w:tag w:val="goog_rdk_7770"/>
              <w:id w:val="1046092843"/>
            </w:sdtPr>
            <w:sdtContent>
              <w:ins w:id="7820" w:author="BHA Regulatory Affairs Unit" w:date="2026-07-29T16:06:00Z">
                <w:r>
                  <w:t>Crisis services are intended for individuals experiencing a behavioral health crisis, as defined in Part 1.2.1 of these Rules. Individuals receiving services may benefit from immediate assessment and services to prevent serious or further deterioration in their behavioral health, physical health, or functioning. This includes children, minors, youth, and adults.</w:t>
                </w:r>
              </w:ins>
            </w:sdtContent>
          </w:sdt>
        </w:p>
      </w:sdtContent>
    </w:sdt>
    <w:sdt>
      <w:sdtPr>
        <w:tag w:val="goog_rdk_7773"/>
        <w:id w:val="-2067311651"/>
      </w:sdtPr>
      <w:sdtContent>
        <w:p w14:paraId="00000FE3" w14:textId="77777777" w:rsidR="00CF3663" w:rsidRDefault="00000000">
          <w:pPr>
            <w:numPr>
              <w:ilvl w:val="1"/>
              <w:numId w:val="8"/>
            </w:numPr>
            <w:tabs>
              <w:tab w:val="left" w:pos="720"/>
              <w:tab w:val="left" w:pos="1440"/>
            </w:tabs>
            <w:spacing w:before="240"/>
            <w:rPr>
              <w:ins w:id="7821" w:author="BHA Regulatory Affairs Unit" w:date="2026-07-29T16:06:00Z"/>
            </w:rPr>
          </w:pPr>
          <w:sdt>
            <w:sdtPr>
              <w:tag w:val="goog_rdk_7772"/>
              <w:id w:val="-1542489213"/>
            </w:sdtPr>
            <w:sdtContent>
              <w:ins w:id="7822" w:author="BHA Regulatory Affairs Unit" w:date="2026-07-29T16:06:00Z">
                <w:r>
                  <w:t>The behavioral health crisis is typically self-defined by an individual experiencing crisis. The crisis may also be defined by parent(s), caregiver(s), legal guardian(s), legal representative(s), designee(s) of the individual, law enforcement officer(s), intervening professional(s), or other first responder(s) involved in the crisis response, as appropriate.</w:t>
                </w:r>
              </w:ins>
            </w:sdtContent>
          </w:sdt>
        </w:p>
      </w:sdtContent>
    </w:sdt>
    <w:sdt>
      <w:sdtPr>
        <w:tag w:val="goog_rdk_7775"/>
        <w:id w:val="-740140607"/>
      </w:sdtPr>
      <w:sdtContent>
        <w:p w14:paraId="00000FE4" w14:textId="77777777" w:rsidR="00CF3663" w:rsidRDefault="00000000">
          <w:pPr>
            <w:numPr>
              <w:ilvl w:val="0"/>
              <w:numId w:val="8"/>
            </w:numPr>
            <w:tabs>
              <w:tab w:val="left" w:pos="720"/>
              <w:tab w:val="left" w:pos="1440"/>
            </w:tabs>
            <w:spacing w:before="240"/>
            <w:rPr>
              <w:ins w:id="7823" w:author="BHA Regulatory Affairs Unit" w:date="2026-07-29T16:06:00Z"/>
            </w:rPr>
          </w:pPr>
          <w:sdt>
            <w:sdtPr>
              <w:tag w:val="goog_rdk_7774"/>
              <w:id w:val="-1113977358"/>
            </w:sdtPr>
            <w:sdtContent>
              <w:ins w:id="7824" w:author="BHA Regulatory Affairs Unit" w:date="2026-07-29T16:06:00Z">
                <w:r>
                  <w:t>Service setting</w:t>
                </w:r>
              </w:ins>
            </w:sdtContent>
          </w:sdt>
        </w:p>
      </w:sdtContent>
    </w:sdt>
    <w:sdt>
      <w:sdtPr>
        <w:tag w:val="goog_rdk_7777"/>
        <w:id w:val="1460454530"/>
      </w:sdtPr>
      <w:sdtContent>
        <w:p w14:paraId="00000FE5" w14:textId="77777777" w:rsidR="00CF3663" w:rsidRDefault="00000000">
          <w:pPr>
            <w:numPr>
              <w:ilvl w:val="1"/>
              <w:numId w:val="8"/>
            </w:numPr>
            <w:tabs>
              <w:tab w:val="left" w:pos="720"/>
              <w:tab w:val="left" w:pos="1440"/>
            </w:tabs>
            <w:spacing w:before="240"/>
            <w:rPr>
              <w:ins w:id="7825" w:author="BHA Regulatory Affairs Unit" w:date="2026-07-29T16:06:00Z"/>
            </w:rPr>
          </w:pPr>
          <w:sdt>
            <w:sdtPr>
              <w:tag w:val="goog_rdk_7776"/>
              <w:id w:val="1287083080"/>
            </w:sdtPr>
            <w:sdtContent>
              <w:ins w:id="7826" w:author="BHA Regulatory Affairs Unit" w:date="2026-07-29T16:06:00Z">
                <w:r>
                  <w:t>Crisis services may be provided in a variety of settings, depending upon the type of crisis service being provided. Setting requirements that are specific to the sub-endorsement will be noted in the relevant Part(s), as applicable.</w:t>
                </w:r>
              </w:ins>
            </w:sdtContent>
          </w:sdt>
        </w:p>
      </w:sdtContent>
    </w:sdt>
    <w:sdt>
      <w:sdtPr>
        <w:tag w:val="goog_rdk_7779"/>
        <w:id w:val="1842788697"/>
      </w:sdtPr>
      <w:sdtContent>
        <w:p w14:paraId="00000FE6" w14:textId="77777777" w:rsidR="00CF3663" w:rsidRDefault="00000000">
          <w:pPr>
            <w:numPr>
              <w:ilvl w:val="1"/>
              <w:numId w:val="8"/>
            </w:numPr>
            <w:tabs>
              <w:tab w:val="left" w:pos="720"/>
              <w:tab w:val="left" w:pos="1440"/>
            </w:tabs>
            <w:spacing w:before="240"/>
            <w:rPr>
              <w:ins w:id="7827" w:author="BHA Regulatory Affairs Unit" w:date="2026-07-29T16:06:00Z"/>
            </w:rPr>
          </w:pPr>
          <w:sdt>
            <w:sdtPr>
              <w:tag w:val="goog_rdk_7778"/>
              <w:id w:val="-821596198"/>
            </w:sdtPr>
            <w:sdtContent>
              <w:ins w:id="7828" w:author="BHA Regulatory Affairs Unit" w:date="2026-07-29T16:06:00Z">
                <w:r>
                  <w:t>Agencies that utilize a campus-style model to meet the standards of a crisis sub-endorsement must meet campus-delivered service standards as detailed in Part 1.15.3 of these Rules.</w:t>
                </w:r>
              </w:ins>
            </w:sdtContent>
          </w:sdt>
        </w:p>
      </w:sdtContent>
    </w:sdt>
    <w:sdt>
      <w:sdtPr>
        <w:tag w:val="goog_rdk_7781"/>
        <w:id w:val="1096901711"/>
      </w:sdtPr>
      <w:sdtContent>
        <w:p w14:paraId="00000FE7" w14:textId="77777777" w:rsidR="00CF3663" w:rsidRDefault="00000000">
          <w:pPr>
            <w:numPr>
              <w:ilvl w:val="1"/>
              <w:numId w:val="8"/>
            </w:numPr>
            <w:tabs>
              <w:tab w:val="left" w:pos="720"/>
              <w:tab w:val="left" w:pos="1440"/>
            </w:tabs>
            <w:spacing w:before="240"/>
            <w:rPr>
              <w:ins w:id="7829" w:author="BHA Regulatory Affairs Unit" w:date="2026-07-29T16:06:00Z"/>
            </w:rPr>
          </w:pPr>
          <w:sdt>
            <w:sdtPr>
              <w:tag w:val="goog_rdk_7780"/>
              <w:id w:val="1172812562"/>
            </w:sdtPr>
            <w:sdtContent>
              <w:ins w:id="7830" w:author="BHA Regulatory Affairs Unit" w:date="2026-07-29T16:06:00Z">
                <w:r>
                  <w:t>Agencies that serve children, minors, youth, and adults, must prioritize minimizing interaction or co-mingling of children, minors, and youth with adults receiving services in the milieu.</w:t>
                </w:r>
              </w:ins>
            </w:sdtContent>
          </w:sdt>
        </w:p>
      </w:sdtContent>
    </w:sdt>
    <w:sdt>
      <w:sdtPr>
        <w:tag w:val="goog_rdk_7784"/>
        <w:id w:val="225185398"/>
      </w:sdtPr>
      <w:sdtContent>
        <w:p w14:paraId="00000FE8" w14:textId="77777777" w:rsidR="00CF3663" w:rsidRDefault="00000000">
          <w:pPr>
            <w:numPr>
              <w:ilvl w:val="0"/>
              <w:numId w:val="8"/>
            </w:numPr>
            <w:tabs>
              <w:tab w:val="left" w:pos="720"/>
              <w:tab w:val="left" w:pos="1440"/>
            </w:tabs>
            <w:spacing w:before="240"/>
            <w:rPr>
              <w:ins w:id="7831" w:author="BHA Regulatory Affairs Unit" w:date="2026-07-29T16:06:00Z"/>
            </w:rPr>
          </w:pPr>
          <w:sdt>
            <w:sdtPr>
              <w:tag w:val="goog_rdk_7782"/>
              <w:id w:val="-271247137"/>
            </w:sdtPr>
            <w:sdtContent>
              <w:sdt>
                <w:sdtPr>
                  <w:tag w:val="goog_rdk_7783"/>
                  <w:id w:val="-1134241307"/>
                </w:sdtPr>
                <w:sdtContent>
                  <w:commentRangeStart w:id="7832"/>
                </w:sdtContent>
              </w:sdt>
              <w:ins w:id="7833" w:author="BHA Regulatory Affairs Unit" w:date="2026-07-29T16:06:00Z">
                <w:r>
                  <w:t>Service components and capabilities</w:t>
                </w:r>
                <w:commentRangeEnd w:id="7832"/>
                <w:r>
                  <w:rPr>
                    <w:rStyle w:val="CommentReference"/>
                    <w:sz w:val="24"/>
                    <w:szCs w:val="24"/>
                  </w:rPr>
                  <w:commentReference w:id="7832"/>
                </w:r>
              </w:ins>
            </w:sdtContent>
          </w:sdt>
        </w:p>
      </w:sdtContent>
    </w:sdt>
    <w:sdt>
      <w:sdtPr>
        <w:tag w:val="goog_rdk_7786"/>
        <w:id w:val="1057648100"/>
      </w:sdtPr>
      <w:sdtContent>
        <w:p w14:paraId="00000FE9" w14:textId="77777777" w:rsidR="00CF3663" w:rsidRDefault="00000000">
          <w:pPr>
            <w:numPr>
              <w:ilvl w:val="1"/>
              <w:numId w:val="8"/>
            </w:numPr>
            <w:tabs>
              <w:tab w:val="left" w:pos="720"/>
              <w:tab w:val="left" w:pos="1440"/>
            </w:tabs>
            <w:spacing w:before="240"/>
            <w:rPr>
              <w:ins w:id="7834" w:author="BHA Regulatory Affairs Unit" w:date="2026-07-29T16:06:00Z"/>
            </w:rPr>
          </w:pPr>
          <w:sdt>
            <w:sdtPr>
              <w:tag w:val="goog_rdk_7785"/>
              <w:id w:val="-1399354116"/>
            </w:sdtPr>
            <w:sdtContent>
              <w:ins w:id="7835" w:author="BHA Regulatory Affairs Unit" w:date="2026-07-29T16:06:00Z">
                <w:r>
                  <w:t>Crisis services must be available and accessible to individuals throughout the State of Colorado twenty-four (24) hours per day, seven (7) days per week, and three-hundred and sixty-five (365) days per year, unless otherwise noted in the relevant sub-endorsement.</w:t>
                </w:r>
              </w:ins>
            </w:sdtContent>
          </w:sdt>
        </w:p>
      </w:sdtContent>
    </w:sdt>
    <w:sdt>
      <w:sdtPr>
        <w:tag w:val="goog_rdk_7788"/>
        <w:id w:val="347489270"/>
      </w:sdtPr>
      <w:sdtContent>
        <w:p w14:paraId="00000FEA" w14:textId="77777777" w:rsidR="00CF3663" w:rsidRDefault="00000000">
          <w:pPr>
            <w:numPr>
              <w:ilvl w:val="1"/>
              <w:numId w:val="8"/>
            </w:numPr>
            <w:tabs>
              <w:tab w:val="left" w:pos="720"/>
              <w:tab w:val="left" w:pos="1440"/>
            </w:tabs>
            <w:spacing w:before="240"/>
            <w:rPr>
              <w:ins w:id="7836" w:author="BHA Regulatory Affairs Unit" w:date="2026-07-29T16:06:00Z"/>
            </w:rPr>
          </w:pPr>
          <w:sdt>
            <w:sdtPr>
              <w:tag w:val="goog_rdk_7787"/>
              <w:id w:val="567353363"/>
            </w:sdtPr>
            <w:sdtContent>
              <w:ins w:id="7837" w:author="BHA Regulatory Affairs Unit" w:date="2026-07-29T16:06:00Z">
                <w:r>
                  <w:t>Agencies providing crisis services must:</w:t>
                </w:r>
              </w:ins>
            </w:sdtContent>
          </w:sdt>
        </w:p>
      </w:sdtContent>
    </w:sdt>
    <w:sdt>
      <w:sdtPr>
        <w:tag w:val="goog_rdk_7790"/>
        <w:id w:val="1232468046"/>
      </w:sdtPr>
      <w:sdtContent>
        <w:p w14:paraId="00000FEB" w14:textId="77777777" w:rsidR="00CF3663" w:rsidRDefault="00000000">
          <w:pPr>
            <w:numPr>
              <w:ilvl w:val="2"/>
              <w:numId w:val="8"/>
            </w:numPr>
            <w:tabs>
              <w:tab w:val="left" w:pos="720"/>
              <w:tab w:val="left" w:pos="1440"/>
            </w:tabs>
            <w:spacing w:before="240"/>
            <w:rPr>
              <w:ins w:id="7838" w:author="BHA Regulatory Affairs Unit" w:date="2026-07-29T16:06:00Z"/>
            </w:rPr>
          </w:pPr>
          <w:sdt>
            <w:sdtPr>
              <w:tag w:val="goog_rdk_7789"/>
              <w:id w:val="-1858564541"/>
            </w:sdtPr>
            <w:sdtContent>
              <w:ins w:id="7839" w:author="BHA Regulatory Affairs Unit" w:date="2026-07-29T16:06:00Z">
                <w:r>
                  <w:t>Be co-occurring capable, as defined in Part 1.2.1 of these Rules;</w:t>
                </w:r>
              </w:ins>
            </w:sdtContent>
          </w:sdt>
        </w:p>
      </w:sdtContent>
    </w:sdt>
    <w:sdt>
      <w:sdtPr>
        <w:tag w:val="goog_rdk_7792"/>
        <w:id w:val="-1886757655"/>
      </w:sdtPr>
      <w:sdtContent>
        <w:p w14:paraId="00000FEC" w14:textId="77777777" w:rsidR="00CF3663" w:rsidRDefault="00000000">
          <w:pPr>
            <w:numPr>
              <w:ilvl w:val="2"/>
              <w:numId w:val="8"/>
            </w:numPr>
            <w:tabs>
              <w:tab w:val="left" w:pos="720"/>
              <w:tab w:val="left" w:pos="1440"/>
            </w:tabs>
            <w:spacing w:before="240"/>
            <w:rPr>
              <w:ins w:id="7840" w:author="BHA Regulatory Affairs Unit" w:date="2026-07-29T16:06:00Z"/>
            </w:rPr>
          </w:pPr>
          <w:sdt>
            <w:sdtPr>
              <w:tag w:val="goog_rdk_7791"/>
              <w:id w:val="1034637411"/>
            </w:sdtPr>
            <w:sdtContent>
              <w:ins w:id="7841" w:author="BHA Regulatory Affairs Unit" w:date="2026-07-29T16:06:00Z">
                <w:r>
                  <w:t>Deliver crisis services in a trauma-informed and culturally responsive manner;</w:t>
                </w:r>
              </w:ins>
            </w:sdtContent>
          </w:sdt>
        </w:p>
      </w:sdtContent>
    </w:sdt>
    <w:sdt>
      <w:sdtPr>
        <w:tag w:val="goog_rdk_7794"/>
        <w:id w:val="-1378227620"/>
      </w:sdtPr>
      <w:sdtContent>
        <w:p w14:paraId="00000FED" w14:textId="77777777" w:rsidR="00CF3663" w:rsidRDefault="00000000">
          <w:pPr>
            <w:numPr>
              <w:ilvl w:val="2"/>
              <w:numId w:val="8"/>
            </w:numPr>
            <w:tabs>
              <w:tab w:val="left" w:pos="720"/>
              <w:tab w:val="left" w:pos="1440"/>
            </w:tabs>
            <w:spacing w:before="240"/>
            <w:rPr>
              <w:ins w:id="7842" w:author="BHA Regulatory Affairs Unit" w:date="2026-07-29T16:06:00Z"/>
            </w:rPr>
          </w:pPr>
          <w:sdt>
            <w:sdtPr>
              <w:tag w:val="goog_rdk_7793"/>
              <w:id w:val="1145354477"/>
            </w:sdtPr>
            <w:sdtContent>
              <w:ins w:id="7843" w:author="BHA Regulatory Affairs Unit" w:date="2026-07-29T16:06:00Z">
                <w:r>
                  <w:t>Serve individuals in the least restrictive environment; and</w:t>
                </w:r>
              </w:ins>
            </w:sdtContent>
          </w:sdt>
        </w:p>
      </w:sdtContent>
    </w:sdt>
    <w:sdt>
      <w:sdtPr>
        <w:tag w:val="goog_rdk_7796"/>
        <w:id w:val="229559930"/>
      </w:sdtPr>
      <w:sdtContent>
        <w:p w14:paraId="00000FEE" w14:textId="77777777" w:rsidR="00CF3663" w:rsidRDefault="00000000">
          <w:pPr>
            <w:numPr>
              <w:ilvl w:val="2"/>
              <w:numId w:val="8"/>
            </w:numPr>
            <w:tabs>
              <w:tab w:val="left" w:pos="720"/>
              <w:tab w:val="left" w:pos="1440"/>
            </w:tabs>
            <w:spacing w:before="240"/>
            <w:rPr>
              <w:ins w:id="7844" w:author="BHA Regulatory Affairs Unit" w:date="2026-07-29T16:06:00Z"/>
            </w:rPr>
          </w:pPr>
          <w:sdt>
            <w:sdtPr>
              <w:tag w:val="goog_rdk_7795"/>
              <w:id w:val="-530513068"/>
            </w:sdtPr>
            <w:sdtContent>
              <w:ins w:id="7845" w:author="BHA Regulatory Affairs Unit" w:date="2026-07-29T16:06:00Z">
                <w:r>
                  <w:t>Be capable of serving individuals with:</w:t>
                </w:r>
              </w:ins>
            </w:sdtContent>
          </w:sdt>
        </w:p>
      </w:sdtContent>
    </w:sdt>
    <w:sdt>
      <w:sdtPr>
        <w:tag w:val="goog_rdk_7798"/>
        <w:id w:val="1405304284"/>
      </w:sdtPr>
      <w:sdtContent>
        <w:p w14:paraId="00000FEF" w14:textId="77777777" w:rsidR="00CF3663" w:rsidRDefault="00000000">
          <w:pPr>
            <w:numPr>
              <w:ilvl w:val="3"/>
              <w:numId w:val="8"/>
            </w:numPr>
            <w:tabs>
              <w:tab w:val="left" w:pos="720"/>
              <w:tab w:val="left" w:pos="1440"/>
            </w:tabs>
            <w:spacing w:before="240"/>
            <w:rPr>
              <w:ins w:id="7846" w:author="BHA Regulatory Affairs Unit" w:date="2026-07-29T16:06:00Z"/>
            </w:rPr>
          </w:pPr>
          <w:sdt>
            <w:sdtPr>
              <w:tag w:val="goog_rdk_7797"/>
              <w:id w:val="151121573"/>
            </w:sdtPr>
            <w:sdtContent>
              <w:ins w:id="7847" w:author="BHA Regulatory Affairs Unit" w:date="2026-07-29T16:06:00Z">
                <w:r>
                  <w:t>Physical disabilities;</w:t>
                </w:r>
              </w:ins>
            </w:sdtContent>
          </w:sdt>
        </w:p>
      </w:sdtContent>
    </w:sdt>
    <w:sdt>
      <w:sdtPr>
        <w:tag w:val="goog_rdk_7800"/>
        <w:id w:val="-1016299063"/>
      </w:sdtPr>
      <w:sdtContent>
        <w:p w14:paraId="00000FF0" w14:textId="77777777" w:rsidR="00CF3663" w:rsidRDefault="00000000">
          <w:pPr>
            <w:numPr>
              <w:ilvl w:val="3"/>
              <w:numId w:val="8"/>
            </w:numPr>
            <w:tabs>
              <w:tab w:val="left" w:pos="720"/>
              <w:tab w:val="left" w:pos="1440"/>
            </w:tabs>
            <w:spacing w:before="240"/>
            <w:rPr>
              <w:ins w:id="7848" w:author="BHA Regulatory Affairs Unit" w:date="2026-07-29T16:06:00Z"/>
            </w:rPr>
          </w:pPr>
          <w:sdt>
            <w:sdtPr>
              <w:tag w:val="goog_rdk_7799"/>
              <w:id w:val="1886428175"/>
            </w:sdtPr>
            <w:sdtContent>
              <w:ins w:id="7849" w:author="BHA Regulatory Affairs Unit" w:date="2026-07-29T16:06:00Z">
                <w:r>
                  <w:t>Intellectual/developmental disabilities (I/DD);</w:t>
                </w:r>
              </w:ins>
            </w:sdtContent>
          </w:sdt>
        </w:p>
      </w:sdtContent>
    </w:sdt>
    <w:sdt>
      <w:sdtPr>
        <w:tag w:val="goog_rdk_7802"/>
        <w:id w:val="274487680"/>
      </w:sdtPr>
      <w:sdtContent>
        <w:p w14:paraId="00000FF1" w14:textId="77777777" w:rsidR="00CF3663" w:rsidRDefault="00000000">
          <w:pPr>
            <w:numPr>
              <w:ilvl w:val="3"/>
              <w:numId w:val="8"/>
            </w:numPr>
            <w:tabs>
              <w:tab w:val="left" w:pos="720"/>
              <w:tab w:val="left" w:pos="1440"/>
            </w:tabs>
            <w:spacing w:before="240"/>
            <w:rPr>
              <w:ins w:id="7850" w:author="BHA Regulatory Affairs Unit" w:date="2026-07-29T16:06:00Z"/>
            </w:rPr>
          </w:pPr>
          <w:sdt>
            <w:sdtPr>
              <w:tag w:val="goog_rdk_7801"/>
              <w:id w:val="-887519478"/>
            </w:sdtPr>
            <w:sdtContent>
              <w:ins w:id="7851" w:author="BHA Regulatory Affairs Unit" w:date="2026-07-29T16:06:00Z">
                <w:r>
                  <w:t>Traumatic brain injuries (TBIs); and/or</w:t>
                </w:r>
              </w:ins>
            </w:sdtContent>
          </w:sdt>
        </w:p>
      </w:sdtContent>
    </w:sdt>
    <w:sdt>
      <w:sdtPr>
        <w:tag w:val="goog_rdk_7804"/>
        <w:id w:val="-393727582"/>
      </w:sdtPr>
      <w:sdtContent>
        <w:p w14:paraId="00000FF2" w14:textId="77777777" w:rsidR="00CF3663" w:rsidRDefault="00000000">
          <w:pPr>
            <w:numPr>
              <w:ilvl w:val="3"/>
              <w:numId w:val="8"/>
            </w:numPr>
            <w:tabs>
              <w:tab w:val="left" w:pos="720"/>
              <w:tab w:val="left" w:pos="1440"/>
            </w:tabs>
            <w:spacing w:before="240"/>
            <w:rPr>
              <w:ins w:id="7852" w:author="BHA Regulatory Affairs Unit" w:date="2026-07-29T16:06:00Z"/>
            </w:rPr>
          </w:pPr>
          <w:sdt>
            <w:sdtPr>
              <w:tag w:val="goog_rdk_7803"/>
              <w:id w:val="331444402"/>
            </w:sdtPr>
            <w:sdtContent>
              <w:ins w:id="7853" w:author="BHA Regulatory Affairs Unit" w:date="2026-07-29T16:06:00Z">
                <w:r>
                  <w:t>Other cognitive or neurodiverse needs who are in crisis.</w:t>
                </w:r>
              </w:ins>
            </w:sdtContent>
          </w:sdt>
        </w:p>
      </w:sdtContent>
    </w:sdt>
    <w:sdt>
      <w:sdtPr>
        <w:tag w:val="goog_rdk_7806"/>
        <w:id w:val="326658118"/>
      </w:sdtPr>
      <w:sdtContent>
        <w:p w14:paraId="00000FF3" w14:textId="77777777" w:rsidR="00CF3663" w:rsidRDefault="00000000">
          <w:pPr>
            <w:numPr>
              <w:ilvl w:val="1"/>
              <w:numId w:val="8"/>
            </w:numPr>
            <w:tabs>
              <w:tab w:val="left" w:pos="720"/>
              <w:tab w:val="left" w:pos="1440"/>
            </w:tabs>
            <w:spacing w:before="240"/>
            <w:rPr>
              <w:ins w:id="7854" w:author="BHA Regulatory Affairs Unit" w:date="2026-07-29T16:06:00Z"/>
            </w:rPr>
          </w:pPr>
          <w:sdt>
            <w:sdtPr>
              <w:tag w:val="goog_rdk_7805"/>
              <w:id w:val="-2130835044"/>
            </w:sdtPr>
            <w:sdtContent>
              <w:ins w:id="7855" w:author="BHA Regulatory Affairs Unit" w:date="2026-07-29T16:06:00Z">
                <w:r>
                  <w:t>Agencies providing crisis services must be capable of serving individuals who may:</w:t>
                </w:r>
              </w:ins>
            </w:sdtContent>
          </w:sdt>
        </w:p>
      </w:sdtContent>
    </w:sdt>
    <w:sdt>
      <w:sdtPr>
        <w:tag w:val="goog_rdk_7808"/>
        <w:id w:val="1726539123"/>
      </w:sdtPr>
      <w:sdtContent>
        <w:p w14:paraId="00000FF4" w14:textId="77777777" w:rsidR="00CF3663" w:rsidRDefault="00000000">
          <w:pPr>
            <w:numPr>
              <w:ilvl w:val="2"/>
              <w:numId w:val="8"/>
            </w:numPr>
            <w:tabs>
              <w:tab w:val="left" w:pos="720"/>
              <w:tab w:val="left" w:pos="1440"/>
            </w:tabs>
            <w:spacing w:before="240"/>
            <w:rPr>
              <w:ins w:id="7856" w:author="BHA Regulatory Affairs Unit" w:date="2026-07-29T16:06:00Z"/>
            </w:rPr>
          </w:pPr>
          <w:sdt>
            <w:sdtPr>
              <w:tag w:val="goog_rdk_7807"/>
              <w:id w:val="120820059"/>
            </w:sdtPr>
            <w:sdtContent>
              <w:ins w:id="7857" w:author="BHA Regulatory Affairs Unit" w:date="2026-07-29T16:06:00Z">
                <w:r>
                  <w:t>Demonstrate aggressive behavior;</w:t>
                </w:r>
              </w:ins>
            </w:sdtContent>
          </w:sdt>
        </w:p>
      </w:sdtContent>
    </w:sdt>
    <w:sdt>
      <w:sdtPr>
        <w:tag w:val="goog_rdk_7810"/>
        <w:id w:val="-1236480479"/>
      </w:sdtPr>
      <w:sdtContent>
        <w:p w14:paraId="00000FF5" w14:textId="77777777" w:rsidR="00CF3663" w:rsidRDefault="00000000">
          <w:pPr>
            <w:numPr>
              <w:ilvl w:val="2"/>
              <w:numId w:val="8"/>
            </w:numPr>
            <w:tabs>
              <w:tab w:val="left" w:pos="720"/>
              <w:tab w:val="left" w:pos="1440"/>
            </w:tabs>
            <w:spacing w:before="240"/>
            <w:rPr>
              <w:ins w:id="7858" w:author="BHA Regulatory Affairs Unit" w:date="2026-07-29T16:06:00Z"/>
            </w:rPr>
          </w:pPr>
          <w:sdt>
            <w:sdtPr>
              <w:tag w:val="goog_rdk_7809"/>
              <w:id w:val="395682373"/>
            </w:sdtPr>
            <w:sdtContent>
              <w:ins w:id="7859" w:author="BHA Regulatory Affairs Unit" w:date="2026-07-29T16:06:00Z">
                <w:r>
                  <w:t>Be actively intoxicated or in a state of withdrawal from substance(s);</w:t>
                </w:r>
              </w:ins>
            </w:sdtContent>
          </w:sdt>
        </w:p>
      </w:sdtContent>
    </w:sdt>
    <w:sdt>
      <w:sdtPr>
        <w:tag w:val="goog_rdk_7812"/>
        <w:id w:val="-2120901606"/>
      </w:sdtPr>
      <w:sdtContent>
        <w:p w14:paraId="00000FF6" w14:textId="77777777" w:rsidR="00CF3663" w:rsidRDefault="00000000">
          <w:pPr>
            <w:numPr>
              <w:ilvl w:val="2"/>
              <w:numId w:val="8"/>
            </w:numPr>
            <w:tabs>
              <w:tab w:val="left" w:pos="720"/>
              <w:tab w:val="left" w:pos="1440"/>
            </w:tabs>
            <w:spacing w:before="240"/>
            <w:rPr>
              <w:ins w:id="7860" w:author="BHA Regulatory Affairs Unit" w:date="2026-07-29T16:06:00Z"/>
            </w:rPr>
          </w:pPr>
          <w:sdt>
            <w:sdtPr>
              <w:tag w:val="goog_rdk_7811"/>
              <w:id w:val="734557875"/>
            </w:sdtPr>
            <w:sdtContent>
              <w:ins w:id="7861" w:author="BHA Regulatory Affairs Unit" w:date="2026-07-29T16:06:00Z">
                <w:r>
                  <w:t>Be uninsured or unable to pay for services; or</w:t>
                </w:r>
              </w:ins>
            </w:sdtContent>
          </w:sdt>
        </w:p>
      </w:sdtContent>
    </w:sdt>
    <w:sdt>
      <w:sdtPr>
        <w:tag w:val="goog_rdk_7814"/>
        <w:id w:val="319973692"/>
      </w:sdtPr>
      <w:sdtContent>
        <w:p w14:paraId="00000FF7" w14:textId="77777777" w:rsidR="00CF3663" w:rsidRDefault="00000000">
          <w:pPr>
            <w:numPr>
              <w:ilvl w:val="2"/>
              <w:numId w:val="8"/>
            </w:numPr>
            <w:tabs>
              <w:tab w:val="left" w:pos="720"/>
              <w:tab w:val="left" w:pos="1440"/>
            </w:tabs>
            <w:spacing w:before="240"/>
            <w:rPr>
              <w:ins w:id="7862" w:author="BHA Regulatory Affairs Unit" w:date="2026-07-29T16:06:00Z"/>
            </w:rPr>
          </w:pPr>
          <w:sdt>
            <w:sdtPr>
              <w:tag w:val="goog_rdk_7813"/>
              <w:id w:val="962608689"/>
            </w:sdtPr>
            <w:sdtContent>
              <w:ins w:id="7863" w:author="BHA Regulatory Affairs Unit" w:date="2026-07-29T16:06:00Z">
                <w:r>
                  <w:t>Lack Colorado residency, unless in violation of federal or state law.</w:t>
                </w:r>
              </w:ins>
            </w:sdtContent>
          </w:sdt>
        </w:p>
      </w:sdtContent>
    </w:sdt>
    <w:sdt>
      <w:sdtPr>
        <w:tag w:val="goog_rdk_7816"/>
        <w:id w:val="-2041156340"/>
      </w:sdtPr>
      <w:sdtContent>
        <w:p w14:paraId="00000FF8" w14:textId="77777777" w:rsidR="00CF3663" w:rsidRDefault="00000000">
          <w:pPr>
            <w:numPr>
              <w:ilvl w:val="1"/>
              <w:numId w:val="8"/>
            </w:numPr>
            <w:tabs>
              <w:tab w:val="left" w:pos="720"/>
              <w:tab w:val="left" w:pos="1440"/>
            </w:tabs>
            <w:spacing w:before="240"/>
            <w:rPr>
              <w:ins w:id="7864" w:author="BHA Regulatory Affairs Unit" w:date="2026-07-29T16:06:00Z"/>
            </w:rPr>
          </w:pPr>
          <w:sdt>
            <w:sdtPr>
              <w:tag w:val="goog_rdk_7815"/>
              <w:id w:val="-524016608"/>
            </w:sdtPr>
            <w:sdtContent>
              <w:ins w:id="7865" w:author="BHA Regulatory Affairs Unit" w:date="2026-07-29T16:06:00Z">
                <w:r>
                  <w:t>Agencies providing crisis services must not:</w:t>
                </w:r>
              </w:ins>
            </w:sdtContent>
          </w:sdt>
        </w:p>
      </w:sdtContent>
    </w:sdt>
    <w:sdt>
      <w:sdtPr>
        <w:tag w:val="goog_rdk_7818"/>
        <w:id w:val="-1554479668"/>
      </w:sdtPr>
      <w:sdtContent>
        <w:p w14:paraId="00000FF9" w14:textId="77777777" w:rsidR="00CF3663" w:rsidRDefault="00000000">
          <w:pPr>
            <w:numPr>
              <w:ilvl w:val="2"/>
              <w:numId w:val="8"/>
            </w:numPr>
            <w:tabs>
              <w:tab w:val="left" w:pos="720"/>
              <w:tab w:val="left" w:pos="1440"/>
            </w:tabs>
            <w:spacing w:before="240"/>
            <w:rPr>
              <w:ins w:id="7866" w:author="BHA Regulatory Affairs Unit" w:date="2026-07-29T16:06:00Z"/>
            </w:rPr>
          </w:pPr>
          <w:sdt>
            <w:sdtPr>
              <w:tag w:val="goog_rdk_7817"/>
              <w:id w:val="-312707705"/>
            </w:sdtPr>
            <w:sdtContent>
              <w:ins w:id="7867" w:author="BHA Regulatory Affairs Unit" w:date="2026-07-29T16:06:00Z">
                <w:r>
                  <w:t>Exclude individuals from receiving crisis services based on their diagnosis or lack of diagnosis;</w:t>
                </w:r>
              </w:ins>
            </w:sdtContent>
          </w:sdt>
        </w:p>
      </w:sdtContent>
    </w:sdt>
    <w:sdt>
      <w:sdtPr>
        <w:tag w:val="goog_rdk_7820"/>
        <w:id w:val="-1470911070"/>
      </w:sdtPr>
      <w:sdtContent>
        <w:p w14:paraId="00000FFA" w14:textId="77777777" w:rsidR="00CF3663" w:rsidRDefault="00000000">
          <w:pPr>
            <w:numPr>
              <w:ilvl w:val="2"/>
              <w:numId w:val="8"/>
            </w:numPr>
            <w:tabs>
              <w:tab w:val="left" w:pos="720"/>
              <w:tab w:val="left" w:pos="1440"/>
            </w:tabs>
            <w:spacing w:before="240"/>
            <w:rPr>
              <w:ins w:id="7868" w:author="BHA Regulatory Affairs Unit" w:date="2026-07-29T16:06:00Z"/>
            </w:rPr>
          </w:pPr>
          <w:sdt>
            <w:sdtPr>
              <w:tag w:val="goog_rdk_7819"/>
              <w:id w:val="-439317701"/>
            </w:sdtPr>
            <w:sdtContent>
              <w:ins w:id="7869" w:author="BHA Regulatory Affairs Unit" w:date="2026-07-29T16:06:00Z">
                <w:r>
                  <w:t>Exclude individuals from receiving crisis services based on substance-related or co-occurring needs at the time of service, if it is safe to engage with them; and</w:t>
                </w:r>
              </w:ins>
            </w:sdtContent>
          </w:sdt>
        </w:p>
      </w:sdtContent>
    </w:sdt>
    <w:sdt>
      <w:sdtPr>
        <w:tag w:val="goog_rdk_7822"/>
        <w:id w:val="1752152421"/>
      </w:sdtPr>
      <w:sdtContent>
        <w:p w14:paraId="00000FFB" w14:textId="77777777" w:rsidR="00CF3663" w:rsidRDefault="00000000">
          <w:pPr>
            <w:numPr>
              <w:ilvl w:val="2"/>
              <w:numId w:val="8"/>
            </w:numPr>
            <w:tabs>
              <w:tab w:val="left" w:pos="720"/>
              <w:tab w:val="left" w:pos="1440"/>
            </w:tabs>
            <w:spacing w:before="240"/>
            <w:rPr>
              <w:ins w:id="7870" w:author="BHA Regulatory Affairs Unit" w:date="2026-07-29T16:06:00Z"/>
            </w:rPr>
          </w:pPr>
          <w:sdt>
            <w:sdtPr>
              <w:tag w:val="goog_rdk_7821"/>
              <w:id w:val="-1975075998"/>
            </w:sdtPr>
            <w:sdtContent>
              <w:ins w:id="7871" w:author="BHA Regulatory Affairs Unit" w:date="2026-07-29T16:06:00Z">
                <w:r>
                  <w:t>Delay access to crisis services by routinely requiring medical clearance from an external entity such as a hospital, emergency department, or similar medical provider, for all individuals presenting for services. This includes individuals who present with one (1) or more substances in their system or co-occurring needs.</w:t>
                </w:r>
              </w:ins>
            </w:sdtContent>
          </w:sdt>
        </w:p>
      </w:sdtContent>
    </w:sdt>
    <w:sdt>
      <w:sdtPr>
        <w:tag w:val="goog_rdk_7824"/>
        <w:id w:val="80209632"/>
      </w:sdtPr>
      <w:sdtContent>
        <w:p w14:paraId="00000FFC" w14:textId="77777777" w:rsidR="00CF3663" w:rsidRDefault="00000000">
          <w:pPr>
            <w:numPr>
              <w:ilvl w:val="1"/>
              <w:numId w:val="8"/>
            </w:numPr>
            <w:tabs>
              <w:tab w:val="left" w:pos="720"/>
              <w:tab w:val="left" w:pos="1440"/>
            </w:tabs>
            <w:spacing w:before="240"/>
            <w:rPr>
              <w:ins w:id="7872" w:author="BHA Regulatory Affairs Unit" w:date="2026-07-29T16:06:00Z"/>
            </w:rPr>
          </w:pPr>
          <w:sdt>
            <w:sdtPr>
              <w:tag w:val="goog_rdk_7823"/>
              <w:id w:val="-1480377836"/>
            </w:sdtPr>
            <w:sdtContent>
              <w:ins w:id="7873" w:author="BHA Regulatory Affairs Unit" w:date="2026-07-29T16:06:00Z">
                <w:r>
                  <w:t>Medical clearance</w:t>
                </w:r>
              </w:ins>
            </w:sdtContent>
          </w:sdt>
        </w:p>
      </w:sdtContent>
    </w:sdt>
    <w:sdt>
      <w:sdtPr>
        <w:tag w:val="goog_rdk_7826"/>
        <w:id w:val="1748698763"/>
      </w:sdtPr>
      <w:sdtContent>
        <w:p w14:paraId="00000FFD" w14:textId="77777777" w:rsidR="00CF3663" w:rsidRDefault="00000000">
          <w:pPr>
            <w:numPr>
              <w:ilvl w:val="2"/>
              <w:numId w:val="8"/>
            </w:numPr>
            <w:tabs>
              <w:tab w:val="left" w:pos="720"/>
              <w:tab w:val="left" w:pos="1440"/>
            </w:tabs>
            <w:spacing w:before="240"/>
            <w:rPr>
              <w:ins w:id="7874" w:author="BHA Regulatory Affairs Unit" w:date="2026-07-29T16:06:00Z"/>
            </w:rPr>
          </w:pPr>
          <w:sdt>
            <w:sdtPr>
              <w:tag w:val="goog_rdk_7825"/>
              <w:id w:val="-1078825038"/>
            </w:sdtPr>
            <w:sdtContent>
              <w:ins w:id="7875" w:author="BHA Regulatory Affairs Unit" w:date="2026-07-29T16:06:00Z">
                <w:r>
                  <w:t>External medical clearance may be required based on individualized need(s) where safety and/or medical concern(s) cannot be sufficiently addressed by the medical personnel in the less restrictive crisis environment.</w:t>
                </w:r>
              </w:ins>
            </w:sdtContent>
          </w:sdt>
        </w:p>
      </w:sdtContent>
    </w:sdt>
    <w:sdt>
      <w:sdtPr>
        <w:tag w:val="goog_rdk_7828"/>
        <w:id w:val="-1937790904"/>
      </w:sdtPr>
      <w:sdtContent>
        <w:p w14:paraId="00000FFE" w14:textId="77777777" w:rsidR="00CF3663" w:rsidRDefault="00000000">
          <w:pPr>
            <w:numPr>
              <w:ilvl w:val="2"/>
              <w:numId w:val="8"/>
            </w:numPr>
            <w:tabs>
              <w:tab w:val="left" w:pos="720"/>
              <w:tab w:val="left" w:pos="1440"/>
            </w:tabs>
            <w:spacing w:before="240"/>
            <w:rPr>
              <w:ins w:id="7876" w:author="BHA Regulatory Affairs Unit" w:date="2026-07-29T16:06:00Z"/>
            </w:rPr>
          </w:pPr>
          <w:sdt>
            <w:sdtPr>
              <w:tag w:val="goog_rdk_7827"/>
              <w:id w:val="-2107137029"/>
            </w:sdtPr>
            <w:sdtContent>
              <w:ins w:id="7877" w:author="BHA Regulatory Affairs Unit" w:date="2026-07-29T16:06:00Z">
                <w:r>
                  <w:t>The Medical Director, as defined in Part 1.2.2 of these Rules, or their authorized designee, operating within their scope of practice, must review and approve the sending of an individual to an external entity for medical clearance prior to the transfer occurring, except in situations of medical emergency for an individual.</w:t>
                </w:r>
              </w:ins>
            </w:sdtContent>
          </w:sdt>
        </w:p>
      </w:sdtContent>
    </w:sdt>
    <w:sdt>
      <w:sdtPr>
        <w:tag w:val="goog_rdk_7830"/>
        <w:id w:val="-1893072922"/>
      </w:sdtPr>
      <w:sdtContent>
        <w:p w14:paraId="00000FFF" w14:textId="77777777" w:rsidR="00CF3663" w:rsidRDefault="00000000">
          <w:pPr>
            <w:numPr>
              <w:ilvl w:val="2"/>
              <w:numId w:val="8"/>
            </w:numPr>
            <w:tabs>
              <w:tab w:val="left" w:pos="720"/>
              <w:tab w:val="left" w:pos="1440"/>
            </w:tabs>
            <w:spacing w:before="240"/>
            <w:rPr>
              <w:ins w:id="7878" w:author="BHA Regulatory Affairs Unit" w:date="2026-07-29T16:06:00Z"/>
            </w:rPr>
          </w:pPr>
          <w:sdt>
            <w:sdtPr>
              <w:tag w:val="goog_rdk_7829"/>
              <w:id w:val="439143839"/>
            </w:sdtPr>
            <w:sdtContent>
              <w:ins w:id="7879" w:author="BHA Regulatory Affairs Unit" w:date="2026-07-29T16:06:00Z">
                <w:r>
                  <w:t>The distinction between non-emergent external medical clearance and emergent transfer for medical emergencies must be established in an agency’s policies and procedures, as detailed in Part 6.1.2.F of this Chapter 6.</w:t>
                </w:r>
              </w:ins>
            </w:sdtContent>
          </w:sdt>
        </w:p>
      </w:sdtContent>
    </w:sdt>
    <w:sdt>
      <w:sdtPr>
        <w:tag w:val="goog_rdk_7832"/>
        <w:id w:val="699695585"/>
      </w:sdtPr>
      <w:sdtContent>
        <w:p w14:paraId="00001000" w14:textId="77777777" w:rsidR="00CF3663" w:rsidRDefault="00000000">
          <w:pPr>
            <w:numPr>
              <w:ilvl w:val="2"/>
              <w:numId w:val="8"/>
            </w:numPr>
            <w:tabs>
              <w:tab w:val="left" w:pos="720"/>
              <w:tab w:val="left" w:pos="1440"/>
            </w:tabs>
            <w:spacing w:before="240"/>
            <w:rPr>
              <w:ins w:id="7880" w:author="BHA Regulatory Affairs Unit" w:date="2026-07-29T16:06:00Z"/>
            </w:rPr>
          </w:pPr>
          <w:sdt>
            <w:sdtPr>
              <w:tag w:val="goog_rdk_7831"/>
              <w:id w:val="-237073459"/>
            </w:sdtPr>
            <w:sdtContent>
              <w:ins w:id="7881" w:author="BHA Regulatory Affairs Unit" w:date="2026-07-29T16:06:00Z">
                <w:r>
                  <w:t>Documentation of individualized reviews and decision-making processes must be maintained in an individual’s record.</w:t>
                </w:r>
              </w:ins>
            </w:sdtContent>
          </w:sdt>
        </w:p>
      </w:sdtContent>
    </w:sdt>
    <w:sdt>
      <w:sdtPr>
        <w:tag w:val="goog_rdk_7834"/>
        <w:id w:val="-128004742"/>
      </w:sdtPr>
      <w:sdtContent>
        <w:p w14:paraId="00001001" w14:textId="77777777" w:rsidR="00CF3663" w:rsidRDefault="00000000">
          <w:pPr>
            <w:numPr>
              <w:ilvl w:val="1"/>
              <w:numId w:val="8"/>
            </w:numPr>
            <w:tabs>
              <w:tab w:val="left" w:pos="720"/>
              <w:tab w:val="left" w:pos="1440"/>
            </w:tabs>
            <w:spacing w:before="240"/>
            <w:rPr>
              <w:ins w:id="7882" w:author="BHA Regulatory Affairs Unit" w:date="2026-07-29T16:06:00Z"/>
            </w:rPr>
          </w:pPr>
          <w:sdt>
            <w:sdtPr>
              <w:tag w:val="goog_rdk_7833"/>
              <w:id w:val="-262809267"/>
            </w:sdtPr>
            <w:sdtContent>
              <w:ins w:id="7883" w:author="BHA Regulatory Affairs Unit" w:date="2026-07-29T16:06:00Z">
                <w:r>
                  <w:t>Medication-Assisted Treatment (MAT)</w:t>
                </w:r>
              </w:ins>
            </w:sdtContent>
          </w:sdt>
        </w:p>
      </w:sdtContent>
    </w:sdt>
    <w:sdt>
      <w:sdtPr>
        <w:tag w:val="goog_rdk_7836"/>
        <w:id w:val="1376694981"/>
      </w:sdtPr>
      <w:sdtContent>
        <w:p w14:paraId="00001002" w14:textId="77777777" w:rsidR="00CF3663" w:rsidRDefault="00000000">
          <w:pPr>
            <w:numPr>
              <w:ilvl w:val="2"/>
              <w:numId w:val="8"/>
            </w:numPr>
            <w:tabs>
              <w:tab w:val="left" w:pos="720"/>
              <w:tab w:val="left" w:pos="1440"/>
            </w:tabs>
            <w:spacing w:before="240"/>
            <w:rPr>
              <w:ins w:id="7884" w:author="BHA Regulatory Affairs Unit" w:date="2026-07-29T16:06:00Z"/>
            </w:rPr>
          </w:pPr>
          <w:sdt>
            <w:sdtPr>
              <w:tag w:val="goog_rdk_7835"/>
              <w:id w:val="-1157799609"/>
            </w:sdtPr>
            <w:sdtContent>
              <w:ins w:id="7885" w:author="BHA Regulatory Affairs Unit" w:date="2026-07-29T16:06:00Z">
                <w:r>
                  <w:t>Agencies providing crisis services must:</w:t>
                </w:r>
              </w:ins>
            </w:sdtContent>
          </w:sdt>
        </w:p>
      </w:sdtContent>
    </w:sdt>
    <w:sdt>
      <w:sdtPr>
        <w:tag w:val="goog_rdk_7838"/>
        <w:id w:val="-850442566"/>
      </w:sdtPr>
      <w:sdtContent>
        <w:p w14:paraId="00001003" w14:textId="77777777" w:rsidR="00CF3663" w:rsidRDefault="00000000">
          <w:pPr>
            <w:numPr>
              <w:ilvl w:val="3"/>
              <w:numId w:val="8"/>
            </w:numPr>
            <w:tabs>
              <w:tab w:val="left" w:pos="720"/>
              <w:tab w:val="left" w:pos="1440"/>
            </w:tabs>
            <w:spacing w:before="240"/>
            <w:rPr>
              <w:ins w:id="7886" w:author="BHA Regulatory Affairs Unit" w:date="2026-07-29T16:06:00Z"/>
            </w:rPr>
          </w:pPr>
          <w:sdt>
            <w:sdtPr>
              <w:tag w:val="goog_rdk_7837"/>
              <w:id w:val="-958153695"/>
            </w:sdtPr>
            <w:sdtContent>
              <w:ins w:id="7887" w:author="BHA Regulatory Affairs Unit" w:date="2026-07-29T16:06:00Z">
                <w:r>
                  <w:t>Provide life-saving interventions, including the administration of an opioid overdose reversal medication, if needed;</w:t>
                </w:r>
              </w:ins>
            </w:sdtContent>
          </w:sdt>
        </w:p>
      </w:sdtContent>
    </w:sdt>
    <w:sdt>
      <w:sdtPr>
        <w:tag w:val="goog_rdk_7840"/>
        <w:id w:val="746805369"/>
      </w:sdtPr>
      <w:sdtContent>
        <w:p w14:paraId="00001004" w14:textId="77777777" w:rsidR="00CF3663" w:rsidRDefault="00000000">
          <w:pPr>
            <w:numPr>
              <w:ilvl w:val="3"/>
              <w:numId w:val="8"/>
            </w:numPr>
            <w:tabs>
              <w:tab w:val="left" w:pos="720"/>
              <w:tab w:val="left" w:pos="1440"/>
            </w:tabs>
            <w:spacing w:before="240"/>
            <w:rPr>
              <w:ins w:id="7888" w:author="BHA Regulatory Affairs Unit" w:date="2026-07-29T16:06:00Z"/>
            </w:rPr>
          </w:pPr>
          <w:sdt>
            <w:sdtPr>
              <w:tag w:val="goog_rdk_7839"/>
              <w:id w:val="-606169243"/>
            </w:sdtPr>
            <w:sdtContent>
              <w:ins w:id="7889" w:author="BHA Regulatory Affairs Unit" w:date="2026-07-29T16:06:00Z">
                <w:r>
                  <w:t>Evaluate individuals for intoxication and withdrawal management needs;</w:t>
                </w:r>
              </w:ins>
            </w:sdtContent>
          </w:sdt>
        </w:p>
      </w:sdtContent>
    </w:sdt>
    <w:sdt>
      <w:sdtPr>
        <w:tag w:val="goog_rdk_7842"/>
        <w:id w:val="550013605"/>
      </w:sdtPr>
      <w:sdtContent>
        <w:p w14:paraId="00001005" w14:textId="77777777" w:rsidR="00CF3663" w:rsidRDefault="00000000">
          <w:pPr>
            <w:numPr>
              <w:ilvl w:val="3"/>
              <w:numId w:val="8"/>
            </w:numPr>
            <w:tabs>
              <w:tab w:val="left" w:pos="720"/>
              <w:tab w:val="left" w:pos="1440"/>
            </w:tabs>
            <w:spacing w:before="240"/>
            <w:rPr>
              <w:ins w:id="7890" w:author="BHA Regulatory Affairs Unit" w:date="2026-07-29T16:06:00Z"/>
            </w:rPr>
          </w:pPr>
          <w:sdt>
            <w:sdtPr>
              <w:tag w:val="goog_rdk_7841"/>
              <w:id w:val="253311823"/>
            </w:sdtPr>
            <w:sdtContent>
              <w:ins w:id="7891" w:author="BHA Regulatory Affairs Unit" w:date="2026-07-29T16:06:00Z">
                <w:r>
                  <w:t>Provide MAT and Medication for Opioid Use Disorder (MOUD) services, as defined in Part 1.2.1 of these Rules, to individuals in a timely manner when clinically indicated; and</w:t>
                </w:r>
              </w:ins>
            </w:sdtContent>
          </w:sdt>
        </w:p>
      </w:sdtContent>
    </w:sdt>
    <w:sdt>
      <w:sdtPr>
        <w:tag w:val="goog_rdk_7844"/>
        <w:id w:val="983247111"/>
      </w:sdtPr>
      <w:sdtContent>
        <w:p w14:paraId="00001006" w14:textId="77777777" w:rsidR="00CF3663" w:rsidRDefault="00000000">
          <w:pPr>
            <w:numPr>
              <w:ilvl w:val="4"/>
              <w:numId w:val="8"/>
            </w:numPr>
            <w:tabs>
              <w:tab w:val="left" w:pos="720"/>
              <w:tab w:val="left" w:pos="1440"/>
            </w:tabs>
            <w:spacing w:before="240"/>
            <w:rPr>
              <w:ins w:id="7892" w:author="BHA Regulatory Affairs Unit" w:date="2026-07-29T16:06:00Z"/>
            </w:rPr>
          </w:pPr>
          <w:sdt>
            <w:sdtPr>
              <w:tag w:val="goog_rdk_7843"/>
              <w:id w:val="-926529889"/>
            </w:sdtPr>
            <w:sdtContent>
              <w:ins w:id="7893" w:author="BHA Regulatory Affairs Unit" w:date="2026-07-29T16:06:00Z">
                <w:r>
                  <w:t>This must be provided within four (4) hours of medical personnel determination of need and may be provided directly or through utilization of prescriptions, medication delivery, and partnership with an Opioid Treatment Program (OTP) or similar provider;</w:t>
                </w:r>
              </w:ins>
            </w:sdtContent>
          </w:sdt>
        </w:p>
      </w:sdtContent>
    </w:sdt>
    <w:sdt>
      <w:sdtPr>
        <w:tag w:val="goog_rdk_7846"/>
        <w:id w:val="-1939816385"/>
      </w:sdtPr>
      <w:sdtContent>
        <w:p w14:paraId="00001007" w14:textId="77777777" w:rsidR="00CF3663" w:rsidRDefault="00000000">
          <w:pPr>
            <w:numPr>
              <w:ilvl w:val="3"/>
              <w:numId w:val="8"/>
            </w:numPr>
            <w:tabs>
              <w:tab w:val="left" w:pos="720"/>
              <w:tab w:val="left" w:pos="1440"/>
            </w:tabs>
            <w:spacing w:before="240"/>
            <w:rPr>
              <w:ins w:id="7894" w:author="BHA Regulatory Affairs Unit" w:date="2026-07-29T16:06:00Z"/>
            </w:rPr>
          </w:pPr>
          <w:sdt>
            <w:sdtPr>
              <w:tag w:val="goog_rdk_7845"/>
              <w:id w:val="2023241213"/>
            </w:sdtPr>
            <w:sdtContent>
              <w:ins w:id="7895" w:author="BHA Regulatory Affairs Unit" w:date="2026-07-29T16:06:00Z">
                <w:r>
                  <w:t>With the proper releases in place, provide care coordination and warm handoff(s), as defined in Part 1.2.1 of these Rules, to support an individual’s successful transition between the crisis continuum and the treatment continuum or other service(s) appropriate for an individual, without disruption to their MAT services.</w:t>
                </w:r>
              </w:ins>
            </w:sdtContent>
          </w:sdt>
        </w:p>
      </w:sdtContent>
    </w:sdt>
    <w:sdt>
      <w:sdtPr>
        <w:tag w:val="goog_rdk_7848"/>
        <w:id w:val="-927987600"/>
      </w:sdtPr>
      <w:sdtContent>
        <w:p w14:paraId="00001008" w14:textId="77777777" w:rsidR="00CF3663" w:rsidRDefault="00000000">
          <w:pPr>
            <w:numPr>
              <w:ilvl w:val="4"/>
              <w:numId w:val="8"/>
            </w:numPr>
            <w:tabs>
              <w:tab w:val="left" w:pos="720"/>
              <w:tab w:val="left" w:pos="1440"/>
            </w:tabs>
            <w:spacing w:before="240"/>
            <w:rPr>
              <w:ins w:id="7896" w:author="BHA Regulatory Affairs Unit" w:date="2026-07-29T16:06:00Z"/>
            </w:rPr>
          </w:pPr>
          <w:sdt>
            <w:sdtPr>
              <w:tag w:val="goog_rdk_7847"/>
              <w:id w:val="-1914920951"/>
            </w:sdtPr>
            <w:sdtContent>
              <w:ins w:id="7897" w:author="BHA Regulatory Affairs Unit" w:date="2026-07-29T16:06:00Z">
                <w:r>
                  <w:t>This may include utilization of bridge scripts as defined in Part 1.2.1 of these Rules, and/or medication delivery from an OTP, if necessary.</w:t>
                </w:r>
              </w:ins>
            </w:sdtContent>
          </w:sdt>
        </w:p>
      </w:sdtContent>
    </w:sdt>
    <w:sdt>
      <w:sdtPr>
        <w:tag w:val="goog_rdk_7850"/>
        <w:id w:val="-984420375"/>
      </w:sdtPr>
      <w:sdtContent>
        <w:p w14:paraId="00001009" w14:textId="77777777" w:rsidR="00CF3663" w:rsidRDefault="00000000">
          <w:pPr>
            <w:numPr>
              <w:ilvl w:val="0"/>
              <w:numId w:val="8"/>
            </w:numPr>
            <w:tabs>
              <w:tab w:val="left" w:pos="720"/>
              <w:tab w:val="left" w:pos="1440"/>
            </w:tabs>
            <w:spacing w:before="240"/>
            <w:rPr>
              <w:ins w:id="7898" w:author="BHA Regulatory Affairs Unit" w:date="2026-07-29T16:06:00Z"/>
            </w:rPr>
          </w:pPr>
          <w:sdt>
            <w:sdtPr>
              <w:tag w:val="goog_rdk_7849"/>
              <w:id w:val="-1696246978"/>
            </w:sdtPr>
            <w:sdtContent>
              <w:ins w:id="7899" w:author="BHA Regulatory Affairs Unit" w:date="2026-07-29T16:06:00Z">
                <w:r>
                  <w:t>Support systems</w:t>
                </w:r>
              </w:ins>
            </w:sdtContent>
          </w:sdt>
        </w:p>
      </w:sdtContent>
    </w:sdt>
    <w:sdt>
      <w:sdtPr>
        <w:tag w:val="goog_rdk_7852"/>
        <w:id w:val="1360920136"/>
      </w:sdtPr>
      <w:sdtContent>
        <w:p w14:paraId="0000100A" w14:textId="77777777" w:rsidR="00CF3663" w:rsidRDefault="00000000">
          <w:pPr>
            <w:numPr>
              <w:ilvl w:val="1"/>
              <w:numId w:val="8"/>
            </w:numPr>
            <w:tabs>
              <w:tab w:val="left" w:pos="720"/>
              <w:tab w:val="left" w:pos="1440"/>
            </w:tabs>
            <w:spacing w:before="240"/>
            <w:rPr>
              <w:ins w:id="7900" w:author="BHA Regulatory Affairs Unit" w:date="2026-07-29T16:06:00Z"/>
            </w:rPr>
          </w:pPr>
          <w:sdt>
            <w:sdtPr>
              <w:tag w:val="goog_rdk_7851"/>
              <w:id w:val="-397802480"/>
            </w:sdtPr>
            <w:sdtContent>
              <w:ins w:id="7901" w:author="BHA Regulatory Affairs Unit" w:date="2026-07-29T16:06:00Z">
                <w:r>
                  <w:t>Agencies providing crisis services must be closely aligned and coordinated with:</w:t>
                </w:r>
              </w:ins>
            </w:sdtContent>
          </w:sdt>
        </w:p>
      </w:sdtContent>
    </w:sdt>
    <w:sdt>
      <w:sdtPr>
        <w:tag w:val="goog_rdk_7854"/>
        <w:id w:val="-1665327958"/>
      </w:sdtPr>
      <w:sdtContent>
        <w:p w14:paraId="0000100B" w14:textId="77777777" w:rsidR="00CF3663" w:rsidRDefault="00000000">
          <w:pPr>
            <w:numPr>
              <w:ilvl w:val="2"/>
              <w:numId w:val="8"/>
            </w:numPr>
            <w:tabs>
              <w:tab w:val="left" w:pos="720"/>
              <w:tab w:val="left" w:pos="1440"/>
            </w:tabs>
            <w:spacing w:before="240"/>
            <w:rPr>
              <w:ins w:id="7902" w:author="BHA Regulatory Affairs Unit" w:date="2026-07-29T16:06:00Z"/>
            </w:rPr>
          </w:pPr>
          <w:sdt>
            <w:sdtPr>
              <w:tag w:val="goog_rdk_7853"/>
              <w:id w:val="1588220003"/>
            </w:sdtPr>
            <w:sdtContent>
              <w:ins w:id="7903" w:author="BHA Regulatory Affairs Unit" w:date="2026-07-29T16:06:00Z">
                <w:r>
                  <w:t>Other providers of behavioral health crisis services;</w:t>
                </w:r>
              </w:ins>
            </w:sdtContent>
          </w:sdt>
        </w:p>
      </w:sdtContent>
    </w:sdt>
    <w:sdt>
      <w:sdtPr>
        <w:tag w:val="goog_rdk_7856"/>
        <w:id w:val="259940066"/>
      </w:sdtPr>
      <w:sdtContent>
        <w:p w14:paraId="0000100C" w14:textId="77777777" w:rsidR="00CF3663" w:rsidRDefault="00000000">
          <w:pPr>
            <w:numPr>
              <w:ilvl w:val="2"/>
              <w:numId w:val="8"/>
            </w:numPr>
            <w:tabs>
              <w:tab w:val="left" w:pos="720"/>
              <w:tab w:val="left" w:pos="1440"/>
            </w:tabs>
            <w:spacing w:before="240"/>
            <w:rPr>
              <w:ins w:id="7904" w:author="BHA Regulatory Affairs Unit" w:date="2026-07-29T16:06:00Z"/>
            </w:rPr>
          </w:pPr>
          <w:sdt>
            <w:sdtPr>
              <w:tag w:val="goog_rdk_7855"/>
              <w:id w:val="423018861"/>
            </w:sdtPr>
            <w:sdtContent>
              <w:ins w:id="7905" w:author="BHA Regulatory Affairs Unit" w:date="2026-07-29T16:06:00Z">
                <w:r>
                  <w:t>Providers of treatment services within the behavioral health continuum of care, including OTPs;</w:t>
                </w:r>
              </w:ins>
            </w:sdtContent>
          </w:sdt>
        </w:p>
      </w:sdtContent>
    </w:sdt>
    <w:sdt>
      <w:sdtPr>
        <w:tag w:val="goog_rdk_7858"/>
        <w:id w:val="-511636089"/>
      </w:sdtPr>
      <w:sdtContent>
        <w:p w14:paraId="0000100D" w14:textId="77777777" w:rsidR="00CF3663" w:rsidRDefault="00000000">
          <w:pPr>
            <w:numPr>
              <w:ilvl w:val="2"/>
              <w:numId w:val="8"/>
            </w:numPr>
            <w:tabs>
              <w:tab w:val="left" w:pos="720"/>
              <w:tab w:val="left" w:pos="1440"/>
            </w:tabs>
            <w:spacing w:before="240"/>
            <w:rPr>
              <w:ins w:id="7906" w:author="BHA Regulatory Affairs Unit" w:date="2026-07-29T16:06:00Z"/>
            </w:rPr>
          </w:pPr>
          <w:sdt>
            <w:sdtPr>
              <w:tag w:val="goog_rdk_7857"/>
              <w:id w:val="-1727489833"/>
            </w:sdtPr>
            <w:sdtContent>
              <w:ins w:id="7907" w:author="BHA Regulatory Affairs Unit" w:date="2026-07-29T16:06:00Z">
                <w:r>
                  <w:t>Other providers, entities, and system(s) that have overlapping needs and interaction with individuals served. This may include, but is not limited to:</w:t>
                </w:r>
              </w:ins>
            </w:sdtContent>
          </w:sdt>
        </w:p>
      </w:sdtContent>
    </w:sdt>
    <w:sdt>
      <w:sdtPr>
        <w:tag w:val="goog_rdk_7860"/>
        <w:id w:val="-1693831516"/>
      </w:sdtPr>
      <w:sdtContent>
        <w:p w14:paraId="0000100E" w14:textId="77777777" w:rsidR="00CF3663" w:rsidRDefault="00000000">
          <w:pPr>
            <w:numPr>
              <w:ilvl w:val="3"/>
              <w:numId w:val="8"/>
            </w:numPr>
            <w:tabs>
              <w:tab w:val="left" w:pos="720"/>
              <w:tab w:val="left" w:pos="1440"/>
            </w:tabs>
            <w:spacing w:before="240"/>
            <w:rPr>
              <w:ins w:id="7908" w:author="BHA Regulatory Affairs Unit" w:date="2026-07-29T16:06:00Z"/>
            </w:rPr>
          </w:pPr>
          <w:sdt>
            <w:sdtPr>
              <w:tag w:val="goog_rdk_7859"/>
              <w:id w:val="-145567637"/>
            </w:sdtPr>
            <w:sdtContent>
              <w:ins w:id="7909" w:author="BHA Regulatory Affairs Unit" w:date="2026-07-29T16:06:00Z">
                <w:r>
                  <w:t>Law enforcement officers (LEOs);</w:t>
                </w:r>
              </w:ins>
            </w:sdtContent>
          </w:sdt>
        </w:p>
      </w:sdtContent>
    </w:sdt>
    <w:sdt>
      <w:sdtPr>
        <w:tag w:val="goog_rdk_7862"/>
        <w:id w:val="-1109626906"/>
      </w:sdtPr>
      <w:sdtContent>
        <w:p w14:paraId="0000100F" w14:textId="77777777" w:rsidR="00CF3663" w:rsidRDefault="00000000">
          <w:pPr>
            <w:numPr>
              <w:ilvl w:val="3"/>
              <w:numId w:val="8"/>
            </w:numPr>
            <w:tabs>
              <w:tab w:val="left" w:pos="720"/>
              <w:tab w:val="left" w:pos="1440"/>
            </w:tabs>
            <w:spacing w:before="240"/>
            <w:rPr>
              <w:ins w:id="7910" w:author="BHA Regulatory Affairs Unit" w:date="2026-07-29T16:06:00Z"/>
            </w:rPr>
          </w:pPr>
          <w:sdt>
            <w:sdtPr>
              <w:tag w:val="goog_rdk_7861"/>
              <w:id w:val="-1235348546"/>
            </w:sdtPr>
            <w:sdtContent>
              <w:ins w:id="7911" w:author="BHA Regulatory Affairs Unit" w:date="2026-07-29T16:06:00Z">
                <w:r>
                  <w:t>Emergency medical technicians (EMTs);</w:t>
                </w:r>
              </w:ins>
            </w:sdtContent>
          </w:sdt>
        </w:p>
      </w:sdtContent>
    </w:sdt>
    <w:sdt>
      <w:sdtPr>
        <w:tag w:val="goog_rdk_7864"/>
        <w:id w:val="-294449345"/>
      </w:sdtPr>
      <w:sdtContent>
        <w:p w14:paraId="00001010" w14:textId="77777777" w:rsidR="00CF3663" w:rsidRDefault="00000000">
          <w:pPr>
            <w:numPr>
              <w:ilvl w:val="3"/>
              <w:numId w:val="8"/>
            </w:numPr>
            <w:tabs>
              <w:tab w:val="left" w:pos="720"/>
              <w:tab w:val="left" w:pos="1440"/>
            </w:tabs>
            <w:spacing w:before="240"/>
            <w:rPr>
              <w:ins w:id="7912" w:author="BHA Regulatory Affairs Unit" w:date="2026-07-29T16:06:00Z"/>
            </w:rPr>
          </w:pPr>
          <w:sdt>
            <w:sdtPr>
              <w:tag w:val="goog_rdk_7863"/>
              <w:id w:val="-1072165053"/>
            </w:sdtPr>
            <w:sdtContent>
              <w:ins w:id="7913" w:author="BHA Regulatory Affairs Unit" w:date="2026-07-29T16:06:00Z">
                <w:r>
                  <w:t>Non-emergency behavioral health secured transportation providers (BHST);</w:t>
                </w:r>
              </w:ins>
            </w:sdtContent>
          </w:sdt>
        </w:p>
      </w:sdtContent>
    </w:sdt>
    <w:sdt>
      <w:sdtPr>
        <w:tag w:val="goog_rdk_7866"/>
        <w:id w:val="2053980246"/>
      </w:sdtPr>
      <w:sdtContent>
        <w:p w14:paraId="00001011" w14:textId="77777777" w:rsidR="00CF3663" w:rsidRDefault="00000000">
          <w:pPr>
            <w:numPr>
              <w:ilvl w:val="3"/>
              <w:numId w:val="8"/>
            </w:numPr>
            <w:tabs>
              <w:tab w:val="left" w:pos="720"/>
              <w:tab w:val="left" w:pos="1440"/>
            </w:tabs>
            <w:spacing w:before="240"/>
            <w:rPr>
              <w:ins w:id="7914" w:author="BHA Regulatory Affairs Unit" w:date="2026-07-29T16:06:00Z"/>
            </w:rPr>
          </w:pPr>
          <w:sdt>
            <w:sdtPr>
              <w:tag w:val="goog_rdk_7865"/>
              <w:id w:val="66737263"/>
            </w:sdtPr>
            <w:sdtContent>
              <w:ins w:id="7915" w:author="BHA Regulatory Affairs Unit" w:date="2026-07-29T16:06:00Z">
                <w:r>
                  <w:t>Emergency departments;</w:t>
                </w:r>
              </w:ins>
            </w:sdtContent>
          </w:sdt>
        </w:p>
      </w:sdtContent>
    </w:sdt>
    <w:sdt>
      <w:sdtPr>
        <w:tag w:val="goog_rdk_7868"/>
        <w:id w:val="-2145370186"/>
      </w:sdtPr>
      <w:sdtContent>
        <w:p w14:paraId="00001012" w14:textId="77777777" w:rsidR="00CF3663" w:rsidRDefault="00000000">
          <w:pPr>
            <w:numPr>
              <w:ilvl w:val="3"/>
              <w:numId w:val="8"/>
            </w:numPr>
            <w:tabs>
              <w:tab w:val="left" w:pos="720"/>
              <w:tab w:val="left" w:pos="1440"/>
            </w:tabs>
            <w:spacing w:before="240"/>
            <w:rPr>
              <w:ins w:id="7916" w:author="BHA Regulatory Affairs Unit" w:date="2026-07-29T16:06:00Z"/>
            </w:rPr>
          </w:pPr>
          <w:sdt>
            <w:sdtPr>
              <w:tag w:val="goog_rdk_7867"/>
              <w:id w:val="355717619"/>
            </w:sdtPr>
            <w:sdtContent>
              <w:ins w:id="7917" w:author="BHA Regulatory Affairs Unit" w:date="2026-07-29T16:06:00Z">
                <w:r>
                  <w:t>Crisis hotlines and/or warmlines; and</w:t>
                </w:r>
              </w:ins>
            </w:sdtContent>
          </w:sdt>
        </w:p>
      </w:sdtContent>
    </w:sdt>
    <w:sdt>
      <w:sdtPr>
        <w:tag w:val="goog_rdk_7870"/>
        <w:id w:val="33793744"/>
      </w:sdtPr>
      <w:sdtContent>
        <w:p w14:paraId="00001013" w14:textId="77777777" w:rsidR="00CF3663" w:rsidRDefault="00000000">
          <w:pPr>
            <w:numPr>
              <w:ilvl w:val="3"/>
              <w:numId w:val="8"/>
            </w:numPr>
            <w:tabs>
              <w:tab w:val="left" w:pos="720"/>
              <w:tab w:val="left" w:pos="1440"/>
            </w:tabs>
            <w:spacing w:before="240"/>
            <w:rPr>
              <w:ins w:id="7918" w:author="BHA Regulatory Affairs Unit" w:date="2026-07-29T16:06:00Z"/>
            </w:rPr>
          </w:pPr>
          <w:sdt>
            <w:sdtPr>
              <w:tag w:val="goog_rdk_7869"/>
              <w:id w:val="866818343"/>
            </w:sdtPr>
            <w:sdtContent>
              <w:ins w:id="7919" w:author="BHA Regulatory Affairs Unit" w:date="2026-07-29T16:06:00Z">
                <w:r>
                  <w:t>Schools.</w:t>
                </w:r>
              </w:ins>
            </w:sdtContent>
          </w:sdt>
        </w:p>
      </w:sdtContent>
    </w:sdt>
    <w:sdt>
      <w:sdtPr>
        <w:tag w:val="goog_rdk_7872"/>
        <w:id w:val="1007123933"/>
      </w:sdtPr>
      <w:sdtContent>
        <w:p w14:paraId="00001014" w14:textId="77777777" w:rsidR="00CF3663" w:rsidRDefault="00000000">
          <w:pPr>
            <w:numPr>
              <w:ilvl w:val="0"/>
              <w:numId w:val="8"/>
            </w:numPr>
            <w:tabs>
              <w:tab w:val="left" w:pos="720"/>
              <w:tab w:val="left" w:pos="1440"/>
            </w:tabs>
            <w:spacing w:before="240"/>
            <w:rPr>
              <w:ins w:id="7920" w:author="BHA Regulatory Affairs Unit" w:date="2026-07-29T16:06:00Z"/>
            </w:rPr>
          </w:pPr>
          <w:sdt>
            <w:sdtPr>
              <w:tag w:val="goog_rdk_7871"/>
              <w:id w:val="-324351643"/>
            </w:sdtPr>
            <w:sdtContent>
              <w:ins w:id="7921" w:author="BHA Regulatory Affairs Unit" w:date="2026-07-29T16:06:00Z">
                <w:r>
                  <w:t>Policies and procedures</w:t>
                </w:r>
              </w:ins>
            </w:sdtContent>
          </w:sdt>
        </w:p>
      </w:sdtContent>
    </w:sdt>
    <w:sdt>
      <w:sdtPr>
        <w:tag w:val="goog_rdk_7874"/>
        <w:id w:val="932884225"/>
      </w:sdtPr>
      <w:sdtContent>
        <w:p w14:paraId="00001015" w14:textId="77777777" w:rsidR="00CF3663" w:rsidRDefault="00000000">
          <w:pPr>
            <w:numPr>
              <w:ilvl w:val="1"/>
              <w:numId w:val="8"/>
            </w:numPr>
            <w:tabs>
              <w:tab w:val="left" w:pos="720"/>
              <w:tab w:val="left" w:pos="1440"/>
            </w:tabs>
            <w:spacing w:before="240"/>
            <w:rPr>
              <w:ins w:id="7922" w:author="BHA Regulatory Affairs Unit" w:date="2026-07-29T16:06:00Z"/>
            </w:rPr>
          </w:pPr>
          <w:sdt>
            <w:sdtPr>
              <w:tag w:val="goog_rdk_7873"/>
              <w:id w:val="-1762180175"/>
            </w:sdtPr>
            <w:sdtContent>
              <w:ins w:id="7923" w:author="BHA Regulatory Affairs Unit" w:date="2026-07-29T16:06:00Z">
                <w:r>
                  <w:t>Agencies providing crisis services shall develop, implement, and enforce policies and procedures to address service delivery expectations. These policies and procedures must address, but are not limited to:</w:t>
                </w:r>
              </w:ins>
            </w:sdtContent>
          </w:sdt>
        </w:p>
      </w:sdtContent>
    </w:sdt>
    <w:sdt>
      <w:sdtPr>
        <w:tag w:val="goog_rdk_7876"/>
        <w:id w:val="1620038448"/>
      </w:sdtPr>
      <w:sdtContent>
        <w:p w14:paraId="00001016" w14:textId="77777777" w:rsidR="00CF3663" w:rsidRDefault="00000000">
          <w:pPr>
            <w:numPr>
              <w:ilvl w:val="2"/>
              <w:numId w:val="8"/>
            </w:numPr>
            <w:tabs>
              <w:tab w:val="left" w:pos="720"/>
              <w:tab w:val="left" w:pos="1440"/>
            </w:tabs>
            <w:spacing w:before="240"/>
            <w:rPr>
              <w:ins w:id="7924" w:author="BHA Regulatory Affairs Unit" w:date="2026-07-29T16:06:00Z"/>
            </w:rPr>
          </w:pPr>
          <w:sdt>
            <w:sdtPr>
              <w:tag w:val="goog_rdk_7875"/>
              <w:id w:val="-1885562665"/>
            </w:sdtPr>
            <w:sdtContent>
              <w:ins w:id="7925" w:author="BHA Regulatory Affairs Unit" w:date="2026-07-29T16:06:00Z">
                <w:r>
                  <w:t>Interaction with, and serving of, individuals experiencing substance use intoxication and/or withdrawal. This must include, but is not limited to:</w:t>
                </w:r>
              </w:ins>
            </w:sdtContent>
          </w:sdt>
        </w:p>
      </w:sdtContent>
    </w:sdt>
    <w:sdt>
      <w:sdtPr>
        <w:tag w:val="goog_rdk_7878"/>
        <w:id w:val="-1202352894"/>
      </w:sdtPr>
      <w:sdtContent>
        <w:p w14:paraId="00001017" w14:textId="77777777" w:rsidR="00CF3663" w:rsidRDefault="00000000">
          <w:pPr>
            <w:numPr>
              <w:ilvl w:val="3"/>
              <w:numId w:val="8"/>
            </w:numPr>
            <w:tabs>
              <w:tab w:val="left" w:pos="720"/>
              <w:tab w:val="left" w:pos="1440"/>
            </w:tabs>
            <w:spacing w:before="240"/>
            <w:rPr>
              <w:ins w:id="7926" w:author="BHA Regulatory Affairs Unit" w:date="2026-07-29T16:06:00Z"/>
            </w:rPr>
          </w:pPr>
          <w:sdt>
            <w:sdtPr>
              <w:tag w:val="goog_rdk_7877"/>
              <w:id w:val="1957541945"/>
            </w:sdtPr>
            <w:sdtContent>
              <w:ins w:id="7927" w:author="BHA Regulatory Affairs Unit" w:date="2026-07-29T16:06:00Z">
                <w:r>
                  <w:t>How the agency will provide, deliver, and/or care coordinate medication-based treatment for individuals experiencing intoxication and/or withdrawal while in crisis, including withdrawal management and MOUD; and</w:t>
                </w:r>
              </w:ins>
            </w:sdtContent>
          </w:sdt>
        </w:p>
      </w:sdtContent>
    </w:sdt>
    <w:sdt>
      <w:sdtPr>
        <w:tag w:val="goog_rdk_7880"/>
        <w:id w:val="-1907451308"/>
      </w:sdtPr>
      <w:sdtContent>
        <w:p w14:paraId="00001018" w14:textId="77777777" w:rsidR="00CF3663" w:rsidRDefault="00000000">
          <w:pPr>
            <w:numPr>
              <w:ilvl w:val="3"/>
              <w:numId w:val="8"/>
            </w:numPr>
            <w:tabs>
              <w:tab w:val="left" w:pos="720"/>
              <w:tab w:val="left" w:pos="1440"/>
            </w:tabs>
            <w:spacing w:before="240"/>
            <w:rPr>
              <w:ins w:id="7928" w:author="BHA Regulatory Affairs Unit" w:date="2026-07-29T16:06:00Z"/>
            </w:rPr>
          </w:pPr>
          <w:sdt>
            <w:sdtPr>
              <w:tag w:val="goog_rdk_7879"/>
              <w:id w:val="-330655047"/>
            </w:sdtPr>
            <w:sdtContent>
              <w:ins w:id="7929" w:author="BHA Regulatory Affairs Unit" w:date="2026-07-29T16:06:00Z">
                <w:r>
                  <w:t>The activation of emergency medical services (EMS) or provision of on-site emergency stabilization if an individual is deemed to be in severe withdrawal. Symptoms may include, but are not limited to:</w:t>
                </w:r>
              </w:ins>
            </w:sdtContent>
          </w:sdt>
        </w:p>
      </w:sdtContent>
    </w:sdt>
    <w:sdt>
      <w:sdtPr>
        <w:tag w:val="goog_rdk_7882"/>
        <w:id w:val="951015205"/>
      </w:sdtPr>
      <w:sdtContent>
        <w:p w14:paraId="00001019" w14:textId="77777777" w:rsidR="00CF3663" w:rsidRDefault="00000000">
          <w:pPr>
            <w:numPr>
              <w:ilvl w:val="4"/>
              <w:numId w:val="8"/>
            </w:numPr>
            <w:tabs>
              <w:tab w:val="left" w:pos="720"/>
              <w:tab w:val="left" w:pos="1440"/>
            </w:tabs>
            <w:spacing w:before="240"/>
            <w:rPr>
              <w:ins w:id="7930" w:author="BHA Regulatory Affairs Unit" w:date="2026-07-29T16:06:00Z"/>
            </w:rPr>
          </w:pPr>
          <w:sdt>
            <w:sdtPr>
              <w:tag w:val="goog_rdk_7881"/>
              <w:id w:val="-669135152"/>
            </w:sdtPr>
            <w:sdtContent>
              <w:ins w:id="7931" w:author="BHA Regulatory Affairs Unit" w:date="2026-07-29T16:06:00Z">
                <w:r>
                  <w:t>Delirium tremens;</w:t>
                </w:r>
              </w:ins>
            </w:sdtContent>
          </w:sdt>
        </w:p>
      </w:sdtContent>
    </w:sdt>
    <w:sdt>
      <w:sdtPr>
        <w:tag w:val="goog_rdk_7884"/>
        <w:id w:val="792545319"/>
      </w:sdtPr>
      <w:sdtContent>
        <w:p w14:paraId="0000101A" w14:textId="77777777" w:rsidR="00CF3663" w:rsidRDefault="00000000">
          <w:pPr>
            <w:numPr>
              <w:ilvl w:val="4"/>
              <w:numId w:val="8"/>
            </w:numPr>
            <w:tabs>
              <w:tab w:val="left" w:pos="720"/>
              <w:tab w:val="left" w:pos="1440"/>
            </w:tabs>
            <w:spacing w:before="240"/>
            <w:rPr>
              <w:ins w:id="7932" w:author="BHA Regulatory Affairs Unit" w:date="2026-07-29T16:06:00Z"/>
            </w:rPr>
          </w:pPr>
          <w:sdt>
            <w:sdtPr>
              <w:tag w:val="goog_rdk_7883"/>
              <w:id w:val="-529553457"/>
            </w:sdtPr>
            <w:sdtContent>
              <w:ins w:id="7933" w:author="BHA Regulatory Affairs Unit" w:date="2026-07-29T16:06:00Z">
                <w:r>
                  <w:t>Seizures;</w:t>
                </w:r>
              </w:ins>
            </w:sdtContent>
          </w:sdt>
        </w:p>
      </w:sdtContent>
    </w:sdt>
    <w:sdt>
      <w:sdtPr>
        <w:tag w:val="goog_rdk_7886"/>
        <w:id w:val="1952932326"/>
      </w:sdtPr>
      <w:sdtContent>
        <w:p w14:paraId="0000101B" w14:textId="77777777" w:rsidR="00CF3663" w:rsidRDefault="00000000">
          <w:pPr>
            <w:numPr>
              <w:ilvl w:val="4"/>
              <w:numId w:val="8"/>
            </w:numPr>
            <w:tabs>
              <w:tab w:val="left" w:pos="720"/>
              <w:tab w:val="left" w:pos="1440"/>
            </w:tabs>
            <w:spacing w:before="240"/>
            <w:rPr>
              <w:ins w:id="7934" w:author="BHA Regulatory Affairs Unit" w:date="2026-07-29T16:06:00Z"/>
            </w:rPr>
          </w:pPr>
          <w:sdt>
            <w:sdtPr>
              <w:tag w:val="goog_rdk_7885"/>
              <w:id w:val="-1869986926"/>
            </w:sdtPr>
            <w:sdtContent>
              <w:ins w:id="7935" w:author="BHA Regulatory Affairs Unit" w:date="2026-07-29T16:06:00Z">
                <w:r>
                  <w:t>Extreme vital sign instability; and/or</w:t>
                </w:r>
              </w:ins>
            </w:sdtContent>
          </w:sdt>
        </w:p>
      </w:sdtContent>
    </w:sdt>
    <w:sdt>
      <w:sdtPr>
        <w:tag w:val="goog_rdk_7888"/>
        <w:id w:val="-1451178201"/>
      </w:sdtPr>
      <w:sdtContent>
        <w:p w14:paraId="0000101C" w14:textId="77777777" w:rsidR="00CF3663" w:rsidRDefault="00000000">
          <w:pPr>
            <w:numPr>
              <w:ilvl w:val="4"/>
              <w:numId w:val="8"/>
            </w:numPr>
            <w:tabs>
              <w:tab w:val="left" w:pos="720"/>
              <w:tab w:val="left" w:pos="1440"/>
            </w:tabs>
            <w:spacing w:before="240"/>
            <w:rPr>
              <w:ins w:id="7936" w:author="BHA Regulatory Affairs Unit" w:date="2026-07-29T16:06:00Z"/>
            </w:rPr>
          </w:pPr>
          <w:sdt>
            <w:sdtPr>
              <w:tag w:val="goog_rdk_7887"/>
              <w:id w:val="-380834878"/>
            </w:sdtPr>
            <w:sdtContent>
              <w:ins w:id="7937" w:author="BHA Regulatory Affairs Unit" w:date="2026-07-29T16:06:00Z">
                <w:r>
                  <w:t>Acute psychosis.</w:t>
                </w:r>
              </w:ins>
            </w:sdtContent>
          </w:sdt>
        </w:p>
      </w:sdtContent>
    </w:sdt>
    <w:sdt>
      <w:sdtPr>
        <w:tag w:val="goog_rdk_7890"/>
        <w:id w:val="-161699049"/>
      </w:sdtPr>
      <w:sdtContent>
        <w:p w14:paraId="0000101D" w14:textId="77777777" w:rsidR="00CF3663" w:rsidRDefault="00000000">
          <w:pPr>
            <w:numPr>
              <w:ilvl w:val="2"/>
              <w:numId w:val="8"/>
            </w:numPr>
            <w:tabs>
              <w:tab w:val="left" w:pos="720"/>
              <w:tab w:val="left" w:pos="1440"/>
            </w:tabs>
            <w:spacing w:before="240"/>
            <w:rPr>
              <w:ins w:id="7938" w:author="BHA Regulatory Affairs Unit" w:date="2026-07-29T16:06:00Z"/>
            </w:rPr>
          </w:pPr>
          <w:sdt>
            <w:sdtPr>
              <w:tag w:val="goog_rdk_7889"/>
              <w:id w:val="1995427660"/>
            </w:sdtPr>
            <w:sdtContent>
              <w:ins w:id="7939" w:author="BHA Regulatory Affairs Unit" w:date="2026-07-29T16:06:00Z">
                <w:r>
                  <w:t>Interaction with individuals who present in an escalated state and, as a result, may pose a danger to themselves or others. This policy and procedure must address the appropriate use of law enforcement in such scenarios;</w:t>
                </w:r>
              </w:ins>
            </w:sdtContent>
          </w:sdt>
        </w:p>
      </w:sdtContent>
    </w:sdt>
    <w:sdt>
      <w:sdtPr>
        <w:tag w:val="goog_rdk_7892"/>
        <w:id w:val="1547791373"/>
      </w:sdtPr>
      <w:sdtContent>
        <w:p w14:paraId="0000101E" w14:textId="77777777" w:rsidR="00CF3663" w:rsidRDefault="00000000">
          <w:pPr>
            <w:numPr>
              <w:ilvl w:val="2"/>
              <w:numId w:val="8"/>
            </w:numPr>
            <w:tabs>
              <w:tab w:val="left" w:pos="720"/>
              <w:tab w:val="left" w:pos="1440"/>
            </w:tabs>
            <w:spacing w:before="240"/>
            <w:rPr>
              <w:ins w:id="7940" w:author="BHA Regulatory Affairs Unit" w:date="2026-07-29T16:06:00Z"/>
            </w:rPr>
          </w:pPr>
          <w:sdt>
            <w:sdtPr>
              <w:tag w:val="goog_rdk_7891"/>
              <w:id w:val="324144726"/>
            </w:sdtPr>
            <w:sdtContent>
              <w:ins w:id="7941" w:author="BHA Regulatory Affairs Unit" w:date="2026-07-29T16:06:00Z">
                <w:r>
                  <w:t>Ensuring safe oversight of the milieu, as defined in Part 1.2.1 of these Rules, with particular attention to the developmental and safety needs of children, minors, and youth receiving services in this setting, when applicable;</w:t>
                </w:r>
              </w:ins>
            </w:sdtContent>
          </w:sdt>
        </w:p>
      </w:sdtContent>
    </w:sdt>
    <w:sdt>
      <w:sdtPr>
        <w:tag w:val="goog_rdk_7894"/>
        <w:id w:val="-1900085646"/>
      </w:sdtPr>
      <w:sdtContent>
        <w:p w14:paraId="0000101F" w14:textId="77777777" w:rsidR="00CF3663" w:rsidRDefault="00000000">
          <w:pPr>
            <w:numPr>
              <w:ilvl w:val="2"/>
              <w:numId w:val="8"/>
            </w:numPr>
            <w:tabs>
              <w:tab w:val="left" w:pos="720"/>
              <w:tab w:val="left" w:pos="1440"/>
            </w:tabs>
            <w:spacing w:before="240"/>
            <w:rPr>
              <w:ins w:id="7942" w:author="BHA Regulatory Affairs Unit" w:date="2026-07-29T16:06:00Z"/>
            </w:rPr>
          </w:pPr>
          <w:sdt>
            <w:sdtPr>
              <w:tag w:val="goog_rdk_7893"/>
              <w:id w:val="-759769077"/>
            </w:sdtPr>
            <w:sdtContent>
              <w:ins w:id="7943" w:author="BHA Regulatory Affairs Unit" w:date="2026-07-29T16:06:00Z">
                <w:r>
                  <w:t>Protocols for screening, brief interventions, harm reduction, and safety planning;</w:t>
                </w:r>
              </w:ins>
            </w:sdtContent>
          </w:sdt>
        </w:p>
      </w:sdtContent>
    </w:sdt>
    <w:sdt>
      <w:sdtPr>
        <w:tag w:val="goog_rdk_7896"/>
        <w:id w:val="-156969747"/>
      </w:sdtPr>
      <w:sdtContent>
        <w:p w14:paraId="00001020" w14:textId="77777777" w:rsidR="00CF3663" w:rsidRDefault="00000000">
          <w:pPr>
            <w:numPr>
              <w:ilvl w:val="2"/>
              <w:numId w:val="8"/>
            </w:numPr>
            <w:tabs>
              <w:tab w:val="left" w:pos="720"/>
              <w:tab w:val="left" w:pos="1440"/>
            </w:tabs>
            <w:spacing w:before="240"/>
            <w:rPr>
              <w:ins w:id="7944" w:author="BHA Regulatory Affairs Unit" w:date="2026-07-29T16:06:00Z"/>
            </w:rPr>
          </w:pPr>
          <w:sdt>
            <w:sdtPr>
              <w:tag w:val="goog_rdk_7895"/>
              <w:id w:val="-1674230530"/>
            </w:sdtPr>
            <w:sdtContent>
              <w:ins w:id="7945" w:author="BHA Regulatory Affairs Unit" w:date="2026-07-29T16:06:00Z">
                <w:r>
                  <w:t>How an agency will account for medical needs within their service delivery and staffing, including but not limited to:</w:t>
                </w:r>
              </w:ins>
            </w:sdtContent>
          </w:sdt>
        </w:p>
      </w:sdtContent>
    </w:sdt>
    <w:sdt>
      <w:sdtPr>
        <w:tag w:val="goog_rdk_7898"/>
        <w:id w:val="-1929592870"/>
      </w:sdtPr>
      <w:sdtContent>
        <w:p w14:paraId="00001021" w14:textId="77777777" w:rsidR="00CF3663" w:rsidRDefault="00000000">
          <w:pPr>
            <w:numPr>
              <w:ilvl w:val="3"/>
              <w:numId w:val="8"/>
            </w:numPr>
            <w:tabs>
              <w:tab w:val="left" w:pos="720"/>
              <w:tab w:val="left" w:pos="1440"/>
            </w:tabs>
            <w:spacing w:before="240"/>
            <w:rPr>
              <w:ins w:id="7946" w:author="BHA Regulatory Affairs Unit" w:date="2026-07-29T16:06:00Z"/>
            </w:rPr>
          </w:pPr>
          <w:sdt>
            <w:sdtPr>
              <w:tag w:val="goog_rdk_7897"/>
              <w:id w:val="559932438"/>
            </w:sdtPr>
            <w:sdtContent>
              <w:ins w:id="7947" w:author="BHA Regulatory Affairs Unit" w:date="2026-07-29T16:06:00Z">
                <w:r>
                  <w:t>Expectations of medical personnel being assigned duties within their scope of practice;</w:t>
                </w:r>
              </w:ins>
            </w:sdtContent>
          </w:sdt>
        </w:p>
      </w:sdtContent>
    </w:sdt>
    <w:sdt>
      <w:sdtPr>
        <w:tag w:val="goog_rdk_7900"/>
        <w:id w:val="1777941506"/>
      </w:sdtPr>
      <w:sdtContent>
        <w:p w14:paraId="00001022" w14:textId="77777777" w:rsidR="00CF3663" w:rsidRDefault="00000000">
          <w:pPr>
            <w:numPr>
              <w:ilvl w:val="3"/>
              <w:numId w:val="8"/>
            </w:numPr>
            <w:tabs>
              <w:tab w:val="left" w:pos="720"/>
              <w:tab w:val="left" w:pos="1440"/>
            </w:tabs>
            <w:spacing w:before="240"/>
            <w:rPr>
              <w:ins w:id="7948" w:author="BHA Regulatory Affairs Unit" w:date="2026-07-29T16:06:00Z"/>
            </w:rPr>
          </w:pPr>
          <w:sdt>
            <w:sdtPr>
              <w:tag w:val="goog_rdk_7899"/>
              <w:id w:val="-1813376702"/>
            </w:sdtPr>
            <w:sdtContent>
              <w:ins w:id="7949" w:author="BHA Regulatory Affairs Unit" w:date="2026-07-29T16:06:00Z">
                <w:r>
                  <w:t>Assignment of the “authorized designee” of the Medical Director;</w:t>
                </w:r>
              </w:ins>
            </w:sdtContent>
          </w:sdt>
        </w:p>
      </w:sdtContent>
    </w:sdt>
    <w:sdt>
      <w:sdtPr>
        <w:tag w:val="goog_rdk_7902"/>
        <w:id w:val="367037025"/>
      </w:sdtPr>
      <w:sdtContent>
        <w:p w14:paraId="00001023" w14:textId="77777777" w:rsidR="00CF3663" w:rsidRDefault="00000000">
          <w:pPr>
            <w:numPr>
              <w:ilvl w:val="3"/>
              <w:numId w:val="8"/>
            </w:numPr>
            <w:tabs>
              <w:tab w:val="left" w:pos="720"/>
              <w:tab w:val="left" w:pos="1440"/>
            </w:tabs>
            <w:spacing w:before="240"/>
            <w:rPr>
              <w:ins w:id="7950" w:author="BHA Regulatory Affairs Unit" w:date="2026-07-29T16:06:00Z"/>
            </w:rPr>
          </w:pPr>
          <w:sdt>
            <w:sdtPr>
              <w:tag w:val="goog_rdk_7901"/>
              <w:id w:val="201537836"/>
            </w:sdtPr>
            <w:sdtContent>
              <w:ins w:id="7951" w:author="BHA Regulatory Affairs Unit" w:date="2026-07-29T16:06:00Z">
                <w:r>
                  <w:t>Medical clearance practices as described in Part 6.1.2.D.5 of this Chapter 6; and</w:t>
                </w:r>
              </w:ins>
            </w:sdtContent>
          </w:sdt>
        </w:p>
      </w:sdtContent>
    </w:sdt>
    <w:sdt>
      <w:sdtPr>
        <w:tag w:val="goog_rdk_7904"/>
        <w:id w:val="751569655"/>
      </w:sdtPr>
      <w:sdtContent>
        <w:p w14:paraId="00001024" w14:textId="77777777" w:rsidR="00CF3663" w:rsidRDefault="00000000">
          <w:pPr>
            <w:numPr>
              <w:ilvl w:val="3"/>
              <w:numId w:val="8"/>
            </w:numPr>
            <w:tabs>
              <w:tab w:val="left" w:pos="720"/>
              <w:tab w:val="left" w:pos="1440"/>
            </w:tabs>
            <w:spacing w:before="240"/>
            <w:rPr>
              <w:ins w:id="7952" w:author="BHA Regulatory Affairs Unit" w:date="2026-07-29T16:06:00Z"/>
            </w:rPr>
          </w:pPr>
          <w:sdt>
            <w:sdtPr>
              <w:tag w:val="goog_rdk_7903"/>
              <w:id w:val="-1016349053"/>
            </w:sdtPr>
            <w:sdtContent>
              <w:ins w:id="7953" w:author="BHA Regulatory Affairs Unit" w:date="2026-07-29T16:06:00Z">
                <w:r>
                  <w:t>Expectations of consultation out of agency when medical, psychiatric, or other specialty needs are identified for an individual.</w:t>
                </w:r>
              </w:ins>
            </w:sdtContent>
          </w:sdt>
        </w:p>
      </w:sdtContent>
    </w:sdt>
    <w:sdt>
      <w:sdtPr>
        <w:tag w:val="goog_rdk_7906"/>
        <w:id w:val="-1213593123"/>
      </w:sdtPr>
      <w:sdtContent>
        <w:p w14:paraId="00001025" w14:textId="77777777" w:rsidR="00CF3663" w:rsidRDefault="00000000">
          <w:pPr>
            <w:numPr>
              <w:ilvl w:val="2"/>
              <w:numId w:val="8"/>
            </w:numPr>
            <w:tabs>
              <w:tab w:val="left" w:pos="720"/>
              <w:tab w:val="left" w:pos="1440"/>
            </w:tabs>
            <w:spacing w:before="240"/>
            <w:rPr>
              <w:ins w:id="7954" w:author="BHA Regulatory Affairs Unit" w:date="2026-07-29T16:06:00Z"/>
            </w:rPr>
          </w:pPr>
          <w:sdt>
            <w:sdtPr>
              <w:tag w:val="goog_rdk_7905"/>
              <w:id w:val="-707766301"/>
            </w:sdtPr>
            <w:sdtContent>
              <w:ins w:id="7955" w:author="BHA Regulatory Affairs Unit" w:date="2026-07-29T16:06:00Z">
                <w:r>
                  <w:t>Circumstances under which an individual may be discharged from crisis services, other than completing the required stabilization period or leaving against personnel recommendations; and</w:t>
                </w:r>
              </w:ins>
            </w:sdtContent>
          </w:sdt>
        </w:p>
      </w:sdtContent>
    </w:sdt>
    <w:sdt>
      <w:sdtPr>
        <w:tag w:val="goog_rdk_7908"/>
        <w:id w:val="758888389"/>
      </w:sdtPr>
      <w:sdtContent>
        <w:p w14:paraId="00001026" w14:textId="77777777" w:rsidR="00CF3663" w:rsidRDefault="00000000">
          <w:pPr>
            <w:numPr>
              <w:ilvl w:val="2"/>
              <w:numId w:val="8"/>
            </w:numPr>
            <w:tabs>
              <w:tab w:val="left" w:pos="720"/>
              <w:tab w:val="left" w:pos="1440"/>
            </w:tabs>
            <w:spacing w:before="240"/>
            <w:rPr>
              <w:ins w:id="7956" w:author="BHA Regulatory Affairs Unit" w:date="2026-07-29T16:06:00Z"/>
            </w:rPr>
          </w:pPr>
          <w:sdt>
            <w:sdtPr>
              <w:tag w:val="goog_rdk_7907"/>
              <w:id w:val="671278429"/>
            </w:sdtPr>
            <w:sdtContent>
              <w:ins w:id="7957" w:author="BHA Regulatory Affairs Unit" w:date="2026-07-29T16:06:00Z">
                <w:r>
                  <w:t>With the proper releases in place, care coordination, referrals, and warm handoffs to other providers within the behavioral health treatment and crisis continuums, as well as providers of adjacent services that individuals may need. This includes coordination with higher-intensity, lower-intensity, and similar-intensity or lateral service needs.</w:t>
                </w:r>
              </w:ins>
            </w:sdtContent>
          </w:sdt>
        </w:p>
      </w:sdtContent>
    </w:sdt>
    <w:sdt>
      <w:sdtPr>
        <w:tag w:val="goog_rdk_7910"/>
        <w:id w:val="-1680752019"/>
      </w:sdtPr>
      <w:sdtContent>
        <w:p w14:paraId="00001027" w14:textId="77777777" w:rsidR="00CF3663" w:rsidRDefault="00000000">
          <w:pPr>
            <w:keepNext/>
            <w:spacing w:before="240" w:after="60"/>
            <w:ind w:firstLine="0"/>
            <w:rPr>
              <w:ins w:id="7958" w:author="BHA Regulatory Affairs Unit" w:date="2026-07-29T16:06:00Z"/>
              <w:b/>
              <w:bCs/>
            </w:rPr>
          </w:pPr>
          <w:sdt>
            <w:sdtPr>
              <w:tag w:val="goog_rdk_7909"/>
              <w:id w:val="-1831191115"/>
            </w:sdtPr>
            <w:sdtContent>
              <w:ins w:id="7959" w:author="BHA Regulatory Affairs Unit" w:date="2026-07-29T16:06:00Z">
                <w:r>
                  <w:rPr>
                    <w:b/>
                    <w:bCs/>
                  </w:rPr>
                  <w:t>6.1.3</w:t>
                </w:r>
                <w:r>
                  <w:rPr>
                    <w:b/>
                    <w:bCs/>
                  </w:rPr>
                  <w:tab/>
                  <w:t>Personnel</w:t>
                </w:r>
              </w:ins>
            </w:sdtContent>
          </w:sdt>
        </w:p>
      </w:sdtContent>
    </w:sdt>
    <w:sdt>
      <w:sdtPr>
        <w:tag w:val="goog_rdk_7912"/>
        <w:id w:val="697778279"/>
      </w:sdtPr>
      <w:sdtContent>
        <w:p w14:paraId="00001028" w14:textId="77777777" w:rsidR="00CF3663" w:rsidRDefault="00000000">
          <w:pPr>
            <w:numPr>
              <w:ilvl w:val="0"/>
              <w:numId w:val="13"/>
            </w:numPr>
            <w:tabs>
              <w:tab w:val="left" w:pos="720"/>
              <w:tab w:val="left" w:pos="1440"/>
            </w:tabs>
            <w:spacing w:before="240"/>
            <w:rPr>
              <w:ins w:id="7960" w:author="BHA Regulatory Affairs Unit" w:date="2026-07-29T16:06:00Z"/>
            </w:rPr>
          </w:pPr>
          <w:sdt>
            <w:sdtPr>
              <w:tag w:val="goog_rdk_7911"/>
              <w:id w:val="-1630829624"/>
            </w:sdtPr>
            <w:sdtContent>
              <w:ins w:id="7961" w:author="BHA Regulatory Affairs Unit" w:date="2026-07-29T16:06:00Z">
                <w:r>
                  <w:t>General requirements</w:t>
                </w:r>
              </w:ins>
            </w:sdtContent>
          </w:sdt>
        </w:p>
      </w:sdtContent>
    </w:sdt>
    <w:sdt>
      <w:sdtPr>
        <w:tag w:val="goog_rdk_7914"/>
        <w:id w:val="47688431"/>
      </w:sdtPr>
      <w:sdtContent>
        <w:p w14:paraId="00001029" w14:textId="77777777" w:rsidR="00CF3663" w:rsidRDefault="00000000">
          <w:pPr>
            <w:numPr>
              <w:ilvl w:val="1"/>
              <w:numId w:val="13"/>
            </w:numPr>
            <w:tabs>
              <w:tab w:val="left" w:pos="720"/>
              <w:tab w:val="left" w:pos="1440"/>
            </w:tabs>
            <w:spacing w:before="240"/>
            <w:rPr>
              <w:ins w:id="7962" w:author="BHA Regulatory Affairs Unit" w:date="2026-07-29T16:06:00Z"/>
            </w:rPr>
          </w:pPr>
          <w:sdt>
            <w:sdtPr>
              <w:tag w:val="goog_rdk_7913"/>
              <w:id w:val="1957271119"/>
            </w:sdtPr>
            <w:sdtContent>
              <w:ins w:id="7963" w:author="BHA Regulatory Affairs Unit" w:date="2026-07-29T16:06:00Z">
                <w:r>
                  <w:t>Crisis intervention personnel</w:t>
                </w:r>
              </w:ins>
            </w:sdtContent>
          </w:sdt>
        </w:p>
      </w:sdtContent>
    </w:sdt>
    <w:sdt>
      <w:sdtPr>
        <w:tag w:val="goog_rdk_7916"/>
        <w:id w:val="-141835877"/>
      </w:sdtPr>
      <w:sdtContent>
        <w:p w14:paraId="0000102A" w14:textId="77777777" w:rsidR="00CF3663" w:rsidRDefault="00000000">
          <w:pPr>
            <w:numPr>
              <w:ilvl w:val="2"/>
              <w:numId w:val="13"/>
            </w:numPr>
            <w:tabs>
              <w:tab w:val="left" w:pos="720"/>
              <w:tab w:val="left" w:pos="1440"/>
            </w:tabs>
            <w:spacing w:before="240"/>
            <w:rPr>
              <w:ins w:id="7964" w:author="BHA Regulatory Affairs Unit" w:date="2026-07-29T16:06:00Z"/>
            </w:rPr>
          </w:pPr>
          <w:sdt>
            <w:sdtPr>
              <w:tag w:val="goog_rdk_7915"/>
              <w:id w:val="-1291094089"/>
            </w:sdtPr>
            <w:sdtContent>
              <w:ins w:id="7965" w:author="BHA Regulatory Affairs Unit" w:date="2026-07-29T16:06:00Z">
                <w:r>
                  <w:t>Personnel who are qualified to lead a crisis intervention as part of appropriately credentialed agencies providing crisis services include:</w:t>
                </w:r>
              </w:ins>
            </w:sdtContent>
          </w:sdt>
        </w:p>
      </w:sdtContent>
    </w:sdt>
    <w:sdt>
      <w:sdtPr>
        <w:tag w:val="goog_rdk_7918"/>
        <w:id w:val="-1741108019"/>
      </w:sdtPr>
      <w:sdtContent>
        <w:p w14:paraId="0000102B" w14:textId="77777777" w:rsidR="00CF3663" w:rsidRDefault="00000000">
          <w:pPr>
            <w:numPr>
              <w:ilvl w:val="3"/>
              <w:numId w:val="13"/>
            </w:numPr>
            <w:tabs>
              <w:tab w:val="left" w:pos="720"/>
              <w:tab w:val="left" w:pos="1440"/>
            </w:tabs>
            <w:spacing w:before="240"/>
            <w:rPr>
              <w:ins w:id="7966" w:author="BHA Regulatory Affairs Unit" w:date="2026-07-29T16:06:00Z"/>
            </w:rPr>
          </w:pPr>
          <w:sdt>
            <w:sdtPr>
              <w:tag w:val="goog_rdk_7917"/>
              <w:id w:val="344346408"/>
            </w:sdtPr>
            <w:sdtContent>
              <w:ins w:id="7967" w:author="BHA Regulatory Affairs Unit" w:date="2026-07-29T16:06:00Z">
                <w:r>
                  <w:t>Crisis professional licensees, as defined in Part 1.2.2 of these Rules; and</w:t>
                </w:r>
              </w:ins>
            </w:sdtContent>
          </w:sdt>
        </w:p>
      </w:sdtContent>
    </w:sdt>
    <w:sdt>
      <w:sdtPr>
        <w:tag w:val="goog_rdk_7920"/>
        <w:id w:val="-537196809"/>
      </w:sdtPr>
      <w:sdtContent>
        <w:p w14:paraId="0000102C" w14:textId="77777777" w:rsidR="00CF3663" w:rsidRDefault="00000000">
          <w:pPr>
            <w:numPr>
              <w:ilvl w:val="3"/>
              <w:numId w:val="13"/>
            </w:numPr>
            <w:tabs>
              <w:tab w:val="left" w:pos="720"/>
              <w:tab w:val="left" w:pos="1440"/>
            </w:tabs>
            <w:spacing w:before="240"/>
            <w:rPr>
              <w:ins w:id="7968" w:author="BHA Regulatory Affairs Unit" w:date="2026-07-29T16:06:00Z"/>
            </w:rPr>
          </w:pPr>
          <w:sdt>
            <w:sdtPr>
              <w:tag w:val="goog_rdk_7919"/>
              <w:id w:val="1923048080"/>
            </w:sdtPr>
            <w:sdtContent>
              <w:ins w:id="7969" w:author="BHA Regulatory Affairs Unit" w:date="2026-07-29T16:06:00Z">
                <w:r>
                  <w:t>Crisis professionals, as defined in Part 1.2.2 of these Rules.</w:t>
                </w:r>
              </w:ins>
            </w:sdtContent>
          </w:sdt>
        </w:p>
      </w:sdtContent>
    </w:sdt>
    <w:sdt>
      <w:sdtPr>
        <w:tag w:val="goog_rdk_7922"/>
        <w:id w:val="1437618109"/>
      </w:sdtPr>
      <w:sdtContent>
        <w:p w14:paraId="0000102D" w14:textId="77777777" w:rsidR="00CF3663" w:rsidRDefault="00000000">
          <w:pPr>
            <w:numPr>
              <w:ilvl w:val="4"/>
              <w:numId w:val="13"/>
            </w:numPr>
            <w:tabs>
              <w:tab w:val="left" w:pos="720"/>
              <w:tab w:val="left" w:pos="1440"/>
            </w:tabs>
            <w:spacing w:before="240"/>
            <w:rPr>
              <w:ins w:id="7970" w:author="BHA Regulatory Affairs Unit" w:date="2026-07-29T16:06:00Z"/>
            </w:rPr>
          </w:pPr>
          <w:sdt>
            <w:sdtPr>
              <w:tag w:val="goog_rdk_7921"/>
              <w:id w:val="-395431503"/>
            </w:sdtPr>
            <w:sdtContent>
              <w:ins w:id="7971" w:author="BHA Regulatory Affairs Unit" w:date="2026-07-29T16:06:00Z">
                <w:r>
                  <w:t>Crisis professionals must be supervised by a crisis professional licensee, authorized practitioner, or licensee; and</w:t>
                </w:r>
              </w:ins>
            </w:sdtContent>
          </w:sdt>
        </w:p>
      </w:sdtContent>
    </w:sdt>
    <w:sdt>
      <w:sdtPr>
        <w:tag w:val="goog_rdk_7924"/>
        <w:id w:val="-1067708320"/>
      </w:sdtPr>
      <w:sdtContent>
        <w:p w14:paraId="0000102E" w14:textId="77777777" w:rsidR="00CF3663" w:rsidRDefault="00000000">
          <w:pPr>
            <w:numPr>
              <w:ilvl w:val="4"/>
              <w:numId w:val="13"/>
            </w:numPr>
            <w:tabs>
              <w:tab w:val="left" w:pos="720"/>
              <w:tab w:val="left" w:pos="1440"/>
            </w:tabs>
            <w:spacing w:before="240"/>
            <w:rPr>
              <w:ins w:id="7972" w:author="BHA Regulatory Affairs Unit" w:date="2026-07-29T16:06:00Z"/>
            </w:rPr>
          </w:pPr>
          <w:sdt>
            <w:sdtPr>
              <w:tag w:val="goog_rdk_7923"/>
              <w:id w:val="1386629123"/>
            </w:sdtPr>
            <w:sdtContent>
              <w:ins w:id="7973" w:author="BHA Regulatory Affairs Unit" w:date="2026-07-29T16:06:00Z">
                <w:r>
                  <w:t>Crisis professionals are unable to write or authorize emergency holds. Crisis professionals must collaborate with a crisis professional licensee, authorized practitioner, or a licensee for this requirement.</w:t>
                </w:r>
              </w:ins>
            </w:sdtContent>
          </w:sdt>
        </w:p>
      </w:sdtContent>
    </w:sdt>
    <w:sdt>
      <w:sdtPr>
        <w:tag w:val="goog_rdk_7926"/>
        <w:id w:val="998023141"/>
      </w:sdtPr>
      <w:sdtContent>
        <w:p w14:paraId="0000102F" w14:textId="77777777" w:rsidR="00CF3663" w:rsidRDefault="00000000">
          <w:pPr>
            <w:numPr>
              <w:ilvl w:val="1"/>
              <w:numId w:val="13"/>
            </w:numPr>
            <w:tabs>
              <w:tab w:val="left" w:pos="720"/>
              <w:tab w:val="left" w:pos="1440"/>
            </w:tabs>
            <w:spacing w:before="240"/>
            <w:rPr>
              <w:ins w:id="7974" w:author="BHA Regulatory Affairs Unit" w:date="2026-07-29T16:06:00Z"/>
            </w:rPr>
          </w:pPr>
          <w:sdt>
            <w:sdtPr>
              <w:tag w:val="goog_rdk_7925"/>
              <w:id w:val="-1182894550"/>
            </w:sdtPr>
            <w:sdtContent>
              <w:ins w:id="7975" w:author="BHA Regulatory Affairs Unit" w:date="2026-07-29T16:06:00Z">
                <w:r>
                  <w:t>Treatment personnel</w:t>
                </w:r>
              </w:ins>
            </w:sdtContent>
          </w:sdt>
        </w:p>
      </w:sdtContent>
    </w:sdt>
    <w:sdt>
      <w:sdtPr>
        <w:tag w:val="goog_rdk_7928"/>
        <w:id w:val="1182327724"/>
      </w:sdtPr>
      <w:sdtContent>
        <w:p w14:paraId="00001030" w14:textId="77777777" w:rsidR="00CF3663" w:rsidRDefault="00000000">
          <w:pPr>
            <w:numPr>
              <w:ilvl w:val="2"/>
              <w:numId w:val="13"/>
            </w:numPr>
            <w:tabs>
              <w:tab w:val="left" w:pos="720"/>
              <w:tab w:val="left" w:pos="1440"/>
            </w:tabs>
            <w:spacing w:before="240"/>
            <w:rPr>
              <w:ins w:id="7976" w:author="BHA Regulatory Affairs Unit" w:date="2026-07-29T16:06:00Z"/>
            </w:rPr>
          </w:pPr>
          <w:sdt>
            <w:sdtPr>
              <w:tag w:val="goog_rdk_7927"/>
              <w:id w:val="1944219351"/>
            </w:sdtPr>
            <w:sdtContent>
              <w:ins w:id="7977" w:author="BHA Regulatory Affairs Unit" w:date="2026-07-29T16:06:00Z">
                <w:r>
                  <w:t xml:space="preserve">Personnel who may provide treatment services within the crisis continuum include, but may not be limited to, the following </w:t>
                </w:r>
                <w:r>
                  <w:lastRenderedPageBreak/>
                  <w:t>behavioral health professionals acting within their scope of practice and training:</w:t>
                </w:r>
              </w:ins>
            </w:sdtContent>
          </w:sdt>
        </w:p>
      </w:sdtContent>
    </w:sdt>
    <w:sdt>
      <w:sdtPr>
        <w:tag w:val="goog_rdk_7930"/>
        <w:id w:val="-507405170"/>
      </w:sdtPr>
      <w:sdtContent>
        <w:p w14:paraId="00001031" w14:textId="77777777" w:rsidR="00CF3663" w:rsidRDefault="00000000">
          <w:pPr>
            <w:numPr>
              <w:ilvl w:val="3"/>
              <w:numId w:val="13"/>
            </w:numPr>
            <w:tabs>
              <w:tab w:val="left" w:pos="720"/>
              <w:tab w:val="left" w:pos="1440"/>
            </w:tabs>
            <w:spacing w:before="240"/>
            <w:rPr>
              <w:ins w:id="7978" w:author="BHA Regulatory Affairs Unit" w:date="2026-07-29T16:06:00Z"/>
            </w:rPr>
          </w:pPr>
          <w:sdt>
            <w:sdtPr>
              <w:tag w:val="goog_rdk_7929"/>
              <w:id w:val="-1485670457"/>
            </w:sdtPr>
            <w:sdtContent>
              <w:ins w:id="7979" w:author="BHA Regulatory Affairs Unit" w:date="2026-07-29T16:06:00Z">
                <w:r>
                  <w:t>Authorized practitioners, as defined in Part 1.2.2 of these Rules;</w:t>
                </w:r>
              </w:ins>
            </w:sdtContent>
          </w:sdt>
        </w:p>
      </w:sdtContent>
    </w:sdt>
    <w:sdt>
      <w:sdtPr>
        <w:tag w:val="goog_rdk_7932"/>
        <w:id w:val="-793038583"/>
      </w:sdtPr>
      <w:sdtContent>
        <w:p w14:paraId="00001032" w14:textId="77777777" w:rsidR="00CF3663" w:rsidRDefault="00000000">
          <w:pPr>
            <w:numPr>
              <w:ilvl w:val="3"/>
              <w:numId w:val="13"/>
            </w:numPr>
            <w:tabs>
              <w:tab w:val="left" w:pos="720"/>
              <w:tab w:val="left" w:pos="1440"/>
            </w:tabs>
            <w:spacing w:before="240"/>
            <w:rPr>
              <w:ins w:id="7980" w:author="BHA Regulatory Affairs Unit" w:date="2026-07-29T16:06:00Z"/>
            </w:rPr>
          </w:pPr>
          <w:sdt>
            <w:sdtPr>
              <w:tag w:val="goog_rdk_7931"/>
              <w:id w:val="1849709140"/>
            </w:sdtPr>
            <w:sdtContent>
              <w:ins w:id="7981" w:author="BHA Regulatory Affairs Unit" w:date="2026-07-29T16:06:00Z">
                <w:r>
                  <w:t>Licensees, as defined in Part 1.2.2 of these Rules;</w:t>
                </w:r>
              </w:ins>
            </w:sdtContent>
          </w:sdt>
        </w:p>
      </w:sdtContent>
    </w:sdt>
    <w:sdt>
      <w:sdtPr>
        <w:tag w:val="goog_rdk_7934"/>
        <w:id w:val="-1953696103"/>
      </w:sdtPr>
      <w:sdtContent>
        <w:p w14:paraId="00001033" w14:textId="77777777" w:rsidR="00CF3663" w:rsidRDefault="00000000">
          <w:pPr>
            <w:numPr>
              <w:ilvl w:val="3"/>
              <w:numId w:val="13"/>
            </w:numPr>
            <w:tabs>
              <w:tab w:val="left" w:pos="720"/>
              <w:tab w:val="left" w:pos="1440"/>
            </w:tabs>
            <w:spacing w:before="240"/>
            <w:rPr>
              <w:ins w:id="7982" w:author="BHA Regulatory Affairs Unit" w:date="2026-07-29T16:06:00Z"/>
            </w:rPr>
          </w:pPr>
          <w:sdt>
            <w:sdtPr>
              <w:tag w:val="goog_rdk_7933"/>
              <w:id w:val="-687736878"/>
            </w:sdtPr>
            <w:sdtContent>
              <w:ins w:id="7983" w:author="BHA Regulatory Affairs Unit" w:date="2026-07-29T16:06:00Z">
                <w:r>
                  <w:t>Crisis professional licensees, as defined in Part 1.2.2 of these Rules;</w:t>
                </w:r>
              </w:ins>
            </w:sdtContent>
          </w:sdt>
        </w:p>
      </w:sdtContent>
    </w:sdt>
    <w:sdt>
      <w:sdtPr>
        <w:tag w:val="goog_rdk_7936"/>
        <w:id w:val="1212389412"/>
      </w:sdtPr>
      <w:sdtContent>
        <w:p w14:paraId="00001034" w14:textId="77777777" w:rsidR="00CF3663" w:rsidRDefault="00000000">
          <w:pPr>
            <w:numPr>
              <w:ilvl w:val="3"/>
              <w:numId w:val="13"/>
            </w:numPr>
            <w:tabs>
              <w:tab w:val="left" w:pos="720"/>
              <w:tab w:val="left" w:pos="1440"/>
            </w:tabs>
            <w:spacing w:before="240"/>
            <w:rPr>
              <w:ins w:id="7984" w:author="BHA Regulatory Affairs Unit" w:date="2026-07-29T16:06:00Z"/>
            </w:rPr>
          </w:pPr>
          <w:sdt>
            <w:sdtPr>
              <w:tag w:val="goog_rdk_7935"/>
              <w:id w:val="1977266794"/>
            </w:sdtPr>
            <w:sdtContent>
              <w:ins w:id="7985" w:author="BHA Regulatory Affairs Unit" w:date="2026-07-29T16:06:00Z">
                <w:r>
                  <w:t>Candidates, as defined in Part 1.2.2 of these Rules; and</w:t>
                </w:r>
              </w:ins>
            </w:sdtContent>
          </w:sdt>
        </w:p>
      </w:sdtContent>
    </w:sdt>
    <w:sdt>
      <w:sdtPr>
        <w:tag w:val="goog_rdk_7938"/>
        <w:id w:val="-793105192"/>
      </w:sdtPr>
      <w:sdtContent>
        <w:p w14:paraId="00001035" w14:textId="77777777" w:rsidR="00CF3663" w:rsidRDefault="00000000">
          <w:pPr>
            <w:numPr>
              <w:ilvl w:val="3"/>
              <w:numId w:val="13"/>
            </w:numPr>
            <w:tabs>
              <w:tab w:val="left" w:pos="720"/>
              <w:tab w:val="left" w:pos="1440"/>
            </w:tabs>
            <w:spacing w:before="240"/>
            <w:rPr>
              <w:ins w:id="7986" w:author="BHA Regulatory Affairs Unit" w:date="2026-07-29T16:06:00Z"/>
            </w:rPr>
          </w:pPr>
          <w:sdt>
            <w:sdtPr>
              <w:tag w:val="goog_rdk_7937"/>
              <w:id w:val="-1768056594"/>
            </w:sdtPr>
            <w:sdtContent>
              <w:ins w:id="7987" w:author="BHA Regulatory Affairs Unit" w:date="2026-07-29T16:06:00Z">
                <w:r>
                  <w:t>Counselors-in-training, as defined in Part 1.2.2 of these Rules.</w:t>
                </w:r>
              </w:ins>
            </w:sdtContent>
          </w:sdt>
        </w:p>
      </w:sdtContent>
    </w:sdt>
    <w:sdt>
      <w:sdtPr>
        <w:tag w:val="goog_rdk_7940"/>
        <w:id w:val="2063440046"/>
      </w:sdtPr>
      <w:sdtContent>
        <w:p w14:paraId="00001036" w14:textId="77777777" w:rsidR="00CF3663" w:rsidRDefault="00000000">
          <w:pPr>
            <w:numPr>
              <w:ilvl w:val="2"/>
              <w:numId w:val="13"/>
            </w:numPr>
            <w:tabs>
              <w:tab w:val="left" w:pos="720"/>
              <w:tab w:val="left" w:pos="1440"/>
            </w:tabs>
            <w:spacing w:before="240"/>
            <w:rPr>
              <w:ins w:id="7988" w:author="BHA Regulatory Affairs Unit" w:date="2026-07-29T16:06:00Z"/>
            </w:rPr>
          </w:pPr>
          <w:sdt>
            <w:sdtPr>
              <w:tag w:val="goog_rdk_7939"/>
              <w:id w:val="1977943985"/>
            </w:sdtPr>
            <w:sdtContent>
              <w:ins w:id="7989" w:author="BHA Regulatory Affairs Unit" w:date="2026-07-29T16:06:00Z">
                <w:r>
                  <w:t>The following personnel may provide treatment to individuals experiencing a substance-involved crisis, when applicable:</w:t>
                </w:r>
              </w:ins>
            </w:sdtContent>
          </w:sdt>
        </w:p>
      </w:sdtContent>
    </w:sdt>
    <w:sdt>
      <w:sdtPr>
        <w:tag w:val="goog_rdk_7942"/>
        <w:id w:val="2000148033"/>
      </w:sdtPr>
      <w:sdtContent>
        <w:p w14:paraId="00001037" w14:textId="77777777" w:rsidR="00CF3663" w:rsidRDefault="00000000">
          <w:pPr>
            <w:numPr>
              <w:ilvl w:val="3"/>
              <w:numId w:val="13"/>
            </w:numPr>
            <w:tabs>
              <w:tab w:val="left" w:pos="720"/>
              <w:tab w:val="left" w:pos="1440"/>
            </w:tabs>
            <w:spacing w:before="240"/>
            <w:rPr>
              <w:ins w:id="7990" w:author="BHA Regulatory Affairs Unit" w:date="2026-07-29T16:06:00Z"/>
            </w:rPr>
          </w:pPr>
          <w:sdt>
            <w:sdtPr>
              <w:tag w:val="goog_rdk_7941"/>
              <w:id w:val="2022212487"/>
            </w:sdtPr>
            <w:sdtContent>
              <w:ins w:id="7991" w:author="BHA Regulatory Affairs Unit" w:date="2026-07-29T16:06:00Z">
                <w:r>
                  <w:t>Certified addiction specialist (CAS), as defined in Part 1.2.2 of these Rules; and</w:t>
                </w:r>
              </w:ins>
            </w:sdtContent>
          </w:sdt>
        </w:p>
      </w:sdtContent>
    </w:sdt>
    <w:sdt>
      <w:sdtPr>
        <w:tag w:val="goog_rdk_7944"/>
        <w:id w:val="-284918606"/>
      </w:sdtPr>
      <w:sdtContent>
        <w:p w14:paraId="00001038" w14:textId="77777777" w:rsidR="00CF3663" w:rsidRDefault="00000000">
          <w:pPr>
            <w:numPr>
              <w:ilvl w:val="3"/>
              <w:numId w:val="13"/>
            </w:numPr>
            <w:tabs>
              <w:tab w:val="left" w:pos="720"/>
              <w:tab w:val="left" w:pos="1440"/>
            </w:tabs>
            <w:spacing w:before="240"/>
            <w:rPr>
              <w:ins w:id="7992" w:author="BHA Regulatory Affairs Unit" w:date="2026-07-29T16:06:00Z"/>
            </w:rPr>
          </w:pPr>
          <w:sdt>
            <w:sdtPr>
              <w:tag w:val="goog_rdk_7943"/>
              <w:id w:val="1063514086"/>
            </w:sdtPr>
            <w:sdtContent>
              <w:ins w:id="7993" w:author="BHA Regulatory Affairs Unit" w:date="2026-07-29T16:06:00Z">
                <w:r>
                  <w:t>Certified addiction technicians (CAT), as defined in Part 1.2.2 of these Rules.</w:t>
                </w:r>
              </w:ins>
            </w:sdtContent>
          </w:sdt>
        </w:p>
      </w:sdtContent>
    </w:sdt>
    <w:sdt>
      <w:sdtPr>
        <w:tag w:val="goog_rdk_7946"/>
        <w:id w:val="-1472192971"/>
      </w:sdtPr>
      <w:sdtContent>
        <w:p w14:paraId="00001039" w14:textId="77777777" w:rsidR="00CF3663" w:rsidRDefault="00000000">
          <w:pPr>
            <w:numPr>
              <w:ilvl w:val="1"/>
              <w:numId w:val="13"/>
            </w:numPr>
            <w:tabs>
              <w:tab w:val="left" w:pos="720"/>
              <w:tab w:val="left" w:pos="1440"/>
            </w:tabs>
            <w:spacing w:before="240"/>
            <w:rPr>
              <w:ins w:id="7994" w:author="BHA Regulatory Affairs Unit" w:date="2026-07-29T16:06:00Z"/>
            </w:rPr>
          </w:pPr>
          <w:sdt>
            <w:sdtPr>
              <w:tag w:val="goog_rdk_7945"/>
              <w:id w:val="1893358402"/>
            </w:sdtPr>
            <w:sdtContent>
              <w:ins w:id="7995" w:author="BHA Regulatory Affairs Unit" w:date="2026-07-29T16:06:00Z">
                <w:r>
                  <w:t>Milieu personnel</w:t>
                </w:r>
              </w:ins>
            </w:sdtContent>
          </w:sdt>
        </w:p>
      </w:sdtContent>
    </w:sdt>
    <w:sdt>
      <w:sdtPr>
        <w:tag w:val="goog_rdk_7948"/>
        <w:id w:val="104580391"/>
      </w:sdtPr>
      <w:sdtContent>
        <w:p w14:paraId="0000103A" w14:textId="77777777" w:rsidR="00CF3663" w:rsidRDefault="00000000">
          <w:pPr>
            <w:numPr>
              <w:ilvl w:val="2"/>
              <w:numId w:val="13"/>
            </w:numPr>
            <w:tabs>
              <w:tab w:val="left" w:pos="720"/>
              <w:tab w:val="left" w:pos="1440"/>
            </w:tabs>
            <w:spacing w:before="240"/>
            <w:rPr>
              <w:ins w:id="7996" w:author="BHA Regulatory Affairs Unit" w:date="2026-07-29T16:06:00Z"/>
            </w:rPr>
          </w:pPr>
          <w:sdt>
            <w:sdtPr>
              <w:tag w:val="goog_rdk_7947"/>
              <w:id w:val="1187338204"/>
            </w:sdtPr>
            <w:sdtContent>
              <w:ins w:id="7997" w:author="BHA Regulatory Affairs Unit" w:date="2026-07-29T16:06:00Z">
                <w:r>
                  <w:t>Agencies providing residential/overnight crisis services must ensure sufficient coverage of the milieu as detailed in the relevant Part(s) of this Chapter 6. Personnel who may provide milieu management in a residential/overnight crisis facility include, but are not limited to, the following personnel operating within their scope of practice and training:</w:t>
                </w:r>
              </w:ins>
            </w:sdtContent>
          </w:sdt>
        </w:p>
      </w:sdtContent>
    </w:sdt>
    <w:sdt>
      <w:sdtPr>
        <w:tag w:val="goog_rdk_7950"/>
        <w:id w:val="959620302"/>
      </w:sdtPr>
      <w:sdtContent>
        <w:p w14:paraId="0000103B" w14:textId="77777777" w:rsidR="00CF3663" w:rsidRDefault="00000000">
          <w:pPr>
            <w:numPr>
              <w:ilvl w:val="3"/>
              <w:numId w:val="13"/>
            </w:numPr>
            <w:tabs>
              <w:tab w:val="left" w:pos="720"/>
              <w:tab w:val="left" w:pos="1440"/>
            </w:tabs>
            <w:spacing w:before="240"/>
            <w:rPr>
              <w:ins w:id="7998" w:author="BHA Regulatory Affairs Unit" w:date="2026-07-29T16:06:00Z"/>
            </w:rPr>
          </w:pPr>
          <w:sdt>
            <w:sdtPr>
              <w:tag w:val="goog_rdk_7949"/>
              <w:id w:val="1942810938"/>
            </w:sdtPr>
            <w:sdtContent>
              <w:ins w:id="7999" w:author="BHA Regulatory Affairs Unit" w:date="2026-07-29T16:06:00Z">
                <w:r>
                  <w:t>Treatment personnel listed in Part 6.1.3.A.2 of this Chapter 6;</w:t>
                </w:r>
              </w:ins>
            </w:sdtContent>
          </w:sdt>
        </w:p>
      </w:sdtContent>
    </w:sdt>
    <w:sdt>
      <w:sdtPr>
        <w:tag w:val="goog_rdk_7952"/>
        <w:id w:val="1161292038"/>
      </w:sdtPr>
      <w:sdtContent>
        <w:p w14:paraId="0000103C" w14:textId="77777777" w:rsidR="00CF3663" w:rsidRDefault="00000000">
          <w:pPr>
            <w:numPr>
              <w:ilvl w:val="3"/>
              <w:numId w:val="13"/>
            </w:numPr>
            <w:tabs>
              <w:tab w:val="left" w:pos="720"/>
              <w:tab w:val="left" w:pos="1440"/>
            </w:tabs>
            <w:spacing w:before="240"/>
            <w:rPr>
              <w:ins w:id="8000" w:author="BHA Regulatory Affairs Unit" w:date="2026-07-29T16:06:00Z"/>
            </w:rPr>
          </w:pPr>
          <w:sdt>
            <w:sdtPr>
              <w:tag w:val="goog_rdk_7951"/>
              <w:id w:val="-1803521273"/>
            </w:sdtPr>
            <w:sdtContent>
              <w:ins w:id="8001" w:author="BHA Regulatory Affairs Unit" w:date="2026-07-29T16:06:00Z">
                <w:r>
                  <w:t>Advanced practice providers and/or nurses, as defined in Part 1.2.2 of these Rules, and other medically-focused personnel;</w:t>
                </w:r>
              </w:ins>
            </w:sdtContent>
          </w:sdt>
        </w:p>
      </w:sdtContent>
    </w:sdt>
    <w:sdt>
      <w:sdtPr>
        <w:tag w:val="goog_rdk_7954"/>
        <w:id w:val="1411788528"/>
      </w:sdtPr>
      <w:sdtContent>
        <w:p w14:paraId="0000103D" w14:textId="77777777" w:rsidR="00CF3663" w:rsidRDefault="00000000">
          <w:pPr>
            <w:numPr>
              <w:ilvl w:val="3"/>
              <w:numId w:val="13"/>
            </w:numPr>
            <w:tabs>
              <w:tab w:val="left" w:pos="720"/>
              <w:tab w:val="left" w:pos="1440"/>
            </w:tabs>
            <w:spacing w:before="240"/>
            <w:rPr>
              <w:ins w:id="8002" w:author="BHA Regulatory Affairs Unit" w:date="2026-07-29T16:06:00Z"/>
            </w:rPr>
          </w:pPr>
          <w:sdt>
            <w:sdtPr>
              <w:tag w:val="goog_rdk_7953"/>
              <w:id w:val="-887266746"/>
            </w:sdtPr>
            <w:sdtContent>
              <w:ins w:id="8003" w:author="BHA Regulatory Affairs Unit" w:date="2026-07-29T16:06:00Z">
                <w:r>
                  <w:t>Crisis professionals, as defined in Part 1.2.2 of these Rules;</w:t>
                </w:r>
              </w:ins>
            </w:sdtContent>
          </w:sdt>
        </w:p>
      </w:sdtContent>
    </w:sdt>
    <w:sdt>
      <w:sdtPr>
        <w:tag w:val="goog_rdk_7956"/>
        <w:id w:val="733638385"/>
      </w:sdtPr>
      <w:sdtContent>
        <w:p w14:paraId="0000103E" w14:textId="77777777" w:rsidR="00CF3663" w:rsidRDefault="00000000">
          <w:pPr>
            <w:numPr>
              <w:ilvl w:val="3"/>
              <w:numId w:val="13"/>
            </w:numPr>
            <w:tabs>
              <w:tab w:val="left" w:pos="720"/>
              <w:tab w:val="left" w:pos="1440"/>
            </w:tabs>
            <w:spacing w:before="240"/>
            <w:rPr>
              <w:ins w:id="8004" w:author="BHA Regulatory Affairs Unit" w:date="2026-07-29T16:06:00Z"/>
            </w:rPr>
          </w:pPr>
          <w:sdt>
            <w:sdtPr>
              <w:tag w:val="goog_rdk_7955"/>
              <w:id w:val="2116537198"/>
            </w:sdtPr>
            <w:sdtContent>
              <w:ins w:id="8005" w:author="BHA Regulatory Affairs Unit" w:date="2026-07-29T16:06:00Z">
                <w:r>
                  <w:t>Peer support professionals (PSP), as defined in Part 1.2.2 of these Rules;</w:t>
                </w:r>
              </w:ins>
            </w:sdtContent>
          </w:sdt>
        </w:p>
      </w:sdtContent>
    </w:sdt>
    <w:sdt>
      <w:sdtPr>
        <w:tag w:val="goog_rdk_7958"/>
        <w:id w:val="-398668486"/>
      </w:sdtPr>
      <w:sdtContent>
        <w:p w14:paraId="0000103F" w14:textId="77777777" w:rsidR="00CF3663" w:rsidRDefault="00000000">
          <w:pPr>
            <w:numPr>
              <w:ilvl w:val="3"/>
              <w:numId w:val="13"/>
            </w:numPr>
            <w:tabs>
              <w:tab w:val="left" w:pos="720"/>
              <w:tab w:val="left" w:pos="1440"/>
            </w:tabs>
            <w:spacing w:before="240"/>
            <w:rPr>
              <w:ins w:id="8006" w:author="BHA Regulatory Affairs Unit" w:date="2026-07-29T16:06:00Z"/>
            </w:rPr>
          </w:pPr>
          <w:sdt>
            <w:sdtPr>
              <w:tag w:val="goog_rdk_7957"/>
              <w:id w:val="2054720661"/>
            </w:sdtPr>
            <w:sdtContent>
              <w:ins w:id="8007" w:author="BHA Regulatory Affairs Unit" w:date="2026-07-29T16:06:00Z">
                <w:r>
                  <w:t>Group living workers, as defined in Part 1.2.2 of these Rules; and</w:t>
                </w:r>
              </w:ins>
            </w:sdtContent>
          </w:sdt>
        </w:p>
      </w:sdtContent>
    </w:sdt>
    <w:sdt>
      <w:sdtPr>
        <w:tag w:val="goog_rdk_7960"/>
        <w:id w:val="-749293855"/>
      </w:sdtPr>
      <w:sdtContent>
        <w:p w14:paraId="00001040" w14:textId="77777777" w:rsidR="00CF3663" w:rsidRDefault="00000000">
          <w:pPr>
            <w:numPr>
              <w:ilvl w:val="3"/>
              <w:numId w:val="13"/>
            </w:numPr>
            <w:tabs>
              <w:tab w:val="left" w:pos="720"/>
              <w:tab w:val="left" w:pos="1440"/>
            </w:tabs>
            <w:spacing w:before="240"/>
            <w:rPr>
              <w:ins w:id="8008" w:author="BHA Regulatory Affairs Unit" w:date="2026-07-29T16:06:00Z"/>
            </w:rPr>
          </w:pPr>
          <w:sdt>
            <w:sdtPr>
              <w:tag w:val="goog_rdk_7959"/>
              <w:id w:val="-1090129086"/>
            </w:sdtPr>
            <w:sdtContent>
              <w:ins w:id="8009" w:author="BHA Regulatory Affairs Unit" w:date="2026-07-29T16:06:00Z">
                <w:r>
                  <w:t>Qualified Behavioral Health Assistants (QBHA), as defined in Part 1.2.2 of these Rules.</w:t>
                </w:r>
              </w:ins>
            </w:sdtContent>
          </w:sdt>
        </w:p>
      </w:sdtContent>
    </w:sdt>
    <w:sdt>
      <w:sdtPr>
        <w:tag w:val="goog_rdk_7962"/>
        <w:id w:val="394619955"/>
      </w:sdtPr>
      <w:sdtContent>
        <w:p w14:paraId="00001041" w14:textId="77777777" w:rsidR="00CF3663" w:rsidRDefault="00000000">
          <w:pPr>
            <w:numPr>
              <w:ilvl w:val="1"/>
              <w:numId w:val="13"/>
            </w:numPr>
            <w:tabs>
              <w:tab w:val="left" w:pos="720"/>
              <w:tab w:val="left" w:pos="1440"/>
            </w:tabs>
            <w:spacing w:before="240"/>
            <w:rPr>
              <w:ins w:id="8010" w:author="BHA Regulatory Affairs Unit" w:date="2026-07-29T16:06:00Z"/>
            </w:rPr>
          </w:pPr>
          <w:sdt>
            <w:sdtPr>
              <w:tag w:val="goog_rdk_7961"/>
              <w:id w:val="-1725496469"/>
            </w:sdtPr>
            <w:sdtContent>
              <w:ins w:id="8011" w:author="BHA Regulatory Affairs Unit" w:date="2026-07-29T16:06:00Z">
                <w:r>
                  <w:t>Recovery support services personnel</w:t>
                </w:r>
              </w:ins>
            </w:sdtContent>
          </w:sdt>
        </w:p>
      </w:sdtContent>
    </w:sdt>
    <w:sdt>
      <w:sdtPr>
        <w:tag w:val="goog_rdk_7964"/>
        <w:id w:val="1385351856"/>
      </w:sdtPr>
      <w:sdtContent>
        <w:p w14:paraId="00001042" w14:textId="77777777" w:rsidR="00CF3663" w:rsidRDefault="00000000">
          <w:pPr>
            <w:numPr>
              <w:ilvl w:val="2"/>
              <w:numId w:val="13"/>
            </w:numPr>
            <w:tabs>
              <w:tab w:val="left" w:pos="720"/>
              <w:tab w:val="left" w:pos="1440"/>
            </w:tabs>
            <w:spacing w:before="240"/>
            <w:rPr>
              <w:ins w:id="8012" w:author="BHA Regulatory Affairs Unit" w:date="2026-07-29T16:06:00Z"/>
            </w:rPr>
          </w:pPr>
          <w:sdt>
            <w:sdtPr>
              <w:tag w:val="goog_rdk_7963"/>
              <w:id w:val="1840753718"/>
            </w:sdtPr>
            <w:sdtContent>
              <w:ins w:id="8013" w:author="BHA Regulatory Affairs Unit" w:date="2026-07-29T16:06:00Z">
                <w:r>
                  <w:t>Agencies providing crisis services must employ or contract with at least one (1) PSP, as defined in Part 1.2.2 of these Rules, for recovery support services (RSS).</w:t>
                </w:r>
              </w:ins>
            </w:sdtContent>
          </w:sdt>
        </w:p>
      </w:sdtContent>
    </w:sdt>
    <w:sdt>
      <w:sdtPr>
        <w:tag w:val="goog_rdk_7966"/>
        <w:id w:val="1845622135"/>
      </w:sdtPr>
      <w:sdtContent>
        <w:p w14:paraId="00001043" w14:textId="77777777" w:rsidR="00CF3663" w:rsidRDefault="00000000">
          <w:pPr>
            <w:numPr>
              <w:ilvl w:val="2"/>
              <w:numId w:val="13"/>
            </w:numPr>
            <w:tabs>
              <w:tab w:val="left" w:pos="720"/>
              <w:tab w:val="left" w:pos="1440"/>
            </w:tabs>
            <w:spacing w:before="240"/>
            <w:rPr>
              <w:ins w:id="8014" w:author="BHA Regulatory Affairs Unit" w:date="2026-07-29T16:06:00Z"/>
            </w:rPr>
          </w:pPr>
          <w:sdt>
            <w:sdtPr>
              <w:tag w:val="goog_rdk_7965"/>
              <w:id w:val="-1263209148"/>
            </w:sdtPr>
            <w:sdtContent>
              <w:ins w:id="8015" w:author="BHA Regulatory Affairs Unit" w:date="2026-07-29T16:06:00Z">
                <w:r>
                  <w:t>PSPs may lead initial engagement and assist in follow-up services with an individual, family member(s), and other authorized person(s) as part of the crisis response.</w:t>
                </w:r>
              </w:ins>
            </w:sdtContent>
          </w:sdt>
        </w:p>
      </w:sdtContent>
    </w:sdt>
    <w:sdt>
      <w:sdtPr>
        <w:tag w:val="goog_rdk_7968"/>
        <w:id w:val="339911350"/>
      </w:sdtPr>
      <w:sdtContent>
        <w:p w14:paraId="00001044" w14:textId="77777777" w:rsidR="00CF3663" w:rsidRDefault="00000000">
          <w:pPr>
            <w:numPr>
              <w:ilvl w:val="2"/>
              <w:numId w:val="13"/>
            </w:numPr>
            <w:tabs>
              <w:tab w:val="left" w:pos="720"/>
              <w:tab w:val="left" w:pos="1440"/>
            </w:tabs>
            <w:spacing w:before="240"/>
            <w:rPr>
              <w:ins w:id="8016" w:author="BHA Regulatory Affairs Unit" w:date="2026-07-29T16:06:00Z"/>
            </w:rPr>
          </w:pPr>
          <w:sdt>
            <w:sdtPr>
              <w:tag w:val="goog_rdk_7967"/>
              <w:id w:val="-1216576480"/>
            </w:sdtPr>
            <w:sdtContent>
              <w:ins w:id="8017" w:author="BHA Regulatory Affairs Unit" w:date="2026-07-29T16:06:00Z">
                <w:r>
                  <w:t>Any recovery support services rendered by PSPs must be provided in accordance with Chapter 1 of these Rules.</w:t>
                </w:r>
              </w:ins>
            </w:sdtContent>
          </w:sdt>
        </w:p>
      </w:sdtContent>
    </w:sdt>
    <w:sdt>
      <w:sdtPr>
        <w:tag w:val="goog_rdk_7970"/>
        <w:id w:val="1300328070"/>
      </w:sdtPr>
      <w:sdtContent>
        <w:p w14:paraId="00001045" w14:textId="77777777" w:rsidR="00CF3663" w:rsidRDefault="00000000">
          <w:pPr>
            <w:numPr>
              <w:ilvl w:val="0"/>
              <w:numId w:val="13"/>
            </w:numPr>
            <w:tabs>
              <w:tab w:val="left" w:pos="720"/>
              <w:tab w:val="left" w:pos="1440"/>
            </w:tabs>
            <w:spacing w:before="240"/>
            <w:rPr>
              <w:ins w:id="8018" w:author="BHA Regulatory Affairs Unit" w:date="2026-07-29T16:06:00Z"/>
            </w:rPr>
          </w:pPr>
          <w:sdt>
            <w:sdtPr>
              <w:tag w:val="goog_rdk_7969"/>
              <w:id w:val="-1150899398"/>
            </w:sdtPr>
            <w:sdtContent>
              <w:ins w:id="8019" w:author="BHA Regulatory Affairs Unit" w:date="2026-07-29T16:06:00Z">
                <w:r>
                  <w:t>Supervisor consultation</w:t>
                </w:r>
              </w:ins>
            </w:sdtContent>
          </w:sdt>
        </w:p>
      </w:sdtContent>
    </w:sdt>
    <w:sdt>
      <w:sdtPr>
        <w:tag w:val="goog_rdk_7972"/>
        <w:id w:val="472963720"/>
      </w:sdtPr>
      <w:sdtContent>
        <w:p w14:paraId="00001046" w14:textId="77777777" w:rsidR="00CF3663" w:rsidRDefault="00000000">
          <w:pPr>
            <w:numPr>
              <w:ilvl w:val="1"/>
              <w:numId w:val="13"/>
            </w:numPr>
            <w:tabs>
              <w:tab w:val="left" w:pos="720"/>
              <w:tab w:val="left" w:pos="1440"/>
            </w:tabs>
            <w:spacing w:before="240"/>
            <w:rPr>
              <w:ins w:id="8020" w:author="BHA Regulatory Affairs Unit" w:date="2026-07-29T16:06:00Z"/>
            </w:rPr>
          </w:pPr>
          <w:sdt>
            <w:sdtPr>
              <w:tag w:val="goog_rdk_7971"/>
              <w:id w:val="-429309935"/>
            </w:sdtPr>
            <w:sdtContent>
              <w:ins w:id="8021" w:author="BHA Regulatory Affairs Unit" w:date="2026-07-29T16:06:00Z">
                <w:r>
                  <w:t>Supervisor consultation requirements are specific to crisis sub-endorsement(s) and can be found in the relevant Part(s) of this Chapter 6.</w:t>
                </w:r>
              </w:ins>
            </w:sdtContent>
          </w:sdt>
        </w:p>
      </w:sdtContent>
    </w:sdt>
    <w:sdt>
      <w:sdtPr>
        <w:tag w:val="goog_rdk_7974"/>
        <w:id w:val="1386333224"/>
      </w:sdtPr>
      <w:sdtContent>
        <w:p w14:paraId="00001047" w14:textId="77777777" w:rsidR="00CF3663" w:rsidRDefault="00000000">
          <w:pPr>
            <w:numPr>
              <w:ilvl w:val="0"/>
              <w:numId w:val="13"/>
            </w:numPr>
            <w:tabs>
              <w:tab w:val="left" w:pos="720"/>
              <w:tab w:val="left" w:pos="1440"/>
            </w:tabs>
            <w:spacing w:before="240"/>
            <w:rPr>
              <w:ins w:id="8022" w:author="BHA Regulatory Affairs Unit" w:date="2026-07-29T16:06:00Z"/>
            </w:rPr>
          </w:pPr>
          <w:sdt>
            <w:sdtPr>
              <w:tag w:val="goog_rdk_7973"/>
              <w:id w:val="-534082721"/>
            </w:sdtPr>
            <w:sdtContent>
              <w:ins w:id="8023" w:author="BHA Regulatory Affairs Unit" w:date="2026-07-29T16:06:00Z">
                <w:r>
                  <w:t>Training</w:t>
                </w:r>
              </w:ins>
            </w:sdtContent>
          </w:sdt>
        </w:p>
      </w:sdtContent>
    </w:sdt>
    <w:sdt>
      <w:sdtPr>
        <w:tag w:val="goog_rdk_7976"/>
        <w:id w:val="-810797872"/>
      </w:sdtPr>
      <w:sdtContent>
        <w:p w14:paraId="00001048" w14:textId="77777777" w:rsidR="00CF3663" w:rsidRDefault="00000000">
          <w:pPr>
            <w:numPr>
              <w:ilvl w:val="1"/>
              <w:numId w:val="13"/>
            </w:numPr>
            <w:tabs>
              <w:tab w:val="left" w:pos="720"/>
              <w:tab w:val="left" w:pos="1440"/>
            </w:tabs>
            <w:spacing w:before="240"/>
            <w:rPr>
              <w:ins w:id="8024" w:author="BHA Regulatory Affairs Unit" w:date="2026-07-29T16:06:00Z"/>
            </w:rPr>
          </w:pPr>
          <w:sdt>
            <w:sdtPr>
              <w:tag w:val="goog_rdk_7975"/>
              <w:id w:val="-41576579"/>
            </w:sdtPr>
            <w:sdtContent>
              <w:ins w:id="8025" w:author="BHA Regulatory Affairs Unit" w:date="2026-07-29T16:06:00Z">
                <w:r>
                  <w:t>Personnel seeking crisis professional status must complete at least the following modules of the Crisis Professional Curriculum (CPC), as defined in Part 1.2.1 of these Rules:</w:t>
                </w:r>
              </w:ins>
            </w:sdtContent>
          </w:sdt>
        </w:p>
      </w:sdtContent>
    </w:sdt>
    <w:sdt>
      <w:sdtPr>
        <w:tag w:val="goog_rdk_7978"/>
        <w:id w:val="-490919908"/>
      </w:sdtPr>
      <w:sdtContent>
        <w:p w14:paraId="00001049" w14:textId="77777777" w:rsidR="00CF3663" w:rsidRDefault="00000000">
          <w:pPr>
            <w:numPr>
              <w:ilvl w:val="2"/>
              <w:numId w:val="13"/>
            </w:numPr>
            <w:tabs>
              <w:tab w:val="left" w:pos="720"/>
              <w:tab w:val="left" w:pos="1440"/>
            </w:tabs>
            <w:spacing w:before="240"/>
            <w:rPr>
              <w:ins w:id="8026" w:author="BHA Regulatory Affairs Unit" w:date="2026-07-29T16:06:00Z"/>
            </w:rPr>
          </w:pPr>
          <w:sdt>
            <w:sdtPr>
              <w:tag w:val="goog_rdk_7977"/>
              <w:id w:val="-1700408490"/>
            </w:sdtPr>
            <w:sdtContent>
              <w:ins w:id="8027" w:author="BHA Regulatory Affairs Unit" w:date="2026-07-29T16:06:00Z">
                <w:r>
                  <w:t>Crisis professionals must successfully complete all modules of the CPC, including all related examinations; and</w:t>
                </w:r>
              </w:ins>
            </w:sdtContent>
          </w:sdt>
        </w:p>
      </w:sdtContent>
    </w:sdt>
    <w:sdt>
      <w:sdtPr>
        <w:tag w:val="goog_rdk_7980"/>
        <w:id w:val="-763506537"/>
      </w:sdtPr>
      <w:sdtContent>
        <w:p w14:paraId="0000104A" w14:textId="77777777" w:rsidR="00CF3663" w:rsidRDefault="00000000">
          <w:pPr>
            <w:numPr>
              <w:ilvl w:val="2"/>
              <w:numId w:val="13"/>
            </w:numPr>
            <w:tabs>
              <w:tab w:val="left" w:pos="720"/>
              <w:tab w:val="left" w:pos="1440"/>
            </w:tabs>
            <w:spacing w:before="240"/>
            <w:rPr>
              <w:ins w:id="8028" w:author="BHA Regulatory Affairs Unit" w:date="2026-07-29T16:06:00Z"/>
            </w:rPr>
          </w:pPr>
          <w:sdt>
            <w:sdtPr>
              <w:tag w:val="goog_rdk_7979"/>
              <w:id w:val="-1452732003"/>
            </w:sdtPr>
            <w:sdtContent>
              <w:ins w:id="8029" w:author="BHA Regulatory Affairs Unit" w:date="2026-07-29T16:06:00Z">
                <w:r>
                  <w:t>Crisis professional licensees must successfully complete at least the Colorado Crisis Assessment module of the CPC, including the related examination.</w:t>
                </w:r>
              </w:ins>
            </w:sdtContent>
          </w:sdt>
        </w:p>
      </w:sdtContent>
    </w:sdt>
    <w:sdt>
      <w:sdtPr>
        <w:tag w:val="goog_rdk_7982"/>
        <w:id w:val="-687655476"/>
      </w:sdtPr>
      <w:sdtContent>
        <w:p w14:paraId="0000104B" w14:textId="77777777" w:rsidR="00CF3663" w:rsidRDefault="00000000">
          <w:pPr>
            <w:numPr>
              <w:ilvl w:val="3"/>
              <w:numId w:val="13"/>
            </w:numPr>
            <w:tabs>
              <w:tab w:val="left" w:pos="720"/>
              <w:tab w:val="left" w:pos="1440"/>
            </w:tabs>
            <w:spacing w:before="240"/>
            <w:rPr>
              <w:ins w:id="8030" w:author="BHA Regulatory Affairs Unit" w:date="2026-07-29T16:06:00Z"/>
            </w:rPr>
          </w:pPr>
          <w:sdt>
            <w:sdtPr>
              <w:tag w:val="goog_rdk_7981"/>
              <w:id w:val="-1221497955"/>
            </w:sdtPr>
            <w:sdtContent>
              <w:ins w:id="8031" w:author="BHA Regulatory Affairs Unit" w:date="2026-07-29T16:06:00Z">
                <w:r>
                  <w:t>Crisis professional licensees are encouraged, but not required, to complete all modules of the CPC.</w:t>
                </w:r>
              </w:ins>
            </w:sdtContent>
          </w:sdt>
        </w:p>
      </w:sdtContent>
    </w:sdt>
    <w:sdt>
      <w:sdtPr>
        <w:tag w:val="goog_rdk_7984"/>
        <w:id w:val="-211346379"/>
      </w:sdtPr>
      <w:sdtContent>
        <w:p w14:paraId="0000104C" w14:textId="77777777" w:rsidR="00CF3663" w:rsidRDefault="00000000">
          <w:pPr>
            <w:numPr>
              <w:ilvl w:val="1"/>
              <w:numId w:val="13"/>
            </w:numPr>
            <w:tabs>
              <w:tab w:val="left" w:pos="720"/>
              <w:tab w:val="left" w:pos="1440"/>
            </w:tabs>
            <w:spacing w:before="240"/>
            <w:rPr>
              <w:ins w:id="8032" w:author="BHA Regulatory Affairs Unit" w:date="2026-07-29T16:06:00Z"/>
            </w:rPr>
          </w:pPr>
          <w:sdt>
            <w:sdtPr>
              <w:tag w:val="goog_rdk_7983"/>
              <w:id w:val="-1251930406"/>
            </w:sdtPr>
            <w:sdtContent>
              <w:ins w:id="8033" w:author="BHA Regulatory Affairs Unit" w:date="2026-07-29T16:06:00Z">
                <w:r>
                  <w:t>Documentation of the completion of these training requirements must be maintained in personnel files. These records:</w:t>
                </w:r>
              </w:ins>
            </w:sdtContent>
          </w:sdt>
        </w:p>
      </w:sdtContent>
    </w:sdt>
    <w:sdt>
      <w:sdtPr>
        <w:tag w:val="goog_rdk_7986"/>
        <w:id w:val="-926531201"/>
      </w:sdtPr>
      <w:sdtContent>
        <w:p w14:paraId="0000104D" w14:textId="77777777" w:rsidR="00CF3663" w:rsidRDefault="00000000">
          <w:pPr>
            <w:numPr>
              <w:ilvl w:val="2"/>
              <w:numId w:val="13"/>
            </w:numPr>
            <w:tabs>
              <w:tab w:val="left" w:pos="720"/>
              <w:tab w:val="left" w:pos="1440"/>
            </w:tabs>
            <w:spacing w:before="240"/>
            <w:rPr>
              <w:ins w:id="8034" w:author="BHA Regulatory Affairs Unit" w:date="2026-07-29T16:06:00Z"/>
            </w:rPr>
          </w:pPr>
          <w:sdt>
            <w:sdtPr>
              <w:tag w:val="goog_rdk_7985"/>
              <w:id w:val="710969376"/>
            </w:sdtPr>
            <w:sdtContent>
              <w:ins w:id="8035" w:author="BHA Regulatory Affairs Unit" w:date="2026-07-29T16:06:00Z">
                <w:r>
                  <w:t>Must be available for review by BHA upon request; and</w:t>
                </w:r>
              </w:ins>
            </w:sdtContent>
          </w:sdt>
        </w:p>
      </w:sdtContent>
    </w:sdt>
    <w:sdt>
      <w:sdtPr>
        <w:tag w:val="goog_rdk_7988"/>
        <w:id w:val="-557023585"/>
      </w:sdtPr>
      <w:sdtContent>
        <w:p w14:paraId="0000104E" w14:textId="77777777" w:rsidR="00CF3663" w:rsidRDefault="00000000">
          <w:pPr>
            <w:numPr>
              <w:ilvl w:val="2"/>
              <w:numId w:val="13"/>
            </w:numPr>
            <w:tabs>
              <w:tab w:val="left" w:pos="720"/>
              <w:tab w:val="left" w:pos="1440"/>
            </w:tabs>
            <w:spacing w:before="240"/>
            <w:rPr>
              <w:ins w:id="8036" w:author="BHA Regulatory Affairs Unit" w:date="2026-07-29T16:06:00Z"/>
            </w:rPr>
          </w:pPr>
          <w:sdt>
            <w:sdtPr>
              <w:tag w:val="goog_rdk_7987"/>
              <w:id w:val="13388218"/>
            </w:sdtPr>
            <w:sdtContent>
              <w:ins w:id="8037" w:author="BHA Regulatory Affairs Unit" w:date="2026-07-29T16:06:00Z">
                <w:r>
                  <w:t>Must be maintained in alignment with Behavioral Health Administrative Service Organization (BHASO) contract requirements.</w:t>
                </w:r>
              </w:ins>
            </w:sdtContent>
          </w:sdt>
        </w:p>
      </w:sdtContent>
    </w:sdt>
    <w:bookmarkStart w:id="8038" w:name="_heading=h.hu2mndg6jtvj" w:colFirst="0" w:colLast="0" w:displacedByCustomXml="next"/>
    <w:bookmarkEnd w:id="8038" w:displacedByCustomXml="next"/>
    <w:sdt>
      <w:sdtPr>
        <w:tag w:val="goog_rdk_7990"/>
        <w:id w:val="-1134984450"/>
      </w:sdtPr>
      <w:sdtContent>
        <w:p w14:paraId="0000104F" w14:textId="77777777" w:rsidR="00CF3663" w:rsidRDefault="00000000">
          <w:pPr>
            <w:numPr>
              <w:ilvl w:val="1"/>
              <w:numId w:val="13"/>
            </w:numPr>
            <w:tabs>
              <w:tab w:val="left" w:pos="720"/>
              <w:tab w:val="left" w:pos="1440"/>
            </w:tabs>
            <w:spacing w:before="240"/>
            <w:rPr>
              <w:ins w:id="8039" w:author="BHA Regulatory Affairs Unit" w:date="2026-07-29T16:06:00Z"/>
            </w:rPr>
          </w:pPr>
          <w:sdt>
            <w:sdtPr>
              <w:tag w:val="goog_rdk_7989"/>
              <w:id w:val="-2076508532"/>
            </w:sdtPr>
            <w:sdtContent>
              <w:ins w:id="8040" w:author="BHA Regulatory Affairs Unit" w:date="2026-07-29T16:06:00Z">
                <w:r>
                  <w:t>Additional training requirements may be found in the relevant sub-endorsement Part(s) of this Chapter 6.</w:t>
                </w:r>
              </w:ins>
            </w:sdtContent>
          </w:sdt>
        </w:p>
      </w:sdtContent>
    </w:sdt>
    <w:sdt>
      <w:sdtPr>
        <w:tag w:val="goog_rdk_7992"/>
        <w:id w:val="1189351081"/>
      </w:sdtPr>
      <w:sdtContent>
        <w:p w14:paraId="00001050" w14:textId="77777777" w:rsidR="00CF3663" w:rsidRDefault="00000000">
          <w:pPr>
            <w:keepNext/>
            <w:spacing w:before="240" w:after="60"/>
            <w:ind w:firstLine="0"/>
            <w:rPr>
              <w:ins w:id="8041" w:author="BHA Regulatory Affairs Unit" w:date="2026-07-29T16:06:00Z"/>
              <w:b/>
              <w:bCs/>
            </w:rPr>
          </w:pPr>
          <w:sdt>
            <w:sdtPr>
              <w:tag w:val="goog_rdk_7991"/>
              <w:id w:val="-1100587795"/>
            </w:sdtPr>
            <w:sdtContent>
              <w:ins w:id="8042" w:author="BHA Regulatory Affairs Unit" w:date="2026-07-29T16:06:00Z">
                <w:r>
                  <w:rPr>
                    <w:b/>
                    <w:bCs/>
                  </w:rPr>
                  <w:t>6.1.4</w:t>
                </w:r>
                <w:r>
                  <w:rPr>
                    <w:b/>
                    <w:bCs/>
                  </w:rPr>
                  <w:tab/>
                  <w:t>Documentation and Timeliness</w:t>
                </w:r>
              </w:ins>
            </w:sdtContent>
          </w:sdt>
        </w:p>
      </w:sdtContent>
    </w:sdt>
    <w:sdt>
      <w:sdtPr>
        <w:tag w:val="goog_rdk_7994"/>
        <w:id w:val="1425868613"/>
      </w:sdtPr>
      <w:sdtContent>
        <w:p w14:paraId="00001051" w14:textId="77777777" w:rsidR="00CF3663" w:rsidRDefault="00000000">
          <w:pPr>
            <w:numPr>
              <w:ilvl w:val="0"/>
              <w:numId w:val="30"/>
            </w:numPr>
            <w:tabs>
              <w:tab w:val="left" w:pos="720"/>
              <w:tab w:val="left" w:pos="1440"/>
            </w:tabs>
            <w:spacing w:before="240"/>
            <w:rPr>
              <w:ins w:id="8043" w:author="BHA Regulatory Affairs Unit" w:date="2026-07-29T16:06:00Z"/>
            </w:rPr>
          </w:pPr>
          <w:sdt>
            <w:sdtPr>
              <w:tag w:val="goog_rdk_7993"/>
              <w:id w:val="-688816583"/>
            </w:sdtPr>
            <w:sdtContent>
              <w:ins w:id="8044" w:author="BHA Regulatory Affairs Unit" w:date="2026-07-29T16:06:00Z">
                <w:r>
                  <w:t>Agencies providing crisis services must complete the following requirements, keeping documentation in the individual’s record, as set forth in Part 1.17 of these Rules. Any deviation from these standards will be noted in the relevant sub-endorsement Part(s) of this Chapter 6.</w:t>
                </w:r>
              </w:ins>
            </w:sdtContent>
          </w:sdt>
        </w:p>
      </w:sdtContent>
    </w:sdt>
    <w:sdt>
      <w:sdtPr>
        <w:tag w:val="goog_rdk_7996"/>
        <w:id w:val="-1629628207"/>
      </w:sdtPr>
      <w:sdtContent>
        <w:p w14:paraId="00001052" w14:textId="77777777" w:rsidR="00CF3663" w:rsidRDefault="00000000">
          <w:pPr>
            <w:numPr>
              <w:ilvl w:val="1"/>
              <w:numId w:val="30"/>
            </w:numPr>
            <w:tabs>
              <w:tab w:val="left" w:pos="720"/>
              <w:tab w:val="left" w:pos="1440"/>
            </w:tabs>
            <w:spacing w:before="240"/>
            <w:rPr>
              <w:ins w:id="8045" w:author="BHA Regulatory Affairs Unit" w:date="2026-07-29T16:06:00Z"/>
            </w:rPr>
          </w:pPr>
          <w:sdt>
            <w:sdtPr>
              <w:tag w:val="goog_rdk_7995"/>
              <w:id w:val="-872933076"/>
            </w:sdtPr>
            <w:sdtContent>
              <w:ins w:id="8046" w:author="BHA Regulatory Affairs Unit" w:date="2026-07-29T16:06:00Z">
                <w:r>
                  <w:t>Documentation in an individual’s record must reflect attempts or clinical contraindication to gathering of this information, if unsuccessful.</w:t>
                </w:r>
              </w:ins>
            </w:sdtContent>
          </w:sdt>
        </w:p>
      </w:sdtContent>
    </w:sdt>
    <w:sdt>
      <w:sdtPr>
        <w:tag w:val="goog_rdk_7998"/>
        <w:id w:val="-746548204"/>
      </w:sdtPr>
      <w:sdtContent>
        <w:p w14:paraId="00001053" w14:textId="77777777" w:rsidR="00CF3663" w:rsidRDefault="00000000">
          <w:pPr>
            <w:numPr>
              <w:ilvl w:val="0"/>
              <w:numId w:val="30"/>
            </w:numPr>
            <w:tabs>
              <w:tab w:val="left" w:pos="720"/>
              <w:tab w:val="left" w:pos="1440"/>
            </w:tabs>
            <w:spacing w:before="240"/>
            <w:rPr>
              <w:ins w:id="8047" w:author="BHA Regulatory Affairs Unit" w:date="2026-07-29T16:06:00Z"/>
            </w:rPr>
          </w:pPr>
          <w:sdt>
            <w:sdtPr>
              <w:tag w:val="goog_rdk_7997"/>
              <w:id w:val="1035605566"/>
            </w:sdtPr>
            <w:sdtContent>
              <w:ins w:id="8048" w:author="BHA Regulatory Affairs Unit" w:date="2026-07-29T16:06:00Z">
                <w:r>
                  <w:t>Screening:</w:t>
                </w:r>
              </w:ins>
            </w:sdtContent>
          </w:sdt>
        </w:p>
      </w:sdtContent>
    </w:sdt>
    <w:sdt>
      <w:sdtPr>
        <w:tag w:val="goog_rdk_8000"/>
        <w:id w:val="776309511"/>
      </w:sdtPr>
      <w:sdtContent>
        <w:p w14:paraId="00001054" w14:textId="77777777" w:rsidR="00CF3663" w:rsidRDefault="00000000">
          <w:pPr>
            <w:numPr>
              <w:ilvl w:val="1"/>
              <w:numId w:val="30"/>
            </w:numPr>
            <w:tabs>
              <w:tab w:val="left" w:pos="720"/>
              <w:tab w:val="left" w:pos="1440"/>
            </w:tabs>
            <w:spacing w:before="240"/>
            <w:rPr>
              <w:ins w:id="8049" w:author="BHA Regulatory Affairs Unit" w:date="2026-07-29T16:06:00Z"/>
            </w:rPr>
          </w:pPr>
          <w:sdt>
            <w:sdtPr>
              <w:tag w:val="goog_rdk_7999"/>
              <w:id w:val="747091698"/>
            </w:sdtPr>
            <w:sdtContent>
              <w:ins w:id="8050" w:author="BHA Regulatory Affairs Unit" w:date="2026-07-29T16:06:00Z">
                <w:r>
                  <w:t>Agencies providing crisis services must complete the triage and screening process, as defined in Part 1.17.3.A of these Rules, within fifteen (15) minutes of an individual’s arrival.</w:t>
                </w:r>
              </w:ins>
            </w:sdtContent>
          </w:sdt>
        </w:p>
      </w:sdtContent>
    </w:sdt>
    <w:sdt>
      <w:sdtPr>
        <w:tag w:val="goog_rdk_8002"/>
        <w:id w:val="-2067863348"/>
      </w:sdtPr>
      <w:sdtContent>
        <w:p w14:paraId="00001055" w14:textId="77777777" w:rsidR="00CF3663" w:rsidRDefault="00000000">
          <w:pPr>
            <w:numPr>
              <w:ilvl w:val="2"/>
              <w:numId w:val="30"/>
            </w:numPr>
            <w:tabs>
              <w:tab w:val="left" w:pos="720"/>
              <w:tab w:val="left" w:pos="1440"/>
            </w:tabs>
            <w:spacing w:before="240"/>
            <w:rPr>
              <w:ins w:id="8051" w:author="BHA Regulatory Affairs Unit" w:date="2026-07-29T16:06:00Z"/>
            </w:rPr>
          </w:pPr>
          <w:sdt>
            <w:sdtPr>
              <w:tag w:val="goog_rdk_8001"/>
              <w:id w:val="-386418882"/>
            </w:sdtPr>
            <w:sdtContent>
              <w:ins w:id="8052" w:author="BHA Regulatory Affairs Unit" w:date="2026-07-29T16:06:00Z">
                <w:r>
                  <w:t>This includes the review and interpretation of screening(s) by a crisis professional licensee, authorized practitioner, or licensee, operating within their scope of practice.</w:t>
                </w:r>
              </w:ins>
            </w:sdtContent>
          </w:sdt>
        </w:p>
      </w:sdtContent>
    </w:sdt>
    <w:sdt>
      <w:sdtPr>
        <w:tag w:val="goog_rdk_8004"/>
        <w:id w:val="-1282177200"/>
      </w:sdtPr>
      <w:sdtContent>
        <w:p w14:paraId="00001056" w14:textId="77777777" w:rsidR="00CF3663" w:rsidRDefault="00000000">
          <w:pPr>
            <w:numPr>
              <w:ilvl w:val="3"/>
              <w:numId w:val="30"/>
            </w:numPr>
            <w:tabs>
              <w:tab w:val="left" w:pos="720"/>
              <w:tab w:val="left" w:pos="1440"/>
            </w:tabs>
            <w:spacing w:before="240"/>
            <w:rPr>
              <w:ins w:id="8053" w:author="BHA Regulatory Affairs Unit" w:date="2026-07-29T16:06:00Z"/>
            </w:rPr>
          </w:pPr>
          <w:sdt>
            <w:sdtPr>
              <w:tag w:val="goog_rdk_8003"/>
              <w:id w:val="771109332"/>
            </w:sdtPr>
            <w:sdtContent>
              <w:ins w:id="8054" w:author="BHA Regulatory Affairs Unit" w:date="2026-07-29T16:06:00Z">
                <w:r>
                  <w:t>The screening must be legibly signed by the person completing the review to confirm completion of the review process.</w:t>
                </w:r>
              </w:ins>
            </w:sdtContent>
          </w:sdt>
        </w:p>
      </w:sdtContent>
    </w:sdt>
    <w:sdt>
      <w:sdtPr>
        <w:tag w:val="goog_rdk_8006"/>
        <w:id w:val="51841438"/>
      </w:sdtPr>
      <w:sdtContent>
        <w:p w14:paraId="00001057" w14:textId="77777777" w:rsidR="00CF3663" w:rsidRDefault="00000000">
          <w:pPr>
            <w:numPr>
              <w:ilvl w:val="1"/>
              <w:numId w:val="30"/>
            </w:numPr>
            <w:tabs>
              <w:tab w:val="left" w:pos="720"/>
              <w:tab w:val="left" w:pos="1440"/>
            </w:tabs>
            <w:spacing w:before="240"/>
            <w:rPr>
              <w:ins w:id="8055" w:author="BHA Regulatory Affairs Unit" w:date="2026-07-29T16:06:00Z"/>
            </w:rPr>
          </w:pPr>
          <w:sdt>
            <w:sdtPr>
              <w:tag w:val="goog_rdk_8005"/>
              <w:id w:val="1460640177"/>
            </w:sdtPr>
            <w:sdtContent>
              <w:ins w:id="8056" w:author="BHA Regulatory Affairs Unit" w:date="2026-07-29T16:06:00Z">
                <w:r>
                  <w:t>Agencies providing crisis services must ensure individuals are able to safely receive services in their setting.</w:t>
                </w:r>
              </w:ins>
            </w:sdtContent>
          </w:sdt>
        </w:p>
      </w:sdtContent>
    </w:sdt>
    <w:sdt>
      <w:sdtPr>
        <w:tag w:val="goog_rdk_8008"/>
        <w:id w:val="-1530547481"/>
      </w:sdtPr>
      <w:sdtContent>
        <w:p w14:paraId="00001058" w14:textId="77777777" w:rsidR="00CF3663" w:rsidRDefault="00000000">
          <w:pPr>
            <w:numPr>
              <w:ilvl w:val="2"/>
              <w:numId w:val="30"/>
            </w:numPr>
            <w:tabs>
              <w:tab w:val="left" w:pos="720"/>
              <w:tab w:val="left" w:pos="1440"/>
            </w:tabs>
            <w:spacing w:before="240"/>
            <w:rPr>
              <w:ins w:id="8057" w:author="BHA Regulatory Affairs Unit" w:date="2026-07-29T16:06:00Z"/>
            </w:rPr>
          </w:pPr>
          <w:sdt>
            <w:sdtPr>
              <w:tag w:val="goog_rdk_8007"/>
              <w:id w:val="-583706963"/>
            </w:sdtPr>
            <w:sdtContent>
              <w:ins w:id="8058" w:author="BHA Regulatory Affairs Unit" w:date="2026-07-29T16:06:00Z">
                <w:r>
                  <w:t>A physical health screen may be indicated to inform crisis planning and/or as part of the clearance practices.</w:t>
                </w:r>
              </w:ins>
            </w:sdtContent>
          </w:sdt>
        </w:p>
      </w:sdtContent>
    </w:sdt>
    <w:sdt>
      <w:sdtPr>
        <w:tag w:val="goog_rdk_8010"/>
        <w:id w:val="-2133228643"/>
      </w:sdtPr>
      <w:sdtContent>
        <w:p w14:paraId="00001059" w14:textId="77777777" w:rsidR="00CF3663" w:rsidRDefault="00000000">
          <w:pPr>
            <w:numPr>
              <w:ilvl w:val="2"/>
              <w:numId w:val="30"/>
            </w:numPr>
            <w:tabs>
              <w:tab w:val="left" w:pos="720"/>
              <w:tab w:val="left" w:pos="1440"/>
            </w:tabs>
            <w:spacing w:before="240"/>
            <w:rPr>
              <w:ins w:id="8059" w:author="BHA Regulatory Affairs Unit" w:date="2026-07-29T16:06:00Z"/>
            </w:rPr>
          </w:pPr>
          <w:sdt>
            <w:sdtPr>
              <w:tag w:val="goog_rdk_8009"/>
              <w:id w:val="-1013205034"/>
            </w:sdtPr>
            <w:sdtContent>
              <w:ins w:id="8060" w:author="BHA Regulatory Affairs Unit" w:date="2026-07-29T16:06:00Z">
                <w:r>
                  <w:t>Such physical health screens are to be completed by an agency’s personnel, allowing individuals to remain on-site, if safe to do so, and the physical screening is within their scope of practice.</w:t>
                </w:r>
              </w:ins>
            </w:sdtContent>
          </w:sdt>
        </w:p>
      </w:sdtContent>
    </w:sdt>
    <w:sdt>
      <w:sdtPr>
        <w:tag w:val="goog_rdk_8012"/>
        <w:id w:val="1126598393"/>
      </w:sdtPr>
      <w:sdtContent>
        <w:p w14:paraId="0000105A" w14:textId="77777777" w:rsidR="00CF3663" w:rsidRDefault="00000000">
          <w:pPr>
            <w:numPr>
              <w:ilvl w:val="3"/>
              <w:numId w:val="30"/>
            </w:numPr>
            <w:tabs>
              <w:tab w:val="left" w:pos="720"/>
              <w:tab w:val="left" w:pos="1440"/>
            </w:tabs>
            <w:spacing w:before="240"/>
            <w:rPr>
              <w:ins w:id="8061" w:author="BHA Regulatory Affairs Unit" w:date="2026-07-29T16:06:00Z"/>
            </w:rPr>
          </w:pPr>
          <w:sdt>
            <w:sdtPr>
              <w:tag w:val="goog_rdk_8011"/>
              <w:id w:val="103567750"/>
            </w:sdtPr>
            <w:sdtContent>
              <w:ins w:id="8062" w:author="BHA Regulatory Affairs Unit" w:date="2026-07-29T16:06:00Z">
                <w:r>
                  <w:t>As detailed in Part 6.1.2.D.3.c, documentation of individualized reviews must be maintained in an individual’s record in scenarios where an individual is sent to an external entity for medical clearance.</w:t>
                </w:r>
              </w:ins>
            </w:sdtContent>
          </w:sdt>
        </w:p>
      </w:sdtContent>
    </w:sdt>
    <w:sdt>
      <w:sdtPr>
        <w:tag w:val="goog_rdk_8014"/>
        <w:id w:val="-545534205"/>
      </w:sdtPr>
      <w:sdtContent>
        <w:p w14:paraId="0000105B" w14:textId="77777777" w:rsidR="00CF3663" w:rsidRDefault="00000000">
          <w:pPr>
            <w:numPr>
              <w:ilvl w:val="3"/>
              <w:numId w:val="30"/>
            </w:numPr>
            <w:tabs>
              <w:tab w:val="left" w:pos="720"/>
              <w:tab w:val="left" w:pos="1440"/>
            </w:tabs>
            <w:spacing w:before="240"/>
            <w:rPr>
              <w:ins w:id="8063" w:author="BHA Regulatory Affairs Unit" w:date="2026-07-29T16:06:00Z"/>
            </w:rPr>
          </w:pPr>
          <w:sdt>
            <w:sdtPr>
              <w:tag w:val="goog_rdk_8013"/>
              <w:id w:val="-1690188641"/>
            </w:sdtPr>
            <w:sdtContent>
              <w:ins w:id="8064" w:author="BHA Regulatory Affairs Unit" w:date="2026-07-29T16:06:00Z">
                <w:r>
                  <w:t>This documentation must include the rationale/decision-making process and approval of the Medical Director or the authorized designee of the Medical Director prior to an individual’s transfer to an external entity, except in cases of medical emergency, as detailed in an agency’s policies and procedures.</w:t>
                </w:r>
              </w:ins>
            </w:sdtContent>
          </w:sdt>
        </w:p>
      </w:sdtContent>
    </w:sdt>
    <w:sdt>
      <w:sdtPr>
        <w:tag w:val="goog_rdk_8016"/>
        <w:id w:val="-1604111582"/>
      </w:sdtPr>
      <w:sdtContent>
        <w:p w14:paraId="0000105C" w14:textId="77777777" w:rsidR="00CF3663" w:rsidRDefault="00000000">
          <w:pPr>
            <w:numPr>
              <w:ilvl w:val="0"/>
              <w:numId w:val="30"/>
            </w:numPr>
            <w:tabs>
              <w:tab w:val="left" w:pos="720"/>
              <w:tab w:val="left" w:pos="1440"/>
            </w:tabs>
            <w:spacing w:before="240"/>
            <w:rPr>
              <w:ins w:id="8065" w:author="BHA Regulatory Affairs Unit" w:date="2026-07-29T16:06:00Z"/>
            </w:rPr>
          </w:pPr>
          <w:sdt>
            <w:sdtPr>
              <w:tag w:val="goog_rdk_8015"/>
              <w:id w:val="-969487654"/>
            </w:sdtPr>
            <w:sdtContent>
              <w:ins w:id="8066" w:author="BHA Regulatory Affairs Unit" w:date="2026-07-29T16:06:00Z">
                <w:r>
                  <w:t>Assessment</w:t>
                </w:r>
              </w:ins>
            </w:sdtContent>
          </w:sdt>
        </w:p>
      </w:sdtContent>
    </w:sdt>
    <w:sdt>
      <w:sdtPr>
        <w:tag w:val="goog_rdk_8018"/>
        <w:id w:val="1921794770"/>
      </w:sdtPr>
      <w:sdtContent>
        <w:p w14:paraId="0000105D" w14:textId="77777777" w:rsidR="00CF3663" w:rsidRDefault="00000000">
          <w:pPr>
            <w:numPr>
              <w:ilvl w:val="1"/>
              <w:numId w:val="9"/>
            </w:numPr>
            <w:tabs>
              <w:tab w:val="left" w:pos="720"/>
              <w:tab w:val="left" w:pos="1440"/>
            </w:tabs>
            <w:spacing w:before="240"/>
            <w:rPr>
              <w:ins w:id="8067" w:author="BHA Regulatory Affairs Unit" w:date="2026-07-29T16:06:00Z"/>
            </w:rPr>
          </w:pPr>
          <w:sdt>
            <w:sdtPr>
              <w:tag w:val="goog_rdk_8017"/>
              <w:id w:val="395988362"/>
            </w:sdtPr>
            <w:sdtContent>
              <w:ins w:id="8068" w:author="BHA Regulatory Affairs Unit" w:date="2026-07-29T16:06:00Z">
                <w:r>
                  <w:t>Based on the crisis service sub endorsement, assessment requirements for agencies providing crisis services may vary. Requirements are found in the relevant sub-endorsement Part(s) of this Chapter 6.</w:t>
                </w:r>
              </w:ins>
            </w:sdtContent>
          </w:sdt>
        </w:p>
      </w:sdtContent>
    </w:sdt>
    <w:sdt>
      <w:sdtPr>
        <w:tag w:val="goog_rdk_8020"/>
        <w:id w:val="-1627923620"/>
      </w:sdtPr>
      <w:sdtContent>
        <w:p w14:paraId="0000105E" w14:textId="77777777" w:rsidR="00CF3663" w:rsidRDefault="00000000">
          <w:pPr>
            <w:numPr>
              <w:ilvl w:val="1"/>
              <w:numId w:val="9"/>
            </w:numPr>
            <w:tabs>
              <w:tab w:val="left" w:pos="720"/>
              <w:tab w:val="left" w:pos="1440"/>
            </w:tabs>
            <w:spacing w:before="240"/>
            <w:rPr>
              <w:ins w:id="8069" w:author="BHA Regulatory Affairs Unit" w:date="2026-07-29T16:06:00Z"/>
            </w:rPr>
          </w:pPr>
          <w:sdt>
            <w:sdtPr>
              <w:tag w:val="goog_rdk_8019"/>
              <w:id w:val="1848432921"/>
            </w:sdtPr>
            <w:sdtContent>
              <w:ins w:id="8070" w:author="BHA Regulatory Affairs Unit" w:date="2026-07-29T16:06:00Z">
                <w:r>
                  <w:t>If agencies are required to complete the Colorado Crisis Assessment, as defined in Part 1.2.1 of these Rules, this assessment may be integrated into an agency’s electronic health record (EHR), or the BHA-developed version may be utilized.</w:t>
                </w:r>
              </w:ins>
            </w:sdtContent>
          </w:sdt>
        </w:p>
      </w:sdtContent>
    </w:sdt>
    <w:sdt>
      <w:sdtPr>
        <w:tag w:val="goog_rdk_8022"/>
        <w:id w:val="873808241"/>
      </w:sdtPr>
      <w:sdtContent>
        <w:p w14:paraId="0000105F" w14:textId="77777777" w:rsidR="00CF3663" w:rsidRDefault="00000000">
          <w:pPr>
            <w:numPr>
              <w:ilvl w:val="2"/>
              <w:numId w:val="9"/>
            </w:numPr>
            <w:tabs>
              <w:tab w:val="left" w:pos="720"/>
              <w:tab w:val="left" w:pos="1440"/>
            </w:tabs>
            <w:spacing w:before="240"/>
            <w:rPr>
              <w:ins w:id="8071" w:author="BHA Regulatory Affairs Unit" w:date="2026-07-29T16:06:00Z"/>
            </w:rPr>
          </w:pPr>
          <w:sdt>
            <w:sdtPr>
              <w:tag w:val="goog_rdk_8021"/>
              <w:id w:val="-427560030"/>
            </w:sdtPr>
            <w:sdtContent>
              <w:ins w:id="8072" w:author="BHA Regulatory Affairs Unit" w:date="2026-07-29T16:06:00Z">
                <w:r>
                  <w:t>If an agency chooses to incorporate the BHA-developed Colorado Crisis Assessment into their EHR, the incorporated version may include more, but must not include less, than the points included in the BHA-developed version.</w:t>
                </w:r>
              </w:ins>
            </w:sdtContent>
          </w:sdt>
        </w:p>
      </w:sdtContent>
    </w:sdt>
    <w:sdt>
      <w:sdtPr>
        <w:tag w:val="goog_rdk_8024"/>
        <w:id w:val="856374859"/>
      </w:sdtPr>
      <w:sdtContent>
        <w:p w14:paraId="00001060" w14:textId="77777777" w:rsidR="00CF3663" w:rsidRDefault="00000000">
          <w:pPr>
            <w:numPr>
              <w:ilvl w:val="0"/>
              <w:numId w:val="30"/>
            </w:numPr>
            <w:tabs>
              <w:tab w:val="left" w:pos="720"/>
              <w:tab w:val="left" w:pos="1440"/>
            </w:tabs>
            <w:spacing w:before="240"/>
            <w:rPr>
              <w:ins w:id="8073" w:author="BHA Regulatory Affairs Unit" w:date="2026-07-29T16:06:00Z"/>
            </w:rPr>
          </w:pPr>
          <w:sdt>
            <w:sdtPr>
              <w:tag w:val="goog_rdk_8023"/>
              <w:id w:val="458250712"/>
            </w:sdtPr>
            <w:sdtContent>
              <w:ins w:id="8074" w:author="BHA Regulatory Affairs Unit" w:date="2026-07-29T16:06:00Z">
                <w:r>
                  <w:t>Service and safety plans</w:t>
                </w:r>
              </w:ins>
            </w:sdtContent>
          </w:sdt>
        </w:p>
      </w:sdtContent>
    </w:sdt>
    <w:sdt>
      <w:sdtPr>
        <w:tag w:val="goog_rdk_8026"/>
        <w:id w:val="-862024942"/>
      </w:sdtPr>
      <w:sdtContent>
        <w:p w14:paraId="00001061" w14:textId="77777777" w:rsidR="00CF3663" w:rsidRDefault="00000000">
          <w:pPr>
            <w:numPr>
              <w:ilvl w:val="1"/>
              <w:numId w:val="30"/>
            </w:numPr>
            <w:tabs>
              <w:tab w:val="left" w:pos="720"/>
              <w:tab w:val="left" w:pos="1440"/>
            </w:tabs>
            <w:spacing w:before="240"/>
            <w:rPr>
              <w:ins w:id="8075" w:author="BHA Regulatory Affairs Unit" w:date="2026-07-29T16:06:00Z"/>
            </w:rPr>
          </w:pPr>
          <w:sdt>
            <w:sdtPr>
              <w:tag w:val="goog_rdk_8025"/>
              <w:id w:val="-1321540666"/>
            </w:sdtPr>
            <w:sdtContent>
              <w:ins w:id="8076" w:author="BHA Regulatory Affairs Unit" w:date="2026-07-29T16:06:00Z">
                <w:r>
                  <w:t>Agencies providing crisis services must utilize safety plans and the safety planning process as described in Part 1.17.6 of these Rules, when clinically appropriate.</w:t>
                </w:r>
              </w:ins>
            </w:sdtContent>
          </w:sdt>
        </w:p>
      </w:sdtContent>
    </w:sdt>
    <w:sdt>
      <w:sdtPr>
        <w:tag w:val="goog_rdk_8028"/>
        <w:id w:val="1263620256"/>
      </w:sdtPr>
      <w:sdtContent>
        <w:p w14:paraId="00001062" w14:textId="77777777" w:rsidR="00CF3663" w:rsidRDefault="00000000">
          <w:pPr>
            <w:numPr>
              <w:ilvl w:val="2"/>
              <w:numId w:val="30"/>
            </w:numPr>
            <w:tabs>
              <w:tab w:val="left" w:pos="720"/>
              <w:tab w:val="left" w:pos="1440"/>
            </w:tabs>
            <w:spacing w:before="240"/>
            <w:rPr>
              <w:ins w:id="8077" w:author="BHA Regulatory Affairs Unit" w:date="2026-07-29T16:06:00Z"/>
            </w:rPr>
          </w:pPr>
          <w:sdt>
            <w:sdtPr>
              <w:tag w:val="goog_rdk_8027"/>
              <w:id w:val="-1583974354"/>
            </w:sdtPr>
            <w:sdtContent>
              <w:ins w:id="8078" w:author="BHA Regulatory Affairs Unit" w:date="2026-07-29T16:06:00Z">
                <w:r>
                  <w:t>Documentation of this must be retained in an individual’s record.</w:t>
                </w:r>
              </w:ins>
            </w:sdtContent>
          </w:sdt>
        </w:p>
      </w:sdtContent>
    </w:sdt>
    <w:sdt>
      <w:sdtPr>
        <w:tag w:val="goog_rdk_8030"/>
        <w:id w:val="-108534654"/>
      </w:sdtPr>
      <w:sdtContent>
        <w:p w14:paraId="00001063" w14:textId="77777777" w:rsidR="00CF3663" w:rsidRDefault="00000000">
          <w:pPr>
            <w:numPr>
              <w:ilvl w:val="0"/>
              <w:numId w:val="30"/>
            </w:numPr>
            <w:tabs>
              <w:tab w:val="left" w:pos="720"/>
              <w:tab w:val="left" w:pos="1440"/>
            </w:tabs>
            <w:spacing w:before="240"/>
            <w:rPr>
              <w:ins w:id="8079" w:author="BHA Regulatory Affairs Unit" w:date="2026-07-29T16:06:00Z"/>
            </w:rPr>
          </w:pPr>
          <w:sdt>
            <w:sdtPr>
              <w:tag w:val="goog_rdk_8029"/>
              <w:id w:val="1809121853"/>
            </w:sdtPr>
            <w:sdtContent>
              <w:ins w:id="8080" w:author="BHA Regulatory Affairs Unit" w:date="2026-07-29T16:06:00Z">
                <w:r>
                  <w:t>Progress notes and referrals</w:t>
                </w:r>
              </w:ins>
            </w:sdtContent>
          </w:sdt>
        </w:p>
      </w:sdtContent>
    </w:sdt>
    <w:sdt>
      <w:sdtPr>
        <w:tag w:val="goog_rdk_8032"/>
        <w:id w:val="-139028923"/>
      </w:sdtPr>
      <w:sdtContent>
        <w:p w14:paraId="00001064" w14:textId="77777777" w:rsidR="00CF3663" w:rsidRDefault="00000000">
          <w:pPr>
            <w:numPr>
              <w:ilvl w:val="1"/>
              <w:numId w:val="30"/>
            </w:numPr>
            <w:tabs>
              <w:tab w:val="left" w:pos="720"/>
              <w:tab w:val="left" w:pos="1440"/>
            </w:tabs>
            <w:spacing w:before="240"/>
            <w:rPr>
              <w:ins w:id="8081" w:author="BHA Regulatory Affairs Unit" w:date="2026-07-29T16:06:00Z"/>
            </w:rPr>
          </w:pPr>
          <w:sdt>
            <w:sdtPr>
              <w:tag w:val="goog_rdk_8031"/>
              <w:id w:val="2110419533"/>
            </w:sdtPr>
            <w:sdtContent>
              <w:ins w:id="8082" w:author="BHA Regulatory Affairs Unit" w:date="2026-07-29T16:06:00Z">
                <w:r>
                  <w:t>Agencies providing crisis services must complete the following requirements, keeping documentation of timely completion in an individual’s record, as set forth in Part 1.17 of these Rules. Any deviation from these standards will be noted in the relevant sub-endorsement Part(s).</w:t>
                </w:r>
              </w:ins>
            </w:sdtContent>
          </w:sdt>
        </w:p>
      </w:sdtContent>
    </w:sdt>
    <w:sdt>
      <w:sdtPr>
        <w:tag w:val="goog_rdk_8034"/>
        <w:id w:val="-1823442513"/>
      </w:sdtPr>
      <w:sdtContent>
        <w:p w14:paraId="00001065" w14:textId="77777777" w:rsidR="00CF3663" w:rsidRDefault="00000000">
          <w:pPr>
            <w:numPr>
              <w:ilvl w:val="2"/>
              <w:numId w:val="30"/>
            </w:numPr>
            <w:tabs>
              <w:tab w:val="left" w:pos="720"/>
              <w:tab w:val="left" w:pos="1440"/>
            </w:tabs>
            <w:spacing w:before="240"/>
            <w:rPr>
              <w:ins w:id="8083" w:author="BHA Regulatory Affairs Unit" w:date="2026-07-29T16:06:00Z"/>
            </w:rPr>
          </w:pPr>
          <w:sdt>
            <w:sdtPr>
              <w:tag w:val="goog_rdk_8033"/>
              <w:id w:val="-342398574"/>
            </w:sdtPr>
            <w:sdtContent>
              <w:ins w:id="8084" w:author="BHA Regulatory Affairs Unit" w:date="2026-07-29T16:06:00Z">
                <w:r>
                  <w:t>Agencies providing crisis services must follow up with individuals served, authorized family member(s), and/or supportive person(s) within twenty-four (24) hours from when crisis services are provided.</w:t>
                </w:r>
              </w:ins>
            </w:sdtContent>
          </w:sdt>
        </w:p>
      </w:sdtContent>
    </w:sdt>
    <w:sdt>
      <w:sdtPr>
        <w:tag w:val="goog_rdk_8036"/>
        <w:id w:val="-1918088208"/>
      </w:sdtPr>
      <w:sdtContent>
        <w:p w14:paraId="00001066" w14:textId="77777777" w:rsidR="00CF3663" w:rsidRDefault="00000000">
          <w:pPr>
            <w:numPr>
              <w:ilvl w:val="3"/>
              <w:numId w:val="30"/>
            </w:numPr>
            <w:tabs>
              <w:tab w:val="left" w:pos="720"/>
              <w:tab w:val="left" w:pos="1440"/>
            </w:tabs>
            <w:spacing w:before="240"/>
            <w:rPr>
              <w:ins w:id="8085" w:author="BHA Regulatory Affairs Unit" w:date="2026-07-29T16:06:00Z"/>
            </w:rPr>
          </w:pPr>
          <w:sdt>
            <w:sdtPr>
              <w:tag w:val="goog_rdk_8035"/>
              <w:id w:val="-147266200"/>
            </w:sdtPr>
            <w:sdtContent>
              <w:ins w:id="8086" w:author="BHA Regulatory Affairs Unit" w:date="2026-07-29T16:06:00Z">
                <w:r>
                  <w:t>This follow up may occur in-person or via telehealth, based on clinical need and the preferences of the individual, authorized family member(s), and/or supportive person(s).</w:t>
                </w:r>
              </w:ins>
            </w:sdtContent>
          </w:sdt>
        </w:p>
      </w:sdtContent>
    </w:sdt>
    <w:sdt>
      <w:sdtPr>
        <w:tag w:val="goog_rdk_8038"/>
        <w:id w:val="683846181"/>
      </w:sdtPr>
      <w:sdtContent>
        <w:p w14:paraId="00001067" w14:textId="77777777" w:rsidR="00CF3663" w:rsidRDefault="00000000">
          <w:pPr>
            <w:numPr>
              <w:ilvl w:val="3"/>
              <w:numId w:val="30"/>
            </w:numPr>
            <w:tabs>
              <w:tab w:val="left" w:pos="720"/>
              <w:tab w:val="left" w:pos="1440"/>
            </w:tabs>
            <w:spacing w:before="240"/>
            <w:rPr>
              <w:ins w:id="8087" w:author="BHA Regulatory Affairs Unit" w:date="2026-07-29T16:06:00Z"/>
            </w:rPr>
          </w:pPr>
          <w:sdt>
            <w:sdtPr>
              <w:tag w:val="goog_rdk_8037"/>
              <w:id w:val="1681537021"/>
            </w:sdtPr>
            <w:sdtContent>
              <w:ins w:id="8088" w:author="BHA Regulatory Affairs Unit" w:date="2026-07-29T16:06:00Z">
                <w:r>
                  <w:t>All communications must be compliant with state and federal data protection and privacy laws.</w:t>
                </w:r>
              </w:ins>
            </w:sdtContent>
          </w:sdt>
        </w:p>
      </w:sdtContent>
    </w:sdt>
    <w:sdt>
      <w:sdtPr>
        <w:tag w:val="goog_rdk_8040"/>
        <w:id w:val="-1406163851"/>
      </w:sdtPr>
      <w:sdtContent>
        <w:p w14:paraId="00001068" w14:textId="77777777" w:rsidR="00CF3663" w:rsidRDefault="00000000">
          <w:pPr>
            <w:numPr>
              <w:ilvl w:val="3"/>
              <w:numId w:val="30"/>
            </w:numPr>
            <w:tabs>
              <w:tab w:val="left" w:pos="720"/>
              <w:tab w:val="left" w:pos="1440"/>
            </w:tabs>
            <w:spacing w:before="240"/>
            <w:rPr>
              <w:ins w:id="8089" w:author="BHA Regulatory Affairs Unit" w:date="2026-07-29T16:06:00Z"/>
            </w:rPr>
          </w:pPr>
          <w:sdt>
            <w:sdtPr>
              <w:tag w:val="goog_rdk_8039"/>
              <w:id w:val="389098963"/>
            </w:sdtPr>
            <w:sdtContent>
              <w:ins w:id="8090" w:author="BHA Regulatory Affairs Unit" w:date="2026-07-29T16:06:00Z">
                <w:r>
                  <w:t>Documentation of follow up attempts and/or results must be retained in an individual’s record.</w:t>
                </w:r>
              </w:ins>
            </w:sdtContent>
          </w:sdt>
        </w:p>
      </w:sdtContent>
    </w:sdt>
    <w:sdt>
      <w:sdtPr>
        <w:tag w:val="goog_rdk_8042"/>
        <w:id w:val="-299093997"/>
      </w:sdtPr>
      <w:sdtContent>
        <w:p w14:paraId="00001069" w14:textId="77777777" w:rsidR="00CF3663" w:rsidRDefault="00000000">
          <w:pPr>
            <w:numPr>
              <w:ilvl w:val="2"/>
              <w:numId w:val="30"/>
            </w:numPr>
            <w:tabs>
              <w:tab w:val="left" w:pos="720"/>
              <w:tab w:val="left" w:pos="1440"/>
            </w:tabs>
            <w:spacing w:before="240"/>
            <w:rPr>
              <w:ins w:id="8091" w:author="BHA Regulatory Affairs Unit" w:date="2026-07-29T16:06:00Z"/>
            </w:rPr>
          </w:pPr>
          <w:sdt>
            <w:sdtPr>
              <w:tag w:val="goog_rdk_8041"/>
              <w:id w:val="266061474"/>
            </w:sdtPr>
            <w:sdtContent>
              <w:ins w:id="8092" w:author="BHA Regulatory Affairs Unit" w:date="2026-07-29T16:06:00Z">
                <w:r>
                  <w:t>Agencies providing crisis services must provide continuing care services, including care coordination, referrals, and warm hand-</w:t>
                </w:r>
                <w:r>
                  <w:lastRenderedPageBreak/>
                  <w:t>offs, that increase the likelihood of an individual’s continued engagement in treatment services, when appropriate.</w:t>
                </w:r>
              </w:ins>
            </w:sdtContent>
          </w:sdt>
        </w:p>
      </w:sdtContent>
    </w:sdt>
    <w:sdt>
      <w:sdtPr>
        <w:tag w:val="goog_rdk_8044"/>
        <w:id w:val="1683271182"/>
      </w:sdtPr>
      <w:sdtContent>
        <w:p w14:paraId="0000106A" w14:textId="77777777" w:rsidR="00CF3663" w:rsidRDefault="00000000">
          <w:pPr>
            <w:numPr>
              <w:ilvl w:val="3"/>
              <w:numId w:val="30"/>
            </w:numPr>
            <w:tabs>
              <w:tab w:val="left" w:pos="720"/>
              <w:tab w:val="left" w:pos="1440"/>
            </w:tabs>
            <w:spacing w:before="240"/>
            <w:rPr>
              <w:ins w:id="8093" w:author="BHA Regulatory Affairs Unit" w:date="2026-07-29T16:06:00Z"/>
            </w:rPr>
          </w:pPr>
          <w:sdt>
            <w:sdtPr>
              <w:tag w:val="goog_rdk_8043"/>
              <w:id w:val="-319510348"/>
            </w:sdtPr>
            <w:sdtContent>
              <w:ins w:id="8094" w:author="BHA Regulatory Affairs Unit" w:date="2026-07-29T16:06:00Z">
                <w:r>
                  <w:t>This care coordination must occur at the earliest opportunity after the crisis response, and may be subject to business hours of operation.</w:t>
                </w:r>
              </w:ins>
            </w:sdtContent>
          </w:sdt>
        </w:p>
      </w:sdtContent>
    </w:sdt>
    <w:sdt>
      <w:sdtPr>
        <w:tag w:val="goog_rdk_8046"/>
        <w:id w:val="-1492728821"/>
      </w:sdtPr>
      <w:sdtContent>
        <w:p w14:paraId="0000106B" w14:textId="77777777" w:rsidR="00CF3663" w:rsidRDefault="00000000">
          <w:pPr>
            <w:numPr>
              <w:ilvl w:val="3"/>
              <w:numId w:val="30"/>
            </w:numPr>
            <w:tabs>
              <w:tab w:val="left" w:pos="720"/>
              <w:tab w:val="left" w:pos="1440"/>
            </w:tabs>
            <w:spacing w:before="240"/>
            <w:rPr>
              <w:ins w:id="8095" w:author="BHA Regulatory Affairs Unit" w:date="2026-07-29T16:06:00Z"/>
            </w:rPr>
          </w:pPr>
          <w:sdt>
            <w:sdtPr>
              <w:tag w:val="goog_rdk_8045"/>
              <w:id w:val="-1923299718"/>
            </w:sdtPr>
            <w:sdtContent>
              <w:ins w:id="8096" w:author="BHA Regulatory Affairs Unit" w:date="2026-07-29T16:06:00Z">
                <w:r>
                  <w:t>Documentation of this must be retained in an individual’s record.</w:t>
                </w:r>
              </w:ins>
            </w:sdtContent>
          </w:sdt>
        </w:p>
      </w:sdtContent>
    </w:sdt>
    <w:sdt>
      <w:sdtPr>
        <w:tag w:val="goog_rdk_8049"/>
        <w:id w:val="-77405882"/>
      </w:sdtPr>
      <w:sdtContent>
        <w:p w14:paraId="0000106C" w14:textId="77777777" w:rsidR="00CF3663" w:rsidRDefault="00000000">
          <w:pPr>
            <w:keepNext/>
            <w:spacing w:before="240" w:after="60"/>
            <w:ind w:left="360" w:hanging="360"/>
            <w:rPr>
              <w:ins w:id="8097" w:author="BHA Regulatory Affairs Unit" w:date="2026-07-29T16:06:00Z"/>
              <w:b/>
              <w:bCs/>
            </w:rPr>
          </w:pPr>
          <w:sdt>
            <w:sdtPr>
              <w:tag w:val="goog_rdk_8047"/>
              <w:id w:val="-958275412"/>
            </w:sdtPr>
            <w:sdtContent>
              <w:ins w:id="8098" w:author="BHA Regulatory Affairs Unit" w:date="2026-07-29T16:06:00Z">
                <w:r>
                  <w:rPr>
                    <w:b/>
                    <w:bCs/>
                  </w:rPr>
                  <w:t xml:space="preserve"> </w:t>
                </w:r>
              </w:ins>
              <w:sdt>
                <w:sdtPr>
                  <w:tag w:val="goog_rdk_8048"/>
                  <w:id w:val="-703927266"/>
                </w:sdtPr>
                <w:sdtContent>
                  <w:commentRangeStart w:id="8099"/>
                </w:sdtContent>
              </w:sdt>
              <w:ins w:id="8100" w:author="BHA Regulatory Affairs Unit" w:date="2026-07-29T16:06:00Z">
                <w:r>
                  <w:rPr>
                    <w:b/>
                    <w:bCs/>
                  </w:rPr>
                  <w:t>Mobile Crisis Response (MCR) Services</w:t>
                </w:r>
                <w:commentRangeEnd w:id="8099"/>
                <w:r>
                  <w:rPr>
                    <w:rStyle w:val="CommentReference"/>
                    <w:sz w:val="24"/>
                    <w:szCs w:val="24"/>
                  </w:rPr>
                  <w:commentReference w:id="8099"/>
                </w:r>
              </w:ins>
            </w:sdtContent>
          </w:sdt>
        </w:p>
      </w:sdtContent>
    </w:sdt>
    <w:sdt>
      <w:sdtPr>
        <w:tag w:val="goog_rdk_8051"/>
        <w:id w:val="-1173621862"/>
      </w:sdtPr>
      <w:sdtContent>
        <w:p w14:paraId="0000106D" w14:textId="77777777" w:rsidR="00CF3663" w:rsidRDefault="00000000">
          <w:pPr>
            <w:keepNext/>
            <w:spacing w:before="240" w:after="60"/>
            <w:ind w:firstLine="0"/>
            <w:rPr>
              <w:ins w:id="8101" w:author="BHA Regulatory Affairs Unit" w:date="2026-07-29T16:06:00Z"/>
              <w:b/>
              <w:bCs/>
            </w:rPr>
          </w:pPr>
          <w:sdt>
            <w:sdtPr>
              <w:tag w:val="goog_rdk_8050"/>
              <w:id w:val="1001850934"/>
            </w:sdtPr>
            <w:sdtContent>
              <w:ins w:id="8102" w:author="BHA Regulatory Affairs Unit" w:date="2026-07-29T16:06:00Z">
                <w:r>
                  <w:rPr>
                    <w:b/>
                    <w:bCs/>
                  </w:rPr>
                  <w:t>6.2.1</w:t>
                </w:r>
                <w:r>
                  <w:rPr>
                    <w:b/>
                    <w:bCs/>
                  </w:rPr>
                  <w:tab/>
                  <w:t>Applicability (MCR)</w:t>
                </w:r>
              </w:ins>
            </w:sdtContent>
          </w:sdt>
        </w:p>
      </w:sdtContent>
    </w:sdt>
    <w:sdt>
      <w:sdtPr>
        <w:tag w:val="goog_rdk_8053"/>
        <w:id w:val="-1114647024"/>
      </w:sdtPr>
      <w:sdtContent>
        <w:p w14:paraId="0000106E" w14:textId="77777777" w:rsidR="00CF3663" w:rsidRDefault="00000000">
          <w:pPr>
            <w:numPr>
              <w:ilvl w:val="0"/>
              <w:numId w:val="171"/>
            </w:numPr>
            <w:tabs>
              <w:tab w:val="left" w:pos="720"/>
              <w:tab w:val="left" w:pos="1440"/>
            </w:tabs>
            <w:spacing w:before="240"/>
            <w:rPr>
              <w:ins w:id="8103" w:author="BHA Regulatory Affairs Unit" w:date="2026-07-29T16:06:00Z"/>
            </w:rPr>
          </w:pPr>
          <w:sdt>
            <w:sdtPr>
              <w:tag w:val="goog_rdk_8052"/>
              <w:id w:val="-124167058"/>
            </w:sdtPr>
            <w:sdtContent>
              <w:ins w:id="8104" w:author="BHA Regulatory Affairs Unit" w:date="2026-07-29T16:06:00Z">
                <w:r>
                  <w:t>This Part 6.2 of this Chapter 6 establishes endorsement standards for agencies that provide Mobile Crisis Response (MCR) services, pursuant to Section 27-60-104, C.R.S. Agencies providing MCR services must meet the standards in this Part 6.2. of this Chapter 6.</w:t>
                </w:r>
              </w:ins>
            </w:sdtContent>
          </w:sdt>
        </w:p>
      </w:sdtContent>
    </w:sdt>
    <w:sdt>
      <w:sdtPr>
        <w:tag w:val="goog_rdk_8055"/>
        <w:id w:val="1748810833"/>
      </w:sdtPr>
      <w:sdtContent>
        <w:p w14:paraId="0000106F" w14:textId="77777777" w:rsidR="00CF3663" w:rsidRDefault="00000000">
          <w:pPr>
            <w:numPr>
              <w:ilvl w:val="1"/>
              <w:numId w:val="18"/>
            </w:numPr>
            <w:tabs>
              <w:tab w:val="left" w:pos="720"/>
              <w:tab w:val="left" w:pos="1440"/>
            </w:tabs>
            <w:spacing w:before="240"/>
            <w:rPr>
              <w:ins w:id="8105" w:author="BHA Regulatory Affairs Unit" w:date="2026-07-29T16:06:00Z"/>
            </w:rPr>
          </w:pPr>
          <w:sdt>
            <w:sdtPr>
              <w:tag w:val="goog_rdk_8054"/>
              <w:id w:val="-81167969"/>
            </w:sdtPr>
            <w:sdtContent>
              <w:ins w:id="8106" w:author="BHA Regulatory Affairs Unit" w:date="2026-07-29T16:06:00Z">
                <w:r>
                  <w:t>The treatment type for agencies providing MCR services must be co-occurring.</w:t>
                </w:r>
              </w:ins>
            </w:sdtContent>
          </w:sdt>
        </w:p>
      </w:sdtContent>
    </w:sdt>
    <w:sdt>
      <w:sdtPr>
        <w:tag w:val="goog_rdk_8057"/>
        <w:id w:val="1406612530"/>
      </w:sdtPr>
      <w:sdtContent>
        <w:p w14:paraId="00001070" w14:textId="77777777" w:rsidR="00CF3663" w:rsidRDefault="00000000">
          <w:pPr>
            <w:numPr>
              <w:ilvl w:val="0"/>
              <w:numId w:val="18"/>
            </w:numPr>
            <w:tabs>
              <w:tab w:val="left" w:pos="720"/>
              <w:tab w:val="left" w:pos="1440"/>
            </w:tabs>
            <w:spacing w:before="240"/>
            <w:rPr>
              <w:ins w:id="8107" w:author="BHA Regulatory Affairs Unit" w:date="2026-07-29T16:06:00Z"/>
            </w:rPr>
          </w:pPr>
          <w:sdt>
            <w:sdtPr>
              <w:tag w:val="goog_rdk_8056"/>
              <w:id w:val="-2112671037"/>
            </w:sdtPr>
            <w:sdtContent>
              <w:ins w:id="8108" w:author="BHA Regulatory Affairs Unit" w:date="2026-07-29T16:06:00Z">
                <w:r>
                  <w:t>Agencies providing MCR services must hold the following credential(s) and/or affiliation(s):</w:t>
                </w:r>
              </w:ins>
            </w:sdtContent>
          </w:sdt>
        </w:p>
      </w:sdtContent>
    </w:sdt>
    <w:sdt>
      <w:sdtPr>
        <w:tag w:val="goog_rdk_8059"/>
        <w:id w:val="1708821578"/>
      </w:sdtPr>
      <w:sdtContent>
        <w:p w14:paraId="00001071" w14:textId="77777777" w:rsidR="00CF3663" w:rsidRDefault="00000000">
          <w:pPr>
            <w:numPr>
              <w:ilvl w:val="1"/>
              <w:numId w:val="18"/>
            </w:numPr>
            <w:tabs>
              <w:tab w:val="left" w:pos="720"/>
              <w:tab w:val="left" w:pos="1440"/>
            </w:tabs>
            <w:spacing w:before="240"/>
            <w:rPr>
              <w:ins w:id="8109" w:author="BHA Regulatory Affairs Unit" w:date="2026-07-29T16:06:00Z"/>
            </w:rPr>
          </w:pPr>
          <w:sdt>
            <w:sdtPr>
              <w:tag w:val="goog_rdk_8058"/>
              <w:id w:val="-825018214"/>
            </w:sdtPr>
            <w:sdtContent>
              <w:ins w:id="8110" w:author="BHA Regulatory Affairs Unit" w:date="2026-07-29T16:06:00Z">
                <w:r>
                  <w:t>A Behavioral Health Entity (BHE) license, pursuant to Chapter 3 of these Rules; and</w:t>
                </w:r>
              </w:ins>
            </w:sdtContent>
          </w:sdt>
        </w:p>
      </w:sdtContent>
    </w:sdt>
    <w:sdt>
      <w:sdtPr>
        <w:tag w:val="goog_rdk_8061"/>
        <w:id w:val="193275136"/>
      </w:sdtPr>
      <w:sdtContent>
        <w:p w14:paraId="00001072" w14:textId="77777777" w:rsidR="00CF3663" w:rsidRDefault="00000000">
          <w:pPr>
            <w:numPr>
              <w:ilvl w:val="1"/>
              <w:numId w:val="18"/>
            </w:numPr>
            <w:tabs>
              <w:tab w:val="left" w:pos="720"/>
              <w:tab w:val="left" w:pos="1440"/>
            </w:tabs>
            <w:spacing w:before="240"/>
            <w:rPr>
              <w:ins w:id="8111" w:author="BHA Regulatory Affairs Unit" w:date="2026-07-29T16:06:00Z"/>
            </w:rPr>
          </w:pPr>
          <w:sdt>
            <w:sdtPr>
              <w:tag w:val="goog_rdk_8060"/>
              <w:id w:val="374492886"/>
            </w:sdtPr>
            <w:sdtContent>
              <w:ins w:id="8112" w:author="BHA Regulatory Affairs Unit" w:date="2026-07-29T16:06:00Z">
                <w:r>
                  <w:t>An active formal affiliation with one (1) or more BHASO(s).</w:t>
                </w:r>
              </w:ins>
            </w:sdtContent>
          </w:sdt>
        </w:p>
      </w:sdtContent>
    </w:sdt>
    <w:sdt>
      <w:sdtPr>
        <w:tag w:val="goog_rdk_8063"/>
        <w:id w:val="-1383038485"/>
      </w:sdtPr>
      <w:sdtContent>
        <w:p w14:paraId="00001073" w14:textId="77777777" w:rsidR="00CF3663" w:rsidRDefault="00000000">
          <w:pPr>
            <w:numPr>
              <w:ilvl w:val="0"/>
              <w:numId w:val="18"/>
            </w:numPr>
            <w:tabs>
              <w:tab w:val="left" w:pos="720"/>
              <w:tab w:val="left" w:pos="1440"/>
            </w:tabs>
            <w:spacing w:before="240"/>
            <w:rPr>
              <w:ins w:id="8113" w:author="BHA Regulatory Affairs Unit" w:date="2026-07-29T16:06:00Z"/>
            </w:rPr>
          </w:pPr>
          <w:sdt>
            <w:sdtPr>
              <w:tag w:val="goog_rdk_8062"/>
              <w:id w:val="-374939432"/>
            </w:sdtPr>
            <w:sdtContent>
              <w:ins w:id="8114" w:author="BHA Regulatory Affairs Unit" w:date="2026-07-29T16:06:00Z">
                <w:r>
                  <w:t>Agencies providing solely MCR services are not eligible to hold the following credential(s):</w:t>
                </w:r>
              </w:ins>
            </w:sdtContent>
          </w:sdt>
        </w:p>
      </w:sdtContent>
    </w:sdt>
    <w:sdt>
      <w:sdtPr>
        <w:tag w:val="goog_rdk_8065"/>
        <w:id w:val="1421669150"/>
      </w:sdtPr>
      <w:sdtContent>
        <w:p w14:paraId="00001074" w14:textId="77777777" w:rsidR="00CF3663" w:rsidRDefault="00000000">
          <w:pPr>
            <w:numPr>
              <w:ilvl w:val="1"/>
              <w:numId w:val="18"/>
            </w:numPr>
            <w:tabs>
              <w:tab w:val="left" w:pos="720"/>
              <w:tab w:val="left" w:pos="1440"/>
            </w:tabs>
            <w:spacing w:before="240"/>
            <w:rPr>
              <w:ins w:id="8115" w:author="BHA Regulatory Affairs Unit" w:date="2026-07-29T16:06:00Z"/>
            </w:rPr>
          </w:pPr>
          <w:sdt>
            <w:sdtPr>
              <w:tag w:val="goog_rdk_8064"/>
              <w:id w:val="-448696667"/>
            </w:sdtPr>
            <w:sdtContent>
              <w:ins w:id="8116" w:author="BHA Regulatory Affairs Unit" w:date="2026-07-29T16:06:00Z">
                <w:r>
                  <w:t>An Emergency Commitment (EC) for Substance Use endorsement, pursuant to Chapter 7 of these Rules; or</w:t>
                </w:r>
              </w:ins>
            </w:sdtContent>
          </w:sdt>
        </w:p>
      </w:sdtContent>
    </w:sdt>
    <w:sdt>
      <w:sdtPr>
        <w:tag w:val="goog_rdk_8067"/>
        <w:id w:val="53134921"/>
      </w:sdtPr>
      <w:sdtContent>
        <w:p w14:paraId="00001075" w14:textId="77777777" w:rsidR="00CF3663" w:rsidRDefault="00000000">
          <w:pPr>
            <w:numPr>
              <w:ilvl w:val="1"/>
              <w:numId w:val="18"/>
            </w:numPr>
            <w:tabs>
              <w:tab w:val="left" w:pos="720"/>
              <w:tab w:val="left" w:pos="1440"/>
            </w:tabs>
            <w:spacing w:before="240"/>
            <w:rPr>
              <w:ins w:id="8117" w:author="BHA Regulatory Affairs Unit" w:date="2026-07-29T16:06:00Z"/>
            </w:rPr>
          </w:pPr>
          <w:sdt>
            <w:sdtPr>
              <w:tag w:val="goog_rdk_8066"/>
              <w:id w:val="-1960231652"/>
            </w:sdtPr>
            <w:sdtContent>
              <w:ins w:id="8118" w:author="BHA Regulatory Affairs Unit" w:date="2026-07-29T16:06:00Z">
                <w:r>
                  <w:t>An Involuntary Commitment (IC) for Substance Use Disorders endorsement, pursuant to Chapter 7 of these Rules. This does not, and must not, prevent agencies solely providing MCR services from serving an individual requiring a crisis intervention who has a history of, or is currently subject to, an Involuntary Commitment (IC) order.</w:t>
                </w:r>
              </w:ins>
            </w:sdtContent>
          </w:sdt>
        </w:p>
      </w:sdtContent>
    </w:sdt>
    <w:sdt>
      <w:sdtPr>
        <w:tag w:val="goog_rdk_8069"/>
        <w:id w:val="-1741278522"/>
      </w:sdtPr>
      <w:sdtContent>
        <w:p w14:paraId="00001076" w14:textId="77777777" w:rsidR="00CF3663" w:rsidRDefault="00000000">
          <w:pPr>
            <w:numPr>
              <w:ilvl w:val="0"/>
              <w:numId w:val="18"/>
            </w:numPr>
            <w:tabs>
              <w:tab w:val="left" w:pos="720"/>
              <w:tab w:val="left" w:pos="1440"/>
            </w:tabs>
            <w:spacing w:before="240"/>
            <w:rPr>
              <w:ins w:id="8119" w:author="BHA Regulatory Affairs Unit" w:date="2026-07-29T16:06:00Z"/>
            </w:rPr>
          </w:pPr>
          <w:sdt>
            <w:sdtPr>
              <w:tag w:val="goog_rdk_8068"/>
              <w:id w:val="706872021"/>
            </w:sdtPr>
            <w:sdtContent>
              <w:ins w:id="8120" w:author="BHA Regulatory Affairs Unit" w:date="2026-07-29T16:06:00Z">
                <w:r>
                  <w:t>Agencies solely providing MCR services may elect to hold a Controlled Substance License (CSL), pursuant to Chapter 13 of these Rules.</w:t>
                </w:r>
              </w:ins>
            </w:sdtContent>
          </w:sdt>
        </w:p>
      </w:sdtContent>
    </w:sdt>
    <w:sdt>
      <w:sdtPr>
        <w:tag w:val="goog_rdk_8071"/>
        <w:id w:val="437666170"/>
      </w:sdtPr>
      <w:sdtContent>
        <w:p w14:paraId="00001077" w14:textId="77777777" w:rsidR="00CF3663" w:rsidRDefault="00000000">
          <w:pPr>
            <w:keepNext/>
            <w:spacing w:before="240" w:after="60"/>
            <w:ind w:firstLine="0"/>
            <w:rPr>
              <w:ins w:id="8121" w:author="BHA Regulatory Affairs Unit" w:date="2026-07-29T16:06:00Z"/>
              <w:b/>
              <w:bCs/>
            </w:rPr>
          </w:pPr>
          <w:sdt>
            <w:sdtPr>
              <w:tag w:val="goog_rdk_8070"/>
              <w:id w:val="-1573493218"/>
            </w:sdtPr>
            <w:sdtContent>
              <w:ins w:id="8122" w:author="BHA Regulatory Affairs Unit" w:date="2026-07-29T16:06:00Z">
                <w:r>
                  <w:rPr>
                    <w:b/>
                    <w:bCs/>
                  </w:rPr>
                  <w:t>6.2.2</w:t>
                </w:r>
                <w:r>
                  <w:rPr>
                    <w:b/>
                    <w:bCs/>
                  </w:rPr>
                  <w:tab/>
                  <w:t>Service Delivery, Provisions, and Setting (MCR)</w:t>
                </w:r>
              </w:ins>
            </w:sdtContent>
          </w:sdt>
        </w:p>
      </w:sdtContent>
    </w:sdt>
    <w:sdt>
      <w:sdtPr>
        <w:tag w:val="goog_rdk_8073"/>
        <w:id w:val="-569655008"/>
      </w:sdtPr>
      <w:sdtContent>
        <w:p w14:paraId="00001078" w14:textId="77777777" w:rsidR="00CF3663" w:rsidRDefault="00000000">
          <w:pPr>
            <w:numPr>
              <w:ilvl w:val="0"/>
              <w:numId w:val="19"/>
            </w:numPr>
            <w:tabs>
              <w:tab w:val="left" w:pos="720"/>
              <w:tab w:val="left" w:pos="1440"/>
            </w:tabs>
            <w:spacing w:before="240"/>
            <w:rPr>
              <w:ins w:id="8123" w:author="BHA Regulatory Affairs Unit" w:date="2026-07-29T16:06:00Z"/>
            </w:rPr>
          </w:pPr>
          <w:sdt>
            <w:sdtPr>
              <w:tag w:val="goog_rdk_8072"/>
              <w:id w:val="-479777282"/>
            </w:sdtPr>
            <w:sdtContent>
              <w:ins w:id="8124" w:author="BHA Regulatory Affairs Unit" w:date="2026-07-29T16:06:00Z">
                <w:r>
                  <w:t>Service description</w:t>
                </w:r>
              </w:ins>
            </w:sdtContent>
          </w:sdt>
        </w:p>
      </w:sdtContent>
    </w:sdt>
    <w:sdt>
      <w:sdtPr>
        <w:tag w:val="goog_rdk_8075"/>
        <w:id w:val="1788709773"/>
      </w:sdtPr>
      <w:sdtContent>
        <w:p w14:paraId="00001079" w14:textId="77777777" w:rsidR="00CF3663" w:rsidRDefault="00000000">
          <w:pPr>
            <w:numPr>
              <w:ilvl w:val="1"/>
              <w:numId w:val="19"/>
            </w:numPr>
            <w:tabs>
              <w:tab w:val="left" w:pos="720"/>
              <w:tab w:val="left" w:pos="1440"/>
            </w:tabs>
            <w:spacing w:before="240"/>
            <w:rPr>
              <w:ins w:id="8125" w:author="BHA Regulatory Affairs Unit" w:date="2026-07-29T16:06:00Z"/>
            </w:rPr>
          </w:pPr>
          <w:sdt>
            <w:sdtPr>
              <w:tag w:val="goog_rdk_8074"/>
              <w:id w:val="-1169383193"/>
            </w:sdtPr>
            <w:sdtContent>
              <w:ins w:id="8126" w:author="BHA Regulatory Affairs Unit" w:date="2026-07-29T16:06:00Z">
                <w:r>
                  <w:t>Mobile crisis response (MCR) services provide timely, paired mobile response interventions to behavioral health crises as they occur in the community.</w:t>
                </w:r>
              </w:ins>
            </w:sdtContent>
          </w:sdt>
        </w:p>
      </w:sdtContent>
    </w:sdt>
    <w:sdt>
      <w:sdtPr>
        <w:tag w:val="goog_rdk_8077"/>
        <w:id w:val="-238551316"/>
      </w:sdtPr>
      <w:sdtContent>
        <w:p w14:paraId="0000107A" w14:textId="77777777" w:rsidR="00CF3663" w:rsidRDefault="00000000">
          <w:pPr>
            <w:numPr>
              <w:ilvl w:val="0"/>
              <w:numId w:val="19"/>
            </w:numPr>
            <w:tabs>
              <w:tab w:val="left" w:pos="720"/>
              <w:tab w:val="left" w:pos="1440"/>
            </w:tabs>
            <w:spacing w:before="240"/>
            <w:rPr>
              <w:ins w:id="8127" w:author="BHA Regulatory Affairs Unit" w:date="2026-07-29T16:06:00Z"/>
            </w:rPr>
          </w:pPr>
          <w:sdt>
            <w:sdtPr>
              <w:tag w:val="goog_rdk_8076"/>
              <w:id w:val="-1296916826"/>
            </w:sdtPr>
            <w:sdtContent>
              <w:ins w:id="8128" w:author="BHA Regulatory Affairs Unit" w:date="2026-07-29T16:06:00Z">
                <w:r>
                  <w:t>Service recipient</w:t>
                </w:r>
              </w:ins>
            </w:sdtContent>
          </w:sdt>
        </w:p>
      </w:sdtContent>
    </w:sdt>
    <w:sdt>
      <w:sdtPr>
        <w:tag w:val="goog_rdk_8079"/>
        <w:id w:val="1267936612"/>
      </w:sdtPr>
      <w:sdtContent>
        <w:p w14:paraId="0000107B" w14:textId="77777777" w:rsidR="00CF3663" w:rsidRDefault="00000000">
          <w:pPr>
            <w:numPr>
              <w:ilvl w:val="1"/>
              <w:numId w:val="19"/>
            </w:numPr>
            <w:tabs>
              <w:tab w:val="left" w:pos="720"/>
              <w:tab w:val="left" w:pos="1440"/>
            </w:tabs>
            <w:spacing w:before="240"/>
            <w:rPr>
              <w:ins w:id="8129" w:author="BHA Regulatory Affairs Unit" w:date="2026-07-29T16:06:00Z"/>
            </w:rPr>
          </w:pPr>
          <w:sdt>
            <w:sdtPr>
              <w:tag w:val="goog_rdk_8078"/>
              <w:id w:val="56901807"/>
            </w:sdtPr>
            <w:sdtContent>
              <w:ins w:id="8130" w:author="BHA Regulatory Affairs Unit" w:date="2026-07-29T16:06:00Z">
                <w:r>
                  <w:t>MCR service recipients are those individual(s) who are experiencing a crisis or crises in a community-based setting that is best addressed by responding to their location instead of the individual traveling to a crisis facility.</w:t>
                </w:r>
              </w:ins>
            </w:sdtContent>
          </w:sdt>
        </w:p>
      </w:sdtContent>
    </w:sdt>
    <w:sdt>
      <w:sdtPr>
        <w:tag w:val="goog_rdk_8081"/>
        <w:id w:val="-541198893"/>
      </w:sdtPr>
      <w:sdtContent>
        <w:p w14:paraId="0000107C" w14:textId="77777777" w:rsidR="00CF3663" w:rsidRDefault="00000000">
          <w:pPr>
            <w:numPr>
              <w:ilvl w:val="0"/>
              <w:numId w:val="19"/>
            </w:numPr>
            <w:tabs>
              <w:tab w:val="left" w:pos="720"/>
              <w:tab w:val="left" w:pos="1440"/>
            </w:tabs>
            <w:spacing w:before="240"/>
            <w:rPr>
              <w:ins w:id="8131" w:author="BHA Regulatory Affairs Unit" w:date="2026-07-29T16:06:00Z"/>
            </w:rPr>
          </w:pPr>
          <w:sdt>
            <w:sdtPr>
              <w:tag w:val="goog_rdk_8080"/>
              <w:id w:val="-1432341785"/>
            </w:sdtPr>
            <w:sdtContent>
              <w:ins w:id="8132" w:author="BHA Regulatory Affairs Unit" w:date="2026-07-29T16:06:00Z">
                <w:r>
                  <w:t>Service setting</w:t>
                </w:r>
              </w:ins>
            </w:sdtContent>
          </w:sdt>
        </w:p>
      </w:sdtContent>
    </w:sdt>
    <w:sdt>
      <w:sdtPr>
        <w:tag w:val="goog_rdk_8083"/>
        <w:id w:val="-1596229936"/>
      </w:sdtPr>
      <w:sdtContent>
        <w:p w14:paraId="0000107D" w14:textId="77777777" w:rsidR="00CF3663" w:rsidRDefault="00000000">
          <w:pPr>
            <w:numPr>
              <w:ilvl w:val="1"/>
              <w:numId w:val="19"/>
            </w:numPr>
            <w:tabs>
              <w:tab w:val="left" w:pos="720"/>
              <w:tab w:val="left" w:pos="1440"/>
            </w:tabs>
            <w:spacing w:before="240"/>
            <w:rPr>
              <w:ins w:id="8133" w:author="BHA Regulatory Affairs Unit" w:date="2026-07-29T16:06:00Z"/>
            </w:rPr>
          </w:pPr>
          <w:sdt>
            <w:sdtPr>
              <w:tag w:val="goog_rdk_8082"/>
              <w:id w:val="-746970718"/>
            </w:sdtPr>
            <w:sdtContent>
              <w:ins w:id="8134" w:author="BHA Regulatory Affairs Unit" w:date="2026-07-29T16:06:00Z">
                <w:r>
                  <w:t>MCR interventions occur in the community-based setting in which the crisis takes place.</w:t>
                </w:r>
              </w:ins>
            </w:sdtContent>
          </w:sdt>
        </w:p>
      </w:sdtContent>
    </w:sdt>
    <w:sdt>
      <w:sdtPr>
        <w:tag w:val="goog_rdk_8085"/>
        <w:id w:val="1181701603"/>
      </w:sdtPr>
      <w:sdtContent>
        <w:p w14:paraId="0000107E" w14:textId="77777777" w:rsidR="00CF3663" w:rsidRDefault="00000000">
          <w:pPr>
            <w:numPr>
              <w:ilvl w:val="1"/>
              <w:numId w:val="19"/>
            </w:numPr>
            <w:tabs>
              <w:tab w:val="left" w:pos="720"/>
              <w:tab w:val="left" w:pos="1440"/>
            </w:tabs>
            <w:spacing w:before="240"/>
            <w:rPr>
              <w:ins w:id="8135" w:author="BHA Regulatory Affairs Unit" w:date="2026-07-29T16:06:00Z"/>
            </w:rPr>
          </w:pPr>
          <w:sdt>
            <w:sdtPr>
              <w:tag w:val="goog_rdk_8084"/>
              <w:id w:val="3770544"/>
            </w:sdtPr>
            <w:sdtContent>
              <w:ins w:id="8136" w:author="BHA Regulatory Affairs Unit" w:date="2026-07-29T16:06:00Z">
                <w:r>
                  <w:t>MCR interventions must not take place in locations where behavioral health personnel are employed and/or other crisis response options are expected to respond. This includes, but is not limited to:</w:t>
                </w:r>
              </w:ins>
            </w:sdtContent>
          </w:sdt>
        </w:p>
      </w:sdtContent>
    </w:sdt>
    <w:sdt>
      <w:sdtPr>
        <w:tag w:val="goog_rdk_8087"/>
        <w:id w:val="41319219"/>
      </w:sdtPr>
      <w:sdtContent>
        <w:p w14:paraId="0000107F" w14:textId="77777777" w:rsidR="00CF3663" w:rsidRDefault="00000000">
          <w:pPr>
            <w:numPr>
              <w:ilvl w:val="2"/>
              <w:numId w:val="19"/>
            </w:numPr>
            <w:tabs>
              <w:tab w:val="left" w:pos="720"/>
              <w:tab w:val="left" w:pos="1440"/>
            </w:tabs>
            <w:spacing w:before="240"/>
            <w:rPr>
              <w:ins w:id="8137" w:author="BHA Regulatory Affairs Unit" w:date="2026-07-29T16:06:00Z"/>
            </w:rPr>
          </w:pPr>
          <w:sdt>
            <w:sdtPr>
              <w:tag w:val="goog_rdk_8086"/>
              <w:id w:val="-105086741"/>
            </w:sdtPr>
            <w:sdtContent>
              <w:ins w:id="8138" w:author="BHA Regulatory Affairs Unit" w:date="2026-07-29T16:06:00Z">
                <w:r>
                  <w:t>Hospital settings, including inpatient hospitals, inpatient psychiatric hospitals, and emergency departments;</w:t>
                </w:r>
              </w:ins>
            </w:sdtContent>
          </w:sdt>
        </w:p>
      </w:sdtContent>
    </w:sdt>
    <w:sdt>
      <w:sdtPr>
        <w:tag w:val="goog_rdk_8089"/>
        <w:id w:val="-1971621277"/>
      </w:sdtPr>
      <w:sdtContent>
        <w:p w14:paraId="00001080" w14:textId="77777777" w:rsidR="00CF3663" w:rsidRDefault="00000000">
          <w:pPr>
            <w:numPr>
              <w:ilvl w:val="2"/>
              <w:numId w:val="19"/>
            </w:numPr>
            <w:tabs>
              <w:tab w:val="left" w:pos="720"/>
              <w:tab w:val="left" w:pos="1440"/>
            </w:tabs>
            <w:spacing w:before="240"/>
            <w:rPr>
              <w:ins w:id="8139" w:author="BHA Regulatory Affairs Unit" w:date="2026-07-29T16:06:00Z"/>
            </w:rPr>
          </w:pPr>
          <w:sdt>
            <w:sdtPr>
              <w:tag w:val="goog_rdk_8088"/>
              <w:id w:val="-1033703025"/>
            </w:sdtPr>
            <w:sdtContent>
              <w:ins w:id="8140" w:author="BHA Regulatory Affairs Unit" w:date="2026-07-29T16:06:00Z">
                <w:r>
                  <w:t>BHA-credentialed crisis settings as defined in Part 1.2.1 of these Rules, including Walk-In Crisis (WICs) Centers, Crisis Stabilization Units (CSUs), and Behavioral Health Crisis Centers (BHCCs);</w:t>
                </w:r>
              </w:ins>
            </w:sdtContent>
          </w:sdt>
        </w:p>
      </w:sdtContent>
    </w:sdt>
    <w:sdt>
      <w:sdtPr>
        <w:tag w:val="goog_rdk_8091"/>
        <w:id w:val="-8061855"/>
      </w:sdtPr>
      <w:sdtContent>
        <w:p w14:paraId="00001081" w14:textId="77777777" w:rsidR="00CF3663" w:rsidRDefault="00000000">
          <w:pPr>
            <w:numPr>
              <w:ilvl w:val="2"/>
              <w:numId w:val="19"/>
            </w:numPr>
            <w:tabs>
              <w:tab w:val="left" w:pos="720"/>
              <w:tab w:val="left" w:pos="1440"/>
            </w:tabs>
            <w:spacing w:before="240"/>
            <w:rPr>
              <w:ins w:id="8141" w:author="BHA Regulatory Affairs Unit" w:date="2026-07-29T16:06:00Z"/>
            </w:rPr>
          </w:pPr>
          <w:sdt>
            <w:sdtPr>
              <w:tag w:val="goog_rdk_8090"/>
              <w:id w:val="771768621"/>
            </w:sdtPr>
            <w:sdtContent>
              <w:ins w:id="8142" w:author="BHA Regulatory Affairs Unit" w:date="2026-07-29T16:06:00Z">
                <w:r>
                  <w:t>BHA-credentialed outpatient settings that offer crisis services, including Comprehensive Safety Net Providers (CSNPs) as defined in Part 1.2.1 of these Rules, and Certified Community Behavioral Health Clinics (CCBHCs);</w:t>
                </w:r>
              </w:ins>
            </w:sdtContent>
          </w:sdt>
        </w:p>
      </w:sdtContent>
    </w:sdt>
    <w:sdt>
      <w:sdtPr>
        <w:tag w:val="goog_rdk_8093"/>
        <w:id w:val="916172684"/>
      </w:sdtPr>
      <w:sdtContent>
        <w:p w14:paraId="00001082" w14:textId="77777777" w:rsidR="00CF3663" w:rsidRDefault="00000000">
          <w:pPr>
            <w:numPr>
              <w:ilvl w:val="2"/>
              <w:numId w:val="19"/>
            </w:numPr>
            <w:tabs>
              <w:tab w:val="left" w:pos="720"/>
              <w:tab w:val="left" w:pos="1440"/>
            </w:tabs>
            <w:spacing w:before="240"/>
            <w:rPr>
              <w:ins w:id="8143" w:author="BHA Regulatory Affairs Unit" w:date="2026-07-29T16:06:00Z"/>
            </w:rPr>
          </w:pPr>
          <w:sdt>
            <w:sdtPr>
              <w:tag w:val="goog_rdk_8092"/>
              <w:id w:val="-258511412"/>
            </w:sdtPr>
            <w:sdtContent>
              <w:ins w:id="8144" w:author="BHA Regulatory Affairs Unit" w:date="2026-07-29T16:06:00Z">
                <w:r>
                  <w:t>Residential settings, including:</w:t>
                </w:r>
              </w:ins>
            </w:sdtContent>
          </w:sdt>
        </w:p>
      </w:sdtContent>
    </w:sdt>
    <w:sdt>
      <w:sdtPr>
        <w:tag w:val="goog_rdk_8095"/>
        <w:id w:val="763974787"/>
      </w:sdtPr>
      <w:sdtContent>
        <w:p w14:paraId="00001083" w14:textId="77777777" w:rsidR="00CF3663" w:rsidRDefault="00000000">
          <w:pPr>
            <w:numPr>
              <w:ilvl w:val="3"/>
              <w:numId w:val="19"/>
            </w:numPr>
            <w:tabs>
              <w:tab w:val="left" w:pos="720"/>
              <w:tab w:val="left" w:pos="1440"/>
            </w:tabs>
            <w:spacing w:before="240"/>
            <w:rPr>
              <w:ins w:id="8145" w:author="BHA Regulatory Affairs Unit" w:date="2026-07-29T16:06:00Z"/>
            </w:rPr>
          </w:pPr>
          <w:sdt>
            <w:sdtPr>
              <w:tag w:val="goog_rdk_8094"/>
              <w:id w:val="1879501167"/>
            </w:sdtPr>
            <w:sdtContent>
              <w:ins w:id="8146" w:author="BHA Regulatory Affairs Unit" w:date="2026-07-29T16:06:00Z">
                <w:r>
                  <w:t>Residential Child Care Facilities (RCCFs) as defined in Part 1.2.1 of these Rules, such as Psychiatric Residential Treatment Facilities (PRTFs) and Qualified Residential Treatment Programs (QRTPs);</w:t>
                </w:r>
              </w:ins>
            </w:sdtContent>
          </w:sdt>
        </w:p>
      </w:sdtContent>
    </w:sdt>
    <w:sdt>
      <w:sdtPr>
        <w:tag w:val="goog_rdk_8097"/>
        <w:id w:val="-775550920"/>
      </w:sdtPr>
      <w:sdtContent>
        <w:p w14:paraId="00001084" w14:textId="77777777" w:rsidR="00CF3663" w:rsidRDefault="00000000">
          <w:pPr>
            <w:numPr>
              <w:ilvl w:val="3"/>
              <w:numId w:val="19"/>
            </w:numPr>
            <w:tabs>
              <w:tab w:val="left" w:pos="720"/>
              <w:tab w:val="left" w:pos="1440"/>
            </w:tabs>
            <w:spacing w:before="240"/>
            <w:rPr>
              <w:ins w:id="8147" w:author="BHA Regulatory Affairs Unit" w:date="2026-07-29T16:06:00Z"/>
            </w:rPr>
          </w:pPr>
          <w:sdt>
            <w:sdtPr>
              <w:tag w:val="goog_rdk_8096"/>
              <w:id w:val="1176083958"/>
            </w:sdtPr>
            <w:sdtContent>
              <w:ins w:id="8148" w:author="BHA Regulatory Affairs Unit" w:date="2026-07-29T16:06:00Z">
                <w:r>
                  <w:t>Agencies credentialed by BHA to provide ASAM Level 3 services, including the following levels of care, as defined in Part 1.2.1 of these Rules:</w:t>
                </w:r>
              </w:ins>
            </w:sdtContent>
          </w:sdt>
        </w:p>
      </w:sdtContent>
    </w:sdt>
    <w:sdt>
      <w:sdtPr>
        <w:tag w:val="goog_rdk_8099"/>
        <w:id w:val="974627957"/>
      </w:sdtPr>
      <w:sdtContent>
        <w:p w14:paraId="00001085" w14:textId="77777777" w:rsidR="00CF3663" w:rsidRDefault="00000000">
          <w:pPr>
            <w:numPr>
              <w:ilvl w:val="4"/>
              <w:numId w:val="19"/>
            </w:numPr>
            <w:tabs>
              <w:tab w:val="left" w:pos="720"/>
              <w:tab w:val="left" w:pos="1440"/>
            </w:tabs>
            <w:spacing w:before="240"/>
            <w:rPr>
              <w:ins w:id="8149" w:author="BHA Regulatory Affairs Unit" w:date="2026-07-29T16:06:00Z"/>
            </w:rPr>
          </w:pPr>
          <w:sdt>
            <w:sdtPr>
              <w:tag w:val="goog_rdk_8098"/>
              <w:id w:val="829154694"/>
            </w:sdtPr>
            <w:sdtContent>
              <w:ins w:id="8150" w:author="BHA Regulatory Affairs Unit" w:date="2026-07-29T16:06:00Z">
                <w:r>
                  <w:t>ASAM Level 3.1-type services;</w:t>
                </w:r>
              </w:ins>
            </w:sdtContent>
          </w:sdt>
        </w:p>
      </w:sdtContent>
    </w:sdt>
    <w:sdt>
      <w:sdtPr>
        <w:tag w:val="goog_rdk_8101"/>
        <w:id w:val="99523580"/>
      </w:sdtPr>
      <w:sdtContent>
        <w:p w14:paraId="00001086" w14:textId="77777777" w:rsidR="00CF3663" w:rsidRDefault="00000000">
          <w:pPr>
            <w:numPr>
              <w:ilvl w:val="4"/>
              <w:numId w:val="19"/>
            </w:numPr>
            <w:tabs>
              <w:tab w:val="left" w:pos="720"/>
              <w:tab w:val="left" w:pos="1440"/>
            </w:tabs>
            <w:spacing w:before="240"/>
            <w:rPr>
              <w:ins w:id="8151" w:author="BHA Regulatory Affairs Unit" w:date="2026-07-29T16:06:00Z"/>
            </w:rPr>
          </w:pPr>
          <w:sdt>
            <w:sdtPr>
              <w:tag w:val="goog_rdk_8100"/>
              <w:id w:val="1973147555"/>
            </w:sdtPr>
            <w:sdtContent>
              <w:ins w:id="8152" w:author="BHA Regulatory Affairs Unit" w:date="2026-07-29T16:06:00Z">
                <w:r>
                  <w:t>ASAM Level 3.5-type services; and</w:t>
                </w:r>
              </w:ins>
            </w:sdtContent>
          </w:sdt>
        </w:p>
      </w:sdtContent>
    </w:sdt>
    <w:sdt>
      <w:sdtPr>
        <w:tag w:val="goog_rdk_8103"/>
        <w:id w:val="-1400448519"/>
      </w:sdtPr>
      <w:sdtContent>
        <w:p w14:paraId="00001087" w14:textId="77777777" w:rsidR="00CF3663" w:rsidRDefault="00000000">
          <w:pPr>
            <w:numPr>
              <w:ilvl w:val="4"/>
              <w:numId w:val="19"/>
            </w:numPr>
            <w:tabs>
              <w:tab w:val="left" w:pos="720"/>
              <w:tab w:val="left" w:pos="1440"/>
            </w:tabs>
            <w:spacing w:before="240"/>
            <w:rPr>
              <w:ins w:id="8153" w:author="BHA Regulatory Affairs Unit" w:date="2026-07-29T16:06:00Z"/>
            </w:rPr>
          </w:pPr>
          <w:sdt>
            <w:sdtPr>
              <w:tag w:val="goog_rdk_8102"/>
              <w:id w:val="520739095"/>
            </w:sdtPr>
            <w:sdtContent>
              <w:ins w:id="8154" w:author="BHA Regulatory Affairs Unit" w:date="2026-07-29T16:06:00Z">
                <w:r>
                  <w:t>ASAM Level 3.7-type services.</w:t>
                </w:r>
              </w:ins>
            </w:sdtContent>
          </w:sdt>
        </w:p>
      </w:sdtContent>
    </w:sdt>
    <w:sdt>
      <w:sdtPr>
        <w:tag w:val="goog_rdk_8105"/>
        <w:id w:val="-934449914"/>
      </w:sdtPr>
      <w:sdtContent>
        <w:p w14:paraId="00001088" w14:textId="77777777" w:rsidR="00CF3663" w:rsidRDefault="00000000">
          <w:pPr>
            <w:numPr>
              <w:ilvl w:val="2"/>
              <w:numId w:val="19"/>
            </w:numPr>
            <w:tabs>
              <w:tab w:val="left" w:pos="720"/>
              <w:tab w:val="left" w:pos="1440"/>
            </w:tabs>
            <w:spacing w:before="240"/>
            <w:rPr>
              <w:ins w:id="8155" w:author="BHA Regulatory Affairs Unit" w:date="2026-07-29T16:06:00Z"/>
            </w:rPr>
          </w:pPr>
          <w:sdt>
            <w:sdtPr>
              <w:tag w:val="goog_rdk_8104"/>
              <w:id w:val="898222099"/>
            </w:sdtPr>
            <w:sdtContent>
              <w:ins w:id="8156" w:author="BHA Regulatory Affairs Unit" w:date="2026-07-29T16:06:00Z">
                <w:r>
                  <w:t>Inpatient alcohol and drug rehabilitation centers; and</w:t>
                </w:r>
              </w:ins>
            </w:sdtContent>
          </w:sdt>
        </w:p>
      </w:sdtContent>
    </w:sdt>
    <w:sdt>
      <w:sdtPr>
        <w:tag w:val="goog_rdk_8107"/>
        <w:id w:val="1916687168"/>
      </w:sdtPr>
      <w:sdtContent>
        <w:p w14:paraId="00001089" w14:textId="77777777" w:rsidR="00CF3663" w:rsidRDefault="00000000">
          <w:pPr>
            <w:numPr>
              <w:ilvl w:val="2"/>
              <w:numId w:val="19"/>
            </w:numPr>
            <w:tabs>
              <w:tab w:val="left" w:pos="720"/>
              <w:tab w:val="left" w:pos="1440"/>
            </w:tabs>
            <w:spacing w:before="240"/>
            <w:rPr>
              <w:ins w:id="8157" w:author="BHA Regulatory Affairs Unit" w:date="2026-07-29T16:06:00Z"/>
            </w:rPr>
          </w:pPr>
          <w:sdt>
            <w:sdtPr>
              <w:tag w:val="goog_rdk_8106"/>
              <w:id w:val="-1953559438"/>
            </w:sdtPr>
            <w:sdtContent>
              <w:ins w:id="8158" w:author="BHA Regulatory Affairs Unit" w:date="2026-07-29T16:06:00Z">
                <w:r>
                  <w:t>Prisons and jails.</w:t>
                </w:r>
              </w:ins>
            </w:sdtContent>
          </w:sdt>
        </w:p>
      </w:sdtContent>
    </w:sdt>
    <w:sdt>
      <w:sdtPr>
        <w:tag w:val="goog_rdk_8109"/>
        <w:id w:val="851820553"/>
      </w:sdtPr>
      <w:sdtContent>
        <w:p w14:paraId="0000108A" w14:textId="77777777" w:rsidR="00CF3663" w:rsidRDefault="00000000">
          <w:pPr>
            <w:numPr>
              <w:ilvl w:val="0"/>
              <w:numId w:val="19"/>
            </w:numPr>
            <w:tabs>
              <w:tab w:val="left" w:pos="720"/>
              <w:tab w:val="left" w:pos="1440"/>
            </w:tabs>
            <w:spacing w:before="240"/>
            <w:rPr>
              <w:ins w:id="8159" w:author="BHA Regulatory Affairs Unit" w:date="2026-07-29T16:06:00Z"/>
            </w:rPr>
          </w:pPr>
          <w:sdt>
            <w:sdtPr>
              <w:tag w:val="goog_rdk_8108"/>
              <w:id w:val="-1663938419"/>
            </w:sdtPr>
            <w:sdtContent>
              <w:ins w:id="8160" w:author="BHA Regulatory Affairs Unit" w:date="2026-07-29T16:06:00Z">
                <w:r>
                  <w:t>Service components and capabilities</w:t>
                </w:r>
              </w:ins>
            </w:sdtContent>
          </w:sdt>
        </w:p>
      </w:sdtContent>
    </w:sdt>
    <w:sdt>
      <w:sdtPr>
        <w:tag w:val="goog_rdk_8111"/>
        <w:id w:val="-2093862230"/>
      </w:sdtPr>
      <w:sdtContent>
        <w:p w14:paraId="0000108B" w14:textId="77777777" w:rsidR="00CF3663" w:rsidRDefault="00000000">
          <w:pPr>
            <w:numPr>
              <w:ilvl w:val="1"/>
              <w:numId w:val="19"/>
            </w:numPr>
            <w:tabs>
              <w:tab w:val="left" w:pos="720"/>
              <w:tab w:val="left" w:pos="1440"/>
            </w:tabs>
            <w:spacing w:before="240"/>
            <w:rPr>
              <w:ins w:id="8161" w:author="BHA Regulatory Affairs Unit" w:date="2026-07-29T16:06:00Z"/>
            </w:rPr>
          </w:pPr>
          <w:sdt>
            <w:sdtPr>
              <w:tag w:val="goog_rdk_8110"/>
              <w:id w:val="688538562"/>
            </w:sdtPr>
            <w:sdtContent>
              <w:ins w:id="8162" w:author="BHA Regulatory Affairs Unit" w:date="2026-07-29T16:06:00Z">
                <w:r>
                  <w:t>Agencies providing MCR services must operate twenty-four (24) hours per day, seven (7) days per week, and three hundred and sixty-five (365) days per year.</w:t>
                </w:r>
              </w:ins>
            </w:sdtContent>
          </w:sdt>
        </w:p>
      </w:sdtContent>
    </w:sdt>
    <w:sdt>
      <w:sdtPr>
        <w:tag w:val="goog_rdk_8113"/>
        <w:id w:val="860930462"/>
      </w:sdtPr>
      <w:sdtContent>
        <w:p w14:paraId="0000108C" w14:textId="77777777" w:rsidR="00CF3663" w:rsidRDefault="00000000">
          <w:pPr>
            <w:numPr>
              <w:ilvl w:val="1"/>
              <w:numId w:val="19"/>
            </w:numPr>
            <w:tabs>
              <w:tab w:val="left" w:pos="720"/>
              <w:tab w:val="left" w:pos="1440"/>
            </w:tabs>
            <w:spacing w:before="240"/>
            <w:rPr>
              <w:ins w:id="8163" w:author="BHA Regulatory Affairs Unit" w:date="2026-07-29T16:06:00Z"/>
            </w:rPr>
          </w:pPr>
          <w:sdt>
            <w:sdtPr>
              <w:tag w:val="goog_rdk_8112"/>
              <w:id w:val="-711947683"/>
            </w:sdtPr>
            <w:sdtContent>
              <w:ins w:id="8164" w:author="BHA Regulatory Affairs Unit" w:date="2026-07-29T16:06:00Z">
                <w:r>
                  <w:t>Agencies providing MCR services must have the capacity to:</w:t>
                </w:r>
              </w:ins>
            </w:sdtContent>
          </w:sdt>
        </w:p>
      </w:sdtContent>
    </w:sdt>
    <w:sdt>
      <w:sdtPr>
        <w:tag w:val="goog_rdk_8115"/>
        <w:id w:val="-1052597072"/>
      </w:sdtPr>
      <w:sdtContent>
        <w:p w14:paraId="0000108D" w14:textId="77777777" w:rsidR="00CF3663" w:rsidRDefault="00000000">
          <w:pPr>
            <w:numPr>
              <w:ilvl w:val="2"/>
              <w:numId w:val="19"/>
            </w:numPr>
            <w:tabs>
              <w:tab w:val="left" w:pos="720"/>
              <w:tab w:val="left" w:pos="1440"/>
            </w:tabs>
            <w:spacing w:before="240"/>
            <w:rPr>
              <w:ins w:id="8165" w:author="BHA Regulatory Affairs Unit" w:date="2026-07-29T16:06:00Z"/>
            </w:rPr>
          </w:pPr>
          <w:sdt>
            <w:sdtPr>
              <w:tag w:val="goog_rdk_8114"/>
              <w:id w:val="-2101900584"/>
            </w:sdtPr>
            <w:sdtContent>
              <w:ins w:id="8166" w:author="BHA Regulatory Affairs Unit" w:date="2026-07-29T16:06:00Z">
                <w:r>
                  <w:t>Intervene where the crisis occurs;</w:t>
                </w:r>
              </w:ins>
            </w:sdtContent>
          </w:sdt>
        </w:p>
      </w:sdtContent>
    </w:sdt>
    <w:sdt>
      <w:sdtPr>
        <w:tag w:val="goog_rdk_8117"/>
        <w:id w:val="475882842"/>
      </w:sdtPr>
      <w:sdtContent>
        <w:p w14:paraId="0000108E" w14:textId="77777777" w:rsidR="00CF3663" w:rsidRDefault="00000000">
          <w:pPr>
            <w:numPr>
              <w:ilvl w:val="2"/>
              <w:numId w:val="19"/>
            </w:numPr>
            <w:tabs>
              <w:tab w:val="left" w:pos="720"/>
              <w:tab w:val="left" w:pos="1440"/>
            </w:tabs>
            <w:spacing w:before="240"/>
            <w:rPr>
              <w:ins w:id="8167" w:author="BHA Regulatory Affairs Unit" w:date="2026-07-29T16:06:00Z"/>
            </w:rPr>
          </w:pPr>
          <w:sdt>
            <w:sdtPr>
              <w:tag w:val="goog_rdk_8116"/>
              <w:id w:val="-327214403"/>
            </w:sdtPr>
            <w:sdtContent>
              <w:ins w:id="8168" w:author="BHA Regulatory Affairs Unit" w:date="2026-07-29T16:06:00Z">
                <w:r>
                  <w:t>Coordinate multiple simultaneous requests for services;</w:t>
                </w:r>
              </w:ins>
            </w:sdtContent>
          </w:sdt>
        </w:p>
      </w:sdtContent>
    </w:sdt>
    <w:sdt>
      <w:sdtPr>
        <w:tag w:val="goog_rdk_8119"/>
        <w:id w:val="-725569481"/>
      </w:sdtPr>
      <w:sdtContent>
        <w:p w14:paraId="0000108F" w14:textId="77777777" w:rsidR="00CF3663" w:rsidRDefault="00000000">
          <w:pPr>
            <w:numPr>
              <w:ilvl w:val="2"/>
              <w:numId w:val="19"/>
            </w:numPr>
            <w:tabs>
              <w:tab w:val="left" w:pos="720"/>
              <w:tab w:val="left" w:pos="1440"/>
            </w:tabs>
            <w:spacing w:before="240"/>
            <w:rPr>
              <w:ins w:id="8169" w:author="BHA Regulatory Affairs Unit" w:date="2026-07-29T16:06:00Z"/>
            </w:rPr>
          </w:pPr>
          <w:sdt>
            <w:sdtPr>
              <w:tag w:val="goog_rdk_8118"/>
              <w:id w:val="-1484866287"/>
            </w:sdtPr>
            <w:sdtContent>
              <w:ins w:id="8170" w:author="BHA Regulatory Affairs Unit" w:date="2026-07-29T16:06:00Z">
                <w:r>
                  <w:t>Work closely with law enforcement, emergency medical services, crisis hotlines, schools, and hospital emergency departments; and</w:t>
                </w:r>
              </w:ins>
            </w:sdtContent>
          </w:sdt>
        </w:p>
      </w:sdtContent>
    </w:sdt>
    <w:sdt>
      <w:sdtPr>
        <w:tag w:val="goog_rdk_8121"/>
        <w:id w:val="1580443248"/>
      </w:sdtPr>
      <w:sdtContent>
        <w:p w14:paraId="00001090" w14:textId="77777777" w:rsidR="00CF3663" w:rsidRDefault="00000000">
          <w:pPr>
            <w:numPr>
              <w:ilvl w:val="2"/>
              <w:numId w:val="19"/>
            </w:numPr>
            <w:tabs>
              <w:tab w:val="left" w:pos="720"/>
              <w:tab w:val="left" w:pos="1440"/>
            </w:tabs>
            <w:spacing w:before="240"/>
            <w:rPr>
              <w:ins w:id="8171" w:author="BHA Regulatory Affairs Unit" w:date="2026-07-29T16:06:00Z"/>
            </w:rPr>
          </w:pPr>
          <w:sdt>
            <w:sdtPr>
              <w:tag w:val="goog_rdk_8120"/>
              <w:id w:val="-2080815240"/>
            </w:sdtPr>
            <w:sdtContent>
              <w:ins w:id="8172" w:author="BHA Regulatory Affairs Unit" w:date="2026-07-29T16:06:00Z">
                <w:r>
                  <w:t>Serve priority populations, as defined in Part 1.2.1 of these Rules, in community-based settings.</w:t>
                </w:r>
              </w:ins>
            </w:sdtContent>
          </w:sdt>
        </w:p>
      </w:sdtContent>
    </w:sdt>
    <w:sdt>
      <w:sdtPr>
        <w:tag w:val="goog_rdk_8123"/>
        <w:id w:val="-426421393"/>
      </w:sdtPr>
      <w:sdtContent>
        <w:p w14:paraId="00001091" w14:textId="77777777" w:rsidR="00CF3663" w:rsidRDefault="00000000">
          <w:pPr>
            <w:numPr>
              <w:ilvl w:val="1"/>
              <w:numId w:val="19"/>
            </w:numPr>
            <w:tabs>
              <w:tab w:val="left" w:pos="720"/>
              <w:tab w:val="left" w:pos="1440"/>
            </w:tabs>
            <w:spacing w:before="240"/>
            <w:rPr>
              <w:ins w:id="8173" w:author="BHA Regulatory Affairs Unit" w:date="2026-07-29T16:06:00Z"/>
            </w:rPr>
          </w:pPr>
          <w:sdt>
            <w:sdtPr>
              <w:tag w:val="goog_rdk_8122"/>
              <w:id w:val="-1599348841"/>
            </w:sdtPr>
            <w:sdtContent>
              <w:ins w:id="8174" w:author="BHA Regulatory Affairs Unit" w:date="2026-07-29T16:06:00Z">
                <w:r>
                  <w:t>Agencies providing MCR services must:</w:t>
                </w:r>
              </w:ins>
            </w:sdtContent>
          </w:sdt>
        </w:p>
      </w:sdtContent>
    </w:sdt>
    <w:sdt>
      <w:sdtPr>
        <w:tag w:val="goog_rdk_8125"/>
        <w:id w:val="1473353086"/>
      </w:sdtPr>
      <w:sdtContent>
        <w:p w14:paraId="00001092" w14:textId="77777777" w:rsidR="00CF3663" w:rsidRDefault="00000000">
          <w:pPr>
            <w:numPr>
              <w:ilvl w:val="2"/>
              <w:numId w:val="19"/>
            </w:numPr>
            <w:tabs>
              <w:tab w:val="left" w:pos="720"/>
              <w:tab w:val="left" w:pos="1440"/>
            </w:tabs>
            <w:spacing w:before="240"/>
            <w:rPr>
              <w:ins w:id="8175" w:author="BHA Regulatory Affairs Unit" w:date="2026-07-29T16:06:00Z"/>
            </w:rPr>
          </w:pPr>
          <w:sdt>
            <w:sdtPr>
              <w:tag w:val="goog_rdk_8124"/>
              <w:id w:val="-575573015"/>
            </w:sdtPr>
            <w:sdtContent>
              <w:ins w:id="8176" w:author="BHA Regulatory Affairs Unit" w:date="2026-07-29T16:06:00Z">
                <w:r>
                  <w:t>Provide a timely paired mobile response to behavioral health crises in the community, with response timeframes set forth in Part 6.2.2.D.6 of this Chapter 6;</w:t>
                </w:r>
              </w:ins>
            </w:sdtContent>
          </w:sdt>
        </w:p>
      </w:sdtContent>
    </w:sdt>
    <w:sdt>
      <w:sdtPr>
        <w:tag w:val="goog_rdk_8127"/>
        <w:id w:val="900595147"/>
      </w:sdtPr>
      <w:sdtContent>
        <w:p w14:paraId="00001093" w14:textId="77777777" w:rsidR="00CF3663" w:rsidRDefault="00000000">
          <w:pPr>
            <w:numPr>
              <w:ilvl w:val="2"/>
              <w:numId w:val="19"/>
            </w:numPr>
            <w:tabs>
              <w:tab w:val="left" w:pos="720"/>
              <w:tab w:val="left" w:pos="1440"/>
            </w:tabs>
            <w:spacing w:before="240"/>
            <w:rPr>
              <w:ins w:id="8177" w:author="BHA Regulatory Affairs Unit" w:date="2026-07-29T16:06:00Z"/>
            </w:rPr>
          </w:pPr>
          <w:sdt>
            <w:sdtPr>
              <w:tag w:val="goog_rdk_8126"/>
              <w:id w:val="-1549037685"/>
            </w:sdtPr>
            <w:sdtContent>
              <w:ins w:id="8178" w:author="BHA Regulatory Affairs Unit" w:date="2026-07-29T16:06:00Z">
                <w:r>
                  <w:t>Triage, screen, and assess an individual and the overall crisis situation to decide if a medical or law enforcement-involved response is needed; and</w:t>
                </w:r>
              </w:ins>
            </w:sdtContent>
          </w:sdt>
        </w:p>
      </w:sdtContent>
    </w:sdt>
    <w:sdt>
      <w:sdtPr>
        <w:tag w:val="goog_rdk_8129"/>
        <w:id w:val="-1146297975"/>
      </w:sdtPr>
      <w:sdtContent>
        <w:p w14:paraId="00001094" w14:textId="77777777" w:rsidR="00CF3663" w:rsidRDefault="00000000">
          <w:pPr>
            <w:numPr>
              <w:ilvl w:val="2"/>
              <w:numId w:val="19"/>
            </w:numPr>
            <w:tabs>
              <w:tab w:val="left" w:pos="720"/>
              <w:tab w:val="left" w:pos="1440"/>
            </w:tabs>
            <w:spacing w:before="240"/>
            <w:rPr>
              <w:ins w:id="8179" w:author="BHA Regulatory Affairs Unit" w:date="2026-07-29T16:06:00Z"/>
            </w:rPr>
          </w:pPr>
          <w:sdt>
            <w:sdtPr>
              <w:tag w:val="goog_rdk_8128"/>
              <w:id w:val="561313396"/>
            </w:sdtPr>
            <w:sdtContent>
              <w:ins w:id="8180" w:author="BHA Regulatory Affairs Unit" w:date="2026-07-29T16:06:00Z">
                <w:r>
                  <w:t>Provide referrals and facilitate transitions to other agencies providing crisis services, BHEs, and community-based services, as clinically indicated.</w:t>
                </w:r>
              </w:ins>
            </w:sdtContent>
          </w:sdt>
        </w:p>
      </w:sdtContent>
    </w:sdt>
    <w:sdt>
      <w:sdtPr>
        <w:tag w:val="goog_rdk_8131"/>
        <w:id w:val="765703061"/>
      </w:sdtPr>
      <w:sdtContent>
        <w:p w14:paraId="00001095" w14:textId="77777777" w:rsidR="00CF3663" w:rsidRDefault="00000000">
          <w:pPr>
            <w:numPr>
              <w:ilvl w:val="1"/>
              <w:numId w:val="19"/>
            </w:numPr>
            <w:tabs>
              <w:tab w:val="left" w:pos="720"/>
              <w:tab w:val="left" w:pos="1440"/>
            </w:tabs>
            <w:spacing w:before="240"/>
            <w:rPr>
              <w:ins w:id="8181" w:author="BHA Regulatory Affairs Unit" w:date="2026-07-29T16:06:00Z"/>
            </w:rPr>
          </w:pPr>
          <w:sdt>
            <w:sdtPr>
              <w:tag w:val="goog_rdk_8130"/>
              <w:id w:val="-1320938141"/>
            </w:sdtPr>
            <w:sdtContent>
              <w:ins w:id="8182" w:author="BHA Regulatory Affairs Unit" w:date="2026-07-29T16:06:00Z">
                <w:r>
                  <w:t>Agencies providing MCR services provide brief intervention, stabilization, and de-escalation services intended to maintain an individual’s stability in the community, whenever possible. This may include, but is not limited to:</w:t>
                </w:r>
              </w:ins>
            </w:sdtContent>
          </w:sdt>
        </w:p>
      </w:sdtContent>
    </w:sdt>
    <w:sdt>
      <w:sdtPr>
        <w:tag w:val="goog_rdk_8133"/>
        <w:id w:val="-1534867513"/>
      </w:sdtPr>
      <w:sdtContent>
        <w:p w14:paraId="00001096" w14:textId="77777777" w:rsidR="00CF3663" w:rsidRDefault="00000000">
          <w:pPr>
            <w:numPr>
              <w:ilvl w:val="2"/>
              <w:numId w:val="19"/>
            </w:numPr>
            <w:tabs>
              <w:tab w:val="left" w:pos="720"/>
              <w:tab w:val="left" w:pos="1440"/>
            </w:tabs>
            <w:spacing w:before="240"/>
            <w:rPr>
              <w:ins w:id="8183" w:author="BHA Regulatory Affairs Unit" w:date="2026-07-29T16:06:00Z"/>
            </w:rPr>
          </w:pPr>
          <w:sdt>
            <w:sdtPr>
              <w:tag w:val="goog_rdk_8132"/>
              <w:id w:val="126971026"/>
            </w:sdtPr>
            <w:sdtContent>
              <w:ins w:id="8184" w:author="BHA Regulatory Affairs Unit" w:date="2026-07-29T16:06:00Z">
                <w:r>
                  <w:t>On-site interventions, including solution-focused crisis counseling, for immediate de-escalation of presenting behavioral health issues;</w:t>
                </w:r>
              </w:ins>
            </w:sdtContent>
          </w:sdt>
        </w:p>
      </w:sdtContent>
    </w:sdt>
    <w:sdt>
      <w:sdtPr>
        <w:tag w:val="goog_rdk_8135"/>
        <w:id w:val="-1336909049"/>
      </w:sdtPr>
      <w:sdtContent>
        <w:p w14:paraId="00001097" w14:textId="77777777" w:rsidR="00CF3663" w:rsidRDefault="00000000">
          <w:pPr>
            <w:numPr>
              <w:ilvl w:val="2"/>
              <w:numId w:val="19"/>
            </w:numPr>
            <w:tabs>
              <w:tab w:val="left" w:pos="720"/>
              <w:tab w:val="left" w:pos="1440"/>
            </w:tabs>
            <w:spacing w:before="240"/>
            <w:rPr>
              <w:ins w:id="8185" w:author="BHA Regulatory Affairs Unit" w:date="2026-07-29T16:06:00Z"/>
            </w:rPr>
          </w:pPr>
          <w:sdt>
            <w:sdtPr>
              <w:tag w:val="goog_rdk_8134"/>
              <w:id w:val="1562241245"/>
            </w:sdtPr>
            <w:sdtContent>
              <w:ins w:id="8186" w:author="BHA Regulatory Affairs Unit" w:date="2026-07-29T16:06:00Z">
                <w:r>
                  <w:t>Coordination with other providers involved in an individual’s or family’s care;</w:t>
                </w:r>
              </w:ins>
            </w:sdtContent>
          </w:sdt>
        </w:p>
      </w:sdtContent>
    </w:sdt>
    <w:sdt>
      <w:sdtPr>
        <w:tag w:val="goog_rdk_8137"/>
        <w:id w:val="1043633169"/>
      </w:sdtPr>
      <w:sdtContent>
        <w:p w14:paraId="00001098" w14:textId="77777777" w:rsidR="00CF3663" w:rsidRDefault="00000000">
          <w:pPr>
            <w:numPr>
              <w:ilvl w:val="2"/>
              <w:numId w:val="19"/>
            </w:numPr>
            <w:tabs>
              <w:tab w:val="left" w:pos="720"/>
              <w:tab w:val="left" w:pos="1440"/>
            </w:tabs>
            <w:spacing w:before="240"/>
            <w:rPr>
              <w:ins w:id="8187" w:author="BHA Regulatory Affairs Unit" w:date="2026-07-29T16:06:00Z"/>
            </w:rPr>
          </w:pPr>
          <w:sdt>
            <w:sdtPr>
              <w:tag w:val="goog_rdk_8136"/>
              <w:id w:val="1291321784"/>
            </w:sdtPr>
            <w:sdtContent>
              <w:ins w:id="8188" w:author="BHA Regulatory Affairs Unit" w:date="2026-07-29T16:06:00Z">
                <w:r>
                  <w:t>Skill development, psychosocial education, and initial identification of resources needed to stabilize the presenting situation;</w:t>
                </w:r>
              </w:ins>
            </w:sdtContent>
          </w:sdt>
        </w:p>
      </w:sdtContent>
    </w:sdt>
    <w:sdt>
      <w:sdtPr>
        <w:tag w:val="goog_rdk_8139"/>
        <w:id w:val="393231592"/>
      </w:sdtPr>
      <w:sdtContent>
        <w:p w14:paraId="00001099" w14:textId="77777777" w:rsidR="00CF3663" w:rsidRDefault="00000000">
          <w:pPr>
            <w:numPr>
              <w:ilvl w:val="2"/>
              <w:numId w:val="19"/>
            </w:numPr>
            <w:tabs>
              <w:tab w:val="left" w:pos="720"/>
              <w:tab w:val="left" w:pos="1440"/>
            </w:tabs>
            <w:spacing w:before="240"/>
            <w:rPr>
              <w:ins w:id="8189" w:author="BHA Regulatory Affairs Unit" w:date="2026-07-29T16:06:00Z"/>
            </w:rPr>
          </w:pPr>
          <w:sdt>
            <w:sdtPr>
              <w:tag w:val="goog_rdk_8138"/>
              <w:id w:val="1706340968"/>
            </w:sdtPr>
            <w:sdtContent>
              <w:ins w:id="8190" w:author="BHA Regulatory Affairs Unit" w:date="2026-07-29T16:06:00Z">
                <w:r>
                  <w:t>Crisis prevention strategies and resources to cope with presenting emotional symptoms, behaviors, and existing circumstances and avoid future crises, including safety planning and education regarding lethal means restriction, as defined in Part 1.2.1 of these Rules;</w:t>
                </w:r>
              </w:ins>
            </w:sdtContent>
          </w:sdt>
        </w:p>
      </w:sdtContent>
    </w:sdt>
    <w:sdt>
      <w:sdtPr>
        <w:tag w:val="goog_rdk_8141"/>
        <w:id w:val="413868111"/>
      </w:sdtPr>
      <w:sdtContent>
        <w:p w14:paraId="0000109A" w14:textId="77777777" w:rsidR="00CF3663" w:rsidRDefault="00000000">
          <w:pPr>
            <w:numPr>
              <w:ilvl w:val="2"/>
              <w:numId w:val="19"/>
            </w:numPr>
            <w:tabs>
              <w:tab w:val="left" w:pos="720"/>
              <w:tab w:val="left" w:pos="1440"/>
            </w:tabs>
            <w:spacing w:before="240"/>
            <w:rPr>
              <w:ins w:id="8191" w:author="BHA Regulatory Affairs Unit" w:date="2026-07-29T16:06:00Z"/>
            </w:rPr>
          </w:pPr>
          <w:sdt>
            <w:sdtPr>
              <w:tag w:val="goog_rdk_8140"/>
              <w:id w:val="877612143"/>
            </w:sdtPr>
            <w:sdtContent>
              <w:ins w:id="8192" w:author="BHA Regulatory Affairs Unit" w:date="2026-07-29T16:06:00Z">
                <w:r>
                  <w:t>Immediate coordination with other crisis providers, including but not limited to, WICs, CSUs, BHCCs, and respite services. This includes coordination with PSP services, when needed;</w:t>
                </w:r>
              </w:ins>
            </w:sdtContent>
          </w:sdt>
        </w:p>
      </w:sdtContent>
    </w:sdt>
    <w:sdt>
      <w:sdtPr>
        <w:tag w:val="goog_rdk_8143"/>
        <w:id w:val="1052972500"/>
      </w:sdtPr>
      <w:sdtContent>
        <w:p w14:paraId="0000109B" w14:textId="77777777" w:rsidR="00CF3663" w:rsidRDefault="00000000">
          <w:pPr>
            <w:numPr>
              <w:ilvl w:val="2"/>
              <w:numId w:val="19"/>
            </w:numPr>
            <w:tabs>
              <w:tab w:val="left" w:pos="720"/>
              <w:tab w:val="left" w:pos="1440"/>
            </w:tabs>
            <w:spacing w:before="240"/>
            <w:rPr>
              <w:ins w:id="8193" w:author="BHA Regulatory Affairs Unit" w:date="2026-07-29T16:06:00Z"/>
            </w:rPr>
          </w:pPr>
          <w:sdt>
            <w:sdtPr>
              <w:tag w:val="goog_rdk_8142"/>
              <w:id w:val="1128010128"/>
            </w:sdtPr>
            <w:sdtContent>
              <w:ins w:id="8194" w:author="BHA Regulatory Affairs Unit" w:date="2026-07-29T16:06:00Z">
                <w:r>
                  <w:t>Prioritization of remaining in the community, especially for children and youth in need of services. MCRs must prioritize crisis responses in home and community-based settings, including schools, recreational centers, homeless shelters, and other community centers for children;</w:t>
                </w:r>
              </w:ins>
            </w:sdtContent>
          </w:sdt>
        </w:p>
      </w:sdtContent>
    </w:sdt>
    <w:sdt>
      <w:sdtPr>
        <w:tag w:val="goog_rdk_8145"/>
        <w:id w:val="-2053636183"/>
      </w:sdtPr>
      <w:sdtContent>
        <w:p w14:paraId="0000109C" w14:textId="77777777" w:rsidR="00CF3663" w:rsidRDefault="00000000">
          <w:pPr>
            <w:numPr>
              <w:ilvl w:val="2"/>
              <w:numId w:val="19"/>
            </w:numPr>
            <w:tabs>
              <w:tab w:val="left" w:pos="720"/>
              <w:tab w:val="left" w:pos="1440"/>
            </w:tabs>
            <w:spacing w:before="240"/>
            <w:rPr>
              <w:ins w:id="8195" w:author="BHA Regulatory Affairs Unit" w:date="2026-07-29T16:06:00Z"/>
            </w:rPr>
          </w:pPr>
          <w:sdt>
            <w:sdtPr>
              <w:tag w:val="goog_rdk_8144"/>
              <w:id w:val="470070294"/>
            </w:sdtPr>
            <w:sdtContent>
              <w:ins w:id="8196" w:author="BHA Regulatory Affairs Unit" w:date="2026-07-29T16:06:00Z">
                <w:r>
                  <w:t>Provide life-saving interventions, including the administration of an opioid overdose reversal medication, when needed; and</w:t>
                </w:r>
              </w:ins>
            </w:sdtContent>
          </w:sdt>
        </w:p>
      </w:sdtContent>
    </w:sdt>
    <w:sdt>
      <w:sdtPr>
        <w:tag w:val="goog_rdk_8147"/>
        <w:id w:val="-425450728"/>
      </w:sdtPr>
      <w:sdtContent>
        <w:p w14:paraId="0000109D" w14:textId="77777777" w:rsidR="00CF3663" w:rsidRDefault="00000000">
          <w:pPr>
            <w:numPr>
              <w:ilvl w:val="2"/>
              <w:numId w:val="19"/>
            </w:numPr>
            <w:tabs>
              <w:tab w:val="left" w:pos="720"/>
              <w:tab w:val="left" w:pos="1440"/>
            </w:tabs>
            <w:spacing w:before="240"/>
            <w:rPr>
              <w:ins w:id="8197" w:author="BHA Regulatory Affairs Unit" w:date="2026-07-29T16:06:00Z"/>
            </w:rPr>
          </w:pPr>
          <w:sdt>
            <w:sdtPr>
              <w:tag w:val="goog_rdk_8146"/>
              <w:id w:val="-605963341"/>
            </w:sdtPr>
            <w:sdtContent>
              <w:ins w:id="8198" w:author="BHA Regulatory Affairs Unit" w:date="2026-07-29T16:06:00Z">
                <w:r>
                  <w:t>Evaluation of appropriateness for MAT services and referrals to providers that can initiate treatment, as indicated.</w:t>
                </w:r>
              </w:ins>
            </w:sdtContent>
          </w:sdt>
        </w:p>
      </w:sdtContent>
    </w:sdt>
    <w:sdt>
      <w:sdtPr>
        <w:tag w:val="goog_rdk_8149"/>
        <w:id w:val="521485369"/>
      </w:sdtPr>
      <w:sdtContent>
        <w:p w14:paraId="0000109E" w14:textId="77777777" w:rsidR="00CF3663" w:rsidRDefault="00000000">
          <w:pPr>
            <w:numPr>
              <w:ilvl w:val="1"/>
              <w:numId w:val="19"/>
            </w:numPr>
            <w:tabs>
              <w:tab w:val="left" w:pos="720"/>
              <w:tab w:val="left" w:pos="1440"/>
            </w:tabs>
            <w:spacing w:before="240"/>
            <w:rPr>
              <w:ins w:id="8199" w:author="BHA Regulatory Affairs Unit" w:date="2026-07-29T16:06:00Z"/>
            </w:rPr>
          </w:pPr>
          <w:sdt>
            <w:sdtPr>
              <w:tag w:val="goog_rdk_8148"/>
              <w:id w:val="341477473"/>
            </w:sdtPr>
            <w:sdtContent>
              <w:ins w:id="8200" w:author="BHA Regulatory Affairs Unit" w:date="2026-07-29T16:06:00Z">
                <w:r>
                  <w:t>Dispatch requests:</w:t>
                </w:r>
              </w:ins>
            </w:sdtContent>
          </w:sdt>
        </w:p>
      </w:sdtContent>
    </w:sdt>
    <w:sdt>
      <w:sdtPr>
        <w:tag w:val="goog_rdk_8151"/>
        <w:id w:val="2063374906"/>
      </w:sdtPr>
      <w:sdtContent>
        <w:p w14:paraId="0000109F" w14:textId="77777777" w:rsidR="00CF3663" w:rsidRDefault="00000000">
          <w:pPr>
            <w:numPr>
              <w:ilvl w:val="2"/>
              <w:numId w:val="19"/>
            </w:numPr>
            <w:tabs>
              <w:tab w:val="left" w:pos="720"/>
              <w:tab w:val="left" w:pos="1440"/>
            </w:tabs>
            <w:spacing w:before="240"/>
            <w:rPr>
              <w:ins w:id="8201" w:author="BHA Regulatory Affairs Unit" w:date="2026-07-29T16:06:00Z"/>
            </w:rPr>
          </w:pPr>
          <w:sdt>
            <w:sdtPr>
              <w:tag w:val="goog_rdk_8150"/>
              <w:id w:val="-1587497112"/>
            </w:sdtPr>
            <w:sdtContent>
              <w:ins w:id="8202" w:author="BHA Regulatory Affairs Unit" w:date="2026-07-29T16:06:00Z">
                <w:r>
                  <w:t>Must be answered by agency personnel, as answering services are prohibited;</w:t>
                </w:r>
              </w:ins>
            </w:sdtContent>
          </w:sdt>
        </w:p>
      </w:sdtContent>
    </w:sdt>
    <w:sdt>
      <w:sdtPr>
        <w:tag w:val="goog_rdk_8153"/>
        <w:id w:val="198761400"/>
      </w:sdtPr>
      <w:sdtContent>
        <w:p w14:paraId="000010A0" w14:textId="77777777" w:rsidR="00CF3663" w:rsidRDefault="00000000">
          <w:pPr>
            <w:numPr>
              <w:ilvl w:val="2"/>
              <w:numId w:val="19"/>
            </w:numPr>
            <w:tabs>
              <w:tab w:val="left" w:pos="720"/>
              <w:tab w:val="left" w:pos="1440"/>
            </w:tabs>
            <w:spacing w:before="240"/>
            <w:rPr>
              <w:ins w:id="8203" w:author="BHA Regulatory Affairs Unit" w:date="2026-07-29T16:06:00Z"/>
            </w:rPr>
          </w:pPr>
          <w:sdt>
            <w:sdtPr>
              <w:tag w:val="goog_rdk_8152"/>
              <w:id w:val="-1012386365"/>
            </w:sdtPr>
            <w:sdtContent>
              <w:ins w:id="8204" w:author="BHA Regulatory Affairs Unit" w:date="2026-07-29T16:06:00Z">
                <w:r>
                  <w:t>Are accepted from various sources; and</w:t>
                </w:r>
              </w:ins>
            </w:sdtContent>
          </w:sdt>
        </w:p>
      </w:sdtContent>
    </w:sdt>
    <w:sdt>
      <w:sdtPr>
        <w:tag w:val="goog_rdk_8155"/>
        <w:id w:val="-686817386"/>
      </w:sdtPr>
      <w:sdtContent>
        <w:p w14:paraId="000010A1" w14:textId="77777777" w:rsidR="00CF3663" w:rsidRDefault="00000000">
          <w:pPr>
            <w:numPr>
              <w:ilvl w:val="3"/>
              <w:numId w:val="19"/>
            </w:numPr>
            <w:tabs>
              <w:tab w:val="left" w:pos="720"/>
              <w:tab w:val="left" w:pos="1440"/>
            </w:tabs>
            <w:spacing w:before="240"/>
            <w:rPr>
              <w:ins w:id="8205" w:author="BHA Regulatory Affairs Unit" w:date="2026-07-29T16:06:00Z"/>
            </w:rPr>
          </w:pPr>
          <w:sdt>
            <w:sdtPr>
              <w:tag w:val="goog_rdk_8154"/>
              <w:id w:val="-816855606"/>
            </w:sdtPr>
            <w:sdtContent>
              <w:ins w:id="8206" w:author="BHA Regulatory Affairs Unit" w:date="2026-07-29T16:06:00Z">
                <w:r>
                  <w:t>Requests received from 988 must result in a MCR team being immediately dispatched.</w:t>
                </w:r>
              </w:ins>
            </w:sdtContent>
          </w:sdt>
        </w:p>
      </w:sdtContent>
    </w:sdt>
    <w:sdt>
      <w:sdtPr>
        <w:tag w:val="goog_rdk_8157"/>
        <w:id w:val="928878226"/>
      </w:sdtPr>
      <w:sdtContent>
        <w:p w14:paraId="000010A2" w14:textId="77777777" w:rsidR="00CF3663" w:rsidRDefault="00000000">
          <w:pPr>
            <w:numPr>
              <w:ilvl w:val="4"/>
              <w:numId w:val="19"/>
            </w:numPr>
            <w:tabs>
              <w:tab w:val="left" w:pos="720"/>
              <w:tab w:val="left" w:pos="1440"/>
            </w:tabs>
            <w:spacing w:before="240"/>
            <w:rPr>
              <w:ins w:id="8207" w:author="BHA Regulatory Affairs Unit" w:date="2026-07-29T16:06:00Z"/>
            </w:rPr>
          </w:pPr>
          <w:sdt>
            <w:sdtPr>
              <w:tag w:val="goog_rdk_8156"/>
              <w:id w:val="-1731836042"/>
            </w:sdtPr>
            <w:sdtContent>
              <w:ins w:id="8208" w:author="BHA Regulatory Affairs Unit" w:date="2026-07-29T16:06:00Z">
                <w:r>
                  <w:t>Rejected requests received from 988 must be documented in the MCR electronic portal for data sharing maintained by the 988 contractor, and are subject to review by BHA, BHASOs, and/or their designee.</w:t>
                </w:r>
              </w:ins>
            </w:sdtContent>
          </w:sdt>
        </w:p>
      </w:sdtContent>
    </w:sdt>
    <w:sdt>
      <w:sdtPr>
        <w:tag w:val="goog_rdk_8159"/>
        <w:id w:val="-601410279"/>
      </w:sdtPr>
      <w:sdtContent>
        <w:p w14:paraId="000010A3" w14:textId="77777777" w:rsidR="00CF3663" w:rsidRDefault="00000000">
          <w:pPr>
            <w:numPr>
              <w:ilvl w:val="3"/>
              <w:numId w:val="19"/>
            </w:numPr>
            <w:tabs>
              <w:tab w:val="left" w:pos="720"/>
              <w:tab w:val="left" w:pos="1440"/>
            </w:tabs>
            <w:spacing w:before="240"/>
            <w:rPr>
              <w:ins w:id="8209" w:author="BHA Regulatory Affairs Unit" w:date="2026-07-29T16:06:00Z"/>
            </w:rPr>
          </w:pPr>
          <w:sdt>
            <w:sdtPr>
              <w:tag w:val="goog_rdk_8158"/>
              <w:id w:val="-1355332162"/>
            </w:sdtPr>
            <w:sdtContent>
              <w:ins w:id="8210" w:author="BHA Regulatory Affairs Unit" w:date="2026-07-29T16:06:00Z">
                <w:r>
                  <w:t>Requests received from other sources must be triaged prior to dispatching a MCR team.</w:t>
                </w:r>
              </w:ins>
            </w:sdtContent>
          </w:sdt>
        </w:p>
      </w:sdtContent>
    </w:sdt>
    <w:sdt>
      <w:sdtPr>
        <w:tag w:val="goog_rdk_8161"/>
        <w:id w:val="1606302641"/>
      </w:sdtPr>
      <w:sdtContent>
        <w:p w14:paraId="000010A4" w14:textId="77777777" w:rsidR="00CF3663" w:rsidRDefault="00000000">
          <w:pPr>
            <w:numPr>
              <w:ilvl w:val="4"/>
              <w:numId w:val="19"/>
            </w:numPr>
            <w:tabs>
              <w:tab w:val="left" w:pos="720"/>
              <w:tab w:val="left" w:pos="1440"/>
            </w:tabs>
            <w:spacing w:before="240"/>
            <w:rPr>
              <w:ins w:id="8211" w:author="BHA Regulatory Affairs Unit" w:date="2026-07-29T16:06:00Z"/>
            </w:rPr>
          </w:pPr>
          <w:sdt>
            <w:sdtPr>
              <w:tag w:val="goog_rdk_8160"/>
              <w:id w:val="-969925987"/>
            </w:sdtPr>
            <w:sdtContent>
              <w:ins w:id="8212" w:author="BHA Regulatory Affairs Unit" w:date="2026-07-29T16:06:00Z">
                <w:r>
                  <w:t>This triage process must follow the current procedures established by BHA, BHASOs, and/or crisis call centers.</w:t>
                </w:r>
              </w:ins>
            </w:sdtContent>
          </w:sdt>
        </w:p>
      </w:sdtContent>
    </w:sdt>
    <w:sdt>
      <w:sdtPr>
        <w:tag w:val="goog_rdk_8163"/>
        <w:id w:val="-1949201513"/>
      </w:sdtPr>
      <w:sdtContent>
        <w:p w14:paraId="000010A5" w14:textId="77777777" w:rsidR="00CF3663" w:rsidRDefault="00000000">
          <w:pPr>
            <w:numPr>
              <w:ilvl w:val="2"/>
              <w:numId w:val="19"/>
            </w:numPr>
            <w:tabs>
              <w:tab w:val="left" w:pos="720"/>
              <w:tab w:val="left" w:pos="1440"/>
            </w:tabs>
            <w:spacing w:before="240"/>
            <w:rPr>
              <w:ins w:id="8213" w:author="BHA Regulatory Affairs Unit" w:date="2026-07-29T16:06:00Z"/>
            </w:rPr>
          </w:pPr>
          <w:sdt>
            <w:sdtPr>
              <w:tag w:val="goog_rdk_8162"/>
              <w:id w:val="1468602027"/>
            </w:sdtPr>
            <w:sdtContent>
              <w:ins w:id="8214" w:author="BHA Regulatory Affairs Unit" w:date="2026-07-29T16:06:00Z">
                <w:r>
                  <w:t>May indicate whether an in-person or telehealth response is preferred.</w:t>
                </w:r>
              </w:ins>
            </w:sdtContent>
          </w:sdt>
        </w:p>
      </w:sdtContent>
    </w:sdt>
    <w:sdt>
      <w:sdtPr>
        <w:tag w:val="goog_rdk_8165"/>
        <w:id w:val="438390744"/>
      </w:sdtPr>
      <w:sdtContent>
        <w:p w14:paraId="000010A6" w14:textId="77777777" w:rsidR="00CF3663" w:rsidRDefault="00000000">
          <w:pPr>
            <w:numPr>
              <w:ilvl w:val="1"/>
              <w:numId w:val="19"/>
            </w:numPr>
            <w:tabs>
              <w:tab w:val="left" w:pos="720"/>
              <w:tab w:val="left" w:pos="1440"/>
            </w:tabs>
            <w:spacing w:before="240"/>
            <w:rPr>
              <w:ins w:id="8215" w:author="BHA Regulatory Affairs Unit" w:date="2026-07-29T16:06:00Z"/>
            </w:rPr>
          </w:pPr>
          <w:sdt>
            <w:sdtPr>
              <w:tag w:val="goog_rdk_8164"/>
              <w:id w:val="704739645"/>
            </w:sdtPr>
            <w:sdtContent>
              <w:ins w:id="8216" w:author="BHA Regulatory Affairs Unit" w:date="2026-07-29T16:06:00Z">
                <w:r>
                  <w:t>Response timeframes</w:t>
                </w:r>
              </w:ins>
            </w:sdtContent>
          </w:sdt>
        </w:p>
      </w:sdtContent>
    </w:sdt>
    <w:sdt>
      <w:sdtPr>
        <w:tag w:val="goog_rdk_8167"/>
        <w:id w:val="110194191"/>
      </w:sdtPr>
      <w:sdtContent>
        <w:p w14:paraId="000010A7" w14:textId="77777777" w:rsidR="00CF3663" w:rsidRDefault="00000000">
          <w:pPr>
            <w:numPr>
              <w:ilvl w:val="2"/>
              <w:numId w:val="19"/>
            </w:numPr>
            <w:tabs>
              <w:tab w:val="left" w:pos="720"/>
              <w:tab w:val="left" w:pos="1440"/>
            </w:tabs>
            <w:spacing w:before="240"/>
            <w:rPr>
              <w:ins w:id="8217" w:author="BHA Regulatory Affairs Unit" w:date="2026-07-29T16:06:00Z"/>
            </w:rPr>
          </w:pPr>
          <w:sdt>
            <w:sdtPr>
              <w:tag w:val="goog_rdk_8166"/>
              <w:id w:val="-2125508460"/>
            </w:sdtPr>
            <w:sdtContent>
              <w:ins w:id="8218" w:author="BHA Regulatory Affairs Unit" w:date="2026-07-29T16:06:00Z">
                <w:r>
                  <w:t>Paired mobile response teams providing MCR services must arrive at the community-based location where a crisis occurs within the following timeframes of accepting a dispatch request:</w:t>
                </w:r>
              </w:ins>
            </w:sdtContent>
          </w:sdt>
        </w:p>
      </w:sdtContent>
    </w:sdt>
    <w:sdt>
      <w:sdtPr>
        <w:tag w:val="goog_rdk_8169"/>
        <w:id w:val="935134031"/>
      </w:sdtPr>
      <w:sdtContent>
        <w:p w14:paraId="000010A8" w14:textId="77777777" w:rsidR="00CF3663" w:rsidRDefault="00000000">
          <w:pPr>
            <w:numPr>
              <w:ilvl w:val="3"/>
              <w:numId w:val="19"/>
            </w:numPr>
            <w:tabs>
              <w:tab w:val="left" w:pos="720"/>
              <w:tab w:val="left" w:pos="1440"/>
            </w:tabs>
            <w:spacing w:before="240"/>
            <w:rPr>
              <w:ins w:id="8219" w:author="BHA Regulatory Affairs Unit" w:date="2026-07-29T16:06:00Z"/>
            </w:rPr>
          </w:pPr>
          <w:sdt>
            <w:sdtPr>
              <w:tag w:val="goog_rdk_8168"/>
              <w:id w:val="-1310818567"/>
            </w:sdtPr>
            <w:sdtContent>
              <w:ins w:id="8220" w:author="BHA Regulatory Affairs Unit" w:date="2026-07-29T16:06:00Z">
                <w:r>
                  <w:t>Within two (2) hours for rural and frontier counties, as defined in Section 23-76.5-101(6), C.R.S.; and</w:t>
                </w:r>
              </w:ins>
            </w:sdtContent>
          </w:sdt>
        </w:p>
      </w:sdtContent>
    </w:sdt>
    <w:sdt>
      <w:sdtPr>
        <w:tag w:val="goog_rdk_8171"/>
        <w:id w:val="429156571"/>
      </w:sdtPr>
      <w:sdtContent>
        <w:p w14:paraId="000010A9" w14:textId="77777777" w:rsidR="00CF3663" w:rsidRDefault="00000000">
          <w:pPr>
            <w:numPr>
              <w:ilvl w:val="3"/>
              <w:numId w:val="19"/>
            </w:numPr>
            <w:tabs>
              <w:tab w:val="left" w:pos="720"/>
              <w:tab w:val="left" w:pos="1440"/>
            </w:tabs>
            <w:spacing w:before="240"/>
            <w:rPr>
              <w:ins w:id="8221" w:author="BHA Regulatory Affairs Unit" w:date="2026-07-29T16:06:00Z"/>
            </w:rPr>
          </w:pPr>
          <w:sdt>
            <w:sdtPr>
              <w:tag w:val="goog_rdk_8170"/>
              <w:id w:val="-838019545"/>
            </w:sdtPr>
            <w:sdtContent>
              <w:ins w:id="8222" w:author="BHA Regulatory Affairs Unit" w:date="2026-07-29T16:06:00Z">
                <w:r>
                  <w:t>Within one (1) hour for urban counties.</w:t>
                </w:r>
              </w:ins>
            </w:sdtContent>
          </w:sdt>
        </w:p>
      </w:sdtContent>
    </w:sdt>
    <w:sdt>
      <w:sdtPr>
        <w:tag w:val="goog_rdk_8173"/>
        <w:id w:val="-352978475"/>
      </w:sdtPr>
      <w:sdtContent>
        <w:p w14:paraId="000010AA" w14:textId="77777777" w:rsidR="00CF3663" w:rsidRDefault="00000000">
          <w:pPr>
            <w:numPr>
              <w:ilvl w:val="1"/>
              <w:numId w:val="19"/>
            </w:numPr>
            <w:tabs>
              <w:tab w:val="left" w:pos="720"/>
              <w:tab w:val="left" w:pos="1440"/>
            </w:tabs>
            <w:spacing w:before="240"/>
            <w:rPr>
              <w:ins w:id="8223" w:author="BHA Regulatory Affairs Unit" w:date="2026-07-29T16:06:00Z"/>
            </w:rPr>
          </w:pPr>
          <w:sdt>
            <w:sdtPr>
              <w:tag w:val="goog_rdk_8172"/>
              <w:id w:val="-196576662"/>
            </w:sdtPr>
            <w:sdtContent>
              <w:ins w:id="8224" w:author="BHA Regulatory Affairs Unit" w:date="2026-07-29T16:06:00Z">
                <w:r>
                  <w:t>Agencies providing MCR services must provide or coordinate clinically appropriate and accessible transportation to an appropriate level of care following a response, as needed.</w:t>
                </w:r>
              </w:ins>
            </w:sdtContent>
          </w:sdt>
        </w:p>
      </w:sdtContent>
    </w:sdt>
    <w:sdt>
      <w:sdtPr>
        <w:tag w:val="goog_rdk_8175"/>
        <w:id w:val="2043453486"/>
      </w:sdtPr>
      <w:sdtContent>
        <w:p w14:paraId="000010AB" w14:textId="77777777" w:rsidR="00CF3663" w:rsidRDefault="00000000">
          <w:pPr>
            <w:numPr>
              <w:ilvl w:val="2"/>
              <w:numId w:val="19"/>
            </w:numPr>
            <w:tabs>
              <w:tab w:val="left" w:pos="720"/>
              <w:tab w:val="left" w:pos="1440"/>
            </w:tabs>
            <w:spacing w:before="240"/>
            <w:rPr>
              <w:ins w:id="8225" w:author="BHA Regulatory Affairs Unit" w:date="2026-07-29T16:06:00Z"/>
            </w:rPr>
          </w:pPr>
          <w:sdt>
            <w:sdtPr>
              <w:tag w:val="goog_rdk_8174"/>
              <w:id w:val="941428131"/>
            </w:sdtPr>
            <w:sdtContent>
              <w:ins w:id="8226" w:author="BHA Regulatory Affairs Unit" w:date="2026-07-29T16:06:00Z">
                <w:r>
                  <w:t>Agencies providing MCR services may provide transportation directly if they choose to be licensed by their county as a secure transportation provider.</w:t>
                </w:r>
              </w:ins>
            </w:sdtContent>
          </w:sdt>
        </w:p>
      </w:sdtContent>
    </w:sdt>
    <w:sdt>
      <w:sdtPr>
        <w:tag w:val="goog_rdk_8177"/>
        <w:id w:val="-1138889267"/>
      </w:sdtPr>
      <w:sdtContent>
        <w:p w14:paraId="000010AC" w14:textId="77777777" w:rsidR="00CF3663" w:rsidRDefault="00000000">
          <w:pPr>
            <w:numPr>
              <w:ilvl w:val="0"/>
              <w:numId w:val="19"/>
            </w:numPr>
            <w:tabs>
              <w:tab w:val="left" w:pos="720"/>
              <w:tab w:val="left" w:pos="1440"/>
            </w:tabs>
            <w:spacing w:before="240"/>
            <w:rPr>
              <w:ins w:id="8227" w:author="BHA Regulatory Affairs Unit" w:date="2026-07-29T16:06:00Z"/>
            </w:rPr>
          </w:pPr>
          <w:sdt>
            <w:sdtPr>
              <w:tag w:val="goog_rdk_8176"/>
              <w:id w:val="1294120204"/>
            </w:sdtPr>
            <w:sdtContent>
              <w:ins w:id="8228" w:author="BHA Regulatory Affairs Unit" w:date="2026-07-29T16:06:00Z">
                <w:r>
                  <w:t>Support systems</w:t>
                </w:r>
              </w:ins>
            </w:sdtContent>
          </w:sdt>
        </w:p>
      </w:sdtContent>
    </w:sdt>
    <w:sdt>
      <w:sdtPr>
        <w:tag w:val="goog_rdk_8179"/>
        <w:id w:val="77855717"/>
      </w:sdtPr>
      <w:sdtContent>
        <w:p w14:paraId="000010AD" w14:textId="77777777" w:rsidR="00CF3663" w:rsidRDefault="00000000">
          <w:pPr>
            <w:numPr>
              <w:ilvl w:val="1"/>
              <w:numId w:val="19"/>
            </w:numPr>
            <w:tabs>
              <w:tab w:val="left" w:pos="720"/>
              <w:tab w:val="left" w:pos="1440"/>
            </w:tabs>
            <w:spacing w:before="240"/>
            <w:rPr>
              <w:ins w:id="8229" w:author="BHA Regulatory Affairs Unit" w:date="2026-07-29T16:06:00Z"/>
            </w:rPr>
          </w:pPr>
          <w:sdt>
            <w:sdtPr>
              <w:tag w:val="goog_rdk_8178"/>
              <w:id w:val="-1004646167"/>
            </w:sdtPr>
            <w:sdtContent>
              <w:ins w:id="8230" w:author="BHA Regulatory Affairs Unit" w:date="2026-07-29T16:06:00Z">
                <w:r>
                  <w:t>In addition to the support systems detailed in Part 6.1.2.E of this Chapter 6, agencies providing MCR services must:</w:t>
                </w:r>
              </w:ins>
            </w:sdtContent>
          </w:sdt>
        </w:p>
      </w:sdtContent>
    </w:sdt>
    <w:sdt>
      <w:sdtPr>
        <w:tag w:val="goog_rdk_8181"/>
        <w:id w:val="-2111285953"/>
      </w:sdtPr>
      <w:sdtContent>
        <w:p w14:paraId="000010AE" w14:textId="77777777" w:rsidR="00CF3663" w:rsidRDefault="00000000">
          <w:pPr>
            <w:numPr>
              <w:ilvl w:val="2"/>
              <w:numId w:val="19"/>
            </w:numPr>
            <w:tabs>
              <w:tab w:val="left" w:pos="720"/>
              <w:tab w:val="left" w:pos="1440"/>
            </w:tabs>
            <w:spacing w:before="240"/>
            <w:rPr>
              <w:ins w:id="8231" w:author="BHA Regulatory Affairs Unit" w:date="2026-07-29T16:06:00Z"/>
            </w:rPr>
          </w:pPr>
          <w:sdt>
            <w:sdtPr>
              <w:tag w:val="goog_rdk_8180"/>
              <w:id w:val="1601587917"/>
            </w:sdtPr>
            <w:sdtContent>
              <w:ins w:id="8232" w:author="BHA Regulatory Affairs Unit" w:date="2026-07-29T16:06:00Z">
                <w:r>
                  <w:t>Work closely with other licensed and endorsed behavioral health providers, including crisis and treatment-continuum providers; and</w:t>
                </w:r>
              </w:ins>
            </w:sdtContent>
          </w:sdt>
        </w:p>
      </w:sdtContent>
    </w:sdt>
    <w:sdt>
      <w:sdtPr>
        <w:tag w:val="goog_rdk_8183"/>
        <w:id w:val="1188010708"/>
      </w:sdtPr>
      <w:sdtContent>
        <w:p w14:paraId="000010AF" w14:textId="77777777" w:rsidR="00CF3663" w:rsidRDefault="00000000">
          <w:pPr>
            <w:numPr>
              <w:ilvl w:val="2"/>
              <w:numId w:val="19"/>
            </w:numPr>
            <w:tabs>
              <w:tab w:val="left" w:pos="720"/>
              <w:tab w:val="left" w:pos="1440"/>
            </w:tabs>
            <w:spacing w:before="240"/>
            <w:rPr>
              <w:ins w:id="8233" w:author="BHA Regulatory Affairs Unit" w:date="2026-07-29T16:06:00Z"/>
            </w:rPr>
          </w:pPr>
          <w:sdt>
            <w:sdtPr>
              <w:tag w:val="goog_rdk_8182"/>
              <w:id w:val="-975381431"/>
            </w:sdtPr>
            <w:sdtContent>
              <w:ins w:id="8234" w:author="BHA Regulatory Affairs Unit" w:date="2026-07-29T16:06:00Z">
                <w:r>
                  <w:t>Work closely with law enforcement, emergency medical services, crisis hotlines, schools, and hospital emergency departments.</w:t>
                </w:r>
              </w:ins>
            </w:sdtContent>
          </w:sdt>
        </w:p>
      </w:sdtContent>
    </w:sdt>
    <w:sdt>
      <w:sdtPr>
        <w:tag w:val="goog_rdk_8185"/>
        <w:id w:val="-746118680"/>
      </w:sdtPr>
      <w:sdtContent>
        <w:p w14:paraId="000010B0" w14:textId="77777777" w:rsidR="00CF3663" w:rsidRDefault="00000000">
          <w:pPr>
            <w:numPr>
              <w:ilvl w:val="0"/>
              <w:numId w:val="19"/>
            </w:numPr>
            <w:tabs>
              <w:tab w:val="left" w:pos="720"/>
              <w:tab w:val="left" w:pos="1440"/>
            </w:tabs>
            <w:spacing w:before="240"/>
            <w:rPr>
              <w:ins w:id="8235" w:author="BHA Regulatory Affairs Unit" w:date="2026-07-29T16:06:00Z"/>
            </w:rPr>
          </w:pPr>
          <w:sdt>
            <w:sdtPr>
              <w:tag w:val="goog_rdk_8184"/>
              <w:id w:val="891061176"/>
            </w:sdtPr>
            <w:sdtContent>
              <w:ins w:id="8236" w:author="BHA Regulatory Affairs Unit" w:date="2026-07-29T16:06:00Z">
                <w:r>
                  <w:t>Policies and procedures</w:t>
                </w:r>
              </w:ins>
            </w:sdtContent>
          </w:sdt>
        </w:p>
      </w:sdtContent>
    </w:sdt>
    <w:sdt>
      <w:sdtPr>
        <w:tag w:val="goog_rdk_8187"/>
        <w:id w:val="-1799072659"/>
      </w:sdtPr>
      <w:sdtContent>
        <w:p w14:paraId="000010B1" w14:textId="77777777" w:rsidR="00CF3663" w:rsidRDefault="00000000">
          <w:pPr>
            <w:numPr>
              <w:ilvl w:val="1"/>
              <w:numId w:val="19"/>
            </w:numPr>
            <w:tabs>
              <w:tab w:val="left" w:pos="720"/>
              <w:tab w:val="left" w:pos="1440"/>
            </w:tabs>
            <w:spacing w:before="240"/>
            <w:rPr>
              <w:ins w:id="8237" w:author="BHA Regulatory Affairs Unit" w:date="2026-07-29T16:06:00Z"/>
            </w:rPr>
          </w:pPr>
          <w:sdt>
            <w:sdtPr>
              <w:tag w:val="goog_rdk_8186"/>
              <w:id w:val="-687191758"/>
            </w:sdtPr>
            <w:sdtContent>
              <w:ins w:id="8238" w:author="BHA Regulatory Affairs Unit" w:date="2026-07-29T16:06:00Z">
                <w:r>
                  <w:t>Agencies providing MCR services must develop, implement, and enforce policies and procedures to address service delivery expectations. These policies and procedures must address, but are not limited to:</w:t>
                </w:r>
              </w:ins>
            </w:sdtContent>
          </w:sdt>
        </w:p>
      </w:sdtContent>
    </w:sdt>
    <w:sdt>
      <w:sdtPr>
        <w:tag w:val="goog_rdk_8189"/>
        <w:id w:val="-1869998207"/>
      </w:sdtPr>
      <w:sdtContent>
        <w:p w14:paraId="000010B2" w14:textId="77777777" w:rsidR="00CF3663" w:rsidRDefault="00000000">
          <w:pPr>
            <w:numPr>
              <w:ilvl w:val="2"/>
              <w:numId w:val="19"/>
            </w:numPr>
            <w:tabs>
              <w:tab w:val="left" w:pos="720"/>
              <w:tab w:val="left" w:pos="1440"/>
            </w:tabs>
            <w:spacing w:before="240"/>
            <w:rPr>
              <w:ins w:id="8239" w:author="BHA Regulatory Affairs Unit" w:date="2026-07-29T16:06:00Z"/>
            </w:rPr>
          </w:pPr>
          <w:sdt>
            <w:sdtPr>
              <w:tag w:val="goog_rdk_8188"/>
              <w:id w:val="2082165544"/>
            </w:sdtPr>
            <w:sdtContent>
              <w:ins w:id="8240" w:author="BHA Regulatory Affairs Unit" w:date="2026-07-29T16:06:00Z">
                <w:r>
                  <w:t>Alignment with policy and procedure requirements as detailed in Part 6.1.2.F of this Chapter 6;</w:t>
                </w:r>
              </w:ins>
            </w:sdtContent>
          </w:sdt>
        </w:p>
      </w:sdtContent>
    </w:sdt>
    <w:sdt>
      <w:sdtPr>
        <w:tag w:val="goog_rdk_8191"/>
        <w:id w:val="1848857989"/>
      </w:sdtPr>
      <w:sdtContent>
        <w:p w14:paraId="000010B3" w14:textId="77777777" w:rsidR="00CF3663" w:rsidRDefault="00000000">
          <w:pPr>
            <w:numPr>
              <w:ilvl w:val="2"/>
              <w:numId w:val="19"/>
            </w:numPr>
            <w:tabs>
              <w:tab w:val="left" w:pos="720"/>
              <w:tab w:val="left" w:pos="1440"/>
            </w:tabs>
            <w:spacing w:before="240"/>
            <w:rPr>
              <w:ins w:id="8241" w:author="BHA Regulatory Affairs Unit" w:date="2026-07-29T16:06:00Z"/>
            </w:rPr>
          </w:pPr>
          <w:sdt>
            <w:sdtPr>
              <w:tag w:val="goog_rdk_8190"/>
              <w:id w:val="-1240473268"/>
            </w:sdtPr>
            <w:sdtContent>
              <w:ins w:id="8242" w:author="BHA Regulatory Affairs Unit" w:date="2026-07-29T16:06:00Z">
                <w:r>
                  <w:t>Expectations for internal consultation with MCR personnel with specialty training in serving children and families experiencing crisis; and</w:t>
                </w:r>
              </w:ins>
            </w:sdtContent>
          </w:sdt>
        </w:p>
      </w:sdtContent>
    </w:sdt>
    <w:sdt>
      <w:sdtPr>
        <w:tag w:val="goog_rdk_8193"/>
        <w:id w:val="-2125506754"/>
      </w:sdtPr>
      <w:sdtContent>
        <w:p w14:paraId="000010B4" w14:textId="77777777" w:rsidR="00CF3663" w:rsidRDefault="00000000">
          <w:pPr>
            <w:numPr>
              <w:ilvl w:val="2"/>
              <w:numId w:val="19"/>
            </w:numPr>
            <w:tabs>
              <w:tab w:val="left" w:pos="720"/>
              <w:tab w:val="left" w:pos="1440"/>
            </w:tabs>
            <w:spacing w:before="240"/>
            <w:rPr>
              <w:ins w:id="8243" w:author="BHA Regulatory Affairs Unit" w:date="2026-07-29T16:06:00Z"/>
            </w:rPr>
          </w:pPr>
          <w:sdt>
            <w:sdtPr>
              <w:tag w:val="goog_rdk_8192"/>
              <w:id w:val="1936716389"/>
            </w:sdtPr>
            <w:sdtContent>
              <w:ins w:id="8244" w:author="BHA Regulatory Affairs Unit" w:date="2026-07-29T16:06:00Z">
                <w:r>
                  <w:t>Dispatch criteria and procedures, including response to:</w:t>
                </w:r>
              </w:ins>
            </w:sdtContent>
          </w:sdt>
        </w:p>
      </w:sdtContent>
    </w:sdt>
    <w:sdt>
      <w:sdtPr>
        <w:tag w:val="goog_rdk_8195"/>
        <w:id w:val="50866249"/>
      </w:sdtPr>
      <w:sdtContent>
        <w:p w14:paraId="000010B5" w14:textId="77777777" w:rsidR="00CF3663" w:rsidRDefault="00000000">
          <w:pPr>
            <w:numPr>
              <w:ilvl w:val="3"/>
              <w:numId w:val="19"/>
            </w:numPr>
            <w:tabs>
              <w:tab w:val="left" w:pos="720"/>
              <w:tab w:val="left" w:pos="1440"/>
            </w:tabs>
            <w:spacing w:before="240"/>
            <w:rPr>
              <w:ins w:id="8245" w:author="BHA Regulatory Affairs Unit" w:date="2026-07-29T16:06:00Z"/>
            </w:rPr>
          </w:pPr>
          <w:sdt>
            <w:sdtPr>
              <w:tag w:val="goog_rdk_8194"/>
              <w:id w:val="-1346873365"/>
            </w:sdtPr>
            <w:sdtContent>
              <w:ins w:id="8246" w:author="BHA Regulatory Affairs Unit" w:date="2026-07-29T16:06:00Z">
                <w:r>
                  <w:t>Populations listed in Part 6.1.2.D.2.e of this Chapter 6;</w:t>
                </w:r>
              </w:ins>
            </w:sdtContent>
          </w:sdt>
        </w:p>
      </w:sdtContent>
    </w:sdt>
    <w:sdt>
      <w:sdtPr>
        <w:tag w:val="goog_rdk_8197"/>
        <w:id w:val="1876169078"/>
      </w:sdtPr>
      <w:sdtContent>
        <w:p w14:paraId="000010B6" w14:textId="77777777" w:rsidR="00CF3663" w:rsidRDefault="00000000">
          <w:pPr>
            <w:numPr>
              <w:ilvl w:val="3"/>
              <w:numId w:val="19"/>
            </w:numPr>
            <w:tabs>
              <w:tab w:val="left" w:pos="720"/>
              <w:tab w:val="left" w:pos="1440"/>
            </w:tabs>
            <w:spacing w:before="240"/>
            <w:rPr>
              <w:ins w:id="8247" w:author="BHA Regulatory Affairs Unit" w:date="2026-07-29T16:06:00Z"/>
            </w:rPr>
          </w:pPr>
          <w:sdt>
            <w:sdtPr>
              <w:tag w:val="goog_rdk_8196"/>
              <w:id w:val="-1140868797"/>
            </w:sdtPr>
            <w:sdtContent>
              <w:ins w:id="8248" w:author="BHA Regulatory Affairs Unit" w:date="2026-07-29T16:06:00Z">
                <w:r>
                  <w:t>Individuals of all ages, including minors;</w:t>
                </w:r>
              </w:ins>
            </w:sdtContent>
          </w:sdt>
        </w:p>
      </w:sdtContent>
    </w:sdt>
    <w:sdt>
      <w:sdtPr>
        <w:tag w:val="goog_rdk_8199"/>
        <w:id w:val="350203562"/>
      </w:sdtPr>
      <w:sdtContent>
        <w:p w14:paraId="000010B7" w14:textId="77777777" w:rsidR="00CF3663" w:rsidRDefault="00000000">
          <w:pPr>
            <w:numPr>
              <w:ilvl w:val="3"/>
              <w:numId w:val="19"/>
            </w:numPr>
            <w:tabs>
              <w:tab w:val="left" w:pos="720"/>
              <w:tab w:val="left" w:pos="1440"/>
            </w:tabs>
            <w:spacing w:before="240"/>
            <w:rPr>
              <w:ins w:id="8249" w:author="BHA Regulatory Affairs Unit" w:date="2026-07-29T16:06:00Z"/>
            </w:rPr>
          </w:pPr>
          <w:sdt>
            <w:sdtPr>
              <w:tag w:val="goog_rdk_8198"/>
              <w:id w:val="-1954042081"/>
            </w:sdtPr>
            <w:sdtContent>
              <w:ins w:id="8250" w:author="BHA Regulatory Affairs Unit" w:date="2026-07-29T16:06:00Z">
                <w:r>
                  <w:t>Individuals demonstrating aggressive behavior;</w:t>
                </w:r>
              </w:ins>
            </w:sdtContent>
          </w:sdt>
        </w:p>
      </w:sdtContent>
    </w:sdt>
    <w:sdt>
      <w:sdtPr>
        <w:tag w:val="goog_rdk_8201"/>
        <w:id w:val="-2126475986"/>
      </w:sdtPr>
      <w:sdtContent>
        <w:p w14:paraId="000010B8" w14:textId="77777777" w:rsidR="00CF3663" w:rsidRDefault="00000000">
          <w:pPr>
            <w:numPr>
              <w:ilvl w:val="3"/>
              <w:numId w:val="19"/>
            </w:numPr>
            <w:tabs>
              <w:tab w:val="left" w:pos="720"/>
              <w:tab w:val="left" w:pos="1440"/>
            </w:tabs>
            <w:spacing w:before="240"/>
            <w:rPr>
              <w:ins w:id="8251" w:author="BHA Regulatory Affairs Unit" w:date="2026-07-29T16:06:00Z"/>
            </w:rPr>
          </w:pPr>
          <w:sdt>
            <w:sdtPr>
              <w:tag w:val="goog_rdk_8200"/>
              <w:id w:val="1756342188"/>
            </w:sdtPr>
            <w:sdtContent>
              <w:ins w:id="8252" w:author="BHA Regulatory Affairs Unit" w:date="2026-07-29T16:06:00Z">
                <w:r>
                  <w:t>Individuals who are uninsured or unable to pay for services;</w:t>
                </w:r>
              </w:ins>
            </w:sdtContent>
          </w:sdt>
        </w:p>
      </w:sdtContent>
    </w:sdt>
    <w:sdt>
      <w:sdtPr>
        <w:tag w:val="goog_rdk_8203"/>
        <w:id w:val="1075436595"/>
      </w:sdtPr>
      <w:sdtContent>
        <w:p w14:paraId="000010B9" w14:textId="77777777" w:rsidR="00CF3663" w:rsidRDefault="00000000">
          <w:pPr>
            <w:numPr>
              <w:ilvl w:val="3"/>
              <w:numId w:val="19"/>
            </w:numPr>
            <w:tabs>
              <w:tab w:val="left" w:pos="720"/>
              <w:tab w:val="left" w:pos="1440"/>
            </w:tabs>
            <w:spacing w:before="240"/>
            <w:rPr>
              <w:ins w:id="8253" w:author="BHA Regulatory Affairs Unit" w:date="2026-07-29T16:06:00Z"/>
            </w:rPr>
          </w:pPr>
          <w:sdt>
            <w:sdtPr>
              <w:tag w:val="goog_rdk_8202"/>
              <w:id w:val="-1868669227"/>
            </w:sdtPr>
            <w:sdtContent>
              <w:ins w:id="8254" w:author="BHA Regulatory Affairs Unit" w:date="2026-07-29T16:06:00Z">
                <w:r>
                  <w:t>Individuals who may lack Colorado residency, unless in violation of federal or state law; and/or</w:t>
                </w:r>
              </w:ins>
            </w:sdtContent>
          </w:sdt>
        </w:p>
      </w:sdtContent>
    </w:sdt>
    <w:sdt>
      <w:sdtPr>
        <w:tag w:val="goog_rdk_8205"/>
        <w:id w:val="-631051701"/>
      </w:sdtPr>
      <w:sdtContent>
        <w:p w14:paraId="000010BA" w14:textId="77777777" w:rsidR="00CF3663" w:rsidRDefault="00000000">
          <w:pPr>
            <w:numPr>
              <w:ilvl w:val="3"/>
              <w:numId w:val="19"/>
            </w:numPr>
            <w:tabs>
              <w:tab w:val="left" w:pos="720"/>
              <w:tab w:val="left" w:pos="1440"/>
            </w:tabs>
            <w:spacing w:before="240"/>
            <w:rPr>
              <w:ins w:id="8255" w:author="BHA Regulatory Affairs Unit" w:date="2026-07-29T16:06:00Z"/>
            </w:rPr>
          </w:pPr>
          <w:sdt>
            <w:sdtPr>
              <w:tag w:val="goog_rdk_8204"/>
              <w:id w:val="-1334360218"/>
            </w:sdtPr>
            <w:sdtContent>
              <w:ins w:id="8256" w:author="BHA Regulatory Affairs Unit" w:date="2026-07-29T16:06:00Z">
                <w:r>
                  <w:t>Process for determining when medical and/or law enforcement response must be included.</w:t>
                </w:r>
              </w:ins>
            </w:sdtContent>
          </w:sdt>
        </w:p>
      </w:sdtContent>
    </w:sdt>
    <w:sdt>
      <w:sdtPr>
        <w:tag w:val="goog_rdk_8207"/>
        <w:id w:val="-474071373"/>
      </w:sdtPr>
      <w:sdtContent>
        <w:p w14:paraId="000010BB" w14:textId="77777777" w:rsidR="00CF3663" w:rsidRDefault="00000000">
          <w:pPr>
            <w:keepNext/>
            <w:spacing w:before="240" w:after="60"/>
            <w:ind w:firstLine="0"/>
            <w:rPr>
              <w:ins w:id="8257" w:author="BHA Regulatory Affairs Unit" w:date="2026-07-29T16:06:00Z"/>
              <w:b/>
              <w:bCs/>
            </w:rPr>
          </w:pPr>
          <w:sdt>
            <w:sdtPr>
              <w:tag w:val="goog_rdk_8206"/>
              <w:id w:val="-1942552723"/>
            </w:sdtPr>
            <w:sdtContent>
              <w:ins w:id="8258" w:author="BHA Regulatory Affairs Unit" w:date="2026-07-29T16:06:00Z">
                <w:r>
                  <w:rPr>
                    <w:b/>
                    <w:bCs/>
                  </w:rPr>
                  <w:t>6.2.3</w:t>
                </w:r>
                <w:r>
                  <w:rPr>
                    <w:b/>
                    <w:bCs/>
                  </w:rPr>
                  <w:tab/>
                  <w:t>Personnel (MCR)</w:t>
                </w:r>
              </w:ins>
            </w:sdtContent>
          </w:sdt>
        </w:p>
      </w:sdtContent>
    </w:sdt>
    <w:sdt>
      <w:sdtPr>
        <w:tag w:val="goog_rdk_8209"/>
        <w:id w:val="1085296530"/>
      </w:sdtPr>
      <w:sdtContent>
        <w:p w14:paraId="000010BC" w14:textId="77777777" w:rsidR="00CF3663" w:rsidRDefault="00000000">
          <w:pPr>
            <w:numPr>
              <w:ilvl w:val="0"/>
              <w:numId w:val="20"/>
            </w:numPr>
            <w:tabs>
              <w:tab w:val="left" w:pos="720"/>
              <w:tab w:val="left" w:pos="1440"/>
            </w:tabs>
            <w:spacing w:before="240"/>
            <w:rPr>
              <w:ins w:id="8259" w:author="BHA Regulatory Affairs Unit" w:date="2026-07-29T16:06:00Z"/>
            </w:rPr>
          </w:pPr>
          <w:sdt>
            <w:sdtPr>
              <w:tag w:val="goog_rdk_8208"/>
              <w:id w:val="-1729898970"/>
            </w:sdtPr>
            <w:sdtContent>
              <w:ins w:id="8260" w:author="BHA Regulatory Affairs Unit" w:date="2026-07-29T16:06:00Z">
                <w:r>
                  <w:t>Level of care requirements</w:t>
                </w:r>
              </w:ins>
            </w:sdtContent>
          </w:sdt>
        </w:p>
      </w:sdtContent>
    </w:sdt>
    <w:sdt>
      <w:sdtPr>
        <w:tag w:val="goog_rdk_8211"/>
        <w:id w:val="1672322198"/>
      </w:sdtPr>
      <w:sdtContent>
        <w:p w14:paraId="000010BD" w14:textId="77777777" w:rsidR="00CF3663" w:rsidRDefault="00000000">
          <w:pPr>
            <w:numPr>
              <w:ilvl w:val="1"/>
              <w:numId w:val="20"/>
            </w:numPr>
            <w:tabs>
              <w:tab w:val="left" w:pos="720"/>
              <w:tab w:val="left" w:pos="1440"/>
            </w:tabs>
            <w:spacing w:before="240"/>
            <w:rPr>
              <w:ins w:id="8261" w:author="BHA Regulatory Affairs Unit" w:date="2026-07-29T16:06:00Z"/>
            </w:rPr>
          </w:pPr>
          <w:sdt>
            <w:sdtPr>
              <w:tag w:val="goog_rdk_8210"/>
              <w:id w:val="-2090071421"/>
            </w:sdtPr>
            <w:sdtContent>
              <w:ins w:id="8262" w:author="BHA Regulatory Affairs Unit" w:date="2026-07-29T16:06:00Z">
                <w:r>
                  <w:t>Agencies providing MCR services must have a mobile crisis response team. The mobile crisis team:</w:t>
                </w:r>
              </w:ins>
            </w:sdtContent>
          </w:sdt>
        </w:p>
      </w:sdtContent>
    </w:sdt>
    <w:sdt>
      <w:sdtPr>
        <w:tag w:val="goog_rdk_8213"/>
        <w:id w:val="-2058064051"/>
      </w:sdtPr>
      <w:sdtContent>
        <w:p w14:paraId="000010BE" w14:textId="77777777" w:rsidR="00CF3663" w:rsidRDefault="00000000">
          <w:pPr>
            <w:numPr>
              <w:ilvl w:val="2"/>
              <w:numId w:val="20"/>
            </w:numPr>
            <w:tabs>
              <w:tab w:val="left" w:pos="720"/>
              <w:tab w:val="left" w:pos="1440"/>
            </w:tabs>
            <w:spacing w:before="240"/>
            <w:rPr>
              <w:ins w:id="8263" w:author="BHA Regulatory Affairs Unit" w:date="2026-07-29T16:06:00Z"/>
            </w:rPr>
          </w:pPr>
          <w:sdt>
            <w:sdtPr>
              <w:tag w:val="goog_rdk_8212"/>
              <w:id w:val="-986914736"/>
            </w:sdtPr>
            <w:sdtContent>
              <w:ins w:id="8264" w:author="BHA Regulatory Affairs Unit" w:date="2026-07-29T16:06:00Z">
                <w:r>
                  <w:t>Must operate as a paired mobile response as defined in Part 1.2.1 of these Rules, with at least one (1) of the personnel being physically present on scene;</w:t>
                </w:r>
              </w:ins>
            </w:sdtContent>
          </w:sdt>
        </w:p>
      </w:sdtContent>
    </w:sdt>
    <w:sdt>
      <w:sdtPr>
        <w:tag w:val="goog_rdk_8215"/>
        <w:id w:val="-1521927831"/>
      </w:sdtPr>
      <w:sdtContent>
        <w:p w14:paraId="000010BF" w14:textId="77777777" w:rsidR="00CF3663" w:rsidRDefault="00000000">
          <w:pPr>
            <w:numPr>
              <w:ilvl w:val="2"/>
              <w:numId w:val="20"/>
            </w:numPr>
            <w:tabs>
              <w:tab w:val="left" w:pos="720"/>
              <w:tab w:val="left" w:pos="1440"/>
            </w:tabs>
            <w:spacing w:before="240"/>
            <w:rPr>
              <w:ins w:id="8265" w:author="BHA Regulatory Affairs Unit" w:date="2026-07-29T16:06:00Z"/>
            </w:rPr>
          </w:pPr>
          <w:sdt>
            <w:sdtPr>
              <w:tag w:val="goog_rdk_8214"/>
              <w:id w:val="742227155"/>
            </w:sdtPr>
            <w:sdtContent>
              <w:ins w:id="8266" w:author="BHA Regulatory Affairs Unit" w:date="2026-07-29T16:06:00Z">
                <w:r>
                  <w:t>Must include a crisis professional licensee, licensee, or authorized practitioner able to write an involuntary hold within their scope of practice; and</w:t>
                </w:r>
              </w:ins>
            </w:sdtContent>
          </w:sdt>
        </w:p>
      </w:sdtContent>
    </w:sdt>
    <w:sdt>
      <w:sdtPr>
        <w:tag w:val="goog_rdk_8217"/>
        <w:id w:val="554929226"/>
      </w:sdtPr>
      <w:sdtContent>
        <w:p w14:paraId="000010C0" w14:textId="77777777" w:rsidR="00CF3663" w:rsidRDefault="00000000">
          <w:pPr>
            <w:numPr>
              <w:ilvl w:val="3"/>
              <w:numId w:val="20"/>
            </w:numPr>
            <w:tabs>
              <w:tab w:val="left" w:pos="720"/>
              <w:tab w:val="left" w:pos="1440"/>
            </w:tabs>
            <w:spacing w:before="240"/>
            <w:rPr>
              <w:ins w:id="8267" w:author="BHA Regulatory Affairs Unit" w:date="2026-07-29T16:06:00Z"/>
            </w:rPr>
          </w:pPr>
          <w:sdt>
            <w:sdtPr>
              <w:tag w:val="goog_rdk_8216"/>
              <w:id w:val="1878244008"/>
            </w:sdtPr>
            <w:sdtContent>
              <w:ins w:id="8268" w:author="BHA Regulatory Affairs Unit" w:date="2026-07-29T16:06:00Z">
                <w:r>
                  <w:t>This duty may be performed via telehealth, when appropriate.</w:t>
                </w:r>
              </w:ins>
            </w:sdtContent>
          </w:sdt>
        </w:p>
      </w:sdtContent>
    </w:sdt>
    <w:sdt>
      <w:sdtPr>
        <w:tag w:val="goog_rdk_8219"/>
        <w:id w:val="1074956406"/>
      </w:sdtPr>
      <w:sdtContent>
        <w:p w14:paraId="000010C1" w14:textId="77777777" w:rsidR="00CF3663" w:rsidRDefault="00000000">
          <w:pPr>
            <w:numPr>
              <w:ilvl w:val="2"/>
              <w:numId w:val="20"/>
            </w:numPr>
            <w:tabs>
              <w:tab w:val="left" w:pos="720"/>
              <w:tab w:val="left" w:pos="1440"/>
            </w:tabs>
            <w:spacing w:before="240"/>
            <w:rPr>
              <w:ins w:id="8269" w:author="BHA Regulatory Affairs Unit" w:date="2026-07-29T16:06:00Z"/>
            </w:rPr>
          </w:pPr>
          <w:sdt>
            <w:sdtPr>
              <w:tag w:val="goog_rdk_8218"/>
              <w:id w:val="2114216549"/>
            </w:sdtPr>
            <w:sdtContent>
              <w:ins w:id="8270" w:author="BHA Regulatory Affairs Unit" w:date="2026-07-29T16:06:00Z">
                <w:r>
                  <w:t>May include other trained professionals, such as EMTs, community paramedics, PSPs, case managers, nurses, and crisis professionals as defined in Part 1.2.2 of these Rules.</w:t>
                </w:r>
              </w:ins>
            </w:sdtContent>
          </w:sdt>
        </w:p>
      </w:sdtContent>
    </w:sdt>
    <w:sdt>
      <w:sdtPr>
        <w:tag w:val="goog_rdk_8221"/>
        <w:id w:val="-1337233393"/>
      </w:sdtPr>
      <w:sdtContent>
        <w:p w14:paraId="000010C2" w14:textId="77777777" w:rsidR="00CF3663" w:rsidRDefault="00000000">
          <w:pPr>
            <w:numPr>
              <w:ilvl w:val="1"/>
              <w:numId w:val="20"/>
            </w:numPr>
            <w:tabs>
              <w:tab w:val="left" w:pos="720"/>
              <w:tab w:val="left" w:pos="1440"/>
            </w:tabs>
            <w:spacing w:before="240"/>
            <w:rPr>
              <w:ins w:id="8271" w:author="BHA Regulatory Affairs Unit" w:date="2026-07-29T16:06:00Z"/>
            </w:rPr>
          </w:pPr>
          <w:sdt>
            <w:sdtPr>
              <w:tag w:val="goog_rdk_8220"/>
              <w:id w:val="38503824"/>
            </w:sdtPr>
            <w:sdtContent>
              <w:ins w:id="8272" w:author="BHA Regulatory Affairs Unit" w:date="2026-07-29T16:06:00Z">
                <w:r>
                  <w:t>Agencies providing MCR services must have a Clinical Director.</w:t>
                </w:r>
              </w:ins>
            </w:sdtContent>
          </w:sdt>
        </w:p>
      </w:sdtContent>
    </w:sdt>
    <w:sdt>
      <w:sdtPr>
        <w:tag w:val="goog_rdk_8223"/>
        <w:id w:val="-1978900831"/>
      </w:sdtPr>
      <w:sdtContent>
        <w:p w14:paraId="000010C3" w14:textId="77777777" w:rsidR="00CF3663" w:rsidRDefault="00000000">
          <w:pPr>
            <w:numPr>
              <w:ilvl w:val="1"/>
              <w:numId w:val="20"/>
            </w:numPr>
            <w:tabs>
              <w:tab w:val="left" w:pos="720"/>
              <w:tab w:val="left" w:pos="1440"/>
            </w:tabs>
            <w:spacing w:before="240"/>
            <w:rPr>
              <w:ins w:id="8273" w:author="BHA Regulatory Affairs Unit" w:date="2026-07-29T16:06:00Z"/>
            </w:rPr>
          </w:pPr>
          <w:sdt>
            <w:sdtPr>
              <w:tag w:val="goog_rdk_8222"/>
              <w:id w:val="-1142645668"/>
            </w:sdtPr>
            <w:sdtContent>
              <w:ins w:id="8274" w:author="BHA Regulatory Affairs Unit" w:date="2026-07-29T16:06:00Z">
                <w:r>
                  <w:t>Agencies providing MCR services must employ or contract with a PSP.</w:t>
                </w:r>
              </w:ins>
            </w:sdtContent>
          </w:sdt>
        </w:p>
      </w:sdtContent>
    </w:sdt>
    <w:sdt>
      <w:sdtPr>
        <w:tag w:val="goog_rdk_8225"/>
        <w:id w:val="-1804339015"/>
      </w:sdtPr>
      <w:sdtContent>
        <w:p w14:paraId="000010C4" w14:textId="77777777" w:rsidR="00CF3663" w:rsidRDefault="00000000">
          <w:pPr>
            <w:numPr>
              <w:ilvl w:val="2"/>
              <w:numId w:val="20"/>
            </w:numPr>
            <w:tabs>
              <w:tab w:val="left" w:pos="720"/>
              <w:tab w:val="left" w:pos="1440"/>
            </w:tabs>
            <w:spacing w:before="240"/>
            <w:rPr>
              <w:ins w:id="8275" w:author="BHA Regulatory Affairs Unit" w:date="2026-07-29T16:06:00Z"/>
            </w:rPr>
          </w:pPr>
          <w:sdt>
            <w:sdtPr>
              <w:tag w:val="goog_rdk_8224"/>
              <w:id w:val="-201873310"/>
            </w:sdtPr>
            <w:sdtContent>
              <w:ins w:id="8276" w:author="BHA Regulatory Affairs Unit" w:date="2026-07-29T16:06:00Z">
                <w:r>
                  <w:t>This PSP may be included in the MCR response as appropriate and available and may take the lead on initial engagement and assist with follow-up services.</w:t>
                </w:r>
              </w:ins>
            </w:sdtContent>
          </w:sdt>
        </w:p>
      </w:sdtContent>
    </w:sdt>
    <w:sdt>
      <w:sdtPr>
        <w:tag w:val="goog_rdk_8227"/>
        <w:id w:val="387508712"/>
      </w:sdtPr>
      <w:sdtContent>
        <w:p w14:paraId="000010C5" w14:textId="77777777" w:rsidR="00CF3663" w:rsidRDefault="00000000">
          <w:pPr>
            <w:numPr>
              <w:ilvl w:val="2"/>
              <w:numId w:val="20"/>
            </w:numPr>
            <w:tabs>
              <w:tab w:val="left" w:pos="720"/>
              <w:tab w:val="left" w:pos="1440"/>
            </w:tabs>
            <w:spacing w:before="240"/>
            <w:rPr>
              <w:ins w:id="8277" w:author="BHA Regulatory Affairs Unit" w:date="2026-07-29T16:06:00Z"/>
            </w:rPr>
          </w:pPr>
          <w:sdt>
            <w:sdtPr>
              <w:tag w:val="goog_rdk_8226"/>
              <w:id w:val="-1264882905"/>
            </w:sdtPr>
            <w:sdtContent>
              <w:ins w:id="8278" w:author="BHA Regulatory Affairs Unit" w:date="2026-07-29T16:06:00Z">
                <w:r>
                  <w:t>This PSP must be available for follow-up services with the individual within one (1) calendar day of the crisis response.</w:t>
                </w:r>
              </w:ins>
            </w:sdtContent>
          </w:sdt>
        </w:p>
      </w:sdtContent>
    </w:sdt>
    <w:sdt>
      <w:sdtPr>
        <w:tag w:val="goog_rdk_8229"/>
        <w:id w:val="778054929"/>
      </w:sdtPr>
      <w:sdtContent>
        <w:p w14:paraId="000010C6" w14:textId="77777777" w:rsidR="00CF3663" w:rsidRDefault="00000000">
          <w:pPr>
            <w:numPr>
              <w:ilvl w:val="1"/>
              <w:numId w:val="20"/>
            </w:numPr>
            <w:tabs>
              <w:tab w:val="left" w:pos="720"/>
              <w:tab w:val="left" w:pos="1440"/>
            </w:tabs>
            <w:spacing w:before="240"/>
            <w:rPr>
              <w:ins w:id="8279" w:author="BHA Regulatory Affairs Unit" w:date="2026-07-29T16:06:00Z"/>
            </w:rPr>
          </w:pPr>
          <w:sdt>
            <w:sdtPr>
              <w:tag w:val="goog_rdk_8228"/>
              <w:id w:val="-852825009"/>
            </w:sdtPr>
            <w:sdtContent>
              <w:ins w:id="8280" w:author="BHA Regulatory Affairs Unit" w:date="2026-07-29T16:06:00Z">
                <w:r>
                  <w:t>Agencies providing MCR services may choose to have a Medical Director.</w:t>
                </w:r>
              </w:ins>
            </w:sdtContent>
          </w:sdt>
        </w:p>
      </w:sdtContent>
    </w:sdt>
    <w:sdt>
      <w:sdtPr>
        <w:tag w:val="goog_rdk_8231"/>
        <w:id w:val="1802370379"/>
      </w:sdtPr>
      <w:sdtContent>
        <w:p w14:paraId="000010C7" w14:textId="77777777" w:rsidR="00CF3663" w:rsidRDefault="00000000">
          <w:pPr>
            <w:numPr>
              <w:ilvl w:val="0"/>
              <w:numId w:val="20"/>
            </w:numPr>
            <w:tabs>
              <w:tab w:val="left" w:pos="720"/>
              <w:tab w:val="left" w:pos="1440"/>
            </w:tabs>
            <w:spacing w:before="240"/>
            <w:rPr>
              <w:ins w:id="8281" w:author="BHA Regulatory Affairs Unit" w:date="2026-07-29T16:06:00Z"/>
            </w:rPr>
          </w:pPr>
          <w:sdt>
            <w:sdtPr>
              <w:tag w:val="goog_rdk_8230"/>
              <w:id w:val="-2038200520"/>
            </w:sdtPr>
            <w:sdtContent>
              <w:ins w:id="8282" w:author="BHA Regulatory Affairs Unit" w:date="2026-07-29T16:06:00Z">
                <w:r>
                  <w:t>Supervisor consultation</w:t>
                </w:r>
              </w:ins>
            </w:sdtContent>
          </w:sdt>
        </w:p>
      </w:sdtContent>
    </w:sdt>
    <w:sdt>
      <w:sdtPr>
        <w:tag w:val="goog_rdk_8233"/>
        <w:id w:val="544016061"/>
      </w:sdtPr>
      <w:sdtContent>
        <w:p w14:paraId="000010C8" w14:textId="77777777" w:rsidR="00CF3663" w:rsidRDefault="00000000">
          <w:pPr>
            <w:numPr>
              <w:ilvl w:val="1"/>
              <w:numId w:val="20"/>
            </w:numPr>
            <w:tabs>
              <w:tab w:val="left" w:pos="720"/>
              <w:tab w:val="left" w:pos="1440"/>
            </w:tabs>
            <w:spacing w:before="240"/>
            <w:rPr>
              <w:ins w:id="8283" w:author="BHA Regulatory Affairs Unit" w:date="2026-07-29T16:06:00Z"/>
            </w:rPr>
          </w:pPr>
          <w:sdt>
            <w:sdtPr>
              <w:tag w:val="goog_rdk_8232"/>
              <w:id w:val="-1816549330"/>
            </w:sdtPr>
            <w:sdtContent>
              <w:ins w:id="8284" w:author="BHA Regulatory Affairs Unit" w:date="2026-07-29T16:06:00Z">
                <w:r>
                  <w:t>The mobile crisis team must have a crisis professional licensee, licensee, or authorized practitioner immediately available for consultation and support, if not already on-site, at the time of a MCR crisis service.</w:t>
                </w:r>
              </w:ins>
            </w:sdtContent>
          </w:sdt>
        </w:p>
      </w:sdtContent>
    </w:sdt>
    <w:sdt>
      <w:sdtPr>
        <w:tag w:val="goog_rdk_8235"/>
        <w:id w:val="130252734"/>
      </w:sdtPr>
      <w:sdtContent>
        <w:p w14:paraId="000010C9" w14:textId="77777777" w:rsidR="00CF3663" w:rsidRDefault="00000000">
          <w:pPr>
            <w:numPr>
              <w:ilvl w:val="2"/>
              <w:numId w:val="20"/>
            </w:numPr>
            <w:tabs>
              <w:tab w:val="left" w:pos="720"/>
              <w:tab w:val="left" w:pos="1440"/>
            </w:tabs>
            <w:spacing w:before="240"/>
            <w:rPr>
              <w:ins w:id="8285" w:author="BHA Regulatory Affairs Unit" w:date="2026-07-29T16:06:00Z"/>
            </w:rPr>
          </w:pPr>
          <w:sdt>
            <w:sdtPr>
              <w:tag w:val="goog_rdk_8234"/>
              <w:id w:val="-988948452"/>
            </w:sdtPr>
            <w:sdtContent>
              <w:ins w:id="8286" w:author="BHA Regulatory Affairs Unit" w:date="2026-07-29T16:06:00Z">
                <w:r>
                  <w:t>In this scenario, access via telehealth is permissible.</w:t>
                </w:r>
              </w:ins>
            </w:sdtContent>
          </w:sdt>
        </w:p>
      </w:sdtContent>
    </w:sdt>
    <w:sdt>
      <w:sdtPr>
        <w:tag w:val="goog_rdk_8237"/>
        <w:id w:val="872633371"/>
      </w:sdtPr>
      <w:sdtContent>
        <w:p w14:paraId="000010CA" w14:textId="77777777" w:rsidR="00CF3663" w:rsidRDefault="00000000">
          <w:pPr>
            <w:numPr>
              <w:ilvl w:val="0"/>
              <w:numId w:val="20"/>
            </w:numPr>
            <w:tabs>
              <w:tab w:val="left" w:pos="720"/>
              <w:tab w:val="left" w:pos="1440"/>
            </w:tabs>
            <w:spacing w:before="240"/>
            <w:rPr>
              <w:ins w:id="8287" w:author="BHA Regulatory Affairs Unit" w:date="2026-07-29T16:06:00Z"/>
            </w:rPr>
          </w:pPr>
          <w:sdt>
            <w:sdtPr>
              <w:tag w:val="goog_rdk_8236"/>
              <w:id w:val="1659216866"/>
            </w:sdtPr>
            <w:sdtContent>
              <w:ins w:id="8288" w:author="BHA Regulatory Affairs Unit" w:date="2026-07-29T16:06:00Z">
                <w:r>
                  <w:t>Training</w:t>
                </w:r>
              </w:ins>
            </w:sdtContent>
          </w:sdt>
        </w:p>
      </w:sdtContent>
    </w:sdt>
    <w:sdt>
      <w:sdtPr>
        <w:tag w:val="goog_rdk_8239"/>
        <w:id w:val="-363461869"/>
      </w:sdtPr>
      <w:sdtContent>
        <w:p w14:paraId="000010CB" w14:textId="77777777" w:rsidR="00CF3663" w:rsidRDefault="00000000">
          <w:pPr>
            <w:numPr>
              <w:ilvl w:val="1"/>
              <w:numId w:val="20"/>
            </w:numPr>
            <w:tabs>
              <w:tab w:val="left" w:pos="720"/>
              <w:tab w:val="left" w:pos="1440"/>
            </w:tabs>
            <w:spacing w:before="240"/>
            <w:rPr>
              <w:ins w:id="8289" w:author="BHA Regulatory Affairs Unit" w:date="2026-07-29T16:06:00Z"/>
            </w:rPr>
          </w:pPr>
          <w:sdt>
            <w:sdtPr>
              <w:tag w:val="goog_rdk_8238"/>
              <w:id w:val="847254271"/>
            </w:sdtPr>
            <w:sdtContent>
              <w:ins w:id="8290" w:author="BHA Regulatory Affairs Unit" w:date="2026-07-29T16:06:00Z">
                <w:r>
                  <w:t>In addition to training requirements detailed in Part 6.1.3.C of this Chapter 6, personnel providing MCR services must be trained in addressing and responding to individuals with physical disabilities, I/DD, TBI, severe mental illness (SMI), serious emotional disturbance (SED), SUD, co-occurring disorders, and other cognitive or neurodiverse needs, who are in crisis.</w:t>
                </w:r>
              </w:ins>
            </w:sdtContent>
          </w:sdt>
        </w:p>
      </w:sdtContent>
    </w:sdt>
    <w:sdt>
      <w:sdtPr>
        <w:tag w:val="goog_rdk_8241"/>
        <w:id w:val="-1466537189"/>
      </w:sdtPr>
      <w:sdtContent>
        <w:p w14:paraId="000010CC" w14:textId="77777777" w:rsidR="00CF3663" w:rsidRDefault="00000000">
          <w:pPr>
            <w:numPr>
              <w:ilvl w:val="2"/>
              <w:numId w:val="20"/>
            </w:numPr>
            <w:tabs>
              <w:tab w:val="left" w:pos="720"/>
              <w:tab w:val="left" w:pos="1440"/>
            </w:tabs>
            <w:spacing w:before="240"/>
            <w:rPr>
              <w:ins w:id="8291" w:author="BHA Regulatory Affairs Unit" w:date="2026-07-29T16:06:00Z"/>
            </w:rPr>
          </w:pPr>
          <w:sdt>
            <w:sdtPr>
              <w:tag w:val="goog_rdk_8240"/>
              <w:id w:val="-806705968"/>
            </w:sdtPr>
            <w:sdtContent>
              <w:ins w:id="8292" w:author="BHA Regulatory Affairs Unit" w:date="2026-07-29T16:06:00Z">
                <w:r>
                  <w:t>Documentation of this training must be present in personnel files.</w:t>
                </w:r>
              </w:ins>
            </w:sdtContent>
          </w:sdt>
        </w:p>
      </w:sdtContent>
    </w:sdt>
    <w:sdt>
      <w:sdtPr>
        <w:tag w:val="goog_rdk_8243"/>
        <w:id w:val="2121914285"/>
      </w:sdtPr>
      <w:sdtContent>
        <w:p w14:paraId="000010CD" w14:textId="77777777" w:rsidR="00CF3663" w:rsidRDefault="00000000">
          <w:pPr>
            <w:numPr>
              <w:ilvl w:val="1"/>
              <w:numId w:val="20"/>
            </w:numPr>
            <w:tabs>
              <w:tab w:val="left" w:pos="720"/>
              <w:tab w:val="left" w:pos="1440"/>
            </w:tabs>
            <w:spacing w:before="240"/>
            <w:rPr>
              <w:ins w:id="8293" w:author="BHA Regulatory Affairs Unit" w:date="2026-07-29T16:06:00Z"/>
            </w:rPr>
          </w:pPr>
          <w:sdt>
            <w:sdtPr>
              <w:tag w:val="goog_rdk_8242"/>
              <w:id w:val="1976093957"/>
            </w:sdtPr>
            <w:sdtContent>
              <w:ins w:id="8294" w:author="BHA Regulatory Affairs Unit" w:date="2026-07-29T16:06:00Z">
                <w:r>
                  <w:t>At least one (1) member of the MCR team must have specific training and expertise in serving children and their caregiver(s) who experience crisis. This person must be available for consultation in alignment with an agency’s policies and procedures to ensure this expertise is utilized.</w:t>
                </w:r>
              </w:ins>
            </w:sdtContent>
          </w:sdt>
        </w:p>
      </w:sdtContent>
    </w:sdt>
    <w:sdt>
      <w:sdtPr>
        <w:tag w:val="goog_rdk_8245"/>
        <w:id w:val="1440320961"/>
      </w:sdtPr>
      <w:sdtContent>
        <w:p w14:paraId="000010CE" w14:textId="77777777" w:rsidR="00CF3663" w:rsidRDefault="00000000">
          <w:pPr>
            <w:numPr>
              <w:ilvl w:val="1"/>
              <w:numId w:val="20"/>
            </w:numPr>
            <w:tabs>
              <w:tab w:val="left" w:pos="720"/>
              <w:tab w:val="left" w:pos="1440"/>
            </w:tabs>
            <w:spacing w:before="240"/>
            <w:rPr>
              <w:ins w:id="8295" w:author="BHA Regulatory Affairs Unit" w:date="2026-07-29T16:06:00Z"/>
            </w:rPr>
          </w:pPr>
          <w:sdt>
            <w:sdtPr>
              <w:tag w:val="goog_rdk_8244"/>
              <w:id w:val="1686030880"/>
            </w:sdtPr>
            <w:sdtContent>
              <w:ins w:id="8296" w:author="BHA Regulatory Affairs Unit" w:date="2026-07-29T16:06:00Z">
                <w:r>
                  <w:t>Personnel providing MCR services must be trained in interaction and basic understanding of law enforcement processes and procedures.</w:t>
                </w:r>
              </w:ins>
            </w:sdtContent>
          </w:sdt>
        </w:p>
      </w:sdtContent>
    </w:sdt>
    <w:sdt>
      <w:sdtPr>
        <w:tag w:val="goog_rdk_8247"/>
        <w:id w:val="1703485300"/>
      </w:sdtPr>
      <w:sdtContent>
        <w:p w14:paraId="000010CF" w14:textId="77777777" w:rsidR="00CF3663" w:rsidRDefault="00000000">
          <w:pPr>
            <w:keepNext/>
            <w:spacing w:before="240" w:after="60"/>
            <w:ind w:firstLine="0"/>
            <w:rPr>
              <w:ins w:id="8297" w:author="BHA Regulatory Affairs Unit" w:date="2026-07-29T16:06:00Z"/>
              <w:b/>
              <w:bCs/>
            </w:rPr>
          </w:pPr>
          <w:sdt>
            <w:sdtPr>
              <w:tag w:val="goog_rdk_8246"/>
              <w:id w:val="-320680511"/>
            </w:sdtPr>
            <w:sdtContent>
              <w:ins w:id="8298" w:author="BHA Regulatory Affairs Unit" w:date="2026-07-29T16:06:00Z">
                <w:r>
                  <w:rPr>
                    <w:b/>
                    <w:bCs/>
                  </w:rPr>
                  <w:t>6.2.4</w:t>
                </w:r>
                <w:r>
                  <w:rPr>
                    <w:b/>
                    <w:bCs/>
                  </w:rPr>
                  <w:tab/>
                  <w:t>Documentation and Timeliness (MCR)</w:t>
                </w:r>
              </w:ins>
            </w:sdtContent>
          </w:sdt>
        </w:p>
      </w:sdtContent>
    </w:sdt>
    <w:sdt>
      <w:sdtPr>
        <w:tag w:val="goog_rdk_8249"/>
        <w:id w:val="-1920847043"/>
      </w:sdtPr>
      <w:sdtContent>
        <w:p w14:paraId="000010D0" w14:textId="77777777" w:rsidR="00CF3663" w:rsidRDefault="00000000">
          <w:pPr>
            <w:numPr>
              <w:ilvl w:val="0"/>
              <w:numId w:val="28"/>
            </w:numPr>
            <w:tabs>
              <w:tab w:val="left" w:pos="720"/>
              <w:tab w:val="left" w:pos="1440"/>
            </w:tabs>
            <w:spacing w:before="240"/>
            <w:rPr>
              <w:ins w:id="8299" w:author="BHA Regulatory Affairs Unit" w:date="2026-07-29T16:06:00Z"/>
            </w:rPr>
          </w:pPr>
          <w:sdt>
            <w:sdtPr>
              <w:tag w:val="goog_rdk_8248"/>
              <w:id w:val="1708271781"/>
            </w:sdtPr>
            <w:sdtContent>
              <w:ins w:id="8300" w:author="BHA Regulatory Affairs Unit" w:date="2026-07-29T16:06:00Z">
                <w:r>
                  <w:t>Agencies providing MCR services must complete the following requirements, keeping documentation of timely completion in an individual’s record, as set forth in Part 1.17 of these Rules.</w:t>
                </w:r>
              </w:ins>
            </w:sdtContent>
          </w:sdt>
        </w:p>
      </w:sdtContent>
    </w:sdt>
    <w:sdt>
      <w:sdtPr>
        <w:tag w:val="goog_rdk_8251"/>
        <w:id w:val="-1145981250"/>
      </w:sdtPr>
      <w:sdtContent>
        <w:p w14:paraId="000010D1" w14:textId="77777777" w:rsidR="00CF3663" w:rsidRDefault="00000000">
          <w:pPr>
            <w:numPr>
              <w:ilvl w:val="0"/>
              <w:numId w:val="28"/>
            </w:numPr>
            <w:tabs>
              <w:tab w:val="left" w:pos="720"/>
              <w:tab w:val="left" w:pos="1440"/>
            </w:tabs>
            <w:spacing w:before="240"/>
            <w:rPr>
              <w:ins w:id="8301" w:author="BHA Regulatory Affairs Unit" w:date="2026-07-29T16:06:00Z"/>
            </w:rPr>
          </w:pPr>
          <w:sdt>
            <w:sdtPr>
              <w:tag w:val="goog_rdk_8250"/>
              <w:id w:val="1758965570"/>
            </w:sdtPr>
            <w:sdtContent>
              <w:ins w:id="8302" w:author="BHA Regulatory Affairs Unit" w:date="2026-07-29T16:06:00Z">
                <w:r>
                  <w:t>Screening</w:t>
                </w:r>
              </w:ins>
            </w:sdtContent>
          </w:sdt>
        </w:p>
      </w:sdtContent>
    </w:sdt>
    <w:sdt>
      <w:sdtPr>
        <w:tag w:val="goog_rdk_8253"/>
        <w:id w:val="-1663722309"/>
      </w:sdtPr>
      <w:sdtContent>
        <w:p w14:paraId="000010D2" w14:textId="77777777" w:rsidR="00CF3663" w:rsidRDefault="00000000">
          <w:pPr>
            <w:numPr>
              <w:ilvl w:val="1"/>
              <w:numId w:val="28"/>
            </w:numPr>
            <w:tabs>
              <w:tab w:val="left" w:pos="720"/>
              <w:tab w:val="left" w:pos="1440"/>
            </w:tabs>
            <w:spacing w:before="240"/>
            <w:rPr>
              <w:ins w:id="8303" w:author="BHA Regulatory Affairs Unit" w:date="2026-07-29T16:06:00Z"/>
            </w:rPr>
          </w:pPr>
          <w:sdt>
            <w:sdtPr>
              <w:tag w:val="goog_rdk_8252"/>
              <w:id w:val="1081954667"/>
            </w:sdtPr>
            <w:sdtContent>
              <w:ins w:id="8304" w:author="BHA Regulatory Affairs Unit" w:date="2026-07-29T16:06:00Z">
                <w:r>
                  <w:t>In addition to screening requirements noted in Part 1.17.3.A of these Rules, agencies providing MCR services must make a rapid determination as to whether the crisis warrants medical or law enforcement response.</w:t>
                </w:r>
              </w:ins>
            </w:sdtContent>
          </w:sdt>
        </w:p>
      </w:sdtContent>
    </w:sdt>
    <w:sdt>
      <w:sdtPr>
        <w:tag w:val="goog_rdk_8255"/>
        <w:id w:val="2043540471"/>
      </w:sdtPr>
      <w:sdtContent>
        <w:p w14:paraId="000010D3" w14:textId="77777777" w:rsidR="00CF3663" w:rsidRDefault="00000000">
          <w:pPr>
            <w:numPr>
              <w:ilvl w:val="0"/>
              <w:numId w:val="28"/>
            </w:numPr>
            <w:tabs>
              <w:tab w:val="left" w:pos="720"/>
              <w:tab w:val="left" w:pos="1440"/>
            </w:tabs>
            <w:spacing w:before="240"/>
            <w:rPr>
              <w:ins w:id="8305" w:author="BHA Regulatory Affairs Unit" w:date="2026-07-29T16:06:00Z"/>
            </w:rPr>
          </w:pPr>
          <w:sdt>
            <w:sdtPr>
              <w:tag w:val="goog_rdk_8254"/>
              <w:id w:val="-1120660236"/>
            </w:sdtPr>
            <w:sdtContent>
              <w:ins w:id="8306" w:author="BHA Regulatory Affairs Unit" w:date="2026-07-29T16:06:00Z">
                <w:r>
                  <w:t>Assessment</w:t>
                </w:r>
              </w:ins>
            </w:sdtContent>
          </w:sdt>
        </w:p>
      </w:sdtContent>
    </w:sdt>
    <w:sdt>
      <w:sdtPr>
        <w:tag w:val="goog_rdk_8257"/>
        <w:id w:val="833906859"/>
      </w:sdtPr>
      <w:sdtContent>
        <w:p w14:paraId="000010D4" w14:textId="77777777" w:rsidR="00CF3663" w:rsidRDefault="00000000">
          <w:pPr>
            <w:numPr>
              <w:ilvl w:val="1"/>
              <w:numId w:val="28"/>
            </w:numPr>
            <w:tabs>
              <w:tab w:val="left" w:pos="720"/>
              <w:tab w:val="left" w:pos="1440"/>
            </w:tabs>
            <w:spacing w:before="240"/>
            <w:rPr>
              <w:ins w:id="8307" w:author="BHA Regulatory Affairs Unit" w:date="2026-07-29T16:06:00Z"/>
            </w:rPr>
          </w:pPr>
          <w:sdt>
            <w:sdtPr>
              <w:tag w:val="goog_rdk_8256"/>
              <w:id w:val="-495014968"/>
            </w:sdtPr>
            <w:sdtContent>
              <w:ins w:id="8308" w:author="BHA Regulatory Affairs Unit" w:date="2026-07-29T16:06:00Z">
                <w:r>
                  <w:t>Agencies providing MCR services must complete the Colorado Crisis Assessment as detailed in Part 6.1.4.C.2 of this Chapter 6, if clinically indicated by the initial screening.</w:t>
                </w:r>
              </w:ins>
            </w:sdtContent>
          </w:sdt>
        </w:p>
      </w:sdtContent>
    </w:sdt>
    <w:sdt>
      <w:sdtPr>
        <w:tag w:val="goog_rdk_8259"/>
        <w:id w:val="1732613027"/>
      </w:sdtPr>
      <w:sdtContent>
        <w:p w14:paraId="000010D5" w14:textId="77777777" w:rsidR="00CF3663" w:rsidRDefault="00000000">
          <w:pPr>
            <w:numPr>
              <w:ilvl w:val="2"/>
              <w:numId w:val="28"/>
            </w:numPr>
            <w:tabs>
              <w:tab w:val="left" w:pos="720"/>
              <w:tab w:val="left" w:pos="1440"/>
            </w:tabs>
            <w:spacing w:before="240"/>
            <w:rPr>
              <w:ins w:id="8309" w:author="BHA Regulatory Affairs Unit" w:date="2026-07-29T16:06:00Z"/>
            </w:rPr>
          </w:pPr>
          <w:sdt>
            <w:sdtPr>
              <w:tag w:val="goog_rdk_8258"/>
              <w:id w:val="1642989357"/>
            </w:sdtPr>
            <w:sdtContent>
              <w:ins w:id="8310" w:author="BHA Regulatory Affairs Unit" w:date="2026-07-29T16:06:00Z">
                <w:r>
                  <w:t>Agencies providing MCR services are exempt from assessment-specific requirements detailed in Part 1.17.3 of these Rules.</w:t>
                </w:r>
              </w:ins>
            </w:sdtContent>
          </w:sdt>
        </w:p>
      </w:sdtContent>
    </w:sdt>
    <w:sdt>
      <w:sdtPr>
        <w:tag w:val="goog_rdk_8261"/>
        <w:id w:val="1679231095"/>
      </w:sdtPr>
      <w:sdtContent>
        <w:p w14:paraId="000010D6" w14:textId="77777777" w:rsidR="00CF3663" w:rsidRDefault="00000000">
          <w:pPr>
            <w:numPr>
              <w:ilvl w:val="0"/>
              <w:numId w:val="28"/>
            </w:numPr>
            <w:tabs>
              <w:tab w:val="left" w:pos="720"/>
              <w:tab w:val="left" w:pos="1440"/>
            </w:tabs>
            <w:spacing w:before="240"/>
            <w:rPr>
              <w:ins w:id="8311" w:author="BHA Regulatory Affairs Unit" w:date="2026-07-29T16:06:00Z"/>
            </w:rPr>
          </w:pPr>
          <w:sdt>
            <w:sdtPr>
              <w:tag w:val="goog_rdk_8260"/>
              <w:id w:val="-1843210714"/>
            </w:sdtPr>
            <w:sdtContent>
              <w:ins w:id="8312" w:author="BHA Regulatory Affairs Unit" w:date="2026-07-29T16:06:00Z">
                <w:r>
                  <w:t>Service and safety plans</w:t>
                </w:r>
              </w:ins>
            </w:sdtContent>
          </w:sdt>
        </w:p>
      </w:sdtContent>
    </w:sdt>
    <w:sdt>
      <w:sdtPr>
        <w:tag w:val="goog_rdk_8263"/>
        <w:id w:val="204625573"/>
      </w:sdtPr>
      <w:sdtContent>
        <w:p w14:paraId="000010D7" w14:textId="77777777" w:rsidR="00CF3663" w:rsidRDefault="00000000">
          <w:pPr>
            <w:numPr>
              <w:ilvl w:val="1"/>
              <w:numId w:val="28"/>
            </w:numPr>
            <w:tabs>
              <w:tab w:val="left" w:pos="720"/>
              <w:tab w:val="left" w:pos="1440"/>
            </w:tabs>
            <w:spacing w:before="240"/>
            <w:rPr>
              <w:ins w:id="8313" w:author="BHA Regulatory Affairs Unit" w:date="2026-07-29T16:06:00Z"/>
            </w:rPr>
          </w:pPr>
          <w:sdt>
            <w:sdtPr>
              <w:tag w:val="goog_rdk_8262"/>
              <w:id w:val="1217937317"/>
            </w:sdtPr>
            <w:sdtContent>
              <w:ins w:id="8314" w:author="BHA Regulatory Affairs Unit" w:date="2026-07-29T16:06:00Z">
                <w:r>
                  <w:t>Agencies providing MCR services must utilize the safety planning process as detailed in Part 1.17.6 of these Rules, when clinically indicated.</w:t>
                </w:r>
              </w:ins>
            </w:sdtContent>
          </w:sdt>
        </w:p>
      </w:sdtContent>
    </w:sdt>
    <w:sdt>
      <w:sdtPr>
        <w:tag w:val="goog_rdk_8265"/>
        <w:id w:val="1379551558"/>
      </w:sdtPr>
      <w:sdtContent>
        <w:p w14:paraId="000010D8" w14:textId="77777777" w:rsidR="00CF3663" w:rsidRDefault="00000000">
          <w:pPr>
            <w:numPr>
              <w:ilvl w:val="0"/>
              <w:numId w:val="28"/>
            </w:numPr>
            <w:tabs>
              <w:tab w:val="left" w:pos="720"/>
              <w:tab w:val="left" w:pos="1440"/>
            </w:tabs>
            <w:spacing w:before="240"/>
            <w:rPr>
              <w:ins w:id="8315" w:author="BHA Regulatory Affairs Unit" w:date="2026-07-29T16:06:00Z"/>
            </w:rPr>
          </w:pPr>
          <w:sdt>
            <w:sdtPr>
              <w:tag w:val="goog_rdk_8264"/>
              <w:id w:val="498888856"/>
            </w:sdtPr>
            <w:sdtContent>
              <w:ins w:id="8316" w:author="BHA Regulatory Affairs Unit" w:date="2026-07-29T16:06:00Z">
                <w:r>
                  <w:t>Progress notes and referrals</w:t>
                </w:r>
              </w:ins>
            </w:sdtContent>
          </w:sdt>
        </w:p>
      </w:sdtContent>
    </w:sdt>
    <w:sdt>
      <w:sdtPr>
        <w:tag w:val="goog_rdk_8267"/>
        <w:id w:val="552476708"/>
      </w:sdtPr>
      <w:sdtContent>
        <w:p w14:paraId="000010D9" w14:textId="77777777" w:rsidR="00CF3663" w:rsidRDefault="00000000">
          <w:pPr>
            <w:numPr>
              <w:ilvl w:val="1"/>
              <w:numId w:val="28"/>
            </w:numPr>
            <w:tabs>
              <w:tab w:val="left" w:pos="720"/>
              <w:tab w:val="left" w:pos="1440"/>
            </w:tabs>
            <w:spacing w:before="240"/>
            <w:rPr>
              <w:ins w:id="8317" w:author="BHA Regulatory Affairs Unit" w:date="2026-07-29T16:06:00Z"/>
            </w:rPr>
          </w:pPr>
          <w:sdt>
            <w:sdtPr>
              <w:tag w:val="goog_rdk_8266"/>
              <w:id w:val="-1803325148"/>
            </w:sdtPr>
            <w:sdtContent>
              <w:ins w:id="8318" w:author="BHA Regulatory Affairs Unit" w:date="2026-07-29T16:06:00Z">
                <w:r>
                  <w:t>Agencies providing MCR services must follow the standards as detailed in Part 6.1.4.E of this Chapter 6.</w:t>
                </w:r>
              </w:ins>
            </w:sdtContent>
          </w:sdt>
        </w:p>
      </w:sdtContent>
    </w:sdt>
    <w:sdt>
      <w:sdtPr>
        <w:tag w:val="goog_rdk_8270"/>
        <w:id w:val="1298192511"/>
      </w:sdtPr>
      <w:sdtContent>
        <w:p w14:paraId="000010DA" w14:textId="77777777" w:rsidR="00CF3663" w:rsidRDefault="00000000">
          <w:pPr>
            <w:keepNext/>
            <w:spacing w:before="240" w:after="60"/>
            <w:ind w:left="360" w:hanging="360"/>
            <w:rPr>
              <w:ins w:id="8319" w:author="BHA Regulatory Affairs Unit" w:date="2026-07-29T16:06:00Z"/>
              <w:b/>
              <w:bCs/>
            </w:rPr>
          </w:pPr>
          <w:sdt>
            <w:sdtPr>
              <w:tag w:val="goog_rdk_8268"/>
              <w:id w:val="-1297873743"/>
            </w:sdtPr>
            <w:sdtContent>
              <w:ins w:id="8320" w:author="BHA Regulatory Affairs Unit" w:date="2026-07-29T16:06:00Z">
                <w:r>
                  <w:rPr>
                    <w:b/>
                    <w:bCs/>
                  </w:rPr>
                  <w:t xml:space="preserve"> </w:t>
                </w:r>
              </w:ins>
              <w:sdt>
                <w:sdtPr>
                  <w:tag w:val="goog_rdk_8269"/>
                  <w:id w:val="430880507"/>
                </w:sdtPr>
                <w:sdtContent>
                  <w:commentRangeStart w:id="8321"/>
                </w:sdtContent>
              </w:sdt>
              <w:ins w:id="8322" w:author="BHA Regulatory Affairs Unit" w:date="2026-07-29T16:06:00Z">
                <w:r>
                  <w:rPr>
                    <w:b/>
                    <w:bCs/>
                  </w:rPr>
                  <w:t>Walk-In Crisis (WIC) Services</w:t>
                </w:r>
                <w:commentRangeEnd w:id="8321"/>
                <w:r>
                  <w:rPr>
                    <w:rStyle w:val="CommentReference"/>
                    <w:sz w:val="24"/>
                    <w:szCs w:val="24"/>
                  </w:rPr>
                  <w:commentReference w:id="8321"/>
                </w:r>
              </w:ins>
            </w:sdtContent>
          </w:sdt>
        </w:p>
      </w:sdtContent>
    </w:sdt>
    <w:sdt>
      <w:sdtPr>
        <w:tag w:val="goog_rdk_8272"/>
        <w:id w:val="207155664"/>
      </w:sdtPr>
      <w:sdtContent>
        <w:p w14:paraId="000010DB" w14:textId="77777777" w:rsidR="00CF3663" w:rsidRDefault="00000000">
          <w:pPr>
            <w:keepNext/>
            <w:spacing w:before="240" w:after="60"/>
            <w:ind w:firstLine="0"/>
            <w:rPr>
              <w:ins w:id="8323" w:author="BHA Regulatory Affairs Unit" w:date="2026-07-29T16:06:00Z"/>
              <w:b/>
              <w:bCs/>
            </w:rPr>
          </w:pPr>
          <w:sdt>
            <w:sdtPr>
              <w:tag w:val="goog_rdk_8271"/>
              <w:id w:val="2133998958"/>
            </w:sdtPr>
            <w:sdtContent>
              <w:ins w:id="8324" w:author="BHA Regulatory Affairs Unit" w:date="2026-07-29T16:06:00Z">
                <w:r>
                  <w:rPr>
                    <w:b/>
                    <w:bCs/>
                  </w:rPr>
                  <w:t>6.3.1</w:t>
                </w:r>
                <w:r>
                  <w:rPr>
                    <w:b/>
                    <w:bCs/>
                  </w:rPr>
                  <w:tab/>
                  <w:t>Applicability (WIC)</w:t>
                </w:r>
              </w:ins>
            </w:sdtContent>
          </w:sdt>
        </w:p>
      </w:sdtContent>
    </w:sdt>
    <w:sdt>
      <w:sdtPr>
        <w:tag w:val="goog_rdk_8274"/>
        <w:id w:val="-581459682"/>
      </w:sdtPr>
      <w:sdtContent>
        <w:p w14:paraId="000010DC" w14:textId="77777777" w:rsidR="00CF3663" w:rsidRDefault="00000000">
          <w:pPr>
            <w:numPr>
              <w:ilvl w:val="0"/>
              <w:numId w:val="32"/>
            </w:numPr>
            <w:tabs>
              <w:tab w:val="left" w:pos="720"/>
              <w:tab w:val="left" w:pos="1440"/>
            </w:tabs>
            <w:spacing w:before="240"/>
            <w:rPr>
              <w:ins w:id="8325" w:author="BHA Regulatory Affairs Unit" w:date="2026-07-29T16:06:00Z"/>
            </w:rPr>
          </w:pPr>
          <w:sdt>
            <w:sdtPr>
              <w:tag w:val="goog_rdk_8273"/>
              <w:id w:val="-429738716"/>
            </w:sdtPr>
            <w:sdtContent>
              <w:ins w:id="8326" w:author="BHA Regulatory Affairs Unit" w:date="2026-07-29T16:06:00Z">
                <w:r>
                  <w:t>This Part 6.3 of this Chapter 6 establishes endorsement standards for agencies that provide Walk-In Crisis (WIC) services. Agencies providing WIC services must meet the standards in this Part 6.3 of this Chapter 6.</w:t>
                </w:r>
              </w:ins>
            </w:sdtContent>
          </w:sdt>
        </w:p>
      </w:sdtContent>
    </w:sdt>
    <w:sdt>
      <w:sdtPr>
        <w:tag w:val="goog_rdk_8276"/>
        <w:id w:val="-1257730651"/>
      </w:sdtPr>
      <w:sdtContent>
        <w:p w14:paraId="000010DD" w14:textId="77777777" w:rsidR="00CF3663" w:rsidRDefault="00000000">
          <w:pPr>
            <w:numPr>
              <w:ilvl w:val="1"/>
              <w:numId w:val="7"/>
            </w:numPr>
            <w:tabs>
              <w:tab w:val="left" w:pos="720"/>
              <w:tab w:val="left" w:pos="1440"/>
            </w:tabs>
            <w:spacing w:before="240"/>
            <w:rPr>
              <w:ins w:id="8327" w:author="BHA Regulatory Affairs Unit" w:date="2026-07-29T16:06:00Z"/>
            </w:rPr>
          </w:pPr>
          <w:sdt>
            <w:sdtPr>
              <w:tag w:val="goog_rdk_8275"/>
              <w:id w:val="1549582713"/>
            </w:sdtPr>
            <w:sdtContent>
              <w:ins w:id="8328" w:author="BHA Regulatory Affairs Unit" w:date="2026-07-29T16:06:00Z">
                <w:r>
                  <w:t>The treatment type for agencies providing WIC services must be co-occurring.</w:t>
                </w:r>
              </w:ins>
            </w:sdtContent>
          </w:sdt>
        </w:p>
      </w:sdtContent>
    </w:sdt>
    <w:sdt>
      <w:sdtPr>
        <w:tag w:val="goog_rdk_8278"/>
        <w:id w:val="982050882"/>
      </w:sdtPr>
      <w:sdtContent>
        <w:p w14:paraId="000010DE" w14:textId="77777777" w:rsidR="00CF3663" w:rsidRDefault="00000000">
          <w:pPr>
            <w:numPr>
              <w:ilvl w:val="0"/>
              <w:numId w:val="7"/>
            </w:numPr>
            <w:tabs>
              <w:tab w:val="left" w:pos="720"/>
              <w:tab w:val="left" w:pos="1440"/>
            </w:tabs>
            <w:spacing w:before="240"/>
            <w:rPr>
              <w:ins w:id="8329" w:author="BHA Regulatory Affairs Unit" w:date="2026-07-29T16:06:00Z"/>
            </w:rPr>
          </w:pPr>
          <w:sdt>
            <w:sdtPr>
              <w:tag w:val="goog_rdk_8277"/>
              <w:id w:val="-1615345942"/>
            </w:sdtPr>
            <w:sdtContent>
              <w:ins w:id="8330" w:author="BHA Regulatory Affairs Unit" w:date="2026-07-29T16:06:00Z">
                <w:r>
                  <w:t>Agencies providing WIC services must hold the following credentials and/or affiliations:</w:t>
                </w:r>
              </w:ins>
            </w:sdtContent>
          </w:sdt>
        </w:p>
      </w:sdtContent>
    </w:sdt>
    <w:sdt>
      <w:sdtPr>
        <w:tag w:val="goog_rdk_8280"/>
        <w:id w:val="-1585913741"/>
      </w:sdtPr>
      <w:sdtContent>
        <w:p w14:paraId="000010DF" w14:textId="77777777" w:rsidR="00CF3663" w:rsidRDefault="00000000">
          <w:pPr>
            <w:numPr>
              <w:ilvl w:val="1"/>
              <w:numId w:val="7"/>
            </w:numPr>
            <w:tabs>
              <w:tab w:val="left" w:pos="720"/>
              <w:tab w:val="left" w:pos="1440"/>
            </w:tabs>
            <w:spacing w:before="240"/>
            <w:rPr>
              <w:ins w:id="8331" w:author="BHA Regulatory Affairs Unit" w:date="2026-07-29T16:06:00Z"/>
            </w:rPr>
          </w:pPr>
          <w:sdt>
            <w:sdtPr>
              <w:tag w:val="goog_rdk_8279"/>
              <w:id w:val="-2042174299"/>
            </w:sdtPr>
            <w:sdtContent>
              <w:ins w:id="8332" w:author="BHA Regulatory Affairs Unit" w:date="2026-07-29T16:06:00Z">
                <w:r>
                  <w:t>A BHE license, pursuant to Chapter 3 of these Rules, including at least the following endorsement(s):</w:t>
                </w:r>
              </w:ins>
            </w:sdtContent>
          </w:sdt>
        </w:p>
      </w:sdtContent>
    </w:sdt>
    <w:sdt>
      <w:sdtPr>
        <w:tag w:val="goog_rdk_8282"/>
        <w:id w:val="-789286591"/>
      </w:sdtPr>
      <w:sdtContent>
        <w:p w14:paraId="000010E0" w14:textId="77777777" w:rsidR="00CF3663" w:rsidRDefault="00000000">
          <w:pPr>
            <w:numPr>
              <w:ilvl w:val="2"/>
              <w:numId w:val="7"/>
            </w:numPr>
            <w:tabs>
              <w:tab w:val="left" w:pos="720"/>
              <w:tab w:val="left" w:pos="1440"/>
            </w:tabs>
            <w:spacing w:before="240"/>
            <w:rPr>
              <w:ins w:id="8333" w:author="BHA Regulatory Affairs Unit" w:date="2026-07-29T16:06:00Z"/>
            </w:rPr>
          </w:pPr>
          <w:sdt>
            <w:sdtPr>
              <w:tag w:val="goog_rdk_8281"/>
              <w:id w:val="-1100284937"/>
            </w:sdtPr>
            <w:sdtContent>
              <w:ins w:id="8334" w:author="BHA Regulatory Affairs Unit" w:date="2026-07-29T16:06:00Z">
                <w:r>
                  <w:t>Emergency Commitment (EC) for Substance Use endorsement, pursuant to Chapter 7 of these Rules; and</w:t>
                </w:r>
              </w:ins>
            </w:sdtContent>
          </w:sdt>
        </w:p>
      </w:sdtContent>
    </w:sdt>
    <w:sdt>
      <w:sdtPr>
        <w:tag w:val="goog_rdk_8284"/>
        <w:id w:val="-644305677"/>
      </w:sdtPr>
      <w:sdtContent>
        <w:p w14:paraId="000010E1" w14:textId="77777777" w:rsidR="00CF3663" w:rsidRDefault="00000000">
          <w:pPr>
            <w:numPr>
              <w:ilvl w:val="2"/>
              <w:numId w:val="7"/>
            </w:numPr>
            <w:tabs>
              <w:tab w:val="left" w:pos="720"/>
              <w:tab w:val="left" w:pos="1440"/>
            </w:tabs>
            <w:spacing w:before="240"/>
            <w:rPr>
              <w:ins w:id="8335" w:author="BHA Regulatory Affairs Unit" w:date="2026-07-29T16:06:00Z"/>
            </w:rPr>
          </w:pPr>
          <w:sdt>
            <w:sdtPr>
              <w:tag w:val="goog_rdk_8283"/>
              <w:id w:val="941535239"/>
            </w:sdtPr>
            <w:sdtContent>
              <w:ins w:id="8336" w:author="BHA Regulatory Affairs Unit" w:date="2026-07-29T16:06:00Z">
                <w:r>
                  <w:t>Children and Families endorsement, pursuant to Chapter 8 of these Rules.</w:t>
                </w:r>
              </w:ins>
            </w:sdtContent>
          </w:sdt>
        </w:p>
      </w:sdtContent>
    </w:sdt>
    <w:sdt>
      <w:sdtPr>
        <w:tag w:val="goog_rdk_8286"/>
        <w:id w:val="2027048002"/>
      </w:sdtPr>
      <w:sdtContent>
        <w:p w14:paraId="000010E2" w14:textId="77777777" w:rsidR="00CF3663" w:rsidRDefault="00000000">
          <w:pPr>
            <w:numPr>
              <w:ilvl w:val="1"/>
              <w:numId w:val="7"/>
            </w:numPr>
            <w:tabs>
              <w:tab w:val="left" w:pos="720"/>
              <w:tab w:val="left" w:pos="1440"/>
            </w:tabs>
            <w:spacing w:before="240"/>
            <w:rPr>
              <w:ins w:id="8337" w:author="BHA Regulatory Affairs Unit" w:date="2026-07-29T16:06:00Z"/>
            </w:rPr>
          </w:pPr>
          <w:sdt>
            <w:sdtPr>
              <w:tag w:val="goog_rdk_8285"/>
              <w:id w:val="-279786464"/>
            </w:sdtPr>
            <w:sdtContent>
              <w:ins w:id="8338" w:author="BHA Regulatory Affairs Unit" w:date="2026-07-29T16:06:00Z">
                <w:r>
                  <w:t>A 27-65 designation, pursuant to Chapter 11 of these Rules; and</w:t>
                </w:r>
              </w:ins>
            </w:sdtContent>
          </w:sdt>
        </w:p>
      </w:sdtContent>
    </w:sdt>
    <w:sdt>
      <w:sdtPr>
        <w:tag w:val="goog_rdk_8288"/>
        <w:id w:val="386314162"/>
      </w:sdtPr>
      <w:sdtContent>
        <w:p w14:paraId="000010E3" w14:textId="77777777" w:rsidR="00CF3663" w:rsidRDefault="00000000">
          <w:pPr>
            <w:numPr>
              <w:ilvl w:val="1"/>
              <w:numId w:val="7"/>
            </w:numPr>
            <w:tabs>
              <w:tab w:val="left" w:pos="720"/>
              <w:tab w:val="left" w:pos="1440"/>
            </w:tabs>
            <w:spacing w:before="240"/>
            <w:rPr>
              <w:ins w:id="8339" w:author="BHA Regulatory Affairs Unit" w:date="2026-07-29T16:06:00Z"/>
            </w:rPr>
          </w:pPr>
          <w:sdt>
            <w:sdtPr>
              <w:tag w:val="goog_rdk_8287"/>
              <w:id w:val="-1148400598"/>
            </w:sdtPr>
            <w:sdtContent>
              <w:ins w:id="8340" w:author="BHA Regulatory Affairs Unit" w:date="2026-07-29T16:06:00Z">
                <w:r>
                  <w:t>An active formal affiliation with one (1) or more BHASO(s).</w:t>
                </w:r>
              </w:ins>
            </w:sdtContent>
          </w:sdt>
        </w:p>
      </w:sdtContent>
    </w:sdt>
    <w:sdt>
      <w:sdtPr>
        <w:tag w:val="goog_rdk_8290"/>
        <w:id w:val="654575062"/>
      </w:sdtPr>
      <w:sdtContent>
        <w:p w14:paraId="000010E4" w14:textId="77777777" w:rsidR="00CF3663" w:rsidRDefault="00000000">
          <w:pPr>
            <w:numPr>
              <w:ilvl w:val="0"/>
              <w:numId w:val="7"/>
            </w:numPr>
            <w:tabs>
              <w:tab w:val="left" w:pos="720"/>
              <w:tab w:val="left" w:pos="1440"/>
            </w:tabs>
            <w:spacing w:before="240"/>
            <w:rPr>
              <w:ins w:id="8341" w:author="BHA Regulatory Affairs Unit" w:date="2026-07-29T16:06:00Z"/>
            </w:rPr>
          </w:pPr>
          <w:sdt>
            <w:sdtPr>
              <w:tag w:val="goog_rdk_8289"/>
              <w:id w:val="365167572"/>
            </w:sdtPr>
            <w:sdtContent>
              <w:ins w:id="8342" w:author="BHA Regulatory Affairs Unit" w:date="2026-07-29T16:06:00Z">
                <w:r>
                  <w:t>Agencies solely providing WIC services are not eligible to hold the following credential(s):</w:t>
                </w:r>
              </w:ins>
            </w:sdtContent>
          </w:sdt>
        </w:p>
      </w:sdtContent>
    </w:sdt>
    <w:sdt>
      <w:sdtPr>
        <w:tag w:val="goog_rdk_8292"/>
        <w:id w:val="838745537"/>
      </w:sdtPr>
      <w:sdtContent>
        <w:p w14:paraId="000010E5" w14:textId="77777777" w:rsidR="00CF3663" w:rsidRDefault="00000000">
          <w:pPr>
            <w:numPr>
              <w:ilvl w:val="1"/>
              <w:numId w:val="11"/>
            </w:numPr>
            <w:tabs>
              <w:tab w:val="left" w:pos="720"/>
              <w:tab w:val="left" w:pos="1440"/>
            </w:tabs>
            <w:spacing w:before="240"/>
            <w:rPr>
              <w:ins w:id="8343" w:author="BHA Regulatory Affairs Unit" w:date="2026-07-29T16:06:00Z"/>
            </w:rPr>
          </w:pPr>
          <w:sdt>
            <w:sdtPr>
              <w:tag w:val="goog_rdk_8291"/>
              <w:id w:val="1130951309"/>
            </w:sdtPr>
            <w:sdtContent>
              <w:ins w:id="8344" w:author="BHA Regulatory Affairs Unit" w:date="2026-07-29T16:06:00Z">
                <w:r>
                  <w:t>An Involuntary Commitment (IC) for Substance Use Disorders endorsement, pursuant to Chapter 7 of these Rules. This does not, and must not, prevent agencies solely providing WIC services from serving an individual presenting for crisis services who has a history of, or is currently subject to, an Involuntary Commitment (IC) order.</w:t>
                </w:r>
              </w:ins>
            </w:sdtContent>
          </w:sdt>
        </w:p>
      </w:sdtContent>
    </w:sdt>
    <w:sdt>
      <w:sdtPr>
        <w:tag w:val="goog_rdk_8294"/>
        <w:id w:val="1165632267"/>
      </w:sdtPr>
      <w:sdtContent>
        <w:p w14:paraId="000010E6" w14:textId="77777777" w:rsidR="00CF3663" w:rsidRDefault="00000000">
          <w:pPr>
            <w:numPr>
              <w:ilvl w:val="0"/>
              <w:numId w:val="31"/>
            </w:numPr>
            <w:tabs>
              <w:tab w:val="left" w:pos="720"/>
              <w:tab w:val="left" w:pos="1440"/>
            </w:tabs>
            <w:spacing w:before="240"/>
            <w:rPr>
              <w:ins w:id="8345" w:author="BHA Regulatory Affairs Unit" w:date="2026-07-29T16:06:00Z"/>
            </w:rPr>
          </w:pPr>
          <w:sdt>
            <w:sdtPr>
              <w:tag w:val="goog_rdk_8293"/>
              <w:id w:val="-1016956724"/>
            </w:sdtPr>
            <w:sdtContent>
              <w:ins w:id="8346" w:author="BHA Regulatory Affairs Unit" w:date="2026-07-29T16:06:00Z">
                <w:r>
                  <w:t>Agencies solely providing WIC services may elect to hold a Controlled Substance License (CSL), pursuant to Chapter 13 of these Rules.</w:t>
                </w:r>
              </w:ins>
            </w:sdtContent>
          </w:sdt>
        </w:p>
      </w:sdtContent>
    </w:sdt>
    <w:sdt>
      <w:sdtPr>
        <w:tag w:val="goog_rdk_8296"/>
        <w:id w:val="-310397740"/>
      </w:sdtPr>
      <w:sdtContent>
        <w:p w14:paraId="000010E7" w14:textId="77777777" w:rsidR="00CF3663" w:rsidRDefault="00000000">
          <w:pPr>
            <w:numPr>
              <w:ilvl w:val="0"/>
              <w:numId w:val="31"/>
            </w:numPr>
            <w:tabs>
              <w:tab w:val="left" w:pos="720"/>
              <w:tab w:val="left" w:pos="1440"/>
            </w:tabs>
            <w:spacing w:before="240"/>
            <w:rPr>
              <w:ins w:id="8347" w:author="BHA Regulatory Affairs Unit" w:date="2026-07-29T16:06:00Z"/>
            </w:rPr>
          </w:pPr>
          <w:sdt>
            <w:sdtPr>
              <w:tag w:val="goog_rdk_8295"/>
              <w:id w:val="1288031559"/>
            </w:sdtPr>
            <w:sdtContent>
              <w:ins w:id="8348" w:author="BHA Regulatory Affairs Unit" w:date="2026-07-29T16:06:00Z">
                <w:r>
                  <w:t>Agencies providing WIC services must operate in accordance with Section 27-60-104, C.R.S.</w:t>
                </w:r>
              </w:ins>
            </w:sdtContent>
          </w:sdt>
        </w:p>
      </w:sdtContent>
    </w:sdt>
    <w:sdt>
      <w:sdtPr>
        <w:tag w:val="goog_rdk_8298"/>
        <w:id w:val="1083243887"/>
      </w:sdtPr>
      <w:sdtContent>
        <w:p w14:paraId="000010E8" w14:textId="77777777" w:rsidR="00CF3663" w:rsidRDefault="00000000">
          <w:pPr>
            <w:keepNext/>
            <w:spacing w:before="240" w:after="60"/>
            <w:ind w:firstLine="0"/>
            <w:rPr>
              <w:ins w:id="8349" w:author="BHA Regulatory Affairs Unit" w:date="2026-07-29T16:06:00Z"/>
              <w:b/>
              <w:bCs/>
            </w:rPr>
          </w:pPr>
          <w:sdt>
            <w:sdtPr>
              <w:tag w:val="goog_rdk_8297"/>
              <w:id w:val="1837620155"/>
            </w:sdtPr>
            <w:sdtContent>
              <w:ins w:id="8350" w:author="BHA Regulatory Affairs Unit" w:date="2026-07-29T16:06:00Z">
                <w:r>
                  <w:rPr>
                    <w:b/>
                    <w:bCs/>
                  </w:rPr>
                  <w:t>6.3.2</w:t>
                </w:r>
                <w:r>
                  <w:rPr>
                    <w:b/>
                    <w:bCs/>
                  </w:rPr>
                  <w:tab/>
                  <w:t>Service Delivery, Provisions, and Setting (WIC)</w:t>
                </w:r>
              </w:ins>
            </w:sdtContent>
          </w:sdt>
        </w:p>
      </w:sdtContent>
    </w:sdt>
    <w:bookmarkStart w:id="8351" w:name="_heading=h.xg2c0tm981vw" w:colFirst="0" w:colLast="0" w:displacedByCustomXml="next"/>
    <w:bookmarkEnd w:id="8351" w:displacedByCustomXml="next"/>
    <w:sdt>
      <w:sdtPr>
        <w:tag w:val="goog_rdk_8300"/>
        <w:id w:val="-1283497486"/>
      </w:sdtPr>
      <w:sdtContent>
        <w:p w14:paraId="000010E9" w14:textId="77777777" w:rsidR="00CF3663" w:rsidRDefault="00000000">
          <w:pPr>
            <w:numPr>
              <w:ilvl w:val="0"/>
              <w:numId w:val="16"/>
            </w:numPr>
            <w:tabs>
              <w:tab w:val="left" w:pos="720"/>
              <w:tab w:val="left" w:pos="1440"/>
            </w:tabs>
            <w:spacing w:before="240"/>
            <w:rPr>
              <w:ins w:id="8352" w:author="BHA Regulatory Affairs Unit" w:date="2026-07-29T16:06:00Z"/>
            </w:rPr>
          </w:pPr>
          <w:sdt>
            <w:sdtPr>
              <w:tag w:val="goog_rdk_8299"/>
              <w:id w:val="-83088576"/>
            </w:sdtPr>
            <w:sdtContent>
              <w:ins w:id="8353" w:author="BHA Regulatory Affairs Unit" w:date="2026-07-29T16:06:00Z">
                <w:r>
                  <w:t>Service description</w:t>
                </w:r>
              </w:ins>
            </w:sdtContent>
          </w:sdt>
        </w:p>
      </w:sdtContent>
    </w:sdt>
    <w:sdt>
      <w:sdtPr>
        <w:tag w:val="goog_rdk_8302"/>
        <w:id w:val="1622819779"/>
      </w:sdtPr>
      <w:sdtContent>
        <w:p w14:paraId="000010EA" w14:textId="77777777" w:rsidR="00CF3663" w:rsidRDefault="00000000">
          <w:pPr>
            <w:numPr>
              <w:ilvl w:val="1"/>
              <w:numId w:val="16"/>
            </w:numPr>
            <w:tabs>
              <w:tab w:val="left" w:pos="720"/>
              <w:tab w:val="left" w:pos="1440"/>
            </w:tabs>
            <w:spacing w:before="240"/>
            <w:rPr>
              <w:ins w:id="8354" w:author="BHA Regulatory Affairs Unit" w:date="2026-07-29T16:06:00Z"/>
            </w:rPr>
          </w:pPr>
          <w:sdt>
            <w:sdtPr>
              <w:tag w:val="goog_rdk_8301"/>
              <w:id w:val="773401034"/>
            </w:sdtPr>
            <w:sdtContent>
              <w:ins w:id="8355" w:author="BHA Regulatory Affairs Unit" w:date="2026-07-29T16:06:00Z">
                <w:r>
                  <w:t>Walk-in Crisis (WIC) services provide immediate and unscheduled triage, screening, and assessment of individuals of all ages experiencing behavioral health crises who present at a WIC location. WIC services do not typically extend beyond twenty-three (23) consecutive hours, as the assessment, coordination, and transfer of the presenting individual to the clinically appropriate level of care or service location occurs during that time. Should coordination and transfer to the clinically appropriate level of care or service location extend beyond twenty-three (23) consecutive hours, the individual may remain at the WIC not to exceed an additional twenty-three (23) consecutive hours.</w:t>
                </w:r>
              </w:ins>
            </w:sdtContent>
          </w:sdt>
        </w:p>
      </w:sdtContent>
    </w:sdt>
    <w:sdt>
      <w:sdtPr>
        <w:tag w:val="goog_rdk_8304"/>
        <w:id w:val="1134940762"/>
      </w:sdtPr>
      <w:sdtContent>
        <w:p w14:paraId="000010EB" w14:textId="77777777" w:rsidR="00CF3663" w:rsidRDefault="00000000">
          <w:pPr>
            <w:numPr>
              <w:ilvl w:val="0"/>
              <w:numId w:val="16"/>
            </w:numPr>
            <w:tabs>
              <w:tab w:val="left" w:pos="720"/>
              <w:tab w:val="left" w:pos="1440"/>
            </w:tabs>
            <w:spacing w:before="240"/>
            <w:rPr>
              <w:ins w:id="8356" w:author="BHA Regulatory Affairs Unit" w:date="2026-07-29T16:06:00Z"/>
            </w:rPr>
          </w:pPr>
          <w:sdt>
            <w:sdtPr>
              <w:tag w:val="goog_rdk_8303"/>
              <w:id w:val="-702958702"/>
            </w:sdtPr>
            <w:sdtContent>
              <w:ins w:id="8357" w:author="BHA Regulatory Affairs Unit" w:date="2026-07-29T16:06:00Z">
                <w:r>
                  <w:t>Service recipient</w:t>
                </w:r>
              </w:ins>
            </w:sdtContent>
          </w:sdt>
        </w:p>
      </w:sdtContent>
    </w:sdt>
    <w:sdt>
      <w:sdtPr>
        <w:tag w:val="goog_rdk_8306"/>
        <w:id w:val="1434890846"/>
      </w:sdtPr>
      <w:sdtContent>
        <w:p w14:paraId="000010EC" w14:textId="77777777" w:rsidR="00CF3663" w:rsidRDefault="00000000">
          <w:pPr>
            <w:numPr>
              <w:ilvl w:val="1"/>
              <w:numId w:val="16"/>
            </w:numPr>
            <w:tabs>
              <w:tab w:val="left" w:pos="720"/>
              <w:tab w:val="left" w:pos="1440"/>
            </w:tabs>
            <w:spacing w:before="240"/>
            <w:rPr>
              <w:ins w:id="8358" w:author="BHA Regulatory Affairs Unit" w:date="2026-07-29T16:06:00Z"/>
            </w:rPr>
          </w:pPr>
          <w:sdt>
            <w:sdtPr>
              <w:tag w:val="goog_rdk_8305"/>
              <w:id w:val="134058870"/>
            </w:sdtPr>
            <w:sdtContent>
              <w:ins w:id="8359" w:author="BHA Regulatory Affairs Unit" w:date="2026-07-29T16:06:00Z">
                <w:r>
                  <w:t>Individuals of varied ages may present at a WIC while in crisis. They may present with family member(s) or other supportive person(s), be a rapid drop-off by a first responder, or present on their own volition.</w:t>
                </w:r>
              </w:ins>
            </w:sdtContent>
          </w:sdt>
        </w:p>
      </w:sdtContent>
    </w:sdt>
    <w:sdt>
      <w:sdtPr>
        <w:tag w:val="goog_rdk_8308"/>
        <w:id w:val="1358476449"/>
      </w:sdtPr>
      <w:sdtContent>
        <w:p w14:paraId="000010ED" w14:textId="77777777" w:rsidR="00CF3663" w:rsidRDefault="00000000">
          <w:pPr>
            <w:numPr>
              <w:ilvl w:val="1"/>
              <w:numId w:val="16"/>
            </w:numPr>
            <w:tabs>
              <w:tab w:val="left" w:pos="720"/>
              <w:tab w:val="left" w:pos="1440"/>
            </w:tabs>
            <w:spacing w:before="240"/>
            <w:rPr>
              <w:ins w:id="8360" w:author="BHA Regulatory Affairs Unit" w:date="2026-07-29T16:06:00Z"/>
            </w:rPr>
          </w:pPr>
          <w:sdt>
            <w:sdtPr>
              <w:tag w:val="goog_rdk_8307"/>
              <w:id w:val="-1562407223"/>
            </w:sdtPr>
            <w:sdtContent>
              <w:ins w:id="8361" w:author="BHA Regulatory Affairs Unit" w:date="2026-07-29T16:06:00Z">
                <w:r>
                  <w:t>Individuals receiving WIC services may or may not have one (1) or more substance(s) in their system and need assistance with intoxication management.</w:t>
                </w:r>
              </w:ins>
            </w:sdtContent>
          </w:sdt>
        </w:p>
      </w:sdtContent>
    </w:sdt>
    <w:sdt>
      <w:sdtPr>
        <w:tag w:val="goog_rdk_8310"/>
        <w:id w:val="1284360436"/>
      </w:sdtPr>
      <w:sdtContent>
        <w:p w14:paraId="000010EE" w14:textId="77777777" w:rsidR="00CF3663" w:rsidRDefault="00000000">
          <w:pPr>
            <w:numPr>
              <w:ilvl w:val="0"/>
              <w:numId w:val="16"/>
            </w:numPr>
            <w:tabs>
              <w:tab w:val="left" w:pos="720"/>
              <w:tab w:val="left" w:pos="1440"/>
            </w:tabs>
            <w:spacing w:before="240"/>
            <w:rPr>
              <w:ins w:id="8362" w:author="BHA Regulatory Affairs Unit" w:date="2026-07-29T16:06:00Z"/>
            </w:rPr>
          </w:pPr>
          <w:sdt>
            <w:sdtPr>
              <w:tag w:val="goog_rdk_8309"/>
              <w:id w:val="380623112"/>
            </w:sdtPr>
            <w:sdtContent>
              <w:ins w:id="8363" w:author="BHA Regulatory Affairs Unit" w:date="2026-07-29T16:06:00Z">
                <w:r>
                  <w:t>Service setting</w:t>
                </w:r>
              </w:ins>
            </w:sdtContent>
          </w:sdt>
        </w:p>
      </w:sdtContent>
    </w:sdt>
    <w:sdt>
      <w:sdtPr>
        <w:tag w:val="goog_rdk_8312"/>
        <w:id w:val="-824461459"/>
      </w:sdtPr>
      <w:sdtContent>
        <w:p w14:paraId="000010EF" w14:textId="77777777" w:rsidR="00CF3663" w:rsidRDefault="00000000">
          <w:pPr>
            <w:numPr>
              <w:ilvl w:val="1"/>
              <w:numId w:val="16"/>
            </w:numPr>
            <w:tabs>
              <w:tab w:val="left" w:pos="720"/>
              <w:tab w:val="left" w:pos="1440"/>
            </w:tabs>
            <w:spacing w:before="240"/>
            <w:rPr>
              <w:ins w:id="8364" w:author="BHA Regulatory Affairs Unit" w:date="2026-07-29T16:06:00Z"/>
            </w:rPr>
          </w:pPr>
          <w:sdt>
            <w:sdtPr>
              <w:tag w:val="goog_rdk_8311"/>
              <w:id w:val="1578213846"/>
            </w:sdtPr>
            <w:sdtContent>
              <w:ins w:id="8365" w:author="BHA Regulatory Affairs Unit" w:date="2026-07-29T16:06:00Z">
                <w:r>
                  <w:t>Agencies providing WIC services must manage and deter elopement of individuals on emergency holds, including emergency mental health holds, pursuant to Chapter 11 of these Rules, or ECs for Substance Use, pursuant to Chapter 7 of these Rules, using strategies in conformity with state and federal laws. This may include delayed egress and/or personnel-controlled egress, as defined in Chapter 1 of these Rules.</w:t>
                </w:r>
              </w:ins>
            </w:sdtContent>
          </w:sdt>
        </w:p>
      </w:sdtContent>
    </w:sdt>
    <w:sdt>
      <w:sdtPr>
        <w:tag w:val="goog_rdk_8314"/>
        <w:id w:val="1007127901"/>
      </w:sdtPr>
      <w:sdtContent>
        <w:p w14:paraId="000010F0" w14:textId="77777777" w:rsidR="00CF3663" w:rsidRDefault="00000000">
          <w:pPr>
            <w:numPr>
              <w:ilvl w:val="1"/>
              <w:numId w:val="33"/>
            </w:numPr>
            <w:tabs>
              <w:tab w:val="left" w:pos="720"/>
              <w:tab w:val="left" w:pos="1440"/>
            </w:tabs>
            <w:spacing w:before="240"/>
            <w:rPr>
              <w:ins w:id="8366" w:author="BHA Regulatory Affairs Unit" w:date="2026-07-29T16:06:00Z"/>
            </w:rPr>
          </w:pPr>
          <w:sdt>
            <w:sdtPr>
              <w:tag w:val="goog_rdk_8313"/>
              <w:id w:val="1893037789"/>
            </w:sdtPr>
            <w:sdtContent>
              <w:ins w:id="8367" w:author="BHA Regulatory Affairs Unit" w:date="2026-07-29T16:06:00Z">
                <w:r>
                  <w:t>Agencies providing WIC services must safely accommodate children, minors, youth, and adults experiencing behavioral health crises, as well as family member(s) and supportive person(s) who may present with the individual in crisis.</w:t>
                </w:r>
              </w:ins>
            </w:sdtContent>
          </w:sdt>
        </w:p>
      </w:sdtContent>
    </w:sdt>
    <w:sdt>
      <w:sdtPr>
        <w:tag w:val="goog_rdk_8316"/>
        <w:id w:val="-360901854"/>
      </w:sdtPr>
      <w:sdtContent>
        <w:p w14:paraId="000010F1" w14:textId="77777777" w:rsidR="00CF3663" w:rsidRDefault="00000000">
          <w:pPr>
            <w:numPr>
              <w:ilvl w:val="1"/>
              <w:numId w:val="33"/>
            </w:numPr>
            <w:tabs>
              <w:tab w:val="left" w:pos="720"/>
              <w:tab w:val="left" w:pos="1440"/>
            </w:tabs>
            <w:spacing w:before="240"/>
            <w:rPr>
              <w:ins w:id="8368" w:author="BHA Regulatory Affairs Unit" w:date="2026-07-29T16:06:00Z"/>
            </w:rPr>
          </w:pPr>
          <w:sdt>
            <w:sdtPr>
              <w:tag w:val="goog_rdk_8315"/>
              <w:id w:val="-145271809"/>
            </w:sdtPr>
            <w:sdtContent>
              <w:ins w:id="8369" w:author="BHA Regulatory Affairs Unit" w:date="2026-07-29T16:06:00Z">
                <w:r>
                  <w:t>Agencies providing WIC services must have a receiving area able to accommodate unplanned and unscheduled walk-ins as well as drop-offs from first responders, such as law enforcement officers (LEOs) and emergency medical technicians.</w:t>
                </w:r>
              </w:ins>
            </w:sdtContent>
          </w:sdt>
        </w:p>
      </w:sdtContent>
    </w:sdt>
    <w:sdt>
      <w:sdtPr>
        <w:tag w:val="goog_rdk_8318"/>
        <w:id w:val="1785637095"/>
      </w:sdtPr>
      <w:sdtContent>
        <w:p w14:paraId="000010F2" w14:textId="77777777" w:rsidR="00CF3663" w:rsidRDefault="00000000">
          <w:pPr>
            <w:numPr>
              <w:ilvl w:val="1"/>
              <w:numId w:val="33"/>
            </w:numPr>
            <w:tabs>
              <w:tab w:val="left" w:pos="720"/>
              <w:tab w:val="left" w:pos="1440"/>
            </w:tabs>
            <w:spacing w:before="240"/>
            <w:rPr>
              <w:ins w:id="8370" w:author="BHA Regulatory Affairs Unit" w:date="2026-07-29T16:06:00Z"/>
            </w:rPr>
          </w:pPr>
          <w:sdt>
            <w:sdtPr>
              <w:tag w:val="goog_rdk_8317"/>
              <w:id w:val="-811262332"/>
            </w:sdtPr>
            <w:sdtContent>
              <w:ins w:id="8371" w:author="BHA Regulatory Affairs Unit" w:date="2026-07-29T16:06:00Z">
                <w:r>
                  <w:t>Receiving areas must allow for triage, screening, and assessment to occur in a trauma-informed manner.</w:t>
                </w:r>
              </w:ins>
            </w:sdtContent>
          </w:sdt>
        </w:p>
      </w:sdtContent>
    </w:sdt>
    <w:sdt>
      <w:sdtPr>
        <w:tag w:val="goog_rdk_8320"/>
        <w:id w:val="-1120818351"/>
      </w:sdtPr>
      <w:sdtContent>
        <w:p w14:paraId="000010F3" w14:textId="77777777" w:rsidR="00CF3663" w:rsidRDefault="00000000">
          <w:pPr>
            <w:numPr>
              <w:ilvl w:val="0"/>
              <w:numId w:val="16"/>
            </w:numPr>
            <w:tabs>
              <w:tab w:val="left" w:pos="720"/>
              <w:tab w:val="left" w:pos="1440"/>
            </w:tabs>
            <w:spacing w:before="240"/>
            <w:rPr>
              <w:ins w:id="8372" w:author="BHA Regulatory Affairs Unit" w:date="2026-07-29T16:06:00Z"/>
            </w:rPr>
          </w:pPr>
          <w:sdt>
            <w:sdtPr>
              <w:tag w:val="goog_rdk_8319"/>
              <w:id w:val="-2141518007"/>
            </w:sdtPr>
            <w:sdtContent>
              <w:ins w:id="8373" w:author="BHA Regulatory Affairs Unit" w:date="2026-07-29T16:06:00Z">
                <w:r>
                  <w:t>Service components and capabilities</w:t>
                </w:r>
              </w:ins>
            </w:sdtContent>
          </w:sdt>
        </w:p>
      </w:sdtContent>
    </w:sdt>
    <w:sdt>
      <w:sdtPr>
        <w:tag w:val="goog_rdk_8322"/>
        <w:id w:val="-1167104562"/>
      </w:sdtPr>
      <w:sdtContent>
        <w:p w14:paraId="000010F4" w14:textId="77777777" w:rsidR="00CF3663" w:rsidRDefault="00000000">
          <w:pPr>
            <w:numPr>
              <w:ilvl w:val="1"/>
              <w:numId w:val="16"/>
            </w:numPr>
            <w:tabs>
              <w:tab w:val="left" w:pos="720"/>
              <w:tab w:val="left" w:pos="1440"/>
            </w:tabs>
            <w:spacing w:before="240"/>
            <w:rPr>
              <w:ins w:id="8374" w:author="BHA Regulatory Affairs Unit" w:date="2026-07-29T16:06:00Z"/>
            </w:rPr>
          </w:pPr>
          <w:sdt>
            <w:sdtPr>
              <w:tag w:val="goog_rdk_8321"/>
              <w:id w:val="-999270744"/>
            </w:sdtPr>
            <w:sdtContent>
              <w:ins w:id="8375" w:author="BHA Regulatory Affairs Unit" w:date="2026-07-29T16:06:00Z">
                <w:r>
                  <w:t>WIC services must be available and accessible to all individuals throughout the State of Colorado, twenty-four (24) hours per day, seven (7) days per week, and three hundred and sixty-five (365) days per year. Agencies providing WIC services must:</w:t>
                </w:r>
              </w:ins>
            </w:sdtContent>
          </w:sdt>
        </w:p>
      </w:sdtContent>
    </w:sdt>
    <w:sdt>
      <w:sdtPr>
        <w:tag w:val="goog_rdk_8324"/>
        <w:id w:val="-322900047"/>
      </w:sdtPr>
      <w:sdtContent>
        <w:p w14:paraId="000010F5" w14:textId="77777777" w:rsidR="00CF3663" w:rsidRDefault="00000000">
          <w:pPr>
            <w:numPr>
              <w:ilvl w:val="2"/>
              <w:numId w:val="16"/>
            </w:numPr>
            <w:tabs>
              <w:tab w:val="left" w:pos="720"/>
              <w:tab w:val="left" w:pos="1440"/>
            </w:tabs>
            <w:spacing w:before="240"/>
            <w:rPr>
              <w:ins w:id="8376" w:author="BHA Regulatory Affairs Unit" w:date="2026-07-29T16:06:00Z"/>
            </w:rPr>
          </w:pPr>
          <w:sdt>
            <w:sdtPr>
              <w:tag w:val="goog_rdk_8323"/>
              <w:id w:val="2018356581"/>
            </w:sdtPr>
            <w:sdtContent>
              <w:ins w:id="8377" w:author="BHA Regulatory Affairs Unit" w:date="2026-07-29T16:06:00Z">
                <w:r>
                  <w:t>Have the ability to provide information and referrals to anyone in need, including completion of the Colorado Crisis Assessment, when indicated;</w:t>
                </w:r>
              </w:ins>
            </w:sdtContent>
          </w:sdt>
        </w:p>
      </w:sdtContent>
    </w:sdt>
    <w:sdt>
      <w:sdtPr>
        <w:tag w:val="goog_rdk_8326"/>
        <w:id w:val="-251502360"/>
      </w:sdtPr>
      <w:sdtContent>
        <w:p w14:paraId="000010F6" w14:textId="77777777" w:rsidR="00CF3663" w:rsidRDefault="00000000">
          <w:pPr>
            <w:numPr>
              <w:ilvl w:val="2"/>
              <w:numId w:val="16"/>
            </w:numPr>
            <w:tabs>
              <w:tab w:val="left" w:pos="720"/>
              <w:tab w:val="left" w:pos="1440"/>
            </w:tabs>
            <w:spacing w:before="240"/>
            <w:rPr>
              <w:ins w:id="8378" w:author="BHA Regulatory Affairs Unit" w:date="2026-07-29T16:06:00Z"/>
            </w:rPr>
          </w:pPr>
          <w:sdt>
            <w:sdtPr>
              <w:tag w:val="goog_rdk_8325"/>
              <w:id w:val="-1155907149"/>
            </w:sdtPr>
            <w:sdtContent>
              <w:ins w:id="8379" w:author="BHA Regulatory Affairs Unit" w:date="2026-07-29T16:06:00Z">
                <w:r>
                  <w:t>Have access to appropriate transportation services for individuals requiring overnight services in a crisis stabilization unit (CSU) or other twenty-four (24) hour facility; and</w:t>
                </w:r>
              </w:ins>
            </w:sdtContent>
          </w:sdt>
        </w:p>
      </w:sdtContent>
    </w:sdt>
    <w:sdt>
      <w:sdtPr>
        <w:tag w:val="goog_rdk_8328"/>
        <w:id w:val="577301791"/>
      </w:sdtPr>
      <w:sdtContent>
        <w:p w14:paraId="000010F7" w14:textId="77777777" w:rsidR="00CF3663" w:rsidRDefault="00000000">
          <w:pPr>
            <w:numPr>
              <w:ilvl w:val="2"/>
              <w:numId w:val="16"/>
            </w:numPr>
            <w:tabs>
              <w:tab w:val="left" w:pos="720"/>
              <w:tab w:val="left" w:pos="1440"/>
            </w:tabs>
            <w:spacing w:before="240"/>
            <w:rPr>
              <w:ins w:id="8380" w:author="BHA Regulatory Affairs Unit" w:date="2026-07-29T16:06:00Z"/>
            </w:rPr>
          </w:pPr>
          <w:sdt>
            <w:sdtPr>
              <w:tag w:val="goog_rdk_8327"/>
              <w:id w:val="-2143803711"/>
            </w:sdtPr>
            <w:sdtContent>
              <w:ins w:id="8381" w:author="BHA Regulatory Affairs Unit" w:date="2026-07-29T16:06:00Z">
                <w:r>
                  <w:t>Collaborate with other agencies endorsed pursuant to this Chapter 6, and community-based organizations.</w:t>
                </w:r>
              </w:ins>
            </w:sdtContent>
          </w:sdt>
        </w:p>
      </w:sdtContent>
    </w:sdt>
    <w:sdt>
      <w:sdtPr>
        <w:tag w:val="goog_rdk_8330"/>
        <w:id w:val="-350751785"/>
      </w:sdtPr>
      <w:sdtContent>
        <w:p w14:paraId="000010F8" w14:textId="77777777" w:rsidR="00CF3663" w:rsidRDefault="00000000">
          <w:pPr>
            <w:numPr>
              <w:ilvl w:val="1"/>
              <w:numId w:val="16"/>
            </w:numPr>
            <w:tabs>
              <w:tab w:val="left" w:pos="720"/>
              <w:tab w:val="left" w:pos="1440"/>
            </w:tabs>
            <w:spacing w:before="240"/>
            <w:rPr>
              <w:ins w:id="8382" w:author="BHA Regulatory Affairs Unit" w:date="2026-07-29T16:06:00Z"/>
            </w:rPr>
          </w:pPr>
          <w:sdt>
            <w:sdtPr>
              <w:tag w:val="goog_rdk_8329"/>
              <w:id w:val="-1746411177"/>
            </w:sdtPr>
            <w:sdtContent>
              <w:ins w:id="8383" w:author="BHA Regulatory Affairs Unit" w:date="2026-07-29T16:06:00Z">
                <w:r>
                  <w:t>Agencies providing WIC services must have the capacity to:</w:t>
                </w:r>
              </w:ins>
            </w:sdtContent>
          </w:sdt>
        </w:p>
      </w:sdtContent>
    </w:sdt>
    <w:sdt>
      <w:sdtPr>
        <w:tag w:val="goog_rdk_8332"/>
        <w:id w:val="1589065819"/>
      </w:sdtPr>
      <w:sdtContent>
        <w:p w14:paraId="000010F9" w14:textId="77777777" w:rsidR="00CF3663" w:rsidRDefault="00000000">
          <w:pPr>
            <w:numPr>
              <w:ilvl w:val="2"/>
              <w:numId w:val="16"/>
            </w:numPr>
            <w:tabs>
              <w:tab w:val="left" w:pos="720"/>
              <w:tab w:val="left" w:pos="1440"/>
            </w:tabs>
            <w:spacing w:before="240"/>
            <w:rPr>
              <w:ins w:id="8384" w:author="BHA Regulatory Affairs Unit" w:date="2026-07-29T16:06:00Z"/>
            </w:rPr>
          </w:pPr>
          <w:sdt>
            <w:sdtPr>
              <w:tag w:val="goog_rdk_8331"/>
              <w:id w:val="-1861985813"/>
            </w:sdtPr>
            <w:sdtContent>
              <w:ins w:id="8385" w:author="BHA Regulatory Affairs Unit" w:date="2026-07-29T16:06:00Z">
                <w:r>
                  <w:t>Screen and triage every individual who presents at the agency, without restriction based on the individual’s presenting problem. Presenting problems may include, but are not limited to, acute and chronic SUD and/or I/DD;</w:t>
                </w:r>
              </w:ins>
            </w:sdtContent>
          </w:sdt>
        </w:p>
      </w:sdtContent>
    </w:sdt>
    <w:sdt>
      <w:sdtPr>
        <w:tag w:val="goog_rdk_8334"/>
        <w:id w:val="1961602156"/>
      </w:sdtPr>
      <w:sdtContent>
        <w:p w14:paraId="000010FA" w14:textId="77777777" w:rsidR="00CF3663" w:rsidRDefault="00000000">
          <w:pPr>
            <w:numPr>
              <w:ilvl w:val="2"/>
              <w:numId w:val="16"/>
            </w:numPr>
            <w:tabs>
              <w:tab w:val="left" w:pos="720"/>
              <w:tab w:val="left" w:pos="1440"/>
            </w:tabs>
            <w:spacing w:before="240"/>
            <w:rPr>
              <w:ins w:id="8386" w:author="BHA Regulatory Affairs Unit" w:date="2026-07-29T16:06:00Z"/>
            </w:rPr>
          </w:pPr>
          <w:sdt>
            <w:sdtPr>
              <w:tag w:val="goog_rdk_8333"/>
              <w:id w:val="287595225"/>
            </w:sdtPr>
            <w:sdtContent>
              <w:ins w:id="8387" w:author="BHA Regulatory Affairs Unit" w:date="2026-07-29T16:06:00Z">
                <w:r>
                  <w:t>Coordinate multiple simultaneous requests for services;</w:t>
                </w:r>
              </w:ins>
            </w:sdtContent>
          </w:sdt>
        </w:p>
      </w:sdtContent>
    </w:sdt>
    <w:sdt>
      <w:sdtPr>
        <w:tag w:val="goog_rdk_8336"/>
        <w:id w:val="1098096525"/>
      </w:sdtPr>
      <w:sdtContent>
        <w:p w14:paraId="000010FB" w14:textId="77777777" w:rsidR="00CF3663" w:rsidRDefault="00000000">
          <w:pPr>
            <w:numPr>
              <w:ilvl w:val="2"/>
              <w:numId w:val="16"/>
            </w:numPr>
            <w:tabs>
              <w:tab w:val="left" w:pos="720"/>
              <w:tab w:val="left" w:pos="1440"/>
            </w:tabs>
            <w:spacing w:before="240"/>
            <w:rPr>
              <w:ins w:id="8388" w:author="BHA Regulatory Affairs Unit" w:date="2026-07-29T16:06:00Z"/>
            </w:rPr>
          </w:pPr>
          <w:sdt>
            <w:sdtPr>
              <w:tag w:val="goog_rdk_8335"/>
              <w:id w:val="667167296"/>
            </w:sdtPr>
            <w:sdtContent>
              <w:ins w:id="8389" w:author="BHA Regulatory Affairs Unit" w:date="2026-07-29T16:06:00Z">
                <w:r>
                  <w:t>Work closely with community partners, family member(s) or caregiver(s); and</w:t>
                </w:r>
              </w:ins>
            </w:sdtContent>
          </w:sdt>
        </w:p>
      </w:sdtContent>
    </w:sdt>
    <w:sdt>
      <w:sdtPr>
        <w:tag w:val="goog_rdk_8338"/>
        <w:id w:val="1731547611"/>
      </w:sdtPr>
      <w:sdtContent>
        <w:p w14:paraId="000010FC" w14:textId="77777777" w:rsidR="00CF3663" w:rsidRDefault="00000000">
          <w:pPr>
            <w:numPr>
              <w:ilvl w:val="2"/>
              <w:numId w:val="16"/>
            </w:numPr>
            <w:tabs>
              <w:tab w:val="left" w:pos="720"/>
              <w:tab w:val="left" w:pos="1440"/>
            </w:tabs>
            <w:spacing w:before="240"/>
            <w:rPr>
              <w:ins w:id="8390" w:author="BHA Regulatory Affairs Unit" w:date="2026-07-29T16:06:00Z"/>
            </w:rPr>
          </w:pPr>
          <w:sdt>
            <w:sdtPr>
              <w:tag w:val="goog_rdk_8337"/>
              <w:id w:val="768478697"/>
            </w:sdtPr>
            <w:sdtContent>
              <w:ins w:id="8391" w:author="BHA Regulatory Affairs Unit" w:date="2026-07-29T16:06:00Z">
                <w:r>
                  <w:t>Work with local hospitals and the WIC’s Medical Director to develop and implement clearance practices that allow individuals to remain on-site for clearance requirements, when appropriate, for the purpose of verifying stability prior to residential or inpatient admission.</w:t>
                </w:r>
              </w:ins>
            </w:sdtContent>
          </w:sdt>
        </w:p>
      </w:sdtContent>
    </w:sdt>
    <w:sdt>
      <w:sdtPr>
        <w:tag w:val="goog_rdk_8340"/>
        <w:id w:val="-670708496"/>
      </w:sdtPr>
      <w:sdtContent>
        <w:p w14:paraId="000010FD" w14:textId="77777777" w:rsidR="00CF3663" w:rsidRDefault="00000000">
          <w:pPr>
            <w:numPr>
              <w:ilvl w:val="1"/>
              <w:numId w:val="16"/>
            </w:numPr>
            <w:tabs>
              <w:tab w:val="left" w:pos="720"/>
              <w:tab w:val="left" w:pos="1440"/>
            </w:tabs>
            <w:spacing w:before="240"/>
            <w:rPr>
              <w:ins w:id="8392" w:author="BHA Regulatory Affairs Unit" w:date="2026-07-29T16:06:00Z"/>
            </w:rPr>
          </w:pPr>
          <w:sdt>
            <w:sdtPr>
              <w:tag w:val="goog_rdk_8339"/>
              <w:id w:val="1503969416"/>
            </w:sdtPr>
            <w:sdtContent>
              <w:ins w:id="8393" w:author="BHA Regulatory Affairs Unit" w:date="2026-07-29T16:06:00Z">
                <w:r>
                  <w:t>Agencies providing WIC services must utilize an integrated care model, as defined in Part 1.2.1 of these Rules, based on evidence-based practices (EBPs), as defined in Part 1.2.1 of these Rules, that consider an individual's physical and emotional health.</w:t>
                </w:r>
              </w:ins>
            </w:sdtContent>
          </w:sdt>
        </w:p>
      </w:sdtContent>
    </w:sdt>
    <w:sdt>
      <w:sdtPr>
        <w:tag w:val="goog_rdk_8342"/>
        <w:id w:val="-1707650975"/>
      </w:sdtPr>
      <w:sdtContent>
        <w:p w14:paraId="000010FE" w14:textId="77777777" w:rsidR="00CF3663" w:rsidRDefault="00000000">
          <w:pPr>
            <w:numPr>
              <w:ilvl w:val="1"/>
              <w:numId w:val="16"/>
            </w:numPr>
            <w:tabs>
              <w:tab w:val="left" w:pos="720"/>
              <w:tab w:val="left" w:pos="1440"/>
            </w:tabs>
            <w:spacing w:before="240"/>
            <w:rPr>
              <w:ins w:id="8394" w:author="BHA Regulatory Affairs Unit" w:date="2026-07-29T16:06:00Z"/>
            </w:rPr>
          </w:pPr>
          <w:sdt>
            <w:sdtPr>
              <w:tag w:val="goog_rdk_8341"/>
              <w:id w:val="-1842903573"/>
            </w:sdtPr>
            <w:sdtContent>
              <w:ins w:id="8395" w:author="BHA Regulatory Affairs Unit" w:date="2026-07-29T16:06:00Z">
                <w:r>
                  <w:t>Services offered by agencies providing WIC services must include:</w:t>
                </w:r>
              </w:ins>
            </w:sdtContent>
          </w:sdt>
        </w:p>
      </w:sdtContent>
    </w:sdt>
    <w:sdt>
      <w:sdtPr>
        <w:tag w:val="goog_rdk_8344"/>
        <w:id w:val="204949471"/>
      </w:sdtPr>
      <w:sdtContent>
        <w:p w14:paraId="000010FF" w14:textId="77777777" w:rsidR="00CF3663" w:rsidRDefault="00000000">
          <w:pPr>
            <w:numPr>
              <w:ilvl w:val="2"/>
              <w:numId w:val="16"/>
            </w:numPr>
            <w:tabs>
              <w:tab w:val="left" w:pos="720"/>
              <w:tab w:val="left" w:pos="1440"/>
            </w:tabs>
            <w:spacing w:before="240"/>
            <w:rPr>
              <w:ins w:id="8396" w:author="BHA Regulatory Affairs Unit" w:date="2026-07-29T16:06:00Z"/>
            </w:rPr>
          </w:pPr>
          <w:sdt>
            <w:sdtPr>
              <w:tag w:val="goog_rdk_8343"/>
              <w:id w:val="1567672828"/>
            </w:sdtPr>
            <w:sdtContent>
              <w:ins w:id="8397" w:author="BHA Regulatory Affairs Unit" w:date="2026-07-29T16:06:00Z">
                <w:r>
                  <w:t>Routine monitoring of physical status, mental status, and whereabouts of individuals throughout their time in WIC services, including vital signs taken and documented, as detailed in Part 6.3.4 of this Chapter 6, and in alignment with an agency’s policies and procedures;</w:t>
                </w:r>
              </w:ins>
            </w:sdtContent>
          </w:sdt>
        </w:p>
      </w:sdtContent>
    </w:sdt>
    <w:sdt>
      <w:sdtPr>
        <w:tag w:val="goog_rdk_8346"/>
        <w:id w:val="-1268740786"/>
      </w:sdtPr>
      <w:sdtContent>
        <w:p w14:paraId="00001100" w14:textId="77777777" w:rsidR="00CF3663" w:rsidRDefault="00000000">
          <w:pPr>
            <w:numPr>
              <w:ilvl w:val="2"/>
              <w:numId w:val="16"/>
            </w:numPr>
            <w:tabs>
              <w:tab w:val="left" w:pos="720"/>
              <w:tab w:val="left" w:pos="1440"/>
            </w:tabs>
            <w:spacing w:before="240"/>
            <w:rPr>
              <w:ins w:id="8398" w:author="BHA Regulatory Affairs Unit" w:date="2026-07-29T16:06:00Z"/>
            </w:rPr>
          </w:pPr>
          <w:sdt>
            <w:sdtPr>
              <w:tag w:val="goog_rdk_8345"/>
              <w:id w:val="-2049338235"/>
            </w:sdtPr>
            <w:sdtContent>
              <w:ins w:id="8399" w:author="BHA Regulatory Affairs Unit" w:date="2026-07-29T16:06:00Z">
                <w:r>
                  <w:t>Brief intervention, stabilization, and de-escalation intended to maintain stability in the community, whenever possible, to include such activities as:</w:t>
                </w:r>
              </w:ins>
            </w:sdtContent>
          </w:sdt>
        </w:p>
      </w:sdtContent>
    </w:sdt>
    <w:sdt>
      <w:sdtPr>
        <w:tag w:val="goog_rdk_8348"/>
        <w:id w:val="1865908822"/>
      </w:sdtPr>
      <w:sdtContent>
        <w:p w14:paraId="00001101" w14:textId="77777777" w:rsidR="00CF3663" w:rsidRDefault="00000000">
          <w:pPr>
            <w:numPr>
              <w:ilvl w:val="3"/>
              <w:numId w:val="16"/>
            </w:numPr>
            <w:tabs>
              <w:tab w:val="left" w:pos="720"/>
              <w:tab w:val="left" w:pos="1440"/>
            </w:tabs>
            <w:spacing w:before="240"/>
            <w:rPr>
              <w:ins w:id="8400" w:author="BHA Regulatory Affairs Unit" w:date="2026-07-29T16:06:00Z"/>
            </w:rPr>
          </w:pPr>
          <w:sdt>
            <w:sdtPr>
              <w:tag w:val="goog_rdk_8347"/>
              <w:id w:val="2126815042"/>
            </w:sdtPr>
            <w:sdtContent>
              <w:ins w:id="8401" w:author="BHA Regulatory Affairs Unit" w:date="2026-07-29T16:06:00Z">
                <w:r>
                  <w:t>On-site interventions, including solution-focused crisis counseling, for immediate de-escalation of presenting behavioral health issues;</w:t>
                </w:r>
              </w:ins>
            </w:sdtContent>
          </w:sdt>
        </w:p>
      </w:sdtContent>
    </w:sdt>
    <w:sdt>
      <w:sdtPr>
        <w:tag w:val="goog_rdk_8350"/>
        <w:id w:val="1981412420"/>
      </w:sdtPr>
      <w:sdtContent>
        <w:p w14:paraId="00001102" w14:textId="77777777" w:rsidR="00CF3663" w:rsidRDefault="00000000">
          <w:pPr>
            <w:numPr>
              <w:ilvl w:val="3"/>
              <w:numId w:val="16"/>
            </w:numPr>
            <w:tabs>
              <w:tab w:val="left" w:pos="720"/>
              <w:tab w:val="left" w:pos="1440"/>
            </w:tabs>
            <w:spacing w:before="240"/>
            <w:rPr>
              <w:ins w:id="8402" w:author="BHA Regulatory Affairs Unit" w:date="2026-07-29T16:06:00Z"/>
            </w:rPr>
          </w:pPr>
          <w:sdt>
            <w:sdtPr>
              <w:tag w:val="goog_rdk_8349"/>
              <w:id w:val="1032987095"/>
            </w:sdtPr>
            <w:sdtContent>
              <w:ins w:id="8403" w:author="BHA Regulatory Affairs Unit" w:date="2026-07-29T16:06:00Z">
                <w:r>
                  <w:t>Coordination with other providers involved in care for an individual or the family of an individual’s care;</w:t>
                </w:r>
              </w:ins>
            </w:sdtContent>
          </w:sdt>
        </w:p>
      </w:sdtContent>
    </w:sdt>
    <w:sdt>
      <w:sdtPr>
        <w:tag w:val="goog_rdk_8352"/>
        <w:id w:val="-1818764883"/>
      </w:sdtPr>
      <w:sdtContent>
        <w:p w14:paraId="00001103" w14:textId="77777777" w:rsidR="00CF3663" w:rsidRDefault="00000000">
          <w:pPr>
            <w:numPr>
              <w:ilvl w:val="3"/>
              <w:numId w:val="16"/>
            </w:numPr>
            <w:tabs>
              <w:tab w:val="left" w:pos="720"/>
              <w:tab w:val="left" w:pos="1440"/>
            </w:tabs>
            <w:spacing w:before="240"/>
            <w:rPr>
              <w:ins w:id="8404" w:author="BHA Regulatory Affairs Unit" w:date="2026-07-29T16:06:00Z"/>
            </w:rPr>
          </w:pPr>
          <w:sdt>
            <w:sdtPr>
              <w:tag w:val="goog_rdk_8351"/>
              <w:id w:val="895713334"/>
            </w:sdtPr>
            <w:sdtContent>
              <w:ins w:id="8405" w:author="BHA Regulatory Affairs Unit" w:date="2026-07-29T16:06:00Z">
                <w:r>
                  <w:t>Skill development, psychosocial education, and initial identification of resources needed to stabilize the presenting situation;</w:t>
                </w:r>
              </w:ins>
            </w:sdtContent>
          </w:sdt>
        </w:p>
      </w:sdtContent>
    </w:sdt>
    <w:sdt>
      <w:sdtPr>
        <w:tag w:val="goog_rdk_8354"/>
        <w:id w:val="-827962984"/>
      </w:sdtPr>
      <w:sdtContent>
        <w:p w14:paraId="00001104" w14:textId="77777777" w:rsidR="00CF3663" w:rsidRDefault="00000000">
          <w:pPr>
            <w:numPr>
              <w:ilvl w:val="3"/>
              <w:numId w:val="16"/>
            </w:numPr>
            <w:tabs>
              <w:tab w:val="left" w:pos="720"/>
              <w:tab w:val="left" w:pos="1440"/>
            </w:tabs>
            <w:spacing w:before="240"/>
            <w:rPr>
              <w:ins w:id="8406" w:author="BHA Regulatory Affairs Unit" w:date="2026-07-29T16:06:00Z"/>
            </w:rPr>
          </w:pPr>
          <w:sdt>
            <w:sdtPr>
              <w:tag w:val="goog_rdk_8353"/>
              <w:id w:val="-805996391"/>
            </w:sdtPr>
            <w:sdtContent>
              <w:ins w:id="8407" w:author="BHA Regulatory Affairs Unit" w:date="2026-07-29T16:06:00Z">
                <w:r>
                  <w:t>Crisis prevention strategies, including resources to cope with presenting emotional symptoms, behaviors, and existing circumstances to avoid future crises;</w:t>
                </w:r>
              </w:ins>
            </w:sdtContent>
          </w:sdt>
        </w:p>
      </w:sdtContent>
    </w:sdt>
    <w:sdt>
      <w:sdtPr>
        <w:tag w:val="goog_rdk_8356"/>
        <w:id w:val="449952444"/>
      </w:sdtPr>
      <w:sdtContent>
        <w:p w14:paraId="00001105" w14:textId="77777777" w:rsidR="00CF3663" w:rsidRDefault="00000000">
          <w:pPr>
            <w:numPr>
              <w:ilvl w:val="3"/>
              <w:numId w:val="16"/>
            </w:numPr>
            <w:tabs>
              <w:tab w:val="left" w:pos="720"/>
              <w:tab w:val="left" w:pos="1440"/>
            </w:tabs>
            <w:spacing w:before="240"/>
            <w:rPr>
              <w:ins w:id="8408" w:author="BHA Regulatory Affairs Unit" w:date="2026-07-29T16:06:00Z"/>
            </w:rPr>
          </w:pPr>
          <w:sdt>
            <w:sdtPr>
              <w:tag w:val="goog_rdk_8355"/>
              <w:id w:val="62212033"/>
            </w:sdtPr>
            <w:sdtContent>
              <w:ins w:id="8409" w:author="BHA Regulatory Affairs Unit" w:date="2026-07-29T16:06:00Z">
                <w:r>
                  <w:t>Immediate coordination with other crisis providers when needed (e.g., crisis stabilization units, respite, or psychiatric emergency services);</w:t>
                </w:r>
              </w:ins>
            </w:sdtContent>
          </w:sdt>
        </w:p>
      </w:sdtContent>
    </w:sdt>
    <w:sdt>
      <w:sdtPr>
        <w:tag w:val="goog_rdk_8358"/>
        <w:id w:val="854920025"/>
      </w:sdtPr>
      <w:sdtContent>
        <w:p w14:paraId="00001106" w14:textId="77777777" w:rsidR="00CF3663" w:rsidRDefault="00000000">
          <w:pPr>
            <w:numPr>
              <w:ilvl w:val="3"/>
              <w:numId w:val="16"/>
            </w:numPr>
            <w:tabs>
              <w:tab w:val="left" w:pos="720"/>
              <w:tab w:val="left" w:pos="1440"/>
            </w:tabs>
            <w:spacing w:before="240"/>
            <w:rPr>
              <w:ins w:id="8410" w:author="BHA Regulatory Affairs Unit" w:date="2026-07-29T16:06:00Z"/>
            </w:rPr>
          </w:pPr>
          <w:sdt>
            <w:sdtPr>
              <w:tag w:val="goog_rdk_8357"/>
              <w:id w:val="193864640"/>
            </w:sdtPr>
            <w:sdtContent>
              <w:ins w:id="8411" w:author="BHA Regulatory Affairs Unit" w:date="2026-07-29T16:06:00Z">
                <w:r>
                  <w:t>Prioritize crisis responses that support the individual remaining in the community, especially for children. This includes MCR services occurring in home and community-based settings, including schools, recreational centers, homeless shelters, and other community centers for children;</w:t>
                </w:r>
              </w:ins>
            </w:sdtContent>
          </w:sdt>
        </w:p>
      </w:sdtContent>
    </w:sdt>
    <w:sdt>
      <w:sdtPr>
        <w:tag w:val="goog_rdk_8360"/>
        <w:id w:val="-636398243"/>
      </w:sdtPr>
      <w:sdtContent>
        <w:p w14:paraId="00001107" w14:textId="77777777" w:rsidR="00CF3663" w:rsidRDefault="00000000">
          <w:pPr>
            <w:numPr>
              <w:ilvl w:val="3"/>
              <w:numId w:val="16"/>
            </w:numPr>
            <w:tabs>
              <w:tab w:val="left" w:pos="720"/>
              <w:tab w:val="left" w:pos="1440"/>
            </w:tabs>
            <w:spacing w:before="240"/>
            <w:rPr>
              <w:ins w:id="8412" w:author="BHA Regulatory Affairs Unit" w:date="2026-07-29T16:06:00Z"/>
            </w:rPr>
          </w:pPr>
          <w:sdt>
            <w:sdtPr>
              <w:tag w:val="goog_rdk_8359"/>
              <w:id w:val="-124235630"/>
            </w:sdtPr>
            <w:sdtContent>
              <w:ins w:id="8413" w:author="BHA Regulatory Affairs Unit" w:date="2026-07-29T16:06:00Z">
                <w:r>
                  <w:t>Safety planning and education regarding lethal means restriction;</w:t>
                </w:r>
              </w:ins>
            </w:sdtContent>
          </w:sdt>
        </w:p>
      </w:sdtContent>
    </w:sdt>
    <w:sdt>
      <w:sdtPr>
        <w:tag w:val="goog_rdk_8362"/>
        <w:id w:val="-1624281000"/>
      </w:sdtPr>
      <w:sdtContent>
        <w:p w14:paraId="00001108" w14:textId="77777777" w:rsidR="00CF3663" w:rsidRDefault="00000000">
          <w:pPr>
            <w:numPr>
              <w:ilvl w:val="3"/>
              <w:numId w:val="16"/>
            </w:numPr>
            <w:tabs>
              <w:tab w:val="left" w:pos="720"/>
              <w:tab w:val="left" w:pos="1440"/>
            </w:tabs>
            <w:spacing w:before="240"/>
            <w:rPr>
              <w:ins w:id="8414" w:author="BHA Regulatory Affairs Unit" w:date="2026-07-29T16:06:00Z"/>
            </w:rPr>
          </w:pPr>
          <w:sdt>
            <w:sdtPr>
              <w:tag w:val="goog_rdk_8361"/>
              <w:id w:val="-580280010"/>
            </w:sdtPr>
            <w:sdtContent>
              <w:ins w:id="8415" w:author="BHA Regulatory Affairs Unit" w:date="2026-07-29T16:06:00Z">
                <w:r>
                  <w:t>Peer support to reduce stigma and build connection; and</w:t>
                </w:r>
              </w:ins>
            </w:sdtContent>
          </w:sdt>
        </w:p>
      </w:sdtContent>
    </w:sdt>
    <w:sdt>
      <w:sdtPr>
        <w:tag w:val="goog_rdk_8364"/>
        <w:id w:val="1152616641"/>
      </w:sdtPr>
      <w:sdtContent>
        <w:p w14:paraId="00001109" w14:textId="77777777" w:rsidR="00CF3663" w:rsidRDefault="00000000">
          <w:pPr>
            <w:numPr>
              <w:ilvl w:val="3"/>
              <w:numId w:val="16"/>
            </w:numPr>
            <w:tabs>
              <w:tab w:val="left" w:pos="720"/>
              <w:tab w:val="left" w:pos="1440"/>
            </w:tabs>
            <w:spacing w:before="240"/>
            <w:rPr>
              <w:ins w:id="8416" w:author="BHA Regulatory Affairs Unit" w:date="2026-07-29T16:06:00Z"/>
            </w:rPr>
          </w:pPr>
          <w:sdt>
            <w:sdtPr>
              <w:tag w:val="goog_rdk_8363"/>
              <w:id w:val="346254454"/>
            </w:sdtPr>
            <w:sdtContent>
              <w:ins w:id="8417" w:author="BHA Regulatory Affairs Unit" w:date="2026-07-29T16:06:00Z">
                <w:r>
                  <w:t>Identifying and engaging with natural supports.</w:t>
                </w:r>
              </w:ins>
            </w:sdtContent>
          </w:sdt>
        </w:p>
      </w:sdtContent>
    </w:sdt>
    <w:sdt>
      <w:sdtPr>
        <w:tag w:val="goog_rdk_8366"/>
        <w:id w:val="-1428632126"/>
      </w:sdtPr>
      <w:sdtContent>
        <w:p w14:paraId="0000110A" w14:textId="77777777" w:rsidR="00CF3663" w:rsidRDefault="00000000">
          <w:pPr>
            <w:numPr>
              <w:ilvl w:val="1"/>
              <w:numId w:val="16"/>
            </w:numPr>
            <w:tabs>
              <w:tab w:val="left" w:pos="720"/>
              <w:tab w:val="left" w:pos="1440"/>
            </w:tabs>
            <w:spacing w:before="240"/>
            <w:rPr>
              <w:ins w:id="8418" w:author="BHA Regulatory Affairs Unit" w:date="2026-07-29T16:06:00Z"/>
            </w:rPr>
          </w:pPr>
          <w:sdt>
            <w:sdtPr>
              <w:tag w:val="goog_rdk_8365"/>
              <w:id w:val="645822568"/>
            </w:sdtPr>
            <w:sdtContent>
              <w:ins w:id="8419" w:author="BHA Regulatory Affairs Unit" w:date="2026-07-29T16:06:00Z">
                <w:r>
                  <w:t>Agencies providing WIC services must provide medication management, including initiation and continuation of MAT and/or psychiatric medications in a timely manner for individuals served, when clinically appropriate.</w:t>
                </w:r>
              </w:ins>
            </w:sdtContent>
          </w:sdt>
        </w:p>
      </w:sdtContent>
    </w:sdt>
    <w:sdt>
      <w:sdtPr>
        <w:tag w:val="goog_rdk_8368"/>
        <w:id w:val="-1956252020"/>
      </w:sdtPr>
      <w:sdtContent>
        <w:p w14:paraId="0000110B" w14:textId="77777777" w:rsidR="00CF3663" w:rsidRDefault="00000000">
          <w:pPr>
            <w:numPr>
              <w:ilvl w:val="2"/>
              <w:numId w:val="16"/>
            </w:numPr>
            <w:tabs>
              <w:tab w:val="left" w:pos="720"/>
              <w:tab w:val="left" w:pos="1440"/>
            </w:tabs>
            <w:spacing w:before="240"/>
            <w:rPr>
              <w:ins w:id="8420" w:author="BHA Regulatory Affairs Unit" w:date="2026-07-29T16:06:00Z"/>
            </w:rPr>
          </w:pPr>
          <w:sdt>
            <w:sdtPr>
              <w:tag w:val="goog_rdk_8367"/>
              <w:id w:val="670047445"/>
            </w:sdtPr>
            <w:sdtContent>
              <w:ins w:id="8421" w:author="BHA Regulatory Affairs Unit" w:date="2026-07-29T16:06:00Z">
                <w:r>
                  <w:t>This may include services provided through coordination and referral but must not exceed four (4) hours from the time the need is identified to when the service is completed.</w:t>
                </w:r>
              </w:ins>
            </w:sdtContent>
          </w:sdt>
        </w:p>
      </w:sdtContent>
    </w:sdt>
    <w:sdt>
      <w:sdtPr>
        <w:tag w:val="goog_rdk_8370"/>
        <w:id w:val="-1109789866"/>
      </w:sdtPr>
      <w:sdtContent>
        <w:p w14:paraId="0000110C" w14:textId="77777777" w:rsidR="00CF3663" w:rsidRDefault="00000000">
          <w:pPr>
            <w:numPr>
              <w:ilvl w:val="0"/>
              <w:numId w:val="16"/>
            </w:numPr>
            <w:tabs>
              <w:tab w:val="left" w:pos="720"/>
              <w:tab w:val="left" w:pos="1440"/>
            </w:tabs>
            <w:spacing w:before="240"/>
            <w:rPr>
              <w:ins w:id="8422" w:author="BHA Regulatory Affairs Unit" w:date="2026-07-29T16:06:00Z"/>
            </w:rPr>
          </w:pPr>
          <w:sdt>
            <w:sdtPr>
              <w:tag w:val="goog_rdk_8369"/>
              <w:id w:val="1427276708"/>
            </w:sdtPr>
            <w:sdtContent>
              <w:ins w:id="8423" w:author="BHA Regulatory Affairs Unit" w:date="2026-07-29T16:06:00Z">
                <w:r>
                  <w:t>Support systems</w:t>
                </w:r>
              </w:ins>
            </w:sdtContent>
          </w:sdt>
        </w:p>
      </w:sdtContent>
    </w:sdt>
    <w:sdt>
      <w:sdtPr>
        <w:tag w:val="goog_rdk_8372"/>
        <w:id w:val="1801742246"/>
      </w:sdtPr>
      <w:sdtContent>
        <w:p w14:paraId="0000110D" w14:textId="77777777" w:rsidR="00CF3663" w:rsidRDefault="00000000">
          <w:pPr>
            <w:numPr>
              <w:ilvl w:val="1"/>
              <w:numId w:val="16"/>
            </w:numPr>
            <w:tabs>
              <w:tab w:val="left" w:pos="720"/>
              <w:tab w:val="left" w:pos="1440"/>
            </w:tabs>
            <w:spacing w:before="240"/>
            <w:rPr>
              <w:ins w:id="8424" w:author="BHA Regulatory Affairs Unit" w:date="2026-07-29T16:06:00Z"/>
            </w:rPr>
          </w:pPr>
          <w:sdt>
            <w:sdtPr>
              <w:tag w:val="goog_rdk_8371"/>
              <w:id w:val="-171082153"/>
            </w:sdtPr>
            <w:sdtContent>
              <w:ins w:id="8425" w:author="BHA Regulatory Affairs Unit" w:date="2026-07-29T16:06:00Z">
                <w:r>
                  <w:t>In addition to the partnerships detailed in Part 6.1.2.E of this Chapter 6, agencies providing WIC services must prioritize connections and collaboration with frequently interacting entities, including but not limited to:</w:t>
                </w:r>
              </w:ins>
            </w:sdtContent>
          </w:sdt>
        </w:p>
      </w:sdtContent>
    </w:sdt>
    <w:sdt>
      <w:sdtPr>
        <w:tag w:val="goog_rdk_8374"/>
        <w:id w:val="-419871865"/>
      </w:sdtPr>
      <w:sdtContent>
        <w:p w14:paraId="0000110E" w14:textId="77777777" w:rsidR="00CF3663" w:rsidRDefault="00000000">
          <w:pPr>
            <w:numPr>
              <w:ilvl w:val="2"/>
              <w:numId w:val="16"/>
            </w:numPr>
            <w:tabs>
              <w:tab w:val="left" w:pos="720"/>
              <w:tab w:val="left" w:pos="1440"/>
            </w:tabs>
            <w:spacing w:before="240"/>
            <w:rPr>
              <w:ins w:id="8426" w:author="BHA Regulatory Affairs Unit" w:date="2026-07-29T16:06:00Z"/>
            </w:rPr>
          </w:pPr>
          <w:sdt>
            <w:sdtPr>
              <w:tag w:val="goog_rdk_8373"/>
              <w:id w:val="928937011"/>
            </w:sdtPr>
            <w:sdtContent>
              <w:ins w:id="8427" w:author="BHA Regulatory Affairs Unit" w:date="2026-07-29T16:06:00Z">
                <w:r>
                  <w:t>Local hospitals and/or physical health urgent care providers for divert assistance, as needed;</w:t>
                </w:r>
              </w:ins>
            </w:sdtContent>
          </w:sdt>
        </w:p>
      </w:sdtContent>
    </w:sdt>
    <w:sdt>
      <w:sdtPr>
        <w:tag w:val="goog_rdk_8376"/>
        <w:id w:val="-2077822945"/>
      </w:sdtPr>
      <w:sdtContent>
        <w:p w14:paraId="0000110F" w14:textId="77777777" w:rsidR="00CF3663" w:rsidRDefault="00000000">
          <w:pPr>
            <w:numPr>
              <w:ilvl w:val="2"/>
              <w:numId w:val="16"/>
            </w:numPr>
            <w:tabs>
              <w:tab w:val="left" w:pos="720"/>
              <w:tab w:val="left" w:pos="1440"/>
            </w:tabs>
            <w:spacing w:before="240"/>
            <w:rPr>
              <w:ins w:id="8428" w:author="BHA Regulatory Affairs Unit" w:date="2026-07-29T16:06:00Z"/>
            </w:rPr>
          </w:pPr>
          <w:sdt>
            <w:sdtPr>
              <w:tag w:val="goog_rdk_8375"/>
              <w:id w:val="-443512488"/>
            </w:sdtPr>
            <w:sdtContent>
              <w:ins w:id="8429" w:author="BHA Regulatory Affairs Unit" w:date="2026-07-29T16:06:00Z">
                <w:r>
                  <w:t>CSUs; and</w:t>
                </w:r>
              </w:ins>
            </w:sdtContent>
          </w:sdt>
        </w:p>
      </w:sdtContent>
    </w:sdt>
    <w:sdt>
      <w:sdtPr>
        <w:tag w:val="goog_rdk_8378"/>
        <w:id w:val="39296566"/>
      </w:sdtPr>
      <w:sdtContent>
        <w:p w14:paraId="00001110" w14:textId="77777777" w:rsidR="00CF3663" w:rsidRDefault="00000000">
          <w:pPr>
            <w:numPr>
              <w:ilvl w:val="2"/>
              <w:numId w:val="16"/>
            </w:numPr>
            <w:tabs>
              <w:tab w:val="left" w:pos="720"/>
              <w:tab w:val="left" w:pos="1440"/>
            </w:tabs>
            <w:spacing w:before="240"/>
            <w:rPr>
              <w:ins w:id="8430" w:author="BHA Regulatory Affairs Unit" w:date="2026-07-29T16:06:00Z"/>
            </w:rPr>
          </w:pPr>
          <w:sdt>
            <w:sdtPr>
              <w:tag w:val="goog_rdk_8377"/>
              <w:id w:val="-1310860087"/>
            </w:sdtPr>
            <w:sdtContent>
              <w:ins w:id="8431" w:author="BHA Regulatory Affairs Unit" w:date="2026-07-29T16:06:00Z">
                <w:r>
                  <w:t>First responders, such as law enforcement officers (LEOs) and emergency medical technicians (EMTs).</w:t>
                </w:r>
              </w:ins>
            </w:sdtContent>
          </w:sdt>
        </w:p>
      </w:sdtContent>
    </w:sdt>
    <w:sdt>
      <w:sdtPr>
        <w:tag w:val="goog_rdk_8380"/>
        <w:id w:val="-1590133500"/>
      </w:sdtPr>
      <w:sdtContent>
        <w:p w14:paraId="00001111" w14:textId="77777777" w:rsidR="00CF3663" w:rsidRDefault="00000000">
          <w:pPr>
            <w:numPr>
              <w:ilvl w:val="1"/>
              <w:numId w:val="16"/>
            </w:numPr>
            <w:tabs>
              <w:tab w:val="left" w:pos="720"/>
              <w:tab w:val="left" w:pos="1440"/>
            </w:tabs>
            <w:spacing w:before="240"/>
            <w:rPr>
              <w:ins w:id="8432" w:author="BHA Regulatory Affairs Unit" w:date="2026-07-29T16:06:00Z"/>
            </w:rPr>
          </w:pPr>
          <w:sdt>
            <w:sdtPr>
              <w:tag w:val="goog_rdk_8379"/>
              <w:id w:val="1297521548"/>
            </w:sdtPr>
            <w:sdtContent>
              <w:ins w:id="8433" w:author="BHA Regulatory Affairs Unit" w:date="2026-07-29T16:06:00Z">
                <w:r>
                  <w:t>Agencies providing WIC services may elect to develop one (1) or more formal affiliation(s) with local providers with expertise in working with the populations referenced in Part 6.1.2.D.2.d of this Chapter 6. If an agency chooses this, the following standards apply:</w:t>
                </w:r>
              </w:ins>
            </w:sdtContent>
          </w:sdt>
        </w:p>
      </w:sdtContent>
    </w:sdt>
    <w:sdt>
      <w:sdtPr>
        <w:tag w:val="goog_rdk_8382"/>
        <w:id w:val="-993239973"/>
      </w:sdtPr>
      <w:sdtContent>
        <w:p w14:paraId="00001112" w14:textId="77777777" w:rsidR="00CF3663" w:rsidRDefault="00000000">
          <w:pPr>
            <w:numPr>
              <w:ilvl w:val="2"/>
              <w:numId w:val="16"/>
            </w:numPr>
            <w:tabs>
              <w:tab w:val="left" w:pos="720"/>
              <w:tab w:val="left" w:pos="1440"/>
            </w:tabs>
            <w:spacing w:before="240"/>
            <w:rPr>
              <w:ins w:id="8434" w:author="BHA Regulatory Affairs Unit" w:date="2026-07-29T16:06:00Z"/>
            </w:rPr>
          </w:pPr>
          <w:sdt>
            <w:sdtPr>
              <w:tag w:val="goog_rdk_8381"/>
              <w:id w:val="106517986"/>
            </w:sdtPr>
            <w:sdtContent>
              <w:ins w:id="8435" w:author="BHA Regulatory Affairs Unit" w:date="2026-07-29T16:06:00Z">
                <w:r>
                  <w:t>The affiliated provider must be engaged during or immediately after initial face-to-face intervention as needed to support individual(s) in crisis who do not already have an existing relationship with a provider; and</w:t>
                </w:r>
              </w:ins>
            </w:sdtContent>
          </w:sdt>
        </w:p>
      </w:sdtContent>
    </w:sdt>
    <w:sdt>
      <w:sdtPr>
        <w:tag w:val="goog_rdk_8384"/>
        <w:id w:val="-736249468"/>
      </w:sdtPr>
      <w:sdtContent>
        <w:p w14:paraId="00001113" w14:textId="77777777" w:rsidR="00CF3663" w:rsidRDefault="00000000">
          <w:pPr>
            <w:numPr>
              <w:ilvl w:val="2"/>
              <w:numId w:val="16"/>
            </w:numPr>
            <w:tabs>
              <w:tab w:val="left" w:pos="720"/>
              <w:tab w:val="left" w:pos="1440"/>
            </w:tabs>
            <w:spacing w:before="240"/>
            <w:rPr>
              <w:ins w:id="8436" w:author="BHA Regulatory Affairs Unit" w:date="2026-07-29T16:06:00Z"/>
            </w:rPr>
          </w:pPr>
          <w:sdt>
            <w:sdtPr>
              <w:tag w:val="goog_rdk_8383"/>
              <w:id w:val="1799058435"/>
            </w:sdtPr>
            <w:sdtContent>
              <w:ins w:id="8437" w:author="BHA Regulatory Affairs Unit" w:date="2026-07-29T16:06:00Z">
                <w:r>
                  <w:t>Telehealth may be used to secure expertise for individuals served by the WIC with a physical disability or I/DD.</w:t>
                </w:r>
              </w:ins>
            </w:sdtContent>
          </w:sdt>
        </w:p>
      </w:sdtContent>
    </w:sdt>
    <w:sdt>
      <w:sdtPr>
        <w:tag w:val="goog_rdk_8386"/>
        <w:id w:val="665384748"/>
      </w:sdtPr>
      <w:sdtContent>
        <w:p w14:paraId="00001114" w14:textId="77777777" w:rsidR="00CF3663" w:rsidRDefault="00000000">
          <w:pPr>
            <w:numPr>
              <w:ilvl w:val="0"/>
              <w:numId w:val="16"/>
            </w:numPr>
            <w:tabs>
              <w:tab w:val="left" w:pos="720"/>
              <w:tab w:val="left" w:pos="1440"/>
            </w:tabs>
            <w:spacing w:before="240"/>
            <w:rPr>
              <w:ins w:id="8438" w:author="BHA Regulatory Affairs Unit" w:date="2026-07-29T16:06:00Z"/>
            </w:rPr>
          </w:pPr>
          <w:sdt>
            <w:sdtPr>
              <w:tag w:val="goog_rdk_8385"/>
              <w:id w:val="1828878987"/>
            </w:sdtPr>
            <w:sdtContent>
              <w:ins w:id="8439" w:author="BHA Regulatory Affairs Unit" w:date="2026-07-29T16:06:00Z">
                <w:r>
                  <w:t>Policies and procedures</w:t>
                </w:r>
              </w:ins>
            </w:sdtContent>
          </w:sdt>
        </w:p>
      </w:sdtContent>
    </w:sdt>
    <w:sdt>
      <w:sdtPr>
        <w:tag w:val="goog_rdk_8388"/>
        <w:id w:val="-2056228190"/>
      </w:sdtPr>
      <w:sdtContent>
        <w:p w14:paraId="00001115" w14:textId="77777777" w:rsidR="00CF3663" w:rsidRDefault="00000000">
          <w:pPr>
            <w:numPr>
              <w:ilvl w:val="1"/>
              <w:numId w:val="16"/>
            </w:numPr>
            <w:tabs>
              <w:tab w:val="left" w:pos="720"/>
              <w:tab w:val="left" w:pos="1440"/>
            </w:tabs>
            <w:spacing w:before="240"/>
            <w:rPr>
              <w:ins w:id="8440" w:author="BHA Regulatory Affairs Unit" w:date="2026-07-29T16:06:00Z"/>
            </w:rPr>
          </w:pPr>
          <w:sdt>
            <w:sdtPr>
              <w:tag w:val="goog_rdk_8387"/>
              <w:id w:val="-1921250367"/>
            </w:sdtPr>
            <w:sdtContent>
              <w:ins w:id="8441" w:author="BHA Regulatory Affairs Unit" w:date="2026-07-29T16:06:00Z">
                <w:r>
                  <w:t>Agencies providing WIC services must develop, implement, and enforce policies and procedures to address service delivery expectations. These policies and procedures must address, but are not limited to:</w:t>
                </w:r>
              </w:ins>
            </w:sdtContent>
          </w:sdt>
        </w:p>
      </w:sdtContent>
    </w:sdt>
    <w:sdt>
      <w:sdtPr>
        <w:tag w:val="goog_rdk_8390"/>
        <w:id w:val="1808210340"/>
      </w:sdtPr>
      <w:sdtContent>
        <w:p w14:paraId="00001116" w14:textId="77777777" w:rsidR="00CF3663" w:rsidRDefault="00000000">
          <w:pPr>
            <w:numPr>
              <w:ilvl w:val="2"/>
              <w:numId w:val="16"/>
            </w:numPr>
            <w:tabs>
              <w:tab w:val="left" w:pos="720"/>
              <w:tab w:val="left" w:pos="1440"/>
            </w:tabs>
            <w:spacing w:before="240"/>
            <w:rPr>
              <w:ins w:id="8442" w:author="BHA Regulatory Affairs Unit" w:date="2026-07-29T16:06:00Z"/>
            </w:rPr>
          </w:pPr>
          <w:sdt>
            <w:sdtPr>
              <w:tag w:val="goog_rdk_8389"/>
              <w:id w:val="-147859231"/>
            </w:sdtPr>
            <w:sdtContent>
              <w:ins w:id="8443" w:author="BHA Regulatory Affairs Unit" w:date="2026-07-29T16:06:00Z">
                <w:r>
                  <w:t>Alignment with policy and procedure requirements as detailed in Part 6.1.2.F of this Chapter 6;</w:t>
                </w:r>
              </w:ins>
            </w:sdtContent>
          </w:sdt>
        </w:p>
      </w:sdtContent>
    </w:sdt>
    <w:sdt>
      <w:sdtPr>
        <w:tag w:val="goog_rdk_8392"/>
        <w:id w:val="-19141069"/>
      </w:sdtPr>
      <w:sdtContent>
        <w:p w14:paraId="00001117" w14:textId="77777777" w:rsidR="00CF3663" w:rsidRDefault="00000000">
          <w:pPr>
            <w:numPr>
              <w:ilvl w:val="2"/>
              <w:numId w:val="16"/>
            </w:numPr>
            <w:tabs>
              <w:tab w:val="left" w:pos="720"/>
              <w:tab w:val="left" w:pos="1440"/>
            </w:tabs>
            <w:spacing w:before="240"/>
            <w:rPr>
              <w:ins w:id="8444" w:author="BHA Regulatory Affairs Unit" w:date="2026-07-29T16:06:00Z"/>
            </w:rPr>
          </w:pPr>
          <w:sdt>
            <w:sdtPr>
              <w:tag w:val="goog_rdk_8391"/>
              <w:id w:val="1216608754"/>
            </w:sdtPr>
            <w:sdtContent>
              <w:ins w:id="8445" w:author="BHA Regulatory Affairs Unit" w:date="2026-07-29T16:06:00Z">
                <w:r>
                  <w:t>Alignment with policy and procedure requirements as detailed in the Emergency Commitment (EC) for Substance Use Parts of Chapter 7 of these Rules;</w:t>
                </w:r>
              </w:ins>
            </w:sdtContent>
          </w:sdt>
        </w:p>
      </w:sdtContent>
    </w:sdt>
    <w:sdt>
      <w:sdtPr>
        <w:tag w:val="goog_rdk_8394"/>
        <w:id w:val="453652931"/>
      </w:sdtPr>
      <w:sdtContent>
        <w:p w14:paraId="00001118" w14:textId="77777777" w:rsidR="00CF3663" w:rsidRDefault="00000000">
          <w:pPr>
            <w:numPr>
              <w:ilvl w:val="2"/>
              <w:numId w:val="16"/>
            </w:numPr>
            <w:tabs>
              <w:tab w:val="left" w:pos="720"/>
              <w:tab w:val="left" w:pos="1440"/>
            </w:tabs>
            <w:spacing w:before="240"/>
            <w:rPr>
              <w:ins w:id="8446" w:author="BHA Regulatory Affairs Unit" w:date="2026-07-29T16:06:00Z"/>
            </w:rPr>
          </w:pPr>
          <w:sdt>
            <w:sdtPr>
              <w:tag w:val="goog_rdk_8393"/>
              <w:id w:val="665392360"/>
            </w:sdtPr>
            <w:sdtContent>
              <w:ins w:id="8447" w:author="BHA Regulatory Affairs Unit" w:date="2026-07-29T16:06:00Z">
                <w:r>
                  <w:t>Alignment with policy and procedure requirements as detailed in Chapter 8 of these Rules;</w:t>
                </w:r>
              </w:ins>
            </w:sdtContent>
          </w:sdt>
        </w:p>
      </w:sdtContent>
    </w:sdt>
    <w:sdt>
      <w:sdtPr>
        <w:tag w:val="goog_rdk_8396"/>
        <w:id w:val="-138750000"/>
      </w:sdtPr>
      <w:sdtContent>
        <w:p w14:paraId="00001119" w14:textId="77777777" w:rsidR="00CF3663" w:rsidRDefault="00000000">
          <w:pPr>
            <w:numPr>
              <w:ilvl w:val="2"/>
              <w:numId w:val="16"/>
            </w:numPr>
            <w:tabs>
              <w:tab w:val="left" w:pos="720"/>
              <w:tab w:val="left" w:pos="1440"/>
            </w:tabs>
            <w:spacing w:before="240"/>
            <w:rPr>
              <w:ins w:id="8448" w:author="BHA Regulatory Affairs Unit" w:date="2026-07-29T16:06:00Z"/>
            </w:rPr>
          </w:pPr>
          <w:sdt>
            <w:sdtPr>
              <w:tag w:val="goog_rdk_8395"/>
              <w:id w:val="624119191"/>
            </w:sdtPr>
            <w:sdtContent>
              <w:ins w:id="8449" w:author="BHA Regulatory Affairs Unit" w:date="2026-07-29T16:06:00Z">
                <w:r>
                  <w:t>Alignment with policy and procedure requirements as detailed in Chapter 11 of these Rules;</w:t>
                </w:r>
              </w:ins>
            </w:sdtContent>
          </w:sdt>
        </w:p>
      </w:sdtContent>
    </w:sdt>
    <w:sdt>
      <w:sdtPr>
        <w:tag w:val="goog_rdk_8398"/>
        <w:id w:val="-1058027284"/>
      </w:sdtPr>
      <w:sdtContent>
        <w:p w14:paraId="0000111A" w14:textId="77777777" w:rsidR="00CF3663" w:rsidRDefault="00000000">
          <w:pPr>
            <w:numPr>
              <w:ilvl w:val="2"/>
              <w:numId w:val="16"/>
            </w:numPr>
            <w:tabs>
              <w:tab w:val="left" w:pos="720"/>
              <w:tab w:val="left" w:pos="1440"/>
            </w:tabs>
            <w:spacing w:before="240"/>
            <w:rPr>
              <w:ins w:id="8450" w:author="BHA Regulatory Affairs Unit" w:date="2026-07-29T16:06:00Z"/>
            </w:rPr>
          </w:pPr>
          <w:sdt>
            <w:sdtPr>
              <w:tag w:val="goog_rdk_8397"/>
              <w:id w:val="-951987094"/>
            </w:sdtPr>
            <w:sdtContent>
              <w:ins w:id="8451" w:author="BHA Regulatory Affairs Unit" w:date="2026-07-29T16:06:00Z">
                <w:r>
                  <w:t>Intoxication and withdrawal management protocols, including at least, but not limited to:</w:t>
                </w:r>
              </w:ins>
            </w:sdtContent>
          </w:sdt>
        </w:p>
      </w:sdtContent>
    </w:sdt>
    <w:sdt>
      <w:sdtPr>
        <w:tag w:val="goog_rdk_8400"/>
        <w:id w:val="-1376274250"/>
      </w:sdtPr>
      <w:sdtContent>
        <w:p w14:paraId="0000111B" w14:textId="77777777" w:rsidR="00CF3663" w:rsidRDefault="00000000">
          <w:pPr>
            <w:numPr>
              <w:ilvl w:val="3"/>
              <w:numId w:val="16"/>
            </w:numPr>
            <w:tabs>
              <w:tab w:val="left" w:pos="720"/>
              <w:tab w:val="left" w:pos="1440"/>
            </w:tabs>
            <w:spacing w:before="240"/>
            <w:rPr>
              <w:ins w:id="8452" w:author="BHA Regulatory Affairs Unit" w:date="2026-07-29T16:06:00Z"/>
            </w:rPr>
          </w:pPr>
          <w:sdt>
            <w:sdtPr>
              <w:tag w:val="goog_rdk_8399"/>
              <w:id w:val="268897021"/>
            </w:sdtPr>
            <w:sdtContent>
              <w:ins w:id="8453" w:author="BHA Regulatory Affairs Unit" w:date="2026-07-29T16:06:00Z">
                <w:r>
                  <w:t>Medication initiation and continuation;</w:t>
                </w:r>
              </w:ins>
            </w:sdtContent>
          </w:sdt>
        </w:p>
      </w:sdtContent>
    </w:sdt>
    <w:sdt>
      <w:sdtPr>
        <w:tag w:val="goog_rdk_8402"/>
        <w:id w:val="2108174251"/>
      </w:sdtPr>
      <w:sdtContent>
        <w:p w14:paraId="0000111C" w14:textId="77777777" w:rsidR="00CF3663" w:rsidRDefault="00000000">
          <w:pPr>
            <w:numPr>
              <w:ilvl w:val="3"/>
              <w:numId w:val="16"/>
            </w:numPr>
            <w:tabs>
              <w:tab w:val="left" w:pos="720"/>
              <w:tab w:val="left" w:pos="1440"/>
            </w:tabs>
            <w:spacing w:before="240"/>
            <w:rPr>
              <w:ins w:id="8454" w:author="BHA Regulatory Affairs Unit" w:date="2026-07-29T16:06:00Z"/>
            </w:rPr>
          </w:pPr>
          <w:sdt>
            <w:sdtPr>
              <w:tag w:val="goog_rdk_8401"/>
              <w:id w:val="838612833"/>
            </w:sdtPr>
            <w:sdtContent>
              <w:ins w:id="8455" w:author="BHA Regulatory Affairs Unit" w:date="2026-07-29T16:06:00Z">
                <w:r>
                  <w:t>Medical monitoring;</w:t>
                </w:r>
              </w:ins>
            </w:sdtContent>
          </w:sdt>
        </w:p>
      </w:sdtContent>
    </w:sdt>
    <w:sdt>
      <w:sdtPr>
        <w:tag w:val="goog_rdk_8404"/>
        <w:id w:val="1119689345"/>
      </w:sdtPr>
      <w:sdtContent>
        <w:p w14:paraId="0000111D" w14:textId="77777777" w:rsidR="00CF3663" w:rsidRDefault="00000000">
          <w:pPr>
            <w:numPr>
              <w:ilvl w:val="3"/>
              <w:numId w:val="16"/>
            </w:numPr>
            <w:tabs>
              <w:tab w:val="left" w:pos="720"/>
              <w:tab w:val="left" w:pos="1440"/>
            </w:tabs>
            <w:spacing w:before="240"/>
            <w:rPr>
              <w:ins w:id="8456" w:author="BHA Regulatory Affairs Unit" w:date="2026-07-29T16:06:00Z"/>
            </w:rPr>
          </w:pPr>
          <w:sdt>
            <w:sdtPr>
              <w:tag w:val="goog_rdk_8403"/>
              <w:id w:val="1433842801"/>
            </w:sdtPr>
            <w:sdtContent>
              <w:ins w:id="8457" w:author="BHA Regulatory Affairs Unit" w:date="2026-07-29T16:06:00Z">
                <w:r>
                  <w:t>Utilization of validated severity scales;</w:t>
                </w:r>
              </w:ins>
            </w:sdtContent>
          </w:sdt>
        </w:p>
      </w:sdtContent>
    </w:sdt>
    <w:sdt>
      <w:sdtPr>
        <w:tag w:val="goog_rdk_8406"/>
        <w:id w:val="-1615115322"/>
      </w:sdtPr>
      <w:sdtContent>
        <w:p w14:paraId="0000111E" w14:textId="77777777" w:rsidR="00CF3663" w:rsidRDefault="00000000">
          <w:pPr>
            <w:numPr>
              <w:ilvl w:val="3"/>
              <w:numId w:val="16"/>
            </w:numPr>
            <w:tabs>
              <w:tab w:val="left" w:pos="720"/>
              <w:tab w:val="left" w:pos="1440"/>
            </w:tabs>
            <w:spacing w:before="240"/>
            <w:rPr>
              <w:ins w:id="8458" w:author="BHA Regulatory Affairs Unit" w:date="2026-07-29T16:06:00Z"/>
            </w:rPr>
          </w:pPr>
          <w:sdt>
            <w:sdtPr>
              <w:tag w:val="goog_rdk_8405"/>
              <w:id w:val="1766977286"/>
            </w:sdtPr>
            <w:sdtContent>
              <w:ins w:id="8459" w:author="BHA Regulatory Affairs Unit" w:date="2026-07-29T16:06:00Z">
                <w:r>
                  <w:t>Protocol for determining and documenting vitals reviews, and documentation occurring at a frequency that is less than required in Part 6.3.4.B.4.a of this Chapter 6;</w:t>
                </w:r>
              </w:ins>
            </w:sdtContent>
          </w:sdt>
        </w:p>
      </w:sdtContent>
    </w:sdt>
    <w:sdt>
      <w:sdtPr>
        <w:tag w:val="goog_rdk_8408"/>
        <w:id w:val="-793062914"/>
      </w:sdtPr>
      <w:sdtContent>
        <w:p w14:paraId="0000111F" w14:textId="77777777" w:rsidR="00CF3663" w:rsidRDefault="00000000">
          <w:pPr>
            <w:numPr>
              <w:ilvl w:val="3"/>
              <w:numId w:val="16"/>
            </w:numPr>
            <w:tabs>
              <w:tab w:val="left" w:pos="720"/>
              <w:tab w:val="left" w:pos="1440"/>
            </w:tabs>
            <w:spacing w:before="240"/>
            <w:rPr>
              <w:ins w:id="8460" w:author="BHA Regulatory Affairs Unit" w:date="2026-07-29T16:06:00Z"/>
            </w:rPr>
          </w:pPr>
          <w:sdt>
            <w:sdtPr>
              <w:tag w:val="goog_rdk_8407"/>
              <w:id w:val="-552759102"/>
            </w:sdtPr>
            <w:sdtContent>
              <w:ins w:id="8461" w:author="BHA Regulatory Affairs Unit" w:date="2026-07-29T16:06:00Z">
                <w:r>
                  <w:t>How laboratory and/or toxicology tests are to be completed and incorporated into services; and</w:t>
                </w:r>
              </w:ins>
            </w:sdtContent>
          </w:sdt>
        </w:p>
      </w:sdtContent>
    </w:sdt>
    <w:sdt>
      <w:sdtPr>
        <w:tag w:val="goog_rdk_8410"/>
        <w:id w:val="1723044153"/>
      </w:sdtPr>
      <w:sdtContent>
        <w:p w14:paraId="00001120" w14:textId="77777777" w:rsidR="00CF3663" w:rsidRDefault="00000000">
          <w:pPr>
            <w:numPr>
              <w:ilvl w:val="3"/>
              <w:numId w:val="16"/>
            </w:numPr>
            <w:tabs>
              <w:tab w:val="left" w:pos="720"/>
              <w:tab w:val="left" w:pos="1440"/>
            </w:tabs>
            <w:spacing w:before="240"/>
            <w:rPr>
              <w:ins w:id="8462" w:author="BHA Regulatory Affairs Unit" w:date="2026-07-29T16:06:00Z"/>
            </w:rPr>
          </w:pPr>
          <w:sdt>
            <w:sdtPr>
              <w:tag w:val="goog_rdk_8409"/>
              <w:id w:val="1876245437"/>
            </w:sdtPr>
            <w:sdtContent>
              <w:ins w:id="8463" w:author="BHA Regulatory Affairs Unit" w:date="2026-07-29T16:06:00Z">
                <w:r>
                  <w:t>Pharmacological methods of support as well as non-pharmacological clinical support provided to an individual and their authorized family members, when applicable and appropriate;</w:t>
                </w:r>
              </w:ins>
            </w:sdtContent>
          </w:sdt>
        </w:p>
      </w:sdtContent>
    </w:sdt>
    <w:sdt>
      <w:sdtPr>
        <w:tag w:val="goog_rdk_8412"/>
        <w:id w:val="-829814160"/>
      </w:sdtPr>
      <w:sdtContent>
        <w:p w14:paraId="00001121" w14:textId="77777777" w:rsidR="00CF3663" w:rsidRDefault="00000000">
          <w:pPr>
            <w:numPr>
              <w:ilvl w:val="2"/>
              <w:numId w:val="16"/>
            </w:numPr>
            <w:tabs>
              <w:tab w:val="left" w:pos="720"/>
              <w:tab w:val="left" w:pos="1440"/>
            </w:tabs>
            <w:spacing w:before="240"/>
            <w:rPr>
              <w:ins w:id="8464" w:author="BHA Regulatory Affairs Unit" w:date="2026-07-29T16:06:00Z"/>
            </w:rPr>
          </w:pPr>
          <w:sdt>
            <w:sdtPr>
              <w:tag w:val="goog_rdk_8411"/>
              <w:id w:val="432444902"/>
            </w:sdtPr>
            <w:sdtContent>
              <w:ins w:id="8465" w:author="BHA Regulatory Affairs Unit" w:date="2026-07-29T16:06:00Z">
                <w:r>
                  <w:t>Expectations for internal consultation with WIC personnel with specialty training in serving children, families, and their caregivers experiencing crisis;</w:t>
                </w:r>
              </w:ins>
            </w:sdtContent>
          </w:sdt>
        </w:p>
      </w:sdtContent>
    </w:sdt>
    <w:sdt>
      <w:sdtPr>
        <w:tag w:val="goog_rdk_8414"/>
        <w:id w:val="1374384876"/>
      </w:sdtPr>
      <w:sdtContent>
        <w:p w14:paraId="00001122" w14:textId="77777777" w:rsidR="00CF3663" w:rsidRDefault="00000000">
          <w:pPr>
            <w:numPr>
              <w:ilvl w:val="2"/>
              <w:numId w:val="16"/>
            </w:numPr>
            <w:tabs>
              <w:tab w:val="left" w:pos="720"/>
              <w:tab w:val="left" w:pos="1440"/>
            </w:tabs>
            <w:spacing w:before="240"/>
            <w:rPr>
              <w:ins w:id="8466" w:author="BHA Regulatory Affairs Unit" w:date="2026-07-29T16:06:00Z"/>
            </w:rPr>
          </w:pPr>
          <w:sdt>
            <w:sdtPr>
              <w:tag w:val="goog_rdk_8413"/>
              <w:id w:val="-380018761"/>
            </w:sdtPr>
            <w:sdtContent>
              <w:ins w:id="8467" w:author="BHA Regulatory Affairs Unit" w:date="2026-07-29T16:06:00Z">
                <w:r>
                  <w:t>Expectations and protocols focused on how the additional twenty-three (23) hour placement window will be utilized, when applicable. This must include how the agency will continue to monitor and seek appropriate placement for the individual, including the escalation of placement priority for individuals approaching the end of the second twenty-three (23) hour window;</w:t>
                </w:r>
              </w:ins>
            </w:sdtContent>
          </w:sdt>
        </w:p>
      </w:sdtContent>
    </w:sdt>
    <w:sdt>
      <w:sdtPr>
        <w:tag w:val="goog_rdk_8416"/>
        <w:id w:val="1162481252"/>
      </w:sdtPr>
      <w:sdtContent>
        <w:p w14:paraId="00001123" w14:textId="77777777" w:rsidR="00CF3663" w:rsidRDefault="00000000">
          <w:pPr>
            <w:numPr>
              <w:ilvl w:val="2"/>
              <w:numId w:val="16"/>
            </w:numPr>
            <w:tabs>
              <w:tab w:val="left" w:pos="720"/>
              <w:tab w:val="left" w:pos="1440"/>
            </w:tabs>
            <w:spacing w:before="240"/>
            <w:rPr>
              <w:ins w:id="8468" w:author="BHA Regulatory Affairs Unit" w:date="2026-07-29T16:06:00Z"/>
            </w:rPr>
          </w:pPr>
          <w:sdt>
            <w:sdtPr>
              <w:tag w:val="goog_rdk_8415"/>
              <w:id w:val="-952228580"/>
            </w:sdtPr>
            <w:sdtContent>
              <w:ins w:id="8469" w:author="BHA Regulatory Affairs Unit" w:date="2026-07-29T16:06:00Z">
                <w:r>
                  <w:t>Expectations and protocols for ensuring access to basic necessities, including but not limited to, food, water, restroom facilities, and adequate seating or reclining furniture, particularly if an individual remains at the WIC beyond twenty-three (23) hours while awaiting placement.</w:t>
                </w:r>
              </w:ins>
            </w:sdtContent>
          </w:sdt>
        </w:p>
      </w:sdtContent>
    </w:sdt>
    <w:sdt>
      <w:sdtPr>
        <w:tag w:val="goog_rdk_8418"/>
        <w:id w:val="-1851270849"/>
      </w:sdtPr>
      <w:sdtContent>
        <w:p w14:paraId="00001124" w14:textId="77777777" w:rsidR="00CF3663" w:rsidRDefault="00000000">
          <w:pPr>
            <w:numPr>
              <w:ilvl w:val="2"/>
              <w:numId w:val="16"/>
            </w:numPr>
            <w:tabs>
              <w:tab w:val="left" w:pos="720"/>
              <w:tab w:val="left" w:pos="1440"/>
            </w:tabs>
            <w:spacing w:before="240"/>
            <w:rPr>
              <w:ins w:id="8470" w:author="BHA Regulatory Affairs Unit" w:date="2026-07-29T16:06:00Z"/>
            </w:rPr>
          </w:pPr>
          <w:sdt>
            <w:sdtPr>
              <w:tag w:val="goog_rdk_8417"/>
              <w:id w:val="1434210809"/>
            </w:sdtPr>
            <w:sdtContent>
              <w:ins w:id="8471" w:author="BHA Regulatory Affairs Unit" w:date="2026-07-29T16:06:00Z">
                <w:r>
                  <w:t>Prioritization and coordination of a successful transition for an individual into the behavioral health crisis and/or treatment continuum and other services that may be appropriate for an individual’s needs. This includes the utilization of an emergency department and inpatient services when an individual’s needs cannot be safely met by a lower-intensity crisis provider.</w:t>
                </w:r>
              </w:ins>
            </w:sdtContent>
          </w:sdt>
        </w:p>
      </w:sdtContent>
    </w:sdt>
    <w:sdt>
      <w:sdtPr>
        <w:tag w:val="goog_rdk_8420"/>
        <w:id w:val="-1741951221"/>
      </w:sdtPr>
      <w:sdtContent>
        <w:p w14:paraId="00001125" w14:textId="77777777" w:rsidR="00CF3663" w:rsidRDefault="00000000">
          <w:pPr>
            <w:keepNext/>
            <w:spacing w:before="240" w:after="60"/>
            <w:ind w:firstLine="0"/>
            <w:rPr>
              <w:ins w:id="8472" w:author="BHA Regulatory Affairs Unit" w:date="2026-07-29T16:06:00Z"/>
              <w:b/>
              <w:bCs/>
            </w:rPr>
          </w:pPr>
          <w:sdt>
            <w:sdtPr>
              <w:tag w:val="goog_rdk_8419"/>
              <w:id w:val="2057635780"/>
            </w:sdtPr>
            <w:sdtContent>
              <w:ins w:id="8473" w:author="BHA Regulatory Affairs Unit" w:date="2026-07-29T16:06:00Z">
                <w:r>
                  <w:rPr>
                    <w:b/>
                    <w:bCs/>
                  </w:rPr>
                  <w:t>6.3.3</w:t>
                </w:r>
                <w:r>
                  <w:rPr>
                    <w:b/>
                    <w:bCs/>
                  </w:rPr>
                  <w:tab/>
                  <w:t>Personnel (WIC)</w:t>
                </w:r>
              </w:ins>
            </w:sdtContent>
          </w:sdt>
        </w:p>
      </w:sdtContent>
    </w:sdt>
    <w:sdt>
      <w:sdtPr>
        <w:tag w:val="goog_rdk_8422"/>
        <w:id w:val="-1973131595"/>
      </w:sdtPr>
      <w:sdtContent>
        <w:p w14:paraId="00001126" w14:textId="77777777" w:rsidR="00CF3663" w:rsidRDefault="00000000">
          <w:pPr>
            <w:numPr>
              <w:ilvl w:val="0"/>
              <w:numId w:val="17"/>
            </w:numPr>
            <w:tabs>
              <w:tab w:val="left" w:pos="720"/>
              <w:tab w:val="left" w:pos="1440"/>
            </w:tabs>
            <w:spacing w:before="240"/>
            <w:rPr>
              <w:ins w:id="8474" w:author="BHA Regulatory Affairs Unit" w:date="2026-07-29T16:06:00Z"/>
            </w:rPr>
          </w:pPr>
          <w:sdt>
            <w:sdtPr>
              <w:tag w:val="goog_rdk_8421"/>
              <w:id w:val="-385761835"/>
            </w:sdtPr>
            <w:sdtContent>
              <w:ins w:id="8475" w:author="BHA Regulatory Affairs Unit" w:date="2026-07-29T16:06:00Z">
                <w:r>
                  <w:t>Level of care requirements</w:t>
                </w:r>
              </w:ins>
            </w:sdtContent>
          </w:sdt>
        </w:p>
      </w:sdtContent>
    </w:sdt>
    <w:sdt>
      <w:sdtPr>
        <w:tag w:val="goog_rdk_8424"/>
        <w:id w:val="-1618248997"/>
      </w:sdtPr>
      <w:sdtContent>
        <w:p w14:paraId="00001127" w14:textId="77777777" w:rsidR="00CF3663" w:rsidRDefault="00000000">
          <w:pPr>
            <w:numPr>
              <w:ilvl w:val="1"/>
              <w:numId w:val="17"/>
            </w:numPr>
            <w:tabs>
              <w:tab w:val="left" w:pos="720"/>
              <w:tab w:val="left" w:pos="1440"/>
            </w:tabs>
            <w:spacing w:before="240"/>
            <w:rPr>
              <w:ins w:id="8476" w:author="BHA Regulatory Affairs Unit" w:date="2026-07-29T16:06:00Z"/>
            </w:rPr>
          </w:pPr>
          <w:sdt>
            <w:sdtPr>
              <w:tag w:val="goog_rdk_8423"/>
              <w:id w:val="-1773906746"/>
            </w:sdtPr>
            <w:sdtContent>
              <w:ins w:id="8477" w:author="BHA Regulatory Affairs Unit" w:date="2026-07-29T16:06:00Z">
                <w:r>
                  <w:t>Agencies providing WIC services must be staffed twenty-four (24) hours per day, seven (7) days per week, and three hundred and sixty-five (365) days per year.</w:t>
                </w:r>
              </w:ins>
            </w:sdtContent>
          </w:sdt>
        </w:p>
      </w:sdtContent>
    </w:sdt>
    <w:sdt>
      <w:sdtPr>
        <w:tag w:val="goog_rdk_8426"/>
        <w:id w:val="-623076398"/>
      </w:sdtPr>
      <w:sdtContent>
        <w:p w14:paraId="00001128" w14:textId="77777777" w:rsidR="00CF3663" w:rsidRDefault="00000000">
          <w:pPr>
            <w:numPr>
              <w:ilvl w:val="1"/>
              <w:numId w:val="17"/>
            </w:numPr>
            <w:tabs>
              <w:tab w:val="left" w:pos="720"/>
              <w:tab w:val="left" w:pos="1440"/>
            </w:tabs>
            <w:spacing w:before="240"/>
            <w:rPr>
              <w:ins w:id="8478" w:author="BHA Regulatory Affairs Unit" w:date="2026-07-29T16:06:00Z"/>
            </w:rPr>
          </w:pPr>
          <w:sdt>
            <w:sdtPr>
              <w:tag w:val="goog_rdk_8425"/>
              <w:id w:val="-1993237909"/>
            </w:sdtPr>
            <w:sdtContent>
              <w:ins w:id="8479" w:author="BHA Regulatory Affairs Unit" w:date="2026-07-29T16:06:00Z">
                <w:r>
                  <w:t>Agencies providing WIC services must include at least the following positions in their personnel structure:</w:t>
                </w:r>
              </w:ins>
            </w:sdtContent>
          </w:sdt>
        </w:p>
      </w:sdtContent>
    </w:sdt>
    <w:sdt>
      <w:sdtPr>
        <w:tag w:val="goog_rdk_8428"/>
        <w:id w:val="-1347932647"/>
      </w:sdtPr>
      <w:sdtContent>
        <w:p w14:paraId="00001129" w14:textId="77777777" w:rsidR="00CF3663" w:rsidRDefault="00000000">
          <w:pPr>
            <w:numPr>
              <w:ilvl w:val="2"/>
              <w:numId w:val="17"/>
            </w:numPr>
            <w:tabs>
              <w:tab w:val="left" w:pos="720"/>
              <w:tab w:val="left" w:pos="1440"/>
            </w:tabs>
            <w:spacing w:before="240"/>
            <w:rPr>
              <w:ins w:id="8480" w:author="BHA Regulatory Affairs Unit" w:date="2026-07-29T16:06:00Z"/>
            </w:rPr>
          </w:pPr>
          <w:sdt>
            <w:sdtPr>
              <w:tag w:val="goog_rdk_8427"/>
              <w:id w:val="-518902531"/>
            </w:sdtPr>
            <w:sdtContent>
              <w:ins w:id="8481" w:author="BHA Regulatory Affairs Unit" w:date="2026-07-29T16:06:00Z">
                <w:r>
                  <w:t>A Medical Director;</w:t>
                </w:r>
              </w:ins>
            </w:sdtContent>
          </w:sdt>
        </w:p>
      </w:sdtContent>
    </w:sdt>
    <w:sdt>
      <w:sdtPr>
        <w:tag w:val="goog_rdk_8430"/>
        <w:id w:val="154083463"/>
      </w:sdtPr>
      <w:sdtContent>
        <w:p w14:paraId="0000112A" w14:textId="77777777" w:rsidR="00CF3663" w:rsidRDefault="00000000">
          <w:pPr>
            <w:numPr>
              <w:ilvl w:val="2"/>
              <w:numId w:val="17"/>
            </w:numPr>
            <w:tabs>
              <w:tab w:val="left" w:pos="720"/>
              <w:tab w:val="left" w:pos="1440"/>
            </w:tabs>
            <w:spacing w:before="240"/>
            <w:rPr>
              <w:ins w:id="8482" w:author="BHA Regulatory Affairs Unit" w:date="2026-07-29T16:06:00Z"/>
            </w:rPr>
          </w:pPr>
          <w:sdt>
            <w:sdtPr>
              <w:tag w:val="goog_rdk_8429"/>
              <w:id w:val="-2087000690"/>
            </w:sdtPr>
            <w:sdtContent>
              <w:ins w:id="8483" w:author="BHA Regulatory Affairs Unit" w:date="2026-07-29T16:06:00Z">
                <w:r>
                  <w:t>A Clinical Director; and</w:t>
                </w:r>
              </w:ins>
            </w:sdtContent>
          </w:sdt>
        </w:p>
      </w:sdtContent>
    </w:sdt>
    <w:sdt>
      <w:sdtPr>
        <w:tag w:val="goog_rdk_8432"/>
        <w:id w:val="1917913722"/>
      </w:sdtPr>
      <w:sdtContent>
        <w:p w14:paraId="0000112B" w14:textId="77777777" w:rsidR="00CF3663" w:rsidRDefault="00000000">
          <w:pPr>
            <w:numPr>
              <w:ilvl w:val="2"/>
              <w:numId w:val="17"/>
            </w:numPr>
            <w:tabs>
              <w:tab w:val="left" w:pos="720"/>
              <w:tab w:val="left" w:pos="1440"/>
            </w:tabs>
            <w:spacing w:before="240"/>
            <w:rPr>
              <w:ins w:id="8484" w:author="BHA Regulatory Affairs Unit" w:date="2026-07-29T16:06:00Z"/>
            </w:rPr>
          </w:pPr>
          <w:sdt>
            <w:sdtPr>
              <w:tag w:val="goog_rdk_8431"/>
              <w:id w:val="-1013745708"/>
            </w:sdtPr>
            <w:sdtContent>
              <w:ins w:id="8485" w:author="BHA Regulatory Affairs Unit" w:date="2026-07-29T16:06:00Z">
                <w:r>
                  <w:t>Nurses or other appropriately licensed and credentialed medical personnel with the scope of practice for delivery of services at this level and in alignment with agency policies and procedures.</w:t>
                </w:r>
              </w:ins>
            </w:sdtContent>
          </w:sdt>
        </w:p>
      </w:sdtContent>
    </w:sdt>
    <w:sdt>
      <w:sdtPr>
        <w:tag w:val="goog_rdk_8434"/>
        <w:id w:val="985055931"/>
      </w:sdtPr>
      <w:sdtContent>
        <w:p w14:paraId="0000112C" w14:textId="77777777" w:rsidR="00CF3663" w:rsidRDefault="00000000">
          <w:pPr>
            <w:numPr>
              <w:ilvl w:val="1"/>
              <w:numId w:val="17"/>
            </w:numPr>
            <w:tabs>
              <w:tab w:val="left" w:pos="720"/>
              <w:tab w:val="left" w:pos="1440"/>
            </w:tabs>
            <w:spacing w:before="240"/>
            <w:rPr>
              <w:ins w:id="8486" w:author="BHA Regulatory Affairs Unit" w:date="2026-07-29T16:06:00Z"/>
            </w:rPr>
          </w:pPr>
          <w:sdt>
            <w:sdtPr>
              <w:tag w:val="goog_rdk_8433"/>
              <w:id w:val="-1602924502"/>
            </w:sdtPr>
            <w:sdtContent>
              <w:ins w:id="8487" w:author="BHA Regulatory Affairs Unit" w:date="2026-07-29T16:06:00Z">
                <w:r>
                  <w:t>Agencies providing WIC services may elect to have one (1) or more Program Director(s) if these duties are not already met through the Clinical Director or improve the oversight of the crisis setting and services.</w:t>
                </w:r>
              </w:ins>
            </w:sdtContent>
          </w:sdt>
        </w:p>
      </w:sdtContent>
    </w:sdt>
    <w:sdt>
      <w:sdtPr>
        <w:tag w:val="goog_rdk_8436"/>
        <w:id w:val="-635273285"/>
      </w:sdtPr>
      <w:sdtContent>
        <w:p w14:paraId="0000112D" w14:textId="77777777" w:rsidR="00CF3663" w:rsidRDefault="00000000">
          <w:pPr>
            <w:numPr>
              <w:ilvl w:val="1"/>
              <w:numId w:val="17"/>
            </w:numPr>
            <w:tabs>
              <w:tab w:val="left" w:pos="720"/>
              <w:tab w:val="left" w:pos="1440"/>
            </w:tabs>
            <w:spacing w:before="240"/>
            <w:rPr>
              <w:ins w:id="8488" w:author="BHA Regulatory Affairs Unit" w:date="2026-07-29T16:06:00Z"/>
            </w:rPr>
          </w:pPr>
          <w:sdt>
            <w:sdtPr>
              <w:tag w:val="goog_rdk_8435"/>
              <w:id w:val="-1706093895"/>
            </w:sdtPr>
            <w:sdtContent>
              <w:ins w:id="8489" w:author="BHA Regulatory Affairs Unit" w:date="2026-07-29T16:06:00Z">
                <w:r>
                  <w:t>Agencies providing WIC services must utilize an interdisciplinary team of professionals, including but not limited to, the treatment personnel as detailed in Part 6.1.3.A.2, and medically-focused personnel, such as advanced practice providers and nurses.</w:t>
                </w:r>
              </w:ins>
            </w:sdtContent>
          </w:sdt>
        </w:p>
      </w:sdtContent>
    </w:sdt>
    <w:sdt>
      <w:sdtPr>
        <w:tag w:val="goog_rdk_8438"/>
        <w:id w:val="153023868"/>
      </w:sdtPr>
      <w:sdtContent>
        <w:p w14:paraId="0000112E" w14:textId="77777777" w:rsidR="00CF3663" w:rsidRDefault="00000000">
          <w:pPr>
            <w:numPr>
              <w:ilvl w:val="1"/>
              <w:numId w:val="17"/>
            </w:numPr>
            <w:tabs>
              <w:tab w:val="left" w:pos="720"/>
              <w:tab w:val="left" w:pos="1440"/>
            </w:tabs>
            <w:spacing w:before="240"/>
            <w:rPr>
              <w:ins w:id="8490" w:author="BHA Regulatory Affairs Unit" w:date="2026-07-29T16:06:00Z"/>
            </w:rPr>
          </w:pPr>
          <w:sdt>
            <w:sdtPr>
              <w:tag w:val="goog_rdk_8437"/>
              <w:id w:val="1050863212"/>
            </w:sdtPr>
            <w:sdtContent>
              <w:ins w:id="8491" w:author="BHA Regulatory Affairs Unit" w:date="2026-07-29T16:06:00Z">
                <w:r>
                  <w:t>Agencies providing WIC services must employ sufficient personnel to ensure that the provision of services meets the needs of individuals.</w:t>
                </w:r>
              </w:ins>
            </w:sdtContent>
          </w:sdt>
        </w:p>
      </w:sdtContent>
    </w:sdt>
    <w:sdt>
      <w:sdtPr>
        <w:tag w:val="goog_rdk_8440"/>
        <w:id w:val="-1483877415"/>
      </w:sdtPr>
      <w:sdtContent>
        <w:p w14:paraId="0000112F" w14:textId="77777777" w:rsidR="00CF3663" w:rsidRDefault="00000000">
          <w:pPr>
            <w:numPr>
              <w:ilvl w:val="2"/>
              <w:numId w:val="17"/>
            </w:numPr>
            <w:tabs>
              <w:tab w:val="left" w:pos="720"/>
              <w:tab w:val="left" w:pos="1440"/>
            </w:tabs>
            <w:spacing w:before="240"/>
            <w:rPr>
              <w:ins w:id="8492" w:author="BHA Regulatory Affairs Unit" w:date="2026-07-29T16:06:00Z"/>
            </w:rPr>
          </w:pPr>
          <w:sdt>
            <w:sdtPr>
              <w:tag w:val="goog_rdk_8439"/>
              <w:id w:val="1890260164"/>
            </w:sdtPr>
            <w:sdtContent>
              <w:ins w:id="8493" w:author="BHA Regulatory Affairs Unit" w:date="2026-07-29T16:06:00Z">
                <w:r>
                  <w:t>At minimum, two (2) personnel must be on-site, at all times.</w:t>
                </w:r>
              </w:ins>
            </w:sdtContent>
          </w:sdt>
        </w:p>
      </w:sdtContent>
    </w:sdt>
    <w:sdt>
      <w:sdtPr>
        <w:tag w:val="goog_rdk_8442"/>
        <w:id w:val="1443879883"/>
      </w:sdtPr>
      <w:sdtContent>
        <w:p w14:paraId="00001130" w14:textId="77777777" w:rsidR="00CF3663" w:rsidRDefault="00000000">
          <w:pPr>
            <w:numPr>
              <w:ilvl w:val="3"/>
              <w:numId w:val="17"/>
            </w:numPr>
            <w:tabs>
              <w:tab w:val="left" w:pos="720"/>
              <w:tab w:val="left" w:pos="1440"/>
            </w:tabs>
            <w:spacing w:before="240"/>
            <w:rPr>
              <w:ins w:id="8494" w:author="BHA Regulatory Affairs Unit" w:date="2026-07-29T16:06:00Z"/>
            </w:rPr>
          </w:pPr>
          <w:sdt>
            <w:sdtPr>
              <w:tag w:val="goog_rdk_8441"/>
              <w:id w:val="1917124754"/>
            </w:sdtPr>
            <w:sdtContent>
              <w:ins w:id="8495" w:author="BHA Regulatory Affairs Unit" w:date="2026-07-29T16:06:00Z">
                <w:r>
                  <w:t>The WIC must always be staffed by personnel who can lead the crisis intervention, such as a crisis professional(s) and/or crisis professional licensee(s) as detailed in Part 6.1.3.A.1 of this Chapter 6.</w:t>
                </w:r>
              </w:ins>
            </w:sdtContent>
          </w:sdt>
        </w:p>
      </w:sdtContent>
    </w:sdt>
    <w:sdt>
      <w:sdtPr>
        <w:tag w:val="goog_rdk_8444"/>
        <w:id w:val="705016965"/>
      </w:sdtPr>
      <w:sdtContent>
        <w:p w14:paraId="00001131" w14:textId="77777777" w:rsidR="00CF3663" w:rsidRDefault="00000000">
          <w:pPr>
            <w:numPr>
              <w:ilvl w:val="3"/>
              <w:numId w:val="17"/>
            </w:numPr>
            <w:tabs>
              <w:tab w:val="left" w:pos="720"/>
              <w:tab w:val="left" w:pos="1440"/>
            </w:tabs>
            <w:spacing w:before="240"/>
            <w:rPr>
              <w:ins w:id="8496" w:author="BHA Regulatory Affairs Unit" w:date="2026-07-29T16:06:00Z"/>
            </w:rPr>
          </w:pPr>
          <w:sdt>
            <w:sdtPr>
              <w:tag w:val="goog_rdk_8443"/>
              <w:id w:val="-1418912044"/>
            </w:sdtPr>
            <w:sdtContent>
              <w:ins w:id="8497" w:author="BHA Regulatory Affairs Unit" w:date="2026-07-29T16:06:00Z">
                <w:r>
                  <w:t>At least one (1) of the personnel on-site, at all times, must be qualified to interact with medications as a QMAP or other professional with medications in their scope of practice.</w:t>
                </w:r>
              </w:ins>
            </w:sdtContent>
          </w:sdt>
        </w:p>
      </w:sdtContent>
    </w:sdt>
    <w:sdt>
      <w:sdtPr>
        <w:tag w:val="goog_rdk_8446"/>
        <w:id w:val="-1445974556"/>
      </w:sdtPr>
      <w:sdtContent>
        <w:p w14:paraId="00001132" w14:textId="77777777" w:rsidR="00CF3663" w:rsidRDefault="00000000">
          <w:pPr>
            <w:numPr>
              <w:ilvl w:val="3"/>
              <w:numId w:val="17"/>
            </w:numPr>
            <w:tabs>
              <w:tab w:val="left" w:pos="720"/>
              <w:tab w:val="left" w:pos="1440"/>
            </w:tabs>
            <w:spacing w:before="240"/>
            <w:rPr>
              <w:ins w:id="8498" w:author="BHA Regulatory Affairs Unit" w:date="2026-07-29T16:06:00Z"/>
            </w:rPr>
          </w:pPr>
          <w:sdt>
            <w:sdtPr>
              <w:tag w:val="goog_rdk_8445"/>
              <w:id w:val="439748317"/>
            </w:sdtPr>
            <w:sdtContent>
              <w:ins w:id="8499" w:author="BHA Regulatory Affairs Unit" w:date="2026-07-29T16:06:00Z">
                <w:r>
                  <w:t>At least one (1) personnel able to attend to medical needs and interact with medications as part of their medically-focused training and scope of practice must be available at all times.</w:t>
                </w:r>
              </w:ins>
            </w:sdtContent>
          </w:sdt>
        </w:p>
      </w:sdtContent>
    </w:sdt>
    <w:sdt>
      <w:sdtPr>
        <w:tag w:val="goog_rdk_8448"/>
        <w:id w:val="-191111328"/>
      </w:sdtPr>
      <w:sdtContent>
        <w:p w14:paraId="00001133" w14:textId="77777777" w:rsidR="00CF3663" w:rsidRDefault="00000000">
          <w:pPr>
            <w:numPr>
              <w:ilvl w:val="1"/>
              <w:numId w:val="17"/>
            </w:numPr>
            <w:tabs>
              <w:tab w:val="left" w:pos="720"/>
              <w:tab w:val="left" w:pos="1440"/>
            </w:tabs>
            <w:spacing w:before="240"/>
            <w:rPr>
              <w:ins w:id="8500" w:author="BHA Regulatory Affairs Unit" w:date="2026-07-29T16:06:00Z"/>
            </w:rPr>
          </w:pPr>
          <w:sdt>
            <w:sdtPr>
              <w:tag w:val="goog_rdk_8447"/>
              <w:id w:val="1686296663"/>
            </w:sdtPr>
            <w:sdtContent>
              <w:ins w:id="8501" w:author="BHA Regulatory Affairs Unit" w:date="2026-07-29T16:06:00Z">
                <w:r>
                  <w:t>Agencies providing WIC services may choose to develop one (1) or more formal affiliation(s) with local providers with expertise in working with the populations referenced in Part 6.1.2.D.2.d of this Chapter 6. Compliance with standards detailed in Part 6.3.2.E.2 are required in this scenario.</w:t>
                </w:r>
              </w:ins>
            </w:sdtContent>
          </w:sdt>
        </w:p>
      </w:sdtContent>
    </w:sdt>
    <w:sdt>
      <w:sdtPr>
        <w:tag w:val="goog_rdk_8450"/>
        <w:id w:val="950631831"/>
      </w:sdtPr>
      <w:sdtContent>
        <w:p w14:paraId="00001134" w14:textId="77777777" w:rsidR="00CF3663" w:rsidRDefault="00000000">
          <w:pPr>
            <w:numPr>
              <w:ilvl w:val="0"/>
              <w:numId w:val="17"/>
            </w:numPr>
            <w:tabs>
              <w:tab w:val="left" w:pos="720"/>
              <w:tab w:val="left" w:pos="1440"/>
            </w:tabs>
            <w:spacing w:before="240"/>
            <w:rPr>
              <w:ins w:id="8502" w:author="BHA Regulatory Affairs Unit" w:date="2026-07-29T16:06:00Z"/>
            </w:rPr>
          </w:pPr>
          <w:sdt>
            <w:sdtPr>
              <w:tag w:val="goog_rdk_8449"/>
              <w:id w:val="-1849436459"/>
            </w:sdtPr>
            <w:sdtContent>
              <w:ins w:id="8503" w:author="BHA Regulatory Affairs Unit" w:date="2026-07-29T16:06:00Z">
                <w:r>
                  <w:t>Supervisor consultation</w:t>
                </w:r>
              </w:ins>
            </w:sdtContent>
          </w:sdt>
        </w:p>
      </w:sdtContent>
    </w:sdt>
    <w:sdt>
      <w:sdtPr>
        <w:tag w:val="goog_rdk_8452"/>
        <w:id w:val="-346551340"/>
      </w:sdtPr>
      <w:sdtContent>
        <w:p w14:paraId="00001135" w14:textId="77777777" w:rsidR="00CF3663" w:rsidRDefault="00000000">
          <w:pPr>
            <w:numPr>
              <w:ilvl w:val="1"/>
              <w:numId w:val="17"/>
            </w:numPr>
            <w:tabs>
              <w:tab w:val="left" w:pos="720"/>
              <w:tab w:val="left" w:pos="1440"/>
            </w:tabs>
            <w:spacing w:before="240"/>
            <w:rPr>
              <w:ins w:id="8504" w:author="BHA Regulatory Affairs Unit" w:date="2026-07-29T16:06:00Z"/>
            </w:rPr>
          </w:pPr>
          <w:sdt>
            <w:sdtPr>
              <w:tag w:val="goog_rdk_8451"/>
              <w:id w:val="1550847420"/>
            </w:sdtPr>
            <w:sdtContent>
              <w:ins w:id="8505" w:author="BHA Regulatory Affairs Unit" w:date="2026-07-29T16:06:00Z">
                <w:r>
                  <w:t>Supervisor consultation must be available twenty-four hours per day, seven days per week (24/7).</w:t>
                </w:r>
              </w:ins>
            </w:sdtContent>
          </w:sdt>
        </w:p>
      </w:sdtContent>
    </w:sdt>
    <w:sdt>
      <w:sdtPr>
        <w:tag w:val="goog_rdk_8454"/>
        <w:id w:val="-1292521192"/>
      </w:sdtPr>
      <w:sdtContent>
        <w:p w14:paraId="00001136" w14:textId="77777777" w:rsidR="00CF3663" w:rsidRDefault="00000000">
          <w:pPr>
            <w:numPr>
              <w:ilvl w:val="2"/>
              <w:numId w:val="17"/>
            </w:numPr>
            <w:tabs>
              <w:tab w:val="left" w:pos="720"/>
              <w:tab w:val="left" w:pos="1440"/>
            </w:tabs>
            <w:spacing w:before="240"/>
            <w:rPr>
              <w:ins w:id="8506" w:author="BHA Regulatory Affairs Unit" w:date="2026-07-29T16:06:00Z"/>
            </w:rPr>
          </w:pPr>
          <w:sdt>
            <w:sdtPr>
              <w:tag w:val="goog_rdk_8453"/>
              <w:id w:val="-620964790"/>
            </w:sdtPr>
            <w:sdtContent>
              <w:ins w:id="8507" w:author="BHA Regulatory Affairs Unit" w:date="2026-07-29T16:06:00Z">
                <w:r>
                  <w:t>This consultation may be provided on-site, via telemedicine, or via telehealth, which includes availability by phone, when appropriate, to support individuals in care and personnel providing care.</w:t>
                </w:r>
              </w:ins>
            </w:sdtContent>
          </w:sdt>
        </w:p>
      </w:sdtContent>
    </w:sdt>
    <w:sdt>
      <w:sdtPr>
        <w:tag w:val="goog_rdk_8456"/>
        <w:id w:val="1339589647"/>
      </w:sdtPr>
      <w:sdtContent>
        <w:p w14:paraId="00001137" w14:textId="77777777" w:rsidR="00CF3663" w:rsidRDefault="00000000">
          <w:pPr>
            <w:numPr>
              <w:ilvl w:val="1"/>
              <w:numId w:val="17"/>
            </w:numPr>
            <w:tabs>
              <w:tab w:val="left" w:pos="720"/>
              <w:tab w:val="left" w:pos="1440"/>
            </w:tabs>
            <w:spacing w:before="240"/>
            <w:rPr>
              <w:ins w:id="8508" w:author="BHA Regulatory Affairs Unit" w:date="2026-07-29T16:06:00Z"/>
            </w:rPr>
          </w:pPr>
          <w:sdt>
            <w:sdtPr>
              <w:tag w:val="goog_rdk_8455"/>
              <w:id w:val="-1090250635"/>
            </w:sdtPr>
            <w:sdtContent>
              <w:ins w:id="8509" w:author="BHA Regulatory Affairs Unit" w:date="2026-07-29T16:06:00Z">
                <w:r>
                  <w:t>On-call and oversight needs include, but are not limited to:</w:t>
                </w:r>
              </w:ins>
            </w:sdtContent>
          </w:sdt>
        </w:p>
      </w:sdtContent>
    </w:sdt>
    <w:sdt>
      <w:sdtPr>
        <w:tag w:val="goog_rdk_8458"/>
        <w:id w:val="-457001541"/>
      </w:sdtPr>
      <w:sdtContent>
        <w:p w14:paraId="00001138" w14:textId="77777777" w:rsidR="00CF3663" w:rsidRDefault="00000000">
          <w:pPr>
            <w:numPr>
              <w:ilvl w:val="2"/>
              <w:numId w:val="17"/>
            </w:numPr>
            <w:tabs>
              <w:tab w:val="left" w:pos="720"/>
              <w:tab w:val="left" w:pos="1440"/>
            </w:tabs>
            <w:spacing w:before="240"/>
            <w:rPr>
              <w:ins w:id="8510" w:author="BHA Regulatory Affairs Unit" w:date="2026-07-29T16:06:00Z"/>
            </w:rPr>
          </w:pPr>
          <w:sdt>
            <w:sdtPr>
              <w:tag w:val="goog_rdk_8457"/>
              <w:id w:val="-1224477778"/>
            </w:sdtPr>
            <w:sdtContent>
              <w:ins w:id="8511" w:author="BHA Regulatory Affairs Unit" w:date="2026-07-29T16:06:00Z">
                <w:r>
                  <w:t>Crisis and/or emergency situations;</w:t>
                </w:r>
              </w:ins>
            </w:sdtContent>
          </w:sdt>
        </w:p>
      </w:sdtContent>
    </w:sdt>
    <w:sdt>
      <w:sdtPr>
        <w:tag w:val="goog_rdk_8460"/>
        <w:id w:val="-1499392040"/>
      </w:sdtPr>
      <w:sdtContent>
        <w:p w14:paraId="00001139" w14:textId="77777777" w:rsidR="00CF3663" w:rsidRDefault="00000000">
          <w:pPr>
            <w:numPr>
              <w:ilvl w:val="2"/>
              <w:numId w:val="17"/>
            </w:numPr>
            <w:tabs>
              <w:tab w:val="left" w:pos="720"/>
              <w:tab w:val="left" w:pos="1440"/>
            </w:tabs>
            <w:spacing w:before="240"/>
            <w:rPr>
              <w:ins w:id="8512" w:author="BHA Regulatory Affairs Unit" w:date="2026-07-29T16:06:00Z"/>
            </w:rPr>
          </w:pPr>
          <w:sdt>
            <w:sdtPr>
              <w:tag w:val="goog_rdk_8459"/>
              <w:id w:val="-2096595669"/>
            </w:sdtPr>
            <w:sdtContent>
              <w:ins w:id="8513" w:author="BHA Regulatory Affairs Unit" w:date="2026-07-29T16:06:00Z">
                <w:r>
                  <w:t>Behavioral health consultation;</w:t>
                </w:r>
              </w:ins>
            </w:sdtContent>
          </w:sdt>
        </w:p>
      </w:sdtContent>
    </w:sdt>
    <w:sdt>
      <w:sdtPr>
        <w:tag w:val="goog_rdk_8462"/>
        <w:id w:val="1345043730"/>
      </w:sdtPr>
      <w:sdtContent>
        <w:p w14:paraId="0000113A" w14:textId="77777777" w:rsidR="00CF3663" w:rsidRDefault="00000000">
          <w:pPr>
            <w:numPr>
              <w:ilvl w:val="2"/>
              <w:numId w:val="17"/>
            </w:numPr>
            <w:tabs>
              <w:tab w:val="left" w:pos="720"/>
              <w:tab w:val="left" w:pos="1440"/>
            </w:tabs>
            <w:spacing w:before="240"/>
            <w:rPr>
              <w:ins w:id="8514" w:author="BHA Regulatory Affairs Unit" w:date="2026-07-29T16:06:00Z"/>
            </w:rPr>
          </w:pPr>
          <w:sdt>
            <w:sdtPr>
              <w:tag w:val="goog_rdk_8461"/>
              <w:id w:val="1164854839"/>
            </w:sdtPr>
            <w:sdtContent>
              <w:ins w:id="8515" w:author="BHA Regulatory Affairs Unit" w:date="2026-07-29T16:06:00Z">
                <w:r>
                  <w:t>Medication errors;</w:t>
                </w:r>
              </w:ins>
            </w:sdtContent>
          </w:sdt>
        </w:p>
      </w:sdtContent>
    </w:sdt>
    <w:sdt>
      <w:sdtPr>
        <w:tag w:val="goog_rdk_8464"/>
        <w:id w:val="2099074319"/>
      </w:sdtPr>
      <w:sdtContent>
        <w:p w14:paraId="0000113B" w14:textId="77777777" w:rsidR="00CF3663" w:rsidRDefault="00000000">
          <w:pPr>
            <w:numPr>
              <w:ilvl w:val="2"/>
              <w:numId w:val="17"/>
            </w:numPr>
            <w:tabs>
              <w:tab w:val="left" w:pos="720"/>
              <w:tab w:val="left" w:pos="1440"/>
            </w:tabs>
            <w:spacing w:before="240"/>
            <w:rPr>
              <w:ins w:id="8516" w:author="BHA Regulatory Affairs Unit" w:date="2026-07-29T16:06:00Z"/>
            </w:rPr>
          </w:pPr>
          <w:sdt>
            <w:sdtPr>
              <w:tag w:val="goog_rdk_8463"/>
              <w:id w:val="-843650140"/>
            </w:sdtPr>
            <w:sdtContent>
              <w:ins w:id="8517" w:author="BHA Regulatory Affairs Unit" w:date="2026-07-29T16:06:00Z">
                <w:r>
                  <w:t>Medical consultation; and</w:t>
                </w:r>
              </w:ins>
            </w:sdtContent>
          </w:sdt>
        </w:p>
      </w:sdtContent>
    </w:sdt>
    <w:sdt>
      <w:sdtPr>
        <w:tag w:val="goog_rdk_8466"/>
        <w:id w:val="287673651"/>
      </w:sdtPr>
      <w:sdtContent>
        <w:p w14:paraId="0000113C" w14:textId="77777777" w:rsidR="00CF3663" w:rsidRDefault="00000000">
          <w:pPr>
            <w:numPr>
              <w:ilvl w:val="2"/>
              <w:numId w:val="17"/>
            </w:numPr>
            <w:tabs>
              <w:tab w:val="left" w:pos="720"/>
              <w:tab w:val="left" w:pos="1440"/>
            </w:tabs>
            <w:spacing w:before="240"/>
            <w:rPr>
              <w:ins w:id="8518" w:author="BHA Regulatory Affairs Unit" w:date="2026-07-29T16:06:00Z"/>
            </w:rPr>
          </w:pPr>
          <w:sdt>
            <w:sdtPr>
              <w:tag w:val="goog_rdk_8465"/>
              <w:id w:val="635885721"/>
            </w:sdtPr>
            <w:sdtContent>
              <w:ins w:id="8519" w:author="BHA Regulatory Affairs Unit" w:date="2026-07-29T16:06:00Z">
                <w:r>
                  <w:t>Other related concerns, as necessary.</w:t>
                </w:r>
              </w:ins>
            </w:sdtContent>
          </w:sdt>
        </w:p>
      </w:sdtContent>
    </w:sdt>
    <w:sdt>
      <w:sdtPr>
        <w:tag w:val="goog_rdk_8468"/>
        <w:id w:val="956773345"/>
      </w:sdtPr>
      <w:sdtContent>
        <w:p w14:paraId="0000113D" w14:textId="77777777" w:rsidR="00CF3663" w:rsidRDefault="00000000">
          <w:pPr>
            <w:numPr>
              <w:ilvl w:val="1"/>
              <w:numId w:val="17"/>
            </w:numPr>
            <w:tabs>
              <w:tab w:val="left" w:pos="720"/>
              <w:tab w:val="left" w:pos="1440"/>
            </w:tabs>
            <w:spacing w:before="240"/>
            <w:rPr>
              <w:ins w:id="8520" w:author="BHA Regulatory Affairs Unit" w:date="2026-07-29T16:06:00Z"/>
            </w:rPr>
          </w:pPr>
          <w:sdt>
            <w:sdtPr>
              <w:tag w:val="goog_rdk_8467"/>
              <w:id w:val="-1926427285"/>
            </w:sdtPr>
            <w:sdtContent>
              <w:ins w:id="8521" w:author="BHA Regulatory Affairs Unit" w:date="2026-07-29T16:06:00Z">
                <w:r>
                  <w:t>Consultation needs at this level of care may be medically and/or behavioral health-focused and are likely to include acute and time-sensitive needs at any time of the day or night. Agencies must ensure sufficient supervisor consultation is available, as follows:</w:t>
                </w:r>
              </w:ins>
            </w:sdtContent>
          </w:sdt>
        </w:p>
      </w:sdtContent>
    </w:sdt>
    <w:sdt>
      <w:sdtPr>
        <w:tag w:val="goog_rdk_8470"/>
        <w:id w:val="-1094340328"/>
      </w:sdtPr>
      <w:sdtContent>
        <w:p w14:paraId="0000113E" w14:textId="77777777" w:rsidR="00CF3663" w:rsidRDefault="00000000">
          <w:pPr>
            <w:numPr>
              <w:ilvl w:val="2"/>
              <w:numId w:val="17"/>
            </w:numPr>
            <w:tabs>
              <w:tab w:val="left" w:pos="720"/>
              <w:tab w:val="left" w:pos="1440"/>
            </w:tabs>
            <w:spacing w:before="240"/>
            <w:rPr>
              <w:ins w:id="8522" w:author="BHA Regulatory Affairs Unit" w:date="2026-07-29T16:06:00Z"/>
            </w:rPr>
          </w:pPr>
          <w:sdt>
            <w:sdtPr>
              <w:tag w:val="goog_rdk_8469"/>
              <w:id w:val="947645760"/>
            </w:sdtPr>
            <w:sdtContent>
              <w:ins w:id="8523" w:author="BHA Regulatory Affairs Unit" w:date="2026-07-29T16:06:00Z">
                <w:r>
                  <w:t>Medical consultation must be available and provided by the Medical Director, or other medical personnel as assigned by the Medical Director operating within their scope of practice.</w:t>
                </w:r>
              </w:ins>
            </w:sdtContent>
          </w:sdt>
        </w:p>
      </w:sdtContent>
    </w:sdt>
    <w:sdt>
      <w:sdtPr>
        <w:tag w:val="goog_rdk_8472"/>
        <w:id w:val="1323016054"/>
      </w:sdtPr>
      <w:sdtContent>
        <w:p w14:paraId="0000113F" w14:textId="77777777" w:rsidR="00CF3663" w:rsidRDefault="00000000">
          <w:pPr>
            <w:numPr>
              <w:ilvl w:val="2"/>
              <w:numId w:val="17"/>
            </w:numPr>
            <w:tabs>
              <w:tab w:val="left" w:pos="720"/>
              <w:tab w:val="left" w:pos="1440"/>
            </w:tabs>
            <w:spacing w:before="240"/>
            <w:rPr>
              <w:ins w:id="8524" w:author="BHA Regulatory Affairs Unit" w:date="2026-07-29T16:06:00Z"/>
            </w:rPr>
          </w:pPr>
          <w:sdt>
            <w:sdtPr>
              <w:tag w:val="goog_rdk_8471"/>
              <w:id w:val="-284635578"/>
            </w:sdtPr>
            <w:sdtContent>
              <w:ins w:id="8525" w:author="BHA Regulatory Affairs Unit" w:date="2026-07-29T16:06:00Z">
                <w:r>
                  <w:t>This includes access to a medical professional who can prescribe controlled substances and other medications as needed, to support individuals in care with medication-involved needs.</w:t>
                </w:r>
              </w:ins>
            </w:sdtContent>
          </w:sdt>
        </w:p>
      </w:sdtContent>
    </w:sdt>
    <w:sdt>
      <w:sdtPr>
        <w:tag w:val="goog_rdk_8474"/>
        <w:id w:val="-1253926965"/>
      </w:sdtPr>
      <w:sdtContent>
        <w:p w14:paraId="00001140" w14:textId="77777777" w:rsidR="00CF3663" w:rsidRDefault="00000000">
          <w:pPr>
            <w:numPr>
              <w:ilvl w:val="1"/>
              <w:numId w:val="17"/>
            </w:numPr>
            <w:tabs>
              <w:tab w:val="left" w:pos="720"/>
              <w:tab w:val="left" w:pos="1440"/>
            </w:tabs>
            <w:spacing w:before="240"/>
            <w:rPr>
              <w:ins w:id="8526" w:author="BHA Regulatory Affairs Unit" w:date="2026-07-29T16:06:00Z"/>
            </w:rPr>
          </w:pPr>
          <w:sdt>
            <w:sdtPr>
              <w:tag w:val="goog_rdk_8473"/>
              <w:id w:val="-2058690635"/>
            </w:sdtPr>
            <w:sdtContent>
              <w:ins w:id="8527" w:author="BHA Regulatory Affairs Unit" w:date="2026-07-29T16:06:00Z">
                <w:r>
                  <w:t>Behavioral health consultation must be available and provided by a behavioral health professional operating within their scope of practice, including crisis professional licensees, licensees, or authorized practitioners, within fifteen (15) minutes if not already on-site at the time of a crisis service.</w:t>
                </w:r>
              </w:ins>
            </w:sdtContent>
          </w:sdt>
        </w:p>
      </w:sdtContent>
    </w:sdt>
    <w:sdt>
      <w:sdtPr>
        <w:tag w:val="goog_rdk_8476"/>
        <w:id w:val="344623617"/>
      </w:sdtPr>
      <w:sdtContent>
        <w:p w14:paraId="00001141" w14:textId="77777777" w:rsidR="00CF3663" w:rsidRDefault="00000000">
          <w:pPr>
            <w:numPr>
              <w:ilvl w:val="2"/>
              <w:numId w:val="17"/>
            </w:numPr>
            <w:tabs>
              <w:tab w:val="left" w:pos="720"/>
              <w:tab w:val="left" w:pos="1440"/>
            </w:tabs>
            <w:spacing w:before="240"/>
            <w:rPr>
              <w:ins w:id="8528" w:author="BHA Regulatory Affairs Unit" w:date="2026-07-29T16:06:00Z"/>
            </w:rPr>
          </w:pPr>
          <w:sdt>
            <w:sdtPr>
              <w:tag w:val="goog_rdk_8475"/>
              <w:id w:val="-1676145602"/>
            </w:sdtPr>
            <w:sdtContent>
              <w:ins w:id="8529" w:author="BHA Regulatory Affairs Unit" w:date="2026-07-29T16:06:00Z">
                <w:r>
                  <w:t>In this scenario, access via telehealth is permissible.</w:t>
                </w:r>
              </w:ins>
            </w:sdtContent>
          </w:sdt>
        </w:p>
      </w:sdtContent>
    </w:sdt>
    <w:sdt>
      <w:sdtPr>
        <w:tag w:val="goog_rdk_8478"/>
        <w:id w:val="1498212035"/>
      </w:sdtPr>
      <w:sdtContent>
        <w:p w14:paraId="00001142" w14:textId="77777777" w:rsidR="00CF3663" w:rsidRDefault="00000000">
          <w:pPr>
            <w:numPr>
              <w:ilvl w:val="0"/>
              <w:numId w:val="17"/>
            </w:numPr>
            <w:tabs>
              <w:tab w:val="left" w:pos="720"/>
              <w:tab w:val="left" w:pos="1440"/>
            </w:tabs>
            <w:spacing w:before="240"/>
            <w:rPr>
              <w:ins w:id="8530" w:author="BHA Regulatory Affairs Unit" w:date="2026-07-29T16:06:00Z"/>
            </w:rPr>
          </w:pPr>
          <w:sdt>
            <w:sdtPr>
              <w:tag w:val="goog_rdk_8477"/>
              <w:id w:val="1677604892"/>
            </w:sdtPr>
            <w:sdtContent>
              <w:ins w:id="8531" w:author="BHA Regulatory Affairs Unit" w:date="2026-07-29T16:06:00Z">
                <w:r>
                  <w:t>Training</w:t>
                </w:r>
              </w:ins>
            </w:sdtContent>
          </w:sdt>
        </w:p>
      </w:sdtContent>
    </w:sdt>
    <w:sdt>
      <w:sdtPr>
        <w:tag w:val="goog_rdk_8480"/>
        <w:id w:val="434140995"/>
      </w:sdtPr>
      <w:sdtContent>
        <w:p w14:paraId="00001143" w14:textId="77777777" w:rsidR="00CF3663" w:rsidRDefault="00000000">
          <w:pPr>
            <w:numPr>
              <w:ilvl w:val="1"/>
              <w:numId w:val="17"/>
            </w:numPr>
            <w:tabs>
              <w:tab w:val="left" w:pos="720"/>
              <w:tab w:val="left" w:pos="1440"/>
            </w:tabs>
            <w:spacing w:before="240"/>
            <w:rPr>
              <w:ins w:id="8532" w:author="BHA Regulatory Affairs Unit" w:date="2026-07-29T16:06:00Z"/>
            </w:rPr>
          </w:pPr>
          <w:sdt>
            <w:sdtPr>
              <w:tag w:val="goog_rdk_8479"/>
              <w:id w:val="-841820320"/>
            </w:sdtPr>
            <w:sdtContent>
              <w:ins w:id="8533" w:author="BHA Regulatory Affairs Unit" w:date="2026-07-29T16:06:00Z">
                <w:r>
                  <w:t xml:space="preserve">In addition to training requirements detailed in Part 6.1.3.C of this Chapter 6, agencies providing WIC services must have at least one (1) personnel member trained in working with children, families, and their caregivers who experience crisis. This person must be available for consultation in </w:t>
                </w:r>
                <w:r>
                  <w:lastRenderedPageBreak/>
                  <w:t>alignment with an agency’s policies and procedures to ensure this expertise is utilized.</w:t>
                </w:r>
              </w:ins>
            </w:sdtContent>
          </w:sdt>
        </w:p>
      </w:sdtContent>
    </w:sdt>
    <w:sdt>
      <w:sdtPr>
        <w:tag w:val="goog_rdk_8482"/>
        <w:id w:val="-516909330"/>
      </w:sdtPr>
      <w:sdtContent>
        <w:p w14:paraId="00001144" w14:textId="77777777" w:rsidR="00CF3663" w:rsidRDefault="00000000">
          <w:pPr>
            <w:numPr>
              <w:ilvl w:val="2"/>
              <w:numId w:val="17"/>
            </w:numPr>
            <w:tabs>
              <w:tab w:val="left" w:pos="720"/>
              <w:tab w:val="left" w:pos="1440"/>
            </w:tabs>
            <w:spacing w:before="240"/>
            <w:rPr>
              <w:ins w:id="8534" w:author="BHA Regulatory Affairs Unit" w:date="2026-07-29T16:06:00Z"/>
            </w:rPr>
          </w:pPr>
          <w:sdt>
            <w:sdtPr>
              <w:tag w:val="goog_rdk_8481"/>
              <w:id w:val="318490222"/>
            </w:sdtPr>
            <w:sdtContent>
              <w:ins w:id="8535" w:author="BHA Regulatory Affairs Unit" w:date="2026-07-29T16:06:00Z">
                <w:r>
                  <w:t>Documentation must be present in personnel files.</w:t>
                </w:r>
              </w:ins>
            </w:sdtContent>
          </w:sdt>
        </w:p>
      </w:sdtContent>
    </w:sdt>
    <w:sdt>
      <w:sdtPr>
        <w:tag w:val="goog_rdk_8484"/>
        <w:id w:val="-1484543965"/>
      </w:sdtPr>
      <w:sdtContent>
        <w:p w14:paraId="00001145" w14:textId="77777777" w:rsidR="00CF3663" w:rsidRDefault="00000000">
          <w:pPr>
            <w:numPr>
              <w:ilvl w:val="1"/>
              <w:numId w:val="17"/>
            </w:numPr>
            <w:tabs>
              <w:tab w:val="left" w:pos="720"/>
              <w:tab w:val="left" w:pos="1440"/>
            </w:tabs>
            <w:spacing w:before="240"/>
            <w:rPr>
              <w:ins w:id="8536" w:author="BHA Regulatory Affairs Unit" w:date="2026-07-29T16:06:00Z"/>
            </w:rPr>
          </w:pPr>
          <w:sdt>
            <w:sdtPr>
              <w:tag w:val="goog_rdk_8483"/>
              <w:id w:val="-1469074652"/>
            </w:sdtPr>
            <w:sdtContent>
              <w:ins w:id="8537" w:author="BHA Regulatory Affairs Unit" w:date="2026-07-29T16:06:00Z">
                <w:r>
                  <w:t>Personnel providing WIC services must be trained in addressing and responding to individuals with physical disabilities, I/DD, TBI, SMI, SED, SUD, co-occurring disorders, and other cognitive or neurodiverse needs who are in crisis.</w:t>
                </w:r>
              </w:ins>
            </w:sdtContent>
          </w:sdt>
        </w:p>
      </w:sdtContent>
    </w:sdt>
    <w:sdt>
      <w:sdtPr>
        <w:tag w:val="goog_rdk_8486"/>
        <w:id w:val="-156853364"/>
      </w:sdtPr>
      <w:sdtContent>
        <w:p w14:paraId="00001146" w14:textId="77777777" w:rsidR="00CF3663" w:rsidRDefault="00000000">
          <w:pPr>
            <w:numPr>
              <w:ilvl w:val="2"/>
              <w:numId w:val="17"/>
            </w:numPr>
            <w:tabs>
              <w:tab w:val="left" w:pos="720"/>
              <w:tab w:val="left" w:pos="1440"/>
            </w:tabs>
            <w:spacing w:before="240"/>
            <w:rPr>
              <w:ins w:id="8538" w:author="BHA Regulatory Affairs Unit" w:date="2026-07-29T16:06:00Z"/>
            </w:rPr>
          </w:pPr>
          <w:sdt>
            <w:sdtPr>
              <w:tag w:val="goog_rdk_8485"/>
              <w:id w:val="-1116290687"/>
            </w:sdtPr>
            <w:sdtContent>
              <w:ins w:id="8539" w:author="BHA Regulatory Affairs Unit" w:date="2026-07-29T16:06:00Z">
                <w:r>
                  <w:t>Documentation must be present in personnel files.</w:t>
                </w:r>
              </w:ins>
            </w:sdtContent>
          </w:sdt>
        </w:p>
      </w:sdtContent>
    </w:sdt>
    <w:sdt>
      <w:sdtPr>
        <w:tag w:val="goog_rdk_8488"/>
        <w:id w:val="302470629"/>
      </w:sdtPr>
      <w:sdtContent>
        <w:p w14:paraId="00001147" w14:textId="77777777" w:rsidR="00CF3663" w:rsidRDefault="00000000">
          <w:pPr>
            <w:keepNext/>
            <w:spacing w:before="240" w:after="60"/>
            <w:ind w:firstLine="0"/>
            <w:rPr>
              <w:ins w:id="8540" w:author="BHA Regulatory Affairs Unit" w:date="2026-07-29T16:06:00Z"/>
              <w:b/>
              <w:bCs/>
            </w:rPr>
          </w:pPr>
          <w:sdt>
            <w:sdtPr>
              <w:tag w:val="goog_rdk_8487"/>
              <w:id w:val="1929739928"/>
            </w:sdtPr>
            <w:sdtContent>
              <w:ins w:id="8541" w:author="BHA Regulatory Affairs Unit" w:date="2026-07-29T16:06:00Z">
                <w:r>
                  <w:rPr>
                    <w:b/>
                    <w:bCs/>
                  </w:rPr>
                  <w:t>6.3.4</w:t>
                </w:r>
                <w:r>
                  <w:rPr>
                    <w:b/>
                    <w:bCs/>
                  </w:rPr>
                  <w:tab/>
                  <w:t>Documentation and Timeliness (WIC)</w:t>
                </w:r>
              </w:ins>
            </w:sdtContent>
          </w:sdt>
        </w:p>
      </w:sdtContent>
    </w:sdt>
    <w:sdt>
      <w:sdtPr>
        <w:tag w:val="goog_rdk_8490"/>
        <w:id w:val="-710530306"/>
      </w:sdtPr>
      <w:sdtContent>
        <w:p w14:paraId="00001148" w14:textId="77777777" w:rsidR="00CF3663" w:rsidRDefault="00000000">
          <w:pPr>
            <w:numPr>
              <w:ilvl w:val="0"/>
              <w:numId w:val="38"/>
            </w:numPr>
            <w:tabs>
              <w:tab w:val="left" w:pos="720"/>
              <w:tab w:val="left" w:pos="1440"/>
            </w:tabs>
            <w:spacing w:before="240"/>
            <w:rPr>
              <w:ins w:id="8542" w:author="BHA Regulatory Affairs Unit" w:date="2026-07-29T16:06:00Z"/>
            </w:rPr>
          </w:pPr>
          <w:sdt>
            <w:sdtPr>
              <w:tag w:val="goog_rdk_8489"/>
              <w:id w:val="-1289992618"/>
            </w:sdtPr>
            <w:sdtContent>
              <w:ins w:id="8543" w:author="BHA Regulatory Affairs Unit" w:date="2026-07-29T16:06:00Z">
                <w:r>
                  <w:t>Agencies providing WIC services must complete the following requirements, keeping documentation in an individual’s record, as set forth in Part 1.17 of these Rules.</w:t>
                </w:r>
              </w:ins>
            </w:sdtContent>
          </w:sdt>
        </w:p>
      </w:sdtContent>
    </w:sdt>
    <w:sdt>
      <w:sdtPr>
        <w:tag w:val="goog_rdk_8492"/>
        <w:id w:val="-1362385410"/>
      </w:sdtPr>
      <w:sdtContent>
        <w:p w14:paraId="00001149" w14:textId="77777777" w:rsidR="00CF3663" w:rsidRDefault="00000000">
          <w:pPr>
            <w:numPr>
              <w:ilvl w:val="0"/>
              <w:numId w:val="38"/>
            </w:numPr>
            <w:tabs>
              <w:tab w:val="left" w:pos="720"/>
              <w:tab w:val="left" w:pos="1440"/>
            </w:tabs>
            <w:spacing w:before="240"/>
            <w:rPr>
              <w:ins w:id="8544" w:author="BHA Regulatory Affairs Unit" w:date="2026-07-29T16:06:00Z"/>
            </w:rPr>
          </w:pPr>
          <w:sdt>
            <w:sdtPr>
              <w:tag w:val="goog_rdk_8491"/>
              <w:id w:val="-1465977472"/>
            </w:sdtPr>
            <w:sdtContent>
              <w:ins w:id="8545" w:author="BHA Regulatory Affairs Unit" w:date="2026-07-29T16:06:00Z">
                <w:r>
                  <w:t>Upon arrival to an agency</w:t>
                </w:r>
              </w:ins>
            </w:sdtContent>
          </w:sdt>
        </w:p>
      </w:sdtContent>
    </w:sdt>
    <w:sdt>
      <w:sdtPr>
        <w:tag w:val="goog_rdk_8494"/>
        <w:id w:val="890694239"/>
      </w:sdtPr>
      <w:sdtContent>
        <w:p w14:paraId="0000114A" w14:textId="77777777" w:rsidR="00CF3663" w:rsidRDefault="00000000">
          <w:pPr>
            <w:numPr>
              <w:ilvl w:val="1"/>
              <w:numId w:val="38"/>
            </w:numPr>
            <w:tabs>
              <w:tab w:val="left" w:pos="720"/>
              <w:tab w:val="left" w:pos="1440"/>
              <w:tab w:val="left" w:pos="2160"/>
            </w:tabs>
            <w:spacing w:before="240" w:after="200"/>
            <w:rPr>
              <w:ins w:id="8546" w:author="BHA Regulatory Affairs Unit" w:date="2026-07-29T16:06:00Z"/>
            </w:rPr>
          </w:pPr>
          <w:sdt>
            <w:sdtPr>
              <w:tag w:val="goog_rdk_8493"/>
              <w:id w:val="-738282417"/>
            </w:sdtPr>
            <w:sdtContent>
              <w:ins w:id="8547" w:author="BHA Regulatory Affairs Unit" w:date="2026-07-29T16:06:00Z">
                <w:r>
                  <w:t>An agency must complete the screening and triage process as detailed in Part 6.1.4.B of this Chapter 6, within fifteen (15) minutes of an individual’s arrival.</w:t>
                </w:r>
              </w:ins>
            </w:sdtContent>
          </w:sdt>
        </w:p>
      </w:sdtContent>
    </w:sdt>
    <w:sdt>
      <w:sdtPr>
        <w:tag w:val="goog_rdk_8496"/>
        <w:id w:val="-698268108"/>
      </w:sdtPr>
      <w:sdtContent>
        <w:p w14:paraId="0000114B" w14:textId="77777777" w:rsidR="00CF3663" w:rsidRDefault="00000000">
          <w:pPr>
            <w:numPr>
              <w:ilvl w:val="2"/>
              <w:numId w:val="38"/>
            </w:numPr>
            <w:tabs>
              <w:tab w:val="left" w:pos="720"/>
              <w:tab w:val="left" w:pos="1440"/>
            </w:tabs>
            <w:spacing w:before="240"/>
            <w:rPr>
              <w:ins w:id="8548" w:author="BHA Regulatory Affairs Unit" w:date="2026-07-29T16:06:00Z"/>
            </w:rPr>
          </w:pPr>
          <w:sdt>
            <w:sdtPr>
              <w:tag w:val="goog_rdk_8495"/>
              <w:id w:val="-1214254691"/>
            </w:sdtPr>
            <w:sdtContent>
              <w:ins w:id="8549" w:author="BHA Regulatory Affairs Unit" w:date="2026-07-29T16:06:00Z">
                <w:r>
                  <w:t>The prompt review, interpretation, and triage of screening documents by a crisis professional licensee, authorized practitioner, or licensee, as required in Part 6.1.4 of this Chapter 6, must occur before an individual leaves the WIC location.</w:t>
                </w:r>
              </w:ins>
            </w:sdtContent>
          </w:sdt>
        </w:p>
      </w:sdtContent>
    </w:sdt>
    <w:sdt>
      <w:sdtPr>
        <w:tag w:val="goog_rdk_8498"/>
        <w:id w:val="1581486869"/>
      </w:sdtPr>
      <w:sdtContent>
        <w:p w14:paraId="0000114C" w14:textId="77777777" w:rsidR="00CF3663" w:rsidRDefault="00000000">
          <w:pPr>
            <w:numPr>
              <w:ilvl w:val="1"/>
              <w:numId w:val="38"/>
            </w:numPr>
            <w:tabs>
              <w:tab w:val="left" w:pos="720"/>
              <w:tab w:val="left" w:pos="1440"/>
            </w:tabs>
            <w:spacing w:before="240"/>
            <w:rPr>
              <w:ins w:id="8550" w:author="BHA Regulatory Affairs Unit" w:date="2026-07-29T16:06:00Z"/>
            </w:rPr>
          </w:pPr>
          <w:sdt>
            <w:sdtPr>
              <w:tag w:val="goog_rdk_8497"/>
              <w:id w:val="67026786"/>
            </w:sdtPr>
            <w:sdtContent>
              <w:ins w:id="8551" w:author="BHA Regulatory Affairs Unit" w:date="2026-07-29T16:06:00Z">
                <w:r>
                  <w:t>If clinically indicated by the initial screening, an agency must complete the Colorado Crisis Assessment detailed in Part 6.1.4.C.2 of this Chapter 6.</w:t>
                </w:r>
              </w:ins>
            </w:sdtContent>
          </w:sdt>
        </w:p>
      </w:sdtContent>
    </w:sdt>
    <w:sdt>
      <w:sdtPr>
        <w:tag w:val="goog_rdk_8500"/>
        <w:id w:val="-768353934"/>
      </w:sdtPr>
      <w:sdtContent>
        <w:p w14:paraId="0000114D" w14:textId="77777777" w:rsidR="00CF3663" w:rsidRDefault="00000000">
          <w:pPr>
            <w:numPr>
              <w:ilvl w:val="2"/>
              <w:numId w:val="38"/>
            </w:numPr>
            <w:tabs>
              <w:tab w:val="left" w:pos="720"/>
              <w:tab w:val="left" w:pos="1440"/>
            </w:tabs>
            <w:spacing w:before="240"/>
            <w:rPr>
              <w:ins w:id="8552" w:author="BHA Regulatory Affairs Unit" w:date="2026-07-29T16:06:00Z"/>
            </w:rPr>
          </w:pPr>
          <w:sdt>
            <w:sdtPr>
              <w:tag w:val="goog_rdk_8499"/>
              <w:id w:val="178576558"/>
            </w:sdtPr>
            <w:sdtContent>
              <w:ins w:id="8553" w:author="BHA Regulatory Affairs Unit" w:date="2026-07-29T16:06:00Z">
                <w:r>
                  <w:t>Agencies solely providing WIC services are exempt from assessment-specific requirements detailed in Part 1.17.3 of these Rules.</w:t>
                </w:r>
              </w:ins>
            </w:sdtContent>
          </w:sdt>
        </w:p>
      </w:sdtContent>
    </w:sdt>
    <w:sdt>
      <w:sdtPr>
        <w:tag w:val="goog_rdk_8502"/>
        <w:id w:val="60216395"/>
      </w:sdtPr>
      <w:sdtContent>
        <w:p w14:paraId="0000114E" w14:textId="77777777" w:rsidR="00CF3663" w:rsidRDefault="00000000">
          <w:pPr>
            <w:numPr>
              <w:ilvl w:val="1"/>
              <w:numId w:val="38"/>
            </w:numPr>
            <w:tabs>
              <w:tab w:val="left" w:pos="720"/>
              <w:tab w:val="left" w:pos="1440"/>
            </w:tabs>
            <w:spacing w:before="240"/>
            <w:rPr>
              <w:ins w:id="8554" w:author="BHA Regulatory Affairs Unit" w:date="2026-07-29T16:06:00Z"/>
            </w:rPr>
          </w:pPr>
          <w:sdt>
            <w:sdtPr>
              <w:tag w:val="goog_rdk_8501"/>
              <w:id w:val="-1166591147"/>
            </w:sdtPr>
            <w:sdtContent>
              <w:ins w:id="8555" w:author="BHA Regulatory Affairs Unit" w:date="2026-07-29T16:06:00Z">
                <w:r>
                  <w:t>Agencies must complete all required demographic, intake, and consent paperwork, as detailed in Part 1.17.1 of these Rules.</w:t>
                </w:r>
              </w:ins>
            </w:sdtContent>
          </w:sdt>
        </w:p>
      </w:sdtContent>
    </w:sdt>
    <w:sdt>
      <w:sdtPr>
        <w:tag w:val="goog_rdk_8504"/>
        <w:id w:val="1536598843"/>
      </w:sdtPr>
      <w:sdtContent>
        <w:p w14:paraId="0000114F" w14:textId="77777777" w:rsidR="00CF3663" w:rsidRDefault="00000000">
          <w:pPr>
            <w:numPr>
              <w:ilvl w:val="2"/>
              <w:numId w:val="38"/>
            </w:numPr>
            <w:tabs>
              <w:tab w:val="left" w:pos="720"/>
              <w:tab w:val="left" w:pos="1440"/>
            </w:tabs>
            <w:spacing w:before="240"/>
            <w:rPr>
              <w:ins w:id="8556" w:author="BHA Regulatory Affairs Unit" w:date="2026-07-29T16:06:00Z"/>
            </w:rPr>
          </w:pPr>
          <w:sdt>
            <w:sdtPr>
              <w:tag w:val="goog_rdk_8503"/>
              <w:id w:val="-2057766577"/>
            </w:sdtPr>
            <w:sdtContent>
              <w:ins w:id="8557" w:author="BHA Regulatory Affairs Unit" w:date="2026-07-29T16:06:00Z">
                <w:r>
                  <w:t>If an individual admits in an intoxicated state or is otherwise unable to effectively participate in this intake and consent review process, an agency must revisit this documentation as soon as the individual is able to effectively participate.</w:t>
                </w:r>
              </w:ins>
            </w:sdtContent>
          </w:sdt>
        </w:p>
      </w:sdtContent>
    </w:sdt>
    <w:sdt>
      <w:sdtPr>
        <w:tag w:val="goog_rdk_8506"/>
        <w:id w:val="381845999"/>
      </w:sdtPr>
      <w:sdtContent>
        <w:p w14:paraId="00001150" w14:textId="77777777" w:rsidR="00CF3663" w:rsidRDefault="00000000">
          <w:pPr>
            <w:numPr>
              <w:ilvl w:val="1"/>
              <w:numId w:val="38"/>
            </w:numPr>
            <w:tabs>
              <w:tab w:val="left" w:pos="720"/>
              <w:tab w:val="left" w:pos="1440"/>
            </w:tabs>
            <w:spacing w:before="240"/>
            <w:rPr>
              <w:ins w:id="8558" w:author="BHA Regulatory Affairs Unit" w:date="2026-07-29T16:06:00Z"/>
            </w:rPr>
          </w:pPr>
          <w:sdt>
            <w:sdtPr>
              <w:tag w:val="goog_rdk_8505"/>
              <w:id w:val="1638068316"/>
            </w:sdtPr>
            <w:sdtContent>
              <w:ins w:id="8559" w:author="BHA Regulatory Affairs Unit" w:date="2026-07-29T16:06:00Z">
                <w:r>
                  <w:t>Monitoring</w:t>
                </w:r>
              </w:ins>
            </w:sdtContent>
          </w:sdt>
        </w:p>
      </w:sdtContent>
    </w:sdt>
    <w:sdt>
      <w:sdtPr>
        <w:tag w:val="goog_rdk_8508"/>
        <w:id w:val="1597185432"/>
      </w:sdtPr>
      <w:sdtContent>
        <w:p w14:paraId="00001151" w14:textId="77777777" w:rsidR="00CF3663" w:rsidRDefault="00000000">
          <w:pPr>
            <w:numPr>
              <w:ilvl w:val="2"/>
              <w:numId w:val="38"/>
            </w:numPr>
            <w:tabs>
              <w:tab w:val="left" w:pos="720"/>
              <w:tab w:val="left" w:pos="1440"/>
            </w:tabs>
            <w:spacing w:before="240"/>
            <w:rPr>
              <w:ins w:id="8560" w:author="BHA Regulatory Affairs Unit" w:date="2026-07-29T16:06:00Z"/>
            </w:rPr>
          </w:pPr>
          <w:sdt>
            <w:sdtPr>
              <w:tag w:val="goog_rdk_8507"/>
              <w:id w:val="-2099218854"/>
            </w:sdtPr>
            <w:sdtContent>
              <w:ins w:id="8561" w:author="BHA Regulatory Affairs Unit" w:date="2026-07-29T16:06:00Z">
                <w:r>
                  <w:t xml:space="preserve">If an individual requires intoxication and/or withdrawal management services, an agency must promptly begin real-time documentation </w:t>
                </w:r>
                <w:r>
                  <w:lastRenderedPageBreak/>
                  <w:t>and routine monitoring of the individual’s vital signs, in alignment with the agency’s policies and procedures, and vital signs must be taken at the following minimum frequency:</w:t>
                </w:r>
              </w:ins>
            </w:sdtContent>
          </w:sdt>
        </w:p>
      </w:sdtContent>
    </w:sdt>
    <w:sdt>
      <w:sdtPr>
        <w:tag w:val="goog_rdk_8510"/>
        <w:id w:val="-1909236703"/>
      </w:sdtPr>
      <w:sdtContent>
        <w:p w14:paraId="00001152" w14:textId="77777777" w:rsidR="00CF3663" w:rsidRDefault="00000000">
          <w:pPr>
            <w:numPr>
              <w:ilvl w:val="3"/>
              <w:numId w:val="38"/>
            </w:numPr>
            <w:tabs>
              <w:tab w:val="left" w:pos="720"/>
              <w:tab w:val="left" w:pos="1440"/>
            </w:tabs>
            <w:spacing w:before="240"/>
            <w:rPr>
              <w:ins w:id="8562" w:author="BHA Regulatory Affairs Unit" w:date="2026-07-29T16:06:00Z"/>
            </w:rPr>
          </w:pPr>
          <w:sdt>
            <w:sdtPr>
              <w:tag w:val="goog_rdk_8509"/>
              <w:id w:val="1834091578"/>
            </w:sdtPr>
            <w:sdtContent>
              <w:ins w:id="8563" w:author="BHA Regulatory Affairs Unit" w:date="2026-07-29T16:06:00Z">
                <w:r>
                  <w:t>Every two (2) hours until vitals remain at an individual’s baseline for at least four (4) consecutive hours; and</w:t>
                </w:r>
              </w:ins>
            </w:sdtContent>
          </w:sdt>
        </w:p>
      </w:sdtContent>
    </w:sdt>
    <w:sdt>
      <w:sdtPr>
        <w:tag w:val="goog_rdk_8512"/>
        <w:id w:val="-1551276637"/>
      </w:sdtPr>
      <w:sdtContent>
        <w:p w14:paraId="00001153" w14:textId="77777777" w:rsidR="00CF3663" w:rsidRDefault="00000000">
          <w:pPr>
            <w:numPr>
              <w:ilvl w:val="3"/>
              <w:numId w:val="38"/>
            </w:numPr>
            <w:tabs>
              <w:tab w:val="left" w:pos="720"/>
              <w:tab w:val="left" w:pos="1440"/>
            </w:tabs>
            <w:spacing w:before="240"/>
            <w:rPr>
              <w:ins w:id="8564" w:author="BHA Regulatory Affairs Unit" w:date="2026-07-29T16:06:00Z"/>
            </w:rPr>
          </w:pPr>
          <w:sdt>
            <w:sdtPr>
              <w:tag w:val="goog_rdk_8511"/>
              <w:id w:val="278884392"/>
            </w:sdtPr>
            <w:sdtContent>
              <w:ins w:id="8565" w:author="BHA Regulatory Affairs Unit" w:date="2026-07-29T16:06:00Z">
                <w:r>
                  <w:t>Then every eight (8) hours, thereafter, until discharge.</w:t>
                </w:r>
              </w:ins>
            </w:sdtContent>
          </w:sdt>
        </w:p>
      </w:sdtContent>
    </w:sdt>
    <w:sdt>
      <w:sdtPr>
        <w:tag w:val="goog_rdk_8514"/>
        <w:id w:val="-2115896383"/>
      </w:sdtPr>
      <w:sdtContent>
        <w:p w14:paraId="00001154" w14:textId="77777777" w:rsidR="00CF3663" w:rsidRDefault="00000000">
          <w:pPr>
            <w:numPr>
              <w:ilvl w:val="4"/>
              <w:numId w:val="38"/>
            </w:numPr>
            <w:tabs>
              <w:tab w:val="left" w:pos="720"/>
              <w:tab w:val="left" w:pos="1440"/>
            </w:tabs>
            <w:spacing w:before="240"/>
            <w:rPr>
              <w:ins w:id="8566" w:author="BHA Regulatory Affairs Unit" w:date="2026-07-29T16:06:00Z"/>
            </w:rPr>
          </w:pPr>
          <w:sdt>
            <w:sdtPr>
              <w:tag w:val="goog_rdk_8513"/>
              <w:id w:val="-1639005826"/>
            </w:sdtPr>
            <w:sdtContent>
              <w:ins w:id="8567" w:author="BHA Regulatory Affairs Unit" w:date="2026-07-29T16:06:00Z">
                <w:r>
                  <w:t>If medical personnel determine that an individual requires vital signs to be monitored and documented in real-time at a frequency that is less than the minimum requirement in this Part 6.3.4 of this Chapter 6, the rationale and plan for this variance must be documented in the individual’s record.</w:t>
                </w:r>
              </w:ins>
            </w:sdtContent>
          </w:sdt>
        </w:p>
      </w:sdtContent>
    </w:sdt>
    <w:sdt>
      <w:sdtPr>
        <w:tag w:val="goog_rdk_8516"/>
        <w:id w:val="1106159667"/>
      </w:sdtPr>
      <w:sdtContent>
        <w:p w14:paraId="00001155" w14:textId="77777777" w:rsidR="00CF3663" w:rsidRDefault="00000000">
          <w:pPr>
            <w:numPr>
              <w:ilvl w:val="4"/>
              <w:numId w:val="38"/>
            </w:numPr>
            <w:tabs>
              <w:tab w:val="left" w:pos="720"/>
              <w:tab w:val="left" w:pos="1440"/>
            </w:tabs>
            <w:spacing w:before="240"/>
            <w:rPr>
              <w:ins w:id="8568" w:author="BHA Regulatory Affairs Unit" w:date="2026-07-29T16:06:00Z"/>
            </w:rPr>
          </w:pPr>
          <w:sdt>
            <w:sdtPr>
              <w:tag w:val="goog_rdk_8515"/>
              <w:id w:val="966742770"/>
            </w:sdtPr>
            <w:sdtContent>
              <w:ins w:id="8569" w:author="BHA Regulatory Affairs Unit" w:date="2026-07-29T16:06:00Z">
                <w:r>
                  <w:t>This decision must be made in alignment with an agency’s policies and procedures for such a determination. Non-medical personnel must not make or document such a determination.</w:t>
                </w:r>
              </w:ins>
            </w:sdtContent>
          </w:sdt>
        </w:p>
      </w:sdtContent>
    </w:sdt>
    <w:sdt>
      <w:sdtPr>
        <w:tag w:val="goog_rdk_8518"/>
        <w:id w:val="-1670664780"/>
      </w:sdtPr>
      <w:sdtContent>
        <w:p w14:paraId="00001156" w14:textId="77777777" w:rsidR="00CF3663" w:rsidRDefault="00000000">
          <w:pPr>
            <w:numPr>
              <w:ilvl w:val="2"/>
              <w:numId w:val="38"/>
            </w:numPr>
            <w:tabs>
              <w:tab w:val="left" w:pos="720"/>
              <w:tab w:val="left" w:pos="1440"/>
            </w:tabs>
            <w:spacing w:before="240"/>
            <w:rPr>
              <w:ins w:id="8570" w:author="BHA Regulatory Affairs Unit" w:date="2026-07-29T16:06:00Z"/>
            </w:rPr>
          </w:pPr>
          <w:sdt>
            <w:sdtPr>
              <w:tag w:val="goog_rdk_8517"/>
              <w:id w:val="1602735923"/>
            </w:sdtPr>
            <w:sdtContent>
              <w:ins w:id="8571" w:author="BHA Regulatory Affairs Unit" w:date="2026-07-29T16:06:00Z">
                <w:r>
                  <w:t>Verification and real-time documentation of an individual’s whereabouts and wellness must occur at least once every hour. This frequency may increase, but must not decrease, based on an individual’s needs.</w:t>
                </w:r>
              </w:ins>
            </w:sdtContent>
          </w:sdt>
        </w:p>
      </w:sdtContent>
    </w:sdt>
    <w:sdt>
      <w:sdtPr>
        <w:tag w:val="goog_rdk_8520"/>
        <w:id w:val="1232994310"/>
      </w:sdtPr>
      <w:sdtContent>
        <w:p w14:paraId="00001157" w14:textId="77777777" w:rsidR="00CF3663" w:rsidRDefault="00000000">
          <w:pPr>
            <w:numPr>
              <w:ilvl w:val="2"/>
              <w:numId w:val="38"/>
            </w:numPr>
            <w:tabs>
              <w:tab w:val="left" w:pos="720"/>
              <w:tab w:val="left" w:pos="1440"/>
            </w:tabs>
            <w:spacing w:before="240"/>
            <w:rPr>
              <w:ins w:id="8572" w:author="BHA Regulatory Affairs Unit" w:date="2026-07-29T16:06:00Z"/>
            </w:rPr>
          </w:pPr>
          <w:sdt>
            <w:sdtPr>
              <w:tag w:val="goog_rdk_8519"/>
              <w:id w:val="-891795781"/>
            </w:sdtPr>
            <w:sdtContent>
              <w:ins w:id="8573" w:author="BHA Regulatory Affairs Unit" w:date="2026-07-29T16:06:00Z">
                <w:r>
                  <w:t>These monitoring requirements may be partially satisfied and/or include documented interactions that are part of an individual’s regular course of interaction while in the WIC.</w:t>
                </w:r>
              </w:ins>
            </w:sdtContent>
          </w:sdt>
        </w:p>
      </w:sdtContent>
    </w:sdt>
    <w:sdt>
      <w:sdtPr>
        <w:tag w:val="goog_rdk_8522"/>
        <w:id w:val="-1356576133"/>
      </w:sdtPr>
      <w:sdtContent>
        <w:p w14:paraId="00001158" w14:textId="77777777" w:rsidR="00CF3663" w:rsidRDefault="00000000">
          <w:pPr>
            <w:numPr>
              <w:ilvl w:val="0"/>
              <w:numId w:val="38"/>
            </w:numPr>
            <w:tabs>
              <w:tab w:val="left" w:pos="720"/>
              <w:tab w:val="left" w:pos="1440"/>
            </w:tabs>
            <w:spacing w:before="240"/>
            <w:rPr>
              <w:ins w:id="8574" w:author="BHA Regulatory Affairs Unit" w:date="2026-07-29T16:06:00Z"/>
            </w:rPr>
          </w:pPr>
          <w:sdt>
            <w:sdtPr>
              <w:tag w:val="goog_rdk_8521"/>
              <w:id w:val="670571603"/>
            </w:sdtPr>
            <w:sdtContent>
              <w:ins w:id="8575" w:author="BHA Regulatory Affairs Unit" w:date="2026-07-29T16:06:00Z">
                <w:r>
                  <w:t>During the episode of care</w:t>
                </w:r>
              </w:ins>
            </w:sdtContent>
          </w:sdt>
        </w:p>
      </w:sdtContent>
    </w:sdt>
    <w:sdt>
      <w:sdtPr>
        <w:tag w:val="goog_rdk_8524"/>
        <w:id w:val="-2130416456"/>
      </w:sdtPr>
      <w:sdtContent>
        <w:p w14:paraId="00001159" w14:textId="77777777" w:rsidR="00CF3663" w:rsidRDefault="00000000">
          <w:pPr>
            <w:numPr>
              <w:ilvl w:val="1"/>
              <w:numId w:val="38"/>
            </w:numPr>
            <w:tabs>
              <w:tab w:val="left" w:pos="720"/>
              <w:tab w:val="left" w:pos="1440"/>
            </w:tabs>
            <w:spacing w:before="240"/>
            <w:rPr>
              <w:ins w:id="8576" w:author="BHA Regulatory Affairs Unit" w:date="2026-07-29T16:06:00Z"/>
            </w:rPr>
          </w:pPr>
          <w:sdt>
            <w:sdtPr>
              <w:tag w:val="goog_rdk_8523"/>
              <w:id w:val="-1049325274"/>
            </w:sdtPr>
            <w:sdtContent>
              <w:ins w:id="8577" w:author="BHA Regulatory Affairs Unit" w:date="2026-07-29T16:06:00Z">
                <w:r>
                  <w:t>Agencies providing WIC services must utilize the safety planning process detailed in Part 1.17.6 of these Rules, when clinically indicated.</w:t>
                </w:r>
              </w:ins>
            </w:sdtContent>
          </w:sdt>
        </w:p>
      </w:sdtContent>
    </w:sdt>
    <w:sdt>
      <w:sdtPr>
        <w:tag w:val="goog_rdk_8526"/>
        <w:id w:val="1925470198"/>
      </w:sdtPr>
      <w:sdtContent>
        <w:p w14:paraId="0000115A" w14:textId="77777777" w:rsidR="00CF3663" w:rsidRDefault="00000000">
          <w:pPr>
            <w:numPr>
              <w:ilvl w:val="1"/>
              <w:numId w:val="38"/>
            </w:numPr>
            <w:tabs>
              <w:tab w:val="left" w:pos="720"/>
              <w:tab w:val="left" w:pos="1440"/>
            </w:tabs>
            <w:spacing w:before="240"/>
            <w:rPr>
              <w:ins w:id="8578" w:author="BHA Regulatory Affairs Unit" w:date="2026-07-29T16:06:00Z"/>
            </w:rPr>
          </w:pPr>
          <w:sdt>
            <w:sdtPr>
              <w:tag w:val="goog_rdk_8525"/>
              <w:id w:val="949162745"/>
            </w:sdtPr>
            <w:sdtContent>
              <w:ins w:id="8579" w:author="BHA Regulatory Affairs Unit" w:date="2026-07-29T16:06:00Z">
                <w:r>
                  <w:t>Agencies providing WIC services must refer individuals served to appropriate resources based on the level of care indicated by the screening or Colorado Crisis Assessment. These referrals may include, but are not limited to:</w:t>
                </w:r>
              </w:ins>
            </w:sdtContent>
          </w:sdt>
        </w:p>
      </w:sdtContent>
    </w:sdt>
    <w:sdt>
      <w:sdtPr>
        <w:tag w:val="goog_rdk_8528"/>
        <w:id w:val="-632238553"/>
      </w:sdtPr>
      <w:sdtContent>
        <w:p w14:paraId="0000115B" w14:textId="77777777" w:rsidR="00CF3663" w:rsidRDefault="00000000">
          <w:pPr>
            <w:numPr>
              <w:ilvl w:val="2"/>
              <w:numId w:val="38"/>
            </w:numPr>
            <w:tabs>
              <w:tab w:val="left" w:pos="720"/>
              <w:tab w:val="left" w:pos="1440"/>
            </w:tabs>
            <w:spacing w:before="240"/>
            <w:rPr>
              <w:ins w:id="8580" w:author="BHA Regulatory Affairs Unit" w:date="2026-07-29T16:06:00Z"/>
            </w:rPr>
          </w:pPr>
          <w:sdt>
            <w:sdtPr>
              <w:tag w:val="goog_rdk_8527"/>
              <w:id w:val="939530653"/>
            </w:sdtPr>
            <w:sdtContent>
              <w:ins w:id="8581" w:author="BHA Regulatory Affairs Unit" w:date="2026-07-29T16:06:00Z">
                <w:r>
                  <w:t>Health and social services and supports; and</w:t>
                </w:r>
              </w:ins>
            </w:sdtContent>
          </w:sdt>
        </w:p>
      </w:sdtContent>
    </w:sdt>
    <w:sdt>
      <w:sdtPr>
        <w:tag w:val="goog_rdk_8530"/>
        <w:id w:val="-1699414725"/>
      </w:sdtPr>
      <w:sdtContent>
        <w:p w14:paraId="0000115C" w14:textId="77777777" w:rsidR="00CF3663" w:rsidRDefault="00000000">
          <w:pPr>
            <w:numPr>
              <w:ilvl w:val="2"/>
              <w:numId w:val="38"/>
            </w:numPr>
            <w:tabs>
              <w:tab w:val="left" w:pos="720"/>
              <w:tab w:val="left" w:pos="1440"/>
            </w:tabs>
            <w:spacing w:before="240"/>
            <w:rPr>
              <w:ins w:id="8582" w:author="BHA Regulatory Affairs Unit" w:date="2026-07-29T16:06:00Z"/>
            </w:rPr>
          </w:pPr>
          <w:sdt>
            <w:sdtPr>
              <w:tag w:val="goog_rdk_8529"/>
              <w:id w:val="1551226824"/>
            </w:sdtPr>
            <w:sdtContent>
              <w:ins w:id="8583" w:author="BHA Regulatory Affairs Unit" w:date="2026-07-29T16:06:00Z">
                <w:r>
                  <w:t>Providers endorsed to provide stabilization services, including withdrawal management and MAT services.</w:t>
                </w:r>
              </w:ins>
            </w:sdtContent>
          </w:sdt>
        </w:p>
      </w:sdtContent>
    </w:sdt>
    <w:sdt>
      <w:sdtPr>
        <w:tag w:val="goog_rdk_8532"/>
        <w:id w:val="2092766543"/>
      </w:sdtPr>
      <w:sdtContent>
        <w:p w14:paraId="0000115D" w14:textId="77777777" w:rsidR="00CF3663" w:rsidRDefault="00000000">
          <w:pPr>
            <w:numPr>
              <w:ilvl w:val="1"/>
              <w:numId w:val="38"/>
            </w:numPr>
            <w:tabs>
              <w:tab w:val="left" w:pos="720"/>
              <w:tab w:val="left" w:pos="1440"/>
            </w:tabs>
            <w:spacing w:before="240"/>
            <w:rPr>
              <w:ins w:id="8584" w:author="BHA Regulatory Affairs Unit" w:date="2026-07-29T16:06:00Z"/>
            </w:rPr>
          </w:pPr>
          <w:sdt>
            <w:sdtPr>
              <w:tag w:val="goog_rdk_8531"/>
              <w:id w:val="-123831192"/>
            </w:sdtPr>
            <w:sdtContent>
              <w:ins w:id="8585" w:author="BHA Regulatory Affairs Unit" w:date="2026-07-29T16:06:00Z">
                <w:r>
                  <w:t xml:space="preserve">With the proper releases in place, agencies must provide care coordination and warm handoffs to support an individual’s successful </w:t>
                </w:r>
                <w:r>
                  <w:lastRenderedPageBreak/>
                  <w:t>transition to another provider and/or level of care, as detailed in Part 1.17.5 of these Rules.</w:t>
                </w:r>
              </w:ins>
            </w:sdtContent>
          </w:sdt>
        </w:p>
      </w:sdtContent>
    </w:sdt>
    <w:sdt>
      <w:sdtPr>
        <w:tag w:val="goog_rdk_8534"/>
        <w:id w:val="1661310847"/>
      </w:sdtPr>
      <w:sdtContent>
        <w:p w14:paraId="0000115E" w14:textId="77777777" w:rsidR="00CF3663" w:rsidRDefault="00000000">
          <w:pPr>
            <w:numPr>
              <w:ilvl w:val="1"/>
              <w:numId w:val="38"/>
            </w:numPr>
            <w:tabs>
              <w:tab w:val="left" w:pos="720"/>
              <w:tab w:val="left" w:pos="1440"/>
            </w:tabs>
            <w:spacing w:before="240"/>
            <w:rPr>
              <w:ins w:id="8586" w:author="BHA Regulatory Affairs Unit" w:date="2026-07-29T16:06:00Z"/>
            </w:rPr>
          </w:pPr>
          <w:sdt>
            <w:sdtPr>
              <w:tag w:val="goog_rdk_8533"/>
              <w:id w:val="-1014715507"/>
            </w:sdtPr>
            <w:sdtContent>
              <w:ins w:id="8587" w:author="BHA Regulatory Affairs Unit" w:date="2026-07-29T16:06:00Z">
                <w:r>
                  <w:t>Follow-up appointments must be scheduled within seven (7) calendar days of the referral.</w:t>
                </w:r>
              </w:ins>
            </w:sdtContent>
          </w:sdt>
        </w:p>
      </w:sdtContent>
    </w:sdt>
    <w:sdt>
      <w:sdtPr>
        <w:tag w:val="goog_rdk_8536"/>
        <w:id w:val="947786036"/>
      </w:sdtPr>
      <w:sdtContent>
        <w:p w14:paraId="0000115F" w14:textId="77777777" w:rsidR="00CF3663" w:rsidRDefault="00000000">
          <w:pPr>
            <w:numPr>
              <w:ilvl w:val="2"/>
              <w:numId w:val="38"/>
            </w:numPr>
            <w:tabs>
              <w:tab w:val="left" w:pos="720"/>
              <w:tab w:val="left" w:pos="1440"/>
            </w:tabs>
            <w:spacing w:before="240"/>
            <w:rPr>
              <w:ins w:id="8588" w:author="BHA Regulatory Affairs Unit" w:date="2026-07-29T16:06:00Z"/>
            </w:rPr>
          </w:pPr>
          <w:sdt>
            <w:sdtPr>
              <w:tag w:val="goog_rdk_8535"/>
              <w:id w:val="387340030"/>
            </w:sdtPr>
            <w:sdtContent>
              <w:ins w:id="8589" w:author="BHA Regulatory Affairs Unit" w:date="2026-07-29T16:06:00Z">
                <w:r>
                  <w:t>Documentation of this must be maintained in an individual’s record, including reason for not meeting the seven (7) calendar day appointment timeline, if applicable.</w:t>
                </w:r>
              </w:ins>
            </w:sdtContent>
          </w:sdt>
        </w:p>
      </w:sdtContent>
    </w:sdt>
    <w:sdt>
      <w:sdtPr>
        <w:tag w:val="goog_rdk_8539"/>
        <w:id w:val="134265619"/>
      </w:sdtPr>
      <w:sdtContent>
        <w:p w14:paraId="00001160" w14:textId="77777777" w:rsidR="00CF3663" w:rsidRDefault="00000000">
          <w:pPr>
            <w:keepNext/>
            <w:spacing w:before="240" w:after="60"/>
            <w:ind w:left="360" w:hanging="360"/>
            <w:rPr>
              <w:ins w:id="8590" w:author="BHA Regulatory Affairs Unit" w:date="2026-07-29T16:06:00Z"/>
              <w:b/>
              <w:bCs/>
            </w:rPr>
          </w:pPr>
          <w:sdt>
            <w:sdtPr>
              <w:tag w:val="goog_rdk_8537"/>
              <w:id w:val="-257052879"/>
            </w:sdtPr>
            <w:sdtContent>
              <w:sdt>
                <w:sdtPr>
                  <w:tag w:val="goog_rdk_8538"/>
                  <w:id w:val="602967632"/>
                </w:sdtPr>
                <w:sdtContent>
                  <w:commentRangeStart w:id="8591"/>
                </w:sdtContent>
              </w:sdt>
              <w:ins w:id="8592" w:author="BHA Regulatory Affairs Unit" w:date="2026-07-29T16:06:00Z">
                <w:r>
                  <w:rPr>
                    <w:b/>
                    <w:bCs/>
                  </w:rPr>
                  <w:t xml:space="preserve"> Crisis Stabilization Unit (CSU) Services</w:t>
                </w:r>
                <w:commentRangeEnd w:id="8591"/>
                <w:r>
                  <w:rPr>
                    <w:rStyle w:val="CommentReference"/>
                    <w:sz w:val="24"/>
                    <w:szCs w:val="24"/>
                  </w:rPr>
                  <w:commentReference w:id="8591"/>
                </w:r>
              </w:ins>
            </w:sdtContent>
          </w:sdt>
        </w:p>
      </w:sdtContent>
    </w:sdt>
    <w:sdt>
      <w:sdtPr>
        <w:tag w:val="goog_rdk_8541"/>
        <w:id w:val="-1651990861"/>
      </w:sdtPr>
      <w:sdtContent>
        <w:p w14:paraId="00001161" w14:textId="77777777" w:rsidR="00CF3663" w:rsidRDefault="00000000">
          <w:pPr>
            <w:keepNext/>
            <w:spacing w:before="240" w:after="60"/>
            <w:ind w:firstLine="0"/>
            <w:rPr>
              <w:ins w:id="8593" w:author="BHA Regulatory Affairs Unit" w:date="2026-07-29T16:06:00Z"/>
              <w:b/>
              <w:bCs/>
            </w:rPr>
          </w:pPr>
          <w:sdt>
            <w:sdtPr>
              <w:tag w:val="goog_rdk_8540"/>
              <w:id w:val="704083430"/>
            </w:sdtPr>
            <w:sdtContent>
              <w:ins w:id="8594" w:author="BHA Regulatory Affairs Unit" w:date="2026-07-29T16:06:00Z">
                <w:r>
                  <w:rPr>
                    <w:b/>
                    <w:bCs/>
                  </w:rPr>
                  <w:t>6.4.1</w:t>
                </w:r>
                <w:r>
                  <w:rPr>
                    <w:b/>
                    <w:bCs/>
                  </w:rPr>
                  <w:tab/>
                  <w:t>Applicability (CSU)</w:t>
                </w:r>
              </w:ins>
            </w:sdtContent>
          </w:sdt>
        </w:p>
      </w:sdtContent>
    </w:sdt>
    <w:sdt>
      <w:sdtPr>
        <w:tag w:val="goog_rdk_8543"/>
        <w:id w:val="1761080331"/>
      </w:sdtPr>
      <w:sdtContent>
        <w:p w14:paraId="00001162" w14:textId="77777777" w:rsidR="00CF3663" w:rsidRDefault="00000000">
          <w:pPr>
            <w:numPr>
              <w:ilvl w:val="0"/>
              <w:numId w:val="10"/>
            </w:numPr>
            <w:tabs>
              <w:tab w:val="left" w:pos="720"/>
              <w:tab w:val="left" w:pos="1440"/>
            </w:tabs>
            <w:spacing w:before="240"/>
            <w:rPr>
              <w:ins w:id="8595" w:author="BHA Regulatory Affairs Unit" w:date="2026-07-29T16:06:00Z"/>
            </w:rPr>
          </w:pPr>
          <w:sdt>
            <w:sdtPr>
              <w:tag w:val="goog_rdk_8542"/>
              <w:id w:val="-1259665913"/>
            </w:sdtPr>
            <w:sdtContent>
              <w:ins w:id="8596" w:author="BHA Regulatory Affairs Unit" w:date="2026-07-29T16:06:00Z">
                <w:r>
                  <w:t>This Part 6.4 of this Chapter 6 creates standards for agencies that provide Crisis Stabilization Unit (CSU) services. Agencies providing CSU services must meet the standards in this Part 6.4 of this Chapter 6.</w:t>
                </w:r>
              </w:ins>
            </w:sdtContent>
          </w:sdt>
        </w:p>
      </w:sdtContent>
    </w:sdt>
    <w:sdt>
      <w:sdtPr>
        <w:tag w:val="goog_rdk_8545"/>
        <w:id w:val="-1992995617"/>
      </w:sdtPr>
      <w:sdtContent>
        <w:p w14:paraId="00001163" w14:textId="77777777" w:rsidR="00CF3663" w:rsidRDefault="00000000">
          <w:pPr>
            <w:numPr>
              <w:ilvl w:val="1"/>
              <w:numId w:val="10"/>
            </w:numPr>
            <w:tabs>
              <w:tab w:val="left" w:pos="720"/>
              <w:tab w:val="left" w:pos="1440"/>
            </w:tabs>
            <w:spacing w:before="240"/>
            <w:rPr>
              <w:ins w:id="8597" w:author="BHA Regulatory Affairs Unit" w:date="2026-07-29T16:06:00Z"/>
            </w:rPr>
          </w:pPr>
          <w:sdt>
            <w:sdtPr>
              <w:tag w:val="goog_rdk_8544"/>
              <w:id w:val="971190678"/>
            </w:sdtPr>
            <w:sdtContent>
              <w:ins w:id="8598" w:author="BHA Regulatory Affairs Unit" w:date="2026-07-29T16:06:00Z">
                <w:r>
                  <w:t>The treatment type for agencies providing CSU services must be co-occurring.</w:t>
                </w:r>
              </w:ins>
            </w:sdtContent>
          </w:sdt>
        </w:p>
      </w:sdtContent>
    </w:sdt>
    <w:sdt>
      <w:sdtPr>
        <w:tag w:val="goog_rdk_8547"/>
        <w:id w:val="444140251"/>
      </w:sdtPr>
      <w:sdtContent>
        <w:p w14:paraId="00001164" w14:textId="77777777" w:rsidR="00CF3663" w:rsidRDefault="00000000">
          <w:pPr>
            <w:numPr>
              <w:ilvl w:val="0"/>
              <w:numId w:val="10"/>
            </w:numPr>
            <w:tabs>
              <w:tab w:val="left" w:pos="720"/>
              <w:tab w:val="left" w:pos="1440"/>
            </w:tabs>
            <w:spacing w:before="240"/>
            <w:rPr>
              <w:ins w:id="8599" w:author="BHA Regulatory Affairs Unit" w:date="2026-07-29T16:06:00Z"/>
            </w:rPr>
          </w:pPr>
          <w:sdt>
            <w:sdtPr>
              <w:tag w:val="goog_rdk_8546"/>
              <w:id w:val="-1476939941"/>
            </w:sdtPr>
            <w:sdtContent>
              <w:ins w:id="8600" w:author="BHA Regulatory Affairs Unit" w:date="2026-07-29T16:06:00Z">
                <w:r>
                  <w:t xml:space="preserve">Agencies providing CSU services must hold the following credential(s) </w:t>
                </w:r>
                <w:r>
                  <w:rPr>
                    <w:color w:val="000000"/>
                  </w:rPr>
                  <w:t>and/or affiliation(s)</w:t>
                </w:r>
                <w:r>
                  <w:t>:</w:t>
                </w:r>
              </w:ins>
            </w:sdtContent>
          </w:sdt>
        </w:p>
      </w:sdtContent>
    </w:sdt>
    <w:sdt>
      <w:sdtPr>
        <w:tag w:val="goog_rdk_8549"/>
        <w:id w:val="1483794970"/>
      </w:sdtPr>
      <w:sdtContent>
        <w:p w14:paraId="00001165" w14:textId="77777777" w:rsidR="00CF3663" w:rsidRDefault="00000000">
          <w:pPr>
            <w:numPr>
              <w:ilvl w:val="1"/>
              <w:numId w:val="10"/>
            </w:numPr>
            <w:tabs>
              <w:tab w:val="left" w:pos="720"/>
              <w:tab w:val="left" w:pos="1440"/>
            </w:tabs>
            <w:spacing w:before="240"/>
            <w:rPr>
              <w:ins w:id="8601" w:author="BHA Regulatory Affairs Unit" w:date="2026-07-29T16:06:00Z"/>
            </w:rPr>
          </w:pPr>
          <w:sdt>
            <w:sdtPr>
              <w:tag w:val="goog_rdk_8548"/>
              <w:id w:val="-1868694000"/>
            </w:sdtPr>
            <w:sdtContent>
              <w:ins w:id="8602" w:author="BHA Regulatory Affairs Unit" w:date="2026-07-29T16:06:00Z">
                <w:r>
                  <w:t>A Behavioral Health Entity (BHE) license, pursuant to Chapter 3 of these Rules, including at least the following endorsements:</w:t>
                </w:r>
              </w:ins>
            </w:sdtContent>
          </w:sdt>
        </w:p>
      </w:sdtContent>
    </w:sdt>
    <w:sdt>
      <w:sdtPr>
        <w:tag w:val="goog_rdk_8551"/>
        <w:id w:val="-712002859"/>
      </w:sdtPr>
      <w:sdtContent>
        <w:p w14:paraId="00001166" w14:textId="77777777" w:rsidR="00CF3663" w:rsidRDefault="00000000">
          <w:pPr>
            <w:numPr>
              <w:ilvl w:val="2"/>
              <w:numId w:val="10"/>
            </w:numPr>
            <w:tabs>
              <w:tab w:val="left" w:pos="720"/>
              <w:tab w:val="left" w:pos="1440"/>
            </w:tabs>
            <w:spacing w:before="240"/>
            <w:rPr>
              <w:ins w:id="8603" w:author="BHA Regulatory Affairs Unit" w:date="2026-07-29T16:06:00Z"/>
            </w:rPr>
          </w:pPr>
          <w:sdt>
            <w:sdtPr>
              <w:tag w:val="goog_rdk_8550"/>
              <w:id w:val="-1166079900"/>
            </w:sdtPr>
            <w:sdtContent>
              <w:ins w:id="8604" w:author="BHA Regulatory Affairs Unit" w:date="2026-07-29T16:06:00Z">
                <w:r>
                  <w:t>An Emergency Commitment (EC) for Substance Use endorsement, pursuant to Chapter 7 of these Rules;</w:t>
                </w:r>
              </w:ins>
            </w:sdtContent>
          </w:sdt>
        </w:p>
      </w:sdtContent>
    </w:sdt>
    <w:sdt>
      <w:sdtPr>
        <w:tag w:val="goog_rdk_8553"/>
        <w:id w:val="-182688843"/>
      </w:sdtPr>
      <w:sdtContent>
        <w:p w14:paraId="00001167" w14:textId="77777777" w:rsidR="00CF3663" w:rsidRDefault="00000000">
          <w:pPr>
            <w:numPr>
              <w:ilvl w:val="2"/>
              <w:numId w:val="10"/>
            </w:numPr>
            <w:tabs>
              <w:tab w:val="left" w:pos="720"/>
              <w:tab w:val="left" w:pos="1440"/>
            </w:tabs>
            <w:spacing w:before="240"/>
            <w:rPr>
              <w:ins w:id="8605" w:author="BHA Regulatory Affairs Unit" w:date="2026-07-29T16:06:00Z"/>
            </w:rPr>
          </w:pPr>
          <w:sdt>
            <w:sdtPr>
              <w:tag w:val="goog_rdk_8552"/>
              <w:id w:val="-981364772"/>
            </w:sdtPr>
            <w:sdtContent>
              <w:ins w:id="8606" w:author="BHA Regulatory Affairs Unit" w:date="2026-07-29T16:06:00Z">
                <w:r>
                  <w:t>An Involuntary Commitment (IC) for Substance Use Disorders endorsement, pursuant to Chapter 7 of these Rules; and</w:t>
                </w:r>
              </w:ins>
            </w:sdtContent>
          </w:sdt>
        </w:p>
      </w:sdtContent>
    </w:sdt>
    <w:sdt>
      <w:sdtPr>
        <w:tag w:val="goog_rdk_8555"/>
        <w:id w:val="664047351"/>
      </w:sdtPr>
      <w:sdtContent>
        <w:p w14:paraId="00001168" w14:textId="77777777" w:rsidR="00CF3663" w:rsidRDefault="00000000">
          <w:pPr>
            <w:numPr>
              <w:ilvl w:val="2"/>
              <w:numId w:val="10"/>
            </w:numPr>
            <w:tabs>
              <w:tab w:val="left" w:pos="720"/>
              <w:tab w:val="left" w:pos="1440"/>
            </w:tabs>
            <w:spacing w:before="240"/>
            <w:rPr>
              <w:ins w:id="8607" w:author="BHA Regulatory Affairs Unit" w:date="2026-07-29T16:06:00Z"/>
            </w:rPr>
          </w:pPr>
          <w:sdt>
            <w:sdtPr>
              <w:tag w:val="goog_rdk_8554"/>
              <w:id w:val="256639501"/>
            </w:sdtPr>
            <w:sdtContent>
              <w:ins w:id="8608" w:author="BHA Regulatory Affairs Unit" w:date="2026-07-29T16:06:00Z">
                <w:r>
                  <w:t>A Children and Families endorsement, pursuant to Chapter 8 of these Rules.</w:t>
                </w:r>
              </w:ins>
            </w:sdtContent>
          </w:sdt>
        </w:p>
      </w:sdtContent>
    </w:sdt>
    <w:sdt>
      <w:sdtPr>
        <w:tag w:val="goog_rdk_8557"/>
        <w:id w:val="-2078513228"/>
      </w:sdtPr>
      <w:sdtContent>
        <w:p w14:paraId="00001169" w14:textId="77777777" w:rsidR="00CF3663" w:rsidRDefault="00000000">
          <w:pPr>
            <w:numPr>
              <w:ilvl w:val="1"/>
              <w:numId w:val="10"/>
            </w:numPr>
            <w:tabs>
              <w:tab w:val="left" w:pos="720"/>
              <w:tab w:val="left" w:pos="1440"/>
            </w:tabs>
            <w:spacing w:before="240"/>
            <w:rPr>
              <w:ins w:id="8609" w:author="BHA Regulatory Affairs Unit" w:date="2026-07-29T16:06:00Z"/>
            </w:rPr>
          </w:pPr>
          <w:sdt>
            <w:sdtPr>
              <w:tag w:val="goog_rdk_8556"/>
              <w:id w:val="-966516192"/>
            </w:sdtPr>
            <w:sdtContent>
              <w:ins w:id="8610" w:author="BHA Regulatory Affairs Unit" w:date="2026-07-29T16:06:00Z">
                <w:r>
                  <w:t>A 27-65 Designation, pursuant to Chapter 11 of these Rules; and</w:t>
                </w:r>
              </w:ins>
            </w:sdtContent>
          </w:sdt>
        </w:p>
      </w:sdtContent>
    </w:sdt>
    <w:sdt>
      <w:sdtPr>
        <w:tag w:val="goog_rdk_8559"/>
        <w:id w:val="-1149110590"/>
      </w:sdtPr>
      <w:sdtContent>
        <w:p w14:paraId="0000116A" w14:textId="77777777" w:rsidR="00CF3663" w:rsidRDefault="00000000">
          <w:pPr>
            <w:numPr>
              <w:ilvl w:val="1"/>
              <w:numId w:val="10"/>
            </w:numPr>
            <w:tabs>
              <w:tab w:val="left" w:pos="720"/>
              <w:tab w:val="left" w:pos="1440"/>
            </w:tabs>
            <w:spacing w:before="240"/>
            <w:rPr>
              <w:ins w:id="8611" w:author="BHA Regulatory Affairs Unit" w:date="2026-07-29T16:06:00Z"/>
            </w:rPr>
          </w:pPr>
          <w:sdt>
            <w:sdtPr>
              <w:tag w:val="goog_rdk_8558"/>
              <w:id w:val="403847802"/>
            </w:sdtPr>
            <w:sdtContent>
              <w:ins w:id="8612" w:author="BHA Regulatory Affairs Unit" w:date="2026-07-29T16:06:00Z">
                <w:r>
                  <w:t>An active formal affiliation with one (1) or more BHASO(s).</w:t>
                </w:r>
              </w:ins>
            </w:sdtContent>
          </w:sdt>
        </w:p>
      </w:sdtContent>
    </w:sdt>
    <w:sdt>
      <w:sdtPr>
        <w:tag w:val="goog_rdk_8561"/>
        <w:id w:val="-438970269"/>
      </w:sdtPr>
      <w:sdtContent>
        <w:p w14:paraId="0000116B" w14:textId="77777777" w:rsidR="00CF3663" w:rsidRDefault="00000000">
          <w:pPr>
            <w:numPr>
              <w:ilvl w:val="0"/>
              <w:numId w:val="10"/>
            </w:numPr>
            <w:tabs>
              <w:tab w:val="left" w:pos="720"/>
              <w:tab w:val="left" w:pos="1440"/>
            </w:tabs>
            <w:spacing w:before="240"/>
            <w:rPr>
              <w:ins w:id="8613" w:author="BHA Regulatory Affairs Unit" w:date="2026-07-29T16:06:00Z"/>
            </w:rPr>
          </w:pPr>
          <w:sdt>
            <w:sdtPr>
              <w:tag w:val="goog_rdk_8560"/>
              <w:id w:val="127714301"/>
            </w:sdtPr>
            <w:sdtContent>
              <w:ins w:id="8614" w:author="BHA Regulatory Affairs Unit" w:date="2026-07-29T16:06:00Z">
                <w:r>
                  <w:t>Agencies solely providing CSU services may elect to hold a Controlled Substance License (CSL), pursuant to Chapter 13 of these Rules.</w:t>
                </w:r>
              </w:ins>
            </w:sdtContent>
          </w:sdt>
        </w:p>
      </w:sdtContent>
    </w:sdt>
    <w:sdt>
      <w:sdtPr>
        <w:tag w:val="goog_rdk_8563"/>
        <w:id w:val="1156295931"/>
      </w:sdtPr>
      <w:sdtContent>
        <w:p w14:paraId="0000116C" w14:textId="77777777" w:rsidR="00CF3663" w:rsidRDefault="00000000">
          <w:pPr>
            <w:numPr>
              <w:ilvl w:val="0"/>
              <w:numId w:val="10"/>
            </w:numPr>
            <w:tabs>
              <w:tab w:val="left" w:pos="720"/>
              <w:tab w:val="left" w:pos="1440"/>
            </w:tabs>
            <w:spacing w:before="240"/>
            <w:rPr>
              <w:ins w:id="8615" w:author="BHA Regulatory Affairs Unit" w:date="2026-07-29T16:06:00Z"/>
            </w:rPr>
          </w:pPr>
          <w:sdt>
            <w:sdtPr>
              <w:tag w:val="goog_rdk_8562"/>
              <w:id w:val="-1920942473"/>
            </w:sdtPr>
            <w:sdtContent>
              <w:ins w:id="8616" w:author="BHA Regulatory Affairs Unit" w:date="2026-07-29T16:06:00Z">
                <w:r>
                  <w:t>Agencies that meet the definition of a Residential Child Care Facility (RCCF) as defined in Section 26-6-903(29), C.R.S., must also be licensed by the Division of Child Welfare (DCW) within the Colorado Department of Human Services (CDHS).</w:t>
                </w:r>
              </w:ins>
            </w:sdtContent>
          </w:sdt>
        </w:p>
      </w:sdtContent>
    </w:sdt>
    <w:sdt>
      <w:sdtPr>
        <w:tag w:val="goog_rdk_8565"/>
        <w:id w:val="1741667711"/>
      </w:sdtPr>
      <w:sdtContent>
        <w:p w14:paraId="0000116D" w14:textId="77777777" w:rsidR="00CF3663" w:rsidRDefault="00000000">
          <w:pPr>
            <w:keepNext/>
            <w:spacing w:before="240" w:after="60"/>
            <w:ind w:firstLine="0"/>
            <w:rPr>
              <w:ins w:id="8617" w:author="BHA Regulatory Affairs Unit" w:date="2026-07-29T16:06:00Z"/>
              <w:b/>
              <w:bCs/>
            </w:rPr>
          </w:pPr>
          <w:sdt>
            <w:sdtPr>
              <w:tag w:val="goog_rdk_8564"/>
              <w:id w:val="-1255547673"/>
            </w:sdtPr>
            <w:sdtContent>
              <w:ins w:id="8618" w:author="BHA Regulatory Affairs Unit" w:date="2026-07-29T16:06:00Z">
                <w:r>
                  <w:rPr>
                    <w:b/>
                    <w:bCs/>
                  </w:rPr>
                  <w:t>6.4.2</w:t>
                </w:r>
                <w:r>
                  <w:rPr>
                    <w:b/>
                    <w:bCs/>
                  </w:rPr>
                  <w:tab/>
                  <w:t>Service Delivery, Provisions, and Setting (CSU)</w:t>
                </w:r>
              </w:ins>
            </w:sdtContent>
          </w:sdt>
        </w:p>
      </w:sdtContent>
    </w:sdt>
    <w:sdt>
      <w:sdtPr>
        <w:tag w:val="goog_rdk_8567"/>
        <w:id w:val="-625333403"/>
      </w:sdtPr>
      <w:sdtContent>
        <w:p w14:paraId="0000116E" w14:textId="77777777" w:rsidR="00CF3663" w:rsidRDefault="00000000">
          <w:pPr>
            <w:numPr>
              <w:ilvl w:val="0"/>
              <w:numId w:val="12"/>
            </w:numPr>
            <w:tabs>
              <w:tab w:val="left" w:pos="720"/>
              <w:tab w:val="left" w:pos="1440"/>
            </w:tabs>
            <w:spacing w:before="240"/>
            <w:rPr>
              <w:ins w:id="8619" w:author="BHA Regulatory Affairs Unit" w:date="2026-07-29T16:06:00Z"/>
            </w:rPr>
          </w:pPr>
          <w:sdt>
            <w:sdtPr>
              <w:tag w:val="goog_rdk_8566"/>
              <w:id w:val="-1634777638"/>
            </w:sdtPr>
            <w:sdtContent>
              <w:ins w:id="8620" w:author="BHA Regulatory Affairs Unit" w:date="2026-07-29T16:06:00Z">
                <w:r>
                  <w:t>Service description</w:t>
                </w:r>
              </w:ins>
            </w:sdtContent>
          </w:sdt>
        </w:p>
      </w:sdtContent>
    </w:sdt>
    <w:sdt>
      <w:sdtPr>
        <w:tag w:val="goog_rdk_8569"/>
        <w:id w:val="-2122974347"/>
      </w:sdtPr>
      <w:sdtContent>
        <w:p w14:paraId="0000116F" w14:textId="77777777" w:rsidR="00CF3663" w:rsidRDefault="00000000">
          <w:pPr>
            <w:numPr>
              <w:ilvl w:val="1"/>
              <w:numId w:val="12"/>
            </w:numPr>
            <w:tabs>
              <w:tab w:val="left" w:pos="720"/>
              <w:tab w:val="left" w:pos="1440"/>
            </w:tabs>
            <w:spacing w:before="240"/>
            <w:rPr>
              <w:ins w:id="8621" w:author="BHA Regulatory Affairs Unit" w:date="2026-07-29T16:06:00Z"/>
            </w:rPr>
          </w:pPr>
          <w:sdt>
            <w:sdtPr>
              <w:tag w:val="goog_rdk_8568"/>
              <w:id w:val="924350500"/>
            </w:sdtPr>
            <w:sdtContent>
              <w:ins w:id="8622" w:author="BHA Regulatory Affairs Unit" w:date="2026-07-29T16:06:00Z">
                <w:r>
                  <w:t>CSU services provide short-term, bed-based crisis services to individuals who require oversight, supervision, and support to safely stabilize their behavioral health crisis before returning to the community. CSUs work in partnership with other crisis providers, such as Walk-In Crisis (WIC) locations or hospital emergency departments, for referral and placement into the CSU level of care.</w:t>
                </w:r>
              </w:ins>
            </w:sdtContent>
          </w:sdt>
        </w:p>
      </w:sdtContent>
    </w:sdt>
    <w:sdt>
      <w:sdtPr>
        <w:tag w:val="goog_rdk_8571"/>
        <w:id w:val="1638562538"/>
      </w:sdtPr>
      <w:sdtContent>
        <w:p w14:paraId="00001170" w14:textId="77777777" w:rsidR="00CF3663" w:rsidRDefault="00000000">
          <w:pPr>
            <w:numPr>
              <w:ilvl w:val="1"/>
              <w:numId w:val="12"/>
            </w:numPr>
            <w:tabs>
              <w:tab w:val="left" w:pos="720"/>
              <w:tab w:val="left" w:pos="1440"/>
            </w:tabs>
            <w:spacing w:before="240"/>
            <w:rPr>
              <w:ins w:id="8623" w:author="BHA Regulatory Affairs Unit" w:date="2026-07-29T16:06:00Z"/>
            </w:rPr>
          </w:pPr>
          <w:sdt>
            <w:sdtPr>
              <w:tag w:val="goog_rdk_8570"/>
              <w:id w:val="269487907"/>
            </w:sdtPr>
            <w:sdtContent>
              <w:ins w:id="8624" w:author="BHA Regulatory Affairs Unit" w:date="2026-07-29T16:06:00Z">
                <w:r>
                  <w:t>CSUs that specialize in only services for children, youth, and minors  may maintain this specialty care and are not required to serve individuals over eighteen (18) years of age.</w:t>
                </w:r>
              </w:ins>
            </w:sdtContent>
          </w:sdt>
        </w:p>
      </w:sdtContent>
    </w:sdt>
    <w:sdt>
      <w:sdtPr>
        <w:tag w:val="goog_rdk_8573"/>
        <w:id w:val="584474721"/>
      </w:sdtPr>
      <w:sdtContent>
        <w:p w14:paraId="00001171" w14:textId="77777777" w:rsidR="00CF3663" w:rsidRDefault="00000000">
          <w:pPr>
            <w:numPr>
              <w:ilvl w:val="0"/>
              <w:numId w:val="12"/>
            </w:numPr>
            <w:tabs>
              <w:tab w:val="left" w:pos="720"/>
              <w:tab w:val="left" w:pos="1440"/>
            </w:tabs>
            <w:spacing w:before="240"/>
            <w:rPr>
              <w:ins w:id="8625" w:author="BHA Regulatory Affairs Unit" w:date="2026-07-29T16:06:00Z"/>
            </w:rPr>
          </w:pPr>
          <w:sdt>
            <w:sdtPr>
              <w:tag w:val="goog_rdk_8572"/>
              <w:id w:val="851778933"/>
            </w:sdtPr>
            <w:sdtContent>
              <w:ins w:id="8626" w:author="BHA Regulatory Affairs Unit" w:date="2026-07-29T16:06:00Z">
                <w:r>
                  <w:t>Service recipient</w:t>
                </w:r>
              </w:ins>
            </w:sdtContent>
          </w:sdt>
        </w:p>
      </w:sdtContent>
    </w:sdt>
    <w:sdt>
      <w:sdtPr>
        <w:tag w:val="goog_rdk_8575"/>
        <w:id w:val="109033720"/>
      </w:sdtPr>
      <w:sdtContent>
        <w:p w14:paraId="00001172" w14:textId="77777777" w:rsidR="00CF3663" w:rsidRDefault="00000000">
          <w:pPr>
            <w:numPr>
              <w:ilvl w:val="1"/>
              <w:numId w:val="12"/>
            </w:numPr>
            <w:tabs>
              <w:tab w:val="left" w:pos="720"/>
              <w:tab w:val="left" w:pos="1440"/>
            </w:tabs>
            <w:spacing w:before="240"/>
            <w:rPr>
              <w:ins w:id="8627" w:author="BHA Regulatory Affairs Unit" w:date="2026-07-29T16:06:00Z"/>
            </w:rPr>
          </w:pPr>
          <w:sdt>
            <w:sdtPr>
              <w:tag w:val="goog_rdk_8574"/>
              <w:id w:val="-1690777162"/>
            </w:sdtPr>
            <w:sdtContent>
              <w:ins w:id="8628" w:author="BHA Regulatory Affairs Unit" w:date="2026-07-29T16:06:00Z">
                <w:r>
                  <w:t>CSU service recipients complete screening and triage requirements for their self-defined behavioral health crisis at a location other than the CSU itself. Once an individual is assessed as needing the CSU level of care for stabilization, they present for admission. An individual’s behavioral health crisis may involve substance use or active intoxication. They may be at imminent risk of harm to self or others and can be safely supervised and supported in this level of care without requiring hospitalization.</w:t>
                </w:r>
              </w:ins>
            </w:sdtContent>
          </w:sdt>
        </w:p>
      </w:sdtContent>
    </w:sdt>
    <w:sdt>
      <w:sdtPr>
        <w:tag w:val="goog_rdk_8577"/>
        <w:id w:val="-960769673"/>
      </w:sdtPr>
      <w:sdtContent>
        <w:p w14:paraId="00001173" w14:textId="77777777" w:rsidR="00CF3663" w:rsidRDefault="00000000">
          <w:pPr>
            <w:numPr>
              <w:ilvl w:val="0"/>
              <w:numId w:val="12"/>
            </w:numPr>
            <w:tabs>
              <w:tab w:val="left" w:pos="720"/>
              <w:tab w:val="left" w:pos="1440"/>
            </w:tabs>
            <w:spacing w:before="240"/>
            <w:rPr>
              <w:ins w:id="8629" w:author="BHA Regulatory Affairs Unit" w:date="2026-07-29T16:06:00Z"/>
            </w:rPr>
          </w:pPr>
          <w:sdt>
            <w:sdtPr>
              <w:tag w:val="goog_rdk_8576"/>
              <w:id w:val="-990558538"/>
            </w:sdtPr>
            <w:sdtContent>
              <w:ins w:id="8630" w:author="BHA Regulatory Affairs Unit" w:date="2026-07-29T16:06:00Z">
                <w:r>
                  <w:t>Service setting</w:t>
                </w:r>
              </w:ins>
            </w:sdtContent>
          </w:sdt>
        </w:p>
      </w:sdtContent>
    </w:sdt>
    <w:sdt>
      <w:sdtPr>
        <w:tag w:val="goog_rdk_8579"/>
        <w:id w:val="403422487"/>
      </w:sdtPr>
      <w:sdtContent>
        <w:p w14:paraId="00001174" w14:textId="77777777" w:rsidR="00CF3663" w:rsidRDefault="00000000">
          <w:pPr>
            <w:numPr>
              <w:ilvl w:val="1"/>
              <w:numId w:val="12"/>
            </w:numPr>
            <w:tabs>
              <w:tab w:val="left" w:pos="720"/>
              <w:tab w:val="left" w:pos="1440"/>
            </w:tabs>
            <w:spacing w:before="240"/>
            <w:rPr>
              <w:ins w:id="8631" w:author="BHA Regulatory Affairs Unit" w:date="2026-07-29T16:06:00Z"/>
            </w:rPr>
          </w:pPr>
          <w:sdt>
            <w:sdtPr>
              <w:tag w:val="goog_rdk_8578"/>
              <w:id w:val="856242678"/>
            </w:sdtPr>
            <w:sdtContent>
              <w:ins w:id="8632" w:author="BHA Regulatory Affairs Unit" w:date="2026-07-29T16:06:00Z">
                <w:r>
                  <w:t>Agencies providing CSU services:</w:t>
                </w:r>
              </w:ins>
            </w:sdtContent>
          </w:sdt>
        </w:p>
      </w:sdtContent>
    </w:sdt>
    <w:sdt>
      <w:sdtPr>
        <w:tag w:val="goog_rdk_8581"/>
        <w:id w:val="1912710115"/>
      </w:sdtPr>
      <w:sdtContent>
        <w:p w14:paraId="00001175" w14:textId="77777777" w:rsidR="00CF3663" w:rsidRDefault="00000000">
          <w:pPr>
            <w:numPr>
              <w:ilvl w:val="2"/>
              <w:numId w:val="12"/>
            </w:numPr>
            <w:tabs>
              <w:tab w:val="left" w:pos="720"/>
              <w:tab w:val="left" w:pos="1440"/>
            </w:tabs>
            <w:spacing w:before="240"/>
            <w:rPr>
              <w:ins w:id="8633" w:author="BHA Regulatory Affairs Unit" w:date="2026-07-29T16:06:00Z"/>
            </w:rPr>
          </w:pPr>
          <w:sdt>
            <w:sdtPr>
              <w:tag w:val="goog_rdk_8580"/>
              <w:id w:val="-900022394"/>
            </w:sdtPr>
            <w:sdtContent>
              <w:ins w:id="8634" w:author="BHA Regulatory Affairs Unit" w:date="2026-07-29T16:06:00Z">
                <w:r>
                  <w:t>Must meet the residential standards as detailed in Part 1.16.4 of these Rules. Additionally, agencies;</w:t>
                </w:r>
              </w:ins>
            </w:sdtContent>
          </w:sdt>
        </w:p>
      </w:sdtContent>
    </w:sdt>
    <w:sdt>
      <w:sdtPr>
        <w:tag w:val="goog_rdk_8583"/>
        <w:id w:val="-1611101701"/>
      </w:sdtPr>
      <w:sdtContent>
        <w:p w14:paraId="00001176" w14:textId="77777777" w:rsidR="00CF3663" w:rsidRDefault="00000000">
          <w:pPr>
            <w:numPr>
              <w:ilvl w:val="3"/>
              <w:numId w:val="12"/>
            </w:numPr>
            <w:tabs>
              <w:tab w:val="left" w:pos="720"/>
              <w:tab w:val="left" w:pos="1440"/>
            </w:tabs>
            <w:spacing w:before="240"/>
            <w:rPr>
              <w:ins w:id="8635" w:author="BHA Regulatory Affairs Unit" w:date="2026-07-29T16:06:00Z"/>
            </w:rPr>
          </w:pPr>
          <w:sdt>
            <w:sdtPr>
              <w:tag w:val="goog_rdk_8582"/>
              <w:id w:val="1601603115"/>
            </w:sdtPr>
            <w:sdtContent>
              <w:ins w:id="8636" w:author="BHA Regulatory Affairs Unit" w:date="2026-07-29T16:06:00Z">
                <w:r>
                  <w:t>Must prioritize the living space assignment process to ensure person-centered and trauma-informed services are received by an individual and overall crisis milieu. Factors to be considered in the determination of a safe living space assignment include, but are not limited to:</w:t>
                </w:r>
              </w:ins>
            </w:sdtContent>
          </w:sdt>
        </w:p>
      </w:sdtContent>
    </w:sdt>
    <w:sdt>
      <w:sdtPr>
        <w:tag w:val="goog_rdk_8585"/>
        <w:id w:val="1822125504"/>
      </w:sdtPr>
      <w:sdtContent>
        <w:p w14:paraId="00001177" w14:textId="77777777" w:rsidR="00CF3663" w:rsidRDefault="00000000">
          <w:pPr>
            <w:numPr>
              <w:ilvl w:val="4"/>
              <w:numId w:val="12"/>
            </w:numPr>
            <w:tabs>
              <w:tab w:val="left" w:pos="720"/>
              <w:tab w:val="left" w:pos="1440"/>
            </w:tabs>
            <w:spacing w:before="240"/>
            <w:rPr>
              <w:ins w:id="8637" w:author="BHA Regulatory Affairs Unit" w:date="2026-07-29T16:06:00Z"/>
            </w:rPr>
          </w:pPr>
          <w:sdt>
            <w:sdtPr>
              <w:tag w:val="goog_rdk_8584"/>
              <w:id w:val="-988776352"/>
            </w:sdtPr>
            <w:sdtContent>
              <w:ins w:id="8638" w:author="BHA Regulatory Affairs Unit" w:date="2026-07-29T16:06:00Z">
                <w:r>
                  <w:t>Age (child, minor, youth, or adult);</w:t>
                </w:r>
              </w:ins>
            </w:sdtContent>
          </w:sdt>
        </w:p>
      </w:sdtContent>
    </w:sdt>
    <w:sdt>
      <w:sdtPr>
        <w:tag w:val="goog_rdk_8587"/>
        <w:id w:val="1624011272"/>
      </w:sdtPr>
      <w:sdtContent>
        <w:p w14:paraId="00001178" w14:textId="77777777" w:rsidR="00CF3663" w:rsidRDefault="00000000">
          <w:pPr>
            <w:numPr>
              <w:ilvl w:val="4"/>
              <w:numId w:val="12"/>
            </w:numPr>
            <w:tabs>
              <w:tab w:val="left" w:pos="720"/>
              <w:tab w:val="left" w:pos="1440"/>
            </w:tabs>
            <w:spacing w:before="240"/>
            <w:rPr>
              <w:ins w:id="8639" w:author="BHA Regulatory Affairs Unit" w:date="2026-07-29T16:06:00Z"/>
            </w:rPr>
          </w:pPr>
          <w:sdt>
            <w:sdtPr>
              <w:tag w:val="goog_rdk_8586"/>
              <w:id w:val="-397520350"/>
            </w:sdtPr>
            <w:sdtContent>
              <w:ins w:id="8640" w:author="BHA Regulatory Affairs Unit" w:date="2026-07-29T16:06:00Z">
                <w:r>
                  <w:t>Gender identity;</w:t>
                </w:r>
              </w:ins>
            </w:sdtContent>
          </w:sdt>
        </w:p>
      </w:sdtContent>
    </w:sdt>
    <w:sdt>
      <w:sdtPr>
        <w:tag w:val="goog_rdk_8589"/>
        <w:id w:val="1977343246"/>
      </w:sdtPr>
      <w:sdtContent>
        <w:p w14:paraId="00001179" w14:textId="77777777" w:rsidR="00CF3663" w:rsidRDefault="00000000">
          <w:pPr>
            <w:numPr>
              <w:ilvl w:val="4"/>
              <w:numId w:val="12"/>
            </w:numPr>
            <w:tabs>
              <w:tab w:val="left" w:pos="720"/>
              <w:tab w:val="left" w:pos="1440"/>
            </w:tabs>
            <w:spacing w:before="240"/>
            <w:rPr>
              <w:ins w:id="8641" w:author="BHA Regulatory Affairs Unit" w:date="2026-07-29T16:06:00Z"/>
            </w:rPr>
          </w:pPr>
          <w:sdt>
            <w:sdtPr>
              <w:tag w:val="goog_rdk_8588"/>
              <w:id w:val="-364210347"/>
            </w:sdtPr>
            <w:sdtContent>
              <w:ins w:id="8642" w:author="BHA Regulatory Affairs Unit" w:date="2026-07-29T16:06:00Z">
                <w:r>
                  <w:t>Cultural needs identified during the assessment process;</w:t>
                </w:r>
              </w:ins>
            </w:sdtContent>
          </w:sdt>
        </w:p>
      </w:sdtContent>
    </w:sdt>
    <w:sdt>
      <w:sdtPr>
        <w:tag w:val="goog_rdk_8591"/>
        <w:id w:val="-968941189"/>
      </w:sdtPr>
      <w:sdtContent>
        <w:p w14:paraId="0000117A" w14:textId="77777777" w:rsidR="00CF3663" w:rsidRDefault="00000000">
          <w:pPr>
            <w:numPr>
              <w:ilvl w:val="4"/>
              <w:numId w:val="12"/>
            </w:numPr>
            <w:tabs>
              <w:tab w:val="left" w:pos="720"/>
              <w:tab w:val="left" w:pos="1440"/>
            </w:tabs>
            <w:spacing w:before="240"/>
            <w:rPr>
              <w:ins w:id="8643" w:author="BHA Regulatory Affairs Unit" w:date="2026-07-29T16:06:00Z"/>
            </w:rPr>
          </w:pPr>
          <w:sdt>
            <w:sdtPr>
              <w:tag w:val="goog_rdk_8590"/>
              <w:id w:val="454892495"/>
            </w:sdtPr>
            <w:sdtContent>
              <w:ins w:id="8644" w:author="BHA Regulatory Affairs Unit" w:date="2026-07-29T16:06:00Z">
                <w:r>
                  <w:t>An individual’s sex (male, female, intersex);</w:t>
                </w:r>
              </w:ins>
            </w:sdtContent>
          </w:sdt>
        </w:p>
      </w:sdtContent>
    </w:sdt>
    <w:sdt>
      <w:sdtPr>
        <w:tag w:val="goog_rdk_8593"/>
        <w:id w:val="-1321247719"/>
      </w:sdtPr>
      <w:sdtContent>
        <w:p w14:paraId="0000117B" w14:textId="77777777" w:rsidR="00CF3663" w:rsidRDefault="00000000">
          <w:pPr>
            <w:numPr>
              <w:ilvl w:val="4"/>
              <w:numId w:val="12"/>
            </w:numPr>
            <w:tabs>
              <w:tab w:val="left" w:pos="720"/>
              <w:tab w:val="left" w:pos="1440"/>
            </w:tabs>
            <w:spacing w:before="240"/>
            <w:rPr>
              <w:ins w:id="8645" w:author="BHA Regulatory Affairs Unit" w:date="2026-07-29T16:06:00Z"/>
            </w:rPr>
          </w:pPr>
          <w:sdt>
            <w:sdtPr>
              <w:tag w:val="goog_rdk_8592"/>
              <w:id w:val="-1811293965"/>
            </w:sdtPr>
            <w:sdtContent>
              <w:ins w:id="8646" w:author="BHA Regulatory Affairs Unit" w:date="2026-07-29T16:06:00Z">
                <w:r>
                  <w:t>An individual’s ability to interact safely with others;</w:t>
                </w:r>
              </w:ins>
            </w:sdtContent>
          </w:sdt>
        </w:p>
      </w:sdtContent>
    </w:sdt>
    <w:sdt>
      <w:sdtPr>
        <w:tag w:val="goog_rdk_8595"/>
        <w:id w:val="1826484789"/>
      </w:sdtPr>
      <w:sdtContent>
        <w:p w14:paraId="0000117C" w14:textId="77777777" w:rsidR="00CF3663" w:rsidRDefault="00000000">
          <w:pPr>
            <w:numPr>
              <w:ilvl w:val="4"/>
              <w:numId w:val="12"/>
            </w:numPr>
            <w:tabs>
              <w:tab w:val="left" w:pos="720"/>
              <w:tab w:val="left" w:pos="1440"/>
            </w:tabs>
            <w:spacing w:before="240"/>
            <w:rPr>
              <w:ins w:id="8647" w:author="BHA Regulatory Affairs Unit" w:date="2026-07-29T16:06:00Z"/>
            </w:rPr>
          </w:pPr>
          <w:sdt>
            <w:sdtPr>
              <w:tag w:val="goog_rdk_8594"/>
              <w:id w:val="-45645652"/>
            </w:sdtPr>
            <w:sdtContent>
              <w:ins w:id="8648" w:author="BHA Regulatory Affairs Unit" w:date="2026-07-29T16:06:00Z">
                <w:r>
                  <w:t>An individual’s presenting concern, including considerations of intoxication and withdrawal needs; and</w:t>
                </w:r>
              </w:ins>
            </w:sdtContent>
          </w:sdt>
        </w:p>
      </w:sdtContent>
    </w:sdt>
    <w:sdt>
      <w:sdtPr>
        <w:tag w:val="goog_rdk_8597"/>
        <w:id w:val="-1952082869"/>
      </w:sdtPr>
      <w:sdtContent>
        <w:p w14:paraId="0000117D" w14:textId="77777777" w:rsidR="00CF3663" w:rsidRDefault="00000000">
          <w:pPr>
            <w:numPr>
              <w:ilvl w:val="4"/>
              <w:numId w:val="12"/>
            </w:numPr>
            <w:tabs>
              <w:tab w:val="left" w:pos="720"/>
              <w:tab w:val="left" w:pos="1440"/>
            </w:tabs>
            <w:spacing w:before="240"/>
            <w:rPr>
              <w:ins w:id="8649" w:author="BHA Regulatory Affairs Unit" w:date="2026-07-29T16:06:00Z"/>
            </w:rPr>
          </w:pPr>
          <w:sdt>
            <w:sdtPr>
              <w:tag w:val="goog_rdk_8596"/>
              <w:id w:val="862226333"/>
            </w:sdtPr>
            <w:sdtContent>
              <w:ins w:id="8650" w:author="BHA Regulatory Affairs Unit" w:date="2026-07-29T16:06:00Z">
                <w:r>
                  <w:t>An individual’s requests.</w:t>
                </w:r>
              </w:ins>
            </w:sdtContent>
          </w:sdt>
        </w:p>
      </w:sdtContent>
    </w:sdt>
    <w:sdt>
      <w:sdtPr>
        <w:tag w:val="goog_rdk_8599"/>
        <w:id w:val="762462114"/>
      </w:sdtPr>
      <w:sdtContent>
        <w:p w14:paraId="0000117E" w14:textId="77777777" w:rsidR="00CF3663" w:rsidRDefault="00000000">
          <w:pPr>
            <w:numPr>
              <w:ilvl w:val="2"/>
              <w:numId w:val="12"/>
            </w:numPr>
            <w:tabs>
              <w:tab w:val="left" w:pos="720"/>
              <w:tab w:val="left" w:pos="1440"/>
            </w:tabs>
            <w:spacing w:before="240"/>
            <w:rPr>
              <w:ins w:id="8651" w:author="BHA Regulatory Affairs Unit" w:date="2026-07-29T16:06:00Z"/>
            </w:rPr>
          </w:pPr>
          <w:sdt>
            <w:sdtPr>
              <w:tag w:val="goog_rdk_8598"/>
              <w:id w:val="1345738960"/>
            </w:sdtPr>
            <w:sdtContent>
              <w:ins w:id="8652" w:author="BHA Regulatory Affairs Unit" w:date="2026-07-29T16:06:00Z">
                <w:r>
                  <w:t>Must ensure safety from substances, drug paraphernalia, and weapons with searches of individuals, visitors, and their belongings, when necessary, carried out in a trauma-sensitive manner to preserve the dignity and privacy of those being searched;</w:t>
                </w:r>
              </w:ins>
            </w:sdtContent>
          </w:sdt>
        </w:p>
      </w:sdtContent>
    </w:sdt>
    <w:sdt>
      <w:sdtPr>
        <w:tag w:val="goog_rdk_8601"/>
        <w:id w:val="1857493270"/>
      </w:sdtPr>
      <w:sdtContent>
        <w:p w14:paraId="0000117F" w14:textId="77777777" w:rsidR="00CF3663" w:rsidRDefault="00000000">
          <w:pPr>
            <w:numPr>
              <w:ilvl w:val="2"/>
              <w:numId w:val="12"/>
            </w:numPr>
            <w:tabs>
              <w:tab w:val="left" w:pos="720"/>
              <w:tab w:val="left" w:pos="1440"/>
            </w:tabs>
            <w:spacing w:before="240"/>
            <w:rPr>
              <w:ins w:id="8653" w:author="BHA Regulatory Affairs Unit" w:date="2026-07-29T16:06:00Z"/>
            </w:rPr>
          </w:pPr>
          <w:sdt>
            <w:sdtPr>
              <w:tag w:val="goog_rdk_8600"/>
              <w:id w:val="-1188718947"/>
            </w:sdtPr>
            <w:sdtContent>
              <w:ins w:id="8654" w:author="BHA Regulatory Affairs Unit" w:date="2026-07-29T16:06:00Z">
                <w:r>
                  <w:t>Must meet the standards detailed in Part 1.16.4 of these Rules for the secured setting portion(s) of the facility; and</w:t>
                </w:r>
              </w:ins>
            </w:sdtContent>
          </w:sdt>
        </w:p>
      </w:sdtContent>
    </w:sdt>
    <w:sdt>
      <w:sdtPr>
        <w:tag w:val="goog_rdk_8603"/>
        <w:id w:val="-1176724645"/>
      </w:sdtPr>
      <w:sdtContent>
        <w:p w14:paraId="00001180" w14:textId="77777777" w:rsidR="00CF3663" w:rsidRDefault="00000000">
          <w:pPr>
            <w:numPr>
              <w:ilvl w:val="2"/>
              <w:numId w:val="12"/>
            </w:numPr>
            <w:tabs>
              <w:tab w:val="left" w:pos="720"/>
              <w:tab w:val="left" w:pos="1440"/>
            </w:tabs>
            <w:spacing w:before="240"/>
            <w:rPr>
              <w:ins w:id="8655" w:author="BHA Regulatory Affairs Unit" w:date="2026-07-29T16:06:00Z"/>
            </w:rPr>
          </w:pPr>
          <w:sdt>
            <w:sdtPr>
              <w:tag w:val="goog_rdk_8602"/>
              <w:id w:val="-147728502"/>
            </w:sdtPr>
            <w:sdtContent>
              <w:ins w:id="8656" w:author="BHA Regulatory Affairs Unit" w:date="2026-07-29T16:06:00Z">
                <w:r>
                  <w:t>May choose to have one (1) or more seclusion room(s). Seclusion room(s) must meet the standards detailed in Part 1.19.15 of these Rules.</w:t>
                </w:r>
              </w:ins>
            </w:sdtContent>
          </w:sdt>
        </w:p>
      </w:sdtContent>
    </w:sdt>
    <w:sdt>
      <w:sdtPr>
        <w:tag w:val="goog_rdk_8605"/>
        <w:id w:val="-1720531619"/>
      </w:sdtPr>
      <w:sdtContent>
        <w:p w14:paraId="00001181" w14:textId="77777777" w:rsidR="00CF3663" w:rsidRDefault="00000000">
          <w:pPr>
            <w:numPr>
              <w:ilvl w:val="1"/>
              <w:numId w:val="12"/>
            </w:numPr>
            <w:tabs>
              <w:tab w:val="left" w:pos="720"/>
              <w:tab w:val="left" w:pos="1440"/>
            </w:tabs>
            <w:spacing w:before="240"/>
            <w:rPr>
              <w:ins w:id="8657" w:author="BHA Regulatory Affairs Unit" w:date="2026-07-29T16:06:00Z"/>
            </w:rPr>
          </w:pPr>
          <w:sdt>
            <w:sdtPr>
              <w:tag w:val="goog_rdk_8604"/>
              <w:id w:val="-1872974266"/>
            </w:sdtPr>
            <w:sdtContent>
              <w:ins w:id="8658" w:author="BHA Regulatory Affairs Unit" w:date="2026-07-29T16:06:00Z">
                <w:r>
                  <w:t>If an agency providing CSU services utilizes a campus-style model detailed in Part 1.15.3 of these Rules, to achieve the full sub-endorsement requirements, the following additional expectations apply:</w:t>
                </w:r>
              </w:ins>
            </w:sdtContent>
          </w:sdt>
        </w:p>
      </w:sdtContent>
    </w:sdt>
    <w:sdt>
      <w:sdtPr>
        <w:tag w:val="goog_rdk_8607"/>
        <w:id w:val="1784944630"/>
      </w:sdtPr>
      <w:sdtContent>
        <w:p w14:paraId="00001182" w14:textId="77777777" w:rsidR="00CF3663" w:rsidRDefault="00000000">
          <w:pPr>
            <w:numPr>
              <w:ilvl w:val="2"/>
              <w:numId w:val="12"/>
            </w:numPr>
            <w:tabs>
              <w:tab w:val="left" w:pos="720"/>
              <w:tab w:val="left" w:pos="1440"/>
            </w:tabs>
            <w:spacing w:before="240"/>
            <w:rPr>
              <w:ins w:id="8659" w:author="BHA Regulatory Affairs Unit" w:date="2026-07-29T16:06:00Z"/>
            </w:rPr>
          </w:pPr>
          <w:sdt>
            <w:sdtPr>
              <w:tag w:val="goog_rdk_8606"/>
              <w:id w:val="-1081076274"/>
            </w:sdtPr>
            <w:sdtContent>
              <w:ins w:id="8660" w:author="BHA Regulatory Affairs Unit" w:date="2026-07-29T16:06:00Z">
                <w:r>
                  <w:t>Personnel must be available to safely escort individuals between campus locations, as needed;</w:t>
                </w:r>
              </w:ins>
            </w:sdtContent>
          </w:sdt>
        </w:p>
      </w:sdtContent>
    </w:sdt>
    <w:sdt>
      <w:sdtPr>
        <w:tag w:val="goog_rdk_8609"/>
        <w:id w:val="-976708646"/>
      </w:sdtPr>
      <w:sdtContent>
        <w:p w14:paraId="00001183" w14:textId="77777777" w:rsidR="00CF3663" w:rsidRDefault="00000000">
          <w:pPr>
            <w:numPr>
              <w:ilvl w:val="3"/>
              <w:numId w:val="12"/>
            </w:numPr>
            <w:tabs>
              <w:tab w:val="left" w:pos="720"/>
              <w:tab w:val="left" w:pos="1440"/>
            </w:tabs>
            <w:spacing w:before="240"/>
            <w:rPr>
              <w:ins w:id="8661" w:author="BHA Regulatory Affairs Unit" w:date="2026-07-29T16:06:00Z"/>
            </w:rPr>
          </w:pPr>
          <w:sdt>
            <w:sdtPr>
              <w:tag w:val="goog_rdk_8608"/>
              <w:id w:val="-650103690"/>
            </w:sdtPr>
            <w:sdtContent>
              <w:ins w:id="8662" w:author="BHA Regulatory Affairs Unit" w:date="2026-07-29T16:06:00Z">
                <w:r>
                  <w:t>If personnel are shared between campus locations, this must not result in any area of the campus being improperly staffed or out of minimum ratios.</w:t>
                </w:r>
              </w:ins>
            </w:sdtContent>
          </w:sdt>
        </w:p>
      </w:sdtContent>
    </w:sdt>
    <w:sdt>
      <w:sdtPr>
        <w:tag w:val="goog_rdk_8611"/>
        <w:id w:val="-1643049137"/>
      </w:sdtPr>
      <w:sdtContent>
        <w:p w14:paraId="00001184" w14:textId="77777777" w:rsidR="00CF3663" w:rsidRDefault="00000000">
          <w:pPr>
            <w:numPr>
              <w:ilvl w:val="2"/>
              <w:numId w:val="12"/>
            </w:numPr>
            <w:tabs>
              <w:tab w:val="left" w:pos="720"/>
              <w:tab w:val="left" w:pos="1440"/>
            </w:tabs>
            <w:spacing w:before="240"/>
            <w:rPr>
              <w:ins w:id="8663" w:author="BHA Regulatory Affairs Unit" w:date="2026-07-29T16:06:00Z"/>
            </w:rPr>
          </w:pPr>
          <w:sdt>
            <w:sdtPr>
              <w:tag w:val="goog_rdk_8610"/>
              <w:id w:val="-495994519"/>
            </w:sdtPr>
            <w:sdtContent>
              <w:ins w:id="8664" w:author="BHA Regulatory Affairs Unit" w:date="2026-07-29T16:06:00Z">
                <w:r>
                  <w:t>At least a portion of the CSU must operate as a secure setting, as detailed in Part 1.16.4 of these Rules; and</w:t>
                </w:r>
              </w:ins>
            </w:sdtContent>
          </w:sdt>
        </w:p>
      </w:sdtContent>
    </w:sdt>
    <w:sdt>
      <w:sdtPr>
        <w:tag w:val="goog_rdk_8613"/>
        <w:id w:val="335425930"/>
      </w:sdtPr>
      <w:sdtContent>
        <w:p w14:paraId="00001185" w14:textId="77777777" w:rsidR="00CF3663" w:rsidRDefault="00000000">
          <w:pPr>
            <w:numPr>
              <w:ilvl w:val="2"/>
              <w:numId w:val="12"/>
            </w:numPr>
            <w:tabs>
              <w:tab w:val="left" w:pos="720"/>
              <w:tab w:val="left" w:pos="1440"/>
            </w:tabs>
            <w:spacing w:before="240"/>
            <w:rPr>
              <w:ins w:id="8665" w:author="BHA Regulatory Affairs Unit" w:date="2026-07-29T16:06:00Z"/>
            </w:rPr>
          </w:pPr>
          <w:sdt>
            <w:sdtPr>
              <w:tag w:val="goog_rdk_8612"/>
              <w:id w:val="-1095459832"/>
            </w:sdtPr>
            <w:sdtContent>
              <w:ins w:id="8666" w:author="BHA Regulatory Affairs Unit" w:date="2026-07-29T16:06:00Z">
                <w:r>
                  <w:t>Other portions of the CSU may utilize personnel-secured setting or delayed egress for safe oversight of services.</w:t>
                </w:r>
              </w:ins>
            </w:sdtContent>
          </w:sdt>
        </w:p>
      </w:sdtContent>
    </w:sdt>
    <w:sdt>
      <w:sdtPr>
        <w:tag w:val="goog_rdk_8615"/>
        <w:id w:val="885986817"/>
      </w:sdtPr>
      <w:sdtContent>
        <w:p w14:paraId="00001186" w14:textId="77777777" w:rsidR="00CF3663" w:rsidRDefault="00000000">
          <w:pPr>
            <w:numPr>
              <w:ilvl w:val="0"/>
              <w:numId w:val="12"/>
            </w:numPr>
            <w:tabs>
              <w:tab w:val="left" w:pos="720"/>
              <w:tab w:val="left" w:pos="1440"/>
            </w:tabs>
            <w:spacing w:before="240"/>
            <w:rPr>
              <w:ins w:id="8667" w:author="BHA Regulatory Affairs Unit" w:date="2026-07-29T16:06:00Z"/>
            </w:rPr>
          </w:pPr>
          <w:sdt>
            <w:sdtPr>
              <w:tag w:val="goog_rdk_8614"/>
              <w:id w:val="-1651006659"/>
            </w:sdtPr>
            <w:sdtContent>
              <w:ins w:id="8668" w:author="BHA Regulatory Affairs Unit" w:date="2026-07-29T16:06:00Z">
                <w:r>
                  <w:t>Service components and capabilities</w:t>
                </w:r>
              </w:ins>
            </w:sdtContent>
          </w:sdt>
        </w:p>
      </w:sdtContent>
    </w:sdt>
    <w:sdt>
      <w:sdtPr>
        <w:tag w:val="goog_rdk_8617"/>
        <w:id w:val="-1046810398"/>
      </w:sdtPr>
      <w:sdtContent>
        <w:p w14:paraId="00001187" w14:textId="77777777" w:rsidR="00CF3663" w:rsidRDefault="00000000">
          <w:pPr>
            <w:numPr>
              <w:ilvl w:val="2"/>
              <w:numId w:val="12"/>
            </w:numPr>
            <w:tabs>
              <w:tab w:val="left" w:pos="720"/>
              <w:tab w:val="left" w:pos="1440"/>
            </w:tabs>
            <w:spacing w:before="240"/>
            <w:rPr>
              <w:ins w:id="8669" w:author="BHA Regulatory Affairs Unit" w:date="2026-07-29T16:06:00Z"/>
            </w:rPr>
          </w:pPr>
          <w:sdt>
            <w:sdtPr>
              <w:tag w:val="goog_rdk_8616"/>
              <w:id w:val="-30766301"/>
            </w:sdtPr>
            <w:sdtContent>
              <w:ins w:id="8670" w:author="BHA Regulatory Affairs Unit" w:date="2026-07-29T16:06:00Z">
                <w:r>
                  <w:t>Agencies providing CSU services must have the ability to receive and serve individuals experiencing a self-defined behavioral health crisis who are safe to stabilize in this environment and level of care. CSUs that elect to serve children and adults must prioritize regular interaction with children, particularly if there are fewer children in the milieu.</w:t>
                </w:r>
              </w:ins>
            </w:sdtContent>
          </w:sdt>
        </w:p>
      </w:sdtContent>
    </w:sdt>
    <w:sdt>
      <w:sdtPr>
        <w:tag w:val="goog_rdk_8619"/>
        <w:id w:val="151126498"/>
      </w:sdtPr>
      <w:sdtContent>
        <w:p w14:paraId="00001188" w14:textId="77777777" w:rsidR="00CF3663" w:rsidRDefault="00000000">
          <w:pPr>
            <w:numPr>
              <w:ilvl w:val="2"/>
              <w:numId w:val="12"/>
            </w:numPr>
            <w:tabs>
              <w:tab w:val="left" w:pos="720"/>
              <w:tab w:val="left" w:pos="1440"/>
            </w:tabs>
            <w:spacing w:before="240"/>
            <w:rPr>
              <w:ins w:id="8671" w:author="BHA Regulatory Affairs Unit" w:date="2026-07-29T16:06:00Z"/>
            </w:rPr>
          </w:pPr>
          <w:sdt>
            <w:sdtPr>
              <w:tag w:val="goog_rdk_8618"/>
              <w:id w:val="-1384067871"/>
            </w:sdtPr>
            <w:sdtContent>
              <w:ins w:id="8672" w:author="BHA Regulatory Affairs Unit" w:date="2026-07-29T16:06:00Z">
                <w:r>
                  <w:t>CSUs that specialize in services for children may remain focused on this population and are not required to serve adults.</w:t>
                </w:r>
              </w:ins>
            </w:sdtContent>
          </w:sdt>
        </w:p>
      </w:sdtContent>
    </w:sdt>
    <w:sdt>
      <w:sdtPr>
        <w:tag w:val="goog_rdk_8621"/>
        <w:id w:val="-2096578087"/>
      </w:sdtPr>
      <w:sdtContent>
        <w:p w14:paraId="00001189" w14:textId="77777777" w:rsidR="00CF3663" w:rsidRDefault="00000000">
          <w:pPr>
            <w:numPr>
              <w:ilvl w:val="1"/>
              <w:numId w:val="12"/>
            </w:numPr>
            <w:tabs>
              <w:tab w:val="left" w:pos="720"/>
              <w:tab w:val="left" w:pos="1440"/>
            </w:tabs>
            <w:spacing w:before="240"/>
            <w:rPr>
              <w:ins w:id="8673" w:author="BHA Regulatory Affairs Unit" w:date="2026-07-29T16:06:00Z"/>
            </w:rPr>
          </w:pPr>
          <w:sdt>
            <w:sdtPr>
              <w:tag w:val="goog_rdk_8620"/>
              <w:id w:val="210738899"/>
            </w:sdtPr>
            <w:sdtContent>
              <w:ins w:id="8674" w:author="BHA Regulatory Affairs Unit" w:date="2026-07-29T16:06:00Z">
                <w:r>
                  <w:t>Agencies providing CSU services shall accept and serve individuals who present:</w:t>
                </w:r>
              </w:ins>
            </w:sdtContent>
          </w:sdt>
        </w:p>
      </w:sdtContent>
    </w:sdt>
    <w:sdt>
      <w:sdtPr>
        <w:tag w:val="goog_rdk_8623"/>
        <w:id w:val="-1372179343"/>
      </w:sdtPr>
      <w:sdtContent>
        <w:p w14:paraId="0000118A" w14:textId="77777777" w:rsidR="00CF3663" w:rsidRDefault="00000000">
          <w:pPr>
            <w:numPr>
              <w:ilvl w:val="2"/>
              <w:numId w:val="12"/>
            </w:numPr>
            <w:tabs>
              <w:tab w:val="left" w:pos="720"/>
              <w:tab w:val="left" w:pos="1440"/>
            </w:tabs>
            <w:spacing w:before="240"/>
            <w:rPr>
              <w:ins w:id="8675" w:author="BHA Regulatory Affairs Unit" w:date="2026-07-29T16:06:00Z"/>
            </w:rPr>
          </w:pPr>
          <w:sdt>
            <w:sdtPr>
              <w:tag w:val="goog_rdk_8622"/>
              <w:id w:val="659015650"/>
            </w:sdtPr>
            <w:sdtContent>
              <w:ins w:id="8676" w:author="BHA Regulatory Affairs Unit" w:date="2026-07-29T16:06:00Z">
                <w:r>
                  <w:t>Voluntarily, and</w:t>
                </w:r>
              </w:ins>
            </w:sdtContent>
          </w:sdt>
        </w:p>
      </w:sdtContent>
    </w:sdt>
    <w:sdt>
      <w:sdtPr>
        <w:tag w:val="goog_rdk_8625"/>
        <w:id w:val="-2127568418"/>
      </w:sdtPr>
      <w:sdtContent>
        <w:p w14:paraId="0000118B" w14:textId="77777777" w:rsidR="00CF3663" w:rsidRDefault="00000000">
          <w:pPr>
            <w:numPr>
              <w:ilvl w:val="2"/>
              <w:numId w:val="12"/>
            </w:numPr>
            <w:tabs>
              <w:tab w:val="left" w:pos="720"/>
              <w:tab w:val="left" w:pos="1440"/>
            </w:tabs>
            <w:spacing w:before="240"/>
            <w:rPr>
              <w:ins w:id="8677" w:author="BHA Regulatory Affairs Unit" w:date="2026-07-29T16:06:00Z"/>
            </w:rPr>
          </w:pPr>
          <w:sdt>
            <w:sdtPr>
              <w:tag w:val="goog_rdk_8624"/>
              <w:id w:val="2080627770"/>
            </w:sdtPr>
            <w:sdtContent>
              <w:ins w:id="8678" w:author="BHA Regulatory Affairs Unit" w:date="2026-07-29T16:06:00Z">
                <w:r>
                  <w:t>Involuntarily.</w:t>
                </w:r>
              </w:ins>
            </w:sdtContent>
          </w:sdt>
        </w:p>
      </w:sdtContent>
    </w:sdt>
    <w:sdt>
      <w:sdtPr>
        <w:tag w:val="goog_rdk_8627"/>
        <w:id w:val="232559708"/>
      </w:sdtPr>
      <w:sdtContent>
        <w:p w14:paraId="0000118C" w14:textId="77777777" w:rsidR="00CF3663" w:rsidRDefault="00000000">
          <w:pPr>
            <w:numPr>
              <w:ilvl w:val="3"/>
              <w:numId w:val="12"/>
            </w:numPr>
            <w:tabs>
              <w:tab w:val="left" w:pos="720"/>
              <w:tab w:val="left" w:pos="1440"/>
            </w:tabs>
            <w:spacing w:before="240"/>
            <w:rPr>
              <w:ins w:id="8679" w:author="BHA Regulatory Affairs Unit" w:date="2026-07-29T16:06:00Z"/>
            </w:rPr>
          </w:pPr>
          <w:sdt>
            <w:sdtPr>
              <w:tag w:val="goog_rdk_8626"/>
              <w:id w:val="2089255829"/>
            </w:sdtPr>
            <w:sdtContent>
              <w:ins w:id="8680" w:author="BHA Regulatory Affairs Unit" w:date="2026-07-29T16:06:00Z">
                <w:r>
                  <w:t>This includes:</w:t>
                </w:r>
              </w:ins>
            </w:sdtContent>
          </w:sdt>
        </w:p>
      </w:sdtContent>
    </w:sdt>
    <w:sdt>
      <w:sdtPr>
        <w:tag w:val="goog_rdk_8629"/>
        <w:id w:val="1599797150"/>
      </w:sdtPr>
      <w:sdtContent>
        <w:p w14:paraId="0000118D" w14:textId="77777777" w:rsidR="00CF3663" w:rsidRDefault="00000000">
          <w:pPr>
            <w:numPr>
              <w:ilvl w:val="4"/>
              <w:numId w:val="12"/>
            </w:numPr>
            <w:tabs>
              <w:tab w:val="left" w:pos="720"/>
              <w:tab w:val="left" w:pos="1440"/>
            </w:tabs>
            <w:spacing w:before="240"/>
            <w:rPr>
              <w:ins w:id="8681" w:author="BHA Regulatory Affairs Unit" w:date="2026-07-29T16:06:00Z"/>
            </w:rPr>
          </w:pPr>
          <w:sdt>
            <w:sdtPr>
              <w:tag w:val="goog_rdk_8628"/>
              <w:id w:val="1093147265"/>
            </w:sdtPr>
            <w:sdtContent>
              <w:ins w:id="8682" w:author="BHA Regulatory Affairs Unit" w:date="2026-07-29T16:06:00Z">
                <w:r>
                  <w:t>Emergency mental health holds, pursuant to Chapter 11 of these Rules; and</w:t>
                </w:r>
              </w:ins>
            </w:sdtContent>
          </w:sdt>
        </w:p>
      </w:sdtContent>
    </w:sdt>
    <w:sdt>
      <w:sdtPr>
        <w:tag w:val="goog_rdk_8631"/>
        <w:id w:val="534175692"/>
      </w:sdtPr>
      <w:sdtContent>
        <w:p w14:paraId="0000118E" w14:textId="77777777" w:rsidR="00CF3663" w:rsidRDefault="00000000">
          <w:pPr>
            <w:numPr>
              <w:ilvl w:val="4"/>
              <w:numId w:val="12"/>
            </w:numPr>
            <w:tabs>
              <w:tab w:val="left" w:pos="720"/>
              <w:tab w:val="left" w:pos="1440"/>
            </w:tabs>
            <w:spacing w:before="240"/>
            <w:rPr>
              <w:ins w:id="8683" w:author="BHA Regulatory Affairs Unit" w:date="2026-07-29T16:06:00Z"/>
            </w:rPr>
          </w:pPr>
          <w:sdt>
            <w:sdtPr>
              <w:tag w:val="goog_rdk_8630"/>
              <w:id w:val="1328500121"/>
            </w:sdtPr>
            <w:sdtContent>
              <w:ins w:id="8684" w:author="BHA Regulatory Affairs Unit" w:date="2026-07-29T16:06:00Z">
                <w:r>
                  <w:t>Emergency Commitments (EC) for Substance Use, pursuant to Chapter 7 of these Rules.</w:t>
                </w:r>
              </w:ins>
            </w:sdtContent>
          </w:sdt>
        </w:p>
      </w:sdtContent>
    </w:sdt>
    <w:sdt>
      <w:sdtPr>
        <w:tag w:val="goog_rdk_8633"/>
        <w:id w:val="-1243435042"/>
      </w:sdtPr>
      <w:sdtContent>
        <w:p w14:paraId="0000118F" w14:textId="77777777" w:rsidR="00CF3663" w:rsidRDefault="00000000">
          <w:pPr>
            <w:numPr>
              <w:ilvl w:val="3"/>
              <w:numId w:val="12"/>
            </w:numPr>
            <w:tabs>
              <w:tab w:val="left" w:pos="720"/>
              <w:tab w:val="left" w:pos="1440"/>
            </w:tabs>
            <w:spacing w:before="240"/>
            <w:rPr>
              <w:ins w:id="8685" w:author="BHA Regulatory Affairs Unit" w:date="2026-07-29T16:06:00Z"/>
            </w:rPr>
          </w:pPr>
          <w:sdt>
            <w:sdtPr>
              <w:tag w:val="goog_rdk_8632"/>
              <w:id w:val="1550315722"/>
            </w:sdtPr>
            <w:sdtContent>
              <w:ins w:id="8686" w:author="BHA Regulatory Affairs Unit" w:date="2026-07-29T16:06:00Z">
                <w:r>
                  <w:t>This may include individuals who are on Involuntary Commitments (IC) for Substance Use Disorders, pursuant to Chapter 7 of these Rules, for a brief period while coordination and transfer to an IC-endorsed treatment program occurs.</w:t>
                </w:r>
              </w:ins>
            </w:sdtContent>
          </w:sdt>
        </w:p>
      </w:sdtContent>
    </w:sdt>
    <w:sdt>
      <w:sdtPr>
        <w:tag w:val="goog_rdk_8635"/>
        <w:id w:val="-46578390"/>
      </w:sdtPr>
      <w:sdtContent>
        <w:p w14:paraId="00001190" w14:textId="77777777" w:rsidR="00CF3663" w:rsidRDefault="00000000">
          <w:pPr>
            <w:numPr>
              <w:ilvl w:val="1"/>
              <w:numId w:val="12"/>
            </w:numPr>
            <w:tabs>
              <w:tab w:val="left" w:pos="720"/>
              <w:tab w:val="left" w:pos="1440"/>
            </w:tabs>
            <w:spacing w:before="240"/>
            <w:rPr>
              <w:ins w:id="8687" w:author="BHA Regulatory Affairs Unit" w:date="2026-07-29T16:06:00Z"/>
            </w:rPr>
          </w:pPr>
          <w:sdt>
            <w:sdtPr>
              <w:tag w:val="goog_rdk_8634"/>
              <w:id w:val="243412817"/>
            </w:sdtPr>
            <w:sdtContent>
              <w:ins w:id="8688" w:author="BHA Regulatory Affairs Unit" w:date="2026-07-29T16:06:00Z">
                <w:r>
                  <w:t>Agencies providing CSU services shall ensure individuals admitted for crisis stabilization services cannot be appropriately treated in a less restrictive setting.</w:t>
                </w:r>
              </w:ins>
            </w:sdtContent>
          </w:sdt>
        </w:p>
      </w:sdtContent>
    </w:sdt>
    <w:sdt>
      <w:sdtPr>
        <w:tag w:val="goog_rdk_8637"/>
        <w:id w:val="-742494654"/>
      </w:sdtPr>
      <w:sdtContent>
        <w:p w14:paraId="00001191" w14:textId="77777777" w:rsidR="00CF3663" w:rsidRDefault="00000000">
          <w:pPr>
            <w:numPr>
              <w:ilvl w:val="1"/>
              <w:numId w:val="12"/>
            </w:numPr>
            <w:tabs>
              <w:tab w:val="left" w:pos="720"/>
              <w:tab w:val="left" w:pos="1440"/>
            </w:tabs>
            <w:spacing w:before="240"/>
            <w:rPr>
              <w:ins w:id="8689" w:author="BHA Regulatory Affairs Unit" w:date="2026-07-29T16:06:00Z"/>
            </w:rPr>
          </w:pPr>
          <w:sdt>
            <w:sdtPr>
              <w:tag w:val="goog_rdk_8636"/>
              <w:id w:val="-270798009"/>
            </w:sdtPr>
            <w:sdtContent>
              <w:ins w:id="8690" w:author="BHA Regulatory Affairs Unit" w:date="2026-07-29T16:06:00Z">
                <w:r>
                  <w:t>Agencies providing CSU services must offer a range of services to meet the needs of individuals served, including but not limited to:</w:t>
                </w:r>
              </w:ins>
            </w:sdtContent>
          </w:sdt>
        </w:p>
      </w:sdtContent>
    </w:sdt>
    <w:sdt>
      <w:sdtPr>
        <w:tag w:val="goog_rdk_8639"/>
        <w:id w:val="-565023015"/>
      </w:sdtPr>
      <w:sdtContent>
        <w:p w14:paraId="00001192" w14:textId="77777777" w:rsidR="00CF3663" w:rsidRDefault="00000000">
          <w:pPr>
            <w:numPr>
              <w:ilvl w:val="2"/>
              <w:numId w:val="12"/>
            </w:numPr>
            <w:tabs>
              <w:tab w:val="left" w:pos="720"/>
              <w:tab w:val="left" w:pos="1440"/>
            </w:tabs>
            <w:spacing w:before="240"/>
            <w:rPr>
              <w:ins w:id="8691" w:author="BHA Regulatory Affairs Unit" w:date="2026-07-29T16:06:00Z"/>
            </w:rPr>
          </w:pPr>
          <w:sdt>
            <w:sdtPr>
              <w:tag w:val="goog_rdk_8638"/>
              <w:id w:val="852893388"/>
            </w:sdtPr>
            <w:sdtContent>
              <w:ins w:id="8692" w:author="BHA Regulatory Affairs Unit" w:date="2026-07-29T16:06:00Z">
                <w:r>
                  <w:t>Medication management, including:</w:t>
                </w:r>
              </w:ins>
            </w:sdtContent>
          </w:sdt>
        </w:p>
      </w:sdtContent>
    </w:sdt>
    <w:sdt>
      <w:sdtPr>
        <w:tag w:val="goog_rdk_8641"/>
        <w:id w:val="-1604199098"/>
      </w:sdtPr>
      <w:sdtContent>
        <w:p w14:paraId="00001193" w14:textId="77777777" w:rsidR="00CF3663" w:rsidRDefault="00000000">
          <w:pPr>
            <w:numPr>
              <w:ilvl w:val="3"/>
              <w:numId w:val="12"/>
            </w:numPr>
            <w:tabs>
              <w:tab w:val="left" w:pos="720"/>
              <w:tab w:val="left" w:pos="1440"/>
            </w:tabs>
            <w:spacing w:before="240"/>
            <w:rPr>
              <w:ins w:id="8693" w:author="BHA Regulatory Affairs Unit" w:date="2026-07-29T16:06:00Z"/>
            </w:rPr>
          </w:pPr>
          <w:sdt>
            <w:sdtPr>
              <w:tag w:val="goog_rdk_8640"/>
              <w:id w:val="1837583877"/>
            </w:sdtPr>
            <w:sdtContent>
              <w:ins w:id="8694" w:author="BHA Regulatory Affairs Unit" w:date="2026-07-29T16:06:00Z">
                <w:r>
                  <w:t>Initiation and continuation of MAT services, MOUD services, and/or psychiatric medications in a timely manner for individuals served, when clinically appropriate;</w:t>
                </w:r>
              </w:ins>
            </w:sdtContent>
          </w:sdt>
        </w:p>
      </w:sdtContent>
    </w:sdt>
    <w:sdt>
      <w:sdtPr>
        <w:tag w:val="goog_rdk_8643"/>
        <w:id w:val="1543728209"/>
      </w:sdtPr>
      <w:sdtContent>
        <w:p w14:paraId="00001194" w14:textId="77777777" w:rsidR="00CF3663" w:rsidRDefault="00000000">
          <w:pPr>
            <w:numPr>
              <w:ilvl w:val="4"/>
              <w:numId w:val="12"/>
            </w:numPr>
            <w:tabs>
              <w:tab w:val="left" w:pos="720"/>
              <w:tab w:val="left" w:pos="1440"/>
            </w:tabs>
            <w:spacing w:before="240"/>
            <w:rPr>
              <w:ins w:id="8695" w:author="BHA Regulatory Affairs Unit" w:date="2026-07-29T16:06:00Z"/>
            </w:rPr>
          </w:pPr>
          <w:sdt>
            <w:sdtPr>
              <w:tag w:val="goog_rdk_8642"/>
              <w:id w:val="-778197294"/>
            </w:sdtPr>
            <w:sdtContent>
              <w:ins w:id="8696" w:author="BHA Regulatory Affairs Unit" w:date="2026-07-29T16:06:00Z">
                <w:r>
                  <w:t>This may include services provided through coordination and referral, but must not exceed four (4) hours from the time the need is identified to when the service is completed;</w:t>
                </w:r>
              </w:ins>
            </w:sdtContent>
          </w:sdt>
        </w:p>
      </w:sdtContent>
    </w:sdt>
    <w:sdt>
      <w:sdtPr>
        <w:tag w:val="goog_rdk_8645"/>
        <w:id w:val="814050605"/>
      </w:sdtPr>
      <w:sdtContent>
        <w:p w14:paraId="00001195" w14:textId="77777777" w:rsidR="00CF3663" w:rsidRDefault="00000000">
          <w:pPr>
            <w:numPr>
              <w:ilvl w:val="3"/>
              <w:numId w:val="12"/>
            </w:numPr>
            <w:tabs>
              <w:tab w:val="left" w:pos="720"/>
              <w:tab w:val="left" w:pos="1440"/>
            </w:tabs>
            <w:spacing w:before="240"/>
            <w:rPr>
              <w:ins w:id="8697" w:author="BHA Regulatory Affairs Unit" w:date="2026-07-29T16:06:00Z"/>
            </w:rPr>
          </w:pPr>
          <w:sdt>
            <w:sdtPr>
              <w:tag w:val="goog_rdk_8644"/>
              <w:id w:val="-670693634"/>
            </w:sdtPr>
            <w:sdtContent>
              <w:ins w:id="8698" w:author="BHA Regulatory Affairs Unit" w:date="2026-07-29T16:06:00Z">
                <w:r>
                  <w:t>Timely coordination of services and communication with external MOUD providers, including OTPs, to ensure medication continuation and reduced risk of withdrawal; and</w:t>
                </w:r>
              </w:ins>
            </w:sdtContent>
          </w:sdt>
        </w:p>
      </w:sdtContent>
    </w:sdt>
    <w:sdt>
      <w:sdtPr>
        <w:tag w:val="goog_rdk_8647"/>
        <w:id w:val="368387717"/>
      </w:sdtPr>
      <w:sdtContent>
        <w:p w14:paraId="00001196" w14:textId="77777777" w:rsidR="00CF3663" w:rsidRDefault="00000000">
          <w:pPr>
            <w:numPr>
              <w:ilvl w:val="3"/>
              <w:numId w:val="12"/>
            </w:numPr>
            <w:tabs>
              <w:tab w:val="left" w:pos="720"/>
              <w:tab w:val="left" w:pos="1440"/>
            </w:tabs>
            <w:spacing w:before="240"/>
            <w:rPr>
              <w:ins w:id="8699" w:author="BHA Regulatory Affairs Unit" w:date="2026-07-29T16:06:00Z"/>
            </w:rPr>
          </w:pPr>
          <w:sdt>
            <w:sdtPr>
              <w:tag w:val="goog_rdk_8646"/>
              <w:id w:val="1493628131"/>
            </w:sdtPr>
            <w:sdtContent>
              <w:ins w:id="8700" w:author="BHA Regulatory Affairs Unit" w:date="2026-07-29T16:06:00Z">
                <w:r>
                  <w:t>Medical and medication treatment in accordance with Parts 11.8 and 11.16 of these Rules, and coordination with medical services.</w:t>
                </w:r>
              </w:ins>
            </w:sdtContent>
          </w:sdt>
        </w:p>
      </w:sdtContent>
    </w:sdt>
    <w:sdt>
      <w:sdtPr>
        <w:tag w:val="goog_rdk_8649"/>
        <w:id w:val="668599947"/>
      </w:sdtPr>
      <w:sdtContent>
        <w:p w14:paraId="00001197" w14:textId="77777777" w:rsidR="00CF3663" w:rsidRDefault="00000000">
          <w:pPr>
            <w:numPr>
              <w:ilvl w:val="2"/>
              <w:numId w:val="12"/>
            </w:numPr>
            <w:tabs>
              <w:tab w:val="left" w:pos="720"/>
              <w:tab w:val="left" w:pos="1440"/>
            </w:tabs>
            <w:spacing w:before="240"/>
            <w:rPr>
              <w:ins w:id="8701" w:author="BHA Regulatory Affairs Unit" w:date="2026-07-29T16:06:00Z"/>
            </w:rPr>
          </w:pPr>
          <w:sdt>
            <w:sdtPr>
              <w:tag w:val="goog_rdk_8648"/>
              <w:id w:val="-511740761"/>
            </w:sdtPr>
            <w:sdtContent>
              <w:ins w:id="8702" w:author="BHA Regulatory Affairs Unit" w:date="2026-07-29T16:06:00Z">
                <w:r>
                  <w:t>Group and individual counseling; and</w:t>
                </w:r>
              </w:ins>
            </w:sdtContent>
          </w:sdt>
        </w:p>
      </w:sdtContent>
    </w:sdt>
    <w:sdt>
      <w:sdtPr>
        <w:tag w:val="goog_rdk_8651"/>
        <w:id w:val="-443987670"/>
      </w:sdtPr>
      <w:sdtContent>
        <w:p w14:paraId="00001198" w14:textId="77777777" w:rsidR="00CF3663" w:rsidRDefault="00000000">
          <w:pPr>
            <w:numPr>
              <w:ilvl w:val="2"/>
              <w:numId w:val="12"/>
            </w:numPr>
            <w:tabs>
              <w:tab w:val="left" w:pos="720"/>
              <w:tab w:val="left" w:pos="1440"/>
            </w:tabs>
            <w:spacing w:before="240"/>
            <w:rPr>
              <w:ins w:id="8703" w:author="BHA Regulatory Affairs Unit" w:date="2026-07-29T16:06:00Z"/>
            </w:rPr>
          </w:pPr>
          <w:sdt>
            <w:sdtPr>
              <w:tag w:val="goog_rdk_8650"/>
              <w:id w:val="-1605927839"/>
            </w:sdtPr>
            <w:sdtContent>
              <w:ins w:id="8704" w:author="BHA Regulatory Affairs Unit" w:date="2026-07-29T16:06:00Z">
                <w:r>
                  <w:t>Peer and recovery support services.</w:t>
                </w:r>
              </w:ins>
            </w:sdtContent>
          </w:sdt>
        </w:p>
      </w:sdtContent>
    </w:sdt>
    <w:sdt>
      <w:sdtPr>
        <w:tag w:val="goog_rdk_8653"/>
        <w:id w:val="-1082750954"/>
      </w:sdtPr>
      <w:sdtContent>
        <w:p w14:paraId="00001199" w14:textId="77777777" w:rsidR="00CF3663" w:rsidRDefault="00000000">
          <w:pPr>
            <w:numPr>
              <w:ilvl w:val="0"/>
              <w:numId w:val="12"/>
            </w:numPr>
            <w:tabs>
              <w:tab w:val="left" w:pos="720"/>
              <w:tab w:val="left" w:pos="1440"/>
            </w:tabs>
            <w:spacing w:before="240"/>
            <w:rPr>
              <w:ins w:id="8705" w:author="BHA Regulatory Affairs Unit" w:date="2026-07-29T16:06:00Z"/>
            </w:rPr>
          </w:pPr>
          <w:sdt>
            <w:sdtPr>
              <w:tag w:val="goog_rdk_8652"/>
              <w:id w:val="1847244125"/>
            </w:sdtPr>
            <w:sdtContent>
              <w:ins w:id="8706" w:author="BHA Regulatory Affairs Unit" w:date="2026-07-29T16:06:00Z">
                <w:r>
                  <w:t>Support systems</w:t>
                </w:r>
              </w:ins>
            </w:sdtContent>
          </w:sdt>
        </w:p>
      </w:sdtContent>
    </w:sdt>
    <w:sdt>
      <w:sdtPr>
        <w:tag w:val="goog_rdk_8655"/>
        <w:id w:val="784388017"/>
      </w:sdtPr>
      <w:sdtContent>
        <w:p w14:paraId="0000119A" w14:textId="77777777" w:rsidR="00CF3663" w:rsidRDefault="00000000">
          <w:pPr>
            <w:numPr>
              <w:ilvl w:val="1"/>
              <w:numId w:val="12"/>
            </w:numPr>
            <w:tabs>
              <w:tab w:val="left" w:pos="720"/>
              <w:tab w:val="left" w:pos="1440"/>
            </w:tabs>
            <w:spacing w:before="240"/>
            <w:rPr>
              <w:ins w:id="8707" w:author="BHA Regulatory Affairs Unit" w:date="2026-07-29T16:06:00Z"/>
            </w:rPr>
          </w:pPr>
          <w:sdt>
            <w:sdtPr>
              <w:tag w:val="goog_rdk_8654"/>
              <w:id w:val="1640207367"/>
            </w:sdtPr>
            <w:sdtContent>
              <w:ins w:id="8708" w:author="BHA Regulatory Affairs Unit" w:date="2026-07-29T16:06:00Z">
                <w:r>
                  <w:t>In addition to the supports detailed in Part 6.1.2.E of this Chapter 6, Agencies providing CSU services must prioritize connections and collaboration with frequently interacting entities, including but not limited to:</w:t>
                </w:r>
              </w:ins>
            </w:sdtContent>
          </w:sdt>
        </w:p>
      </w:sdtContent>
    </w:sdt>
    <w:sdt>
      <w:sdtPr>
        <w:tag w:val="goog_rdk_8657"/>
        <w:id w:val="826788980"/>
      </w:sdtPr>
      <w:sdtContent>
        <w:p w14:paraId="0000119B" w14:textId="77777777" w:rsidR="00CF3663" w:rsidRDefault="00000000">
          <w:pPr>
            <w:numPr>
              <w:ilvl w:val="2"/>
              <w:numId w:val="12"/>
            </w:numPr>
            <w:tabs>
              <w:tab w:val="left" w:pos="720"/>
              <w:tab w:val="left" w:pos="1440"/>
            </w:tabs>
            <w:spacing w:before="240"/>
            <w:rPr>
              <w:ins w:id="8709" w:author="BHA Regulatory Affairs Unit" w:date="2026-07-29T16:06:00Z"/>
            </w:rPr>
          </w:pPr>
          <w:sdt>
            <w:sdtPr>
              <w:tag w:val="goog_rdk_8656"/>
              <w:id w:val="-796314950"/>
            </w:sdtPr>
            <w:sdtContent>
              <w:ins w:id="8710" w:author="BHA Regulatory Affairs Unit" w:date="2026-07-29T16:06:00Z">
                <w:r>
                  <w:t>Referring providers, such as MCR units, WICs, and emergency departments;</w:t>
                </w:r>
              </w:ins>
            </w:sdtContent>
          </w:sdt>
        </w:p>
      </w:sdtContent>
    </w:sdt>
    <w:sdt>
      <w:sdtPr>
        <w:tag w:val="goog_rdk_8659"/>
        <w:id w:val="-17129574"/>
      </w:sdtPr>
      <w:sdtContent>
        <w:p w14:paraId="0000119C" w14:textId="77777777" w:rsidR="00CF3663" w:rsidRDefault="00000000">
          <w:pPr>
            <w:numPr>
              <w:ilvl w:val="2"/>
              <w:numId w:val="12"/>
            </w:numPr>
            <w:tabs>
              <w:tab w:val="left" w:pos="720"/>
              <w:tab w:val="left" w:pos="1440"/>
            </w:tabs>
            <w:spacing w:before="240"/>
            <w:rPr>
              <w:ins w:id="8711" w:author="BHA Regulatory Affairs Unit" w:date="2026-07-29T16:06:00Z"/>
            </w:rPr>
          </w:pPr>
          <w:sdt>
            <w:sdtPr>
              <w:tag w:val="goog_rdk_8658"/>
              <w:id w:val="1424343634"/>
            </w:sdtPr>
            <w:sdtContent>
              <w:ins w:id="8712" w:author="BHA Regulatory Affairs Unit" w:date="2026-07-29T16:06:00Z">
                <w:r>
                  <w:t>Local hospitals, emergency departments, and/or physical health urgent care providers for individualized medical needs that may exceed the CSU’s ability to safely address on-site; and</w:t>
                </w:r>
              </w:ins>
            </w:sdtContent>
          </w:sdt>
        </w:p>
      </w:sdtContent>
    </w:sdt>
    <w:sdt>
      <w:sdtPr>
        <w:tag w:val="goog_rdk_8661"/>
        <w:id w:val="473059988"/>
      </w:sdtPr>
      <w:sdtContent>
        <w:p w14:paraId="0000119D" w14:textId="77777777" w:rsidR="00CF3663" w:rsidRDefault="00000000">
          <w:pPr>
            <w:numPr>
              <w:ilvl w:val="2"/>
              <w:numId w:val="12"/>
            </w:numPr>
            <w:tabs>
              <w:tab w:val="left" w:pos="720"/>
              <w:tab w:val="left" w:pos="1440"/>
            </w:tabs>
            <w:spacing w:before="240"/>
            <w:rPr>
              <w:ins w:id="8713" w:author="BHA Regulatory Affairs Unit" w:date="2026-07-29T16:06:00Z"/>
            </w:rPr>
          </w:pPr>
          <w:sdt>
            <w:sdtPr>
              <w:tag w:val="goog_rdk_8660"/>
              <w:id w:val="1019050824"/>
            </w:sdtPr>
            <w:sdtContent>
              <w:ins w:id="8714" w:author="BHA Regulatory Affairs Unit" w:date="2026-07-29T16:06:00Z">
                <w:r>
                  <w:t>External MOUD providers, including OTPs to ensure medication continuation and successful warm handoffs into the treatment continuum.</w:t>
                </w:r>
              </w:ins>
            </w:sdtContent>
          </w:sdt>
        </w:p>
      </w:sdtContent>
    </w:sdt>
    <w:sdt>
      <w:sdtPr>
        <w:tag w:val="goog_rdk_8663"/>
        <w:id w:val="1000398036"/>
      </w:sdtPr>
      <w:sdtContent>
        <w:p w14:paraId="0000119E" w14:textId="77777777" w:rsidR="00CF3663" w:rsidRDefault="00000000">
          <w:pPr>
            <w:numPr>
              <w:ilvl w:val="0"/>
              <w:numId w:val="12"/>
            </w:numPr>
            <w:tabs>
              <w:tab w:val="left" w:pos="720"/>
              <w:tab w:val="left" w:pos="1440"/>
            </w:tabs>
            <w:spacing w:before="240"/>
            <w:rPr>
              <w:ins w:id="8715" w:author="BHA Regulatory Affairs Unit" w:date="2026-07-29T16:06:00Z"/>
            </w:rPr>
          </w:pPr>
          <w:sdt>
            <w:sdtPr>
              <w:tag w:val="goog_rdk_8662"/>
              <w:id w:val="-789996906"/>
            </w:sdtPr>
            <w:sdtContent>
              <w:ins w:id="8716" w:author="BHA Regulatory Affairs Unit" w:date="2026-07-29T16:06:00Z">
                <w:r>
                  <w:t>Policies and procedures</w:t>
                </w:r>
              </w:ins>
            </w:sdtContent>
          </w:sdt>
        </w:p>
      </w:sdtContent>
    </w:sdt>
    <w:sdt>
      <w:sdtPr>
        <w:tag w:val="goog_rdk_8665"/>
        <w:id w:val="-14234603"/>
      </w:sdtPr>
      <w:sdtContent>
        <w:p w14:paraId="0000119F" w14:textId="77777777" w:rsidR="00CF3663" w:rsidRDefault="00000000">
          <w:pPr>
            <w:numPr>
              <w:ilvl w:val="1"/>
              <w:numId w:val="12"/>
            </w:numPr>
            <w:tabs>
              <w:tab w:val="left" w:pos="720"/>
              <w:tab w:val="left" w:pos="1440"/>
            </w:tabs>
            <w:spacing w:before="240"/>
            <w:rPr>
              <w:ins w:id="8717" w:author="BHA Regulatory Affairs Unit" w:date="2026-07-29T16:06:00Z"/>
            </w:rPr>
          </w:pPr>
          <w:sdt>
            <w:sdtPr>
              <w:tag w:val="goog_rdk_8664"/>
              <w:id w:val="-288160446"/>
            </w:sdtPr>
            <w:sdtContent>
              <w:ins w:id="8718" w:author="BHA Regulatory Affairs Unit" w:date="2026-07-29T16:06:00Z">
                <w:r>
                  <w:t>Agencies providing CSU services must develop, implement, and enforce policies and procedures to address service delivery expectations. These policies and procedures must include, but are not limited to:</w:t>
                </w:r>
              </w:ins>
            </w:sdtContent>
          </w:sdt>
        </w:p>
      </w:sdtContent>
    </w:sdt>
    <w:sdt>
      <w:sdtPr>
        <w:tag w:val="goog_rdk_8667"/>
        <w:id w:val="-1831082603"/>
      </w:sdtPr>
      <w:sdtContent>
        <w:p w14:paraId="000011A0" w14:textId="77777777" w:rsidR="00CF3663" w:rsidRDefault="00000000">
          <w:pPr>
            <w:numPr>
              <w:ilvl w:val="2"/>
              <w:numId w:val="12"/>
            </w:numPr>
            <w:tabs>
              <w:tab w:val="left" w:pos="720"/>
              <w:tab w:val="left" w:pos="1440"/>
            </w:tabs>
            <w:spacing w:before="240"/>
            <w:rPr>
              <w:ins w:id="8719" w:author="BHA Regulatory Affairs Unit" w:date="2026-07-29T16:06:00Z"/>
            </w:rPr>
          </w:pPr>
          <w:sdt>
            <w:sdtPr>
              <w:tag w:val="goog_rdk_8666"/>
              <w:id w:val="1851416961"/>
            </w:sdtPr>
            <w:sdtContent>
              <w:ins w:id="8720" w:author="BHA Regulatory Affairs Unit" w:date="2026-07-29T16:06:00Z">
                <w:r>
                  <w:t>Alignment with policy and procedure requirements detailed in Part 6.1.2.F of this Chapter 6;</w:t>
                </w:r>
              </w:ins>
            </w:sdtContent>
          </w:sdt>
        </w:p>
      </w:sdtContent>
    </w:sdt>
    <w:sdt>
      <w:sdtPr>
        <w:tag w:val="goog_rdk_8669"/>
        <w:id w:val="1130962811"/>
      </w:sdtPr>
      <w:sdtContent>
        <w:p w14:paraId="000011A1" w14:textId="77777777" w:rsidR="00CF3663" w:rsidRDefault="00000000">
          <w:pPr>
            <w:numPr>
              <w:ilvl w:val="2"/>
              <w:numId w:val="12"/>
            </w:numPr>
            <w:tabs>
              <w:tab w:val="left" w:pos="720"/>
              <w:tab w:val="left" w:pos="1440"/>
            </w:tabs>
            <w:spacing w:before="240"/>
            <w:rPr>
              <w:ins w:id="8721" w:author="BHA Regulatory Affairs Unit" w:date="2026-07-29T16:06:00Z"/>
            </w:rPr>
          </w:pPr>
          <w:sdt>
            <w:sdtPr>
              <w:tag w:val="goog_rdk_8668"/>
              <w:id w:val="1992661938"/>
            </w:sdtPr>
            <w:sdtContent>
              <w:ins w:id="8722" w:author="BHA Regulatory Affairs Unit" w:date="2026-07-29T16:06:00Z">
                <w:r>
                  <w:t>Alignment with policy and procedure requirements detailed in Chapter 7 of these Rules;</w:t>
                </w:r>
              </w:ins>
            </w:sdtContent>
          </w:sdt>
        </w:p>
      </w:sdtContent>
    </w:sdt>
    <w:sdt>
      <w:sdtPr>
        <w:tag w:val="goog_rdk_8671"/>
        <w:id w:val="-2073157790"/>
      </w:sdtPr>
      <w:sdtContent>
        <w:p w14:paraId="000011A2" w14:textId="77777777" w:rsidR="00CF3663" w:rsidRDefault="00000000">
          <w:pPr>
            <w:numPr>
              <w:ilvl w:val="2"/>
              <w:numId w:val="12"/>
            </w:numPr>
            <w:tabs>
              <w:tab w:val="left" w:pos="720"/>
              <w:tab w:val="left" w:pos="1440"/>
            </w:tabs>
            <w:spacing w:before="240"/>
            <w:rPr>
              <w:ins w:id="8723" w:author="BHA Regulatory Affairs Unit" w:date="2026-07-29T16:06:00Z"/>
            </w:rPr>
          </w:pPr>
          <w:sdt>
            <w:sdtPr>
              <w:tag w:val="goog_rdk_8670"/>
              <w:id w:val="-187835111"/>
            </w:sdtPr>
            <w:sdtContent>
              <w:ins w:id="8724" w:author="BHA Regulatory Affairs Unit" w:date="2026-07-29T16:06:00Z">
                <w:r>
                  <w:t>Alignment with policy and procedure requirements detailed in Chapter 8 of these Rules;</w:t>
                </w:r>
              </w:ins>
            </w:sdtContent>
          </w:sdt>
        </w:p>
      </w:sdtContent>
    </w:sdt>
    <w:sdt>
      <w:sdtPr>
        <w:tag w:val="goog_rdk_8673"/>
        <w:id w:val="468953766"/>
      </w:sdtPr>
      <w:sdtContent>
        <w:p w14:paraId="000011A3" w14:textId="77777777" w:rsidR="00CF3663" w:rsidRDefault="00000000">
          <w:pPr>
            <w:numPr>
              <w:ilvl w:val="2"/>
              <w:numId w:val="12"/>
            </w:numPr>
            <w:tabs>
              <w:tab w:val="left" w:pos="720"/>
              <w:tab w:val="left" w:pos="1440"/>
            </w:tabs>
            <w:spacing w:before="240"/>
            <w:rPr>
              <w:ins w:id="8725" w:author="BHA Regulatory Affairs Unit" w:date="2026-07-29T16:06:00Z"/>
            </w:rPr>
          </w:pPr>
          <w:sdt>
            <w:sdtPr>
              <w:tag w:val="goog_rdk_8672"/>
              <w:id w:val="1562217333"/>
            </w:sdtPr>
            <w:sdtContent>
              <w:ins w:id="8726" w:author="BHA Regulatory Affairs Unit" w:date="2026-07-29T16:06:00Z">
                <w:r>
                  <w:t>Alignment with policy and procedure requirements detailed in Chapter 11 of these Rules;</w:t>
                </w:r>
              </w:ins>
            </w:sdtContent>
          </w:sdt>
        </w:p>
      </w:sdtContent>
    </w:sdt>
    <w:sdt>
      <w:sdtPr>
        <w:tag w:val="goog_rdk_8675"/>
        <w:id w:val="859046382"/>
      </w:sdtPr>
      <w:sdtContent>
        <w:p w14:paraId="000011A4" w14:textId="77777777" w:rsidR="00CF3663" w:rsidRDefault="00000000">
          <w:pPr>
            <w:numPr>
              <w:ilvl w:val="2"/>
              <w:numId w:val="12"/>
            </w:numPr>
            <w:tabs>
              <w:tab w:val="left" w:pos="720"/>
              <w:tab w:val="left" w:pos="1440"/>
            </w:tabs>
            <w:spacing w:before="240"/>
            <w:rPr>
              <w:ins w:id="8727" w:author="BHA Regulatory Affairs Unit" w:date="2026-07-29T16:06:00Z"/>
            </w:rPr>
          </w:pPr>
          <w:sdt>
            <w:sdtPr>
              <w:tag w:val="goog_rdk_8674"/>
              <w:id w:val="-474481062"/>
            </w:sdtPr>
            <w:sdtContent>
              <w:ins w:id="8728" w:author="BHA Regulatory Affairs Unit" w:date="2026-07-29T16:06:00Z">
                <w:r>
                  <w:t>Intoxication and withdrawal management protocols, including medication initiation, continuation, medical monitoring, utilization of validated severity scales, pharmacological methods of support as well as non-pharmacological clinical support provided to an individual and their authorized family member(s), when applicable and appropriate;</w:t>
                </w:r>
              </w:ins>
            </w:sdtContent>
          </w:sdt>
        </w:p>
      </w:sdtContent>
    </w:sdt>
    <w:sdt>
      <w:sdtPr>
        <w:tag w:val="goog_rdk_8677"/>
        <w:id w:val="829870908"/>
      </w:sdtPr>
      <w:sdtContent>
        <w:p w14:paraId="000011A5" w14:textId="77777777" w:rsidR="00CF3663" w:rsidRDefault="00000000">
          <w:pPr>
            <w:numPr>
              <w:ilvl w:val="2"/>
              <w:numId w:val="12"/>
            </w:numPr>
            <w:tabs>
              <w:tab w:val="left" w:pos="720"/>
              <w:tab w:val="left" w:pos="1440"/>
            </w:tabs>
            <w:spacing w:before="240"/>
            <w:rPr>
              <w:ins w:id="8729" w:author="BHA Regulatory Affairs Unit" w:date="2026-07-29T16:06:00Z"/>
            </w:rPr>
          </w:pPr>
          <w:sdt>
            <w:sdtPr>
              <w:tag w:val="goog_rdk_8676"/>
              <w:id w:val="-714614681"/>
            </w:sdtPr>
            <w:sdtContent>
              <w:ins w:id="8730" w:author="BHA Regulatory Affairs Unit" w:date="2026-07-29T16:06:00Z">
                <w:r>
                  <w:t>Medical management of individual care, including conducting or arranging for laboratory and/or toxicology tests to be completed; and</w:t>
                </w:r>
              </w:ins>
            </w:sdtContent>
          </w:sdt>
        </w:p>
      </w:sdtContent>
    </w:sdt>
    <w:sdt>
      <w:sdtPr>
        <w:tag w:val="goog_rdk_8679"/>
        <w:id w:val="-1364718219"/>
      </w:sdtPr>
      <w:sdtContent>
        <w:p w14:paraId="000011A6" w14:textId="77777777" w:rsidR="00CF3663" w:rsidRDefault="00000000">
          <w:pPr>
            <w:numPr>
              <w:ilvl w:val="2"/>
              <w:numId w:val="12"/>
            </w:numPr>
            <w:tabs>
              <w:tab w:val="left" w:pos="720"/>
              <w:tab w:val="left" w:pos="1440"/>
            </w:tabs>
            <w:spacing w:before="240"/>
            <w:rPr>
              <w:ins w:id="8731" w:author="BHA Regulatory Affairs Unit" w:date="2026-07-29T16:06:00Z"/>
            </w:rPr>
          </w:pPr>
          <w:sdt>
            <w:sdtPr>
              <w:tag w:val="goog_rdk_8678"/>
              <w:id w:val="-1705749414"/>
            </w:sdtPr>
            <w:sdtContent>
              <w:ins w:id="8732" w:author="BHA Regulatory Affairs Unit" w:date="2026-07-29T16:06:00Z">
                <w:r>
                  <w:t>Prioritization and coordination of a successful transition for an individual into the behavioral health treatment continuum and other services that may be appropriate for the individual’s needs. This includes the utilization of an emergency department and inpatient services when an individual’s needs cannot be safely met at the CSU.</w:t>
                </w:r>
              </w:ins>
            </w:sdtContent>
          </w:sdt>
        </w:p>
      </w:sdtContent>
    </w:sdt>
    <w:sdt>
      <w:sdtPr>
        <w:tag w:val="goog_rdk_8681"/>
        <w:id w:val="607595827"/>
      </w:sdtPr>
      <w:sdtContent>
        <w:p w14:paraId="000011A7" w14:textId="77777777" w:rsidR="00CF3663" w:rsidRDefault="00000000">
          <w:pPr>
            <w:keepNext/>
            <w:spacing w:before="240" w:after="60"/>
            <w:ind w:firstLine="0"/>
            <w:rPr>
              <w:ins w:id="8733" w:author="BHA Regulatory Affairs Unit" w:date="2026-07-29T16:06:00Z"/>
              <w:b/>
              <w:bCs/>
            </w:rPr>
          </w:pPr>
          <w:sdt>
            <w:sdtPr>
              <w:tag w:val="goog_rdk_8680"/>
              <w:id w:val="-1452276488"/>
            </w:sdtPr>
            <w:sdtContent>
              <w:ins w:id="8734" w:author="BHA Regulatory Affairs Unit" w:date="2026-07-29T16:06:00Z">
                <w:r>
                  <w:rPr>
                    <w:b/>
                    <w:bCs/>
                  </w:rPr>
                  <w:t>6.4.3</w:t>
                </w:r>
                <w:r>
                  <w:rPr>
                    <w:b/>
                    <w:bCs/>
                  </w:rPr>
                  <w:tab/>
                  <w:t>Personnel (CSU)</w:t>
                </w:r>
              </w:ins>
            </w:sdtContent>
          </w:sdt>
        </w:p>
      </w:sdtContent>
    </w:sdt>
    <w:sdt>
      <w:sdtPr>
        <w:tag w:val="goog_rdk_8683"/>
        <w:id w:val="-1585801415"/>
      </w:sdtPr>
      <w:sdtContent>
        <w:p w14:paraId="000011A8" w14:textId="77777777" w:rsidR="00CF3663" w:rsidRDefault="00000000">
          <w:pPr>
            <w:numPr>
              <w:ilvl w:val="0"/>
              <w:numId w:val="27"/>
            </w:numPr>
            <w:tabs>
              <w:tab w:val="left" w:pos="720"/>
              <w:tab w:val="left" w:pos="1440"/>
            </w:tabs>
            <w:spacing w:before="240"/>
            <w:rPr>
              <w:ins w:id="8735" w:author="BHA Regulatory Affairs Unit" w:date="2026-07-29T16:06:00Z"/>
            </w:rPr>
          </w:pPr>
          <w:sdt>
            <w:sdtPr>
              <w:tag w:val="goog_rdk_8682"/>
              <w:id w:val="30305677"/>
            </w:sdtPr>
            <w:sdtContent>
              <w:ins w:id="8736" w:author="BHA Regulatory Affairs Unit" w:date="2026-07-29T16:06:00Z">
                <w:r>
                  <w:t>Level of care requirements</w:t>
                </w:r>
              </w:ins>
            </w:sdtContent>
          </w:sdt>
        </w:p>
      </w:sdtContent>
    </w:sdt>
    <w:sdt>
      <w:sdtPr>
        <w:tag w:val="goog_rdk_8685"/>
        <w:id w:val="658163247"/>
      </w:sdtPr>
      <w:sdtContent>
        <w:p w14:paraId="000011A9" w14:textId="77777777" w:rsidR="00CF3663" w:rsidRDefault="00000000">
          <w:pPr>
            <w:numPr>
              <w:ilvl w:val="1"/>
              <w:numId w:val="27"/>
            </w:numPr>
            <w:tabs>
              <w:tab w:val="left" w:pos="720"/>
              <w:tab w:val="left" w:pos="1440"/>
            </w:tabs>
            <w:spacing w:before="240"/>
            <w:rPr>
              <w:ins w:id="8737" w:author="BHA Regulatory Affairs Unit" w:date="2026-07-29T16:06:00Z"/>
            </w:rPr>
          </w:pPr>
          <w:sdt>
            <w:sdtPr>
              <w:tag w:val="goog_rdk_8684"/>
              <w:id w:val="-1208271924"/>
            </w:sdtPr>
            <w:sdtContent>
              <w:ins w:id="8738" w:author="BHA Regulatory Affairs Unit" w:date="2026-07-29T16:06:00Z">
                <w:r>
                  <w:t>Agencies providing CSU services must be staffed twenty-four (24) hours per day, seven (7) days per week, and three hundred and sixty-five (365) days per year.</w:t>
                </w:r>
              </w:ins>
            </w:sdtContent>
          </w:sdt>
        </w:p>
      </w:sdtContent>
    </w:sdt>
    <w:sdt>
      <w:sdtPr>
        <w:tag w:val="goog_rdk_8687"/>
        <w:id w:val="1426691808"/>
      </w:sdtPr>
      <w:sdtContent>
        <w:p w14:paraId="000011AA" w14:textId="77777777" w:rsidR="00CF3663" w:rsidRDefault="00000000">
          <w:pPr>
            <w:numPr>
              <w:ilvl w:val="2"/>
              <w:numId w:val="27"/>
            </w:numPr>
            <w:tabs>
              <w:tab w:val="left" w:pos="720"/>
              <w:tab w:val="left" w:pos="1440"/>
            </w:tabs>
            <w:spacing w:before="240"/>
            <w:rPr>
              <w:ins w:id="8739" w:author="BHA Regulatory Affairs Unit" w:date="2026-07-29T16:06:00Z"/>
            </w:rPr>
          </w:pPr>
          <w:sdt>
            <w:sdtPr>
              <w:tag w:val="goog_rdk_8686"/>
              <w:id w:val="1212848933"/>
            </w:sdtPr>
            <w:sdtContent>
              <w:ins w:id="8740" w:author="BHA Regulatory Affairs Unit" w:date="2026-07-29T16:06:00Z">
                <w:r>
                  <w:t>Agencies solely providing CSU services are not required to have crisis professional(s) and/or crisis professional licensee(s) on-site at all times.</w:t>
                </w:r>
              </w:ins>
            </w:sdtContent>
          </w:sdt>
        </w:p>
      </w:sdtContent>
    </w:sdt>
    <w:sdt>
      <w:sdtPr>
        <w:tag w:val="goog_rdk_8689"/>
        <w:id w:val="-1357880731"/>
      </w:sdtPr>
      <w:sdtContent>
        <w:p w14:paraId="000011AB" w14:textId="77777777" w:rsidR="00CF3663" w:rsidRDefault="00000000">
          <w:pPr>
            <w:numPr>
              <w:ilvl w:val="1"/>
              <w:numId w:val="27"/>
            </w:numPr>
            <w:tabs>
              <w:tab w:val="left" w:pos="720"/>
              <w:tab w:val="left" w:pos="1440"/>
            </w:tabs>
            <w:spacing w:before="240"/>
            <w:rPr>
              <w:ins w:id="8741" w:author="BHA Regulatory Affairs Unit" w:date="2026-07-29T16:06:00Z"/>
            </w:rPr>
          </w:pPr>
          <w:sdt>
            <w:sdtPr>
              <w:tag w:val="goog_rdk_8688"/>
              <w:id w:val="-612702830"/>
            </w:sdtPr>
            <w:sdtContent>
              <w:ins w:id="8742" w:author="BHA Regulatory Affairs Unit" w:date="2026-07-29T16:06:00Z">
                <w:r>
                  <w:t>Agencies providing CSU services must include at least the following positions in their personnel structure:</w:t>
                </w:r>
              </w:ins>
            </w:sdtContent>
          </w:sdt>
        </w:p>
      </w:sdtContent>
    </w:sdt>
    <w:sdt>
      <w:sdtPr>
        <w:tag w:val="goog_rdk_8691"/>
        <w:id w:val="1938613144"/>
      </w:sdtPr>
      <w:sdtContent>
        <w:p w14:paraId="000011AC" w14:textId="77777777" w:rsidR="00CF3663" w:rsidRDefault="00000000">
          <w:pPr>
            <w:numPr>
              <w:ilvl w:val="2"/>
              <w:numId w:val="27"/>
            </w:numPr>
            <w:tabs>
              <w:tab w:val="left" w:pos="720"/>
              <w:tab w:val="left" w:pos="1440"/>
            </w:tabs>
            <w:spacing w:before="240"/>
            <w:rPr>
              <w:ins w:id="8743" w:author="BHA Regulatory Affairs Unit" w:date="2026-07-29T16:06:00Z"/>
            </w:rPr>
          </w:pPr>
          <w:sdt>
            <w:sdtPr>
              <w:tag w:val="goog_rdk_8690"/>
              <w:id w:val="-1049314510"/>
            </w:sdtPr>
            <w:sdtContent>
              <w:ins w:id="8744" w:author="BHA Regulatory Affairs Unit" w:date="2026-07-29T16:06:00Z">
                <w:r>
                  <w:t>A Medical Director;</w:t>
                </w:r>
              </w:ins>
            </w:sdtContent>
          </w:sdt>
        </w:p>
      </w:sdtContent>
    </w:sdt>
    <w:sdt>
      <w:sdtPr>
        <w:tag w:val="goog_rdk_8693"/>
        <w:id w:val="-2109623186"/>
      </w:sdtPr>
      <w:sdtContent>
        <w:p w14:paraId="000011AD" w14:textId="77777777" w:rsidR="00CF3663" w:rsidRDefault="00000000">
          <w:pPr>
            <w:numPr>
              <w:ilvl w:val="2"/>
              <w:numId w:val="27"/>
            </w:numPr>
            <w:tabs>
              <w:tab w:val="left" w:pos="720"/>
              <w:tab w:val="left" w:pos="1440"/>
            </w:tabs>
            <w:spacing w:before="240"/>
            <w:rPr>
              <w:ins w:id="8745" w:author="BHA Regulatory Affairs Unit" w:date="2026-07-29T16:06:00Z"/>
            </w:rPr>
          </w:pPr>
          <w:sdt>
            <w:sdtPr>
              <w:tag w:val="goog_rdk_8692"/>
              <w:id w:val="1829696567"/>
            </w:sdtPr>
            <w:sdtContent>
              <w:ins w:id="8746" w:author="BHA Regulatory Affairs Unit" w:date="2026-07-29T16:06:00Z">
                <w:r>
                  <w:t>A Clinical Director; and</w:t>
                </w:r>
              </w:ins>
            </w:sdtContent>
          </w:sdt>
        </w:p>
      </w:sdtContent>
    </w:sdt>
    <w:sdt>
      <w:sdtPr>
        <w:tag w:val="goog_rdk_8695"/>
        <w:id w:val="39815979"/>
      </w:sdtPr>
      <w:sdtContent>
        <w:p w14:paraId="000011AE" w14:textId="77777777" w:rsidR="00CF3663" w:rsidRDefault="00000000">
          <w:pPr>
            <w:numPr>
              <w:ilvl w:val="2"/>
              <w:numId w:val="27"/>
            </w:numPr>
            <w:tabs>
              <w:tab w:val="left" w:pos="720"/>
              <w:tab w:val="left" w:pos="1440"/>
            </w:tabs>
            <w:spacing w:before="240"/>
            <w:rPr>
              <w:ins w:id="8747" w:author="BHA Regulatory Affairs Unit" w:date="2026-07-29T16:06:00Z"/>
            </w:rPr>
          </w:pPr>
          <w:sdt>
            <w:sdtPr>
              <w:tag w:val="goog_rdk_8694"/>
              <w:id w:val="470481811"/>
            </w:sdtPr>
            <w:sdtContent>
              <w:ins w:id="8748" w:author="BHA Regulatory Affairs Unit" w:date="2026-07-29T16:06:00Z">
                <w:r>
                  <w:t>Nurses or other appropriately licensed and credentialed medical personnel with the scope of practice for delivery of services at this level and in alignment with agency policies and procedures.</w:t>
                </w:r>
              </w:ins>
            </w:sdtContent>
          </w:sdt>
        </w:p>
      </w:sdtContent>
    </w:sdt>
    <w:sdt>
      <w:sdtPr>
        <w:tag w:val="goog_rdk_8697"/>
        <w:id w:val="-1770791634"/>
      </w:sdtPr>
      <w:sdtContent>
        <w:p w14:paraId="000011AF" w14:textId="77777777" w:rsidR="00CF3663" w:rsidRDefault="00000000">
          <w:pPr>
            <w:numPr>
              <w:ilvl w:val="1"/>
              <w:numId w:val="27"/>
            </w:numPr>
            <w:tabs>
              <w:tab w:val="left" w:pos="720"/>
              <w:tab w:val="left" w:pos="1440"/>
            </w:tabs>
            <w:spacing w:before="240"/>
            <w:rPr>
              <w:ins w:id="8749" w:author="BHA Regulatory Affairs Unit" w:date="2026-07-29T16:06:00Z"/>
            </w:rPr>
          </w:pPr>
          <w:sdt>
            <w:sdtPr>
              <w:tag w:val="goog_rdk_8696"/>
              <w:id w:val="-964790600"/>
            </w:sdtPr>
            <w:sdtContent>
              <w:ins w:id="8750" w:author="BHA Regulatory Affairs Unit" w:date="2026-07-29T16:06:00Z">
                <w:r>
                  <w:t>Agencies providing CSU services may elect to have one (1) or more Program Director(s) if these duties are not already met through the Clinical Director or improve the oversight of the crisis setting and services.</w:t>
                </w:r>
              </w:ins>
            </w:sdtContent>
          </w:sdt>
        </w:p>
      </w:sdtContent>
    </w:sdt>
    <w:sdt>
      <w:sdtPr>
        <w:tag w:val="goog_rdk_8699"/>
        <w:id w:val="2100243927"/>
      </w:sdtPr>
      <w:sdtContent>
        <w:p w14:paraId="000011B0" w14:textId="77777777" w:rsidR="00CF3663" w:rsidRDefault="00000000">
          <w:pPr>
            <w:numPr>
              <w:ilvl w:val="1"/>
              <w:numId w:val="27"/>
            </w:numPr>
            <w:tabs>
              <w:tab w:val="left" w:pos="720"/>
              <w:tab w:val="left" w:pos="1440"/>
            </w:tabs>
            <w:spacing w:before="240"/>
            <w:rPr>
              <w:ins w:id="8751" w:author="BHA Regulatory Affairs Unit" w:date="2026-07-29T16:06:00Z"/>
            </w:rPr>
          </w:pPr>
          <w:sdt>
            <w:sdtPr>
              <w:tag w:val="goog_rdk_8698"/>
              <w:id w:val="1907801728"/>
            </w:sdtPr>
            <w:sdtContent>
              <w:ins w:id="8752" w:author="BHA Regulatory Affairs Unit" w:date="2026-07-29T16:06:00Z">
                <w:r>
                  <w:t>Agencies providing CSU services must utilize an interdisciplinary team of professionals, including but not limited to, the treatment personnel detailed in Part 6.1.3.A.2 of this Chapter 6, and medically-focused personnel, such as advanced practice providers and nurses.</w:t>
                </w:r>
              </w:ins>
            </w:sdtContent>
          </w:sdt>
        </w:p>
      </w:sdtContent>
    </w:sdt>
    <w:sdt>
      <w:sdtPr>
        <w:tag w:val="goog_rdk_8701"/>
        <w:id w:val="-2087206661"/>
      </w:sdtPr>
      <w:sdtContent>
        <w:p w14:paraId="000011B1" w14:textId="77777777" w:rsidR="00CF3663" w:rsidRDefault="00000000">
          <w:pPr>
            <w:numPr>
              <w:ilvl w:val="1"/>
              <w:numId w:val="27"/>
            </w:numPr>
            <w:tabs>
              <w:tab w:val="left" w:pos="720"/>
              <w:tab w:val="left" w:pos="1440"/>
            </w:tabs>
            <w:spacing w:before="240"/>
            <w:rPr>
              <w:ins w:id="8753" w:author="BHA Regulatory Affairs Unit" w:date="2026-07-29T16:06:00Z"/>
            </w:rPr>
          </w:pPr>
          <w:sdt>
            <w:sdtPr>
              <w:tag w:val="goog_rdk_8700"/>
              <w:id w:val="-1765328434"/>
            </w:sdtPr>
            <w:sdtContent>
              <w:ins w:id="8754" w:author="BHA Regulatory Affairs Unit" w:date="2026-07-29T16:06:00Z">
                <w:r>
                  <w:t>Agencies providing CSU services shall ensure that personnel coverage is adequate to provide services to meet the needs of individuals served, in accordance with the service plan and the stabilization needs of individuals served.</w:t>
                </w:r>
              </w:ins>
            </w:sdtContent>
          </w:sdt>
        </w:p>
      </w:sdtContent>
    </w:sdt>
    <w:sdt>
      <w:sdtPr>
        <w:tag w:val="goog_rdk_8703"/>
        <w:id w:val="-2142859473"/>
      </w:sdtPr>
      <w:sdtContent>
        <w:p w14:paraId="000011B2" w14:textId="77777777" w:rsidR="00CF3663" w:rsidRDefault="00000000">
          <w:pPr>
            <w:numPr>
              <w:ilvl w:val="2"/>
              <w:numId w:val="27"/>
            </w:numPr>
            <w:tabs>
              <w:tab w:val="left" w:pos="720"/>
              <w:tab w:val="left" w:pos="1440"/>
            </w:tabs>
            <w:spacing w:before="240"/>
            <w:rPr>
              <w:ins w:id="8755" w:author="BHA Regulatory Affairs Unit" w:date="2026-07-29T16:06:00Z"/>
            </w:rPr>
          </w:pPr>
          <w:sdt>
            <w:sdtPr>
              <w:tag w:val="goog_rdk_8702"/>
              <w:id w:val="430836848"/>
            </w:sdtPr>
            <w:sdtContent>
              <w:ins w:id="8756" w:author="BHA Regulatory Affairs Unit" w:date="2026-07-29T16:06:00Z">
                <w:r>
                  <w:t>Personnel may work across parts of the CSU if a campus model is utilized. All parts of the CSU must maintain relevant minimum personnel requirements, at all times.</w:t>
                </w:r>
              </w:ins>
            </w:sdtContent>
          </w:sdt>
        </w:p>
      </w:sdtContent>
    </w:sdt>
    <w:sdt>
      <w:sdtPr>
        <w:tag w:val="goog_rdk_8705"/>
        <w:id w:val="-90833801"/>
      </w:sdtPr>
      <w:sdtContent>
        <w:p w14:paraId="000011B3" w14:textId="77777777" w:rsidR="00CF3663" w:rsidRDefault="00000000">
          <w:pPr>
            <w:numPr>
              <w:ilvl w:val="2"/>
              <w:numId w:val="27"/>
            </w:numPr>
            <w:tabs>
              <w:tab w:val="left" w:pos="720"/>
              <w:tab w:val="left" w:pos="1440"/>
            </w:tabs>
            <w:spacing w:before="240"/>
            <w:rPr>
              <w:ins w:id="8757" w:author="BHA Regulatory Affairs Unit" w:date="2026-07-29T16:06:00Z"/>
            </w:rPr>
          </w:pPr>
          <w:sdt>
            <w:sdtPr>
              <w:tag w:val="goog_rdk_8704"/>
              <w:id w:val="-791967859"/>
            </w:sdtPr>
            <w:sdtContent>
              <w:ins w:id="8758" w:author="BHA Regulatory Affairs Unit" w:date="2026-07-29T16:06:00Z">
                <w:r>
                  <w:t>At least one (1) personnel able to attend to medical needs and interact with medications as part of their medically-focused training and scope of practice must be on-site at a CSU, at all times.</w:t>
                </w:r>
              </w:ins>
            </w:sdtContent>
          </w:sdt>
        </w:p>
      </w:sdtContent>
    </w:sdt>
    <w:sdt>
      <w:sdtPr>
        <w:tag w:val="goog_rdk_8707"/>
        <w:id w:val="-304037418"/>
      </w:sdtPr>
      <w:sdtContent>
        <w:p w14:paraId="000011B4" w14:textId="77777777" w:rsidR="00CF3663" w:rsidRDefault="00000000">
          <w:pPr>
            <w:numPr>
              <w:ilvl w:val="2"/>
              <w:numId w:val="27"/>
            </w:numPr>
            <w:tabs>
              <w:tab w:val="left" w:pos="720"/>
              <w:tab w:val="left" w:pos="1440"/>
            </w:tabs>
            <w:spacing w:before="240"/>
            <w:rPr>
              <w:ins w:id="8759" w:author="BHA Regulatory Affairs Unit" w:date="2026-07-29T16:06:00Z"/>
            </w:rPr>
          </w:pPr>
          <w:sdt>
            <w:sdtPr>
              <w:tag w:val="goog_rdk_8706"/>
              <w:id w:val="-716422927"/>
            </w:sdtPr>
            <w:sdtContent>
              <w:ins w:id="8760" w:author="BHA Regulatory Affairs Unit" w:date="2026-07-29T16:06:00Z">
                <w:r>
                  <w:t>At least two (2) personnel responsible for managing the milieu must be on-site, at all times in a CSU, whenever one (1) or more individuals are present.</w:t>
                </w:r>
              </w:ins>
            </w:sdtContent>
          </w:sdt>
        </w:p>
      </w:sdtContent>
    </w:sdt>
    <w:sdt>
      <w:sdtPr>
        <w:tag w:val="goog_rdk_8709"/>
        <w:id w:val="1725466016"/>
      </w:sdtPr>
      <w:sdtContent>
        <w:p w14:paraId="000011B5" w14:textId="77777777" w:rsidR="00CF3663" w:rsidRDefault="00000000">
          <w:pPr>
            <w:numPr>
              <w:ilvl w:val="3"/>
              <w:numId w:val="27"/>
            </w:numPr>
            <w:tabs>
              <w:tab w:val="left" w:pos="720"/>
              <w:tab w:val="left" w:pos="1440"/>
            </w:tabs>
            <w:spacing w:before="240"/>
            <w:rPr>
              <w:ins w:id="8761" w:author="BHA Regulatory Affairs Unit" w:date="2026-07-29T16:06:00Z"/>
            </w:rPr>
          </w:pPr>
          <w:sdt>
            <w:sdtPr>
              <w:tag w:val="goog_rdk_8708"/>
              <w:id w:val="-1095283734"/>
            </w:sdtPr>
            <w:sdtContent>
              <w:ins w:id="8762" w:author="BHA Regulatory Affairs Unit" w:date="2026-07-29T16:06:00Z">
                <w:r>
                  <w:t>At least one (1) of these personnel must be qualified to interact with medications as a Qualified Medication Administration Person (QMAP) or other professional with medications in their scope of practice.</w:t>
                </w:r>
              </w:ins>
            </w:sdtContent>
          </w:sdt>
        </w:p>
      </w:sdtContent>
    </w:sdt>
    <w:sdt>
      <w:sdtPr>
        <w:tag w:val="goog_rdk_8711"/>
        <w:id w:val="1052156277"/>
      </w:sdtPr>
      <w:sdtContent>
        <w:p w14:paraId="000011B6" w14:textId="77777777" w:rsidR="00CF3663" w:rsidRDefault="00000000">
          <w:pPr>
            <w:numPr>
              <w:ilvl w:val="3"/>
              <w:numId w:val="27"/>
            </w:numPr>
            <w:tabs>
              <w:tab w:val="left" w:pos="720"/>
              <w:tab w:val="left" w:pos="1440"/>
            </w:tabs>
            <w:spacing w:before="240"/>
            <w:rPr>
              <w:ins w:id="8763" w:author="BHA Regulatory Affairs Unit" w:date="2026-07-29T16:06:00Z"/>
            </w:rPr>
          </w:pPr>
          <w:sdt>
            <w:sdtPr>
              <w:tag w:val="goog_rdk_8710"/>
              <w:id w:val="-766452097"/>
            </w:sdtPr>
            <w:sdtContent>
              <w:ins w:id="8764" w:author="BHA Regulatory Affairs Unit" w:date="2026-07-29T16:06:00Z">
                <w:r>
                  <w:t>Sufficient milieu coverage must be provided by trained personnel, as detailed in Part 6.1.3.A.3 of this Chapter 6.</w:t>
                </w:r>
              </w:ins>
            </w:sdtContent>
          </w:sdt>
        </w:p>
      </w:sdtContent>
    </w:sdt>
    <w:sdt>
      <w:sdtPr>
        <w:tag w:val="goog_rdk_8713"/>
        <w:id w:val="-1909045814"/>
      </w:sdtPr>
      <w:sdtContent>
        <w:p w14:paraId="000011B7" w14:textId="77777777" w:rsidR="00CF3663" w:rsidRDefault="00000000">
          <w:pPr>
            <w:numPr>
              <w:ilvl w:val="3"/>
              <w:numId w:val="27"/>
            </w:numPr>
            <w:tabs>
              <w:tab w:val="left" w:pos="720"/>
              <w:tab w:val="left" w:pos="1440"/>
            </w:tabs>
            <w:spacing w:before="240"/>
            <w:rPr>
              <w:ins w:id="8765" w:author="BHA Regulatory Affairs Unit" w:date="2026-07-29T16:06:00Z"/>
            </w:rPr>
          </w:pPr>
          <w:sdt>
            <w:sdtPr>
              <w:tag w:val="goog_rdk_8712"/>
              <w:id w:val="-281792421"/>
            </w:sdtPr>
            <w:sdtContent>
              <w:ins w:id="8766" w:author="BHA Regulatory Affairs Unit" w:date="2026-07-29T16:06:00Z">
                <w:r>
                  <w:t>The secured portion of the CSU must not exceed a ratio of one to six (1:6) personnel to individual ratio, at all times.</w:t>
                </w:r>
              </w:ins>
            </w:sdtContent>
          </w:sdt>
        </w:p>
      </w:sdtContent>
    </w:sdt>
    <w:sdt>
      <w:sdtPr>
        <w:tag w:val="goog_rdk_8715"/>
        <w:id w:val="-1291288869"/>
      </w:sdtPr>
      <w:sdtContent>
        <w:p w14:paraId="000011B8" w14:textId="77777777" w:rsidR="00CF3663" w:rsidRDefault="00000000">
          <w:pPr>
            <w:numPr>
              <w:ilvl w:val="2"/>
              <w:numId w:val="27"/>
            </w:numPr>
            <w:tabs>
              <w:tab w:val="left" w:pos="720"/>
              <w:tab w:val="left" w:pos="1440"/>
            </w:tabs>
            <w:spacing w:before="240"/>
            <w:rPr>
              <w:ins w:id="8767" w:author="BHA Regulatory Affairs Unit" w:date="2026-07-29T16:06:00Z"/>
            </w:rPr>
          </w:pPr>
          <w:sdt>
            <w:sdtPr>
              <w:tag w:val="goog_rdk_8714"/>
              <w:id w:val="-285232430"/>
            </w:sdtPr>
            <w:sdtContent>
              <w:ins w:id="8768" w:author="BHA Regulatory Affairs Unit" w:date="2026-07-29T16:06:00Z">
                <w:r>
                  <w:t>There must be sufficient personnel available to escort individuals through a CSU without disrupting staffing patterns and/or ratios.</w:t>
                </w:r>
              </w:ins>
            </w:sdtContent>
          </w:sdt>
        </w:p>
      </w:sdtContent>
    </w:sdt>
    <w:sdt>
      <w:sdtPr>
        <w:tag w:val="goog_rdk_8717"/>
        <w:id w:val="-917293499"/>
      </w:sdtPr>
      <w:sdtContent>
        <w:p w14:paraId="000011B9" w14:textId="77777777" w:rsidR="00CF3663" w:rsidRDefault="00000000">
          <w:pPr>
            <w:numPr>
              <w:ilvl w:val="0"/>
              <w:numId w:val="27"/>
            </w:numPr>
            <w:tabs>
              <w:tab w:val="left" w:pos="720"/>
              <w:tab w:val="left" w:pos="1440"/>
            </w:tabs>
            <w:spacing w:before="240"/>
            <w:rPr>
              <w:ins w:id="8769" w:author="BHA Regulatory Affairs Unit" w:date="2026-07-29T16:06:00Z"/>
            </w:rPr>
          </w:pPr>
          <w:sdt>
            <w:sdtPr>
              <w:tag w:val="goog_rdk_8716"/>
              <w:id w:val="1739487053"/>
            </w:sdtPr>
            <w:sdtContent>
              <w:ins w:id="8770" w:author="BHA Regulatory Affairs Unit" w:date="2026-07-29T16:06:00Z">
                <w:r>
                  <w:t>Supervisor consultation</w:t>
                </w:r>
              </w:ins>
            </w:sdtContent>
          </w:sdt>
        </w:p>
      </w:sdtContent>
    </w:sdt>
    <w:sdt>
      <w:sdtPr>
        <w:tag w:val="goog_rdk_8719"/>
        <w:id w:val="1166160249"/>
      </w:sdtPr>
      <w:sdtContent>
        <w:p w14:paraId="000011BA" w14:textId="77777777" w:rsidR="00CF3663" w:rsidRDefault="00000000">
          <w:pPr>
            <w:numPr>
              <w:ilvl w:val="1"/>
              <w:numId w:val="27"/>
            </w:numPr>
            <w:tabs>
              <w:tab w:val="left" w:pos="720"/>
              <w:tab w:val="left" w:pos="1440"/>
            </w:tabs>
            <w:spacing w:before="240"/>
            <w:rPr>
              <w:ins w:id="8771" w:author="BHA Regulatory Affairs Unit" w:date="2026-07-29T16:06:00Z"/>
            </w:rPr>
          </w:pPr>
          <w:sdt>
            <w:sdtPr>
              <w:tag w:val="goog_rdk_8718"/>
              <w:id w:val="-1422542139"/>
            </w:sdtPr>
            <w:sdtContent>
              <w:ins w:id="8772" w:author="BHA Regulatory Affairs Unit" w:date="2026-07-29T16:06:00Z">
                <w:r>
                  <w:t>Supervisor consultation must be available twenty-four hours per day, seven days per week (24/7).</w:t>
                </w:r>
              </w:ins>
            </w:sdtContent>
          </w:sdt>
        </w:p>
      </w:sdtContent>
    </w:sdt>
    <w:sdt>
      <w:sdtPr>
        <w:tag w:val="goog_rdk_8721"/>
        <w:id w:val="63033145"/>
      </w:sdtPr>
      <w:sdtContent>
        <w:p w14:paraId="000011BB" w14:textId="77777777" w:rsidR="00CF3663" w:rsidRDefault="00000000">
          <w:pPr>
            <w:numPr>
              <w:ilvl w:val="2"/>
              <w:numId w:val="27"/>
            </w:numPr>
            <w:tabs>
              <w:tab w:val="left" w:pos="720"/>
              <w:tab w:val="left" w:pos="1440"/>
            </w:tabs>
            <w:spacing w:before="240"/>
            <w:rPr>
              <w:ins w:id="8773" w:author="BHA Regulatory Affairs Unit" w:date="2026-07-29T16:06:00Z"/>
            </w:rPr>
          </w:pPr>
          <w:sdt>
            <w:sdtPr>
              <w:tag w:val="goog_rdk_8720"/>
              <w:id w:val="-1191009624"/>
            </w:sdtPr>
            <w:sdtContent>
              <w:ins w:id="8774" w:author="BHA Regulatory Affairs Unit" w:date="2026-07-29T16:06:00Z">
                <w:r>
                  <w:t>This consultation may be provided on-site, via telemedicine, or via telehealth, which includes availability by phone, when appropriate, to support individuals in care and personnel providing care.</w:t>
                </w:r>
              </w:ins>
            </w:sdtContent>
          </w:sdt>
        </w:p>
      </w:sdtContent>
    </w:sdt>
    <w:sdt>
      <w:sdtPr>
        <w:tag w:val="goog_rdk_8723"/>
        <w:id w:val="-1497369343"/>
      </w:sdtPr>
      <w:sdtContent>
        <w:p w14:paraId="000011BC" w14:textId="77777777" w:rsidR="00CF3663" w:rsidRDefault="00000000">
          <w:pPr>
            <w:numPr>
              <w:ilvl w:val="2"/>
              <w:numId w:val="27"/>
            </w:numPr>
            <w:tabs>
              <w:tab w:val="left" w:pos="720"/>
              <w:tab w:val="left" w:pos="1440"/>
            </w:tabs>
            <w:spacing w:before="240"/>
            <w:rPr>
              <w:ins w:id="8775" w:author="BHA Regulatory Affairs Unit" w:date="2026-07-29T16:06:00Z"/>
            </w:rPr>
          </w:pPr>
          <w:sdt>
            <w:sdtPr>
              <w:tag w:val="goog_rdk_8722"/>
              <w:id w:val="-1393921890"/>
            </w:sdtPr>
            <w:sdtContent>
              <w:ins w:id="8776" w:author="BHA Regulatory Affairs Unit" w:date="2026-07-29T16:06:00Z">
                <w:r>
                  <w:t>On-call and oversight needs include, but are not limited to:</w:t>
                </w:r>
              </w:ins>
            </w:sdtContent>
          </w:sdt>
        </w:p>
      </w:sdtContent>
    </w:sdt>
    <w:sdt>
      <w:sdtPr>
        <w:tag w:val="goog_rdk_8725"/>
        <w:id w:val="-1755787111"/>
      </w:sdtPr>
      <w:sdtContent>
        <w:p w14:paraId="000011BD" w14:textId="77777777" w:rsidR="00CF3663" w:rsidRDefault="00000000">
          <w:pPr>
            <w:numPr>
              <w:ilvl w:val="3"/>
              <w:numId w:val="27"/>
            </w:numPr>
            <w:tabs>
              <w:tab w:val="left" w:pos="720"/>
              <w:tab w:val="left" w:pos="1440"/>
            </w:tabs>
            <w:spacing w:before="240"/>
            <w:rPr>
              <w:ins w:id="8777" w:author="BHA Regulatory Affairs Unit" w:date="2026-07-29T16:06:00Z"/>
            </w:rPr>
          </w:pPr>
          <w:sdt>
            <w:sdtPr>
              <w:tag w:val="goog_rdk_8724"/>
              <w:id w:val="1043215020"/>
            </w:sdtPr>
            <w:sdtContent>
              <w:ins w:id="8778" w:author="BHA Regulatory Affairs Unit" w:date="2026-07-29T16:06:00Z">
                <w:r>
                  <w:t>Crisis and/or emergency situations;</w:t>
                </w:r>
              </w:ins>
            </w:sdtContent>
          </w:sdt>
        </w:p>
      </w:sdtContent>
    </w:sdt>
    <w:sdt>
      <w:sdtPr>
        <w:tag w:val="goog_rdk_8727"/>
        <w:id w:val="-1523661909"/>
      </w:sdtPr>
      <w:sdtContent>
        <w:p w14:paraId="000011BE" w14:textId="77777777" w:rsidR="00CF3663" w:rsidRDefault="00000000">
          <w:pPr>
            <w:numPr>
              <w:ilvl w:val="3"/>
              <w:numId w:val="27"/>
            </w:numPr>
            <w:tabs>
              <w:tab w:val="left" w:pos="720"/>
              <w:tab w:val="left" w:pos="1440"/>
            </w:tabs>
            <w:spacing w:before="240"/>
            <w:rPr>
              <w:ins w:id="8779" w:author="BHA Regulatory Affairs Unit" w:date="2026-07-29T16:06:00Z"/>
            </w:rPr>
          </w:pPr>
          <w:sdt>
            <w:sdtPr>
              <w:tag w:val="goog_rdk_8726"/>
              <w:id w:val="-792367268"/>
            </w:sdtPr>
            <w:sdtContent>
              <w:ins w:id="8780" w:author="BHA Regulatory Affairs Unit" w:date="2026-07-29T16:06:00Z">
                <w:r>
                  <w:t>Behavioral health consultation;</w:t>
                </w:r>
              </w:ins>
            </w:sdtContent>
          </w:sdt>
        </w:p>
      </w:sdtContent>
    </w:sdt>
    <w:sdt>
      <w:sdtPr>
        <w:tag w:val="goog_rdk_8729"/>
        <w:id w:val="-712853791"/>
      </w:sdtPr>
      <w:sdtContent>
        <w:p w14:paraId="000011BF" w14:textId="77777777" w:rsidR="00CF3663" w:rsidRDefault="00000000">
          <w:pPr>
            <w:numPr>
              <w:ilvl w:val="3"/>
              <w:numId w:val="27"/>
            </w:numPr>
            <w:tabs>
              <w:tab w:val="left" w:pos="720"/>
              <w:tab w:val="left" w:pos="1440"/>
            </w:tabs>
            <w:spacing w:before="240"/>
            <w:rPr>
              <w:ins w:id="8781" w:author="BHA Regulatory Affairs Unit" w:date="2026-07-29T16:06:00Z"/>
            </w:rPr>
          </w:pPr>
          <w:sdt>
            <w:sdtPr>
              <w:tag w:val="goog_rdk_8728"/>
              <w:id w:val="927730328"/>
            </w:sdtPr>
            <w:sdtContent>
              <w:ins w:id="8782" w:author="BHA Regulatory Affairs Unit" w:date="2026-07-29T16:06:00Z">
                <w:r>
                  <w:t>Medication errors;</w:t>
                </w:r>
              </w:ins>
            </w:sdtContent>
          </w:sdt>
        </w:p>
      </w:sdtContent>
    </w:sdt>
    <w:sdt>
      <w:sdtPr>
        <w:tag w:val="goog_rdk_8731"/>
        <w:id w:val="1673728718"/>
      </w:sdtPr>
      <w:sdtContent>
        <w:p w14:paraId="000011C0" w14:textId="77777777" w:rsidR="00CF3663" w:rsidRDefault="00000000">
          <w:pPr>
            <w:numPr>
              <w:ilvl w:val="3"/>
              <w:numId w:val="27"/>
            </w:numPr>
            <w:tabs>
              <w:tab w:val="left" w:pos="720"/>
              <w:tab w:val="left" w:pos="1440"/>
            </w:tabs>
            <w:spacing w:before="240"/>
            <w:rPr>
              <w:ins w:id="8783" w:author="BHA Regulatory Affairs Unit" w:date="2026-07-29T16:06:00Z"/>
            </w:rPr>
          </w:pPr>
          <w:sdt>
            <w:sdtPr>
              <w:tag w:val="goog_rdk_8730"/>
              <w:id w:val="1856805243"/>
            </w:sdtPr>
            <w:sdtContent>
              <w:ins w:id="8784" w:author="BHA Regulatory Affairs Unit" w:date="2026-07-29T16:06:00Z">
                <w:r>
                  <w:t>Medical consultation; and</w:t>
                </w:r>
              </w:ins>
            </w:sdtContent>
          </w:sdt>
        </w:p>
      </w:sdtContent>
    </w:sdt>
    <w:sdt>
      <w:sdtPr>
        <w:tag w:val="goog_rdk_8733"/>
        <w:id w:val="-2079695089"/>
      </w:sdtPr>
      <w:sdtContent>
        <w:p w14:paraId="000011C1" w14:textId="77777777" w:rsidR="00CF3663" w:rsidRDefault="00000000">
          <w:pPr>
            <w:numPr>
              <w:ilvl w:val="3"/>
              <w:numId w:val="27"/>
            </w:numPr>
            <w:tabs>
              <w:tab w:val="left" w:pos="720"/>
              <w:tab w:val="left" w:pos="1440"/>
            </w:tabs>
            <w:spacing w:before="240"/>
            <w:rPr>
              <w:ins w:id="8785" w:author="BHA Regulatory Affairs Unit" w:date="2026-07-29T16:06:00Z"/>
            </w:rPr>
          </w:pPr>
          <w:sdt>
            <w:sdtPr>
              <w:tag w:val="goog_rdk_8732"/>
              <w:id w:val="1920943313"/>
            </w:sdtPr>
            <w:sdtContent>
              <w:ins w:id="8786" w:author="BHA Regulatory Affairs Unit" w:date="2026-07-29T16:06:00Z">
                <w:r>
                  <w:t>Other related concerns, as necessary.</w:t>
                </w:r>
              </w:ins>
            </w:sdtContent>
          </w:sdt>
        </w:p>
      </w:sdtContent>
    </w:sdt>
    <w:sdt>
      <w:sdtPr>
        <w:tag w:val="goog_rdk_8735"/>
        <w:id w:val="-1194514599"/>
      </w:sdtPr>
      <w:sdtContent>
        <w:p w14:paraId="000011C2" w14:textId="77777777" w:rsidR="00CF3663" w:rsidRDefault="00000000">
          <w:pPr>
            <w:numPr>
              <w:ilvl w:val="1"/>
              <w:numId w:val="27"/>
            </w:numPr>
            <w:tabs>
              <w:tab w:val="left" w:pos="720"/>
              <w:tab w:val="left" w:pos="1440"/>
            </w:tabs>
            <w:spacing w:before="240"/>
            <w:rPr>
              <w:ins w:id="8787" w:author="BHA Regulatory Affairs Unit" w:date="2026-07-29T16:06:00Z"/>
            </w:rPr>
          </w:pPr>
          <w:sdt>
            <w:sdtPr>
              <w:tag w:val="goog_rdk_8734"/>
              <w:id w:val="-122213162"/>
            </w:sdtPr>
            <w:sdtContent>
              <w:ins w:id="8788" w:author="BHA Regulatory Affairs Unit" w:date="2026-07-29T16:06:00Z">
                <w:r>
                  <w:t>Consultation needs at this level of care may be medically and/or behavioral health-focused and are likely to include acute and time-sensitive needs at any time of the day or night. An agency’s Medical Director is responsible for ensuring sufficient supervisor consultation is available, as follows:</w:t>
                </w:r>
              </w:ins>
            </w:sdtContent>
          </w:sdt>
        </w:p>
      </w:sdtContent>
    </w:sdt>
    <w:sdt>
      <w:sdtPr>
        <w:tag w:val="goog_rdk_8737"/>
        <w:id w:val="491958105"/>
      </w:sdtPr>
      <w:sdtContent>
        <w:p w14:paraId="000011C3" w14:textId="77777777" w:rsidR="00CF3663" w:rsidRDefault="00000000">
          <w:pPr>
            <w:numPr>
              <w:ilvl w:val="2"/>
              <w:numId w:val="27"/>
            </w:numPr>
            <w:tabs>
              <w:tab w:val="left" w:pos="720"/>
              <w:tab w:val="left" w:pos="1440"/>
            </w:tabs>
            <w:spacing w:before="240"/>
            <w:rPr>
              <w:ins w:id="8789" w:author="BHA Regulatory Affairs Unit" w:date="2026-07-29T16:06:00Z"/>
            </w:rPr>
          </w:pPr>
          <w:sdt>
            <w:sdtPr>
              <w:tag w:val="goog_rdk_8736"/>
              <w:id w:val="1756725735"/>
            </w:sdtPr>
            <w:sdtContent>
              <w:ins w:id="8790" w:author="BHA Regulatory Affairs Unit" w:date="2026-07-29T16:06:00Z">
                <w:r>
                  <w:t>Medical consultation must be available and provided by the Medical Director, or other medical personnel as assigned by the Medical Director operating within their scope of practice.</w:t>
                </w:r>
              </w:ins>
            </w:sdtContent>
          </w:sdt>
        </w:p>
      </w:sdtContent>
    </w:sdt>
    <w:sdt>
      <w:sdtPr>
        <w:tag w:val="goog_rdk_8739"/>
        <w:id w:val="1061839502"/>
      </w:sdtPr>
      <w:sdtContent>
        <w:p w14:paraId="000011C4" w14:textId="77777777" w:rsidR="00CF3663" w:rsidRDefault="00000000">
          <w:pPr>
            <w:numPr>
              <w:ilvl w:val="3"/>
              <w:numId w:val="27"/>
            </w:numPr>
            <w:tabs>
              <w:tab w:val="left" w:pos="720"/>
              <w:tab w:val="left" w:pos="1440"/>
            </w:tabs>
            <w:spacing w:before="240"/>
            <w:rPr>
              <w:ins w:id="8791" w:author="BHA Regulatory Affairs Unit" w:date="2026-07-29T16:06:00Z"/>
            </w:rPr>
          </w:pPr>
          <w:sdt>
            <w:sdtPr>
              <w:tag w:val="goog_rdk_8738"/>
              <w:id w:val="117863112"/>
            </w:sdtPr>
            <w:sdtContent>
              <w:ins w:id="8792" w:author="BHA Regulatory Affairs Unit" w:date="2026-07-29T16:06:00Z">
                <w:r>
                  <w:t>This includes access to a medical professional who can prescribe controlled substances and other medications as needed, to support individuals in care with medication-involved needs, such as acute withdrawal.</w:t>
                </w:r>
              </w:ins>
            </w:sdtContent>
          </w:sdt>
        </w:p>
      </w:sdtContent>
    </w:sdt>
    <w:sdt>
      <w:sdtPr>
        <w:tag w:val="goog_rdk_8741"/>
        <w:id w:val="1983727999"/>
      </w:sdtPr>
      <w:sdtContent>
        <w:p w14:paraId="000011C5" w14:textId="77777777" w:rsidR="00CF3663" w:rsidRDefault="00000000">
          <w:pPr>
            <w:numPr>
              <w:ilvl w:val="2"/>
              <w:numId w:val="27"/>
            </w:numPr>
            <w:tabs>
              <w:tab w:val="left" w:pos="720"/>
              <w:tab w:val="left" w:pos="1440"/>
            </w:tabs>
            <w:spacing w:before="240"/>
            <w:rPr>
              <w:ins w:id="8793" w:author="BHA Regulatory Affairs Unit" w:date="2026-07-29T16:06:00Z"/>
            </w:rPr>
          </w:pPr>
          <w:sdt>
            <w:sdtPr>
              <w:tag w:val="goog_rdk_8740"/>
              <w:id w:val="-912522931"/>
            </w:sdtPr>
            <w:sdtContent>
              <w:ins w:id="8794" w:author="BHA Regulatory Affairs Unit" w:date="2026-07-29T16:06:00Z">
                <w:r>
                  <w:t>Behavioral health consultation must be available and provided by a behavioral health professional operating within their scope of practice, such as the Program Director, Clinical Director, a crisis professional licensee, licensee, or authorized practitioner.</w:t>
                </w:r>
              </w:ins>
            </w:sdtContent>
          </w:sdt>
        </w:p>
      </w:sdtContent>
    </w:sdt>
    <w:sdt>
      <w:sdtPr>
        <w:tag w:val="goog_rdk_8743"/>
        <w:id w:val="-1095287459"/>
      </w:sdtPr>
      <w:sdtContent>
        <w:p w14:paraId="000011C6" w14:textId="77777777" w:rsidR="00CF3663" w:rsidRDefault="00000000">
          <w:pPr>
            <w:numPr>
              <w:ilvl w:val="0"/>
              <w:numId w:val="27"/>
            </w:numPr>
            <w:tabs>
              <w:tab w:val="left" w:pos="720"/>
              <w:tab w:val="left" w:pos="1440"/>
            </w:tabs>
            <w:spacing w:before="240"/>
            <w:rPr>
              <w:ins w:id="8795" w:author="BHA Regulatory Affairs Unit" w:date="2026-07-29T16:06:00Z"/>
            </w:rPr>
          </w:pPr>
          <w:sdt>
            <w:sdtPr>
              <w:tag w:val="goog_rdk_8742"/>
              <w:id w:val="-2031815588"/>
            </w:sdtPr>
            <w:sdtContent>
              <w:ins w:id="8796" w:author="BHA Regulatory Affairs Unit" w:date="2026-07-29T16:06:00Z">
                <w:r>
                  <w:t>Training</w:t>
                </w:r>
              </w:ins>
            </w:sdtContent>
          </w:sdt>
        </w:p>
      </w:sdtContent>
    </w:sdt>
    <w:sdt>
      <w:sdtPr>
        <w:tag w:val="goog_rdk_8745"/>
        <w:id w:val="-1031366922"/>
      </w:sdtPr>
      <w:sdtContent>
        <w:p w14:paraId="000011C7" w14:textId="77777777" w:rsidR="00CF3663" w:rsidRDefault="00000000">
          <w:pPr>
            <w:numPr>
              <w:ilvl w:val="1"/>
              <w:numId w:val="27"/>
            </w:numPr>
            <w:tabs>
              <w:tab w:val="left" w:pos="720"/>
              <w:tab w:val="left" w:pos="1440"/>
            </w:tabs>
            <w:spacing w:before="240"/>
            <w:rPr>
              <w:ins w:id="8797" w:author="BHA Regulatory Affairs Unit" w:date="2026-07-29T16:06:00Z"/>
            </w:rPr>
          </w:pPr>
          <w:sdt>
            <w:sdtPr>
              <w:tag w:val="goog_rdk_8744"/>
              <w:id w:val="1627459513"/>
            </w:sdtPr>
            <w:sdtContent>
              <w:ins w:id="8798" w:author="BHA Regulatory Affairs Unit" w:date="2026-07-29T16:06:00Z">
                <w:r>
                  <w:t>Personnel providing CSU services must be trained in addressing and responding to individuals with physical disabilities, I/DD, TBI, SMI, SED, SUD, co-occurring disorders, and other cognitive or neurodiverse needs who are in crisis.</w:t>
                </w:r>
              </w:ins>
            </w:sdtContent>
          </w:sdt>
        </w:p>
      </w:sdtContent>
    </w:sdt>
    <w:sdt>
      <w:sdtPr>
        <w:tag w:val="goog_rdk_8747"/>
        <w:id w:val="-371861692"/>
      </w:sdtPr>
      <w:sdtContent>
        <w:p w14:paraId="000011C8" w14:textId="77777777" w:rsidR="00CF3663" w:rsidRDefault="00000000">
          <w:pPr>
            <w:numPr>
              <w:ilvl w:val="2"/>
              <w:numId w:val="27"/>
            </w:numPr>
            <w:tabs>
              <w:tab w:val="left" w:pos="720"/>
              <w:tab w:val="left" w:pos="1440"/>
            </w:tabs>
            <w:spacing w:before="240"/>
            <w:rPr>
              <w:ins w:id="8799" w:author="BHA Regulatory Affairs Unit" w:date="2026-07-29T16:06:00Z"/>
            </w:rPr>
          </w:pPr>
          <w:sdt>
            <w:sdtPr>
              <w:tag w:val="goog_rdk_8746"/>
              <w:id w:val="1434018086"/>
            </w:sdtPr>
            <w:sdtContent>
              <w:ins w:id="8800" w:author="BHA Regulatory Affairs Unit" w:date="2026-07-29T16:06:00Z">
                <w:r>
                  <w:t>Documentation of this training must be present in personnel files.</w:t>
                </w:r>
              </w:ins>
            </w:sdtContent>
          </w:sdt>
        </w:p>
      </w:sdtContent>
    </w:sdt>
    <w:sdt>
      <w:sdtPr>
        <w:tag w:val="goog_rdk_8749"/>
        <w:id w:val="1397470920"/>
      </w:sdtPr>
      <w:sdtContent>
        <w:p w14:paraId="000011C9" w14:textId="77777777" w:rsidR="00CF3663" w:rsidRDefault="00000000">
          <w:pPr>
            <w:keepNext/>
            <w:spacing w:before="240" w:after="60"/>
            <w:ind w:firstLine="0"/>
            <w:rPr>
              <w:ins w:id="8801" w:author="BHA Regulatory Affairs Unit" w:date="2026-07-29T16:06:00Z"/>
              <w:b/>
              <w:bCs/>
            </w:rPr>
          </w:pPr>
          <w:sdt>
            <w:sdtPr>
              <w:tag w:val="goog_rdk_8748"/>
              <w:id w:val="-1939500917"/>
            </w:sdtPr>
            <w:sdtContent>
              <w:ins w:id="8802" w:author="BHA Regulatory Affairs Unit" w:date="2026-07-29T16:06:00Z">
                <w:r>
                  <w:rPr>
                    <w:b/>
                    <w:bCs/>
                  </w:rPr>
                  <w:t>6.4.4</w:t>
                </w:r>
                <w:r>
                  <w:rPr>
                    <w:b/>
                    <w:bCs/>
                  </w:rPr>
                  <w:tab/>
                  <w:t>Documentation and Timeliness (CSU)</w:t>
                </w:r>
              </w:ins>
            </w:sdtContent>
          </w:sdt>
        </w:p>
      </w:sdtContent>
    </w:sdt>
    <w:sdt>
      <w:sdtPr>
        <w:tag w:val="goog_rdk_8751"/>
        <w:id w:val="1515801362"/>
      </w:sdtPr>
      <w:sdtContent>
        <w:p w14:paraId="000011CA" w14:textId="77777777" w:rsidR="00CF3663" w:rsidRDefault="00000000">
          <w:pPr>
            <w:numPr>
              <w:ilvl w:val="0"/>
              <w:numId w:val="21"/>
            </w:numPr>
            <w:tabs>
              <w:tab w:val="left" w:pos="720"/>
              <w:tab w:val="left" w:pos="1440"/>
            </w:tabs>
            <w:spacing w:before="240"/>
            <w:rPr>
              <w:ins w:id="8803" w:author="BHA Regulatory Affairs Unit" w:date="2026-07-29T16:06:00Z"/>
            </w:rPr>
          </w:pPr>
          <w:sdt>
            <w:sdtPr>
              <w:tag w:val="goog_rdk_8750"/>
              <w:id w:val="1888654654"/>
            </w:sdtPr>
            <w:sdtContent>
              <w:ins w:id="8804" w:author="BHA Regulatory Affairs Unit" w:date="2026-07-29T16:06:00Z">
                <w:r>
                  <w:t>Agencies providing CSU services must complete the following requirements, keeping documentation of timely completion in an individual’s record, as set forth in Part 1.17 of these Rules.</w:t>
                </w:r>
              </w:ins>
            </w:sdtContent>
          </w:sdt>
        </w:p>
      </w:sdtContent>
    </w:sdt>
    <w:sdt>
      <w:sdtPr>
        <w:tag w:val="goog_rdk_8753"/>
        <w:id w:val="-284614406"/>
      </w:sdtPr>
      <w:sdtContent>
        <w:p w14:paraId="000011CB" w14:textId="77777777" w:rsidR="00CF3663" w:rsidRDefault="00000000">
          <w:pPr>
            <w:numPr>
              <w:ilvl w:val="0"/>
              <w:numId w:val="21"/>
            </w:numPr>
            <w:tabs>
              <w:tab w:val="left" w:pos="720"/>
              <w:tab w:val="left" w:pos="1440"/>
            </w:tabs>
            <w:spacing w:before="240"/>
            <w:rPr>
              <w:ins w:id="8805" w:author="BHA Regulatory Affairs Unit" w:date="2026-07-29T16:06:00Z"/>
            </w:rPr>
          </w:pPr>
          <w:sdt>
            <w:sdtPr>
              <w:tag w:val="goog_rdk_8752"/>
              <w:id w:val="1912126163"/>
            </w:sdtPr>
            <w:sdtContent>
              <w:ins w:id="8806" w:author="BHA Regulatory Affairs Unit" w:date="2026-07-29T16:06:00Z">
                <w:r>
                  <w:t>Screening</w:t>
                </w:r>
              </w:ins>
            </w:sdtContent>
          </w:sdt>
        </w:p>
      </w:sdtContent>
    </w:sdt>
    <w:sdt>
      <w:sdtPr>
        <w:tag w:val="goog_rdk_8755"/>
        <w:id w:val="-1876022313"/>
      </w:sdtPr>
      <w:sdtContent>
        <w:p w14:paraId="000011CC" w14:textId="77777777" w:rsidR="00CF3663" w:rsidRDefault="00000000">
          <w:pPr>
            <w:numPr>
              <w:ilvl w:val="1"/>
              <w:numId w:val="21"/>
            </w:numPr>
            <w:tabs>
              <w:tab w:val="left" w:pos="720"/>
              <w:tab w:val="left" w:pos="1440"/>
            </w:tabs>
            <w:spacing w:before="240"/>
            <w:rPr>
              <w:ins w:id="8807" w:author="BHA Regulatory Affairs Unit" w:date="2026-07-29T16:06:00Z"/>
            </w:rPr>
          </w:pPr>
          <w:sdt>
            <w:sdtPr>
              <w:tag w:val="goog_rdk_8754"/>
              <w:id w:val="-388601508"/>
            </w:sdtPr>
            <w:sdtContent>
              <w:ins w:id="8808" w:author="BHA Regulatory Affairs Unit" w:date="2026-07-29T16:06:00Z">
                <w:r>
                  <w:t>Screenings will typically occur at an alternate location prior to referral and placement at a CSU. If any screenings are administered by an agency providing CSU services, they must follow the process detailed in Part 1.17.3 of these Rules.</w:t>
                </w:r>
              </w:ins>
            </w:sdtContent>
          </w:sdt>
        </w:p>
      </w:sdtContent>
    </w:sdt>
    <w:sdt>
      <w:sdtPr>
        <w:tag w:val="goog_rdk_8757"/>
        <w:id w:val="652672692"/>
      </w:sdtPr>
      <w:sdtContent>
        <w:p w14:paraId="000011CD" w14:textId="77777777" w:rsidR="00CF3663" w:rsidRDefault="00000000">
          <w:pPr>
            <w:numPr>
              <w:ilvl w:val="1"/>
              <w:numId w:val="21"/>
            </w:numPr>
            <w:tabs>
              <w:tab w:val="left" w:pos="720"/>
              <w:tab w:val="left" w:pos="1440"/>
            </w:tabs>
            <w:spacing w:before="240"/>
            <w:rPr>
              <w:ins w:id="8809" w:author="BHA Regulatory Affairs Unit" w:date="2026-07-29T16:06:00Z"/>
            </w:rPr>
          </w:pPr>
          <w:sdt>
            <w:sdtPr>
              <w:tag w:val="goog_rdk_8756"/>
              <w:id w:val="786057280"/>
            </w:sdtPr>
            <w:sdtContent>
              <w:ins w:id="8810" w:author="BHA Regulatory Affairs Unit" w:date="2026-07-29T16:06:00Z">
                <w:r>
                  <w:t>Agencies must complete all required demographic, intake, and consent paperwork, as detailed in Part 1.17.1 of these Rules.</w:t>
                </w:r>
              </w:ins>
            </w:sdtContent>
          </w:sdt>
        </w:p>
      </w:sdtContent>
    </w:sdt>
    <w:sdt>
      <w:sdtPr>
        <w:tag w:val="goog_rdk_8759"/>
        <w:id w:val="1970070135"/>
      </w:sdtPr>
      <w:sdtContent>
        <w:p w14:paraId="000011CE" w14:textId="77777777" w:rsidR="00CF3663" w:rsidRDefault="00000000">
          <w:pPr>
            <w:numPr>
              <w:ilvl w:val="2"/>
              <w:numId w:val="21"/>
            </w:numPr>
            <w:tabs>
              <w:tab w:val="left" w:pos="720"/>
              <w:tab w:val="left" w:pos="1440"/>
            </w:tabs>
            <w:spacing w:before="240"/>
            <w:rPr>
              <w:ins w:id="8811" w:author="BHA Regulatory Affairs Unit" w:date="2026-07-29T16:06:00Z"/>
            </w:rPr>
          </w:pPr>
          <w:sdt>
            <w:sdtPr>
              <w:tag w:val="goog_rdk_8758"/>
              <w:id w:val="1512913099"/>
            </w:sdtPr>
            <w:sdtContent>
              <w:ins w:id="8812" w:author="BHA Regulatory Affairs Unit" w:date="2026-07-29T16:06:00Z">
                <w:r>
                  <w:t>If an individual admits in an intoxicated state or is otherwise unable to effectively participate in this intake and consent review process, an agency must revisit this documentation as soon as the individual is able to effectively participate.</w:t>
                </w:r>
              </w:ins>
            </w:sdtContent>
          </w:sdt>
        </w:p>
      </w:sdtContent>
    </w:sdt>
    <w:sdt>
      <w:sdtPr>
        <w:tag w:val="goog_rdk_8761"/>
        <w:id w:val="2128253298"/>
      </w:sdtPr>
      <w:sdtContent>
        <w:p w14:paraId="000011CF" w14:textId="77777777" w:rsidR="00CF3663" w:rsidRDefault="00000000">
          <w:pPr>
            <w:numPr>
              <w:ilvl w:val="0"/>
              <w:numId w:val="21"/>
            </w:numPr>
            <w:tabs>
              <w:tab w:val="left" w:pos="720"/>
              <w:tab w:val="left" w:pos="1440"/>
            </w:tabs>
            <w:spacing w:before="240"/>
            <w:rPr>
              <w:ins w:id="8813" w:author="BHA Regulatory Affairs Unit" w:date="2026-07-29T16:06:00Z"/>
            </w:rPr>
          </w:pPr>
          <w:sdt>
            <w:sdtPr>
              <w:tag w:val="goog_rdk_8760"/>
              <w:id w:val="-376591409"/>
            </w:sdtPr>
            <w:sdtContent>
              <w:ins w:id="8814" w:author="BHA Regulatory Affairs Unit" w:date="2026-07-29T16:06:00Z">
                <w:r>
                  <w:t>Assessment</w:t>
                </w:r>
              </w:ins>
            </w:sdtContent>
          </w:sdt>
        </w:p>
      </w:sdtContent>
    </w:sdt>
    <w:sdt>
      <w:sdtPr>
        <w:tag w:val="goog_rdk_8763"/>
        <w:id w:val="102944193"/>
      </w:sdtPr>
      <w:sdtContent>
        <w:p w14:paraId="000011D0" w14:textId="77777777" w:rsidR="00CF3663" w:rsidRDefault="00000000">
          <w:pPr>
            <w:numPr>
              <w:ilvl w:val="1"/>
              <w:numId w:val="21"/>
            </w:numPr>
            <w:tabs>
              <w:tab w:val="left" w:pos="720"/>
              <w:tab w:val="left" w:pos="1440"/>
            </w:tabs>
            <w:spacing w:before="240"/>
            <w:rPr>
              <w:ins w:id="8815" w:author="BHA Regulatory Affairs Unit" w:date="2026-07-29T16:06:00Z"/>
            </w:rPr>
          </w:pPr>
          <w:sdt>
            <w:sdtPr>
              <w:tag w:val="goog_rdk_8762"/>
              <w:id w:val="1205881247"/>
            </w:sdtPr>
            <w:sdtContent>
              <w:ins w:id="8816" w:author="BHA Regulatory Affairs Unit" w:date="2026-07-29T16:06:00Z">
                <w:r>
                  <w:t>The comprehensive assessment detailed in Part 1.17.3 of these Rules, must be completed within twenty-four (24) hours of an individual’s admission to the CSU.</w:t>
                </w:r>
              </w:ins>
            </w:sdtContent>
          </w:sdt>
        </w:p>
      </w:sdtContent>
    </w:sdt>
    <w:sdt>
      <w:sdtPr>
        <w:tag w:val="goog_rdk_8765"/>
        <w:id w:val="-717084007"/>
      </w:sdtPr>
      <w:sdtContent>
        <w:p w14:paraId="000011D1" w14:textId="77777777" w:rsidR="00CF3663" w:rsidRDefault="00000000">
          <w:pPr>
            <w:numPr>
              <w:ilvl w:val="1"/>
              <w:numId w:val="21"/>
            </w:numPr>
            <w:tabs>
              <w:tab w:val="left" w:pos="720"/>
              <w:tab w:val="left" w:pos="1440"/>
            </w:tabs>
            <w:spacing w:before="240"/>
            <w:rPr>
              <w:ins w:id="8817" w:author="BHA Regulatory Affairs Unit" w:date="2026-07-29T16:06:00Z"/>
            </w:rPr>
          </w:pPr>
          <w:sdt>
            <w:sdtPr>
              <w:tag w:val="goog_rdk_8764"/>
              <w:id w:val="1396905793"/>
            </w:sdtPr>
            <w:sdtContent>
              <w:ins w:id="8818" w:author="BHA Regulatory Affairs Unit" w:date="2026-07-29T16:06:00Z">
                <w:r>
                  <w:t>Individuals must be assessed for continued appropriateness for treatment in the CSU setting at least every three (3) calendar days.</w:t>
                </w:r>
              </w:ins>
            </w:sdtContent>
          </w:sdt>
        </w:p>
      </w:sdtContent>
    </w:sdt>
    <w:sdt>
      <w:sdtPr>
        <w:tag w:val="goog_rdk_8767"/>
        <w:id w:val="-1286908412"/>
      </w:sdtPr>
      <w:sdtContent>
        <w:p w14:paraId="000011D2" w14:textId="77777777" w:rsidR="00CF3663" w:rsidRDefault="00000000">
          <w:pPr>
            <w:numPr>
              <w:ilvl w:val="2"/>
              <w:numId w:val="21"/>
            </w:numPr>
            <w:tabs>
              <w:tab w:val="left" w:pos="720"/>
              <w:tab w:val="left" w:pos="1440"/>
            </w:tabs>
            <w:spacing w:before="240"/>
            <w:rPr>
              <w:ins w:id="8819" w:author="BHA Regulatory Affairs Unit" w:date="2026-07-29T16:06:00Z"/>
            </w:rPr>
          </w:pPr>
          <w:sdt>
            <w:sdtPr>
              <w:tag w:val="goog_rdk_8766"/>
              <w:id w:val="-473333118"/>
            </w:sdtPr>
            <w:sdtContent>
              <w:ins w:id="8820" w:author="BHA Regulatory Affairs Unit" w:date="2026-07-29T16:06:00Z">
                <w:r>
                  <w:t>When an individual’s assessment indicates the individual should be transferred to a different setting, but placement in that setting is delayed due to lack of availability, agencies shall document this in the individual’s record. Reassessment must continue at least every three (3) calendar days until the individual is transferred to the appropriate level of care.</w:t>
                </w:r>
              </w:ins>
            </w:sdtContent>
          </w:sdt>
        </w:p>
      </w:sdtContent>
    </w:sdt>
    <w:sdt>
      <w:sdtPr>
        <w:tag w:val="goog_rdk_8769"/>
        <w:id w:val="-143948575"/>
      </w:sdtPr>
      <w:sdtContent>
        <w:p w14:paraId="000011D3" w14:textId="77777777" w:rsidR="00CF3663" w:rsidRDefault="00000000">
          <w:pPr>
            <w:numPr>
              <w:ilvl w:val="2"/>
              <w:numId w:val="21"/>
            </w:numPr>
            <w:tabs>
              <w:tab w:val="left" w:pos="720"/>
              <w:tab w:val="left" w:pos="1440"/>
            </w:tabs>
            <w:spacing w:before="240"/>
            <w:rPr>
              <w:ins w:id="8821" w:author="BHA Regulatory Affairs Unit" w:date="2026-07-29T16:06:00Z"/>
            </w:rPr>
          </w:pPr>
          <w:sdt>
            <w:sdtPr>
              <w:tag w:val="goog_rdk_8768"/>
              <w:id w:val="-1488888443"/>
            </w:sdtPr>
            <w:sdtContent>
              <w:ins w:id="8822" w:author="BHA Regulatory Affairs Unit" w:date="2026-07-29T16:06:00Z">
                <w:r>
                  <w:t>Assessments for continued stays in the CSU setting past seven (7) calendar days must include consideration regarding whether an individual would be more appropriately served, and should be transferred to, a different level of care.</w:t>
                </w:r>
              </w:ins>
            </w:sdtContent>
          </w:sdt>
        </w:p>
      </w:sdtContent>
    </w:sdt>
    <w:sdt>
      <w:sdtPr>
        <w:tag w:val="goog_rdk_8771"/>
        <w:id w:val="-1932894699"/>
      </w:sdtPr>
      <w:sdtContent>
        <w:p w14:paraId="000011D4" w14:textId="77777777" w:rsidR="00CF3663" w:rsidRDefault="00000000">
          <w:pPr>
            <w:numPr>
              <w:ilvl w:val="0"/>
              <w:numId w:val="21"/>
            </w:numPr>
            <w:tabs>
              <w:tab w:val="left" w:pos="720"/>
              <w:tab w:val="left" w:pos="1440"/>
            </w:tabs>
            <w:spacing w:before="240"/>
            <w:rPr>
              <w:ins w:id="8823" w:author="BHA Regulatory Affairs Unit" w:date="2026-07-29T16:06:00Z"/>
            </w:rPr>
          </w:pPr>
          <w:sdt>
            <w:sdtPr>
              <w:tag w:val="goog_rdk_8770"/>
              <w:id w:val="-2123948778"/>
            </w:sdtPr>
            <w:sdtContent>
              <w:ins w:id="8824" w:author="BHA Regulatory Affairs Unit" w:date="2026-07-29T16:06:00Z">
                <w:r>
                  <w:t>Service and safety plans</w:t>
                </w:r>
              </w:ins>
            </w:sdtContent>
          </w:sdt>
        </w:p>
      </w:sdtContent>
    </w:sdt>
    <w:sdt>
      <w:sdtPr>
        <w:tag w:val="goog_rdk_8773"/>
        <w:id w:val="1261078653"/>
      </w:sdtPr>
      <w:sdtContent>
        <w:p w14:paraId="000011D5" w14:textId="77777777" w:rsidR="00CF3663" w:rsidRDefault="00000000">
          <w:pPr>
            <w:numPr>
              <w:ilvl w:val="1"/>
              <w:numId w:val="21"/>
            </w:numPr>
            <w:tabs>
              <w:tab w:val="left" w:pos="720"/>
              <w:tab w:val="left" w:pos="1440"/>
            </w:tabs>
            <w:spacing w:before="240"/>
            <w:rPr>
              <w:ins w:id="8825" w:author="BHA Regulatory Affairs Unit" w:date="2026-07-29T16:06:00Z"/>
            </w:rPr>
          </w:pPr>
          <w:sdt>
            <w:sdtPr>
              <w:tag w:val="goog_rdk_8772"/>
              <w:id w:val="-1349649094"/>
            </w:sdtPr>
            <w:sdtContent>
              <w:ins w:id="8826" w:author="BHA Regulatory Affairs Unit" w:date="2026-07-29T16:06:00Z">
                <w:r>
                  <w:t>Service plans are required, as detailed in Part 1.17.4 of these Rules. Documentation must be retained in an individual’s record.</w:t>
                </w:r>
              </w:ins>
            </w:sdtContent>
          </w:sdt>
        </w:p>
      </w:sdtContent>
    </w:sdt>
    <w:sdt>
      <w:sdtPr>
        <w:tag w:val="goog_rdk_8775"/>
        <w:id w:val="1027456874"/>
      </w:sdtPr>
      <w:sdtContent>
        <w:p w14:paraId="000011D6" w14:textId="77777777" w:rsidR="00CF3663" w:rsidRDefault="00000000">
          <w:pPr>
            <w:numPr>
              <w:ilvl w:val="1"/>
              <w:numId w:val="21"/>
            </w:numPr>
            <w:tabs>
              <w:tab w:val="left" w:pos="720"/>
              <w:tab w:val="left" w:pos="1440"/>
            </w:tabs>
            <w:spacing w:before="240"/>
            <w:rPr>
              <w:ins w:id="8827" w:author="BHA Regulatory Affairs Unit" w:date="2026-07-29T16:06:00Z"/>
            </w:rPr>
          </w:pPr>
          <w:sdt>
            <w:sdtPr>
              <w:tag w:val="goog_rdk_8774"/>
              <w:id w:val="-387564705"/>
            </w:sdtPr>
            <w:sdtContent>
              <w:ins w:id="8828" w:author="BHA Regulatory Affairs Unit" w:date="2026-07-29T16:06:00Z">
                <w:r>
                  <w:t>Safety plans and the safety planning process are required, as detailed in Part 1.17.6 of these Rules, when clinically appropriate. Documentation must be retained in an individual’s record.</w:t>
                </w:r>
              </w:ins>
            </w:sdtContent>
          </w:sdt>
        </w:p>
      </w:sdtContent>
    </w:sdt>
    <w:sdt>
      <w:sdtPr>
        <w:tag w:val="goog_rdk_8777"/>
        <w:id w:val="-2037855766"/>
      </w:sdtPr>
      <w:sdtContent>
        <w:p w14:paraId="000011D7" w14:textId="77777777" w:rsidR="00CF3663" w:rsidRDefault="00000000">
          <w:pPr>
            <w:numPr>
              <w:ilvl w:val="0"/>
              <w:numId w:val="21"/>
            </w:numPr>
            <w:tabs>
              <w:tab w:val="left" w:pos="720"/>
              <w:tab w:val="left" w:pos="1440"/>
            </w:tabs>
            <w:spacing w:before="240"/>
            <w:rPr>
              <w:ins w:id="8829" w:author="BHA Regulatory Affairs Unit" w:date="2026-07-29T16:06:00Z"/>
            </w:rPr>
          </w:pPr>
          <w:sdt>
            <w:sdtPr>
              <w:tag w:val="goog_rdk_8776"/>
              <w:id w:val="422502062"/>
            </w:sdtPr>
            <w:sdtContent>
              <w:ins w:id="8830" w:author="BHA Regulatory Affairs Unit" w:date="2026-07-29T16:06:00Z">
                <w:r>
                  <w:t>Progress notes and referrals</w:t>
                </w:r>
              </w:ins>
            </w:sdtContent>
          </w:sdt>
        </w:p>
      </w:sdtContent>
    </w:sdt>
    <w:sdt>
      <w:sdtPr>
        <w:tag w:val="goog_rdk_8779"/>
        <w:id w:val="642497572"/>
      </w:sdtPr>
      <w:sdtContent>
        <w:p w14:paraId="000011D8" w14:textId="77777777" w:rsidR="00CF3663" w:rsidRDefault="00000000">
          <w:pPr>
            <w:numPr>
              <w:ilvl w:val="1"/>
              <w:numId w:val="21"/>
            </w:numPr>
            <w:tabs>
              <w:tab w:val="left" w:pos="720"/>
              <w:tab w:val="left" w:pos="1440"/>
            </w:tabs>
            <w:spacing w:before="240"/>
            <w:rPr>
              <w:ins w:id="8831" w:author="BHA Regulatory Affairs Unit" w:date="2026-07-29T16:06:00Z"/>
            </w:rPr>
          </w:pPr>
          <w:sdt>
            <w:sdtPr>
              <w:tag w:val="goog_rdk_8778"/>
              <w:id w:val="-2122083720"/>
            </w:sdtPr>
            <w:sdtContent>
              <w:ins w:id="8832" w:author="BHA Regulatory Affairs Unit" w:date="2026-07-29T16:06:00Z">
                <w:r>
                  <w:t>Discharge plans are required, as detailed in Part 1.17.2 of these Rules. Documentation must be retained in an individual’s record.</w:t>
                </w:r>
              </w:ins>
            </w:sdtContent>
          </w:sdt>
        </w:p>
      </w:sdtContent>
    </w:sdt>
    <w:sdt>
      <w:sdtPr>
        <w:tag w:val="goog_rdk_8781"/>
        <w:id w:val="2112113253"/>
      </w:sdtPr>
      <w:sdtContent>
        <w:p w14:paraId="000011D9" w14:textId="77777777" w:rsidR="00CF3663" w:rsidRDefault="00000000">
          <w:pPr>
            <w:numPr>
              <w:ilvl w:val="1"/>
              <w:numId w:val="21"/>
            </w:numPr>
            <w:tabs>
              <w:tab w:val="left" w:pos="720"/>
              <w:tab w:val="left" w:pos="1440"/>
            </w:tabs>
            <w:spacing w:before="240"/>
            <w:rPr>
              <w:ins w:id="8833" w:author="BHA Regulatory Affairs Unit" w:date="2026-07-29T16:06:00Z"/>
            </w:rPr>
          </w:pPr>
          <w:sdt>
            <w:sdtPr>
              <w:tag w:val="goog_rdk_8780"/>
              <w:id w:val="1431016507"/>
            </w:sdtPr>
            <w:sdtContent>
              <w:ins w:id="8834" w:author="BHA Regulatory Affairs Unit" w:date="2026-07-29T16:06:00Z">
                <w:r>
                  <w:t>Care coordination is required, as detailed in Part 1.17.5 of these Rules. With the proper releases in place, this includes warm handoffs to other treatment providers or resources determined to be appropriate for an individual. Documentation must be retained in an individual’s record.</w:t>
                </w:r>
              </w:ins>
            </w:sdtContent>
          </w:sdt>
        </w:p>
      </w:sdtContent>
    </w:sdt>
    <w:sdt>
      <w:sdtPr>
        <w:tag w:val="goog_rdk_8784"/>
        <w:id w:val="390734846"/>
      </w:sdtPr>
      <w:sdtContent>
        <w:p w14:paraId="000011DA" w14:textId="77777777" w:rsidR="00CF3663" w:rsidRDefault="00000000">
          <w:pPr>
            <w:keepNext/>
            <w:spacing w:before="240" w:after="60"/>
            <w:ind w:left="360" w:hanging="360"/>
            <w:rPr>
              <w:ins w:id="8835" w:author="BHA Regulatory Affairs Unit" w:date="2026-07-29T16:06:00Z"/>
              <w:b/>
              <w:bCs/>
            </w:rPr>
          </w:pPr>
          <w:sdt>
            <w:sdtPr>
              <w:tag w:val="goog_rdk_8782"/>
              <w:id w:val="-1606840252"/>
            </w:sdtPr>
            <w:sdtContent>
              <w:sdt>
                <w:sdtPr>
                  <w:tag w:val="goog_rdk_8783"/>
                  <w:id w:val="1822436109"/>
                </w:sdtPr>
                <w:sdtContent>
                  <w:commentRangeStart w:id="8836"/>
                </w:sdtContent>
              </w:sdt>
              <w:ins w:id="8837" w:author="BHA Regulatory Affairs Unit" w:date="2026-07-29T16:06:00Z">
                <w:r>
                  <w:rPr>
                    <w:b/>
                    <w:bCs/>
                  </w:rPr>
                  <w:t xml:space="preserve"> Behavioral Health Crisis Center (BHCC) Services</w:t>
                </w:r>
                <w:commentRangeEnd w:id="8836"/>
                <w:r>
                  <w:rPr>
                    <w:rStyle w:val="CommentReference"/>
                    <w:sz w:val="24"/>
                    <w:szCs w:val="24"/>
                  </w:rPr>
                  <w:commentReference w:id="8836"/>
                </w:r>
              </w:ins>
            </w:sdtContent>
          </w:sdt>
        </w:p>
      </w:sdtContent>
    </w:sdt>
    <w:sdt>
      <w:sdtPr>
        <w:tag w:val="goog_rdk_8786"/>
        <w:id w:val="1574416331"/>
      </w:sdtPr>
      <w:sdtContent>
        <w:p w14:paraId="000011DB" w14:textId="77777777" w:rsidR="00CF3663" w:rsidRDefault="00000000">
          <w:pPr>
            <w:keepNext/>
            <w:spacing w:before="240" w:after="60"/>
            <w:ind w:firstLine="0"/>
            <w:rPr>
              <w:ins w:id="8838" w:author="BHA Regulatory Affairs Unit" w:date="2026-07-29T16:06:00Z"/>
              <w:b/>
              <w:bCs/>
            </w:rPr>
          </w:pPr>
          <w:sdt>
            <w:sdtPr>
              <w:tag w:val="goog_rdk_8785"/>
              <w:id w:val="-1589313938"/>
            </w:sdtPr>
            <w:sdtContent>
              <w:ins w:id="8839" w:author="BHA Regulatory Affairs Unit" w:date="2026-07-29T16:06:00Z">
                <w:r>
                  <w:rPr>
                    <w:b/>
                    <w:bCs/>
                  </w:rPr>
                  <w:t>6.5.1</w:t>
                </w:r>
                <w:r>
                  <w:rPr>
                    <w:b/>
                    <w:bCs/>
                  </w:rPr>
                  <w:tab/>
                  <w:t>Applicability (BHCC)</w:t>
                </w:r>
              </w:ins>
            </w:sdtContent>
          </w:sdt>
        </w:p>
      </w:sdtContent>
    </w:sdt>
    <w:sdt>
      <w:sdtPr>
        <w:tag w:val="goog_rdk_8788"/>
        <w:id w:val="-284841055"/>
      </w:sdtPr>
      <w:sdtContent>
        <w:p w14:paraId="000011DC" w14:textId="77777777" w:rsidR="00CF3663" w:rsidRDefault="00000000">
          <w:pPr>
            <w:numPr>
              <w:ilvl w:val="0"/>
              <w:numId w:val="14"/>
            </w:numPr>
            <w:tabs>
              <w:tab w:val="left" w:pos="720"/>
              <w:tab w:val="left" w:pos="1440"/>
            </w:tabs>
            <w:spacing w:before="240"/>
            <w:rPr>
              <w:ins w:id="8840" w:author="BHA Regulatory Affairs Unit" w:date="2026-07-29T16:06:00Z"/>
            </w:rPr>
          </w:pPr>
          <w:sdt>
            <w:sdtPr>
              <w:tag w:val="goog_rdk_8787"/>
              <w:id w:val="138259993"/>
            </w:sdtPr>
            <w:sdtContent>
              <w:ins w:id="8841" w:author="BHA Regulatory Affairs Unit" w:date="2026-07-29T16:06:00Z">
                <w:r>
                  <w:t>This Part 6.5 of this Chapter 6 creates standards for agencies that provide Behavioral Health Crisis Center (BHCC) services. Agencies providing BHCC services must meet the standards in this Part 6.5 of this Chapter 6.</w:t>
                </w:r>
              </w:ins>
            </w:sdtContent>
          </w:sdt>
        </w:p>
      </w:sdtContent>
    </w:sdt>
    <w:sdt>
      <w:sdtPr>
        <w:tag w:val="goog_rdk_8790"/>
        <w:id w:val="143581045"/>
      </w:sdtPr>
      <w:sdtContent>
        <w:p w14:paraId="000011DD" w14:textId="77777777" w:rsidR="00CF3663" w:rsidRDefault="00000000">
          <w:pPr>
            <w:numPr>
              <w:ilvl w:val="1"/>
              <w:numId w:val="14"/>
            </w:numPr>
            <w:tabs>
              <w:tab w:val="left" w:pos="720"/>
              <w:tab w:val="left" w:pos="1440"/>
            </w:tabs>
            <w:spacing w:before="240"/>
            <w:rPr>
              <w:ins w:id="8842" w:author="BHA Regulatory Affairs Unit" w:date="2026-07-29T16:06:00Z"/>
            </w:rPr>
          </w:pPr>
          <w:sdt>
            <w:sdtPr>
              <w:tag w:val="goog_rdk_8789"/>
              <w:id w:val="717679511"/>
            </w:sdtPr>
            <w:sdtContent>
              <w:ins w:id="8843" w:author="BHA Regulatory Affairs Unit" w:date="2026-07-29T16:06:00Z">
                <w:r>
                  <w:t>The treatment type for agencies providing BHCC services must be co-occurring.</w:t>
                </w:r>
              </w:ins>
            </w:sdtContent>
          </w:sdt>
        </w:p>
      </w:sdtContent>
    </w:sdt>
    <w:sdt>
      <w:sdtPr>
        <w:tag w:val="goog_rdk_8792"/>
        <w:id w:val="-1851037489"/>
      </w:sdtPr>
      <w:sdtContent>
        <w:p w14:paraId="000011DE" w14:textId="77777777" w:rsidR="00CF3663" w:rsidRDefault="00000000">
          <w:pPr>
            <w:numPr>
              <w:ilvl w:val="0"/>
              <w:numId w:val="14"/>
            </w:numPr>
            <w:tabs>
              <w:tab w:val="left" w:pos="720"/>
              <w:tab w:val="left" w:pos="1440"/>
            </w:tabs>
            <w:spacing w:before="240"/>
            <w:rPr>
              <w:ins w:id="8844" w:author="BHA Regulatory Affairs Unit" w:date="2026-07-29T16:06:00Z"/>
              <w:color w:val="000000"/>
            </w:rPr>
          </w:pPr>
          <w:sdt>
            <w:sdtPr>
              <w:tag w:val="goog_rdk_8791"/>
              <w:id w:val="-477314986"/>
            </w:sdtPr>
            <w:sdtContent>
              <w:ins w:id="8845" w:author="BHA Regulatory Affairs Unit" w:date="2026-07-29T16:06:00Z">
                <w:r>
                  <w:rPr>
                    <w:color w:val="000000"/>
                  </w:rPr>
                  <w:t>Agencies providing BHCC services must hold co-located crisis sub-endorsements to ensure no barrier access to crisis care. Agencies must hold the following credential(s), and/or affiliation(s):</w:t>
                </w:r>
              </w:ins>
            </w:sdtContent>
          </w:sdt>
        </w:p>
      </w:sdtContent>
    </w:sdt>
    <w:sdt>
      <w:sdtPr>
        <w:tag w:val="goog_rdk_8794"/>
        <w:id w:val="1459301138"/>
      </w:sdtPr>
      <w:sdtContent>
        <w:p w14:paraId="000011DF" w14:textId="77777777" w:rsidR="00CF3663" w:rsidRDefault="00000000">
          <w:pPr>
            <w:numPr>
              <w:ilvl w:val="1"/>
              <w:numId w:val="14"/>
            </w:numPr>
            <w:tabs>
              <w:tab w:val="left" w:pos="720"/>
              <w:tab w:val="left" w:pos="1440"/>
            </w:tabs>
            <w:spacing w:before="240"/>
            <w:rPr>
              <w:ins w:id="8846" w:author="BHA Regulatory Affairs Unit" w:date="2026-07-29T16:06:00Z"/>
              <w:color w:val="000000"/>
            </w:rPr>
          </w:pPr>
          <w:sdt>
            <w:sdtPr>
              <w:tag w:val="goog_rdk_8793"/>
              <w:id w:val="1234997032"/>
            </w:sdtPr>
            <w:sdtContent>
              <w:ins w:id="8847" w:author="BHA Regulatory Affairs Unit" w:date="2026-07-29T16:06:00Z">
                <w:r>
                  <w:rPr>
                    <w:color w:val="000000"/>
                  </w:rPr>
                  <w:t>A Behavioral Health Entity (BHE) license, pursuant to Chapter 3 of these Rules, including:</w:t>
                </w:r>
              </w:ins>
            </w:sdtContent>
          </w:sdt>
        </w:p>
      </w:sdtContent>
    </w:sdt>
    <w:sdt>
      <w:sdtPr>
        <w:tag w:val="goog_rdk_8796"/>
        <w:id w:val="-1343950774"/>
      </w:sdtPr>
      <w:sdtContent>
        <w:p w14:paraId="000011E0" w14:textId="77777777" w:rsidR="00CF3663" w:rsidRDefault="00000000">
          <w:pPr>
            <w:numPr>
              <w:ilvl w:val="2"/>
              <w:numId w:val="14"/>
            </w:numPr>
            <w:tabs>
              <w:tab w:val="left" w:pos="720"/>
              <w:tab w:val="left" w:pos="1440"/>
            </w:tabs>
            <w:spacing w:before="240"/>
            <w:rPr>
              <w:ins w:id="8848" w:author="BHA Regulatory Affairs Unit" w:date="2026-07-29T16:06:00Z"/>
              <w:color w:val="000000"/>
            </w:rPr>
          </w:pPr>
          <w:sdt>
            <w:sdtPr>
              <w:tag w:val="goog_rdk_8795"/>
              <w:id w:val="-222164875"/>
            </w:sdtPr>
            <w:sdtContent>
              <w:ins w:id="8849" w:author="BHA Regulatory Affairs Unit" w:date="2026-07-29T16:06:00Z">
                <w:r>
                  <w:rPr>
                    <w:color w:val="000000"/>
                  </w:rPr>
                  <w:t>A Walk-In Crisis (WIC) sub-endorsement, pursuant to Part 6.3 of this Chapter 6;</w:t>
                </w:r>
              </w:ins>
            </w:sdtContent>
          </w:sdt>
        </w:p>
      </w:sdtContent>
    </w:sdt>
    <w:sdt>
      <w:sdtPr>
        <w:tag w:val="goog_rdk_8798"/>
        <w:id w:val="-402975328"/>
      </w:sdtPr>
      <w:sdtContent>
        <w:p w14:paraId="000011E1" w14:textId="77777777" w:rsidR="00CF3663" w:rsidRDefault="00000000">
          <w:pPr>
            <w:numPr>
              <w:ilvl w:val="2"/>
              <w:numId w:val="14"/>
            </w:numPr>
            <w:tabs>
              <w:tab w:val="left" w:pos="720"/>
              <w:tab w:val="left" w:pos="1440"/>
            </w:tabs>
            <w:spacing w:before="240"/>
            <w:rPr>
              <w:ins w:id="8850" w:author="BHA Regulatory Affairs Unit" w:date="2026-07-29T16:06:00Z"/>
              <w:color w:val="000000"/>
            </w:rPr>
          </w:pPr>
          <w:sdt>
            <w:sdtPr>
              <w:tag w:val="goog_rdk_8797"/>
              <w:id w:val="-283676919"/>
            </w:sdtPr>
            <w:sdtContent>
              <w:ins w:id="8851" w:author="BHA Regulatory Affairs Unit" w:date="2026-07-29T16:06:00Z">
                <w:r>
                  <w:rPr>
                    <w:color w:val="000000"/>
                  </w:rPr>
                  <w:t>A Crisis Stabilization Unit (CSU) sub-endorsement, pursuant to Part 6.4 of this Chapter 6;</w:t>
                </w:r>
              </w:ins>
            </w:sdtContent>
          </w:sdt>
        </w:p>
      </w:sdtContent>
    </w:sdt>
    <w:sdt>
      <w:sdtPr>
        <w:tag w:val="goog_rdk_8800"/>
        <w:id w:val="486318613"/>
      </w:sdtPr>
      <w:sdtContent>
        <w:p w14:paraId="000011E2" w14:textId="77777777" w:rsidR="00CF3663" w:rsidRDefault="00000000">
          <w:pPr>
            <w:numPr>
              <w:ilvl w:val="2"/>
              <w:numId w:val="14"/>
            </w:numPr>
            <w:tabs>
              <w:tab w:val="left" w:pos="720"/>
              <w:tab w:val="left" w:pos="1440"/>
            </w:tabs>
            <w:spacing w:before="240"/>
            <w:rPr>
              <w:ins w:id="8852" w:author="BHA Regulatory Affairs Unit" w:date="2026-07-29T16:06:00Z"/>
            </w:rPr>
          </w:pPr>
          <w:sdt>
            <w:sdtPr>
              <w:tag w:val="goog_rdk_8799"/>
              <w:id w:val="9388268"/>
            </w:sdtPr>
            <w:sdtContent>
              <w:ins w:id="8853" w:author="BHA Regulatory Affairs Unit" w:date="2026-07-29T16:06:00Z">
                <w:r>
                  <w:t>An Emergency Commitment (EC) for Substance Use endorsement, pursuant to Chapter 7 of these Rules;</w:t>
                </w:r>
              </w:ins>
            </w:sdtContent>
          </w:sdt>
        </w:p>
      </w:sdtContent>
    </w:sdt>
    <w:sdt>
      <w:sdtPr>
        <w:tag w:val="goog_rdk_8802"/>
        <w:id w:val="-1317450805"/>
      </w:sdtPr>
      <w:sdtContent>
        <w:p w14:paraId="000011E3" w14:textId="77777777" w:rsidR="00CF3663" w:rsidRDefault="00000000">
          <w:pPr>
            <w:numPr>
              <w:ilvl w:val="2"/>
              <w:numId w:val="14"/>
            </w:numPr>
            <w:tabs>
              <w:tab w:val="left" w:pos="720"/>
              <w:tab w:val="left" w:pos="1440"/>
            </w:tabs>
            <w:spacing w:before="240"/>
            <w:rPr>
              <w:ins w:id="8854" w:author="BHA Regulatory Affairs Unit" w:date="2026-07-29T16:06:00Z"/>
            </w:rPr>
          </w:pPr>
          <w:sdt>
            <w:sdtPr>
              <w:tag w:val="goog_rdk_8801"/>
              <w:id w:val="1850188040"/>
            </w:sdtPr>
            <w:sdtContent>
              <w:ins w:id="8855" w:author="BHA Regulatory Affairs Unit" w:date="2026-07-29T16:06:00Z">
                <w:r>
                  <w:t>An Involuntary Commitment (IC) for Substance Use Disorders endorsement, pursuant to Chapter 7 of these Rules; and</w:t>
                </w:r>
              </w:ins>
            </w:sdtContent>
          </w:sdt>
        </w:p>
      </w:sdtContent>
    </w:sdt>
    <w:sdt>
      <w:sdtPr>
        <w:tag w:val="goog_rdk_8804"/>
        <w:id w:val="-186931610"/>
      </w:sdtPr>
      <w:sdtContent>
        <w:p w14:paraId="000011E4" w14:textId="77777777" w:rsidR="00CF3663" w:rsidRDefault="00000000">
          <w:pPr>
            <w:numPr>
              <w:ilvl w:val="2"/>
              <w:numId w:val="14"/>
            </w:numPr>
            <w:tabs>
              <w:tab w:val="left" w:pos="720"/>
              <w:tab w:val="left" w:pos="1440"/>
            </w:tabs>
            <w:spacing w:before="240"/>
            <w:rPr>
              <w:ins w:id="8856" w:author="BHA Regulatory Affairs Unit" w:date="2026-07-29T16:06:00Z"/>
            </w:rPr>
          </w:pPr>
          <w:sdt>
            <w:sdtPr>
              <w:tag w:val="goog_rdk_8803"/>
              <w:id w:val="2086241864"/>
            </w:sdtPr>
            <w:sdtContent>
              <w:ins w:id="8857" w:author="BHA Regulatory Affairs Unit" w:date="2026-07-29T16:06:00Z">
                <w:r>
                  <w:t>A Children and Families endorsement, pursuant to Chapter 8 of these Rules.</w:t>
                </w:r>
              </w:ins>
            </w:sdtContent>
          </w:sdt>
        </w:p>
      </w:sdtContent>
    </w:sdt>
    <w:sdt>
      <w:sdtPr>
        <w:tag w:val="goog_rdk_8806"/>
        <w:id w:val="-756179884"/>
      </w:sdtPr>
      <w:sdtContent>
        <w:p w14:paraId="000011E5" w14:textId="77777777" w:rsidR="00CF3663" w:rsidRDefault="00000000">
          <w:pPr>
            <w:numPr>
              <w:ilvl w:val="1"/>
              <w:numId w:val="14"/>
            </w:numPr>
            <w:tabs>
              <w:tab w:val="left" w:pos="720"/>
              <w:tab w:val="left" w:pos="1440"/>
            </w:tabs>
            <w:spacing w:before="240"/>
            <w:rPr>
              <w:ins w:id="8858" w:author="BHA Regulatory Affairs Unit" w:date="2026-07-29T16:06:00Z"/>
              <w:color w:val="000000"/>
            </w:rPr>
          </w:pPr>
          <w:sdt>
            <w:sdtPr>
              <w:tag w:val="goog_rdk_8805"/>
              <w:id w:val="-1786476249"/>
            </w:sdtPr>
            <w:sdtContent>
              <w:ins w:id="8859" w:author="BHA Regulatory Affairs Unit" w:date="2026-07-29T16:06:00Z">
                <w:r>
                  <w:rPr>
                    <w:color w:val="000000"/>
                  </w:rPr>
                  <w:t>A 27-65 designation, pursuant to Chapter 11 of these Rules; and</w:t>
                </w:r>
              </w:ins>
            </w:sdtContent>
          </w:sdt>
        </w:p>
      </w:sdtContent>
    </w:sdt>
    <w:sdt>
      <w:sdtPr>
        <w:tag w:val="goog_rdk_8808"/>
        <w:id w:val="375324189"/>
      </w:sdtPr>
      <w:sdtContent>
        <w:p w14:paraId="000011E6" w14:textId="77777777" w:rsidR="00CF3663" w:rsidRDefault="00000000">
          <w:pPr>
            <w:numPr>
              <w:ilvl w:val="1"/>
              <w:numId w:val="14"/>
            </w:numPr>
            <w:tabs>
              <w:tab w:val="left" w:pos="720"/>
              <w:tab w:val="left" w:pos="1440"/>
            </w:tabs>
            <w:spacing w:before="240"/>
            <w:rPr>
              <w:ins w:id="8860" w:author="BHA Regulatory Affairs Unit" w:date="2026-07-29T16:06:00Z"/>
            </w:rPr>
          </w:pPr>
          <w:sdt>
            <w:sdtPr>
              <w:tag w:val="goog_rdk_8807"/>
              <w:id w:val="-1353059338"/>
            </w:sdtPr>
            <w:sdtContent>
              <w:ins w:id="8861" w:author="BHA Regulatory Affairs Unit" w:date="2026-07-29T16:06:00Z">
                <w:r>
                  <w:t>An active formal affiliation with one (1) or more BHASO(s).</w:t>
                </w:r>
              </w:ins>
            </w:sdtContent>
          </w:sdt>
        </w:p>
      </w:sdtContent>
    </w:sdt>
    <w:sdt>
      <w:sdtPr>
        <w:tag w:val="goog_rdk_8810"/>
        <w:id w:val="-989436955"/>
      </w:sdtPr>
      <w:sdtContent>
        <w:p w14:paraId="000011E7" w14:textId="77777777" w:rsidR="00CF3663" w:rsidRDefault="00000000">
          <w:pPr>
            <w:numPr>
              <w:ilvl w:val="0"/>
              <w:numId w:val="14"/>
            </w:numPr>
            <w:tabs>
              <w:tab w:val="left" w:pos="720"/>
              <w:tab w:val="left" w:pos="1440"/>
            </w:tabs>
            <w:spacing w:before="240"/>
            <w:rPr>
              <w:ins w:id="8862" w:author="BHA Regulatory Affairs Unit" w:date="2026-07-29T16:06:00Z"/>
            </w:rPr>
          </w:pPr>
          <w:sdt>
            <w:sdtPr>
              <w:tag w:val="goog_rdk_8809"/>
              <w:id w:val="1584884112"/>
            </w:sdtPr>
            <w:sdtContent>
              <w:ins w:id="8863" w:author="BHA Regulatory Affairs Unit" w:date="2026-07-29T16:06:00Z">
                <w:r>
                  <w:t>Agencies solely providing BHCC services may elect to hold a Controlled Substance License (CSL), pursuant to Chapter 13 of these Rules.</w:t>
                </w:r>
              </w:ins>
            </w:sdtContent>
          </w:sdt>
        </w:p>
      </w:sdtContent>
    </w:sdt>
    <w:sdt>
      <w:sdtPr>
        <w:tag w:val="goog_rdk_8812"/>
        <w:id w:val="-255102161"/>
      </w:sdtPr>
      <w:sdtContent>
        <w:p w14:paraId="000011E8" w14:textId="77777777" w:rsidR="00CF3663" w:rsidRDefault="00000000">
          <w:pPr>
            <w:keepNext/>
            <w:spacing w:before="240" w:after="60"/>
            <w:ind w:firstLine="0"/>
            <w:rPr>
              <w:ins w:id="8864" w:author="BHA Regulatory Affairs Unit" w:date="2026-07-29T16:06:00Z"/>
              <w:b/>
              <w:bCs/>
            </w:rPr>
          </w:pPr>
          <w:sdt>
            <w:sdtPr>
              <w:tag w:val="goog_rdk_8811"/>
              <w:id w:val="-1815371924"/>
            </w:sdtPr>
            <w:sdtContent>
              <w:ins w:id="8865" w:author="BHA Regulatory Affairs Unit" w:date="2026-07-29T16:06:00Z">
                <w:r>
                  <w:rPr>
                    <w:b/>
                    <w:bCs/>
                  </w:rPr>
                  <w:t>6.5.2</w:t>
                </w:r>
                <w:r>
                  <w:rPr>
                    <w:b/>
                    <w:bCs/>
                  </w:rPr>
                  <w:tab/>
                  <w:t>Service Delivery, Provisions, and Setting (BHCC)</w:t>
                </w:r>
              </w:ins>
            </w:sdtContent>
          </w:sdt>
        </w:p>
      </w:sdtContent>
    </w:sdt>
    <w:sdt>
      <w:sdtPr>
        <w:tag w:val="goog_rdk_8814"/>
        <w:id w:val="954455658"/>
      </w:sdtPr>
      <w:sdtContent>
        <w:p w14:paraId="000011E9" w14:textId="77777777" w:rsidR="00CF3663" w:rsidRDefault="00000000">
          <w:pPr>
            <w:numPr>
              <w:ilvl w:val="0"/>
              <w:numId w:val="36"/>
            </w:numPr>
            <w:tabs>
              <w:tab w:val="left" w:pos="720"/>
              <w:tab w:val="left" w:pos="1440"/>
            </w:tabs>
            <w:spacing w:before="240"/>
            <w:rPr>
              <w:ins w:id="8866" w:author="BHA Regulatory Affairs Unit" w:date="2026-07-29T16:06:00Z"/>
            </w:rPr>
          </w:pPr>
          <w:sdt>
            <w:sdtPr>
              <w:tag w:val="goog_rdk_8813"/>
              <w:id w:val="43150176"/>
            </w:sdtPr>
            <w:sdtContent>
              <w:ins w:id="8867" w:author="BHA Regulatory Affairs Unit" w:date="2026-07-29T16:06:00Z">
                <w:r>
                  <w:t>Service description</w:t>
                </w:r>
              </w:ins>
            </w:sdtContent>
          </w:sdt>
        </w:p>
      </w:sdtContent>
    </w:sdt>
    <w:sdt>
      <w:sdtPr>
        <w:tag w:val="goog_rdk_8816"/>
        <w:id w:val="1583249125"/>
      </w:sdtPr>
      <w:sdtContent>
        <w:p w14:paraId="000011EA" w14:textId="77777777" w:rsidR="00CF3663" w:rsidRDefault="00000000">
          <w:pPr>
            <w:numPr>
              <w:ilvl w:val="1"/>
              <w:numId w:val="36"/>
            </w:numPr>
            <w:tabs>
              <w:tab w:val="left" w:pos="720"/>
              <w:tab w:val="left" w:pos="1440"/>
            </w:tabs>
            <w:spacing w:before="240"/>
            <w:rPr>
              <w:ins w:id="8868" w:author="BHA Regulatory Affairs Unit" w:date="2026-07-29T16:06:00Z"/>
            </w:rPr>
          </w:pPr>
          <w:sdt>
            <w:sdtPr>
              <w:tag w:val="goog_rdk_8815"/>
              <w:id w:val="-1180943918"/>
            </w:sdtPr>
            <w:sdtContent>
              <w:ins w:id="8869" w:author="BHA Regulatory Affairs Unit" w:date="2026-07-29T16:06:00Z">
                <w:r>
                  <w:t>BHCC services provide no barrier access and stabilization services to individuals of all ages experiencing a behavioral health crisis. BHCCs triage, screen, and assess individuals on-site, and accommodate overnight placement for voluntary and involuntary individuals who require this increased level of oversight and support, but do not require hospitalization. BHCCs provide medical triage and can address non-urgent medical issues on-site.</w:t>
                </w:r>
              </w:ins>
            </w:sdtContent>
          </w:sdt>
        </w:p>
      </w:sdtContent>
    </w:sdt>
    <w:sdt>
      <w:sdtPr>
        <w:tag w:val="goog_rdk_8818"/>
        <w:id w:val="-1261251823"/>
      </w:sdtPr>
      <w:sdtContent>
        <w:p w14:paraId="000011EB" w14:textId="77777777" w:rsidR="00CF3663" w:rsidRDefault="00000000">
          <w:pPr>
            <w:numPr>
              <w:ilvl w:val="1"/>
              <w:numId w:val="36"/>
            </w:numPr>
            <w:tabs>
              <w:tab w:val="left" w:pos="720"/>
              <w:tab w:val="left" w:pos="1440"/>
            </w:tabs>
            <w:spacing w:before="240"/>
            <w:rPr>
              <w:ins w:id="8870" w:author="BHA Regulatory Affairs Unit" w:date="2026-07-29T16:06:00Z"/>
            </w:rPr>
          </w:pPr>
          <w:sdt>
            <w:sdtPr>
              <w:tag w:val="goog_rdk_8817"/>
              <w:id w:val="698289394"/>
            </w:sdtPr>
            <w:sdtContent>
              <w:ins w:id="8871" w:author="BHA Regulatory Affairs Unit" w:date="2026-07-29T16:06:00Z">
                <w:r>
                  <w:t>This is achieved through co-located crisis service sub-endorsements, specifically WIC and CSU.</w:t>
                </w:r>
              </w:ins>
            </w:sdtContent>
          </w:sdt>
        </w:p>
      </w:sdtContent>
    </w:sdt>
    <w:sdt>
      <w:sdtPr>
        <w:tag w:val="goog_rdk_8820"/>
        <w:id w:val="794572348"/>
      </w:sdtPr>
      <w:sdtContent>
        <w:p w14:paraId="000011EC" w14:textId="77777777" w:rsidR="00CF3663" w:rsidRDefault="00000000">
          <w:pPr>
            <w:numPr>
              <w:ilvl w:val="0"/>
              <w:numId w:val="36"/>
            </w:numPr>
            <w:tabs>
              <w:tab w:val="left" w:pos="720"/>
              <w:tab w:val="left" w:pos="1440"/>
            </w:tabs>
            <w:spacing w:before="240"/>
            <w:rPr>
              <w:ins w:id="8872" w:author="BHA Regulatory Affairs Unit" w:date="2026-07-29T16:06:00Z"/>
            </w:rPr>
          </w:pPr>
          <w:sdt>
            <w:sdtPr>
              <w:tag w:val="goog_rdk_8819"/>
              <w:id w:val="-1210914905"/>
            </w:sdtPr>
            <w:sdtContent>
              <w:ins w:id="8873" w:author="BHA Regulatory Affairs Unit" w:date="2026-07-29T16:06:00Z">
                <w:r>
                  <w:t>Service recipient</w:t>
                </w:r>
              </w:ins>
            </w:sdtContent>
          </w:sdt>
        </w:p>
      </w:sdtContent>
    </w:sdt>
    <w:sdt>
      <w:sdtPr>
        <w:tag w:val="goog_rdk_8822"/>
        <w:id w:val="1422208542"/>
      </w:sdtPr>
      <w:sdtContent>
        <w:p w14:paraId="000011ED" w14:textId="77777777" w:rsidR="00CF3663" w:rsidRDefault="00000000">
          <w:pPr>
            <w:numPr>
              <w:ilvl w:val="1"/>
              <w:numId w:val="36"/>
            </w:numPr>
            <w:tabs>
              <w:tab w:val="left" w:pos="720"/>
              <w:tab w:val="left" w:pos="1440"/>
            </w:tabs>
            <w:spacing w:before="240"/>
            <w:rPr>
              <w:ins w:id="8874" w:author="BHA Regulatory Affairs Unit" w:date="2026-07-29T16:06:00Z"/>
            </w:rPr>
          </w:pPr>
          <w:sdt>
            <w:sdtPr>
              <w:tag w:val="goog_rdk_8821"/>
              <w:id w:val="2010850068"/>
            </w:sdtPr>
            <w:sdtContent>
              <w:ins w:id="8875" w:author="BHA Regulatory Affairs Unit" w:date="2026-07-29T16:06:00Z">
                <w:r>
                  <w:t xml:space="preserve">BHCC service recipients present on-site at the licensed and endorsed location for services to occur. BHCC service recipients are experiencing a </w:t>
                </w:r>
                <w:r>
                  <w:lastRenderedPageBreak/>
                  <w:t>behavioral health crisis that may or may not involve substance use or active intoxication. They may be at imminent risk of harm to self or others and can be safely supervised and supported in this level of care without requiring hospitalization.</w:t>
                </w:r>
              </w:ins>
            </w:sdtContent>
          </w:sdt>
        </w:p>
      </w:sdtContent>
    </w:sdt>
    <w:sdt>
      <w:sdtPr>
        <w:tag w:val="goog_rdk_8824"/>
        <w:id w:val="-2000063515"/>
      </w:sdtPr>
      <w:sdtContent>
        <w:p w14:paraId="000011EE" w14:textId="77777777" w:rsidR="00CF3663" w:rsidRDefault="00000000">
          <w:pPr>
            <w:numPr>
              <w:ilvl w:val="1"/>
              <w:numId w:val="36"/>
            </w:numPr>
            <w:tabs>
              <w:tab w:val="left" w:pos="720"/>
              <w:tab w:val="left" w:pos="1440"/>
            </w:tabs>
            <w:spacing w:before="240"/>
            <w:rPr>
              <w:ins w:id="8876" w:author="BHA Regulatory Affairs Unit" w:date="2026-07-29T16:06:00Z"/>
            </w:rPr>
          </w:pPr>
          <w:sdt>
            <w:sdtPr>
              <w:tag w:val="goog_rdk_8823"/>
              <w:id w:val="88806849"/>
            </w:sdtPr>
            <w:sdtContent>
              <w:ins w:id="8877" w:author="BHA Regulatory Affairs Unit" w:date="2026-07-29T16:06:00Z">
                <w:r>
                  <w:t>BHCC service recipients may be children, minors, youth, and adults.</w:t>
                </w:r>
              </w:ins>
            </w:sdtContent>
          </w:sdt>
        </w:p>
      </w:sdtContent>
    </w:sdt>
    <w:sdt>
      <w:sdtPr>
        <w:tag w:val="goog_rdk_8826"/>
        <w:id w:val="807509247"/>
      </w:sdtPr>
      <w:sdtContent>
        <w:p w14:paraId="000011EF" w14:textId="77777777" w:rsidR="00CF3663" w:rsidRDefault="00000000">
          <w:pPr>
            <w:numPr>
              <w:ilvl w:val="0"/>
              <w:numId w:val="36"/>
            </w:numPr>
            <w:tabs>
              <w:tab w:val="left" w:pos="720"/>
              <w:tab w:val="left" w:pos="1440"/>
            </w:tabs>
            <w:spacing w:before="240"/>
            <w:rPr>
              <w:ins w:id="8878" w:author="BHA Regulatory Affairs Unit" w:date="2026-07-29T16:06:00Z"/>
            </w:rPr>
          </w:pPr>
          <w:sdt>
            <w:sdtPr>
              <w:tag w:val="goog_rdk_8825"/>
              <w:id w:val="993254010"/>
            </w:sdtPr>
            <w:sdtContent>
              <w:ins w:id="8879" w:author="BHA Regulatory Affairs Unit" w:date="2026-07-29T16:06:00Z">
                <w:r>
                  <w:t>BHCCs must meet the service setting, service components and capabilities, support systems, and policies and procedures requirements:</w:t>
                </w:r>
              </w:ins>
            </w:sdtContent>
          </w:sdt>
        </w:p>
      </w:sdtContent>
    </w:sdt>
    <w:sdt>
      <w:sdtPr>
        <w:tag w:val="goog_rdk_8828"/>
        <w:id w:val="1148842633"/>
      </w:sdtPr>
      <w:sdtContent>
        <w:p w14:paraId="000011F0" w14:textId="77777777" w:rsidR="00CF3663" w:rsidRDefault="00000000">
          <w:pPr>
            <w:numPr>
              <w:ilvl w:val="1"/>
              <w:numId w:val="36"/>
            </w:numPr>
            <w:tabs>
              <w:tab w:val="left" w:pos="720"/>
              <w:tab w:val="left" w:pos="1440"/>
            </w:tabs>
            <w:spacing w:before="240"/>
            <w:rPr>
              <w:ins w:id="8880" w:author="BHA Regulatory Affairs Unit" w:date="2026-07-29T16:06:00Z"/>
            </w:rPr>
          </w:pPr>
          <w:sdt>
            <w:sdtPr>
              <w:tag w:val="goog_rdk_8827"/>
              <w:id w:val="-424189968"/>
            </w:sdtPr>
            <w:sdtContent>
              <w:ins w:id="8881" w:author="BHA Regulatory Affairs Unit" w:date="2026-07-29T16:06:00Z">
                <w:r>
                  <w:t>As detailed in WIC services, Part 6.3.2.C through Part 6.3.2.F of this Chapter 6; and</w:t>
                </w:r>
              </w:ins>
            </w:sdtContent>
          </w:sdt>
        </w:p>
      </w:sdtContent>
    </w:sdt>
    <w:sdt>
      <w:sdtPr>
        <w:tag w:val="goog_rdk_8830"/>
        <w:id w:val="388870729"/>
      </w:sdtPr>
      <w:sdtContent>
        <w:p w14:paraId="000011F1" w14:textId="77777777" w:rsidR="00CF3663" w:rsidRDefault="00000000">
          <w:pPr>
            <w:numPr>
              <w:ilvl w:val="1"/>
              <w:numId w:val="36"/>
            </w:numPr>
            <w:tabs>
              <w:tab w:val="left" w:pos="720"/>
              <w:tab w:val="left" w:pos="1440"/>
            </w:tabs>
            <w:spacing w:before="240"/>
            <w:rPr>
              <w:ins w:id="8882" w:author="BHA Regulatory Affairs Unit" w:date="2026-07-29T16:06:00Z"/>
            </w:rPr>
          </w:pPr>
          <w:sdt>
            <w:sdtPr>
              <w:tag w:val="goog_rdk_8829"/>
              <w:id w:val="164781580"/>
            </w:sdtPr>
            <w:sdtContent>
              <w:ins w:id="8883" w:author="BHA Regulatory Affairs Unit" w:date="2026-07-29T16:06:00Z">
                <w:r>
                  <w:t>As detailed in CSU services, Part 6.4.2.C through Part 6.4.2.F of this Chapter 6.</w:t>
                </w:r>
              </w:ins>
            </w:sdtContent>
          </w:sdt>
        </w:p>
      </w:sdtContent>
    </w:sdt>
    <w:sdt>
      <w:sdtPr>
        <w:tag w:val="goog_rdk_8832"/>
        <w:id w:val="-712869181"/>
      </w:sdtPr>
      <w:sdtContent>
        <w:p w14:paraId="000011F2" w14:textId="77777777" w:rsidR="00CF3663" w:rsidRDefault="00000000">
          <w:pPr>
            <w:keepNext/>
            <w:spacing w:before="240" w:after="60"/>
            <w:ind w:firstLine="0"/>
            <w:rPr>
              <w:ins w:id="8884" w:author="BHA Regulatory Affairs Unit" w:date="2026-07-29T16:06:00Z"/>
              <w:b/>
              <w:bCs/>
            </w:rPr>
          </w:pPr>
          <w:sdt>
            <w:sdtPr>
              <w:tag w:val="goog_rdk_8831"/>
              <w:id w:val="-1486698557"/>
            </w:sdtPr>
            <w:sdtContent>
              <w:ins w:id="8885" w:author="BHA Regulatory Affairs Unit" w:date="2026-07-29T16:06:00Z">
                <w:r>
                  <w:rPr>
                    <w:b/>
                    <w:bCs/>
                  </w:rPr>
                  <w:t>6.5.3</w:t>
                </w:r>
                <w:r>
                  <w:rPr>
                    <w:b/>
                    <w:bCs/>
                  </w:rPr>
                  <w:tab/>
                  <w:t>Personnel (BHCC)</w:t>
                </w:r>
              </w:ins>
            </w:sdtContent>
          </w:sdt>
        </w:p>
      </w:sdtContent>
    </w:sdt>
    <w:sdt>
      <w:sdtPr>
        <w:tag w:val="goog_rdk_8834"/>
        <w:id w:val="1586008028"/>
      </w:sdtPr>
      <w:sdtContent>
        <w:p w14:paraId="000011F3" w14:textId="77777777" w:rsidR="00CF3663" w:rsidRDefault="00000000">
          <w:pPr>
            <w:numPr>
              <w:ilvl w:val="0"/>
              <w:numId w:val="35"/>
            </w:numPr>
            <w:tabs>
              <w:tab w:val="left" w:pos="720"/>
              <w:tab w:val="left" w:pos="1440"/>
            </w:tabs>
            <w:spacing w:before="240"/>
            <w:rPr>
              <w:ins w:id="8886" w:author="BHA Regulatory Affairs Unit" w:date="2026-07-29T16:06:00Z"/>
            </w:rPr>
          </w:pPr>
          <w:sdt>
            <w:sdtPr>
              <w:tag w:val="goog_rdk_8833"/>
              <w:id w:val="698227469"/>
            </w:sdtPr>
            <w:sdtContent>
              <w:ins w:id="8887" w:author="BHA Regulatory Affairs Unit" w:date="2026-07-29T16:06:00Z">
                <w:r>
                  <w:t>Agencies providing BHCC services must meet personnel requirements:</w:t>
                </w:r>
              </w:ins>
            </w:sdtContent>
          </w:sdt>
        </w:p>
      </w:sdtContent>
    </w:sdt>
    <w:sdt>
      <w:sdtPr>
        <w:tag w:val="goog_rdk_8836"/>
        <w:id w:val="-1599092353"/>
      </w:sdtPr>
      <w:sdtContent>
        <w:p w14:paraId="000011F4" w14:textId="77777777" w:rsidR="00CF3663" w:rsidRDefault="00000000">
          <w:pPr>
            <w:numPr>
              <w:ilvl w:val="1"/>
              <w:numId w:val="35"/>
            </w:numPr>
            <w:tabs>
              <w:tab w:val="left" w:pos="720"/>
              <w:tab w:val="left" w:pos="1440"/>
            </w:tabs>
            <w:spacing w:before="240"/>
            <w:rPr>
              <w:ins w:id="8888" w:author="BHA Regulatory Affairs Unit" w:date="2026-07-29T16:06:00Z"/>
            </w:rPr>
          </w:pPr>
          <w:sdt>
            <w:sdtPr>
              <w:tag w:val="goog_rdk_8835"/>
              <w:id w:val="370465071"/>
            </w:sdtPr>
            <w:sdtContent>
              <w:ins w:id="8889" w:author="BHA Regulatory Affairs Unit" w:date="2026-07-29T16:06:00Z">
                <w:r>
                  <w:t>As detailed in WIC services, Part 6.3.3 of this Chapter 6; and</w:t>
                </w:r>
              </w:ins>
            </w:sdtContent>
          </w:sdt>
        </w:p>
      </w:sdtContent>
    </w:sdt>
    <w:sdt>
      <w:sdtPr>
        <w:tag w:val="goog_rdk_8838"/>
        <w:id w:val="-1322433443"/>
      </w:sdtPr>
      <w:sdtContent>
        <w:p w14:paraId="000011F5" w14:textId="77777777" w:rsidR="00CF3663" w:rsidRDefault="00000000">
          <w:pPr>
            <w:numPr>
              <w:ilvl w:val="1"/>
              <w:numId w:val="35"/>
            </w:numPr>
            <w:tabs>
              <w:tab w:val="left" w:pos="720"/>
              <w:tab w:val="left" w:pos="1440"/>
            </w:tabs>
            <w:spacing w:before="240"/>
            <w:rPr>
              <w:ins w:id="8890" w:author="BHA Regulatory Affairs Unit" w:date="2026-07-29T16:06:00Z"/>
            </w:rPr>
          </w:pPr>
          <w:sdt>
            <w:sdtPr>
              <w:tag w:val="goog_rdk_8837"/>
              <w:id w:val="-690700347"/>
            </w:sdtPr>
            <w:sdtContent>
              <w:ins w:id="8891" w:author="BHA Regulatory Affairs Unit" w:date="2026-07-29T16:06:00Z">
                <w:r>
                  <w:t>As detailed in CSU services, Part 6.4.3 of this Chapter 6.</w:t>
                </w:r>
              </w:ins>
            </w:sdtContent>
          </w:sdt>
        </w:p>
      </w:sdtContent>
    </w:sdt>
    <w:sdt>
      <w:sdtPr>
        <w:tag w:val="goog_rdk_8840"/>
        <w:id w:val="1419899426"/>
      </w:sdtPr>
      <w:sdtContent>
        <w:p w14:paraId="000011F6" w14:textId="77777777" w:rsidR="00CF3663" w:rsidRDefault="00000000">
          <w:pPr>
            <w:keepNext/>
            <w:spacing w:before="240" w:after="60"/>
            <w:ind w:firstLine="0"/>
            <w:rPr>
              <w:ins w:id="8892" w:author="BHA Regulatory Affairs Unit" w:date="2026-07-29T16:06:00Z"/>
              <w:b/>
              <w:bCs/>
            </w:rPr>
          </w:pPr>
          <w:sdt>
            <w:sdtPr>
              <w:tag w:val="goog_rdk_8839"/>
              <w:id w:val="1410823610"/>
            </w:sdtPr>
            <w:sdtContent>
              <w:ins w:id="8893" w:author="BHA Regulatory Affairs Unit" w:date="2026-07-29T16:06:00Z">
                <w:r>
                  <w:rPr>
                    <w:b/>
                    <w:bCs/>
                  </w:rPr>
                  <w:t>6.5.4</w:t>
                </w:r>
                <w:r>
                  <w:rPr>
                    <w:b/>
                    <w:bCs/>
                  </w:rPr>
                  <w:tab/>
                  <w:t>Documentation and Timeliness (BHCC)</w:t>
                </w:r>
              </w:ins>
            </w:sdtContent>
          </w:sdt>
        </w:p>
      </w:sdtContent>
    </w:sdt>
    <w:sdt>
      <w:sdtPr>
        <w:tag w:val="goog_rdk_8842"/>
        <w:id w:val="-1216350315"/>
      </w:sdtPr>
      <w:sdtContent>
        <w:p w14:paraId="000011F7" w14:textId="77777777" w:rsidR="00CF3663" w:rsidRDefault="00000000">
          <w:pPr>
            <w:numPr>
              <w:ilvl w:val="0"/>
              <w:numId w:val="37"/>
            </w:numPr>
            <w:tabs>
              <w:tab w:val="left" w:pos="720"/>
              <w:tab w:val="left" w:pos="1440"/>
            </w:tabs>
            <w:spacing w:before="240"/>
            <w:rPr>
              <w:ins w:id="8894" w:author="BHA Regulatory Affairs Unit" w:date="2026-07-29T16:06:00Z"/>
            </w:rPr>
          </w:pPr>
          <w:sdt>
            <w:sdtPr>
              <w:tag w:val="goog_rdk_8841"/>
              <w:id w:val="1772121729"/>
            </w:sdtPr>
            <w:sdtContent>
              <w:ins w:id="8895" w:author="BHA Regulatory Affairs Unit" w:date="2026-07-29T16:06:00Z">
                <w:r>
                  <w:t>Agencies providing BHCC services must meet documentation and timeliness requirements:</w:t>
                </w:r>
              </w:ins>
            </w:sdtContent>
          </w:sdt>
        </w:p>
      </w:sdtContent>
    </w:sdt>
    <w:sdt>
      <w:sdtPr>
        <w:tag w:val="goog_rdk_8844"/>
        <w:id w:val="1020658298"/>
      </w:sdtPr>
      <w:sdtContent>
        <w:p w14:paraId="000011F8" w14:textId="77777777" w:rsidR="00CF3663" w:rsidRDefault="00000000">
          <w:pPr>
            <w:numPr>
              <w:ilvl w:val="1"/>
              <w:numId w:val="37"/>
            </w:numPr>
            <w:tabs>
              <w:tab w:val="left" w:pos="720"/>
              <w:tab w:val="left" w:pos="1440"/>
            </w:tabs>
            <w:spacing w:before="240"/>
            <w:rPr>
              <w:ins w:id="8896" w:author="BHA Regulatory Affairs Unit" w:date="2026-07-29T16:06:00Z"/>
            </w:rPr>
          </w:pPr>
          <w:sdt>
            <w:sdtPr>
              <w:tag w:val="goog_rdk_8843"/>
              <w:id w:val="1239639040"/>
            </w:sdtPr>
            <w:sdtContent>
              <w:ins w:id="8897" w:author="BHA Regulatory Affairs Unit" w:date="2026-07-29T16:06:00Z">
                <w:r>
                  <w:t>As detailed in WIC services, Part 6.3.4 of this Chapter 6; and</w:t>
                </w:r>
              </w:ins>
            </w:sdtContent>
          </w:sdt>
        </w:p>
      </w:sdtContent>
    </w:sdt>
    <w:sdt>
      <w:sdtPr>
        <w:tag w:val="goog_rdk_8846"/>
        <w:id w:val="1312904615"/>
      </w:sdtPr>
      <w:sdtContent>
        <w:p w14:paraId="000011F9" w14:textId="77777777" w:rsidR="00CF3663" w:rsidRDefault="00000000">
          <w:pPr>
            <w:numPr>
              <w:ilvl w:val="1"/>
              <w:numId w:val="37"/>
            </w:numPr>
            <w:tabs>
              <w:tab w:val="left" w:pos="720"/>
              <w:tab w:val="left" w:pos="1440"/>
            </w:tabs>
            <w:spacing w:before="240"/>
            <w:rPr>
              <w:ins w:id="8898" w:author="BHA Regulatory Affairs Unit" w:date="2026-07-29T16:06:00Z"/>
            </w:rPr>
          </w:pPr>
          <w:sdt>
            <w:sdtPr>
              <w:tag w:val="goog_rdk_8845"/>
              <w:id w:val="-840382580"/>
            </w:sdtPr>
            <w:sdtContent>
              <w:ins w:id="8899" w:author="BHA Regulatory Affairs Unit" w:date="2026-07-29T16:06:00Z">
                <w:r>
                  <w:t>As detailed in CSU services, Part 6.4.4 of this Chapter 6.</w:t>
                </w:r>
              </w:ins>
            </w:sdtContent>
          </w:sdt>
        </w:p>
      </w:sdtContent>
    </w:sdt>
    <w:sdt>
      <w:sdtPr>
        <w:tag w:val="goog_rdk_8849"/>
        <w:id w:val="1203485018"/>
      </w:sdtPr>
      <w:sdtContent>
        <w:p w14:paraId="000011FA" w14:textId="77777777" w:rsidR="00CF3663" w:rsidRDefault="00000000">
          <w:pPr>
            <w:keepNext/>
            <w:spacing w:before="240" w:after="60"/>
            <w:ind w:left="360" w:hanging="360"/>
            <w:rPr>
              <w:ins w:id="8900" w:author="BHA Regulatory Affairs Unit" w:date="2026-07-29T16:06:00Z"/>
              <w:b/>
              <w:bCs/>
            </w:rPr>
          </w:pPr>
          <w:sdt>
            <w:sdtPr>
              <w:tag w:val="goog_rdk_8847"/>
              <w:id w:val="2007688098"/>
            </w:sdtPr>
            <w:sdtContent>
              <w:ins w:id="8901" w:author="BHA Regulatory Affairs Unit" w:date="2026-07-29T16:06:00Z">
                <w:r>
                  <w:rPr>
                    <w:b/>
                    <w:bCs/>
                  </w:rPr>
                  <w:t xml:space="preserve"> </w:t>
                </w:r>
              </w:ins>
              <w:sdt>
                <w:sdtPr>
                  <w:tag w:val="goog_rdk_8848"/>
                  <w:id w:val="1521058254"/>
                </w:sdtPr>
                <w:sdtContent>
                  <w:commentRangeStart w:id="8902"/>
                </w:sdtContent>
              </w:sdt>
              <w:ins w:id="8903" w:author="BHA Regulatory Affairs Unit" w:date="2026-07-29T16:06:00Z">
                <w:r>
                  <w:rPr>
                    <w:b/>
                    <w:bCs/>
                  </w:rPr>
                  <w:t>Respite Services</w:t>
                </w:r>
                <w:commentRangeEnd w:id="8902"/>
                <w:r>
                  <w:rPr>
                    <w:rStyle w:val="CommentReference"/>
                    <w:sz w:val="24"/>
                    <w:szCs w:val="24"/>
                  </w:rPr>
                  <w:commentReference w:id="8902"/>
                </w:r>
              </w:ins>
            </w:sdtContent>
          </w:sdt>
        </w:p>
      </w:sdtContent>
    </w:sdt>
    <w:sdt>
      <w:sdtPr>
        <w:tag w:val="goog_rdk_8851"/>
        <w:id w:val="-1877486493"/>
      </w:sdtPr>
      <w:sdtContent>
        <w:p w14:paraId="000011FB" w14:textId="77777777" w:rsidR="00CF3663" w:rsidRDefault="00000000">
          <w:pPr>
            <w:keepNext/>
            <w:spacing w:before="240" w:after="60"/>
            <w:ind w:firstLine="0"/>
            <w:rPr>
              <w:ins w:id="8904" w:author="BHA Regulatory Affairs Unit" w:date="2026-07-29T16:06:00Z"/>
              <w:b/>
              <w:bCs/>
            </w:rPr>
          </w:pPr>
          <w:sdt>
            <w:sdtPr>
              <w:tag w:val="goog_rdk_8850"/>
              <w:id w:val="-197368098"/>
            </w:sdtPr>
            <w:sdtContent>
              <w:ins w:id="8905" w:author="BHA Regulatory Affairs Unit" w:date="2026-07-29T16:06:00Z">
                <w:r>
                  <w:rPr>
                    <w:b/>
                    <w:bCs/>
                  </w:rPr>
                  <w:t>6.6.1</w:t>
                </w:r>
                <w:r>
                  <w:rPr>
                    <w:b/>
                    <w:bCs/>
                  </w:rPr>
                  <w:tab/>
                  <w:t>Applicability (Respite)</w:t>
                </w:r>
              </w:ins>
            </w:sdtContent>
          </w:sdt>
        </w:p>
      </w:sdtContent>
    </w:sdt>
    <w:sdt>
      <w:sdtPr>
        <w:tag w:val="goog_rdk_8853"/>
        <w:id w:val="-1881717490"/>
      </w:sdtPr>
      <w:sdtContent>
        <w:p w14:paraId="000011FC" w14:textId="77777777" w:rsidR="00CF3663" w:rsidRDefault="00000000">
          <w:pPr>
            <w:numPr>
              <w:ilvl w:val="0"/>
              <w:numId w:val="29"/>
            </w:numPr>
            <w:tabs>
              <w:tab w:val="left" w:pos="720"/>
              <w:tab w:val="left" w:pos="1440"/>
            </w:tabs>
            <w:spacing w:before="240"/>
            <w:rPr>
              <w:ins w:id="8906" w:author="BHA Regulatory Affairs Unit" w:date="2026-07-29T16:06:00Z"/>
            </w:rPr>
          </w:pPr>
          <w:sdt>
            <w:sdtPr>
              <w:tag w:val="goog_rdk_8852"/>
              <w:id w:val="346004487"/>
            </w:sdtPr>
            <w:sdtContent>
              <w:ins w:id="8907" w:author="BHA Regulatory Affairs Unit" w:date="2026-07-29T16:06:00Z">
                <w:r>
                  <w:t>This Part 6.6 of this Chapter 6 creates standards for agencies that provide respite services. This includes community-based (outpatient) respite services as well as residential (overnight) respite services. Agencies providing respite services must meet the standards in this Part 6.6 of this Chapter 6.</w:t>
                </w:r>
              </w:ins>
            </w:sdtContent>
          </w:sdt>
        </w:p>
      </w:sdtContent>
    </w:sdt>
    <w:sdt>
      <w:sdtPr>
        <w:tag w:val="goog_rdk_8855"/>
        <w:id w:val="492650523"/>
      </w:sdtPr>
      <w:sdtContent>
        <w:p w14:paraId="000011FD" w14:textId="77777777" w:rsidR="00CF3663" w:rsidRDefault="00000000">
          <w:pPr>
            <w:numPr>
              <w:ilvl w:val="1"/>
              <w:numId w:val="29"/>
            </w:numPr>
            <w:tabs>
              <w:tab w:val="left" w:pos="720"/>
              <w:tab w:val="left" w:pos="1440"/>
            </w:tabs>
            <w:spacing w:before="240"/>
            <w:rPr>
              <w:ins w:id="8908" w:author="BHA Regulatory Affairs Unit" w:date="2026-07-29T16:06:00Z"/>
            </w:rPr>
          </w:pPr>
          <w:sdt>
            <w:sdtPr>
              <w:tag w:val="goog_rdk_8854"/>
              <w:id w:val="-722601920"/>
            </w:sdtPr>
            <w:sdtContent>
              <w:ins w:id="8909" w:author="BHA Regulatory Affairs Unit" w:date="2026-07-29T16:06:00Z">
                <w:r>
                  <w:t>The treatment type for agencies providing respite services may be mental health, substance use disorder, or co-occurring.</w:t>
                </w:r>
              </w:ins>
            </w:sdtContent>
          </w:sdt>
        </w:p>
      </w:sdtContent>
    </w:sdt>
    <w:sdt>
      <w:sdtPr>
        <w:tag w:val="goog_rdk_8857"/>
        <w:id w:val="-1856659364"/>
      </w:sdtPr>
      <w:sdtContent>
        <w:p w14:paraId="000011FE" w14:textId="77777777" w:rsidR="00CF3663" w:rsidRDefault="00000000">
          <w:pPr>
            <w:numPr>
              <w:ilvl w:val="0"/>
              <w:numId w:val="29"/>
            </w:numPr>
            <w:tabs>
              <w:tab w:val="left" w:pos="720"/>
              <w:tab w:val="left" w:pos="1440"/>
            </w:tabs>
            <w:spacing w:before="240"/>
            <w:rPr>
              <w:ins w:id="8910" w:author="BHA Regulatory Affairs Unit" w:date="2026-07-29T16:06:00Z"/>
              <w:color w:val="000000"/>
            </w:rPr>
          </w:pPr>
          <w:sdt>
            <w:sdtPr>
              <w:tag w:val="goog_rdk_8856"/>
              <w:id w:val="-2092695440"/>
            </w:sdtPr>
            <w:sdtContent>
              <w:ins w:id="8911" w:author="BHA Regulatory Affairs Unit" w:date="2026-07-29T16:06:00Z">
                <w:r>
                  <w:rPr>
                    <w:color w:val="000000"/>
                  </w:rPr>
                  <w:t>Agencies providing respite services must hold the following credential(s) and/or affiliation(s):</w:t>
                </w:r>
              </w:ins>
            </w:sdtContent>
          </w:sdt>
        </w:p>
      </w:sdtContent>
    </w:sdt>
    <w:sdt>
      <w:sdtPr>
        <w:tag w:val="goog_rdk_8859"/>
        <w:id w:val="-328052549"/>
      </w:sdtPr>
      <w:sdtContent>
        <w:p w14:paraId="000011FF" w14:textId="77777777" w:rsidR="00CF3663" w:rsidRDefault="00000000">
          <w:pPr>
            <w:numPr>
              <w:ilvl w:val="1"/>
              <w:numId w:val="29"/>
            </w:numPr>
            <w:tabs>
              <w:tab w:val="left" w:pos="720"/>
              <w:tab w:val="left" w:pos="1440"/>
            </w:tabs>
            <w:spacing w:before="240"/>
            <w:rPr>
              <w:ins w:id="8912" w:author="BHA Regulatory Affairs Unit" w:date="2026-07-29T16:06:00Z"/>
              <w:color w:val="000000"/>
            </w:rPr>
          </w:pPr>
          <w:sdt>
            <w:sdtPr>
              <w:tag w:val="goog_rdk_8858"/>
              <w:id w:val="-1988743320"/>
            </w:sdtPr>
            <w:sdtContent>
              <w:ins w:id="8913" w:author="BHA Regulatory Affairs Unit" w:date="2026-07-29T16:06:00Z">
                <w:r>
                  <w:rPr>
                    <w:color w:val="000000"/>
                  </w:rPr>
                  <w:t>A Behavioral Health Entity (BHE) license, pursuant to Chapter 3 of these Rules.</w:t>
                </w:r>
              </w:ins>
            </w:sdtContent>
          </w:sdt>
        </w:p>
      </w:sdtContent>
    </w:sdt>
    <w:sdt>
      <w:sdtPr>
        <w:tag w:val="goog_rdk_8861"/>
        <w:id w:val="-1988010061"/>
      </w:sdtPr>
      <w:sdtContent>
        <w:p w14:paraId="00001200" w14:textId="77777777" w:rsidR="00CF3663" w:rsidRDefault="00000000">
          <w:pPr>
            <w:numPr>
              <w:ilvl w:val="0"/>
              <w:numId w:val="29"/>
            </w:numPr>
            <w:tabs>
              <w:tab w:val="left" w:pos="720"/>
              <w:tab w:val="left" w:pos="1440"/>
            </w:tabs>
            <w:spacing w:before="240"/>
            <w:rPr>
              <w:ins w:id="8914" w:author="BHA Regulatory Affairs Unit" w:date="2026-07-29T16:06:00Z"/>
            </w:rPr>
          </w:pPr>
          <w:sdt>
            <w:sdtPr>
              <w:tag w:val="goog_rdk_8860"/>
              <w:id w:val="515914015"/>
            </w:sdtPr>
            <w:sdtContent>
              <w:ins w:id="8915" w:author="BHA Regulatory Affairs Unit" w:date="2026-07-29T16:06:00Z">
                <w:r>
                  <w:t>Agencies solely providing respite services are not eligible to hold the following endorsement(s):</w:t>
                </w:r>
              </w:ins>
            </w:sdtContent>
          </w:sdt>
        </w:p>
      </w:sdtContent>
    </w:sdt>
    <w:sdt>
      <w:sdtPr>
        <w:tag w:val="goog_rdk_8863"/>
        <w:id w:val="-1137771667"/>
      </w:sdtPr>
      <w:sdtContent>
        <w:p w14:paraId="00001201" w14:textId="77777777" w:rsidR="00CF3663" w:rsidRDefault="00000000">
          <w:pPr>
            <w:numPr>
              <w:ilvl w:val="1"/>
              <w:numId w:val="29"/>
            </w:numPr>
            <w:tabs>
              <w:tab w:val="left" w:pos="720"/>
              <w:tab w:val="left" w:pos="1440"/>
            </w:tabs>
            <w:spacing w:before="240"/>
            <w:rPr>
              <w:ins w:id="8916" w:author="BHA Regulatory Affairs Unit" w:date="2026-07-29T16:06:00Z"/>
              <w:color w:val="000000"/>
            </w:rPr>
          </w:pPr>
          <w:sdt>
            <w:sdtPr>
              <w:tag w:val="goog_rdk_8862"/>
              <w:id w:val="-1727816751"/>
            </w:sdtPr>
            <w:sdtContent>
              <w:ins w:id="8917" w:author="BHA Regulatory Affairs Unit" w:date="2026-07-29T16:06:00Z">
                <w:r>
                  <w:rPr>
                    <w:color w:val="000000"/>
                  </w:rPr>
                  <w:t>An Emergency Commitment (EC) for Substance Use endorsement, pursuant to Chapter 7 of these Rules; or</w:t>
                </w:r>
              </w:ins>
            </w:sdtContent>
          </w:sdt>
        </w:p>
      </w:sdtContent>
    </w:sdt>
    <w:sdt>
      <w:sdtPr>
        <w:tag w:val="goog_rdk_8865"/>
        <w:id w:val="-1213753073"/>
      </w:sdtPr>
      <w:sdtContent>
        <w:p w14:paraId="00001202" w14:textId="77777777" w:rsidR="00CF3663" w:rsidRDefault="00000000">
          <w:pPr>
            <w:numPr>
              <w:ilvl w:val="1"/>
              <w:numId w:val="29"/>
            </w:numPr>
            <w:tabs>
              <w:tab w:val="left" w:pos="720"/>
              <w:tab w:val="left" w:pos="1440"/>
            </w:tabs>
            <w:spacing w:before="240"/>
            <w:rPr>
              <w:ins w:id="8918" w:author="BHA Regulatory Affairs Unit" w:date="2026-07-29T16:06:00Z"/>
              <w:color w:val="000000"/>
            </w:rPr>
          </w:pPr>
          <w:sdt>
            <w:sdtPr>
              <w:tag w:val="goog_rdk_8864"/>
              <w:id w:val="1556606002"/>
            </w:sdtPr>
            <w:sdtContent>
              <w:ins w:id="8919" w:author="BHA Regulatory Affairs Unit" w:date="2026-07-29T16:06:00Z">
                <w:r>
                  <w:rPr>
                    <w:color w:val="000000"/>
                  </w:rPr>
                  <w:t>An Involuntary Commitment (IC) for Substance Use Disorders endorsement, pursuant to Chapter 7 of these Rules.</w:t>
                </w:r>
              </w:ins>
            </w:sdtContent>
          </w:sdt>
        </w:p>
      </w:sdtContent>
    </w:sdt>
    <w:sdt>
      <w:sdtPr>
        <w:tag w:val="goog_rdk_8867"/>
        <w:id w:val="-1638861613"/>
      </w:sdtPr>
      <w:sdtContent>
        <w:p w14:paraId="00001203" w14:textId="77777777" w:rsidR="00CF3663" w:rsidRDefault="00000000">
          <w:pPr>
            <w:numPr>
              <w:ilvl w:val="0"/>
              <w:numId w:val="29"/>
            </w:numPr>
            <w:tabs>
              <w:tab w:val="left" w:pos="720"/>
              <w:tab w:val="left" w:pos="1440"/>
            </w:tabs>
            <w:spacing w:before="240"/>
            <w:rPr>
              <w:ins w:id="8920" w:author="BHA Regulatory Affairs Unit" w:date="2026-07-29T16:06:00Z"/>
            </w:rPr>
          </w:pPr>
          <w:sdt>
            <w:sdtPr>
              <w:tag w:val="goog_rdk_8866"/>
              <w:id w:val="880064220"/>
            </w:sdtPr>
            <w:sdtContent>
              <w:ins w:id="8921" w:author="BHA Regulatory Affairs Unit" w:date="2026-07-29T16:06:00Z">
                <w:r>
                  <w:t>Agencies providing respite services may elect to hold the following credential(s):</w:t>
                </w:r>
              </w:ins>
            </w:sdtContent>
          </w:sdt>
        </w:p>
      </w:sdtContent>
    </w:sdt>
    <w:sdt>
      <w:sdtPr>
        <w:tag w:val="goog_rdk_8869"/>
        <w:id w:val="-761648707"/>
      </w:sdtPr>
      <w:sdtContent>
        <w:p w14:paraId="00001204" w14:textId="77777777" w:rsidR="00CF3663" w:rsidRDefault="00000000">
          <w:pPr>
            <w:numPr>
              <w:ilvl w:val="1"/>
              <w:numId w:val="29"/>
            </w:numPr>
            <w:tabs>
              <w:tab w:val="left" w:pos="720"/>
              <w:tab w:val="left" w:pos="1440"/>
            </w:tabs>
            <w:spacing w:before="240"/>
            <w:rPr>
              <w:ins w:id="8922" w:author="BHA Regulatory Affairs Unit" w:date="2026-07-29T16:06:00Z"/>
              <w:color w:val="000000"/>
            </w:rPr>
          </w:pPr>
          <w:sdt>
            <w:sdtPr>
              <w:tag w:val="goog_rdk_8868"/>
              <w:id w:val="1032893106"/>
            </w:sdtPr>
            <w:sdtContent>
              <w:ins w:id="8923" w:author="BHA Regulatory Affairs Unit" w:date="2026-07-29T16:06:00Z">
                <w:r>
                  <w:rPr>
                    <w:color w:val="000000"/>
                  </w:rPr>
                  <w:t>Children and Families endorsement, pursuant to Chapter 8 of these Rules, if they provide respite services to individuals under eighteen (18) years of age.</w:t>
                </w:r>
              </w:ins>
            </w:sdtContent>
          </w:sdt>
        </w:p>
      </w:sdtContent>
    </w:sdt>
    <w:sdt>
      <w:sdtPr>
        <w:tag w:val="goog_rdk_8871"/>
        <w:id w:val="191476075"/>
      </w:sdtPr>
      <w:sdtContent>
        <w:p w14:paraId="00001205" w14:textId="77777777" w:rsidR="00CF3663" w:rsidRDefault="00000000">
          <w:pPr>
            <w:keepNext/>
            <w:spacing w:before="240" w:after="60"/>
            <w:ind w:firstLine="0"/>
            <w:rPr>
              <w:ins w:id="8924" w:author="BHA Regulatory Affairs Unit" w:date="2026-07-29T16:06:00Z"/>
              <w:b/>
              <w:bCs/>
            </w:rPr>
          </w:pPr>
          <w:sdt>
            <w:sdtPr>
              <w:tag w:val="goog_rdk_8870"/>
              <w:id w:val="-1947148360"/>
            </w:sdtPr>
            <w:sdtContent>
              <w:ins w:id="8925" w:author="BHA Regulatory Affairs Unit" w:date="2026-07-29T16:06:00Z">
                <w:r>
                  <w:rPr>
                    <w:b/>
                    <w:bCs/>
                  </w:rPr>
                  <w:t>6.6.2</w:t>
                </w:r>
                <w:r>
                  <w:rPr>
                    <w:b/>
                    <w:bCs/>
                  </w:rPr>
                  <w:tab/>
                  <w:t>Service Delivery, Provisions, and Setting (Respite)</w:t>
                </w:r>
              </w:ins>
            </w:sdtContent>
          </w:sdt>
        </w:p>
      </w:sdtContent>
    </w:sdt>
    <w:sdt>
      <w:sdtPr>
        <w:tag w:val="goog_rdk_8873"/>
        <w:id w:val="-289634989"/>
      </w:sdtPr>
      <w:sdtContent>
        <w:p w14:paraId="00001206" w14:textId="77777777" w:rsidR="00CF3663" w:rsidRDefault="00000000">
          <w:pPr>
            <w:numPr>
              <w:ilvl w:val="0"/>
              <w:numId w:val="25"/>
            </w:numPr>
            <w:tabs>
              <w:tab w:val="left" w:pos="720"/>
              <w:tab w:val="left" w:pos="1440"/>
            </w:tabs>
            <w:spacing w:before="240"/>
            <w:rPr>
              <w:ins w:id="8926" w:author="BHA Regulatory Affairs Unit" w:date="2026-07-29T16:06:00Z"/>
            </w:rPr>
          </w:pPr>
          <w:sdt>
            <w:sdtPr>
              <w:tag w:val="goog_rdk_8872"/>
              <w:id w:val="1828985342"/>
            </w:sdtPr>
            <w:sdtContent>
              <w:ins w:id="8927" w:author="BHA Regulatory Affairs Unit" w:date="2026-07-29T16:06:00Z">
                <w:r>
                  <w:t>Service description</w:t>
                </w:r>
              </w:ins>
            </w:sdtContent>
          </w:sdt>
        </w:p>
      </w:sdtContent>
    </w:sdt>
    <w:sdt>
      <w:sdtPr>
        <w:tag w:val="goog_rdk_8875"/>
        <w:id w:val="547128352"/>
      </w:sdtPr>
      <w:sdtContent>
        <w:p w14:paraId="00001207" w14:textId="77777777" w:rsidR="00CF3663" w:rsidRDefault="00000000">
          <w:pPr>
            <w:numPr>
              <w:ilvl w:val="1"/>
              <w:numId w:val="25"/>
            </w:numPr>
            <w:tabs>
              <w:tab w:val="left" w:pos="720"/>
              <w:tab w:val="left" w:pos="1440"/>
            </w:tabs>
            <w:spacing w:before="240"/>
            <w:rPr>
              <w:ins w:id="8928" w:author="BHA Regulatory Affairs Unit" w:date="2026-07-29T16:06:00Z"/>
            </w:rPr>
          </w:pPr>
          <w:sdt>
            <w:sdtPr>
              <w:tag w:val="goog_rdk_8874"/>
              <w:id w:val="249834969"/>
            </w:sdtPr>
            <w:sdtContent>
              <w:ins w:id="8929" w:author="BHA Regulatory Affairs Unit" w:date="2026-07-29T16:06:00Z">
                <w:r>
                  <w:t>Respite services provide temporary or short-term care to individuals who have experienced a self-defined crisis. Respite services are subclinical stabilization services that improve and/or maintain the condition and functional level of an individual, prevent relapse or hospitalization, and provide a safe environment to address precipitating factors to the crisis. Respite services are flexible interventions and services based on the presenting needs of individuals.</w:t>
                </w:r>
              </w:ins>
            </w:sdtContent>
          </w:sdt>
        </w:p>
      </w:sdtContent>
    </w:sdt>
    <w:sdt>
      <w:sdtPr>
        <w:tag w:val="goog_rdk_8877"/>
        <w:id w:val="-1607874799"/>
      </w:sdtPr>
      <w:sdtContent>
        <w:p w14:paraId="00001208" w14:textId="77777777" w:rsidR="00CF3663" w:rsidRDefault="00000000">
          <w:pPr>
            <w:numPr>
              <w:ilvl w:val="0"/>
              <w:numId w:val="25"/>
            </w:numPr>
            <w:tabs>
              <w:tab w:val="left" w:pos="720"/>
              <w:tab w:val="left" w:pos="1440"/>
            </w:tabs>
            <w:spacing w:before="240"/>
            <w:rPr>
              <w:ins w:id="8930" w:author="BHA Regulatory Affairs Unit" w:date="2026-07-29T16:06:00Z"/>
            </w:rPr>
          </w:pPr>
          <w:sdt>
            <w:sdtPr>
              <w:tag w:val="goog_rdk_8876"/>
              <w:id w:val="1130871884"/>
            </w:sdtPr>
            <w:sdtContent>
              <w:ins w:id="8931" w:author="BHA Regulatory Affairs Unit" w:date="2026-07-29T16:06:00Z">
                <w:r>
                  <w:t>Service recipient</w:t>
                </w:r>
              </w:ins>
            </w:sdtContent>
          </w:sdt>
        </w:p>
      </w:sdtContent>
    </w:sdt>
    <w:sdt>
      <w:sdtPr>
        <w:tag w:val="goog_rdk_8879"/>
        <w:id w:val="589702163"/>
      </w:sdtPr>
      <w:sdtContent>
        <w:p w14:paraId="00001209" w14:textId="77777777" w:rsidR="00CF3663" w:rsidRDefault="00000000">
          <w:pPr>
            <w:numPr>
              <w:ilvl w:val="1"/>
              <w:numId w:val="25"/>
            </w:numPr>
            <w:tabs>
              <w:tab w:val="left" w:pos="720"/>
              <w:tab w:val="left" w:pos="1440"/>
            </w:tabs>
            <w:spacing w:before="240"/>
            <w:rPr>
              <w:ins w:id="8932" w:author="BHA Regulatory Affairs Unit" w:date="2026-07-29T16:06:00Z"/>
            </w:rPr>
          </w:pPr>
          <w:sdt>
            <w:sdtPr>
              <w:tag w:val="goog_rdk_8878"/>
              <w:id w:val="647670118"/>
            </w:sdtPr>
            <w:sdtContent>
              <w:ins w:id="8933" w:author="BHA Regulatory Affairs Unit" w:date="2026-07-29T16:06:00Z">
                <w:r>
                  <w:t>Recipients of respite services are individuals who are experiencing, or have experienced, a self-defined crisis that is likely to benefit from a short-term increase in support either in their community and home environment, or through a temporary stay in residential placement. Recipients of respite services may be placed in respite services to prevent requiring a higher intensity of crisis services, or after crisis stabilization has begun, as a step-down to a lower intensity of crisis service.</w:t>
                </w:r>
              </w:ins>
            </w:sdtContent>
          </w:sdt>
        </w:p>
      </w:sdtContent>
    </w:sdt>
    <w:sdt>
      <w:sdtPr>
        <w:tag w:val="goog_rdk_8881"/>
        <w:id w:val="-620568342"/>
      </w:sdtPr>
      <w:sdtContent>
        <w:p w14:paraId="0000120A" w14:textId="77777777" w:rsidR="00CF3663" w:rsidRDefault="00000000">
          <w:pPr>
            <w:numPr>
              <w:ilvl w:val="0"/>
              <w:numId w:val="25"/>
            </w:numPr>
            <w:tabs>
              <w:tab w:val="left" w:pos="720"/>
              <w:tab w:val="left" w:pos="1440"/>
            </w:tabs>
            <w:spacing w:before="240"/>
            <w:rPr>
              <w:ins w:id="8934" w:author="BHA Regulatory Affairs Unit" w:date="2026-07-29T16:06:00Z"/>
            </w:rPr>
          </w:pPr>
          <w:sdt>
            <w:sdtPr>
              <w:tag w:val="goog_rdk_8880"/>
              <w:id w:val="1538497419"/>
            </w:sdtPr>
            <w:sdtContent>
              <w:ins w:id="8935" w:author="BHA Regulatory Affairs Unit" w:date="2026-07-29T16:06:00Z">
                <w:r>
                  <w:t>Service setting</w:t>
                </w:r>
              </w:ins>
            </w:sdtContent>
          </w:sdt>
        </w:p>
      </w:sdtContent>
    </w:sdt>
    <w:sdt>
      <w:sdtPr>
        <w:tag w:val="goog_rdk_8883"/>
        <w:id w:val="-769316628"/>
      </w:sdtPr>
      <w:sdtContent>
        <w:p w14:paraId="0000120B" w14:textId="77777777" w:rsidR="00CF3663" w:rsidRDefault="00000000">
          <w:pPr>
            <w:numPr>
              <w:ilvl w:val="1"/>
              <w:numId w:val="25"/>
            </w:numPr>
            <w:tabs>
              <w:tab w:val="left" w:pos="720"/>
              <w:tab w:val="left" w:pos="1440"/>
            </w:tabs>
            <w:spacing w:before="240"/>
            <w:rPr>
              <w:ins w:id="8936" w:author="BHA Regulatory Affairs Unit" w:date="2026-07-29T16:06:00Z"/>
            </w:rPr>
          </w:pPr>
          <w:sdt>
            <w:sdtPr>
              <w:tag w:val="goog_rdk_8882"/>
              <w:id w:val="-657345862"/>
            </w:sdtPr>
            <w:sdtContent>
              <w:ins w:id="8937" w:author="BHA Regulatory Affairs Unit" w:date="2026-07-29T16:06:00Z">
                <w:r>
                  <w:t>Respite services may be provided in residential or community-based settings.</w:t>
                </w:r>
              </w:ins>
            </w:sdtContent>
          </w:sdt>
        </w:p>
      </w:sdtContent>
    </w:sdt>
    <w:sdt>
      <w:sdtPr>
        <w:tag w:val="goog_rdk_8885"/>
        <w:id w:val="914367309"/>
      </w:sdtPr>
      <w:sdtContent>
        <w:p w14:paraId="0000120C" w14:textId="77777777" w:rsidR="00CF3663" w:rsidRDefault="00000000">
          <w:pPr>
            <w:numPr>
              <w:ilvl w:val="2"/>
              <w:numId w:val="25"/>
            </w:numPr>
            <w:tabs>
              <w:tab w:val="left" w:pos="720"/>
              <w:tab w:val="left" w:pos="1440"/>
            </w:tabs>
            <w:spacing w:before="240"/>
            <w:rPr>
              <w:ins w:id="8938" w:author="BHA Regulatory Affairs Unit" w:date="2026-07-29T16:06:00Z"/>
            </w:rPr>
          </w:pPr>
          <w:sdt>
            <w:sdtPr>
              <w:tag w:val="goog_rdk_8884"/>
              <w:id w:val="-468244233"/>
            </w:sdtPr>
            <w:sdtContent>
              <w:ins w:id="8939" w:author="BHA Regulatory Affairs Unit" w:date="2026-07-29T16:06:00Z">
                <w:r>
                  <w:t xml:space="preserve">Community-based respite services are provided in an individual's home or community as temporary relief from stressful situations or </w:t>
                </w:r>
                <w:r>
                  <w:lastRenderedPageBreak/>
                  <w:t>environments, or to provide additional support in an individual’s home environment.</w:t>
                </w:r>
              </w:ins>
            </w:sdtContent>
          </w:sdt>
        </w:p>
      </w:sdtContent>
    </w:sdt>
    <w:sdt>
      <w:sdtPr>
        <w:tag w:val="goog_rdk_8887"/>
        <w:id w:val="1732592543"/>
      </w:sdtPr>
      <w:sdtContent>
        <w:p w14:paraId="0000120D" w14:textId="77777777" w:rsidR="00CF3663" w:rsidRDefault="00000000">
          <w:pPr>
            <w:numPr>
              <w:ilvl w:val="2"/>
              <w:numId w:val="25"/>
            </w:numPr>
            <w:tabs>
              <w:tab w:val="left" w:pos="720"/>
              <w:tab w:val="left" w:pos="1440"/>
            </w:tabs>
            <w:spacing w:before="240"/>
            <w:rPr>
              <w:ins w:id="8940" w:author="BHA Regulatory Affairs Unit" w:date="2026-07-29T16:06:00Z"/>
            </w:rPr>
          </w:pPr>
          <w:sdt>
            <w:sdtPr>
              <w:tag w:val="goog_rdk_8886"/>
              <w:id w:val="1704765106"/>
            </w:sdtPr>
            <w:sdtContent>
              <w:ins w:id="8941" w:author="BHA Regulatory Affairs Unit" w:date="2026-07-29T16:06:00Z">
                <w:r>
                  <w:t>Residential respite services must comply with residential and overnight requirements, in accordance with Part 1.16.3 of these Rules.</w:t>
                </w:r>
              </w:ins>
            </w:sdtContent>
          </w:sdt>
        </w:p>
      </w:sdtContent>
    </w:sdt>
    <w:sdt>
      <w:sdtPr>
        <w:tag w:val="goog_rdk_8889"/>
        <w:id w:val="-935755865"/>
      </w:sdtPr>
      <w:sdtContent>
        <w:p w14:paraId="0000120E" w14:textId="77777777" w:rsidR="00CF3663" w:rsidRDefault="00000000">
          <w:pPr>
            <w:numPr>
              <w:ilvl w:val="3"/>
              <w:numId w:val="25"/>
            </w:numPr>
            <w:tabs>
              <w:tab w:val="left" w:pos="720"/>
              <w:tab w:val="left" w:pos="1440"/>
            </w:tabs>
            <w:spacing w:before="240"/>
            <w:rPr>
              <w:ins w:id="8942" w:author="BHA Regulatory Affairs Unit" w:date="2026-07-29T16:06:00Z"/>
            </w:rPr>
          </w:pPr>
          <w:sdt>
            <w:sdtPr>
              <w:tag w:val="goog_rdk_8888"/>
              <w:id w:val="-1660836015"/>
            </w:sdtPr>
            <w:sdtContent>
              <w:ins w:id="8943" w:author="BHA Regulatory Affairs Unit" w:date="2026-07-29T16:06:00Z">
                <w:r>
                  <w:t>Residential respite services may not operate as a secure setting, as detailed in Part 1.16.4 of these Rules.</w:t>
                </w:r>
              </w:ins>
            </w:sdtContent>
          </w:sdt>
        </w:p>
      </w:sdtContent>
    </w:sdt>
    <w:sdt>
      <w:sdtPr>
        <w:tag w:val="goog_rdk_8891"/>
        <w:id w:val="1527072644"/>
      </w:sdtPr>
      <w:sdtContent>
        <w:p w14:paraId="0000120F" w14:textId="77777777" w:rsidR="00CF3663" w:rsidRDefault="00000000">
          <w:pPr>
            <w:numPr>
              <w:ilvl w:val="3"/>
              <w:numId w:val="25"/>
            </w:numPr>
            <w:tabs>
              <w:tab w:val="left" w:pos="720"/>
              <w:tab w:val="left" w:pos="1440"/>
            </w:tabs>
            <w:spacing w:before="240"/>
            <w:rPr>
              <w:ins w:id="8944" w:author="BHA Regulatory Affairs Unit" w:date="2026-07-29T16:06:00Z"/>
            </w:rPr>
          </w:pPr>
          <w:sdt>
            <w:sdtPr>
              <w:tag w:val="goog_rdk_8890"/>
              <w:id w:val="-819197166"/>
            </w:sdtPr>
            <w:sdtContent>
              <w:ins w:id="8945" w:author="BHA Regulatory Affairs Unit" w:date="2026-07-29T16:06:00Z">
                <w:r>
                  <w:t>Residential respite services may not include seclusion rooms, as detailed in Part 1.19.15 of these Rules.</w:t>
                </w:r>
              </w:ins>
            </w:sdtContent>
          </w:sdt>
        </w:p>
      </w:sdtContent>
    </w:sdt>
    <w:sdt>
      <w:sdtPr>
        <w:tag w:val="goog_rdk_8893"/>
        <w:id w:val="981284469"/>
      </w:sdtPr>
      <w:sdtContent>
        <w:p w14:paraId="00001210" w14:textId="77777777" w:rsidR="00CF3663" w:rsidRDefault="00000000">
          <w:pPr>
            <w:numPr>
              <w:ilvl w:val="0"/>
              <w:numId w:val="25"/>
            </w:numPr>
            <w:tabs>
              <w:tab w:val="left" w:pos="720"/>
              <w:tab w:val="left" w:pos="1440"/>
            </w:tabs>
            <w:spacing w:before="240"/>
            <w:rPr>
              <w:ins w:id="8946" w:author="BHA Regulatory Affairs Unit" w:date="2026-07-29T16:06:00Z"/>
            </w:rPr>
          </w:pPr>
          <w:sdt>
            <w:sdtPr>
              <w:tag w:val="goog_rdk_8892"/>
              <w:id w:val="-1230842184"/>
            </w:sdtPr>
            <w:sdtContent>
              <w:ins w:id="8947" w:author="BHA Regulatory Affairs Unit" w:date="2026-07-29T16:06:00Z">
                <w:r>
                  <w:t>Service components and capabilities</w:t>
                </w:r>
              </w:ins>
            </w:sdtContent>
          </w:sdt>
        </w:p>
      </w:sdtContent>
    </w:sdt>
    <w:sdt>
      <w:sdtPr>
        <w:tag w:val="goog_rdk_8895"/>
        <w:id w:val="227690723"/>
      </w:sdtPr>
      <w:sdtContent>
        <w:p w14:paraId="00001211" w14:textId="77777777" w:rsidR="00CF3663" w:rsidRDefault="00000000">
          <w:pPr>
            <w:numPr>
              <w:ilvl w:val="1"/>
              <w:numId w:val="25"/>
            </w:numPr>
            <w:tabs>
              <w:tab w:val="left" w:pos="720"/>
              <w:tab w:val="left" w:pos="1440"/>
            </w:tabs>
            <w:spacing w:before="240"/>
            <w:rPr>
              <w:ins w:id="8948" w:author="BHA Regulatory Affairs Unit" w:date="2026-07-29T16:06:00Z"/>
            </w:rPr>
          </w:pPr>
          <w:sdt>
            <w:sdtPr>
              <w:tag w:val="goog_rdk_8894"/>
              <w:id w:val="44355407"/>
            </w:sdtPr>
            <w:sdtContent>
              <w:ins w:id="8949" w:author="BHA Regulatory Affairs Unit" w:date="2026-07-29T16:06:00Z">
                <w:r>
                  <w:t>Respite services must:</w:t>
                </w:r>
              </w:ins>
            </w:sdtContent>
          </w:sdt>
        </w:p>
      </w:sdtContent>
    </w:sdt>
    <w:sdt>
      <w:sdtPr>
        <w:tag w:val="goog_rdk_8897"/>
        <w:id w:val="616356489"/>
      </w:sdtPr>
      <w:sdtContent>
        <w:p w14:paraId="00001212" w14:textId="77777777" w:rsidR="00CF3663" w:rsidRDefault="00000000">
          <w:pPr>
            <w:numPr>
              <w:ilvl w:val="2"/>
              <w:numId w:val="25"/>
            </w:numPr>
            <w:tabs>
              <w:tab w:val="left" w:pos="720"/>
              <w:tab w:val="left" w:pos="1440"/>
            </w:tabs>
            <w:spacing w:before="240"/>
            <w:rPr>
              <w:ins w:id="8950" w:author="BHA Regulatory Affairs Unit" w:date="2026-07-29T16:06:00Z"/>
            </w:rPr>
          </w:pPr>
          <w:sdt>
            <w:sdtPr>
              <w:tag w:val="goog_rdk_8896"/>
              <w:id w:val="1518668834"/>
            </w:sdtPr>
            <w:sdtContent>
              <w:ins w:id="8951" w:author="BHA Regulatory Affairs Unit" w:date="2026-07-29T16:06:00Z">
                <w:r>
                  <w:t>Be flexible and ensure that an individual’s daily routine is maintained;</w:t>
                </w:r>
              </w:ins>
            </w:sdtContent>
          </w:sdt>
        </w:p>
      </w:sdtContent>
    </w:sdt>
    <w:sdt>
      <w:sdtPr>
        <w:tag w:val="goog_rdk_8899"/>
        <w:id w:val="-1579130877"/>
      </w:sdtPr>
      <w:sdtContent>
        <w:p w14:paraId="00001213" w14:textId="77777777" w:rsidR="00CF3663" w:rsidRDefault="00000000">
          <w:pPr>
            <w:numPr>
              <w:ilvl w:val="2"/>
              <w:numId w:val="25"/>
            </w:numPr>
            <w:tabs>
              <w:tab w:val="left" w:pos="720"/>
              <w:tab w:val="left" w:pos="1440"/>
            </w:tabs>
            <w:spacing w:before="240"/>
            <w:rPr>
              <w:ins w:id="8952" w:author="BHA Regulatory Affairs Unit" w:date="2026-07-29T16:06:00Z"/>
            </w:rPr>
          </w:pPr>
          <w:sdt>
            <w:sdtPr>
              <w:tag w:val="goog_rdk_8898"/>
              <w:id w:val="1400860074"/>
            </w:sdtPr>
            <w:sdtContent>
              <w:ins w:id="8953" w:author="BHA Regulatory Affairs Unit" w:date="2026-07-29T16:06:00Z">
                <w:r>
                  <w:t>Provide the support(s) necessary to alleviate the conditions leading to the initial crisis; and</w:t>
                </w:r>
              </w:ins>
            </w:sdtContent>
          </w:sdt>
        </w:p>
      </w:sdtContent>
    </w:sdt>
    <w:sdt>
      <w:sdtPr>
        <w:tag w:val="goog_rdk_8901"/>
        <w:id w:val="240441727"/>
      </w:sdtPr>
      <w:sdtContent>
        <w:p w14:paraId="00001214" w14:textId="77777777" w:rsidR="00CF3663" w:rsidRDefault="00000000">
          <w:pPr>
            <w:numPr>
              <w:ilvl w:val="2"/>
              <w:numId w:val="25"/>
            </w:numPr>
            <w:tabs>
              <w:tab w:val="left" w:pos="720"/>
              <w:tab w:val="left" w:pos="1440"/>
            </w:tabs>
            <w:spacing w:before="240"/>
            <w:rPr>
              <w:ins w:id="8954" w:author="BHA Regulatory Affairs Unit" w:date="2026-07-29T16:06:00Z"/>
            </w:rPr>
          </w:pPr>
          <w:sdt>
            <w:sdtPr>
              <w:tag w:val="goog_rdk_8900"/>
              <w:id w:val="-791007667"/>
            </w:sdtPr>
            <w:sdtContent>
              <w:ins w:id="8955" w:author="BHA Regulatory Affairs Unit" w:date="2026-07-29T16:06:00Z">
                <w:r>
                  <w:t>Enhance an individual’s sense of safety and autonomy in managing their crisis.</w:t>
                </w:r>
              </w:ins>
            </w:sdtContent>
          </w:sdt>
        </w:p>
      </w:sdtContent>
    </w:sdt>
    <w:sdt>
      <w:sdtPr>
        <w:tag w:val="goog_rdk_8903"/>
        <w:id w:val="2047073927"/>
      </w:sdtPr>
      <w:sdtContent>
        <w:p w14:paraId="00001215" w14:textId="77777777" w:rsidR="00CF3663" w:rsidRDefault="00000000">
          <w:pPr>
            <w:numPr>
              <w:ilvl w:val="1"/>
              <w:numId w:val="25"/>
            </w:numPr>
            <w:tabs>
              <w:tab w:val="left" w:pos="720"/>
              <w:tab w:val="left" w:pos="1440"/>
            </w:tabs>
            <w:spacing w:before="240"/>
            <w:rPr>
              <w:ins w:id="8956" w:author="BHA Regulatory Affairs Unit" w:date="2026-07-29T16:06:00Z"/>
            </w:rPr>
          </w:pPr>
          <w:sdt>
            <w:sdtPr>
              <w:tag w:val="goog_rdk_8902"/>
              <w:id w:val="924645220"/>
            </w:sdtPr>
            <w:sdtContent>
              <w:ins w:id="8957" w:author="BHA Regulatory Affairs Unit" w:date="2026-07-29T16:06:00Z">
                <w:r>
                  <w:t>Respite services include a range of short-term services offered twenty-four (24) hours per day, seven (7) days per week, and three-hundred sixty-five (365) days per year.</w:t>
                </w:r>
              </w:ins>
            </w:sdtContent>
          </w:sdt>
        </w:p>
      </w:sdtContent>
    </w:sdt>
    <w:sdt>
      <w:sdtPr>
        <w:tag w:val="goog_rdk_8905"/>
        <w:id w:val="343600632"/>
      </w:sdtPr>
      <w:sdtContent>
        <w:p w14:paraId="00001216" w14:textId="77777777" w:rsidR="00CF3663" w:rsidRDefault="00000000">
          <w:pPr>
            <w:numPr>
              <w:ilvl w:val="1"/>
              <w:numId w:val="25"/>
            </w:numPr>
            <w:tabs>
              <w:tab w:val="left" w:pos="720"/>
              <w:tab w:val="left" w:pos="1440"/>
            </w:tabs>
            <w:spacing w:before="240"/>
            <w:rPr>
              <w:ins w:id="8958" w:author="BHA Regulatory Affairs Unit" w:date="2026-07-29T16:06:00Z"/>
            </w:rPr>
          </w:pPr>
          <w:sdt>
            <w:sdtPr>
              <w:tag w:val="goog_rdk_8904"/>
              <w:id w:val="1704539972"/>
            </w:sdtPr>
            <w:sdtContent>
              <w:ins w:id="8959" w:author="BHA Regulatory Affairs Unit" w:date="2026-07-29T16:06:00Z">
                <w:r>
                  <w:t>To be eligible for respite services, an individual who has experienced a behavioral health crisis must:</w:t>
                </w:r>
              </w:ins>
            </w:sdtContent>
          </w:sdt>
        </w:p>
      </w:sdtContent>
    </w:sdt>
    <w:sdt>
      <w:sdtPr>
        <w:tag w:val="goog_rdk_8907"/>
        <w:id w:val="2048130733"/>
      </w:sdtPr>
      <w:sdtContent>
        <w:p w14:paraId="00001217" w14:textId="77777777" w:rsidR="00CF3663" w:rsidRDefault="00000000">
          <w:pPr>
            <w:numPr>
              <w:ilvl w:val="2"/>
              <w:numId w:val="25"/>
            </w:numPr>
            <w:tabs>
              <w:tab w:val="left" w:pos="720"/>
              <w:tab w:val="left" w:pos="1440"/>
            </w:tabs>
            <w:spacing w:before="240"/>
            <w:rPr>
              <w:ins w:id="8960" w:author="BHA Regulatory Affairs Unit" w:date="2026-07-29T16:06:00Z"/>
            </w:rPr>
          </w:pPr>
          <w:sdt>
            <w:sdtPr>
              <w:tag w:val="goog_rdk_8906"/>
              <w:id w:val="-928883784"/>
            </w:sdtPr>
            <w:sdtContent>
              <w:ins w:id="8961" w:author="BHA Regulatory Affairs Unit" w:date="2026-07-29T16:06:00Z">
                <w:r>
                  <w:t>Be referred by personnel within other agencies endorsed pursuant to this Chapter 6;</w:t>
                </w:r>
              </w:ins>
            </w:sdtContent>
          </w:sdt>
        </w:p>
      </w:sdtContent>
    </w:sdt>
    <w:sdt>
      <w:sdtPr>
        <w:tag w:val="goog_rdk_8909"/>
        <w:id w:val="-1976291705"/>
      </w:sdtPr>
      <w:sdtContent>
        <w:p w14:paraId="00001218" w14:textId="77777777" w:rsidR="00CF3663" w:rsidRDefault="00000000">
          <w:pPr>
            <w:numPr>
              <w:ilvl w:val="2"/>
              <w:numId w:val="25"/>
            </w:numPr>
            <w:tabs>
              <w:tab w:val="left" w:pos="720"/>
              <w:tab w:val="left" w:pos="1440"/>
            </w:tabs>
            <w:spacing w:before="240"/>
            <w:rPr>
              <w:ins w:id="8962" w:author="BHA Regulatory Affairs Unit" w:date="2026-07-29T16:06:00Z"/>
            </w:rPr>
          </w:pPr>
          <w:sdt>
            <w:sdtPr>
              <w:tag w:val="goog_rdk_8908"/>
              <w:id w:val="-1294323829"/>
            </w:sdtPr>
            <w:sdtContent>
              <w:ins w:id="8963" w:author="BHA Regulatory Affairs Unit" w:date="2026-07-29T16:06:00Z">
                <w:r>
                  <w:t>Agree to community-based or residential respite services;</w:t>
                </w:r>
              </w:ins>
            </w:sdtContent>
          </w:sdt>
        </w:p>
      </w:sdtContent>
    </w:sdt>
    <w:sdt>
      <w:sdtPr>
        <w:tag w:val="goog_rdk_8911"/>
        <w:id w:val="777149203"/>
      </w:sdtPr>
      <w:sdtContent>
        <w:p w14:paraId="00001219" w14:textId="77777777" w:rsidR="00CF3663" w:rsidRDefault="00000000">
          <w:pPr>
            <w:numPr>
              <w:ilvl w:val="2"/>
              <w:numId w:val="25"/>
            </w:numPr>
            <w:tabs>
              <w:tab w:val="left" w:pos="720"/>
              <w:tab w:val="left" w:pos="1440"/>
            </w:tabs>
            <w:spacing w:before="240"/>
            <w:rPr>
              <w:ins w:id="8964" w:author="BHA Regulatory Affairs Unit" w:date="2026-07-29T16:06:00Z"/>
            </w:rPr>
          </w:pPr>
          <w:sdt>
            <w:sdtPr>
              <w:tag w:val="goog_rdk_8910"/>
              <w:id w:val="-34050176"/>
            </w:sdtPr>
            <w:sdtContent>
              <w:ins w:id="8965" w:author="BHA Regulatory Affairs Unit" w:date="2026-07-29T16:06:00Z">
                <w:r>
                  <w:t>Not meet emergency procedure criteria outlined in Section 27-65-106, C.R.S., Care and Treatment for Persons with Mental Illness;</w:t>
                </w:r>
              </w:ins>
            </w:sdtContent>
          </w:sdt>
        </w:p>
      </w:sdtContent>
    </w:sdt>
    <w:sdt>
      <w:sdtPr>
        <w:tag w:val="goog_rdk_8913"/>
        <w:id w:val="1595122969"/>
      </w:sdtPr>
      <w:sdtContent>
        <w:p w14:paraId="0000121A" w14:textId="77777777" w:rsidR="00CF3663" w:rsidRDefault="00000000">
          <w:pPr>
            <w:numPr>
              <w:ilvl w:val="2"/>
              <w:numId w:val="25"/>
            </w:numPr>
            <w:tabs>
              <w:tab w:val="left" w:pos="720"/>
              <w:tab w:val="left" w:pos="1440"/>
            </w:tabs>
            <w:spacing w:before="240"/>
            <w:rPr>
              <w:ins w:id="8966" w:author="BHA Regulatory Affairs Unit" w:date="2026-07-29T16:06:00Z"/>
            </w:rPr>
          </w:pPr>
          <w:sdt>
            <w:sdtPr>
              <w:tag w:val="goog_rdk_8912"/>
              <w:id w:val="-365245908"/>
            </w:sdtPr>
            <w:sdtContent>
              <w:ins w:id="8967" w:author="BHA Regulatory Affairs Unit" w:date="2026-07-29T16:06:00Z">
                <w:r>
                  <w:t>Present a minimal risk of significant withdrawal complications;</w:t>
                </w:r>
              </w:ins>
            </w:sdtContent>
          </w:sdt>
        </w:p>
      </w:sdtContent>
    </w:sdt>
    <w:sdt>
      <w:sdtPr>
        <w:tag w:val="goog_rdk_8915"/>
        <w:id w:val="573619525"/>
      </w:sdtPr>
      <w:sdtContent>
        <w:p w14:paraId="0000121B" w14:textId="77777777" w:rsidR="00CF3663" w:rsidRDefault="00000000">
          <w:pPr>
            <w:numPr>
              <w:ilvl w:val="2"/>
              <w:numId w:val="25"/>
            </w:numPr>
            <w:tabs>
              <w:tab w:val="left" w:pos="720"/>
              <w:tab w:val="left" w:pos="1440"/>
            </w:tabs>
            <w:spacing w:before="240"/>
            <w:rPr>
              <w:ins w:id="8968" w:author="BHA Regulatory Affairs Unit" w:date="2026-07-29T16:06:00Z"/>
            </w:rPr>
          </w:pPr>
          <w:sdt>
            <w:sdtPr>
              <w:tag w:val="goog_rdk_8914"/>
              <w:id w:val="-1840674355"/>
            </w:sdtPr>
            <w:sdtContent>
              <w:ins w:id="8969" w:author="BHA Regulatory Affairs Unit" w:date="2026-07-29T16:06:00Z">
                <w:r>
                  <w:t>Cooperate with program guidelines; and</w:t>
                </w:r>
              </w:ins>
            </w:sdtContent>
          </w:sdt>
        </w:p>
      </w:sdtContent>
    </w:sdt>
    <w:sdt>
      <w:sdtPr>
        <w:tag w:val="goog_rdk_8917"/>
        <w:id w:val="-579955856"/>
      </w:sdtPr>
      <w:sdtContent>
        <w:p w14:paraId="0000121C" w14:textId="77777777" w:rsidR="00CF3663" w:rsidRDefault="00000000">
          <w:pPr>
            <w:numPr>
              <w:ilvl w:val="2"/>
              <w:numId w:val="25"/>
            </w:numPr>
            <w:tabs>
              <w:tab w:val="left" w:pos="720"/>
              <w:tab w:val="left" w:pos="1440"/>
            </w:tabs>
            <w:spacing w:before="240"/>
            <w:rPr>
              <w:ins w:id="8970" w:author="BHA Regulatory Affairs Unit" w:date="2026-07-29T16:06:00Z"/>
            </w:rPr>
          </w:pPr>
          <w:sdt>
            <w:sdtPr>
              <w:tag w:val="goog_rdk_8916"/>
              <w:id w:val="1891503878"/>
            </w:sdtPr>
            <w:sdtContent>
              <w:ins w:id="8971" w:author="BHA Regulatory Affairs Unit" w:date="2026-07-29T16:06:00Z">
                <w:r>
                  <w:t>Be willing and able to participate in forming and following an individualized service plan with accommodation(s), if needed.</w:t>
                </w:r>
              </w:ins>
            </w:sdtContent>
          </w:sdt>
        </w:p>
      </w:sdtContent>
    </w:sdt>
    <w:sdt>
      <w:sdtPr>
        <w:tag w:val="goog_rdk_8919"/>
        <w:id w:val="-1537668755"/>
      </w:sdtPr>
      <w:sdtContent>
        <w:p w14:paraId="0000121D" w14:textId="77777777" w:rsidR="00CF3663" w:rsidRDefault="00000000">
          <w:pPr>
            <w:numPr>
              <w:ilvl w:val="1"/>
              <w:numId w:val="25"/>
            </w:numPr>
            <w:tabs>
              <w:tab w:val="left" w:pos="720"/>
              <w:tab w:val="left" w:pos="1440"/>
            </w:tabs>
            <w:spacing w:before="240"/>
            <w:rPr>
              <w:ins w:id="8972" w:author="BHA Regulatory Affairs Unit" w:date="2026-07-29T16:06:00Z"/>
            </w:rPr>
          </w:pPr>
          <w:sdt>
            <w:sdtPr>
              <w:tag w:val="goog_rdk_8918"/>
              <w:id w:val="1086043961"/>
            </w:sdtPr>
            <w:sdtContent>
              <w:ins w:id="8973" w:author="BHA Regulatory Affairs Unit" w:date="2026-07-29T16:06:00Z">
                <w:r>
                  <w:t>Length of stay determinations for respite services must be:</w:t>
                </w:r>
              </w:ins>
            </w:sdtContent>
          </w:sdt>
        </w:p>
      </w:sdtContent>
    </w:sdt>
    <w:sdt>
      <w:sdtPr>
        <w:tag w:val="goog_rdk_8921"/>
        <w:id w:val="-991176108"/>
      </w:sdtPr>
      <w:sdtContent>
        <w:p w14:paraId="0000121E" w14:textId="77777777" w:rsidR="00CF3663" w:rsidRDefault="00000000">
          <w:pPr>
            <w:numPr>
              <w:ilvl w:val="2"/>
              <w:numId w:val="25"/>
            </w:numPr>
            <w:tabs>
              <w:tab w:val="left" w:pos="720"/>
              <w:tab w:val="left" w:pos="1440"/>
            </w:tabs>
            <w:spacing w:before="240"/>
            <w:rPr>
              <w:ins w:id="8974" w:author="BHA Regulatory Affairs Unit" w:date="2026-07-29T16:06:00Z"/>
            </w:rPr>
          </w:pPr>
          <w:sdt>
            <w:sdtPr>
              <w:tag w:val="goog_rdk_8920"/>
              <w:id w:val="1573765075"/>
            </w:sdtPr>
            <w:sdtContent>
              <w:ins w:id="8975" w:author="BHA Regulatory Affairs Unit" w:date="2026-07-29T16:06:00Z">
                <w:r>
                  <w:t>Ongoing;</w:t>
                </w:r>
              </w:ins>
            </w:sdtContent>
          </w:sdt>
        </w:p>
      </w:sdtContent>
    </w:sdt>
    <w:sdt>
      <w:sdtPr>
        <w:tag w:val="goog_rdk_8923"/>
        <w:id w:val="810636980"/>
      </w:sdtPr>
      <w:sdtContent>
        <w:p w14:paraId="0000121F" w14:textId="77777777" w:rsidR="00CF3663" w:rsidRDefault="00000000">
          <w:pPr>
            <w:numPr>
              <w:ilvl w:val="2"/>
              <w:numId w:val="25"/>
            </w:numPr>
            <w:tabs>
              <w:tab w:val="left" w:pos="720"/>
              <w:tab w:val="left" w:pos="1440"/>
            </w:tabs>
            <w:spacing w:before="240"/>
            <w:rPr>
              <w:ins w:id="8976" w:author="BHA Regulatory Affairs Unit" w:date="2026-07-29T16:06:00Z"/>
            </w:rPr>
          </w:pPr>
          <w:sdt>
            <w:sdtPr>
              <w:tag w:val="goog_rdk_8922"/>
              <w:id w:val="-944186775"/>
            </w:sdtPr>
            <w:sdtContent>
              <w:ins w:id="8977" w:author="BHA Regulatory Affairs Unit" w:date="2026-07-29T16:06:00Z">
                <w:r>
                  <w:t>Transparent to individuals and family member(s) to the extent allowable under state and federal privacy laws; and</w:t>
                </w:r>
              </w:ins>
            </w:sdtContent>
          </w:sdt>
        </w:p>
      </w:sdtContent>
    </w:sdt>
    <w:sdt>
      <w:sdtPr>
        <w:tag w:val="goog_rdk_8925"/>
        <w:id w:val="-1189598991"/>
      </w:sdtPr>
      <w:sdtContent>
        <w:p w14:paraId="00001220" w14:textId="77777777" w:rsidR="00CF3663" w:rsidRDefault="00000000">
          <w:pPr>
            <w:numPr>
              <w:ilvl w:val="2"/>
              <w:numId w:val="25"/>
            </w:numPr>
            <w:tabs>
              <w:tab w:val="left" w:pos="720"/>
              <w:tab w:val="left" w:pos="1440"/>
            </w:tabs>
            <w:spacing w:before="240"/>
            <w:rPr>
              <w:ins w:id="8978" w:author="BHA Regulatory Affairs Unit" w:date="2026-07-29T16:06:00Z"/>
            </w:rPr>
          </w:pPr>
          <w:sdt>
            <w:sdtPr>
              <w:tag w:val="goog_rdk_8924"/>
              <w:id w:val="-1727765673"/>
            </w:sdtPr>
            <w:sdtContent>
              <w:ins w:id="8979" w:author="BHA Regulatory Affairs Unit" w:date="2026-07-29T16:06:00Z">
                <w:r>
                  <w:t>Jointly determined by individuals, family member(s), respite provider(s), and treatment team.</w:t>
                </w:r>
              </w:ins>
            </w:sdtContent>
          </w:sdt>
        </w:p>
      </w:sdtContent>
    </w:sdt>
    <w:sdt>
      <w:sdtPr>
        <w:tag w:val="goog_rdk_8927"/>
        <w:id w:val="486048342"/>
      </w:sdtPr>
      <w:sdtContent>
        <w:p w14:paraId="00001221" w14:textId="77777777" w:rsidR="00CF3663" w:rsidRDefault="00000000">
          <w:pPr>
            <w:numPr>
              <w:ilvl w:val="1"/>
              <w:numId w:val="25"/>
            </w:numPr>
            <w:tabs>
              <w:tab w:val="left" w:pos="720"/>
              <w:tab w:val="left" w:pos="1440"/>
            </w:tabs>
            <w:spacing w:before="240"/>
            <w:rPr>
              <w:ins w:id="8980" w:author="BHA Regulatory Affairs Unit" w:date="2026-07-29T16:06:00Z"/>
            </w:rPr>
          </w:pPr>
          <w:sdt>
            <w:sdtPr>
              <w:tag w:val="goog_rdk_8926"/>
              <w:id w:val="1779711428"/>
            </w:sdtPr>
            <w:sdtContent>
              <w:ins w:id="8981" w:author="BHA Regulatory Affairs Unit" w:date="2026-07-29T16:06:00Z">
                <w:r>
                  <w:t>Respite services include structure, support, and care coordination for individuals served. They may include, but must not be limited to:</w:t>
                </w:r>
              </w:ins>
            </w:sdtContent>
          </w:sdt>
        </w:p>
      </w:sdtContent>
    </w:sdt>
    <w:sdt>
      <w:sdtPr>
        <w:tag w:val="goog_rdk_8929"/>
        <w:id w:val="-415702347"/>
      </w:sdtPr>
      <w:sdtContent>
        <w:p w14:paraId="00001222" w14:textId="77777777" w:rsidR="00CF3663" w:rsidRDefault="00000000">
          <w:pPr>
            <w:numPr>
              <w:ilvl w:val="2"/>
              <w:numId w:val="25"/>
            </w:numPr>
            <w:tabs>
              <w:tab w:val="left" w:pos="720"/>
              <w:tab w:val="left" w:pos="1440"/>
            </w:tabs>
            <w:spacing w:before="240"/>
            <w:rPr>
              <w:ins w:id="8982" w:author="BHA Regulatory Affairs Unit" w:date="2026-07-29T16:06:00Z"/>
            </w:rPr>
          </w:pPr>
          <w:sdt>
            <w:sdtPr>
              <w:tag w:val="goog_rdk_8928"/>
              <w:id w:val="-1049419161"/>
            </w:sdtPr>
            <w:sdtContent>
              <w:ins w:id="8983" w:author="BHA Regulatory Affairs Unit" w:date="2026-07-29T16:06:00Z">
                <w:r>
                  <w:t>Assistance with activities of daily living (ADL), including prompting, monitoring, and/or completion of ADLs;</w:t>
                </w:r>
              </w:ins>
            </w:sdtContent>
          </w:sdt>
        </w:p>
      </w:sdtContent>
    </w:sdt>
    <w:sdt>
      <w:sdtPr>
        <w:tag w:val="goog_rdk_8931"/>
        <w:id w:val="-1473919703"/>
      </w:sdtPr>
      <w:sdtContent>
        <w:p w14:paraId="00001223" w14:textId="77777777" w:rsidR="00CF3663" w:rsidRDefault="00000000">
          <w:pPr>
            <w:numPr>
              <w:ilvl w:val="2"/>
              <w:numId w:val="25"/>
            </w:numPr>
            <w:tabs>
              <w:tab w:val="left" w:pos="720"/>
              <w:tab w:val="left" w:pos="1440"/>
            </w:tabs>
            <w:spacing w:before="240"/>
            <w:rPr>
              <w:ins w:id="8984" w:author="BHA Regulatory Affairs Unit" w:date="2026-07-29T16:06:00Z"/>
            </w:rPr>
          </w:pPr>
          <w:sdt>
            <w:sdtPr>
              <w:tag w:val="goog_rdk_8930"/>
              <w:id w:val="-469276946"/>
            </w:sdtPr>
            <w:sdtContent>
              <w:ins w:id="8985" w:author="BHA Regulatory Affairs Unit" w:date="2026-07-29T16:06:00Z">
                <w:r>
                  <w:t>Assistance with medical and physical health needs, including medication administration and monitoring;</w:t>
                </w:r>
              </w:ins>
            </w:sdtContent>
          </w:sdt>
        </w:p>
      </w:sdtContent>
    </w:sdt>
    <w:sdt>
      <w:sdtPr>
        <w:tag w:val="goog_rdk_8933"/>
        <w:id w:val="288614378"/>
      </w:sdtPr>
      <w:sdtContent>
        <w:p w14:paraId="00001224" w14:textId="77777777" w:rsidR="00CF3663" w:rsidRDefault="00000000">
          <w:pPr>
            <w:numPr>
              <w:ilvl w:val="2"/>
              <w:numId w:val="25"/>
            </w:numPr>
            <w:tabs>
              <w:tab w:val="left" w:pos="720"/>
              <w:tab w:val="left" w:pos="1440"/>
            </w:tabs>
            <w:spacing w:before="240"/>
            <w:rPr>
              <w:ins w:id="8986" w:author="BHA Regulatory Affairs Unit" w:date="2026-07-29T16:06:00Z"/>
            </w:rPr>
          </w:pPr>
          <w:sdt>
            <w:sdtPr>
              <w:tag w:val="goog_rdk_8932"/>
              <w:id w:val="1047454531"/>
            </w:sdtPr>
            <w:sdtContent>
              <w:ins w:id="8987" w:author="BHA Regulatory Affairs Unit" w:date="2026-07-29T16:06:00Z">
                <w:r>
                  <w:t>Life skills and environmental maintenance;</w:t>
                </w:r>
              </w:ins>
            </w:sdtContent>
          </w:sdt>
        </w:p>
      </w:sdtContent>
    </w:sdt>
    <w:sdt>
      <w:sdtPr>
        <w:tag w:val="goog_rdk_8935"/>
        <w:id w:val="930093114"/>
      </w:sdtPr>
      <w:sdtContent>
        <w:p w14:paraId="00001225" w14:textId="77777777" w:rsidR="00CF3663" w:rsidRDefault="00000000">
          <w:pPr>
            <w:numPr>
              <w:ilvl w:val="2"/>
              <w:numId w:val="25"/>
            </w:numPr>
            <w:tabs>
              <w:tab w:val="left" w:pos="720"/>
              <w:tab w:val="left" w:pos="1440"/>
            </w:tabs>
            <w:spacing w:before="240"/>
            <w:rPr>
              <w:ins w:id="8988" w:author="BHA Regulatory Affairs Unit" w:date="2026-07-29T16:06:00Z"/>
            </w:rPr>
          </w:pPr>
          <w:sdt>
            <w:sdtPr>
              <w:tag w:val="goog_rdk_8934"/>
              <w:id w:val="2123773174"/>
            </w:sdtPr>
            <w:sdtContent>
              <w:ins w:id="8989" w:author="BHA Regulatory Affairs Unit" w:date="2026-07-29T16:06:00Z">
                <w:r>
                  <w:t>Assistance and/or supervision needed for an individual to participate in social, recreational, and community activities;</w:t>
                </w:r>
              </w:ins>
            </w:sdtContent>
          </w:sdt>
        </w:p>
      </w:sdtContent>
    </w:sdt>
    <w:sdt>
      <w:sdtPr>
        <w:tag w:val="goog_rdk_8937"/>
        <w:id w:val="1732947003"/>
      </w:sdtPr>
      <w:sdtContent>
        <w:p w14:paraId="00001226" w14:textId="77777777" w:rsidR="00CF3663" w:rsidRDefault="00000000">
          <w:pPr>
            <w:numPr>
              <w:ilvl w:val="2"/>
              <w:numId w:val="25"/>
            </w:numPr>
            <w:tabs>
              <w:tab w:val="left" w:pos="720"/>
              <w:tab w:val="left" w:pos="1440"/>
            </w:tabs>
            <w:spacing w:before="240"/>
            <w:rPr>
              <w:ins w:id="8990" w:author="BHA Regulatory Affairs Unit" w:date="2026-07-29T16:06:00Z"/>
            </w:rPr>
          </w:pPr>
          <w:sdt>
            <w:sdtPr>
              <w:tag w:val="goog_rdk_8936"/>
              <w:id w:val="-1009496005"/>
            </w:sdtPr>
            <w:sdtContent>
              <w:ins w:id="8991" w:author="BHA Regulatory Affairs Unit" w:date="2026-07-29T16:06:00Z">
                <w:r>
                  <w:t>Referral to and establishing a stronger connection to community resources;</w:t>
                </w:r>
              </w:ins>
            </w:sdtContent>
          </w:sdt>
        </w:p>
      </w:sdtContent>
    </w:sdt>
    <w:sdt>
      <w:sdtPr>
        <w:tag w:val="goog_rdk_8939"/>
        <w:id w:val="-1396148470"/>
      </w:sdtPr>
      <w:sdtContent>
        <w:p w14:paraId="00001227" w14:textId="77777777" w:rsidR="00CF3663" w:rsidRDefault="00000000">
          <w:pPr>
            <w:numPr>
              <w:ilvl w:val="2"/>
              <w:numId w:val="25"/>
            </w:numPr>
            <w:tabs>
              <w:tab w:val="left" w:pos="720"/>
              <w:tab w:val="left" w:pos="1440"/>
            </w:tabs>
            <w:spacing w:before="240"/>
            <w:rPr>
              <w:ins w:id="8992" w:author="BHA Regulatory Affairs Unit" w:date="2026-07-29T16:06:00Z"/>
            </w:rPr>
          </w:pPr>
          <w:sdt>
            <w:sdtPr>
              <w:tag w:val="goog_rdk_8938"/>
              <w:id w:val="-1867736951"/>
            </w:sdtPr>
            <w:sdtContent>
              <w:ins w:id="8993" w:author="BHA Regulatory Affairs Unit" w:date="2026-07-29T16:06:00Z">
                <w:r>
                  <w:t>Relationship building;</w:t>
                </w:r>
              </w:ins>
            </w:sdtContent>
          </w:sdt>
        </w:p>
      </w:sdtContent>
    </w:sdt>
    <w:sdt>
      <w:sdtPr>
        <w:tag w:val="goog_rdk_8941"/>
        <w:id w:val="-975485254"/>
      </w:sdtPr>
      <w:sdtContent>
        <w:p w14:paraId="00001228" w14:textId="77777777" w:rsidR="00CF3663" w:rsidRDefault="00000000">
          <w:pPr>
            <w:numPr>
              <w:ilvl w:val="2"/>
              <w:numId w:val="25"/>
            </w:numPr>
            <w:tabs>
              <w:tab w:val="left" w:pos="720"/>
              <w:tab w:val="left" w:pos="1440"/>
            </w:tabs>
            <w:spacing w:before="240"/>
            <w:rPr>
              <w:ins w:id="8994" w:author="BHA Regulatory Affairs Unit" w:date="2026-07-29T16:06:00Z"/>
            </w:rPr>
          </w:pPr>
          <w:sdt>
            <w:sdtPr>
              <w:tag w:val="goog_rdk_8940"/>
              <w:id w:val="-865947029"/>
            </w:sdtPr>
            <w:sdtContent>
              <w:ins w:id="8995" w:author="BHA Regulatory Affairs Unit" w:date="2026-07-29T16:06:00Z">
                <w:r>
                  <w:t>Safety planning;</w:t>
                </w:r>
              </w:ins>
            </w:sdtContent>
          </w:sdt>
        </w:p>
      </w:sdtContent>
    </w:sdt>
    <w:sdt>
      <w:sdtPr>
        <w:tag w:val="goog_rdk_8943"/>
        <w:id w:val="124013743"/>
      </w:sdtPr>
      <w:sdtContent>
        <w:p w14:paraId="00001229" w14:textId="77777777" w:rsidR="00CF3663" w:rsidRDefault="00000000">
          <w:pPr>
            <w:numPr>
              <w:ilvl w:val="2"/>
              <w:numId w:val="25"/>
            </w:numPr>
            <w:tabs>
              <w:tab w:val="left" w:pos="720"/>
              <w:tab w:val="left" w:pos="1440"/>
            </w:tabs>
            <w:spacing w:before="240"/>
            <w:rPr>
              <w:ins w:id="8996" w:author="BHA Regulatory Affairs Unit" w:date="2026-07-29T16:06:00Z"/>
            </w:rPr>
          </w:pPr>
          <w:sdt>
            <w:sdtPr>
              <w:tag w:val="goog_rdk_8942"/>
              <w:id w:val="443969608"/>
            </w:sdtPr>
            <w:sdtContent>
              <w:ins w:id="8997" w:author="BHA Regulatory Affairs Unit" w:date="2026-07-29T16:06:00Z">
                <w:r>
                  <w:t>Stigma reduction; and</w:t>
                </w:r>
              </w:ins>
            </w:sdtContent>
          </w:sdt>
        </w:p>
      </w:sdtContent>
    </w:sdt>
    <w:sdt>
      <w:sdtPr>
        <w:tag w:val="goog_rdk_8945"/>
        <w:id w:val="-1315280193"/>
      </w:sdtPr>
      <w:sdtContent>
        <w:p w14:paraId="0000122A" w14:textId="77777777" w:rsidR="00CF3663" w:rsidRDefault="00000000">
          <w:pPr>
            <w:numPr>
              <w:ilvl w:val="2"/>
              <w:numId w:val="25"/>
            </w:numPr>
            <w:tabs>
              <w:tab w:val="left" w:pos="720"/>
              <w:tab w:val="left" w:pos="1440"/>
            </w:tabs>
            <w:spacing w:before="240"/>
            <w:rPr>
              <w:ins w:id="8998" w:author="BHA Regulatory Affairs Unit" w:date="2026-07-29T16:06:00Z"/>
            </w:rPr>
          </w:pPr>
          <w:sdt>
            <w:sdtPr>
              <w:tag w:val="goog_rdk_8944"/>
              <w:id w:val="-1702244021"/>
            </w:sdtPr>
            <w:sdtContent>
              <w:ins w:id="8999" w:author="BHA Regulatory Affairs Unit" w:date="2026-07-29T16:06:00Z">
                <w:r>
                  <w:t>Monitoring of personal hygiene, nutritional support, safety, and environmental maintenance.</w:t>
                </w:r>
              </w:ins>
            </w:sdtContent>
          </w:sdt>
        </w:p>
      </w:sdtContent>
    </w:sdt>
    <w:sdt>
      <w:sdtPr>
        <w:tag w:val="goog_rdk_8947"/>
        <w:id w:val="-1900835226"/>
      </w:sdtPr>
      <w:sdtContent>
        <w:p w14:paraId="0000122B" w14:textId="77777777" w:rsidR="00CF3663" w:rsidRDefault="00000000">
          <w:pPr>
            <w:numPr>
              <w:ilvl w:val="1"/>
              <w:numId w:val="25"/>
            </w:numPr>
            <w:tabs>
              <w:tab w:val="left" w:pos="720"/>
              <w:tab w:val="left" w:pos="1440"/>
            </w:tabs>
            <w:spacing w:before="240"/>
            <w:rPr>
              <w:ins w:id="9000" w:author="BHA Regulatory Affairs Unit" w:date="2026-07-29T16:06:00Z"/>
            </w:rPr>
          </w:pPr>
          <w:sdt>
            <w:sdtPr>
              <w:tag w:val="goog_rdk_8946"/>
              <w:id w:val="-1857268880"/>
            </w:sdtPr>
            <w:sdtContent>
              <w:ins w:id="9001" w:author="BHA Regulatory Affairs Unit" w:date="2026-07-29T16:06:00Z">
                <w:r>
                  <w:t>Agencies providing respite services must have an identified pathway to transfer an individual and/or child being served to more medically staffed services, if needed.</w:t>
                </w:r>
              </w:ins>
            </w:sdtContent>
          </w:sdt>
        </w:p>
      </w:sdtContent>
    </w:sdt>
    <w:sdt>
      <w:sdtPr>
        <w:tag w:val="goog_rdk_8949"/>
        <w:id w:val="1644523153"/>
      </w:sdtPr>
      <w:sdtContent>
        <w:p w14:paraId="0000122C" w14:textId="77777777" w:rsidR="00CF3663" w:rsidRDefault="00000000">
          <w:pPr>
            <w:numPr>
              <w:ilvl w:val="0"/>
              <w:numId w:val="25"/>
            </w:numPr>
            <w:tabs>
              <w:tab w:val="left" w:pos="720"/>
              <w:tab w:val="left" w:pos="1440"/>
            </w:tabs>
            <w:spacing w:before="240"/>
            <w:rPr>
              <w:ins w:id="9002" w:author="BHA Regulatory Affairs Unit" w:date="2026-07-29T16:06:00Z"/>
            </w:rPr>
          </w:pPr>
          <w:sdt>
            <w:sdtPr>
              <w:tag w:val="goog_rdk_8948"/>
              <w:id w:val="-451985625"/>
            </w:sdtPr>
            <w:sdtContent>
              <w:ins w:id="9003" w:author="BHA Regulatory Affairs Unit" w:date="2026-07-29T16:06:00Z">
                <w:r>
                  <w:t>Support systems</w:t>
                </w:r>
              </w:ins>
            </w:sdtContent>
          </w:sdt>
        </w:p>
      </w:sdtContent>
    </w:sdt>
    <w:sdt>
      <w:sdtPr>
        <w:tag w:val="goog_rdk_8951"/>
        <w:id w:val="1510497753"/>
      </w:sdtPr>
      <w:sdtContent>
        <w:p w14:paraId="0000122D" w14:textId="77777777" w:rsidR="00CF3663" w:rsidRDefault="00000000">
          <w:pPr>
            <w:numPr>
              <w:ilvl w:val="1"/>
              <w:numId w:val="25"/>
            </w:numPr>
            <w:tabs>
              <w:tab w:val="left" w:pos="720"/>
              <w:tab w:val="left" w:pos="1440"/>
            </w:tabs>
            <w:spacing w:before="240"/>
            <w:rPr>
              <w:ins w:id="9004" w:author="BHA Regulatory Affairs Unit" w:date="2026-07-29T16:06:00Z"/>
            </w:rPr>
          </w:pPr>
          <w:sdt>
            <w:sdtPr>
              <w:tag w:val="goog_rdk_8950"/>
              <w:id w:val="-1990829681"/>
            </w:sdtPr>
            <w:sdtContent>
              <w:ins w:id="9005" w:author="BHA Regulatory Affairs Unit" w:date="2026-07-29T16:06:00Z">
                <w:r>
                  <w:t>Agencies providing respite services must have connections and partnerships in place to allow seamless transition between an agency and other providers, as clinically indicated.</w:t>
                </w:r>
              </w:ins>
            </w:sdtContent>
          </w:sdt>
        </w:p>
      </w:sdtContent>
    </w:sdt>
    <w:sdt>
      <w:sdtPr>
        <w:tag w:val="goog_rdk_8953"/>
        <w:id w:val="291755537"/>
      </w:sdtPr>
      <w:sdtContent>
        <w:p w14:paraId="0000122E" w14:textId="77777777" w:rsidR="00CF3663" w:rsidRDefault="00000000">
          <w:pPr>
            <w:numPr>
              <w:ilvl w:val="0"/>
              <w:numId w:val="25"/>
            </w:numPr>
            <w:tabs>
              <w:tab w:val="left" w:pos="720"/>
              <w:tab w:val="left" w:pos="1440"/>
            </w:tabs>
            <w:spacing w:before="240"/>
            <w:rPr>
              <w:ins w:id="9006" w:author="BHA Regulatory Affairs Unit" w:date="2026-07-29T16:06:00Z"/>
            </w:rPr>
          </w:pPr>
          <w:sdt>
            <w:sdtPr>
              <w:tag w:val="goog_rdk_8952"/>
              <w:id w:val="-1887191403"/>
            </w:sdtPr>
            <w:sdtContent>
              <w:ins w:id="9007" w:author="BHA Regulatory Affairs Unit" w:date="2026-07-29T16:06:00Z">
                <w:r>
                  <w:t>Policies and procedures</w:t>
                </w:r>
              </w:ins>
            </w:sdtContent>
          </w:sdt>
        </w:p>
      </w:sdtContent>
    </w:sdt>
    <w:sdt>
      <w:sdtPr>
        <w:tag w:val="goog_rdk_8955"/>
        <w:id w:val="-596888902"/>
      </w:sdtPr>
      <w:sdtContent>
        <w:p w14:paraId="0000122F" w14:textId="77777777" w:rsidR="00CF3663" w:rsidRDefault="00000000">
          <w:pPr>
            <w:numPr>
              <w:ilvl w:val="1"/>
              <w:numId w:val="25"/>
            </w:numPr>
            <w:tabs>
              <w:tab w:val="left" w:pos="720"/>
              <w:tab w:val="left" w:pos="1440"/>
            </w:tabs>
            <w:spacing w:before="240"/>
            <w:rPr>
              <w:ins w:id="9008" w:author="BHA Regulatory Affairs Unit" w:date="2026-07-29T16:06:00Z"/>
            </w:rPr>
          </w:pPr>
          <w:sdt>
            <w:sdtPr>
              <w:tag w:val="goog_rdk_8954"/>
              <w:id w:val="-638046805"/>
            </w:sdtPr>
            <w:sdtContent>
              <w:ins w:id="9009" w:author="BHA Regulatory Affairs Unit" w:date="2026-07-29T16:06:00Z">
                <w:r>
                  <w:t>Agencies providing respite services must develop, implement, and enforce policies and procedures to address service delivery expectations. These policies and procedures must address, but are not limited to:</w:t>
                </w:r>
              </w:ins>
            </w:sdtContent>
          </w:sdt>
        </w:p>
      </w:sdtContent>
    </w:sdt>
    <w:sdt>
      <w:sdtPr>
        <w:tag w:val="goog_rdk_8957"/>
        <w:id w:val="-774635085"/>
      </w:sdtPr>
      <w:sdtContent>
        <w:p w14:paraId="00001230" w14:textId="77777777" w:rsidR="00CF3663" w:rsidRDefault="00000000">
          <w:pPr>
            <w:numPr>
              <w:ilvl w:val="2"/>
              <w:numId w:val="25"/>
            </w:numPr>
            <w:tabs>
              <w:tab w:val="left" w:pos="720"/>
              <w:tab w:val="left" w:pos="1440"/>
            </w:tabs>
            <w:spacing w:before="240"/>
            <w:rPr>
              <w:ins w:id="9010" w:author="BHA Regulatory Affairs Unit" w:date="2026-07-29T16:06:00Z"/>
            </w:rPr>
          </w:pPr>
          <w:sdt>
            <w:sdtPr>
              <w:tag w:val="goog_rdk_8956"/>
              <w:id w:val="2028056823"/>
            </w:sdtPr>
            <w:sdtContent>
              <w:ins w:id="9011" w:author="BHA Regulatory Affairs Unit" w:date="2026-07-29T16:06:00Z">
                <w:r>
                  <w:t>Alignment with policy and procedure requirements detailed in Part 6.1.2.F of this Chapter 6.</w:t>
                </w:r>
              </w:ins>
            </w:sdtContent>
          </w:sdt>
        </w:p>
      </w:sdtContent>
    </w:sdt>
    <w:sdt>
      <w:sdtPr>
        <w:tag w:val="goog_rdk_8959"/>
        <w:id w:val="-316613184"/>
      </w:sdtPr>
      <w:sdtContent>
        <w:p w14:paraId="00001231" w14:textId="77777777" w:rsidR="00CF3663" w:rsidRDefault="00000000">
          <w:pPr>
            <w:keepNext/>
            <w:spacing w:before="240" w:after="60"/>
            <w:ind w:firstLine="0"/>
            <w:rPr>
              <w:ins w:id="9012" w:author="BHA Regulatory Affairs Unit" w:date="2026-07-29T16:06:00Z"/>
              <w:b/>
              <w:bCs/>
            </w:rPr>
          </w:pPr>
          <w:sdt>
            <w:sdtPr>
              <w:tag w:val="goog_rdk_8958"/>
              <w:id w:val="-1686638664"/>
            </w:sdtPr>
            <w:sdtContent>
              <w:ins w:id="9013" w:author="BHA Regulatory Affairs Unit" w:date="2026-07-29T16:06:00Z">
                <w:r>
                  <w:rPr>
                    <w:b/>
                    <w:bCs/>
                  </w:rPr>
                  <w:t>6.6.3</w:t>
                </w:r>
                <w:r>
                  <w:rPr>
                    <w:b/>
                    <w:bCs/>
                  </w:rPr>
                  <w:tab/>
                  <w:t>Personnel (Respite)</w:t>
                </w:r>
              </w:ins>
            </w:sdtContent>
          </w:sdt>
        </w:p>
      </w:sdtContent>
    </w:sdt>
    <w:sdt>
      <w:sdtPr>
        <w:tag w:val="goog_rdk_8961"/>
        <w:id w:val="701429813"/>
      </w:sdtPr>
      <w:sdtContent>
        <w:p w14:paraId="00001232" w14:textId="77777777" w:rsidR="00CF3663" w:rsidRDefault="00000000">
          <w:pPr>
            <w:numPr>
              <w:ilvl w:val="0"/>
              <w:numId w:val="26"/>
            </w:numPr>
            <w:tabs>
              <w:tab w:val="left" w:pos="720"/>
              <w:tab w:val="left" w:pos="1440"/>
            </w:tabs>
            <w:spacing w:before="240"/>
            <w:rPr>
              <w:ins w:id="9014" w:author="BHA Regulatory Affairs Unit" w:date="2026-07-29T16:06:00Z"/>
            </w:rPr>
          </w:pPr>
          <w:sdt>
            <w:sdtPr>
              <w:tag w:val="goog_rdk_8960"/>
              <w:id w:val="991540407"/>
            </w:sdtPr>
            <w:sdtContent>
              <w:ins w:id="9015" w:author="BHA Regulatory Affairs Unit" w:date="2026-07-29T16:06:00Z">
                <w:r>
                  <w:t>Level of care requirements</w:t>
                </w:r>
              </w:ins>
            </w:sdtContent>
          </w:sdt>
        </w:p>
      </w:sdtContent>
    </w:sdt>
    <w:sdt>
      <w:sdtPr>
        <w:tag w:val="goog_rdk_8963"/>
        <w:id w:val="-1699089832"/>
      </w:sdtPr>
      <w:sdtContent>
        <w:p w14:paraId="00001233" w14:textId="77777777" w:rsidR="00CF3663" w:rsidRDefault="00000000">
          <w:pPr>
            <w:numPr>
              <w:ilvl w:val="1"/>
              <w:numId w:val="26"/>
            </w:numPr>
            <w:tabs>
              <w:tab w:val="left" w:pos="720"/>
              <w:tab w:val="left" w:pos="1440"/>
            </w:tabs>
            <w:spacing w:before="240"/>
            <w:rPr>
              <w:ins w:id="9016" w:author="BHA Regulatory Affairs Unit" w:date="2026-07-29T16:06:00Z"/>
            </w:rPr>
          </w:pPr>
          <w:sdt>
            <w:sdtPr>
              <w:tag w:val="goog_rdk_8962"/>
              <w:id w:val="-212092062"/>
            </w:sdtPr>
            <w:sdtContent>
              <w:ins w:id="9017" w:author="BHA Regulatory Affairs Unit" w:date="2026-07-29T16:06:00Z">
                <w:r>
                  <w:t>Agencies providing respite services shall be multidisciplinary and responsive to the unique needs of individuals.</w:t>
                </w:r>
              </w:ins>
            </w:sdtContent>
          </w:sdt>
        </w:p>
      </w:sdtContent>
    </w:sdt>
    <w:sdt>
      <w:sdtPr>
        <w:tag w:val="goog_rdk_8965"/>
        <w:id w:val="2123067283"/>
      </w:sdtPr>
      <w:sdtContent>
        <w:p w14:paraId="00001234" w14:textId="77777777" w:rsidR="00CF3663" w:rsidRDefault="00000000">
          <w:pPr>
            <w:numPr>
              <w:ilvl w:val="1"/>
              <w:numId w:val="26"/>
            </w:numPr>
            <w:tabs>
              <w:tab w:val="left" w:pos="720"/>
              <w:tab w:val="left" w:pos="1440"/>
            </w:tabs>
            <w:spacing w:before="240"/>
            <w:rPr>
              <w:ins w:id="9018" w:author="BHA Regulatory Affairs Unit" w:date="2026-07-29T16:06:00Z"/>
            </w:rPr>
          </w:pPr>
          <w:sdt>
            <w:sdtPr>
              <w:tag w:val="goog_rdk_8964"/>
              <w:id w:val="-1895111771"/>
            </w:sdtPr>
            <w:sdtContent>
              <w:ins w:id="9019" w:author="BHA Regulatory Affairs Unit" w:date="2026-07-29T16:06:00Z">
                <w:r>
                  <w:t>A Medical Director is not required.</w:t>
                </w:r>
              </w:ins>
            </w:sdtContent>
          </w:sdt>
        </w:p>
      </w:sdtContent>
    </w:sdt>
    <w:sdt>
      <w:sdtPr>
        <w:tag w:val="goog_rdk_8967"/>
        <w:id w:val="-2066391994"/>
      </w:sdtPr>
      <w:sdtContent>
        <w:p w14:paraId="00001235" w14:textId="77777777" w:rsidR="00CF3663" w:rsidRDefault="00000000">
          <w:pPr>
            <w:numPr>
              <w:ilvl w:val="1"/>
              <w:numId w:val="26"/>
            </w:numPr>
            <w:tabs>
              <w:tab w:val="left" w:pos="720"/>
              <w:tab w:val="left" w:pos="1440"/>
            </w:tabs>
            <w:spacing w:before="240"/>
            <w:rPr>
              <w:ins w:id="9020" w:author="BHA Regulatory Affairs Unit" w:date="2026-07-29T16:06:00Z"/>
            </w:rPr>
          </w:pPr>
          <w:sdt>
            <w:sdtPr>
              <w:tag w:val="goog_rdk_8966"/>
              <w:id w:val="-504374983"/>
            </w:sdtPr>
            <w:sdtContent>
              <w:ins w:id="9021" w:author="BHA Regulatory Affairs Unit" w:date="2026-07-29T16:06:00Z">
                <w:r>
                  <w:t>A Clinical Director is required.</w:t>
                </w:r>
              </w:ins>
            </w:sdtContent>
          </w:sdt>
        </w:p>
      </w:sdtContent>
    </w:sdt>
    <w:sdt>
      <w:sdtPr>
        <w:tag w:val="goog_rdk_8969"/>
        <w:id w:val="-906983419"/>
      </w:sdtPr>
      <w:sdtContent>
        <w:p w14:paraId="00001236" w14:textId="77777777" w:rsidR="00CF3663" w:rsidRDefault="00000000">
          <w:pPr>
            <w:numPr>
              <w:ilvl w:val="1"/>
              <w:numId w:val="26"/>
            </w:numPr>
            <w:tabs>
              <w:tab w:val="left" w:pos="720"/>
              <w:tab w:val="left" w:pos="1440"/>
            </w:tabs>
            <w:spacing w:before="240"/>
            <w:rPr>
              <w:ins w:id="9022" w:author="BHA Regulatory Affairs Unit" w:date="2026-07-29T16:06:00Z"/>
            </w:rPr>
          </w:pPr>
          <w:sdt>
            <w:sdtPr>
              <w:tag w:val="goog_rdk_8968"/>
              <w:id w:val="933780215"/>
            </w:sdtPr>
            <w:sdtContent>
              <w:ins w:id="9023" w:author="BHA Regulatory Affairs Unit" w:date="2026-07-29T16:06:00Z">
                <w:r>
                  <w:t>If an agency assists with medication administration and/or monitoring, personnel must be able to interact with medications either through the QMAP process or another credential that allows medication interaction.</w:t>
                </w:r>
              </w:ins>
            </w:sdtContent>
          </w:sdt>
        </w:p>
      </w:sdtContent>
    </w:sdt>
    <w:sdt>
      <w:sdtPr>
        <w:tag w:val="goog_rdk_8971"/>
        <w:id w:val="-545245920"/>
      </w:sdtPr>
      <w:sdtContent>
        <w:p w14:paraId="00001237" w14:textId="77777777" w:rsidR="00CF3663" w:rsidRDefault="00000000">
          <w:pPr>
            <w:numPr>
              <w:ilvl w:val="1"/>
              <w:numId w:val="26"/>
            </w:numPr>
            <w:tabs>
              <w:tab w:val="left" w:pos="720"/>
              <w:tab w:val="left" w:pos="1440"/>
            </w:tabs>
            <w:spacing w:before="240"/>
            <w:rPr>
              <w:ins w:id="9024" w:author="BHA Regulatory Affairs Unit" w:date="2026-07-29T16:06:00Z"/>
            </w:rPr>
          </w:pPr>
          <w:sdt>
            <w:sdtPr>
              <w:tag w:val="goog_rdk_8970"/>
              <w:id w:val="42591981"/>
            </w:sdtPr>
            <w:sdtContent>
              <w:ins w:id="9025" w:author="BHA Regulatory Affairs Unit" w:date="2026-07-29T16:06:00Z">
                <w:r>
                  <w:t>If an agency is endorsed to provide services to children and families in alignment with Chapter 8 of these Rules, its personnel shall:</w:t>
                </w:r>
              </w:ins>
            </w:sdtContent>
          </w:sdt>
        </w:p>
      </w:sdtContent>
    </w:sdt>
    <w:sdt>
      <w:sdtPr>
        <w:tag w:val="goog_rdk_8973"/>
        <w:id w:val="-1566778372"/>
      </w:sdtPr>
      <w:sdtContent>
        <w:p w14:paraId="00001238" w14:textId="77777777" w:rsidR="00CF3663" w:rsidRDefault="00000000">
          <w:pPr>
            <w:numPr>
              <w:ilvl w:val="2"/>
              <w:numId w:val="26"/>
            </w:numPr>
            <w:tabs>
              <w:tab w:val="left" w:pos="720"/>
              <w:tab w:val="left" w:pos="1440"/>
            </w:tabs>
            <w:spacing w:before="240"/>
            <w:rPr>
              <w:ins w:id="9026" w:author="BHA Regulatory Affairs Unit" w:date="2026-07-29T16:06:00Z"/>
            </w:rPr>
          </w:pPr>
          <w:sdt>
            <w:sdtPr>
              <w:tag w:val="goog_rdk_8972"/>
              <w:id w:val="-685901907"/>
            </w:sdtPr>
            <w:sdtContent>
              <w:ins w:id="9027" w:author="BHA Regulatory Affairs Unit" w:date="2026-07-29T16:06:00Z">
                <w:r>
                  <w:t>Include child and family member-focused PSPs, psychiatrists, psychiatric nurse practitioners, physicians, social workers, and counselors; and</w:t>
                </w:r>
              </w:ins>
            </w:sdtContent>
          </w:sdt>
        </w:p>
      </w:sdtContent>
    </w:sdt>
    <w:sdt>
      <w:sdtPr>
        <w:tag w:val="goog_rdk_8975"/>
        <w:id w:val="260513906"/>
      </w:sdtPr>
      <w:sdtContent>
        <w:p w14:paraId="00001239" w14:textId="77777777" w:rsidR="00CF3663" w:rsidRDefault="00000000">
          <w:pPr>
            <w:numPr>
              <w:ilvl w:val="2"/>
              <w:numId w:val="26"/>
            </w:numPr>
            <w:tabs>
              <w:tab w:val="left" w:pos="720"/>
              <w:tab w:val="left" w:pos="1440"/>
            </w:tabs>
            <w:spacing w:before="240"/>
            <w:rPr>
              <w:ins w:id="9028" w:author="BHA Regulatory Affairs Unit" w:date="2026-07-29T16:06:00Z"/>
            </w:rPr>
          </w:pPr>
          <w:sdt>
            <w:sdtPr>
              <w:tag w:val="goog_rdk_8974"/>
              <w:id w:val="-1716812240"/>
            </w:sdtPr>
            <w:sdtContent>
              <w:ins w:id="9029" w:author="BHA Regulatory Affairs Unit" w:date="2026-07-29T16:06:00Z">
                <w:r>
                  <w:t>Be able to assess physical health needs and deliver care for most minor physical health challenges.</w:t>
                </w:r>
              </w:ins>
            </w:sdtContent>
          </w:sdt>
        </w:p>
      </w:sdtContent>
    </w:sdt>
    <w:sdt>
      <w:sdtPr>
        <w:tag w:val="goog_rdk_8977"/>
        <w:id w:val="1093065356"/>
      </w:sdtPr>
      <w:sdtContent>
        <w:p w14:paraId="0000123A" w14:textId="77777777" w:rsidR="00CF3663" w:rsidRDefault="00000000">
          <w:pPr>
            <w:numPr>
              <w:ilvl w:val="0"/>
              <w:numId w:val="26"/>
            </w:numPr>
            <w:tabs>
              <w:tab w:val="left" w:pos="720"/>
              <w:tab w:val="left" w:pos="1440"/>
            </w:tabs>
            <w:spacing w:before="240"/>
            <w:rPr>
              <w:ins w:id="9030" w:author="BHA Regulatory Affairs Unit" w:date="2026-07-29T16:06:00Z"/>
            </w:rPr>
          </w:pPr>
          <w:sdt>
            <w:sdtPr>
              <w:tag w:val="goog_rdk_8976"/>
              <w:id w:val="-941459240"/>
            </w:sdtPr>
            <w:sdtContent>
              <w:ins w:id="9031" w:author="BHA Regulatory Affairs Unit" w:date="2026-07-29T16:06:00Z">
                <w:r>
                  <w:t>Supervisor consultation</w:t>
                </w:r>
              </w:ins>
            </w:sdtContent>
          </w:sdt>
        </w:p>
      </w:sdtContent>
    </w:sdt>
    <w:sdt>
      <w:sdtPr>
        <w:tag w:val="goog_rdk_8979"/>
        <w:id w:val="-1198539653"/>
      </w:sdtPr>
      <w:sdtContent>
        <w:p w14:paraId="0000123B" w14:textId="77777777" w:rsidR="00CF3663" w:rsidRDefault="00000000">
          <w:pPr>
            <w:numPr>
              <w:ilvl w:val="1"/>
              <w:numId w:val="26"/>
            </w:numPr>
            <w:tabs>
              <w:tab w:val="left" w:pos="720"/>
              <w:tab w:val="left" w:pos="1440"/>
            </w:tabs>
            <w:spacing w:before="240"/>
            <w:rPr>
              <w:ins w:id="9032" w:author="BHA Regulatory Affairs Unit" w:date="2026-07-29T16:06:00Z"/>
            </w:rPr>
          </w:pPr>
          <w:sdt>
            <w:sdtPr>
              <w:tag w:val="goog_rdk_8978"/>
              <w:id w:val="341924351"/>
            </w:sdtPr>
            <w:sdtContent>
              <w:ins w:id="9033" w:author="BHA Regulatory Affairs Unit" w:date="2026-07-29T16:06:00Z">
                <w:r>
                  <w:t>A crisis licensee, licensee, or authorized practitioner must be immediately available via telehealth or on-site.</w:t>
                </w:r>
              </w:ins>
            </w:sdtContent>
          </w:sdt>
        </w:p>
      </w:sdtContent>
    </w:sdt>
    <w:sdt>
      <w:sdtPr>
        <w:tag w:val="goog_rdk_8981"/>
        <w:id w:val="-462974212"/>
      </w:sdtPr>
      <w:sdtContent>
        <w:p w14:paraId="0000123C" w14:textId="77777777" w:rsidR="00CF3663" w:rsidRDefault="00000000">
          <w:pPr>
            <w:numPr>
              <w:ilvl w:val="0"/>
              <w:numId w:val="26"/>
            </w:numPr>
            <w:tabs>
              <w:tab w:val="left" w:pos="720"/>
              <w:tab w:val="left" w:pos="1440"/>
            </w:tabs>
            <w:spacing w:before="240"/>
            <w:rPr>
              <w:ins w:id="9034" w:author="BHA Regulatory Affairs Unit" w:date="2026-07-29T16:06:00Z"/>
            </w:rPr>
          </w:pPr>
          <w:sdt>
            <w:sdtPr>
              <w:tag w:val="goog_rdk_8980"/>
              <w:id w:val="336424283"/>
            </w:sdtPr>
            <w:sdtContent>
              <w:ins w:id="9035" w:author="BHA Regulatory Affairs Unit" w:date="2026-07-29T16:06:00Z">
                <w:r>
                  <w:t>Training</w:t>
                </w:r>
              </w:ins>
            </w:sdtContent>
          </w:sdt>
        </w:p>
      </w:sdtContent>
    </w:sdt>
    <w:sdt>
      <w:sdtPr>
        <w:tag w:val="goog_rdk_8983"/>
        <w:id w:val="1629680313"/>
      </w:sdtPr>
      <w:sdtContent>
        <w:p w14:paraId="0000123D" w14:textId="77777777" w:rsidR="00CF3663" w:rsidRDefault="00000000">
          <w:pPr>
            <w:numPr>
              <w:ilvl w:val="1"/>
              <w:numId w:val="26"/>
            </w:numPr>
            <w:tabs>
              <w:tab w:val="left" w:pos="720"/>
              <w:tab w:val="left" w:pos="1440"/>
            </w:tabs>
            <w:spacing w:before="240"/>
            <w:rPr>
              <w:ins w:id="9036" w:author="BHA Regulatory Affairs Unit" w:date="2026-07-29T16:06:00Z"/>
            </w:rPr>
          </w:pPr>
          <w:sdt>
            <w:sdtPr>
              <w:tag w:val="goog_rdk_8982"/>
              <w:id w:val="-1017028348"/>
            </w:sdtPr>
            <w:sdtContent>
              <w:ins w:id="9037" w:author="BHA Regulatory Affairs Unit" w:date="2026-07-29T16:06:00Z">
                <w:r>
                  <w:t>If an agency providing respite services is endorsed to provide services to children and families, in alignment with Chapter 8 of these Rules, the agency shall ensure that personnel have expertise and experience in this area, as well as training in trauma-responsive care and cultural responsiveness.</w:t>
                </w:r>
              </w:ins>
            </w:sdtContent>
          </w:sdt>
        </w:p>
      </w:sdtContent>
    </w:sdt>
    <w:sdt>
      <w:sdtPr>
        <w:tag w:val="goog_rdk_8985"/>
        <w:id w:val="-510042816"/>
      </w:sdtPr>
      <w:sdtContent>
        <w:p w14:paraId="0000123E" w14:textId="77777777" w:rsidR="00CF3663" w:rsidRDefault="00000000">
          <w:pPr>
            <w:numPr>
              <w:ilvl w:val="2"/>
              <w:numId w:val="26"/>
            </w:numPr>
            <w:tabs>
              <w:tab w:val="left" w:pos="720"/>
              <w:tab w:val="left" w:pos="1440"/>
            </w:tabs>
            <w:spacing w:before="240"/>
            <w:rPr>
              <w:ins w:id="9038" w:author="BHA Regulatory Affairs Unit" w:date="2026-07-29T16:06:00Z"/>
            </w:rPr>
          </w:pPr>
          <w:sdt>
            <w:sdtPr>
              <w:tag w:val="goog_rdk_8984"/>
              <w:id w:val="1832623098"/>
            </w:sdtPr>
            <w:sdtContent>
              <w:ins w:id="9039" w:author="BHA Regulatory Affairs Unit" w:date="2026-07-29T16:06:00Z">
                <w:r>
                  <w:t>Documentation of this training must be present in personnel files.</w:t>
                </w:r>
              </w:ins>
            </w:sdtContent>
          </w:sdt>
        </w:p>
      </w:sdtContent>
    </w:sdt>
    <w:sdt>
      <w:sdtPr>
        <w:tag w:val="goog_rdk_8987"/>
        <w:id w:val="-1912195822"/>
      </w:sdtPr>
      <w:sdtContent>
        <w:p w14:paraId="0000123F" w14:textId="77777777" w:rsidR="00CF3663" w:rsidRDefault="00000000">
          <w:pPr>
            <w:keepNext/>
            <w:spacing w:before="240" w:after="60"/>
            <w:ind w:firstLine="0"/>
            <w:rPr>
              <w:ins w:id="9040" w:author="BHA Regulatory Affairs Unit" w:date="2026-07-29T16:06:00Z"/>
              <w:b/>
              <w:bCs/>
            </w:rPr>
          </w:pPr>
          <w:sdt>
            <w:sdtPr>
              <w:tag w:val="goog_rdk_8986"/>
              <w:id w:val="-1363281804"/>
            </w:sdtPr>
            <w:sdtContent>
              <w:ins w:id="9041" w:author="BHA Regulatory Affairs Unit" w:date="2026-07-29T16:06:00Z">
                <w:r>
                  <w:rPr>
                    <w:b/>
                    <w:bCs/>
                  </w:rPr>
                  <w:t>6.6.4</w:t>
                </w:r>
                <w:r>
                  <w:rPr>
                    <w:b/>
                    <w:bCs/>
                  </w:rPr>
                  <w:tab/>
                  <w:t>Documentation and Timeliness (Respite)</w:t>
                </w:r>
              </w:ins>
            </w:sdtContent>
          </w:sdt>
        </w:p>
      </w:sdtContent>
    </w:sdt>
    <w:sdt>
      <w:sdtPr>
        <w:tag w:val="goog_rdk_8989"/>
        <w:id w:val="1519914885"/>
      </w:sdtPr>
      <w:sdtContent>
        <w:p w14:paraId="00001240" w14:textId="77777777" w:rsidR="00CF3663" w:rsidRDefault="00000000">
          <w:pPr>
            <w:numPr>
              <w:ilvl w:val="0"/>
              <w:numId w:val="22"/>
            </w:numPr>
            <w:tabs>
              <w:tab w:val="left" w:pos="720"/>
              <w:tab w:val="left" w:pos="1440"/>
            </w:tabs>
            <w:spacing w:before="240"/>
            <w:rPr>
              <w:ins w:id="9042" w:author="BHA Regulatory Affairs Unit" w:date="2026-07-29T16:06:00Z"/>
            </w:rPr>
          </w:pPr>
          <w:sdt>
            <w:sdtPr>
              <w:tag w:val="goog_rdk_8988"/>
              <w:id w:val="-1056123972"/>
            </w:sdtPr>
            <w:sdtContent>
              <w:ins w:id="9043" w:author="BHA Regulatory Affairs Unit" w:date="2026-07-29T16:06:00Z">
                <w:r>
                  <w:t>Agencies providing respite services must complete the following requirements, keeping documentation of timely completion in an individual’s record, as set forth in Part 1.17 of these Rules.</w:t>
                </w:r>
              </w:ins>
            </w:sdtContent>
          </w:sdt>
        </w:p>
      </w:sdtContent>
    </w:sdt>
    <w:sdt>
      <w:sdtPr>
        <w:tag w:val="goog_rdk_8991"/>
        <w:id w:val="-2119961326"/>
      </w:sdtPr>
      <w:sdtContent>
        <w:p w14:paraId="00001241" w14:textId="77777777" w:rsidR="00CF3663" w:rsidRDefault="00000000">
          <w:pPr>
            <w:numPr>
              <w:ilvl w:val="0"/>
              <w:numId w:val="22"/>
            </w:numPr>
            <w:tabs>
              <w:tab w:val="left" w:pos="720"/>
              <w:tab w:val="left" w:pos="1440"/>
            </w:tabs>
            <w:spacing w:before="240"/>
            <w:rPr>
              <w:ins w:id="9044" w:author="BHA Regulatory Affairs Unit" w:date="2026-07-29T16:06:00Z"/>
            </w:rPr>
          </w:pPr>
          <w:sdt>
            <w:sdtPr>
              <w:tag w:val="goog_rdk_8990"/>
              <w:id w:val="-1262415665"/>
            </w:sdtPr>
            <w:sdtContent>
              <w:ins w:id="9045" w:author="BHA Regulatory Affairs Unit" w:date="2026-07-29T16:06:00Z">
                <w:r>
                  <w:t>Screening</w:t>
                </w:r>
              </w:ins>
            </w:sdtContent>
          </w:sdt>
        </w:p>
      </w:sdtContent>
    </w:sdt>
    <w:sdt>
      <w:sdtPr>
        <w:tag w:val="goog_rdk_8993"/>
        <w:id w:val="1054909948"/>
      </w:sdtPr>
      <w:sdtContent>
        <w:p w14:paraId="00001242" w14:textId="77777777" w:rsidR="00CF3663" w:rsidRDefault="00000000">
          <w:pPr>
            <w:numPr>
              <w:ilvl w:val="1"/>
              <w:numId w:val="22"/>
            </w:numPr>
            <w:tabs>
              <w:tab w:val="left" w:pos="720"/>
              <w:tab w:val="left" w:pos="1440"/>
            </w:tabs>
            <w:spacing w:before="240"/>
            <w:rPr>
              <w:ins w:id="9046" w:author="BHA Regulatory Affairs Unit" w:date="2026-07-29T16:06:00Z"/>
            </w:rPr>
          </w:pPr>
          <w:sdt>
            <w:sdtPr>
              <w:tag w:val="goog_rdk_8992"/>
              <w:id w:val="-938324979"/>
            </w:sdtPr>
            <w:sdtContent>
              <w:ins w:id="9047" w:author="BHA Regulatory Affairs Unit" w:date="2026-07-29T16:06:00Z">
                <w:r>
                  <w:t>Agencies providing respite services must complete the triage and screening process, in alignment with Part 6.1.4.B of this Chapter 6.</w:t>
                </w:r>
              </w:ins>
            </w:sdtContent>
          </w:sdt>
        </w:p>
      </w:sdtContent>
    </w:sdt>
    <w:sdt>
      <w:sdtPr>
        <w:tag w:val="goog_rdk_8995"/>
        <w:id w:val="236050958"/>
      </w:sdtPr>
      <w:sdtContent>
        <w:p w14:paraId="00001243" w14:textId="77777777" w:rsidR="00CF3663" w:rsidRDefault="00000000">
          <w:pPr>
            <w:numPr>
              <w:ilvl w:val="0"/>
              <w:numId w:val="22"/>
            </w:numPr>
            <w:tabs>
              <w:tab w:val="left" w:pos="720"/>
              <w:tab w:val="left" w:pos="1440"/>
            </w:tabs>
            <w:spacing w:before="240"/>
            <w:rPr>
              <w:ins w:id="9048" w:author="BHA Regulatory Affairs Unit" w:date="2026-07-29T16:06:00Z"/>
            </w:rPr>
          </w:pPr>
          <w:sdt>
            <w:sdtPr>
              <w:tag w:val="goog_rdk_8994"/>
              <w:id w:val="602761227"/>
            </w:sdtPr>
            <w:sdtContent>
              <w:ins w:id="9049" w:author="BHA Regulatory Affairs Unit" w:date="2026-07-29T16:06:00Z">
                <w:r>
                  <w:t>Assessment</w:t>
                </w:r>
              </w:ins>
            </w:sdtContent>
          </w:sdt>
        </w:p>
      </w:sdtContent>
    </w:sdt>
    <w:sdt>
      <w:sdtPr>
        <w:tag w:val="goog_rdk_8997"/>
        <w:id w:val="155881720"/>
      </w:sdtPr>
      <w:sdtContent>
        <w:p w14:paraId="00001244" w14:textId="77777777" w:rsidR="00CF3663" w:rsidRDefault="00000000">
          <w:pPr>
            <w:numPr>
              <w:ilvl w:val="1"/>
              <w:numId w:val="22"/>
            </w:numPr>
            <w:tabs>
              <w:tab w:val="left" w:pos="720"/>
              <w:tab w:val="left" w:pos="1440"/>
            </w:tabs>
            <w:spacing w:before="240"/>
            <w:rPr>
              <w:ins w:id="9050" w:author="BHA Regulatory Affairs Unit" w:date="2026-07-29T16:06:00Z"/>
            </w:rPr>
          </w:pPr>
          <w:sdt>
            <w:sdtPr>
              <w:tag w:val="goog_rdk_8996"/>
              <w:id w:val="-115538582"/>
            </w:sdtPr>
            <w:sdtContent>
              <w:ins w:id="9051" w:author="BHA Regulatory Affairs Unit" w:date="2026-07-29T16:06:00Z">
                <w:r>
                  <w:t>Agencies providing respite services must complete the comprehensive assessment, as described in Part 1.17.3 of these Rules.</w:t>
                </w:r>
              </w:ins>
            </w:sdtContent>
          </w:sdt>
        </w:p>
      </w:sdtContent>
    </w:sdt>
    <w:sdt>
      <w:sdtPr>
        <w:tag w:val="goog_rdk_8999"/>
        <w:id w:val="347967099"/>
      </w:sdtPr>
      <w:sdtContent>
        <w:p w14:paraId="00001245" w14:textId="77777777" w:rsidR="00CF3663" w:rsidRDefault="00000000">
          <w:pPr>
            <w:numPr>
              <w:ilvl w:val="0"/>
              <w:numId w:val="22"/>
            </w:numPr>
            <w:tabs>
              <w:tab w:val="left" w:pos="720"/>
              <w:tab w:val="left" w:pos="1440"/>
            </w:tabs>
            <w:spacing w:before="240"/>
            <w:rPr>
              <w:ins w:id="9052" w:author="BHA Regulatory Affairs Unit" w:date="2026-07-29T16:06:00Z"/>
            </w:rPr>
          </w:pPr>
          <w:sdt>
            <w:sdtPr>
              <w:tag w:val="goog_rdk_8998"/>
              <w:id w:val="-713438739"/>
            </w:sdtPr>
            <w:sdtContent>
              <w:ins w:id="9053" w:author="BHA Regulatory Affairs Unit" w:date="2026-07-29T16:06:00Z">
                <w:r>
                  <w:t>Treatment, service, and management plans</w:t>
                </w:r>
              </w:ins>
            </w:sdtContent>
          </w:sdt>
        </w:p>
      </w:sdtContent>
    </w:sdt>
    <w:sdt>
      <w:sdtPr>
        <w:tag w:val="goog_rdk_9001"/>
        <w:id w:val="-283308483"/>
      </w:sdtPr>
      <w:sdtContent>
        <w:p w14:paraId="00001246" w14:textId="77777777" w:rsidR="00CF3663" w:rsidRDefault="00000000">
          <w:pPr>
            <w:numPr>
              <w:ilvl w:val="1"/>
              <w:numId w:val="22"/>
            </w:numPr>
            <w:tabs>
              <w:tab w:val="left" w:pos="720"/>
              <w:tab w:val="left" w:pos="1440"/>
            </w:tabs>
            <w:spacing w:before="240"/>
            <w:rPr>
              <w:ins w:id="9054" w:author="BHA Regulatory Affairs Unit" w:date="2026-07-29T16:06:00Z"/>
            </w:rPr>
          </w:pPr>
          <w:sdt>
            <w:sdtPr>
              <w:tag w:val="goog_rdk_9000"/>
              <w:id w:val="1333776834"/>
            </w:sdtPr>
            <w:sdtContent>
              <w:ins w:id="9055" w:author="BHA Regulatory Affairs Unit" w:date="2026-07-29T16:06:00Z">
                <w:r>
                  <w:t>Agencies providing respite services must complete service planning requirements, as detailed in Part 1.17.4 of these Rules.</w:t>
                </w:r>
              </w:ins>
            </w:sdtContent>
          </w:sdt>
        </w:p>
      </w:sdtContent>
    </w:sdt>
    <w:sdt>
      <w:sdtPr>
        <w:tag w:val="goog_rdk_9003"/>
        <w:id w:val="640623532"/>
      </w:sdtPr>
      <w:sdtContent>
        <w:p w14:paraId="00001247" w14:textId="77777777" w:rsidR="00CF3663" w:rsidRDefault="00000000">
          <w:pPr>
            <w:numPr>
              <w:ilvl w:val="1"/>
              <w:numId w:val="22"/>
            </w:numPr>
            <w:tabs>
              <w:tab w:val="left" w:pos="720"/>
              <w:tab w:val="left" w:pos="1440"/>
            </w:tabs>
            <w:spacing w:before="240"/>
            <w:rPr>
              <w:ins w:id="9056" w:author="BHA Regulatory Affairs Unit" w:date="2026-07-29T16:06:00Z"/>
            </w:rPr>
          </w:pPr>
          <w:sdt>
            <w:sdtPr>
              <w:tag w:val="goog_rdk_9002"/>
              <w:id w:val="-1222857707"/>
            </w:sdtPr>
            <w:sdtContent>
              <w:ins w:id="9057" w:author="BHA Regulatory Affairs Unit" w:date="2026-07-29T16:06:00Z">
                <w:r>
                  <w:t>Agencies providing respite services must complete safety planning requirements, as detailed in Part 1.17.6 of these Rules, when clinically indicated.</w:t>
                </w:r>
              </w:ins>
            </w:sdtContent>
          </w:sdt>
        </w:p>
      </w:sdtContent>
    </w:sdt>
    <w:sdt>
      <w:sdtPr>
        <w:tag w:val="goog_rdk_9005"/>
        <w:id w:val="-1420345587"/>
      </w:sdtPr>
      <w:sdtContent>
        <w:p w14:paraId="00001248" w14:textId="77777777" w:rsidR="00CF3663" w:rsidRDefault="00000000">
          <w:pPr>
            <w:numPr>
              <w:ilvl w:val="0"/>
              <w:numId w:val="22"/>
            </w:numPr>
            <w:tabs>
              <w:tab w:val="left" w:pos="720"/>
              <w:tab w:val="left" w:pos="1440"/>
            </w:tabs>
            <w:spacing w:before="240"/>
            <w:rPr>
              <w:ins w:id="9058" w:author="BHA Regulatory Affairs Unit" w:date="2026-07-29T16:06:00Z"/>
            </w:rPr>
          </w:pPr>
          <w:sdt>
            <w:sdtPr>
              <w:tag w:val="goog_rdk_9004"/>
              <w:id w:val="-1438058926"/>
            </w:sdtPr>
            <w:sdtContent>
              <w:ins w:id="9059" w:author="BHA Regulatory Affairs Unit" w:date="2026-07-29T16:06:00Z">
                <w:r>
                  <w:t>Progress notes and referrals</w:t>
                </w:r>
              </w:ins>
            </w:sdtContent>
          </w:sdt>
        </w:p>
      </w:sdtContent>
    </w:sdt>
    <w:sdt>
      <w:sdtPr>
        <w:tag w:val="goog_rdk_9007"/>
        <w:id w:val="48390741"/>
      </w:sdtPr>
      <w:sdtContent>
        <w:p w14:paraId="00001249" w14:textId="77777777" w:rsidR="00CF3663" w:rsidRDefault="00000000">
          <w:pPr>
            <w:numPr>
              <w:ilvl w:val="1"/>
              <w:numId w:val="22"/>
            </w:numPr>
            <w:tabs>
              <w:tab w:val="left" w:pos="720"/>
              <w:tab w:val="left" w:pos="1440"/>
            </w:tabs>
            <w:spacing w:before="240"/>
            <w:rPr>
              <w:ins w:id="9060" w:author="BHA Regulatory Affairs Unit" w:date="2026-07-29T16:06:00Z"/>
            </w:rPr>
          </w:pPr>
          <w:sdt>
            <w:sdtPr>
              <w:tag w:val="goog_rdk_9006"/>
              <w:id w:val="955035429"/>
            </w:sdtPr>
            <w:sdtContent>
              <w:ins w:id="9061" w:author="BHA Regulatory Affairs Unit" w:date="2026-07-29T16:06:00Z">
                <w:r>
                  <w:t>Agencies providing respite services must document progress notes at least daily for the duration of the respite service.</w:t>
                </w:r>
              </w:ins>
            </w:sdtContent>
          </w:sdt>
        </w:p>
      </w:sdtContent>
    </w:sdt>
    <w:sdt>
      <w:sdtPr>
        <w:tag w:val="goog_rdk_9009"/>
        <w:id w:val="620880440"/>
      </w:sdtPr>
      <w:sdtContent>
        <w:p w14:paraId="0000124A" w14:textId="77777777" w:rsidR="00CF3663" w:rsidRDefault="00000000">
          <w:pPr>
            <w:numPr>
              <w:ilvl w:val="1"/>
              <w:numId w:val="22"/>
            </w:numPr>
            <w:tabs>
              <w:tab w:val="left" w:pos="720"/>
              <w:tab w:val="left" w:pos="1440"/>
            </w:tabs>
            <w:spacing w:before="240"/>
            <w:rPr>
              <w:ins w:id="9062" w:author="BHA Regulatory Affairs Unit" w:date="2026-07-29T16:06:00Z"/>
            </w:rPr>
          </w:pPr>
          <w:sdt>
            <w:sdtPr>
              <w:tag w:val="goog_rdk_9008"/>
              <w:id w:val="2062781476"/>
            </w:sdtPr>
            <w:sdtContent>
              <w:ins w:id="9063" w:author="BHA Regulatory Affairs Unit" w:date="2026-07-29T16:06:00Z">
                <w:r>
                  <w:t>With the proper releases in place, agencies providing respite services must provide and document a warm handoff and care coordination services at the end of the respite service, as detailed in Part 1.17.5 of these Rules.</w:t>
                </w:r>
              </w:ins>
            </w:sdtContent>
          </w:sdt>
        </w:p>
      </w:sdtContent>
    </w:sdt>
    <w:sdt>
      <w:sdtPr>
        <w:tag w:val="goog_rdk_9011"/>
        <w:id w:val="-1674146964"/>
      </w:sdtPr>
      <w:sdtContent>
        <w:p w14:paraId="0000124B" w14:textId="77777777" w:rsidR="00CF3663" w:rsidRDefault="00000000">
          <w:pPr>
            <w:spacing w:before="240"/>
            <w:ind w:firstLine="0"/>
            <w:rPr>
              <w:ins w:id="9064" w:author="BHA Regulatory Affairs Unit" w:date="2026-07-29T16:06:00Z"/>
            </w:rPr>
          </w:pPr>
          <w:sdt>
            <w:sdtPr>
              <w:tag w:val="goog_rdk_9010"/>
              <w:id w:val="1253362897"/>
            </w:sdtPr>
            <w:sdtContent>
              <w:ins w:id="9065" w:author="BHA Regulatory Affairs Unit" w:date="2026-07-29T16:06:00Z">
                <w:r>
                  <w:t>**************************************************************************************************</w:t>
                </w:r>
              </w:ins>
            </w:sdtContent>
          </w:sdt>
        </w:p>
      </w:sdtContent>
    </w:sdt>
    <w:sdt>
      <w:sdtPr>
        <w:tag w:val="goog_rdk_9013"/>
        <w:id w:val="929948101"/>
      </w:sdtPr>
      <w:sdtContent>
        <w:p w14:paraId="0000124C" w14:textId="77777777" w:rsidR="00CF3663" w:rsidRDefault="00000000">
          <w:pPr>
            <w:spacing w:before="240"/>
            <w:ind w:firstLine="0"/>
            <w:rPr>
              <w:ins w:id="9066" w:author="BHA Regulatory Affairs Unit" w:date="2026-07-29T16:06:00Z"/>
              <w:i/>
              <w:iCs/>
            </w:rPr>
          </w:pPr>
          <w:sdt>
            <w:sdtPr>
              <w:tag w:val="goog_rdk_9012"/>
              <w:id w:val="1977160027"/>
            </w:sdtPr>
            <w:sdtContent>
              <w:ins w:id="9067" w:author="BHA Regulatory Affairs Unit" w:date="2026-07-29T16:06:00Z">
                <w:r>
                  <w:rPr>
                    <w:i/>
                    <w:iCs/>
                  </w:rPr>
                  <w:t>{Publisher’s note – not for publication: effective date added to current Chapter title only. The remainder of the content in this current Chapter remains untouched.}</w:t>
                </w:r>
              </w:ins>
            </w:sdtContent>
          </w:sdt>
        </w:p>
      </w:sdtContent>
    </w:sdt>
    <w:sdt>
      <w:sdtPr>
        <w:tag w:val="goog_rdk_9015"/>
        <w:id w:val="1176394697"/>
      </w:sdtPr>
      <w:sdtContent>
        <w:p w14:paraId="0000124D" w14:textId="77777777" w:rsidR="00CF3663" w:rsidRDefault="00000000" w:rsidP="00B20B40">
          <w:pPr>
            <w:pStyle w:val="Heading3"/>
            <w:rPr>
              <w:ins w:id="9068" w:author="BHA Regulatory Affairs Unit" w:date="2026-07-29T16:06:00Z"/>
            </w:rPr>
          </w:pPr>
          <w:sdt>
            <w:sdtPr>
              <w:tag w:val="goog_rdk_9014"/>
              <w:id w:val="1537295650"/>
            </w:sdtPr>
            <w:sdtContent>
              <w:ins w:id="9069" w:author="BHA Regulatory Affairs Unit" w:date="2026-07-29T16:06:00Z">
                <w:r>
                  <w:t>Chapter 7: Emergency and Involuntary Substance Use Disorder Commitment Services (effective through June 30, 2027)</w:t>
                </w:r>
              </w:ins>
            </w:sdtContent>
          </w:sdt>
        </w:p>
      </w:sdtContent>
    </w:sdt>
    <w:sdt>
      <w:sdtPr>
        <w:tag w:val="goog_rdk_9017"/>
        <w:id w:val="1637555821"/>
      </w:sdtPr>
      <w:sdtContent>
        <w:p w14:paraId="0000124E" w14:textId="77777777" w:rsidR="00CF3663" w:rsidRDefault="00000000">
          <w:pPr>
            <w:spacing w:before="240"/>
            <w:ind w:firstLine="0"/>
            <w:rPr>
              <w:ins w:id="9070" w:author="BHA Regulatory Affairs Unit" w:date="2026-07-29T16:06:00Z"/>
            </w:rPr>
          </w:pPr>
          <w:sdt>
            <w:sdtPr>
              <w:tag w:val="goog_rdk_9016"/>
              <w:id w:val="-603990863"/>
            </w:sdtPr>
            <w:sdtContent>
              <w:ins w:id="9071" w:author="BHA Regulatory Affairs Unit" w:date="2026-07-29T16:06:00Z">
                <w:r>
                  <w:t>**************************************************************************************************</w:t>
                </w:r>
              </w:ins>
            </w:sdtContent>
          </w:sdt>
        </w:p>
      </w:sdtContent>
    </w:sdt>
    <w:sdt>
      <w:sdtPr>
        <w:tag w:val="goog_rdk_9019"/>
        <w:id w:val="2144361395"/>
      </w:sdtPr>
      <w:sdtContent>
        <w:p w14:paraId="0000124F" w14:textId="77777777" w:rsidR="00CF3663" w:rsidRDefault="00000000">
          <w:pPr>
            <w:spacing w:before="240"/>
            <w:ind w:firstLine="0"/>
            <w:rPr>
              <w:ins w:id="9072" w:author="BHA Regulatory Affairs Unit" w:date="2026-07-29T16:06:00Z"/>
            </w:rPr>
          </w:pPr>
          <w:sdt>
            <w:sdtPr>
              <w:tag w:val="goog_rdk_9018"/>
              <w:id w:val="333222589"/>
            </w:sdtPr>
            <w:sdtContent>
              <w:ins w:id="9073" w:author="BHA Regulatory Affairs Unit" w:date="2026-07-29T16:06:00Z">
                <w:r>
                  <w:rPr>
                    <w:i/>
                    <w:iCs/>
                  </w:rPr>
                  <w:t>{Publisher’s note – not for publication: The version of Chapter 7 that follows is to be inserted immediately after the current version of Chapter 7. This version will take effect following the current version’s expiration.}</w:t>
                </w:r>
              </w:ins>
            </w:sdtContent>
          </w:sdt>
        </w:p>
      </w:sdtContent>
    </w:sdt>
    <w:sdt>
      <w:sdtPr>
        <w:tag w:val="goog_rdk_9021"/>
        <w:id w:val="82257134"/>
      </w:sdtPr>
      <w:sdtContent>
        <w:p w14:paraId="00001250" w14:textId="77777777" w:rsidR="00CF3663" w:rsidRDefault="00000000">
          <w:pPr>
            <w:keepNext/>
            <w:spacing w:before="240" w:after="60"/>
            <w:ind w:firstLine="0"/>
            <w:rPr>
              <w:ins w:id="9074" w:author="BHA Regulatory Affairs Unit" w:date="2026-07-29T16:06:00Z"/>
              <w:b/>
              <w:bCs/>
            </w:rPr>
          </w:pPr>
          <w:sdt>
            <w:sdtPr>
              <w:tag w:val="goog_rdk_9020"/>
              <w:id w:val="1325606167"/>
            </w:sdtPr>
            <w:sdtContent>
              <w:ins w:id="9075" w:author="BHA Regulatory Affairs Unit" w:date="2026-07-29T16:06:00Z">
                <w:r>
                  <w:rPr>
                    <w:b/>
                    <w:bCs/>
                  </w:rPr>
                  <w:t>Chapter 7: Emergency Commitment (EC) for Substance Use Services and Involuntary Commitment (IC) for Substance Use Disorders Services (effective July 1, 2027)</w:t>
                </w:r>
              </w:ins>
            </w:sdtContent>
          </w:sdt>
        </w:p>
      </w:sdtContent>
    </w:sdt>
    <w:sdt>
      <w:sdtPr>
        <w:tag w:val="goog_rdk_9023"/>
        <w:id w:val="-1887844969"/>
      </w:sdtPr>
      <w:sdtContent>
        <w:p w14:paraId="00001251" w14:textId="77777777" w:rsidR="00CF3663" w:rsidRDefault="00000000">
          <w:pPr>
            <w:keepNext/>
            <w:spacing w:before="240" w:after="60"/>
            <w:ind w:firstLine="0"/>
            <w:rPr>
              <w:ins w:id="9076" w:author="BHA Regulatory Affairs Unit" w:date="2026-07-29T16:06:00Z"/>
              <w:b/>
              <w:bCs/>
            </w:rPr>
          </w:pPr>
          <w:sdt>
            <w:sdtPr>
              <w:tag w:val="goog_rdk_9022"/>
              <w:id w:val="2043802127"/>
            </w:sdtPr>
            <w:sdtContent>
              <w:ins w:id="9077" w:author="BHA Regulatory Affairs Unit" w:date="2026-07-29T16:06:00Z">
                <w:r>
                  <w:rPr>
                    <w:b/>
                    <w:bCs/>
                  </w:rPr>
                  <w:t>7.1</w:t>
                </w:r>
                <w:r>
                  <w:rPr>
                    <w:b/>
                    <w:bCs/>
                  </w:rPr>
                  <w:tab/>
                  <w:t>Authority and Applicability</w:t>
                </w:r>
              </w:ins>
            </w:sdtContent>
          </w:sdt>
        </w:p>
      </w:sdtContent>
    </w:sdt>
    <w:sdt>
      <w:sdtPr>
        <w:tag w:val="goog_rdk_9025"/>
        <w:id w:val="-1126974567"/>
      </w:sdtPr>
      <w:sdtContent>
        <w:p w14:paraId="00001252" w14:textId="77777777" w:rsidR="00CF3663" w:rsidRDefault="00000000">
          <w:pPr>
            <w:numPr>
              <w:ilvl w:val="0"/>
              <w:numId w:val="39"/>
            </w:numPr>
            <w:tabs>
              <w:tab w:val="left" w:pos="720"/>
              <w:tab w:val="left" w:pos="1440"/>
              <w:tab w:val="left" w:pos="2160"/>
            </w:tabs>
            <w:spacing w:before="240" w:after="240"/>
            <w:rPr>
              <w:ins w:id="9078" w:author="BHA Regulatory Affairs Unit" w:date="2026-07-29T16:06:00Z"/>
            </w:rPr>
          </w:pPr>
          <w:sdt>
            <w:sdtPr>
              <w:tag w:val="goog_rdk_9024"/>
              <w:id w:val="1660843762"/>
            </w:sdtPr>
            <w:sdtContent>
              <w:ins w:id="9079" w:author="BHA Regulatory Affairs Unit" w:date="2026-07-29T16:06:00Z">
                <w:r>
                  <w:t>Chapter 7 establishes the standards for Emergency Commitment (EC) and Involuntary Commitment (IC) services.</w:t>
                </w:r>
              </w:ins>
            </w:sdtContent>
          </w:sdt>
        </w:p>
      </w:sdtContent>
    </w:sdt>
    <w:sdt>
      <w:sdtPr>
        <w:tag w:val="goog_rdk_9027"/>
        <w:id w:val="-349924715"/>
      </w:sdtPr>
      <w:sdtContent>
        <w:p w14:paraId="00001253" w14:textId="77777777" w:rsidR="00CF3663" w:rsidRDefault="00000000">
          <w:pPr>
            <w:numPr>
              <w:ilvl w:val="1"/>
              <w:numId w:val="39"/>
            </w:numPr>
            <w:tabs>
              <w:tab w:val="left" w:pos="720"/>
              <w:tab w:val="left" w:pos="1440"/>
              <w:tab w:val="left" w:pos="2160"/>
            </w:tabs>
            <w:spacing w:before="240" w:after="240"/>
            <w:rPr>
              <w:ins w:id="9080" w:author="BHA Regulatory Affairs Unit" w:date="2026-07-29T16:06:00Z"/>
            </w:rPr>
          </w:pPr>
          <w:sdt>
            <w:sdtPr>
              <w:tag w:val="goog_rdk_9026"/>
              <w:id w:val="-1466610189"/>
            </w:sdtPr>
            <w:sdtContent>
              <w:ins w:id="9081" w:author="BHA Regulatory Affairs Unit" w:date="2026-07-29T16:06:00Z">
                <w:r>
                  <w:t>The authority to promulgate Rules necessary to carry out BHA’s oversight of EC and IC programs comes from Section 27-50-107(3), C.R.S., and Section 27-50-502(1), C.R.S.</w:t>
                </w:r>
              </w:ins>
            </w:sdtContent>
          </w:sdt>
        </w:p>
      </w:sdtContent>
    </w:sdt>
    <w:sdt>
      <w:sdtPr>
        <w:tag w:val="goog_rdk_9029"/>
        <w:id w:val="-1066307933"/>
      </w:sdtPr>
      <w:sdtContent>
        <w:p w14:paraId="00001254" w14:textId="77777777" w:rsidR="00CF3663" w:rsidRDefault="00000000">
          <w:pPr>
            <w:numPr>
              <w:ilvl w:val="1"/>
              <w:numId w:val="39"/>
            </w:numPr>
            <w:tabs>
              <w:tab w:val="left" w:pos="720"/>
              <w:tab w:val="left" w:pos="1440"/>
              <w:tab w:val="left" w:pos="2160"/>
            </w:tabs>
            <w:spacing w:before="240" w:after="240"/>
            <w:rPr>
              <w:ins w:id="9082" w:author="BHA Regulatory Affairs Unit" w:date="2026-07-29T16:06:00Z"/>
            </w:rPr>
          </w:pPr>
          <w:sdt>
            <w:sdtPr>
              <w:tag w:val="goog_rdk_9028"/>
              <w:id w:val="-237182268"/>
            </w:sdtPr>
            <w:sdtContent>
              <w:ins w:id="9083" w:author="BHA Regulatory Affairs Unit" w:date="2026-07-29T16:06:00Z">
                <w:r>
                  <w:t>The authority for BHA’s administration of these programs is found in Section 27-50-105(1)(pp), C.R.S., and Section 27-50-105(1)(qq), C.R.S.</w:t>
                </w:r>
              </w:ins>
            </w:sdtContent>
          </w:sdt>
        </w:p>
      </w:sdtContent>
    </w:sdt>
    <w:sdt>
      <w:sdtPr>
        <w:tag w:val="goog_rdk_9031"/>
        <w:id w:val="1675326772"/>
      </w:sdtPr>
      <w:sdtContent>
        <w:p w14:paraId="00001255" w14:textId="77777777" w:rsidR="00CF3663" w:rsidRDefault="00000000">
          <w:pPr>
            <w:numPr>
              <w:ilvl w:val="0"/>
              <w:numId w:val="39"/>
            </w:numPr>
            <w:tabs>
              <w:tab w:val="left" w:pos="720"/>
              <w:tab w:val="left" w:pos="1440"/>
              <w:tab w:val="left" w:pos="2160"/>
            </w:tabs>
            <w:spacing w:before="240" w:after="240"/>
            <w:rPr>
              <w:ins w:id="9084" w:author="BHA Regulatory Affairs Unit" w:date="2026-07-29T16:06:00Z"/>
            </w:rPr>
          </w:pPr>
          <w:sdt>
            <w:sdtPr>
              <w:tag w:val="goog_rdk_9030"/>
              <w:id w:val="-1163489240"/>
            </w:sdtPr>
            <w:sdtContent>
              <w:ins w:id="9085" w:author="BHA Regulatory Affairs Unit" w:date="2026-07-29T16:06:00Z">
                <w:r>
                  <w:t>These Rules are established to create standards for agencies seeking:</w:t>
                </w:r>
              </w:ins>
            </w:sdtContent>
          </w:sdt>
        </w:p>
      </w:sdtContent>
    </w:sdt>
    <w:sdt>
      <w:sdtPr>
        <w:tag w:val="goog_rdk_9033"/>
        <w:id w:val="-603812248"/>
      </w:sdtPr>
      <w:sdtContent>
        <w:p w14:paraId="00001256" w14:textId="77777777" w:rsidR="00CF3663" w:rsidRDefault="00000000">
          <w:pPr>
            <w:numPr>
              <w:ilvl w:val="1"/>
              <w:numId w:val="39"/>
            </w:numPr>
            <w:tabs>
              <w:tab w:val="left" w:pos="720"/>
              <w:tab w:val="left" w:pos="1440"/>
              <w:tab w:val="left" w:pos="2160"/>
            </w:tabs>
            <w:spacing w:before="240" w:after="240"/>
            <w:rPr>
              <w:ins w:id="9086" w:author="BHA Regulatory Affairs Unit" w:date="2026-07-29T16:06:00Z"/>
            </w:rPr>
          </w:pPr>
          <w:sdt>
            <w:sdtPr>
              <w:tag w:val="goog_rdk_9032"/>
              <w:id w:val="-1653427151"/>
            </w:sdtPr>
            <w:sdtContent>
              <w:ins w:id="9087" w:author="BHA Regulatory Affairs Unit" w:date="2026-07-29T16:06:00Z">
                <w:r>
                  <w:t>An endorsement to provide services to individuals on Emergency Commitments (EC) for Substance Use, pursuant to Section 27-81-111, C.R.S.; and/or</w:t>
                </w:r>
              </w:ins>
            </w:sdtContent>
          </w:sdt>
        </w:p>
      </w:sdtContent>
    </w:sdt>
    <w:sdt>
      <w:sdtPr>
        <w:tag w:val="goog_rdk_9035"/>
        <w:id w:val="1608307324"/>
      </w:sdtPr>
      <w:sdtContent>
        <w:p w14:paraId="00001257" w14:textId="77777777" w:rsidR="00CF3663" w:rsidRDefault="00000000">
          <w:pPr>
            <w:numPr>
              <w:ilvl w:val="1"/>
              <w:numId w:val="39"/>
            </w:numPr>
            <w:tabs>
              <w:tab w:val="left" w:pos="720"/>
              <w:tab w:val="left" w:pos="1440"/>
              <w:tab w:val="left" w:pos="2160"/>
            </w:tabs>
            <w:spacing w:before="240" w:after="240"/>
            <w:rPr>
              <w:ins w:id="9088" w:author="BHA Regulatory Affairs Unit" w:date="2026-07-29T16:06:00Z"/>
            </w:rPr>
          </w:pPr>
          <w:sdt>
            <w:sdtPr>
              <w:tag w:val="goog_rdk_9034"/>
              <w:id w:val="-1339510271"/>
            </w:sdtPr>
            <w:sdtContent>
              <w:ins w:id="9089" w:author="BHA Regulatory Affairs Unit" w:date="2026-07-29T16:06:00Z">
                <w:r>
                  <w:t>An endorsement to provide services to individuals on Involuntary Commitments (IC) for Substance Use Disorders, pursuant to Section 27-81-112, C.R.S.</w:t>
                </w:r>
              </w:ins>
            </w:sdtContent>
          </w:sdt>
        </w:p>
      </w:sdtContent>
    </w:sdt>
    <w:sdt>
      <w:sdtPr>
        <w:tag w:val="goog_rdk_9037"/>
        <w:id w:val="-2063645589"/>
      </w:sdtPr>
      <w:sdtContent>
        <w:p w14:paraId="00001258" w14:textId="77777777" w:rsidR="00CF3663" w:rsidRDefault="00000000">
          <w:pPr>
            <w:numPr>
              <w:ilvl w:val="0"/>
              <w:numId w:val="39"/>
            </w:numPr>
            <w:tabs>
              <w:tab w:val="left" w:pos="720"/>
              <w:tab w:val="left" w:pos="1440"/>
              <w:tab w:val="left" w:pos="2160"/>
            </w:tabs>
            <w:spacing w:before="240" w:after="240"/>
            <w:rPr>
              <w:ins w:id="9090" w:author="BHA Regulatory Affairs Unit" w:date="2026-07-29T16:06:00Z"/>
            </w:rPr>
          </w:pPr>
          <w:sdt>
            <w:sdtPr>
              <w:tag w:val="goog_rdk_9036"/>
              <w:id w:val="-1399395876"/>
            </w:sdtPr>
            <w:sdtContent>
              <w:ins w:id="9091" w:author="BHA Regulatory Affairs Unit" w:date="2026-07-29T16:06:00Z">
                <w:r>
                  <w:t>Agencies providing services to individuals on an EC and/or IC shall meet the relevant standards in this Chapter 7.</w:t>
                </w:r>
              </w:ins>
            </w:sdtContent>
          </w:sdt>
        </w:p>
      </w:sdtContent>
    </w:sdt>
    <w:sdt>
      <w:sdtPr>
        <w:tag w:val="goog_rdk_9039"/>
        <w:id w:val="1369440845"/>
      </w:sdtPr>
      <w:sdtContent>
        <w:p w14:paraId="00001259" w14:textId="77777777" w:rsidR="00CF3663" w:rsidRDefault="00000000">
          <w:pPr>
            <w:numPr>
              <w:ilvl w:val="0"/>
              <w:numId w:val="39"/>
            </w:numPr>
            <w:tabs>
              <w:tab w:val="left" w:pos="720"/>
              <w:tab w:val="left" w:pos="1440"/>
              <w:tab w:val="left" w:pos="2160"/>
            </w:tabs>
            <w:spacing w:before="240" w:after="240"/>
            <w:rPr>
              <w:ins w:id="9092" w:author="BHA Regulatory Affairs Unit" w:date="2026-07-29T16:06:00Z"/>
            </w:rPr>
          </w:pPr>
          <w:sdt>
            <w:sdtPr>
              <w:tag w:val="goog_rdk_9038"/>
              <w:id w:val="-906818094"/>
            </w:sdtPr>
            <w:sdtContent>
              <w:ins w:id="9093" w:author="BHA Regulatory Affairs Unit" w:date="2026-07-29T16:06:00Z">
                <w:r>
                  <w:t>Agencies providing services to individuals on ECs and/or ICs must also be licensed as a Behavioral Health Entity (BHE), and shall comply with Chapter 1 and Chapter 3 of these Rules.</w:t>
                </w:r>
              </w:ins>
            </w:sdtContent>
          </w:sdt>
        </w:p>
      </w:sdtContent>
    </w:sdt>
    <w:sdt>
      <w:sdtPr>
        <w:tag w:val="goog_rdk_9041"/>
        <w:id w:val="-1643924802"/>
      </w:sdtPr>
      <w:sdtContent>
        <w:p w14:paraId="0000125A" w14:textId="77777777" w:rsidR="00CF3663" w:rsidRDefault="00000000">
          <w:pPr>
            <w:numPr>
              <w:ilvl w:val="1"/>
              <w:numId w:val="39"/>
            </w:numPr>
            <w:tabs>
              <w:tab w:val="left" w:pos="720"/>
              <w:tab w:val="left" w:pos="1440"/>
              <w:tab w:val="left" w:pos="2160"/>
            </w:tabs>
            <w:spacing w:before="240" w:after="240"/>
            <w:rPr>
              <w:ins w:id="9094" w:author="BHA Regulatory Affairs Unit" w:date="2026-07-29T16:06:00Z"/>
            </w:rPr>
          </w:pPr>
          <w:sdt>
            <w:sdtPr>
              <w:tag w:val="goog_rdk_9040"/>
              <w:id w:val="693033600"/>
            </w:sdtPr>
            <w:sdtContent>
              <w:ins w:id="9095" w:author="BHA Regulatory Affairs Unit" w:date="2026-07-29T16:06:00Z">
                <w:r>
                  <w:t>Partnering entities, such as emergency departments that may temporarily serve individuals on ECs, are exempt from this requirement.</w:t>
                </w:r>
              </w:ins>
            </w:sdtContent>
          </w:sdt>
        </w:p>
      </w:sdtContent>
    </w:sdt>
    <w:sdt>
      <w:sdtPr>
        <w:tag w:val="goog_rdk_9043"/>
        <w:id w:val="2077123521"/>
      </w:sdtPr>
      <w:sdtContent>
        <w:p w14:paraId="0000125B" w14:textId="77777777" w:rsidR="00CF3663" w:rsidRDefault="00000000">
          <w:pPr>
            <w:numPr>
              <w:ilvl w:val="0"/>
              <w:numId w:val="39"/>
            </w:numPr>
            <w:tabs>
              <w:tab w:val="left" w:pos="720"/>
              <w:tab w:val="left" w:pos="1440"/>
              <w:tab w:val="left" w:pos="2160"/>
            </w:tabs>
            <w:spacing w:before="240" w:after="240"/>
            <w:rPr>
              <w:ins w:id="9096" w:author="BHA Regulatory Affairs Unit" w:date="2026-07-29T16:06:00Z"/>
            </w:rPr>
          </w:pPr>
          <w:sdt>
            <w:sdtPr>
              <w:tag w:val="goog_rdk_9042"/>
              <w:id w:val="-2015510876"/>
            </w:sdtPr>
            <w:sdtContent>
              <w:ins w:id="9097" w:author="BHA Regulatory Affairs Unit" w:date="2026-07-29T16:06:00Z">
                <w:r>
                  <w:t>Reporting requirements for EC-endorsed and/or IC-endorsed agencies will vary depending upon whether they are formally affiliated with one (1) or more Behavioral Health Administration Service Organization (BHASO). These expectations are detailed in the relevant Part(s) of this Chapter 7.</w:t>
                </w:r>
              </w:ins>
            </w:sdtContent>
          </w:sdt>
        </w:p>
      </w:sdtContent>
    </w:sdt>
    <w:sdt>
      <w:sdtPr>
        <w:tag w:val="goog_rdk_9046"/>
        <w:id w:val="1888493881"/>
      </w:sdtPr>
      <w:sdtContent>
        <w:p w14:paraId="0000125C" w14:textId="77777777" w:rsidR="00CF3663" w:rsidRDefault="00000000">
          <w:pPr>
            <w:keepNext/>
            <w:spacing w:before="240" w:after="60"/>
            <w:ind w:firstLine="0"/>
            <w:rPr>
              <w:ins w:id="9098" w:author="BHA Regulatory Affairs Unit" w:date="2026-07-29T16:06:00Z"/>
              <w:b/>
              <w:bCs/>
            </w:rPr>
          </w:pPr>
          <w:sdt>
            <w:sdtPr>
              <w:tag w:val="goog_rdk_9044"/>
              <w:id w:val="-1387894857"/>
            </w:sdtPr>
            <w:sdtContent>
              <w:ins w:id="9099" w:author="BHA Regulatory Affairs Unit" w:date="2026-07-29T16:06:00Z">
                <w:r>
                  <w:rPr>
                    <w:b/>
                    <w:bCs/>
                  </w:rPr>
                  <w:t>7.2</w:t>
                </w:r>
                <w:r>
                  <w:rPr>
                    <w:b/>
                    <w:bCs/>
                  </w:rPr>
                  <w:tab/>
                </w:r>
              </w:ins>
              <w:sdt>
                <w:sdtPr>
                  <w:tag w:val="goog_rdk_9045"/>
                  <w:id w:val="-423769120"/>
                </w:sdtPr>
                <w:sdtContent>
                  <w:commentRangeStart w:id="9100"/>
                </w:sdtContent>
              </w:sdt>
              <w:ins w:id="9101" w:author="BHA Regulatory Affairs Unit" w:date="2026-07-29T16:06:00Z">
                <w:r>
                  <w:rPr>
                    <w:b/>
                    <w:bCs/>
                  </w:rPr>
                  <w:t>Emergency Commitment (EC) for Substance Use Services</w:t>
                </w:r>
                <w:commentRangeEnd w:id="9100"/>
                <w:r>
                  <w:rPr>
                    <w:rStyle w:val="CommentReference"/>
                    <w:sz w:val="24"/>
                    <w:szCs w:val="24"/>
                  </w:rPr>
                  <w:commentReference w:id="9100"/>
                </w:r>
              </w:ins>
            </w:sdtContent>
          </w:sdt>
        </w:p>
      </w:sdtContent>
    </w:sdt>
    <w:sdt>
      <w:sdtPr>
        <w:tag w:val="goog_rdk_9049"/>
        <w:id w:val="-395422678"/>
      </w:sdtPr>
      <w:sdtContent>
        <w:p w14:paraId="0000125D" w14:textId="77777777" w:rsidR="00CF3663" w:rsidRDefault="00000000">
          <w:pPr>
            <w:keepNext/>
            <w:spacing w:before="240" w:after="60"/>
            <w:ind w:firstLine="0"/>
            <w:rPr>
              <w:ins w:id="9102" w:author="BHA Regulatory Affairs Unit" w:date="2026-07-29T16:06:00Z"/>
              <w:b/>
              <w:bCs/>
            </w:rPr>
          </w:pPr>
          <w:sdt>
            <w:sdtPr>
              <w:tag w:val="goog_rdk_9047"/>
              <w:id w:val="456532555"/>
            </w:sdtPr>
            <w:sdtContent>
              <w:ins w:id="9103" w:author="BHA Regulatory Affairs Unit" w:date="2026-07-29T16:06:00Z">
                <w:r>
                  <w:rPr>
                    <w:b/>
                    <w:bCs/>
                  </w:rPr>
                  <w:t xml:space="preserve">7.2.1 </w:t>
                </w:r>
              </w:ins>
              <w:sdt>
                <w:sdtPr>
                  <w:tag w:val="goog_rdk_9048"/>
                  <w:id w:val="-94629233"/>
                </w:sdtPr>
                <w:sdtContent>
                  <w:commentRangeStart w:id="9104"/>
                </w:sdtContent>
              </w:sdt>
              <w:ins w:id="9105" w:author="BHA Regulatory Affairs Unit" w:date="2026-07-29T16:06:00Z">
                <w:r>
                  <w:rPr>
                    <w:b/>
                    <w:bCs/>
                  </w:rPr>
                  <w:t>Authority and Applicability (EC)</w:t>
                </w:r>
                <w:commentRangeEnd w:id="9104"/>
                <w:r>
                  <w:rPr>
                    <w:rStyle w:val="CommentReference"/>
                    <w:sz w:val="24"/>
                    <w:szCs w:val="24"/>
                  </w:rPr>
                  <w:commentReference w:id="9104"/>
                </w:r>
              </w:ins>
            </w:sdtContent>
          </w:sdt>
        </w:p>
      </w:sdtContent>
    </w:sdt>
    <w:sdt>
      <w:sdtPr>
        <w:tag w:val="goog_rdk_9051"/>
        <w:id w:val="-918603904"/>
      </w:sdtPr>
      <w:sdtContent>
        <w:p w14:paraId="0000125E" w14:textId="77777777" w:rsidR="00CF3663" w:rsidRDefault="00000000">
          <w:pPr>
            <w:numPr>
              <w:ilvl w:val="0"/>
              <w:numId w:val="40"/>
            </w:numPr>
            <w:tabs>
              <w:tab w:val="left" w:pos="720"/>
              <w:tab w:val="left" w:pos="1440"/>
              <w:tab w:val="left" w:pos="2160"/>
            </w:tabs>
            <w:spacing w:before="240" w:after="240"/>
            <w:rPr>
              <w:ins w:id="9106" w:author="BHA Regulatory Affairs Unit" w:date="2026-07-29T16:06:00Z"/>
            </w:rPr>
          </w:pPr>
          <w:sdt>
            <w:sdtPr>
              <w:tag w:val="goog_rdk_9050"/>
              <w:id w:val="-861631868"/>
            </w:sdtPr>
            <w:sdtContent>
              <w:ins w:id="9107" w:author="BHA Regulatory Affairs Unit" w:date="2026-07-29T16:06:00Z">
                <w:r>
                  <w:t>This Part 7.2 establishes standards for agencies seeking an endorsement to provide services to individuals on an Emergency Commitment (EC) for Substance Use, pursuant to Section 27-81-111, C.R.S.</w:t>
                </w:r>
              </w:ins>
            </w:sdtContent>
          </w:sdt>
        </w:p>
      </w:sdtContent>
    </w:sdt>
    <w:sdt>
      <w:sdtPr>
        <w:tag w:val="goog_rdk_9053"/>
        <w:id w:val="1044905308"/>
      </w:sdtPr>
      <w:sdtContent>
        <w:p w14:paraId="0000125F" w14:textId="77777777" w:rsidR="00CF3663" w:rsidRDefault="00000000">
          <w:pPr>
            <w:numPr>
              <w:ilvl w:val="0"/>
              <w:numId w:val="40"/>
            </w:numPr>
            <w:tabs>
              <w:tab w:val="left" w:pos="720"/>
              <w:tab w:val="left" w:pos="1440"/>
              <w:tab w:val="left" w:pos="2160"/>
            </w:tabs>
            <w:spacing w:before="240" w:after="240"/>
            <w:rPr>
              <w:ins w:id="9108" w:author="BHA Regulatory Affairs Unit" w:date="2026-07-29T16:06:00Z"/>
            </w:rPr>
          </w:pPr>
          <w:sdt>
            <w:sdtPr>
              <w:tag w:val="goog_rdk_9052"/>
              <w:id w:val="-958249100"/>
            </w:sdtPr>
            <w:sdtContent>
              <w:ins w:id="9109" w:author="BHA Regulatory Affairs Unit" w:date="2026-07-29T16:06:00Z">
                <w:r>
                  <w:t>To apply for, and hold, an endorsement for EC substance use services, agencies must also hold one (1) or more of the following sub-endorsements on their Behavioral Health Entity (BHE) license:</w:t>
                </w:r>
              </w:ins>
            </w:sdtContent>
          </w:sdt>
        </w:p>
      </w:sdtContent>
    </w:sdt>
    <w:sdt>
      <w:sdtPr>
        <w:tag w:val="goog_rdk_9055"/>
        <w:id w:val="731825042"/>
      </w:sdtPr>
      <w:sdtContent>
        <w:p w14:paraId="00001260" w14:textId="77777777" w:rsidR="00CF3663" w:rsidRDefault="00000000">
          <w:pPr>
            <w:numPr>
              <w:ilvl w:val="1"/>
              <w:numId w:val="40"/>
            </w:numPr>
            <w:tabs>
              <w:tab w:val="left" w:pos="720"/>
              <w:tab w:val="left" w:pos="1440"/>
              <w:tab w:val="left" w:pos="2160"/>
            </w:tabs>
            <w:spacing w:before="240" w:after="240"/>
            <w:rPr>
              <w:ins w:id="9110" w:author="BHA Regulatory Affairs Unit" w:date="2026-07-29T16:06:00Z"/>
            </w:rPr>
          </w:pPr>
          <w:sdt>
            <w:sdtPr>
              <w:tag w:val="goog_rdk_9054"/>
              <w:id w:val="-1458202481"/>
            </w:sdtPr>
            <w:sdtContent>
              <w:ins w:id="9111" w:author="BHA Regulatory Affairs Unit" w:date="2026-07-29T16:06:00Z">
                <w:r>
                  <w:t>Clinically Managed High-Intensity Residential Treatment (ASAM Level 3.5), as found in Part 5.5 of these Rules;</w:t>
                </w:r>
              </w:ins>
            </w:sdtContent>
          </w:sdt>
        </w:p>
      </w:sdtContent>
    </w:sdt>
    <w:sdt>
      <w:sdtPr>
        <w:tag w:val="goog_rdk_9057"/>
        <w:id w:val="310533619"/>
      </w:sdtPr>
      <w:sdtContent>
        <w:p w14:paraId="00001261" w14:textId="77777777" w:rsidR="00CF3663" w:rsidRDefault="00000000">
          <w:pPr>
            <w:numPr>
              <w:ilvl w:val="1"/>
              <w:numId w:val="40"/>
            </w:numPr>
            <w:tabs>
              <w:tab w:val="left" w:pos="720"/>
              <w:tab w:val="left" w:pos="1440"/>
              <w:tab w:val="left" w:pos="2160"/>
            </w:tabs>
            <w:spacing w:before="240" w:after="240"/>
            <w:rPr>
              <w:ins w:id="9112" w:author="BHA Regulatory Affairs Unit" w:date="2026-07-29T16:06:00Z"/>
            </w:rPr>
          </w:pPr>
          <w:sdt>
            <w:sdtPr>
              <w:tag w:val="goog_rdk_9056"/>
              <w:id w:val="-562056784"/>
            </w:sdtPr>
            <w:sdtContent>
              <w:ins w:id="9113" w:author="BHA Regulatory Affairs Unit" w:date="2026-07-29T16:06:00Z">
                <w:r>
                  <w:t>Medically Managed Residential Treatment (ASAM Level 3.7), as found in Part 5.6 of these Rules;</w:t>
                </w:r>
              </w:ins>
            </w:sdtContent>
          </w:sdt>
        </w:p>
      </w:sdtContent>
    </w:sdt>
    <w:sdt>
      <w:sdtPr>
        <w:tag w:val="goog_rdk_9059"/>
        <w:id w:val="1573747099"/>
      </w:sdtPr>
      <w:sdtContent>
        <w:p w14:paraId="00001262" w14:textId="77777777" w:rsidR="00CF3663" w:rsidRDefault="00000000">
          <w:pPr>
            <w:numPr>
              <w:ilvl w:val="1"/>
              <w:numId w:val="40"/>
            </w:numPr>
            <w:tabs>
              <w:tab w:val="left" w:pos="720"/>
              <w:tab w:val="left" w:pos="1440"/>
              <w:tab w:val="left" w:pos="2160"/>
            </w:tabs>
            <w:spacing w:before="240" w:after="240"/>
            <w:rPr>
              <w:ins w:id="9114" w:author="BHA Regulatory Affairs Unit" w:date="2026-07-29T16:06:00Z"/>
            </w:rPr>
          </w:pPr>
          <w:sdt>
            <w:sdtPr>
              <w:tag w:val="goog_rdk_9058"/>
              <w:id w:val="-1016574998"/>
            </w:sdtPr>
            <w:sdtContent>
              <w:ins w:id="9115" w:author="BHA Regulatory Affairs Unit" w:date="2026-07-29T16:06:00Z">
                <w:r>
                  <w:t>Walk-In Crisis (WIC) services, as found in Part 6.3 of these Rules;</w:t>
                </w:r>
              </w:ins>
            </w:sdtContent>
          </w:sdt>
        </w:p>
      </w:sdtContent>
    </w:sdt>
    <w:sdt>
      <w:sdtPr>
        <w:tag w:val="goog_rdk_9061"/>
        <w:id w:val="869988058"/>
      </w:sdtPr>
      <w:sdtContent>
        <w:p w14:paraId="00001263" w14:textId="77777777" w:rsidR="00CF3663" w:rsidRDefault="00000000">
          <w:pPr>
            <w:numPr>
              <w:ilvl w:val="1"/>
              <w:numId w:val="40"/>
            </w:numPr>
            <w:tabs>
              <w:tab w:val="left" w:pos="720"/>
              <w:tab w:val="left" w:pos="1440"/>
              <w:tab w:val="left" w:pos="2160"/>
            </w:tabs>
            <w:spacing w:before="240" w:after="240"/>
            <w:rPr>
              <w:ins w:id="9116" w:author="BHA Regulatory Affairs Unit" w:date="2026-07-29T16:06:00Z"/>
            </w:rPr>
          </w:pPr>
          <w:sdt>
            <w:sdtPr>
              <w:tag w:val="goog_rdk_9060"/>
              <w:id w:val="-99527167"/>
            </w:sdtPr>
            <w:sdtContent>
              <w:ins w:id="9117" w:author="BHA Regulatory Affairs Unit" w:date="2026-07-29T16:06:00Z">
                <w:r>
                  <w:t>Crisis Stabilization Unit (CSU) services, as found in Part 6.4 of these Rules; and/or</w:t>
                </w:r>
              </w:ins>
            </w:sdtContent>
          </w:sdt>
        </w:p>
      </w:sdtContent>
    </w:sdt>
    <w:sdt>
      <w:sdtPr>
        <w:tag w:val="goog_rdk_9063"/>
        <w:id w:val="-881379214"/>
      </w:sdtPr>
      <w:sdtContent>
        <w:p w14:paraId="00001264" w14:textId="77777777" w:rsidR="00CF3663" w:rsidRDefault="00000000">
          <w:pPr>
            <w:numPr>
              <w:ilvl w:val="1"/>
              <w:numId w:val="40"/>
            </w:numPr>
            <w:tabs>
              <w:tab w:val="left" w:pos="720"/>
              <w:tab w:val="left" w:pos="1440"/>
              <w:tab w:val="left" w:pos="2160"/>
            </w:tabs>
            <w:spacing w:before="240" w:after="240"/>
            <w:rPr>
              <w:ins w:id="9118" w:author="BHA Regulatory Affairs Unit" w:date="2026-07-29T16:06:00Z"/>
            </w:rPr>
          </w:pPr>
          <w:sdt>
            <w:sdtPr>
              <w:tag w:val="goog_rdk_9062"/>
              <w:id w:val="881275170"/>
            </w:sdtPr>
            <w:sdtContent>
              <w:ins w:id="9119" w:author="BHA Regulatory Affairs Unit" w:date="2026-07-29T16:06:00Z">
                <w:r>
                  <w:t>Behavioral Health Crisis Center (BHCC) services, as found in Part 6.5 of these Rules.</w:t>
                </w:r>
              </w:ins>
            </w:sdtContent>
          </w:sdt>
        </w:p>
      </w:sdtContent>
    </w:sdt>
    <w:sdt>
      <w:sdtPr>
        <w:tag w:val="goog_rdk_9065"/>
        <w:id w:val="1068553458"/>
      </w:sdtPr>
      <w:sdtContent>
        <w:p w14:paraId="00001265" w14:textId="77777777" w:rsidR="00CF3663" w:rsidRDefault="00000000">
          <w:pPr>
            <w:keepNext/>
            <w:spacing w:before="240" w:after="60"/>
            <w:ind w:firstLine="0"/>
            <w:rPr>
              <w:ins w:id="9120" w:author="BHA Regulatory Affairs Unit" w:date="2026-07-29T16:06:00Z"/>
              <w:b/>
              <w:bCs/>
            </w:rPr>
          </w:pPr>
          <w:sdt>
            <w:sdtPr>
              <w:tag w:val="goog_rdk_9064"/>
              <w:id w:val="584104705"/>
            </w:sdtPr>
            <w:sdtContent>
              <w:ins w:id="9121" w:author="BHA Regulatory Affairs Unit" w:date="2026-07-29T16:06:00Z">
                <w:r>
                  <w:rPr>
                    <w:b/>
                    <w:bCs/>
                  </w:rPr>
                  <w:t>7.2.2</w:t>
                </w:r>
                <w:r>
                  <w:rPr>
                    <w:b/>
                    <w:bCs/>
                  </w:rPr>
                  <w:tab/>
                  <w:t>Service Delivery, Provisions, and Setting (EC)</w:t>
                </w:r>
              </w:ins>
            </w:sdtContent>
          </w:sdt>
        </w:p>
      </w:sdtContent>
    </w:sdt>
    <w:sdt>
      <w:sdtPr>
        <w:tag w:val="goog_rdk_9067"/>
        <w:id w:val="-264861607"/>
      </w:sdtPr>
      <w:sdtContent>
        <w:p w14:paraId="00001266" w14:textId="77777777" w:rsidR="00CF3663" w:rsidRDefault="00000000">
          <w:pPr>
            <w:numPr>
              <w:ilvl w:val="0"/>
              <w:numId w:val="43"/>
            </w:numPr>
            <w:tabs>
              <w:tab w:val="left" w:pos="720"/>
              <w:tab w:val="left" w:pos="1440"/>
              <w:tab w:val="left" w:pos="2160"/>
            </w:tabs>
            <w:spacing w:before="240" w:after="240"/>
            <w:rPr>
              <w:ins w:id="9122" w:author="BHA Regulatory Affairs Unit" w:date="2026-07-29T16:06:00Z"/>
            </w:rPr>
          </w:pPr>
          <w:sdt>
            <w:sdtPr>
              <w:tag w:val="goog_rdk_9066"/>
              <w:id w:val="-202695535"/>
            </w:sdtPr>
            <w:sdtContent>
              <w:ins w:id="9123" w:author="BHA Regulatory Affairs Unit" w:date="2026-07-29T16:06:00Z">
                <w:r>
                  <w:t>Service description</w:t>
                </w:r>
              </w:ins>
            </w:sdtContent>
          </w:sdt>
        </w:p>
      </w:sdtContent>
    </w:sdt>
    <w:sdt>
      <w:sdtPr>
        <w:tag w:val="goog_rdk_9069"/>
        <w:id w:val="-377875981"/>
      </w:sdtPr>
      <w:sdtContent>
        <w:p w14:paraId="00001267" w14:textId="77777777" w:rsidR="00CF3663" w:rsidRDefault="00000000">
          <w:pPr>
            <w:numPr>
              <w:ilvl w:val="1"/>
              <w:numId w:val="43"/>
            </w:numPr>
            <w:tabs>
              <w:tab w:val="left" w:pos="720"/>
              <w:tab w:val="left" w:pos="1440"/>
              <w:tab w:val="left" w:pos="2160"/>
            </w:tabs>
            <w:spacing w:before="240" w:after="240"/>
            <w:rPr>
              <w:ins w:id="9124" w:author="BHA Regulatory Affairs Unit" w:date="2026-07-29T16:06:00Z"/>
            </w:rPr>
          </w:pPr>
          <w:sdt>
            <w:sdtPr>
              <w:tag w:val="goog_rdk_9068"/>
              <w:id w:val="1435137124"/>
            </w:sdtPr>
            <w:sdtContent>
              <w:ins w:id="9125" w:author="BHA Regulatory Affairs Unit" w:date="2026-07-29T16:06:00Z">
                <w:r>
                  <w:t>EC substance use services require individuals to receive substance use disorder treatment on an involuntary basis for up to five (5) calendar days, if the EC application is approved.</w:t>
                </w:r>
              </w:ins>
            </w:sdtContent>
          </w:sdt>
        </w:p>
      </w:sdtContent>
    </w:sdt>
    <w:sdt>
      <w:sdtPr>
        <w:tag w:val="goog_rdk_9071"/>
        <w:id w:val="-146476066"/>
      </w:sdtPr>
      <w:sdtContent>
        <w:p w14:paraId="00001268" w14:textId="77777777" w:rsidR="00CF3663" w:rsidRDefault="00000000">
          <w:pPr>
            <w:numPr>
              <w:ilvl w:val="0"/>
              <w:numId w:val="43"/>
            </w:numPr>
            <w:tabs>
              <w:tab w:val="left" w:pos="720"/>
              <w:tab w:val="left" w:pos="1440"/>
              <w:tab w:val="left" w:pos="2160"/>
            </w:tabs>
            <w:spacing w:before="240" w:after="240"/>
            <w:rPr>
              <w:ins w:id="9126" w:author="BHA Regulatory Affairs Unit" w:date="2026-07-29T16:06:00Z"/>
            </w:rPr>
          </w:pPr>
          <w:sdt>
            <w:sdtPr>
              <w:tag w:val="goog_rdk_9070"/>
              <w:id w:val="106317054"/>
            </w:sdtPr>
            <w:sdtContent>
              <w:ins w:id="9127" w:author="BHA Regulatory Affairs Unit" w:date="2026-07-29T16:06:00Z">
                <w:r>
                  <w:t>Service recipient</w:t>
                </w:r>
              </w:ins>
            </w:sdtContent>
          </w:sdt>
        </w:p>
      </w:sdtContent>
    </w:sdt>
    <w:sdt>
      <w:sdtPr>
        <w:tag w:val="goog_rdk_9073"/>
        <w:id w:val="-190758866"/>
      </w:sdtPr>
      <w:sdtContent>
        <w:p w14:paraId="00001269" w14:textId="77777777" w:rsidR="00CF3663" w:rsidRDefault="00000000">
          <w:pPr>
            <w:numPr>
              <w:ilvl w:val="1"/>
              <w:numId w:val="43"/>
            </w:numPr>
            <w:tabs>
              <w:tab w:val="left" w:pos="720"/>
              <w:tab w:val="left" w:pos="1440"/>
              <w:tab w:val="left" w:pos="2160"/>
            </w:tabs>
            <w:spacing w:before="240" w:after="240"/>
            <w:rPr>
              <w:ins w:id="9128" w:author="BHA Regulatory Affairs Unit" w:date="2026-07-29T16:06:00Z"/>
            </w:rPr>
          </w:pPr>
          <w:sdt>
            <w:sdtPr>
              <w:tag w:val="goog_rdk_9072"/>
              <w:id w:val="-369994772"/>
            </w:sdtPr>
            <w:sdtContent>
              <w:ins w:id="9129" w:author="BHA Regulatory Affairs Unit" w:date="2026-07-29T16:06:00Z">
                <w:r>
                  <w:t>Individuals receiving EC substance use services are under the influence of or incapacitated by substances and clearly dangerous to the health and safety of the person’s self or others.</w:t>
                </w:r>
              </w:ins>
            </w:sdtContent>
          </w:sdt>
        </w:p>
      </w:sdtContent>
    </w:sdt>
    <w:sdt>
      <w:sdtPr>
        <w:tag w:val="goog_rdk_9075"/>
        <w:id w:val="-878842919"/>
      </w:sdtPr>
      <w:sdtContent>
        <w:p w14:paraId="0000126A" w14:textId="77777777" w:rsidR="00CF3663" w:rsidRDefault="00000000">
          <w:pPr>
            <w:numPr>
              <w:ilvl w:val="0"/>
              <w:numId w:val="43"/>
            </w:numPr>
            <w:tabs>
              <w:tab w:val="left" w:pos="720"/>
              <w:tab w:val="left" w:pos="1440"/>
              <w:tab w:val="left" w:pos="2160"/>
            </w:tabs>
            <w:spacing w:before="240" w:after="240"/>
            <w:rPr>
              <w:ins w:id="9130" w:author="BHA Regulatory Affairs Unit" w:date="2026-07-29T16:06:00Z"/>
            </w:rPr>
          </w:pPr>
          <w:sdt>
            <w:sdtPr>
              <w:tag w:val="goog_rdk_9074"/>
              <w:id w:val="-2140552975"/>
            </w:sdtPr>
            <w:sdtContent>
              <w:ins w:id="9131" w:author="BHA Regulatory Affairs Unit" w:date="2026-07-29T16:06:00Z">
                <w:r>
                  <w:t>Service setting</w:t>
                </w:r>
              </w:ins>
            </w:sdtContent>
          </w:sdt>
        </w:p>
      </w:sdtContent>
    </w:sdt>
    <w:sdt>
      <w:sdtPr>
        <w:tag w:val="goog_rdk_9077"/>
        <w:id w:val="1916473981"/>
      </w:sdtPr>
      <w:sdtContent>
        <w:p w14:paraId="0000126B" w14:textId="77777777" w:rsidR="00CF3663" w:rsidRDefault="00000000">
          <w:pPr>
            <w:numPr>
              <w:ilvl w:val="1"/>
              <w:numId w:val="43"/>
            </w:numPr>
            <w:tabs>
              <w:tab w:val="left" w:pos="720"/>
              <w:tab w:val="left" w:pos="1440"/>
              <w:tab w:val="left" w:pos="2160"/>
            </w:tabs>
            <w:spacing w:before="240" w:after="240"/>
            <w:rPr>
              <w:ins w:id="9132" w:author="BHA Regulatory Affairs Unit" w:date="2026-07-29T16:06:00Z"/>
            </w:rPr>
          </w:pPr>
          <w:sdt>
            <w:sdtPr>
              <w:tag w:val="goog_rdk_9076"/>
              <w:id w:val="1784205834"/>
            </w:sdtPr>
            <w:sdtContent>
              <w:ins w:id="9133" w:author="BHA Regulatory Affairs Unit" w:date="2026-07-29T16:06:00Z">
                <w:r>
                  <w:t>EC substance use services are delivered in a substance use disorder-focused or co-occurring capable setting, as defined in Part 1.2.1 of these Rules. This setting must be equipped to handle individuals in states of intoxication and withdrawal and be endorsed to provide one (1) or more of the services listed in Part 7.2.1.B of this Chapter 7.</w:t>
                </w:r>
              </w:ins>
            </w:sdtContent>
          </w:sdt>
        </w:p>
      </w:sdtContent>
    </w:sdt>
    <w:sdt>
      <w:sdtPr>
        <w:tag w:val="goog_rdk_9079"/>
        <w:id w:val="-60677844"/>
      </w:sdtPr>
      <w:sdtContent>
        <w:p w14:paraId="0000126C" w14:textId="77777777" w:rsidR="00CF3663" w:rsidRDefault="00000000">
          <w:pPr>
            <w:numPr>
              <w:ilvl w:val="1"/>
              <w:numId w:val="43"/>
            </w:numPr>
            <w:tabs>
              <w:tab w:val="left" w:pos="720"/>
              <w:tab w:val="left" w:pos="1440"/>
              <w:tab w:val="left" w:pos="2160"/>
            </w:tabs>
            <w:spacing w:before="240" w:after="240"/>
            <w:rPr>
              <w:ins w:id="9134" w:author="BHA Regulatory Affairs Unit" w:date="2026-07-29T16:06:00Z"/>
            </w:rPr>
          </w:pPr>
          <w:sdt>
            <w:sdtPr>
              <w:tag w:val="goog_rdk_9078"/>
              <w:id w:val="-417556141"/>
            </w:sdtPr>
            <w:sdtContent>
              <w:ins w:id="9135" w:author="BHA Regulatory Affairs Unit" w:date="2026-07-29T16:06:00Z">
                <w:r>
                  <w:t>Additional service setting requirements may be found in the relevant level of care sub-endorsement(s), as located in Chapters 4, 5, and/or 6 of these Rules.</w:t>
                </w:r>
              </w:ins>
            </w:sdtContent>
          </w:sdt>
        </w:p>
      </w:sdtContent>
    </w:sdt>
    <w:sdt>
      <w:sdtPr>
        <w:tag w:val="goog_rdk_9081"/>
        <w:id w:val="-153959669"/>
      </w:sdtPr>
      <w:sdtContent>
        <w:p w14:paraId="0000126D" w14:textId="77777777" w:rsidR="00CF3663" w:rsidRDefault="00000000">
          <w:pPr>
            <w:numPr>
              <w:ilvl w:val="0"/>
              <w:numId w:val="43"/>
            </w:numPr>
            <w:tabs>
              <w:tab w:val="left" w:pos="720"/>
              <w:tab w:val="left" w:pos="1440"/>
              <w:tab w:val="left" w:pos="2160"/>
            </w:tabs>
            <w:spacing w:before="240" w:after="240"/>
            <w:rPr>
              <w:ins w:id="9136" w:author="BHA Regulatory Affairs Unit" w:date="2026-07-29T16:06:00Z"/>
            </w:rPr>
          </w:pPr>
          <w:sdt>
            <w:sdtPr>
              <w:tag w:val="goog_rdk_9080"/>
              <w:id w:val="1450144744"/>
            </w:sdtPr>
            <w:sdtContent>
              <w:ins w:id="9137" w:author="BHA Regulatory Affairs Unit" w:date="2026-07-29T16:06:00Z">
                <w:r>
                  <w:t>Service components and capabilities</w:t>
                </w:r>
              </w:ins>
            </w:sdtContent>
          </w:sdt>
        </w:p>
      </w:sdtContent>
    </w:sdt>
    <w:sdt>
      <w:sdtPr>
        <w:tag w:val="goog_rdk_9083"/>
        <w:id w:val="2141552866"/>
      </w:sdtPr>
      <w:sdtContent>
        <w:p w14:paraId="0000126E" w14:textId="77777777" w:rsidR="00CF3663" w:rsidRDefault="00000000">
          <w:pPr>
            <w:numPr>
              <w:ilvl w:val="1"/>
              <w:numId w:val="43"/>
            </w:numPr>
            <w:tabs>
              <w:tab w:val="left" w:pos="720"/>
              <w:tab w:val="left" w:pos="1440"/>
              <w:tab w:val="left" w:pos="2160"/>
            </w:tabs>
            <w:spacing w:before="240" w:after="240"/>
            <w:rPr>
              <w:ins w:id="9138" w:author="BHA Regulatory Affairs Unit" w:date="2026-07-29T16:06:00Z"/>
            </w:rPr>
          </w:pPr>
          <w:sdt>
            <w:sdtPr>
              <w:tag w:val="goog_rdk_9082"/>
              <w:id w:val="-852240148"/>
            </w:sdtPr>
            <w:sdtContent>
              <w:ins w:id="9139" w:author="BHA Regulatory Affairs Unit" w:date="2026-07-29T16:06:00Z">
                <w:r>
                  <w:t xml:space="preserve">Individuals may not be detained by an EC-endorsed agency for more than five (5) calendar days while on the EC. Subsequent EC applications </w:t>
                </w:r>
                <w:r>
                  <w:lastRenderedPageBreak/>
                  <w:t>during the same treatment or crisis episode admission must not be considered or approved.</w:t>
                </w:r>
              </w:ins>
            </w:sdtContent>
          </w:sdt>
        </w:p>
      </w:sdtContent>
    </w:sdt>
    <w:sdt>
      <w:sdtPr>
        <w:tag w:val="goog_rdk_9085"/>
        <w:id w:val="-1174007697"/>
      </w:sdtPr>
      <w:sdtContent>
        <w:p w14:paraId="0000126F" w14:textId="77777777" w:rsidR="00CF3663" w:rsidRDefault="00000000">
          <w:pPr>
            <w:numPr>
              <w:ilvl w:val="2"/>
              <w:numId w:val="43"/>
            </w:numPr>
            <w:tabs>
              <w:tab w:val="left" w:pos="720"/>
              <w:tab w:val="left" w:pos="1440"/>
              <w:tab w:val="left" w:pos="2160"/>
            </w:tabs>
            <w:spacing w:before="240" w:after="240"/>
            <w:rPr>
              <w:ins w:id="9140" w:author="BHA Regulatory Affairs Unit" w:date="2026-07-29T16:06:00Z"/>
            </w:rPr>
          </w:pPr>
          <w:sdt>
            <w:sdtPr>
              <w:tag w:val="goog_rdk_9084"/>
              <w:id w:val="572538228"/>
            </w:sdtPr>
            <w:sdtContent>
              <w:ins w:id="9141" w:author="BHA Regulatory Affairs Unit" w:date="2026-07-29T16:06:00Z">
                <w:r>
                  <w:t>Individuals may remain involuntarily at the EC-endorsed agency only if a petition for involuntary commitment (IC) was filed during that period of time, for an additional ten (10) days, not including weekends and holidays, after the date of filing of the petition for involuntary commitment unless a valid medical reason exists for detaining a person for longer, pursuant to Section 27-81-111(5) C.R.S.</w:t>
                </w:r>
              </w:ins>
            </w:sdtContent>
          </w:sdt>
        </w:p>
      </w:sdtContent>
    </w:sdt>
    <w:sdt>
      <w:sdtPr>
        <w:tag w:val="goog_rdk_9087"/>
        <w:id w:val="695877472"/>
      </w:sdtPr>
      <w:sdtContent>
        <w:p w14:paraId="00001270" w14:textId="77777777" w:rsidR="00CF3663" w:rsidRDefault="00000000">
          <w:pPr>
            <w:numPr>
              <w:ilvl w:val="2"/>
              <w:numId w:val="43"/>
            </w:numPr>
            <w:tabs>
              <w:tab w:val="left" w:pos="720"/>
              <w:tab w:val="left" w:pos="1440"/>
              <w:tab w:val="left" w:pos="2160"/>
            </w:tabs>
            <w:spacing w:before="240" w:after="240"/>
            <w:rPr>
              <w:ins w:id="9142" w:author="BHA Regulatory Affairs Unit" w:date="2026-07-29T16:06:00Z"/>
            </w:rPr>
          </w:pPr>
          <w:sdt>
            <w:sdtPr>
              <w:tag w:val="goog_rdk_9086"/>
              <w:id w:val="-1971370807"/>
            </w:sdtPr>
            <w:sdtContent>
              <w:ins w:id="9143" w:author="BHA Regulatory Affairs Unit" w:date="2026-07-29T16:06:00Z">
                <w:r>
                  <w:t>BHA must be notified when it is determined that an IC will be sought for an individual, using communication channels detailed in the IC Provider Guides, as defined in Part 1.2.1 of these Rules.</w:t>
                </w:r>
              </w:ins>
            </w:sdtContent>
          </w:sdt>
        </w:p>
      </w:sdtContent>
    </w:sdt>
    <w:sdt>
      <w:sdtPr>
        <w:tag w:val="goog_rdk_9089"/>
        <w:id w:val="-1441804195"/>
      </w:sdtPr>
      <w:sdtContent>
        <w:p w14:paraId="00001271" w14:textId="77777777" w:rsidR="00CF3663" w:rsidRDefault="00000000">
          <w:pPr>
            <w:numPr>
              <w:ilvl w:val="1"/>
              <w:numId w:val="43"/>
            </w:numPr>
            <w:tabs>
              <w:tab w:val="left" w:pos="720"/>
              <w:tab w:val="left" w:pos="1440"/>
              <w:tab w:val="left" w:pos="2160"/>
            </w:tabs>
            <w:spacing w:before="240" w:after="240"/>
            <w:rPr>
              <w:ins w:id="9144" w:author="BHA Regulatory Affairs Unit" w:date="2026-07-29T16:06:00Z"/>
            </w:rPr>
          </w:pPr>
          <w:sdt>
            <w:sdtPr>
              <w:tag w:val="goog_rdk_9088"/>
              <w:id w:val="-604078332"/>
            </w:sdtPr>
            <w:sdtContent>
              <w:ins w:id="9145" w:author="BHA Regulatory Affairs Unit" w:date="2026-07-29T16:06:00Z">
                <w:r>
                  <w:t>Transfers</w:t>
                </w:r>
              </w:ins>
            </w:sdtContent>
          </w:sdt>
        </w:p>
      </w:sdtContent>
    </w:sdt>
    <w:sdt>
      <w:sdtPr>
        <w:tag w:val="goog_rdk_9091"/>
        <w:id w:val="1547672874"/>
      </w:sdtPr>
      <w:sdtContent>
        <w:p w14:paraId="00001272" w14:textId="77777777" w:rsidR="00CF3663" w:rsidRDefault="00000000">
          <w:pPr>
            <w:numPr>
              <w:ilvl w:val="2"/>
              <w:numId w:val="43"/>
            </w:numPr>
            <w:tabs>
              <w:tab w:val="left" w:pos="720"/>
              <w:tab w:val="left" w:pos="1440"/>
              <w:tab w:val="left" w:pos="2160"/>
            </w:tabs>
            <w:spacing w:before="240" w:after="240"/>
            <w:rPr>
              <w:ins w:id="9146" w:author="BHA Regulatory Affairs Unit" w:date="2026-07-29T16:06:00Z"/>
            </w:rPr>
          </w:pPr>
          <w:sdt>
            <w:sdtPr>
              <w:tag w:val="goog_rdk_9090"/>
              <w:id w:val="-368136687"/>
            </w:sdtPr>
            <w:sdtContent>
              <w:ins w:id="9147" w:author="BHA Regulatory Affairs Unit" w:date="2026-07-29T16:06:00Z">
                <w:r>
                  <w:t>If an individual on an EC requires treatment in another licensed and appropriately endorsed program, the transfer shall be managed by the program that initially authorized the commitment.</w:t>
                </w:r>
              </w:ins>
            </w:sdtContent>
          </w:sdt>
        </w:p>
      </w:sdtContent>
    </w:sdt>
    <w:sdt>
      <w:sdtPr>
        <w:tag w:val="goog_rdk_9093"/>
        <w:id w:val="1022521648"/>
      </w:sdtPr>
      <w:sdtContent>
        <w:p w14:paraId="00001273" w14:textId="77777777" w:rsidR="00CF3663" w:rsidRDefault="00000000">
          <w:pPr>
            <w:numPr>
              <w:ilvl w:val="2"/>
              <w:numId w:val="43"/>
            </w:numPr>
            <w:tabs>
              <w:tab w:val="left" w:pos="720"/>
              <w:tab w:val="left" w:pos="1440"/>
              <w:tab w:val="left" w:pos="2160"/>
            </w:tabs>
            <w:spacing w:before="240" w:after="240"/>
            <w:rPr>
              <w:ins w:id="9148" w:author="BHA Regulatory Affairs Unit" w:date="2026-07-29T16:06:00Z"/>
            </w:rPr>
          </w:pPr>
          <w:sdt>
            <w:sdtPr>
              <w:tag w:val="goog_rdk_9092"/>
              <w:id w:val="-842693862"/>
            </w:sdtPr>
            <w:sdtContent>
              <w:ins w:id="9149" w:author="BHA Regulatory Affairs Unit" w:date="2026-07-29T16:06:00Z">
                <w:r>
                  <w:t>In this scenario, the BHA-created transfer forms must be utilized. This form is available on BHA’s website, https://bha.colorado.gov/. Completed copies of this transfer form shall be:</w:t>
                </w:r>
              </w:ins>
            </w:sdtContent>
          </w:sdt>
        </w:p>
      </w:sdtContent>
    </w:sdt>
    <w:sdt>
      <w:sdtPr>
        <w:tag w:val="goog_rdk_9095"/>
        <w:id w:val="1950044377"/>
      </w:sdtPr>
      <w:sdtContent>
        <w:p w14:paraId="00001274" w14:textId="77777777" w:rsidR="00CF3663" w:rsidRDefault="00000000">
          <w:pPr>
            <w:numPr>
              <w:ilvl w:val="3"/>
              <w:numId w:val="43"/>
            </w:numPr>
            <w:tabs>
              <w:tab w:val="left" w:pos="720"/>
              <w:tab w:val="left" w:pos="1440"/>
              <w:tab w:val="left" w:pos="2160"/>
            </w:tabs>
            <w:spacing w:before="240" w:after="240"/>
            <w:rPr>
              <w:ins w:id="9150" w:author="BHA Regulatory Affairs Unit" w:date="2026-07-29T16:06:00Z"/>
            </w:rPr>
          </w:pPr>
          <w:sdt>
            <w:sdtPr>
              <w:tag w:val="goog_rdk_9094"/>
              <w:id w:val="-166722740"/>
            </w:sdtPr>
            <w:sdtContent>
              <w:ins w:id="9151" w:author="BHA Regulatory Affairs Unit" w:date="2026-07-29T16:06:00Z">
                <w:r>
                  <w:t>Provided to the individual and/or their legal representative(s);</w:t>
                </w:r>
              </w:ins>
            </w:sdtContent>
          </w:sdt>
        </w:p>
      </w:sdtContent>
    </w:sdt>
    <w:sdt>
      <w:sdtPr>
        <w:tag w:val="goog_rdk_9097"/>
        <w:id w:val="1207036483"/>
      </w:sdtPr>
      <w:sdtContent>
        <w:p w14:paraId="00001275" w14:textId="77777777" w:rsidR="00CF3663" w:rsidRDefault="00000000">
          <w:pPr>
            <w:numPr>
              <w:ilvl w:val="4"/>
              <w:numId w:val="43"/>
            </w:numPr>
            <w:tabs>
              <w:tab w:val="left" w:pos="720"/>
              <w:tab w:val="left" w:pos="1440"/>
              <w:tab w:val="left" w:pos="2160"/>
            </w:tabs>
            <w:spacing w:before="240" w:after="240"/>
            <w:rPr>
              <w:ins w:id="9152" w:author="BHA Regulatory Affairs Unit" w:date="2026-07-29T16:06:00Z"/>
            </w:rPr>
          </w:pPr>
          <w:sdt>
            <w:sdtPr>
              <w:tag w:val="goog_rdk_9096"/>
              <w:id w:val="821292952"/>
            </w:sdtPr>
            <w:sdtContent>
              <w:ins w:id="9153" w:author="BHA Regulatory Affairs Unit" w:date="2026-07-29T16:06:00Z">
                <w:r>
                  <w:t>This must include the parent(s) and/or legal guardian(s) who gave permission in the case of a minor on an emergency commitment.</w:t>
                </w:r>
              </w:ins>
            </w:sdtContent>
          </w:sdt>
        </w:p>
      </w:sdtContent>
    </w:sdt>
    <w:sdt>
      <w:sdtPr>
        <w:tag w:val="goog_rdk_9099"/>
        <w:id w:val="294700441"/>
      </w:sdtPr>
      <w:sdtContent>
        <w:p w14:paraId="00001276" w14:textId="77777777" w:rsidR="00CF3663" w:rsidRDefault="00000000">
          <w:pPr>
            <w:numPr>
              <w:ilvl w:val="3"/>
              <w:numId w:val="43"/>
            </w:numPr>
            <w:tabs>
              <w:tab w:val="left" w:pos="720"/>
              <w:tab w:val="left" w:pos="1440"/>
              <w:tab w:val="left" w:pos="2160"/>
            </w:tabs>
            <w:spacing w:before="240" w:after="240"/>
            <w:rPr>
              <w:ins w:id="9154" w:author="BHA Regulatory Affairs Unit" w:date="2026-07-29T16:06:00Z"/>
            </w:rPr>
          </w:pPr>
          <w:sdt>
            <w:sdtPr>
              <w:tag w:val="goog_rdk_9098"/>
              <w:id w:val="214864170"/>
            </w:sdtPr>
            <w:sdtContent>
              <w:ins w:id="9155" w:author="BHA Regulatory Affairs Unit" w:date="2026-07-29T16:06:00Z">
                <w:r>
                  <w:t>Provided to the agency receiving the individual in the transfer; and</w:t>
                </w:r>
              </w:ins>
            </w:sdtContent>
          </w:sdt>
        </w:p>
      </w:sdtContent>
    </w:sdt>
    <w:sdt>
      <w:sdtPr>
        <w:tag w:val="goog_rdk_9101"/>
        <w:id w:val="146207022"/>
      </w:sdtPr>
      <w:sdtContent>
        <w:p w14:paraId="00001277" w14:textId="77777777" w:rsidR="00CF3663" w:rsidRDefault="00000000">
          <w:pPr>
            <w:numPr>
              <w:ilvl w:val="3"/>
              <w:numId w:val="43"/>
            </w:numPr>
            <w:tabs>
              <w:tab w:val="left" w:pos="720"/>
              <w:tab w:val="left" w:pos="1440"/>
              <w:tab w:val="left" w:pos="2160"/>
            </w:tabs>
            <w:spacing w:before="240" w:after="240"/>
            <w:rPr>
              <w:ins w:id="9156" w:author="BHA Regulatory Affairs Unit" w:date="2026-07-29T16:06:00Z"/>
            </w:rPr>
          </w:pPr>
          <w:sdt>
            <w:sdtPr>
              <w:tag w:val="goog_rdk_9100"/>
              <w:id w:val="-1709645506"/>
            </w:sdtPr>
            <w:sdtContent>
              <w:ins w:id="9157" w:author="BHA Regulatory Affairs Unit" w:date="2026-07-29T16:06:00Z">
                <w:r>
                  <w:t>Maintained in the individual’s record.</w:t>
                </w:r>
              </w:ins>
            </w:sdtContent>
          </w:sdt>
        </w:p>
      </w:sdtContent>
    </w:sdt>
    <w:sdt>
      <w:sdtPr>
        <w:tag w:val="goog_rdk_9103"/>
        <w:id w:val="721524410"/>
      </w:sdtPr>
      <w:sdtContent>
        <w:p w14:paraId="00001278" w14:textId="77777777" w:rsidR="00CF3663" w:rsidRDefault="00000000">
          <w:pPr>
            <w:numPr>
              <w:ilvl w:val="0"/>
              <w:numId w:val="43"/>
            </w:numPr>
            <w:tabs>
              <w:tab w:val="left" w:pos="720"/>
              <w:tab w:val="left" w:pos="1440"/>
              <w:tab w:val="left" w:pos="2160"/>
            </w:tabs>
            <w:spacing w:before="240" w:after="240"/>
            <w:rPr>
              <w:ins w:id="9158" w:author="BHA Regulatory Affairs Unit" w:date="2026-07-29T16:06:00Z"/>
            </w:rPr>
          </w:pPr>
          <w:sdt>
            <w:sdtPr>
              <w:tag w:val="goog_rdk_9102"/>
              <w:id w:val="144710835"/>
            </w:sdtPr>
            <w:sdtContent>
              <w:ins w:id="9159" w:author="BHA Regulatory Affairs Unit" w:date="2026-07-29T16:06:00Z">
                <w:r>
                  <w:t>Support systems</w:t>
                </w:r>
              </w:ins>
            </w:sdtContent>
          </w:sdt>
        </w:p>
      </w:sdtContent>
    </w:sdt>
    <w:sdt>
      <w:sdtPr>
        <w:tag w:val="goog_rdk_9105"/>
        <w:id w:val="1108047242"/>
      </w:sdtPr>
      <w:sdtContent>
        <w:p w14:paraId="00001279" w14:textId="77777777" w:rsidR="00CF3663" w:rsidRDefault="00000000">
          <w:pPr>
            <w:numPr>
              <w:ilvl w:val="1"/>
              <w:numId w:val="43"/>
            </w:numPr>
            <w:tabs>
              <w:tab w:val="left" w:pos="720"/>
              <w:tab w:val="left" w:pos="1440"/>
              <w:tab w:val="left" w:pos="2160"/>
            </w:tabs>
            <w:spacing w:before="240" w:after="240"/>
            <w:rPr>
              <w:ins w:id="9160" w:author="BHA Regulatory Affairs Unit" w:date="2026-07-29T16:06:00Z"/>
            </w:rPr>
          </w:pPr>
          <w:sdt>
            <w:sdtPr>
              <w:tag w:val="goog_rdk_9104"/>
              <w:id w:val="-216395943"/>
            </w:sdtPr>
            <w:sdtContent>
              <w:ins w:id="9161" w:author="BHA Regulatory Affairs Unit" w:date="2026-07-29T16:06:00Z">
                <w:r>
                  <w:t>Partnerships</w:t>
                </w:r>
              </w:ins>
            </w:sdtContent>
          </w:sdt>
        </w:p>
      </w:sdtContent>
    </w:sdt>
    <w:sdt>
      <w:sdtPr>
        <w:tag w:val="goog_rdk_9107"/>
        <w:id w:val="-1345915923"/>
      </w:sdtPr>
      <w:sdtContent>
        <w:p w14:paraId="0000127A" w14:textId="77777777" w:rsidR="00CF3663" w:rsidRDefault="00000000">
          <w:pPr>
            <w:numPr>
              <w:ilvl w:val="2"/>
              <w:numId w:val="43"/>
            </w:numPr>
            <w:tabs>
              <w:tab w:val="left" w:pos="720"/>
              <w:tab w:val="left" w:pos="1440"/>
              <w:tab w:val="left" w:pos="2160"/>
            </w:tabs>
            <w:spacing w:before="240" w:after="240"/>
            <w:rPr>
              <w:ins w:id="9162" w:author="BHA Regulatory Affairs Unit" w:date="2026-07-29T16:06:00Z"/>
            </w:rPr>
          </w:pPr>
          <w:sdt>
            <w:sdtPr>
              <w:tag w:val="goog_rdk_9106"/>
              <w:id w:val="111986116"/>
            </w:sdtPr>
            <w:sdtContent>
              <w:ins w:id="9163" w:author="BHA Regulatory Affairs Unit" w:date="2026-07-29T16:06:00Z">
                <w:r>
                  <w:t>EC-endorsed agencies may partner with external entities and community partners, such as emergency departments and law enforcement, to support individuals requiring EC substance use services.</w:t>
                </w:r>
              </w:ins>
            </w:sdtContent>
          </w:sdt>
        </w:p>
      </w:sdtContent>
    </w:sdt>
    <w:sdt>
      <w:sdtPr>
        <w:tag w:val="goog_rdk_9109"/>
        <w:id w:val="1424145595"/>
      </w:sdtPr>
      <w:sdtContent>
        <w:p w14:paraId="0000127B" w14:textId="77777777" w:rsidR="00CF3663" w:rsidRDefault="00000000">
          <w:pPr>
            <w:numPr>
              <w:ilvl w:val="2"/>
              <w:numId w:val="43"/>
            </w:numPr>
            <w:tabs>
              <w:tab w:val="left" w:pos="720"/>
              <w:tab w:val="left" w:pos="1440"/>
              <w:tab w:val="left" w:pos="2160"/>
            </w:tabs>
            <w:spacing w:before="240" w:after="240"/>
            <w:rPr>
              <w:ins w:id="9164" w:author="BHA Regulatory Affairs Unit" w:date="2026-07-29T16:06:00Z"/>
            </w:rPr>
          </w:pPr>
          <w:sdt>
            <w:sdtPr>
              <w:tag w:val="goog_rdk_9108"/>
              <w:id w:val="-136804691"/>
            </w:sdtPr>
            <w:sdtContent>
              <w:ins w:id="9165" w:author="BHA Regulatory Affairs Unit" w:date="2026-07-29T16:06:00Z">
                <w:r>
                  <w:t>Such partnerships must include seamless care coordination for individuals regarding the initiation, continuation, and transfer of services.</w:t>
                </w:r>
              </w:ins>
            </w:sdtContent>
          </w:sdt>
        </w:p>
      </w:sdtContent>
    </w:sdt>
    <w:sdt>
      <w:sdtPr>
        <w:tag w:val="goog_rdk_9111"/>
        <w:id w:val="159637421"/>
      </w:sdtPr>
      <w:sdtContent>
        <w:p w14:paraId="0000127C" w14:textId="77777777" w:rsidR="00CF3663" w:rsidRDefault="00000000">
          <w:pPr>
            <w:numPr>
              <w:ilvl w:val="2"/>
              <w:numId w:val="43"/>
            </w:numPr>
            <w:tabs>
              <w:tab w:val="left" w:pos="720"/>
              <w:tab w:val="left" w:pos="1440"/>
              <w:tab w:val="left" w:pos="2160"/>
            </w:tabs>
            <w:spacing w:before="240" w:after="240"/>
            <w:rPr>
              <w:ins w:id="9166" w:author="BHA Regulatory Affairs Unit" w:date="2026-07-29T16:06:00Z"/>
            </w:rPr>
          </w:pPr>
          <w:sdt>
            <w:sdtPr>
              <w:tag w:val="goog_rdk_9110"/>
              <w:id w:val="-1263871622"/>
            </w:sdtPr>
            <w:sdtContent>
              <w:ins w:id="9167" w:author="BHA Regulatory Affairs Unit" w:date="2026-07-29T16:06:00Z">
                <w:r>
                  <w:t>In these scenarios, the EC-endorsed agency holds responsibility for the EC substance use services. This includes ensuring that voluntary treatment options are exhausted and legal requirements are met before approving EC applications resulting from this partnership.</w:t>
                </w:r>
              </w:ins>
            </w:sdtContent>
          </w:sdt>
        </w:p>
      </w:sdtContent>
    </w:sdt>
    <w:sdt>
      <w:sdtPr>
        <w:tag w:val="goog_rdk_9113"/>
        <w:id w:val="1569560850"/>
      </w:sdtPr>
      <w:sdtContent>
        <w:p w14:paraId="0000127D" w14:textId="77777777" w:rsidR="00CF3663" w:rsidRDefault="00000000">
          <w:pPr>
            <w:numPr>
              <w:ilvl w:val="2"/>
              <w:numId w:val="43"/>
            </w:numPr>
            <w:tabs>
              <w:tab w:val="left" w:pos="720"/>
              <w:tab w:val="left" w:pos="1440"/>
              <w:tab w:val="left" w:pos="2160"/>
            </w:tabs>
            <w:spacing w:before="240" w:after="240"/>
            <w:rPr>
              <w:ins w:id="9168" w:author="BHA Regulatory Affairs Unit" w:date="2026-07-29T16:06:00Z"/>
            </w:rPr>
          </w:pPr>
          <w:sdt>
            <w:sdtPr>
              <w:tag w:val="goog_rdk_9112"/>
              <w:id w:val="-312229812"/>
            </w:sdtPr>
            <w:sdtContent>
              <w:ins w:id="9169" w:author="BHA Regulatory Affairs Unit" w:date="2026-07-29T16:06:00Z">
                <w:r>
                  <w:t>Policy and procedure requirements specific to the implementation of such partnerships are detailed in Part 7.2.2.F of this Chapter 7.</w:t>
                </w:r>
              </w:ins>
            </w:sdtContent>
          </w:sdt>
        </w:p>
      </w:sdtContent>
    </w:sdt>
    <w:sdt>
      <w:sdtPr>
        <w:tag w:val="goog_rdk_9115"/>
        <w:id w:val="-1895011491"/>
      </w:sdtPr>
      <w:sdtContent>
        <w:p w14:paraId="0000127E" w14:textId="77777777" w:rsidR="00CF3663" w:rsidRDefault="00000000">
          <w:pPr>
            <w:numPr>
              <w:ilvl w:val="0"/>
              <w:numId w:val="43"/>
            </w:numPr>
            <w:tabs>
              <w:tab w:val="left" w:pos="720"/>
              <w:tab w:val="left" w:pos="1440"/>
              <w:tab w:val="left" w:pos="2160"/>
            </w:tabs>
            <w:spacing w:before="240" w:after="240"/>
            <w:rPr>
              <w:ins w:id="9170" w:author="BHA Regulatory Affairs Unit" w:date="2026-07-29T16:06:00Z"/>
            </w:rPr>
          </w:pPr>
          <w:sdt>
            <w:sdtPr>
              <w:tag w:val="goog_rdk_9114"/>
              <w:id w:val="-1507851548"/>
            </w:sdtPr>
            <w:sdtContent>
              <w:ins w:id="9171" w:author="BHA Regulatory Affairs Unit" w:date="2026-07-29T16:06:00Z">
                <w:r>
                  <w:t>Policies and procedures</w:t>
                </w:r>
              </w:ins>
            </w:sdtContent>
          </w:sdt>
        </w:p>
      </w:sdtContent>
    </w:sdt>
    <w:sdt>
      <w:sdtPr>
        <w:tag w:val="goog_rdk_9117"/>
        <w:id w:val="-388654535"/>
      </w:sdtPr>
      <w:sdtContent>
        <w:p w14:paraId="0000127F" w14:textId="77777777" w:rsidR="00CF3663" w:rsidRDefault="00000000">
          <w:pPr>
            <w:numPr>
              <w:ilvl w:val="1"/>
              <w:numId w:val="43"/>
            </w:numPr>
            <w:tabs>
              <w:tab w:val="left" w:pos="720"/>
              <w:tab w:val="left" w:pos="1440"/>
              <w:tab w:val="left" w:pos="2160"/>
            </w:tabs>
            <w:spacing w:before="240" w:after="240"/>
            <w:rPr>
              <w:ins w:id="9172" w:author="BHA Regulatory Affairs Unit" w:date="2026-07-29T16:06:00Z"/>
            </w:rPr>
          </w:pPr>
          <w:sdt>
            <w:sdtPr>
              <w:tag w:val="goog_rdk_9116"/>
              <w:id w:val="1252075437"/>
            </w:sdtPr>
            <w:sdtContent>
              <w:ins w:id="9173" w:author="BHA Regulatory Affairs Unit" w:date="2026-07-29T16:06:00Z">
                <w:r>
                  <w:t>EC-endorsed agencies must develop, implement, and abide by policies and procedures in alignment with Section 27-81-111, C.R.S. These policies and procedures must include, but are not limited to:</w:t>
                </w:r>
              </w:ins>
            </w:sdtContent>
          </w:sdt>
        </w:p>
      </w:sdtContent>
    </w:sdt>
    <w:sdt>
      <w:sdtPr>
        <w:tag w:val="goog_rdk_9119"/>
        <w:id w:val="-1614387790"/>
      </w:sdtPr>
      <w:sdtContent>
        <w:p w14:paraId="00001280" w14:textId="77777777" w:rsidR="00CF3663" w:rsidRDefault="00000000">
          <w:pPr>
            <w:numPr>
              <w:ilvl w:val="2"/>
              <w:numId w:val="43"/>
            </w:numPr>
            <w:tabs>
              <w:tab w:val="left" w:pos="720"/>
              <w:tab w:val="left" w:pos="1440"/>
              <w:tab w:val="left" w:pos="2160"/>
            </w:tabs>
            <w:spacing w:before="240" w:after="240"/>
            <w:rPr>
              <w:ins w:id="9174" w:author="BHA Regulatory Affairs Unit" w:date="2026-07-29T16:06:00Z"/>
            </w:rPr>
          </w:pPr>
          <w:sdt>
            <w:sdtPr>
              <w:tag w:val="goog_rdk_9118"/>
              <w:id w:val="347965570"/>
            </w:sdtPr>
            <w:sdtContent>
              <w:ins w:id="9175" w:author="BHA Regulatory Affairs Unit" w:date="2026-07-29T16:06:00Z">
                <w:r>
                  <w:t>Determination of whether grounds for the EC exist;</w:t>
                </w:r>
              </w:ins>
            </w:sdtContent>
          </w:sdt>
        </w:p>
      </w:sdtContent>
    </w:sdt>
    <w:sdt>
      <w:sdtPr>
        <w:tag w:val="goog_rdk_9121"/>
        <w:id w:val="-310365888"/>
      </w:sdtPr>
      <w:sdtContent>
        <w:p w14:paraId="00001281" w14:textId="77777777" w:rsidR="00CF3663" w:rsidRDefault="00000000">
          <w:pPr>
            <w:numPr>
              <w:ilvl w:val="2"/>
              <w:numId w:val="43"/>
            </w:numPr>
            <w:tabs>
              <w:tab w:val="left" w:pos="720"/>
              <w:tab w:val="left" w:pos="1440"/>
              <w:tab w:val="left" w:pos="2160"/>
            </w:tabs>
            <w:spacing w:before="240" w:after="240"/>
            <w:rPr>
              <w:ins w:id="9176" w:author="BHA Regulatory Affairs Unit" w:date="2026-07-29T16:06:00Z"/>
            </w:rPr>
          </w:pPr>
          <w:sdt>
            <w:sdtPr>
              <w:tag w:val="goog_rdk_9120"/>
              <w:id w:val="-567257270"/>
            </w:sdtPr>
            <w:sdtContent>
              <w:ins w:id="9177" w:author="BHA Regulatory Affairs Unit" w:date="2026-07-29T16:06:00Z">
                <w:r>
                  <w:t>Assuring proper advisement processes are followed, including at a minimum:</w:t>
                </w:r>
              </w:ins>
            </w:sdtContent>
          </w:sdt>
        </w:p>
      </w:sdtContent>
    </w:sdt>
    <w:sdt>
      <w:sdtPr>
        <w:tag w:val="goog_rdk_9123"/>
        <w:id w:val="-872669327"/>
      </w:sdtPr>
      <w:sdtContent>
        <w:p w14:paraId="00001282" w14:textId="77777777" w:rsidR="00CF3663" w:rsidRDefault="00000000">
          <w:pPr>
            <w:numPr>
              <w:ilvl w:val="3"/>
              <w:numId w:val="43"/>
            </w:numPr>
            <w:tabs>
              <w:tab w:val="left" w:pos="720"/>
              <w:tab w:val="left" w:pos="1440"/>
              <w:tab w:val="left" w:pos="2160"/>
            </w:tabs>
            <w:spacing w:before="240" w:after="240"/>
            <w:rPr>
              <w:ins w:id="9178" w:author="BHA Regulatory Affairs Unit" w:date="2026-07-29T16:06:00Z"/>
            </w:rPr>
          </w:pPr>
          <w:sdt>
            <w:sdtPr>
              <w:tag w:val="goog_rdk_9122"/>
              <w:id w:val="1463647611"/>
            </w:sdtPr>
            <w:sdtContent>
              <w:ins w:id="9179" w:author="BHA Regulatory Affairs Unit" w:date="2026-07-29T16:06:00Z">
                <w:r>
                  <w:t>Sharing written copies of the completed application for EC form;</w:t>
                </w:r>
              </w:ins>
            </w:sdtContent>
          </w:sdt>
        </w:p>
      </w:sdtContent>
    </w:sdt>
    <w:sdt>
      <w:sdtPr>
        <w:tag w:val="goog_rdk_9125"/>
        <w:id w:val="-2001918984"/>
      </w:sdtPr>
      <w:sdtContent>
        <w:p w14:paraId="00001283" w14:textId="77777777" w:rsidR="00CF3663" w:rsidRDefault="00000000">
          <w:pPr>
            <w:numPr>
              <w:ilvl w:val="3"/>
              <w:numId w:val="43"/>
            </w:numPr>
            <w:tabs>
              <w:tab w:val="left" w:pos="720"/>
              <w:tab w:val="left" w:pos="1440"/>
              <w:tab w:val="left" w:pos="2160"/>
            </w:tabs>
            <w:spacing w:before="240" w:after="240"/>
            <w:rPr>
              <w:ins w:id="9180" w:author="BHA Regulatory Affairs Unit" w:date="2026-07-29T16:06:00Z"/>
            </w:rPr>
          </w:pPr>
          <w:sdt>
            <w:sdtPr>
              <w:tag w:val="goog_rdk_9124"/>
              <w:id w:val="-1868391384"/>
            </w:sdtPr>
            <w:sdtContent>
              <w:ins w:id="9181" w:author="BHA Regulatory Affairs Unit" w:date="2026-07-29T16:06:00Z">
                <w:r>
                  <w:t>Advising of the right to challenge commitments through the court both verbally and in writing; and</w:t>
                </w:r>
              </w:ins>
            </w:sdtContent>
          </w:sdt>
        </w:p>
      </w:sdtContent>
    </w:sdt>
    <w:sdt>
      <w:sdtPr>
        <w:tag w:val="goog_rdk_9127"/>
        <w:id w:val="-354797029"/>
      </w:sdtPr>
      <w:sdtContent>
        <w:p w14:paraId="00001284" w14:textId="77777777" w:rsidR="00CF3663" w:rsidRDefault="00000000">
          <w:pPr>
            <w:numPr>
              <w:ilvl w:val="3"/>
              <w:numId w:val="43"/>
            </w:numPr>
            <w:tabs>
              <w:tab w:val="left" w:pos="720"/>
              <w:tab w:val="left" w:pos="1440"/>
              <w:tab w:val="left" w:pos="2160"/>
            </w:tabs>
            <w:spacing w:before="240" w:after="240"/>
            <w:rPr>
              <w:ins w:id="9182" w:author="BHA Regulatory Affairs Unit" w:date="2026-07-29T16:06:00Z"/>
            </w:rPr>
          </w:pPr>
          <w:sdt>
            <w:sdtPr>
              <w:tag w:val="goog_rdk_9126"/>
              <w:id w:val="-318564993"/>
            </w:sdtPr>
            <w:sdtContent>
              <w:ins w:id="9183" w:author="BHA Regulatory Affairs Unit" w:date="2026-07-29T16:06:00Z">
                <w:r>
                  <w:t>Ensuring these advisements are provided to:</w:t>
                </w:r>
              </w:ins>
            </w:sdtContent>
          </w:sdt>
        </w:p>
      </w:sdtContent>
    </w:sdt>
    <w:sdt>
      <w:sdtPr>
        <w:tag w:val="goog_rdk_9129"/>
        <w:id w:val="-18755661"/>
      </w:sdtPr>
      <w:sdtContent>
        <w:p w14:paraId="00001285" w14:textId="77777777" w:rsidR="00CF3663" w:rsidRDefault="00000000">
          <w:pPr>
            <w:numPr>
              <w:ilvl w:val="4"/>
              <w:numId w:val="43"/>
            </w:numPr>
            <w:tabs>
              <w:tab w:val="left" w:pos="720"/>
              <w:tab w:val="left" w:pos="1440"/>
              <w:tab w:val="left" w:pos="2160"/>
            </w:tabs>
            <w:spacing w:before="240" w:after="240"/>
            <w:rPr>
              <w:ins w:id="9184" w:author="BHA Regulatory Affairs Unit" w:date="2026-07-29T16:06:00Z"/>
            </w:rPr>
          </w:pPr>
          <w:sdt>
            <w:sdtPr>
              <w:tag w:val="goog_rdk_9128"/>
              <w:id w:val="-1474919088"/>
            </w:sdtPr>
            <w:sdtContent>
              <w:ins w:id="9185" w:author="BHA Regulatory Affairs Unit" w:date="2026-07-29T16:06:00Z">
                <w:r>
                  <w:t>Individuals on the EC;</w:t>
                </w:r>
              </w:ins>
            </w:sdtContent>
          </w:sdt>
        </w:p>
      </w:sdtContent>
    </w:sdt>
    <w:sdt>
      <w:sdtPr>
        <w:tag w:val="goog_rdk_9131"/>
        <w:id w:val="20817750"/>
      </w:sdtPr>
      <w:sdtContent>
        <w:p w14:paraId="00001286" w14:textId="77777777" w:rsidR="00CF3663" w:rsidRDefault="00000000">
          <w:pPr>
            <w:numPr>
              <w:ilvl w:val="4"/>
              <w:numId w:val="43"/>
            </w:numPr>
            <w:tabs>
              <w:tab w:val="left" w:pos="720"/>
              <w:tab w:val="left" w:pos="1440"/>
              <w:tab w:val="left" w:pos="2160"/>
            </w:tabs>
            <w:spacing w:before="240" w:after="240"/>
            <w:rPr>
              <w:ins w:id="9186" w:author="BHA Regulatory Affairs Unit" w:date="2026-07-29T16:06:00Z"/>
            </w:rPr>
          </w:pPr>
          <w:sdt>
            <w:sdtPr>
              <w:tag w:val="goog_rdk_9130"/>
              <w:id w:val="216565704"/>
            </w:sdtPr>
            <w:sdtContent>
              <w:ins w:id="9187" w:author="BHA Regulatory Affairs Unit" w:date="2026-07-29T16:06:00Z">
                <w:r>
                  <w:t>Their legal representative (when applicable); and</w:t>
                </w:r>
              </w:ins>
            </w:sdtContent>
          </w:sdt>
        </w:p>
      </w:sdtContent>
    </w:sdt>
    <w:sdt>
      <w:sdtPr>
        <w:tag w:val="goog_rdk_9133"/>
        <w:id w:val="-1130557385"/>
      </w:sdtPr>
      <w:sdtContent>
        <w:p w14:paraId="00001287" w14:textId="77777777" w:rsidR="00CF3663" w:rsidRDefault="00000000">
          <w:pPr>
            <w:numPr>
              <w:ilvl w:val="4"/>
              <w:numId w:val="43"/>
            </w:numPr>
            <w:tabs>
              <w:tab w:val="left" w:pos="720"/>
              <w:tab w:val="left" w:pos="1440"/>
              <w:tab w:val="left" w:pos="2160"/>
            </w:tabs>
            <w:spacing w:before="240" w:after="240"/>
            <w:rPr>
              <w:ins w:id="9188" w:author="BHA Regulatory Affairs Unit" w:date="2026-07-29T16:06:00Z"/>
            </w:rPr>
          </w:pPr>
          <w:sdt>
            <w:sdtPr>
              <w:tag w:val="goog_rdk_9132"/>
              <w:id w:val="-1423010869"/>
            </w:sdtPr>
            <w:sdtContent>
              <w:ins w:id="9189" w:author="BHA Regulatory Affairs Unit" w:date="2026-07-29T16:06:00Z">
                <w:r>
                  <w:t>Their parent(s) and/or legal guardian(s) who gave permission in situations where a minor is placed on an EC, when applicable.</w:t>
                </w:r>
              </w:ins>
            </w:sdtContent>
          </w:sdt>
        </w:p>
      </w:sdtContent>
    </w:sdt>
    <w:sdt>
      <w:sdtPr>
        <w:tag w:val="goog_rdk_9135"/>
        <w:id w:val="1194280243"/>
      </w:sdtPr>
      <w:sdtContent>
        <w:p w14:paraId="00001288" w14:textId="77777777" w:rsidR="00CF3663" w:rsidRDefault="00000000">
          <w:pPr>
            <w:numPr>
              <w:ilvl w:val="2"/>
              <w:numId w:val="43"/>
            </w:numPr>
            <w:tabs>
              <w:tab w:val="left" w:pos="720"/>
              <w:tab w:val="left" w:pos="1440"/>
              <w:tab w:val="left" w:pos="2160"/>
            </w:tabs>
            <w:spacing w:before="240" w:after="240"/>
            <w:rPr>
              <w:ins w:id="9190" w:author="BHA Regulatory Affairs Unit" w:date="2026-07-29T16:06:00Z"/>
            </w:rPr>
          </w:pPr>
          <w:sdt>
            <w:sdtPr>
              <w:tag w:val="goog_rdk_9134"/>
              <w:id w:val="1901669595"/>
            </w:sdtPr>
            <w:sdtContent>
              <w:ins w:id="9191" w:author="BHA Regulatory Affairs Unit" w:date="2026-07-29T16:06:00Z">
                <w:r>
                  <w:t>Determination of when grounds for the EC no longer exist; and</w:t>
                </w:r>
              </w:ins>
            </w:sdtContent>
          </w:sdt>
        </w:p>
      </w:sdtContent>
    </w:sdt>
    <w:sdt>
      <w:sdtPr>
        <w:tag w:val="goog_rdk_9137"/>
        <w:id w:val="1346752175"/>
      </w:sdtPr>
      <w:sdtContent>
        <w:p w14:paraId="00001289" w14:textId="77777777" w:rsidR="00CF3663" w:rsidRDefault="00000000">
          <w:pPr>
            <w:numPr>
              <w:ilvl w:val="2"/>
              <w:numId w:val="43"/>
            </w:numPr>
            <w:tabs>
              <w:tab w:val="left" w:pos="720"/>
              <w:tab w:val="left" w:pos="1440"/>
              <w:tab w:val="left" w:pos="2160"/>
            </w:tabs>
            <w:spacing w:before="240" w:after="240"/>
            <w:rPr>
              <w:ins w:id="9192" w:author="BHA Regulatory Affairs Unit" w:date="2026-07-29T16:06:00Z"/>
            </w:rPr>
          </w:pPr>
          <w:sdt>
            <w:sdtPr>
              <w:tag w:val="goog_rdk_9136"/>
              <w:id w:val="-110342110"/>
            </w:sdtPr>
            <w:sdtContent>
              <w:ins w:id="9193" w:author="BHA Regulatory Affairs Unit" w:date="2026-07-29T16:06:00Z">
                <w:r>
                  <w:t>Existence and expectations of partnership(s) with external entities, such as emergency department(s) and law enforcement, when applicable. This may include documentation of a formal affiliation. Expectations of this partnership must include at least:</w:t>
                </w:r>
              </w:ins>
            </w:sdtContent>
          </w:sdt>
        </w:p>
      </w:sdtContent>
    </w:sdt>
    <w:sdt>
      <w:sdtPr>
        <w:tag w:val="goog_rdk_9139"/>
        <w:id w:val="-1154562482"/>
      </w:sdtPr>
      <w:sdtContent>
        <w:p w14:paraId="0000128A" w14:textId="77777777" w:rsidR="00CF3663" w:rsidRDefault="00000000">
          <w:pPr>
            <w:numPr>
              <w:ilvl w:val="3"/>
              <w:numId w:val="43"/>
            </w:numPr>
            <w:tabs>
              <w:tab w:val="left" w:pos="720"/>
              <w:tab w:val="left" w:pos="1440"/>
              <w:tab w:val="left" w:pos="2160"/>
            </w:tabs>
            <w:spacing w:before="240" w:after="240"/>
            <w:rPr>
              <w:ins w:id="9194" w:author="BHA Regulatory Affairs Unit" w:date="2026-07-29T16:06:00Z"/>
            </w:rPr>
          </w:pPr>
          <w:sdt>
            <w:sdtPr>
              <w:tag w:val="goog_rdk_9138"/>
              <w:id w:val="-1923694883"/>
            </w:sdtPr>
            <w:sdtContent>
              <w:ins w:id="9195" w:author="BHA Regulatory Affairs Unit" w:date="2026-07-29T16:06:00Z">
                <w:r>
                  <w:t>The process for if/when the Administrator does not agree with the partnering entity’s determination regarding an individual’s EC status or needs; and</w:t>
                </w:r>
              </w:ins>
            </w:sdtContent>
          </w:sdt>
        </w:p>
      </w:sdtContent>
    </w:sdt>
    <w:sdt>
      <w:sdtPr>
        <w:tag w:val="goog_rdk_9141"/>
        <w:id w:val="2020117591"/>
      </w:sdtPr>
      <w:sdtContent>
        <w:p w14:paraId="0000128B" w14:textId="77777777" w:rsidR="00CF3663" w:rsidRDefault="00000000">
          <w:pPr>
            <w:numPr>
              <w:ilvl w:val="3"/>
              <w:numId w:val="43"/>
            </w:numPr>
            <w:tabs>
              <w:tab w:val="left" w:pos="720"/>
              <w:tab w:val="left" w:pos="1440"/>
              <w:tab w:val="left" w:pos="2160"/>
            </w:tabs>
            <w:spacing w:before="240" w:after="240"/>
            <w:rPr>
              <w:ins w:id="9196" w:author="BHA Regulatory Affairs Unit" w:date="2026-07-29T16:06:00Z"/>
            </w:rPr>
          </w:pPr>
          <w:sdt>
            <w:sdtPr>
              <w:tag w:val="goog_rdk_9140"/>
              <w:id w:val="2121749928"/>
            </w:sdtPr>
            <w:sdtContent>
              <w:ins w:id="9197" w:author="BHA Regulatory Affairs Unit" w:date="2026-07-29T16:06:00Z">
                <w:r>
                  <w:t>How the EC-endorsed agency will work with the partnering entity for seamless coordination of care and documentation that meets the standards of this Part 7.2 of this Chapter 7.</w:t>
                </w:r>
              </w:ins>
            </w:sdtContent>
          </w:sdt>
        </w:p>
      </w:sdtContent>
    </w:sdt>
    <w:sdt>
      <w:sdtPr>
        <w:tag w:val="goog_rdk_9143"/>
        <w:id w:val="-2072063706"/>
      </w:sdtPr>
      <w:sdtContent>
        <w:p w14:paraId="0000128C" w14:textId="77777777" w:rsidR="00CF3663" w:rsidRDefault="00000000">
          <w:pPr>
            <w:keepNext/>
            <w:spacing w:before="240" w:after="60"/>
            <w:ind w:firstLine="0"/>
            <w:rPr>
              <w:ins w:id="9198" w:author="BHA Regulatory Affairs Unit" w:date="2026-07-29T16:06:00Z"/>
              <w:b/>
              <w:bCs/>
            </w:rPr>
          </w:pPr>
          <w:sdt>
            <w:sdtPr>
              <w:tag w:val="goog_rdk_9142"/>
              <w:id w:val="1133834850"/>
            </w:sdtPr>
            <w:sdtContent>
              <w:ins w:id="9199" w:author="BHA Regulatory Affairs Unit" w:date="2026-07-29T16:06:00Z">
                <w:r>
                  <w:rPr>
                    <w:b/>
                    <w:bCs/>
                  </w:rPr>
                  <w:t>7.2.3</w:t>
                </w:r>
                <w:r>
                  <w:rPr>
                    <w:b/>
                    <w:bCs/>
                  </w:rPr>
                  <w:tab/>
                  <w:t>Personnel</w:t>
                </w:r>
              </w:ins>
            </w:sdtContent>
          </w:sdt>
        </w:p>
      </w:sdtContent>
    </w:sdt>
    <w:sdt>
      <w:sdtPr>
        <w:tag w:val="goog_rdk_9145"/>
        <w:id w:val="-1933152064"/>
      </w:sdtPr>
      <w:sdtContent>
        <w:p w14:paraId="0000128D" w14:textId="77777777" w:rsidR="00CF3663" w:rsidRDefault="00000000">
          <w:pPr>
            <w:numPr>
              <w:ilvl w:val="0"/>
              <w:numId w:val="44"/>
            </w:numPr>
            <w:tabs>
              <w:tab w:val="left" w:pos="720"/>
              <w:tab w:val="left" w:pos="1440"/>
            </w:tabs>
            <w:spacing w:before="240"/>
            <w:rPr>
              <w:ins w:id="9200" w:author="BHA Regulatory Affairs Unit" w:date="2026-07-29T16:06:00Z"/>
            </w:rPr>
          </w:pPr>
          <w:sdt>
            <w:sdtPr>
              <w:tag w:val="goog_rdk_9144"/>
              <w:id w:val="-1325261579"/>
            </w:sdtPr>
            <w:sdtContent>
              <w:ins w:id="9201" w:author="BHA Regulatory Affairs Unit" w:date="2026-07-29T16:06:00Z">
                <w:r>
                  <w:t>Level of care requirements</w:t>
                </w:r>
              </w:ins>
            </w:sdtContent>
          </w:sdt>
        </w:p>
      </w:sdtContent>
    </w:sdt>
    <w:sdt>
      <w:sdtPr>
        <w:tag w:val="goog_rdk_9147"/>
        <w:id w:val="-826245381"/>
      </w:sdtPr>
      <w:sdtContent>
        <w:p w14:paraId="0000128E" w14:textId="77777777" w:rsidR="00CF3663" w:rsidRDefault="00000000">
          <w:pPr>
            <w:numPr>
              <w:ilvl w:val="1"/>
              <w:numId w:val="49"/>
            </w:numPr>
            <w:tabs>
              <w:tab w:val="left" w:pos="720"/>
              <w:tab w:val="left" w:pos="1440"/>
            </w:tabs>
            <w:spacing w:before="240"/>
            <w:rPr>
              <w:ins w:id="9202" w:author="BHA Regulatory Affairs Unit" w:date="2026-07-29T16:06:00Z"/>
            </w:rPr>
          </w:pPr>
          <w:sdt>
            <w:sdtPr>
              <w:tag w:val="goog_rdk_9146"/>
              <w:id w:val="-1532049772"/>
            </w:sdtPr>
            <w:sdtContent>
              <w:ins w:id="9203" w:author="BHA Regulatory Affairs Unit" w:date="2026-07-29T16:06:00Z">
                <w:r>
                  <w:t>EC-endorsed agencies must have an Administrator, as defined in Chapter 1 of these Rules. This Administrator must be a behavioral health professional, trained in mental health and/or substance use disorder identification and treatment, acting within their scope of practice, including, but not limited to:</w:t>
                </w:r>
              </w:ins>
            </w:sdtContent>
          </w:sdt>
        </w:p>
      </w:sdtContent>
    </w:sdt>
    <w:sdt>
      <w:sdtPr>
        <w:tag w:val="goog_rdk_9149"/>
        <w:id w:val="1928504755"/>
      </w:sdtPr>
      <w:sdtContent>
        <w:p w14:paraId="0000128F" w14:textId="77777777" w:rsidR="00CF3663" w:rsidRDefault="00000000">
          <w:pPr>
            <w:numPr>
              <w:ilvl w:val="2"/>
              <w:numId w:val="49"/>
            </w:numPr>
            <w:tabs>
              <w:tab w:val="left" w:pos="720"/>
              <w:tab w:val="left" w:pos="1440"/>
            </w:tabs>
            <w:spacing w:before="240"/>
            <w:rPr>
              <w:ins w:id="9204" w:author="BHA Regulatory Affairs Unit" w:date="2026-07-29T16:06:00Z"/>
            </w:rPr>
          </w:pPr>
          <w:sdt>
            <w:sdtPr>
              <w:tag w:val="goog_rdk_9148"/>
              <w:id w:val="1158976242"/>
            </w:sdtPr>
            <w:sdtContent>
              <w:ins w:id="9205" w:author="BHA Regulatory Affairs Unit" w:date="2026-07-29T16:06:00Z">
                <w:r>
                  <w:t>Authorized practitioners; or</w:t>
                </w:r>
              </w:ins>
            </w:sdtContent>
          </w:sdt>
        </w:p>
      </w:sdtContent>
    </w:sdt>
    <w:sdt>
      <w:sdtPr>
        <w:tag w:val="goog_rdk_9151"/>
        <w:id w:val="-611014116"/>
      </w:sdtPr>
      <w:sdtContent>
        <w:p w14:paraId="00001290" w14:textId="77777777" w:rsidR="00CF3663" w:rsidRDefault="00000000">
          <w:pPr>
            <w:numPr>
              <w:ilvl w:val="2"/>
              <w:numId w:val="49"/>
            </w:numPr>
            <w:tabs>
              <w:tab w:val="left" w:pos="720"/>
              <w:tab w:val="left" w:pos="1440"/>
            </w:tabs>
            <w:spacing w:before="240"/>
            <w:rPr>
              <w:ins w:id="9206" w:author="BHA Regulatory Affairs Unit" w:date="2026-07-29T16:06:00Z"/>
            </w:rPr>
          </w:pPr>
          <w:sdt>
            <w:sdtPr>
              <w:tag w:val="goog_rdk_9150"/>
              <w:id w:val="-1847769549"/>
            </w:sdtPr>
            <w:sdtContent>
              <w:ins w:id="9207" w:author="BHA Regulatory Affairs Unit" w:date="2026-07-29T16:06:00Z">
                <w:r>
                  <w:t>Licensees.</w:t>
                </w:r>
              </w:ins>
            </w:sdtContent>
          </w:sdt>
        </w:p>
      </w:sdtContent>
    </w:sdt>
    <w:sdt>
      <w:sdtPr>
        <w:tag w:val="goog_rdk_9153"/>
        <w:id w:val="2019627906"/>
      </w:sdtPr>
      <w:sdtContent>
        <w:p w14:paraId="00001291" w14:textId="77777777" w:rsidR="00CF3663" w:rsidRDefault="00000000">
          <w:pPr>
            <w:numPr>
              <w:ilvl w:val="1"/>
              <w:numId w:val="49"/>
            </w:numPr>
            <w:tabs>
              <w:tab w:val="left" w:pos="720"/>
              <w:tab w:val="left" w:pos="1440"/>
            </w:tabs>
            <w:spacing w:before="240"/>
            <w:rPr>
              <w:ins w:id="9208" w:author="BHA Regulatory Affairs Unit" w:date="2026-07-29T16:06:00Z"/>
            </w:rPr>
          </w:pPr>
          <w:sdt>
            <w:sdtPr>
              <w:tag w:val="goog_rdk_9152"/>
              <w:id w:val="-1731802998"/>
            </w:sdtPr>
            <w:sdtContent>
              <w:ins w:id="9209" w:author="BHA Regulatory Affairs Unit" w:date="2026-07-29T16:06:00Z">
                <w:r>
                  <w:t>This Administrator is responsible for:</w:t>
                </w:r>
              </w:ins>
            </w:sdtContent>
          </w:sdt>
        </w:p>
      </w:sdtContent>
    </w:sdt>
    <w:sdt>
      <w:sdtPr>
        <w:tag w:val="goog_rdk_9155"/>
        <w:id w:val="1089321123"/>
      </w:sdtPr>
      <w:sdtContent>
        <w:p w14:paraId="00001292" w14:textId="77777777" w:rsidR="00CF3663" w:rsidRDefault="00000000">
          <w:pPr>
            <w:numPr>
              <w:ilvl w:val="2"/>
              <w:numId w:val="49"/>
            </w:numPr>
            <w:tabs>
              <w:tab w:val="left" w:pos="720"/>
              <w:tab w:val="left" w:pos="1440"/>
            </w:tabs>
            <w:spacing w:before="240"/>
            <w:rPr>
              <w:ins w:id="9210" w:author="BHA Regulatory Affairs Unit" w:date="2026-07-29T16:06:00Z"/>
            </w:rPr>
          </w:pPr>
          <w:sdt>
            <w:sdtPr>
              <w:tag w:val="goog_rdk_9154"/>
              <w:id w:val="-2134402894"/>
            </w:sdtPr>
            <w:sdtContent>
              <w:ins w:id="9211" w:author="BHA Regulatory Affairs Unit" w:date="2026-07-29T16:06:00Z">
                <w:r>
                  <w:t>Acceptance and review of the EC application(s);</w:t>
                </w:r>
              </w:ins>
            </w:sdtContent>
          </w:sdt>
        </w:p>
      </w:sdtContent>
    </w:sdt>
    <w:sdt>
      <w:sdtPr>
        <w:tag w:val="goog_rdk_9157"/>
        <w:id w:val="1612431997"/>
      </w:sdtPr>
      <w:sdtContent>
        <w:p w14:paraId="00001293" w14:textId="77777777" w:rsidR="00CF3663" w:rsidRDefault="00000000">
          <w:pPr>
            <w:numPr>
              <w:ilvl w:val="2"/>
              <w:numId w:val="49"/>
            </w:numPr>
            <w:tabs>
              <w:tab w:val="left" w:pos="720"/>
              <w:tab w:val="left" w:pos="1440"/>
            </w:tabs>
            <w:spacing w:before="240"/>
            <w:rPr>
              <w:ins w:id="9212" w:author="BHA Regulatory Affairs Unit" w:date="2026-07-29T16:06:00Z"/>
            </w:rPr>
          </w:pPr>
          <w:sdt>
            <w:sdtPr>
              <w:tag w:val="goog_rdk_9156"/>
              <w:id w:val="841238359"/>
            </w:sdtPr>
            <w:sdtContent>
              <w:ins w:id="9213" w:author="BHA Regulatory Affairs Unit" w:date="2026-07-29T16:06:00Z">
                <w:r>
                  <w:t>Approval or denial of the EC application(s);</w:t>
                </w:r>
              </w:ins>
            </w:sdtContent>
          </w:sdt>
        </w:p>
      </w:sdtContent>
    </w:sdt>
    <w:sdt>
      <w:sdtPr>
        <w:tag w:val="goog_rdk_9159"/>
        <w:id w:val="-696464964"/>
      </w:sdtPr>
      <w:sdtContent>
        <w:p w14:paraId="00001294" w14:textId="77777777" w:rsidR="00CF3663" w:rsidRDefault="00000000">
          <w:pPr>
            <w:numPr>
              <w:ilvl w:val="2"/>
              <w:numId w:val="49"/>
            </w:numPr>
            <w:tabs>
              <w:tab w:val="left" w:pos="720"/>
              <w:tab w:val="left" w:pos="1440"/>
            </w:tabs>
            <w:spacing w:before="240"/>
            <w:rPr>
              <w:ins w:id="9214" w:author="BHA Regulatory Affairs Unit" w:date="2026-07-29T16:06:00Z"/>
            </w:rPr>
          </w:pPr>
          <w:sdt>
            <w:sdtPr>
              <w:tag w:val="goog_rdk_9158"/>
              <w:id w:val="155228855"/>
            </w:sdtPr>
            <w:sdtContent>
              <w:ins w:id="9215" w:author="BHA Regulatory Affairs Unit" w:date="2026-07-29T16:06:00Z">
                <w:r>
                  <w:t>Advisement(s) and completion of required paperwork related to the EC court process; and</w:t>
                </w:r>
              </w:ins>
            </w:sdtContent>
          </w:sdt>
        </w:p>
      </w:sdtContent>
    </w:sdt>
    <w:sdt>
      <w:sdtPr>
        <w:tag w:val="goog_rdk_9161"/>
        <w:id w:val="-1978502893"/>
      </w:sdtPr>
      <w:sdtContent>
        <w:p w14:paraId="00001295" w14:textId="77777777" w:rsidR="00CF3663" w:rsidRDefault="00000000">
          <w:pPr>
            <w:numPr>
              <w:ilvl w:val="2"/>
              <w:numId w:val="49"/>
            </w:numPr>
            <w:tabs>
              <w:tab w:val="left" w:pos="720"/>
              <w:tab w:val="left" w:pos="1440"/>
            </w:tabs>
            <w:spacing w:before="240"/>
            <w:rPr>
              <w:ins w:id="9216" w:author="BHA Regulatory Affairs Unit" w:date="2026-07-29T16:06:00Z"/>
            </w:rPr>
          </w:pPr>
          <w:sdt>
            <w:sdtPr>
              <w:tag w:val="goog_rdk_9160"/>
              <w:id w:val="2034946758"/>
            </w:sdtPr>
            <w:sdtContent>
              <w:ins w:id="9217" w:author="BHA Regulatory Affairs Unit" w:date="2026-07-29T16:06:00Z">
                <w:r>
                  <w:t>Evaluation, treatment, and discharge of an individual as they proceed through the EC process.</w:t>
                </w:r>
              </w:ins>
            </w:sdtContent>
          </w:sdt>
        </w:p>
      </w:sdtContent>
    </w:sdt>
    <w:sdt>
      <w:sdtPr>
        <w:tag w:val="goog_rdk_9163"/>
        <w:id w:val="-932088013"/>
      </w:sdtPr>
      <w:sdtContent>
        <w:p w14:paraId="00001296" w14:textId="77777777" w:rsidR="00CF3663" w:rsidRDefault="00000000">
          <w:pPr>
            <w:numPr>
              <w:ilvl w:val="1"/>
              <w:numId w:val="49"/>
            </w:numPr>
            <w:tabs>
              <w:tab w:val="left" w:pos="720"/>
              <w:tab w:val="left" w:pos="1440"/>
            </w:tabs>
            <w:spacing w:before="240"/>
            <w:rPr>
              <w:ins w:id="9218" w:author="BHA Regulatory Affairs Unit" w:date="2026-07-29T16:06:00Z"/>
            </w:rPr>
          </w:pPr>
          <w:sdt>
            <w:sdtPr>
              <w:tag w:val="goog_rdk_9162"/>
              <w:id w:val="-1857134260"/>
            </w:sdtPr>
            <w:sdtContent>
              <w:ins w:id="9219" w:author="BHA Regulatory Affairs Unit" w:date="2026-07-29T16:06:00Z">
                <w:r>
                  <w:t>This Administrator must designate and document, in writing, personnel who may assume the Administrator responsibilities in their absence.</w:t>
                </w:r>
              </w:ins>
            </w:sdtContent>
          </w:sdt>
        </w:p>
      </w:sdtContent>
    </w:sdt>
    <w:sdt>
      <w:sdtPr>
        <w:tag w:val="goog_rdk_9165"/>
        <w:id w:val="-1184748570"/>
      </w:sdtPr>
      <w:sdtContent>
        <w:p w14:paraId="00001297" w14:textId="77777777" w:rsidR="00CF3663" w:rsidRDefault="00000000">
          <w:pPr>
            <w:keepNext/>
            <w:spacing w:before="240" w:after="60"/>
            <w:ind w:firstLine="0"/>
            <w:rPr>
              <w:ins w:id="9220" w:author="BHA Regulatory Affairs Unit" w:date="2026-07-29T16:06:00Z"/>
              <w:b/>
              <w:bCs/>
            </w:rPr>
          </w:pPr>
          <w:sdt>
            <w:sdtPr>
              <w:tag w:val="goog_rdk_9164"/>
              <w:id w:val="-753030153"/>
            </w:sdtPr>
            <w:sdtContent>
              <w:ins w:id="9221" w:author="BHA Regulatory Affairs Unit" w:date="2026-07-29T16:06:00Z">
                <w:r>
                  <w:rPr>
                    <w:b/>
                    <w:bCs/>
                  </w:rPr>
                  <w:t>7.2.4</w:t>
                </w:r>
                <w:r>
                  <w:rPr>
                    <w:b/>
                    <w:bCs/>
                  </w:rPr>
                  <w:tab/>
                  <w:t>Documentation and Timeliness</w:t>
                </w:r>
              </w:ins>
            </w:sdtContent>
          </w:sdt>
        </w:p>
      </w:sdtContent>
    </w:sdt>
    <w:sdt>
      <w:sdtPr>
        <w:tag w:val="goog_rdk_9167"/>
        <w:id w:val="-472148592"/>
      </w:sdtPr>
      <w:sdtContent>
        <w:p w14:paraId="00001298" w14:textId="77777777" w:rsidR="00CF3663" w:rsidRDefault="00000000">
          <w:pPr>
            <w:numPr>
              <w:ilvl w:val="0"/>
              <w:numId w:val="46"/>
            </w:numPr>
            <w:tabs>
              <w:tab w:val="left" w:pos="720"/>
              <w:tab w:val="left" w:pos="1440"/>
            </w:tabs>
            <w:spacing w:before="240"/>
            <w:rPr>
              <w:ins w:id="9222" w:author="BHA Regulatory Affairs Unit" w:date="2026-07-29T16:06:00Z"/>
            </w:rPr>
          </w:pPr>
          <w:sdt>
            <w:sdtPr>
              <w:tag w:val="goog_rdk_9166"/>
              <w:id w:val="-185837165"/>
            </w:sdtPr>
            <w:sdtContent>
              <w:ins w:id="9223" w:author="BHA Regulatory Affairs Unit" w:date="2026-07-29T16:06:00Z">
                <w:r>
                  <w:t>Individuals being placed on an EC must be sufficiently advised of their rights. This notification must be presented, as detailed in Part 7.2.2.F.1.b of this Chapter 7, and include:</w:t>
                </w:r>
              </w:ins>
            </w:sdtContent>
          </w:sdt>
        </w:p>
      </w:sdtContent>
    </w:sdt>
    <w:sdt>
      <w:sdtPr>
        <w:tag w:val="goog_rdk_9169"/>
        <w:id w:val="-699862945"/>
      </w:sdtPr>
      <w:sdtContent>
        <w:p w14:paraId="00001299" w14:textId="77777777" w:rsidR="00CF3663" w:rsidRDefault="00000000">
          <w:pPr>
            <w:numPr>
              <w:ilvl w:val="1"/>
              <w:numId w:val="46"/>
            </w:numPr>
            <w:tabs>
              <w:tab w:val="left" w:pos="720"/>
              <w:tab w:val="left" w:pos="1440"/>
            </w:tabs>
            <w:spacing w:before="240"/>
            <w:rPr>
              <w:ins w:id="9224" w:author="BHA Regulatory Affairs Unit" w:date="2026-07-29T16:06:00Z"/>
            </w:rPr>
          </w:pPr>
          <w:sdt>
            <w:sdtPr>
              <w:tag w:val="goog_rdk_9168"/>
              <w:id w:val="190355045"/>
            </w:sdtPr>
            <w:sdtContent>
              <w:ins w:id="9225" w:author="BHA Regulatory Affairs Unit" w:date="2026-07-29T16:06:00Z">
                <w:r>
                  <w:t>Obtaining an individual’s signature in writing, after the rights review is completed; or</w:t>
                </w:r>
              </w:ins>
            </w:sdtContent>
          </w:sdt>
        </w:p>
      </w:sdtContent>
    </w:sdt>
    <w:sdt>
      <w:sdtPr>
        <w:tag w:val="goog_rdk_9171"/>
        <w:id w:val="664968687"/>
      </w:sdtPr>
      <w:sdtContent>
        <w:p w14:paraId="0000129A" w14:textId="77777777" w:rsidR="00CF3663" w:rsidRDefault="00000000">
          <w:pPr>
            <w:numPr>
              <w:ilvl w:val="1"/>
              <w:numId w:val="46"/>
            </w:numPr>
            <w:tabs>
              <w:tab w:val="left" w:pos="720"/>
              <w:tab w:val="left" w:pos="1440"/>
            </w:tabs>
            <w:spacing w:before="240"/>
            <w:rPr>
              <w:ins w:id="9226" w:author="BHA Regulatory Affairs Unit" w:date="2026-07-29T16:06:00Z"/>
            </w:rPr>
          </w:pPr>
          <w:sdt>
            <w:sdtPr>
              <w:tag w:val="goog_rdk_9170"/>
              <w:id w:val="-1210520319"/>
            </w:sdtPr>
            <w:sdtContent>
              <w:ins w:id="9227" w:author="BHA Regulatory Affairs Unit" w:date="2026-07-29T16:06:00Z">
                <w:r>
                  <w:t>Documenting an individual’s refusal to sign, after the rights review is completed.</w:t>
                </w:r>
              </w:ins>
            </w:sdtContent>
          </w:sdt>
        </w:p>
      </w:sdtContent>
    </w:sdt>
    <w:sdt>
      <w:sdtPr>
        <w:tag w:val="goog_rdk_9173"/>
        <w:id w:val="1409001447"/>
      </w:sdtPr>
      <w:sdtContent>
        <w:p w14:paraId="0000129B" w14:textId="77777777" w:rsidR="00CF3663" w:rsidRDefault="00000000">
          <w:pPr>
            <w:numPr>
              <w:ilvl w:val="2"/>
              <w:numId w:val="46"/>
            </w:numPr>
            <w:tabs>
              <w:tab w:val="left" w:pos="720"/>
              <w:tab w:val="left" w:pos="1440"/>
            </w:tabs>
            <w:spacing w:before="240"/>
            <w:rPr>
              <w:ins w:id="9228" w:author="BHA Regulatory Affairs Unit" w:date="2026-07-29T16:06:00Z"/>
            </w:rPr>
          </w:pPr>
          <w:sdt>
            <w:sdtPr>
              <w:tag w:val="goog_rdk_9172"/>
              <w:id w:val="-1867761759"/>
            </w:sdtPr>
            <w:sdtContent>
              <w:ins w:id="9229" w:author="BHA Regulatory Affairs Unit" w:date="2026-07-29T16:06:00Z">
                <w:r>
                  <w:t>Documentation of these advisements must be kept in individuals’ records.</w:t>
                </w:r>
              </w:ins>
            </w:sdtContent>
          </w:sdt>
        </w:p>
      </w:sdtContent>
    </w:sdt>
    <w:sdt>
      <w:sdtPr>
        <w:tag w:val="goog_rdk_9175"/>
        <w:id w:val="1316400373"/>
      </w:sdtPr>
      <w:sdtContent>
        <w:p w14:paraId="0000129C" w14:textId="77777777" w:rsidR="00CF3663" w:rsidRDefault="00000000">
          <w:pPr>
            <w:numPr>
              <w:ilvl w:val="0"/>
              <w:numId w:val="46"/>
            </w:numPr>
            <w:tabs>
              <w:tab w:val="left" w:pos="720"/>
              <w:tab w:val="left" w:pos="1440"/>
            </w:tabs>
            <w:spacing w:before="240"/>
            <w:rPr>
              <w:ins w:id="9230" w:author="BHA Regulatory Affairs Unit" w:date="2026-07-29T16:06:00Z"/>
            </w:rPr>
          </w:pPr>
          <w:sdt>
            <w:sdtPr>
              <w:tag w:val="goog_rdk_9174"/>
              <w:id w:val="1588320673"/>
            </w:sdtPr>
            <w:sdtContent>
              <w:ins w:id="9231" w:author="BHA Regulatory Affairs Unit" w:date="2026-07-29T16:06:00Z">
                <w:r>
                  <w:t>Applications for ECs must be prepared on the BHA-created form available on BHA’s website.</w:t>
                </w:r>
              </w:ins>
            </w:sdtContent>
          </w:sdt>
        </w:p>
      </w:sdtContent>
    </w:sdt>
    <w:sdt>
      <w:sdtPr>
        <w:tag w:val="goog_rdk_9177"/>
        <w:id w:val="713230326"/>
      </w:sdtPr>
      <w:sdtContent>
        <w:p w14:paraId="0000129D" w14:textId="77777777" w:rsidR="00CF3663" w:rsidRDefault="00000000">
          <w:pPr>
            <w:numPr>
              <w:ilvl w:val="0"/>
              <w:numId w:val="46"/>
            </w:numPr>
            <w:tabs>
              <w:tab w:val="left" w:pos="720"/>
              <w:tab w:val="left" w:pos="1440"/>
            </w:tabs>
            <w:spacing w:before="240"/>
            <w:rPr>
              <w:ins w:id="9232" w:author="BHA Regulatory Affairs Unit" w:date="2026-07-29T16:06:00Z"/>
            </w:rPr>
          </w:pPr>
          <w:sdt>
            <w:sdtPr>
              <w:tag w:val="goog_rdk_9176"/>
              <w:id w:val="-417885573"/>
            </w:sdtPr>
            <w:sdtContent>
              <w:ins w:id="9233" w:author="BHA Regulatory Affairs Unit" w:date="2026-07-29T16:06:00Z">
                <w:r>
                  <w:t>At a minimum daily evaluations shall be completed and documented in an individual’s record for the continuance of an EC.</w:t>
                </w:r>
              </w:ins>
            </w:sdtContent>
          </w:sdt>
        </w:p>
      </w:sdtContent>
    </w:sdt>
    <w:sdt>
      <w:sdtPr>
        <w:tag w:val="goog_rdk_9179"/>
        <w:id w:val="-1466218943"/>
      </w:sdtPr>
      <w:sdtContent>
        <w:p w14:paraId="0000129E" w14:textId="77777777" w:rsidR="00CF3663" w:rsidRDefault="00000000">
          <w:pPr>
            <w:numPr>
              <w:ilvl w:val="1"/>
              <w:numId w:val="46"/>
            </w:numPr>
            <w:tabs>
              <w:tab w:val="left" w:pos="720"/>
              <w:tab w:val="left" w:pos="1440"/>
            </w:tabs>
            <w:spacing w:before="240"/>
            <w:rPr>
              <w:ins w:id="9234" w:author="BHA Regulatory Affairs Unit" w:date="2026-07-29T16:06:00Z"/>
            </w:rPr>
          </w:pPr>
          <w:sdt>
            <w:sdtPr>
              <w:tag w:val="goog_rdk_9178"/>
              <w:id w:val="1537910406"/>
            </w:sdtPr>
            <w:sdtContent>
              <w:ins w:id="9235" w:author="BHA Regulatory Affairs Unit" w:date="2026-07-29T16:06:00Z">
                <w:r>
                  <w:t>If an agency partners with an external entity where an individual is temporarily located, such as an emergency department, this daily evaluation requirement remains applicable. The EC-endorsed agency is responsible for coordination with the external entity, including documentation of the result(s) in the individual’s record.</w:t>
                </w:r>
              </w:ins>
            </w:sdtContent>
          </w:sdt>
        </w:p>
      </w:sdtContent>
    </w:sdt>
    <w:sdt>
      <w:sdtPr>
        <w:tag w:val="goog_rdk_9181"/>
        <w:id w:val="-1386339902"/>
      </w:sdtPr>
      <w:sdtContent>
        <w:p w14:paraId="0000129F" w14:textId="77777777" w:rsidR="00CF3663" w:rsidRDefault="00000000">
          <w:pPr>
            <w:numPr>
              <w:ilvl w:val="0"/>
              <w:numId w:val="46"/>
            </w:numPr>
            <w:tabs>
              <w:tab w:val="left" w:pos="720"/>
              <w:tab w:val="left" w:pos="1440"/>
              <w:tab w:val="left" w:pos="2160"/>
            </w:tabs>
            <w:spacing w:before="240" w:after="240"/>
            <w:rPr>
              <w:ins w:id="9236" w:author="BHA Regulatory Affairs Unit" w:date="2026-07-29T16:06:00Z"/>
            </w:rPr>
          </w:pPr>
          <w:sdt>
            <w:sdtPr>
              <w:tag w:val="goog_rdk_9180"/>
              <w:id w:val="875081863"/>
            </w:sdtPr>
            <w:sdtContent>
              <w:ins w:id="9237" w:author="BHA Regulatory Affairs Unit" w:date="2026-07-29T16:06:00Z">
                <w:r>
                  <w:t>When it is determined that grounds for an EC no longer exist, individuals must be transferred to voluntary status and the EC shall be discontinued by the Administrator and documented.</w:t>
                </w:r>
              </w:ins>
            </w:sdtContent>
          </w:sdt>
        </w:p>
      </w:sdtContent>
    </w:sdt>
    <w:sdt>
      <w:sdtPr>
        <w:tag w:val="goog_rdk_9183"/>
        <w:id w:val="-1439415001"/>
      </w:sdtPr>
      <w:sdtContent>
        <w:p w14:paraId="000012A0" w14:textId="77777777" w:rsidR="00CF3663" w:rsidRDefault="00000000">
          <w:pPr>
            <w:numPr>
              <w:ilvl w:val="1"/>
              <w:numId w:val="46"/>
            </w:numPr>
            <w:tabs>
              <w:tab w:val="left" w:pos="720"/>
              <w:tab w:val="left" w:pos="1440"/>
              <w:tab w:val="left" w:pos="2160"/>
            </w:tabs>
            <w:spacing w:before="240" w:after="240"/>
            <w:rPr>
              <w:ins w:id="9238" w:author="BHA Regulatory Affairs Unit" w:date="2026-07-29T16:06:00Z"/>
            </w:rPr>
          </w:pPr>
          <w:sdt>
            <w:sdtPr>
              <w:tag w:val="goog_rdk_9182"/>
              <w:id w:val="1502930045"/>
            </w:sdtPr>
            <w:sdtContent>
              <w:ins w:id="9239" w:author="BHA Regulatory Affairs Unit" w:date="2026-07-29T16:06:00Z">
                <w:r>
                  <w:t>A copy of this EC discontinuation must be:</w:t>
                </w:r>
              </w:ins>
            </w:sdtContent>
          </w:sdt>
        </w:p>
      </w:sdtContent>
    </w:sdt>
    <w:sdt>
      <w:sdtPr>
        <w:tag w:val="goog_rdk_9185"/>
        <w:id w:val="-785404179"/>
      </w:sdtPr>
      <w:sdtContent>
        <w:p w14:paraId="000012A1" w14:textId="77777777" w:rsidR="00CF3663" w:rsidRDefault="00000000">
          <w:pPr>
            <w:numPr>
              <w:ilvl w:val="2"/>
              <w:numId w:val="46"/>
            </w:numPr>
            <w:tabs>
              <w:tab w:val="left" w:pos="720"/>
              <w:tab w:val="left" w:pos="1440"/>
              <w:tab w:val="left" w:pos="2160"/>
            </w:tabs>
            <w:spacing w:before="240" w:after="240"/>
            <w:rPr>
              <w:ins w:id="9240" w:author="BHA Regulatory Affairs Unit" w:date="2026-07-29T16:06:00Z"/>
            </w:rPr>
          </w:pPr>
          <w:sdt>
            <w:sdtPr>
              <w:tag w:val="goog_rdk_9184"/>
              <w:id w:val="1114686702"/>
            </w:sdtPr>
            <w:sdtContent>
              <w:ins w:id="9241" w:author="BHA Regulatory Affairs Unit" w:date="2026-07-29T16:06:00Z">
                <w:r>
                  <w:t>Provided to the individual and/or their legal representative(s); and</w:t>
                </w:r>
              </w:ins>
            </w:sdtContent>
          </w:sdt>
        </w:p>
      </w:sdtContent>
    </w:sdt>
    <w:sdt>
      <w:sdtPr>
        <w:tag w:val="goog_rdk_9187"/>
        <w:id w:val="-367942192"/>
      </w:sdtPr>
      <w:sdtContent>
        <w:p w14:paraId="000012A2" w14:textId="77777777" w:rsidR="00CF3663" w:rsidRDefault="00000000">
          <w:pPr>
            <w:numPr>
              <w:ilvl w:val="3"/>
              <w:numId w:val="46"/>
            </w:numPr>
            <w:tabs>
              <w:tab w:val="left" w:pos="720"/>
              <w:tab w:val="left" w:pos="1440"/>
              <w:tab w:val="left" w:pos="2160"/>
            </w:tabs>
            <w:spacing w:before="240" w:after="240"/>
            <w:rPr>
              <w:ins w:id="9242" w:author="BHA Regulatory Affairs Unit" w:date="2026-07-29T16:06:00Z"/>
            </w:rPr>
          </w:pPr>
          <w:sdt>
            <w:sdtPr>
              <w:tag w:val="goog_rdk_9186"/>
              <w:id w:val="355607351"/>
            </w:sdtPr>
            <w:sdtContent>
              <w:ins w:id="9243" w:author="BHA Regulatory Affairs Unit" w:date="2026-07-29T16:06:00Z">
                <w:r>
                  <w:t>This must include the parent(s) and/or legal guardian(s) who gave permission in the case of a minor on an EC.</w:t>
                </w:r>
              </w:ins>
            </w:sdtContent>
          </w:sdt>
        </w:p>
      </w:sdtContent>
    </w:sdt>
    <w:sdt>
      <w:sdtPr>
        <w:tag w:val="goog_rdk_9189"/>
        <w:id w:val="-1720883975"/>
      </w:sdtPr>
      <w:sdtContent>
        <w:p w14:paraId="000012A3" w14:textId="77777777" w:rsidR="00CF3663" w:rsidRDefault="00000000">
          <w:pPr>
            <w:numPr>
              <w:ilvl w:val="2"/>
              <w:numId w:val="46"/>
            </w:numPr>
            <w:tabs>
              <w:tab w:val="left" w:pos="720"/>
              <w:tab w:val="left" w:pos="1440"/>
              <w:tab w:val="left" w:pos="2160"/>
            </w:tabs>
            <w:spacing w:before="240" w:after="240"/>
            <w:rPr>
              <w:ins w:id="9244" w:author="BHA Regulatory Affairs Unit" w:date="2026-07-29T16:06:00Z"/>
            </w:rPr>
          </w:pPr>
          <w:sdt>
            <w:sdtPr>
              <w:tag w:val="goog_rdk_9188"/>
              <w:id w:val="1971736277"/>
            </w:sdtPr>
            <w:sdtContent>
              <w:ins w:id="9245" w:author="BHA Regulatory Affairs Unit" w:date="2026-07-29T16:06:00Z">
                <w:r>
                  <w:t>Maintained in the individual’s record.</w:t>
                </w:r>
              </w:ins>
            </w:sdtContent>
          </w:sdt>
        </w:p>
      </w:sdtContent>
    </w:sdt>
    <w:sdt>
      <w:sdtPr>
        <w:tag w:val="goog_rdk_9191"/>
        <w:id w:val="2014779509"/>
      </w:sdtPr>
      <w:sdtContent>
        <w:p w14:paraId="000012A4" w14:textId="77777777" w:rsidR="00CF3663" w:rsidRDefault="00000000">
          <w:pPr>
            <w:numPr>
              <w:ilvl w:val="0"/>
              <w:numId w:val="46"/>
            </w:numPr>
            <w:tabs>
              <w:tab w:val="left" w:pos="720"/>
              <w:tab w:val="left" w:pos="1440"/>
              <w:tab w:val="left" w:pos="2160"/>
            </w:tabs>
            <w:spacing w:before="240" w:after="240"/>
            <w:rPr>
              <w:ins w:id="9246" w:author="BHA Regulatory Affairs Unit" w:date="2026-07-29T16:06:00Z"/>
            </w:rPr>
          </w:pPr>
          <w:sdt>
            <w:sdtPr>
              <w:tag w:val="goog_rdk_9190"/>
              <w:id w:val="-871904590"/>
            </w:sdtPr>
            <w:sdtContent>
              <w:ins w:id="9247" w:author="BHA Regulatory Affairs Unit" w:date="2026-07-29T16:06:00Z">
                <w:r>
                  <w:t>A discharge summary, as defined in Chapter 1 of these Rules, must be completed at the conclusion of an individual’s EC-involved services. This discharge summary must be:</w:t>
                </w:r>
              </w:ins>
            </w:sdtContent>
          </w:sdt>
        </w:p>
      </w:sdtContent>
    </w:sdt>
    <w:sdt>
      <w:sdtPr>
        <w:tag w:val="goog_rdk_9193"/>
        <w:id w:val="-1557733730"/>
      </w:sdtPr>
      <w:sdtContent>
        <w:p w14:paraId="000012A5" w14:textId="77777777" w:rsidR="00CF3663" w:rsidRDefault="00000000">
          <w:pPr>
            <w:numPr>
              <w:ilvl w:val="1"/>
              <w:numId w:val="46"/>
            </w:numPr>
            <w:tabs>
              <w:tab w:val="left" w:pos="720"/>
              <w:tab w:val="left" w:pos="1440"/>
              <w:tab w:val="left" w:pos="2160"/>
            </w:tabs>
            <w:spacing w:before="240" w:after="240"/>
            <w:rPr>
              <w:ins w:id="9248" w:author="BHA Regulatory Affairs Unit" w:date="2026-07-29T16:06:00Z"/>
            </w:rPr>
          </w:pPr>
          <w:sdt>
            <w:sdtPr>
              <w:tag w:val="goog_rdk_9192"/>
              <w:id w:val="447353759"/>
            </w:sdtPr>
            <w:sdtContent>
              <w:ins w:id="9249" w:author="BHA Regulatory Affairs Unit" w:date="2026-07-29T16:06:00Z">
                <w:r>
                  <w:t>Submitted to the referral agency in accordance with state and federal confidentiality laws and regulations;</w:t>
                </w:r>
              </w:ins>
            </w:sdtContent>
          </w:sdt>
        </w:p>
      </w:sdtContent>
    </w:sdt>
    <w:sdt>
      <w:sdtPr>
        <w:tag w:val="goog_rdk_9195"/>
        <w:id w:val="-410484120"/>
      </w:sdtPr>
      <w:sdtContent>
        <w:p w14:paraId="000012A6" w14:textId="77777777" w:rsidR="00CF3663" w:rsidRDefault="00000000">
          <w:pPr>
            <w:numPr>
              <w:ilvl w:val="1"/>
              <w:numId w:val="46"/>
            </w:numPr>
            <w:tabs>
              <w:tab w:val="left" w:pos="720"/>
              <w:tab w:val="left" w:pos="1440"/>
              <w:tab w:val="left" w:pos="2160"/>
            </w:tabs>
            <w:spacing w:before="240" w:after="240"/>
            <w:rPr>
              <w:ins w:id="9250" w:author="BHA Regulatory Affairs Unit" w:date="2026-07-29T16:06:00Z"/>
            </w:rPr>
          </w:pPr>
          <w:sdt>
            <w:sdtPr>
              <w:tag w:val="goog_rdk_9194"/>
              <w:id w:val="495272220"/>
            </w:sdtPr>
            <w:sdtContent>
              <w:ins w:id="9251" w:author="BHA Regulatory Affairs Unit" w:date="2026-07-29T16:06:00Z">
                <w:r>
                  <w:t>Maintained in the individual’s record; and</w:t>
                </w:r>
              </w:ins>
            </w:sdtContent>
          </w:sdt>
        </w:p>
      </w:sdtContent>
    </w:sdt>
    <w:sdt>
      <w:sdtPr>
        <w:tag w:val="goog_rdk_9197"/>
        <w:id w:val="-675027702"/>
      </w:sdtPr>
      <w:sdtContent>
        <w:p w14:paraId="000012A7" w14:textId="77777777" w:rsidR="00CF3663" w:rsidRDefault="00000000">
          <w:pPr>
            <w:numPr>
              <w:ilvl w:val="1"/>
              <w:numId w:val="46"/>
            </w:numPr>
            <w:tabs>
              <w:tab w:val="left" w:pos="720"/>
              <w:tab w:val="left" w:pos="1440"/>
              <w:tab w:val="left" w:pos="2160"/>
            </w:tabs>
            <w:spacing w:before="240" w:after="240"/>
            <w:rPr>
              <w:ins w:id="9252" w:author="BHA Regulatory Affairs Unit" w:date="2026-07-29T16:06:00Z"/>
            </w:rPr>
          </w:pPr>
          <w:sdt>
            <w:sdtPr>
              <w:tag w:val="goog_rdk_9196"/>
              <w:id w:val="1271524586"/>
            </w:sdtPr>
            <w:sdtContent>
              <w:ins w:id="9253" w:author="BHA Regulatory Affairs Unit" w:date="2026-07-29T16:06:00Z">
                <w:r>
                  <w:t>Provided to the parent(s) and/or legal guardian(s) who gave permission in the case of a minor on an EC.</w:t>
                </w:r>
              </w:ins>
            </w:sdtContent>
          </w:sdt>
        </w:p>
      </w:sdtContent>
    </w:sdt>
    <w:sdt>
      <w:sdtPr>
        <w:tag w:val="goog_rdk_9200"/>
        <w:id w:val="1198441869"/>
      </w:sdtPr>
      <w:sdtContent>
        <w:p w14:paraId="000012A8" w14:textId="77777777" w:rsidR="00CF3663" w:rsidRDefault="00000000">
          <w:pPr>
            <w:keepNext/>
            <w:spacing w:before="240" w:after="60"/>
            <w:ind w:firstLine="0"/>
            <w:rPr>
              <w:ins w:id="9254" w:author="BHA Regulatory Affairs Unit" w:date="2026-07-29T16:06:00Z"/>
              <w:b/>
              <w:bCs/>
            </w:rPr>
          </w:pPr>
          <w:sdt>
            <w:sdtPr>
              <w:tag w:val="goog_rdk_9198"/>
              <w:id w:val="308874146"/>
            </w:sdtPr>
            <w:sdtContent>
              <w:ins w:id="9255" w:author="BHA Regulatory Affairs Unit" w:date="2026-07-29T16:06:00Z">
                <w:r>
                  <w:rPr>
                    <w:b/>
                    <w:bCs/>
                  </w:rPr>
                  <w:t>7.3</w:t>
                </w:r>
                <w:r>
                  <w:rPr>
                    <w:b/>
                    <w:bCs/>
                  </w:rPr>
                  <w:tab/>
                </w:r>
              </w:ins>
              <w:sdt>
                <w:sdtPr>
                  <w:tag w:val="goog_rdk_9199"/>
                  <w:id w:val="84317371"/>
                </w:sdtPr>
                <w:sdtContent>
                  <w:commentRangeStart w:id="9256"/>
                </w:sdtContent>
              </w:sdt>
              <w:ins w:id="9257" w:author="BHA Regulatory Affairs Unit" w:date="2026-07-29T16:06:00Z">
                <w:r>
                  <w:rPr>
                    <w:b/>
                    <w:bCs/>
                  </w:rPr>
                  <w:t>Involuntary Commitment (IC) for Substance Use Disorder Services</w:t>
                </w:r>
                <w:commentRangeEnd w:id="9256"/>
                <w:r>
                  <w:rPr>
                    <w:rStyle w:val="CommentReference"/>
                    <w:sz w:val="24"/>
                    <w:szCs w:val="24"/>
                  </w:rPr>
                  <w:commentReference w:id="9256"/>
                </w:r>
              </w:ins>
            </w:sdtContent>
          </w:sdt>
        </w:p>
      </w:sdtContent>
    </w:sdt>
    <w:sdt>
      <w:sdtPr>
        <w:tag w:val="goog_rdk_9202"/>
        <w:id w:val="2120340846"/>
      </w:sdtPr>
      <w:sdtContent>
        <w:p w14:paraId="000012A9" w14:textId="77777777" w:rsidR="00CF3663" w:rsidRDefault="00000000">
          <w:pPr>
            <w:keepNext/>
            <w:spacing w:before="240" w:after="60"/>
            <w:ind w:firstLine="0"/>
            <w:rPr>
              <w:ins w:id="9258" w:author="BHA Regulatory Affairs Unit" w:date="2026-07-29T16:06:00Z"/>
              <w:b/>
              <w:bCs/>
            </w:rPr>
          </w:pPr>
          <w:sdt>
            <w:sdtPr>
              <w:tag w:val="goog_rdk_9201"/>
              <w:id w:val="1636259740"/>
            </w:sdtPr>
            <w:sdtContent>
              <w:ins w:id="9259" w:author="BHA Regulatory Affairs Unit" w:date="2026-07-29T16:06:00Z">
                <w:r>
                  <w:rPr>
                    <w:b/>
                    <w:bCs/>
                  </w:rPr>
                  <w:t>7.3.1</w:t>
                </w:r>
                <w:r>
                  <w:rPr>
                    <w:b/>
                    <w:bCs/>
                  </w:rPr>
                  <w:tab/>
                  <w:t>Authority and Applicability (IC)</w:t>
                </w:r>
              </w:ins>
            </w:sdtContent>
          </w:sdt>
        </w:p>
      </w:sdtContent>
    </w:sdt>
    <w:sdt>
      <w:sdtPr>
        <w:tag w:val="goog_rdk_9204"/>
        <w:id w:val="140593335"/>
      </w:sdtPr>
      <w:sdtContent>
        <w:p w14:paraId="000012AA" w14:textId="77777777" w:rsidR="00CF3663" w:rsidRDefault="00000000">
          <w:pPr>
            <w:numPr>
              <w:ilvl w:val="0"/>
              <w:numId w:val="42"/>
            </w:numPr>
            <w:tabs>
              <w:tab w:val="left" w:pos="720"/>
              <w:tab w:val="left" w:pos="1440"/>
              <w:tab w:val="left" w:pos="2160"/>
            </w:tabs>
            <w:spacing w:before="240" w:after="240"/>
            <w:rPr>
              <w:ins w:id="9260" w:author="BHA Regulatory Affairs Unit" w:date="2026-07-29T16:06:00Z"/>
            </w:rPr>
          </w:pPr>
          <w:sdt>
            <w:sdtPr>
              <w:tag w:val="goog_rdk_9203"/>
              <w:id w:val="-259861883"/>
            </w:sdtPr>
            <w:sdtContent>
              <w:ins w:id="9261" w:author="BHA Regulatory Affairs Unit" w:date="2026-07-29T16:06:00Z">
                <w:r>
                  <w:t>This Part 7.3 establishes standards for agencies seeking an endorsement to provide services to individuals on an Involuntary Commitment (IC) for Substance Use Disorders, pursuant to Section 27-81-112, C.R.S.</w:t>
                </w:r>
              </w:ins>
            </w:sdtContent>
          </w:sdt>
        </w:p>
      </w:sdtContent>
    </w:sdt>
    <w:sdt>
      <w:sdtPr>
        <w:tag w:val="goog_rdk_9206"/>
        <w:id w:val="-1338341077"/>
      </w:sdtPr>
      <w:sdtContent>
        <w:p w14:paraId="000012AB" w14:textId="77777777" w:rsidR="00CF3663" w:rsidRDefault="00000000">
          <w:pPr>
            <w:numPr>
              <w:ilvl w:val="0"/>
              <w:numId w:val="42"/>
            </w:numPr>
            <w:tabs>
              <w:tab w:val="left" w:pos="720"/>
              <w:tab w:val="left" w:pos="1440"/>
              <w:tab w:val="left" w:pos="2160"/>
            </w:tabs>
            <w:spacing w:before="240" w:after="240"/>
            <w:rPr>
              <w:ins w:id="9262" w:author="BHA Regulatory Affairs Unit" w:date="2026-07-29T16:06:00Z"/>
            </w:rPr>
          </w:pPr>
          <w:sdt>
            <w:sdtPr>
              <w:tag w:val="goog_rdk_9205"/>
              <w:id w:val="1491227960"/>
            </w:sdtPr>
            <w:sdtContent>
              <w:ins w:id="9263" w:author="BHA Regulatory Affairs Unit" w:date="2026-07-29T16:06:00Z">
                <w:r>
                  <w:t>In order to apply for and hold an endorsement for IC services, agencies must also hold one (1) or more of the following sub-endorsements on their Behavioral Health Entity (BHE) license:</w:t>
                </w:r>
              </w:ins>
            </w:sdtContent>
          </w:sdt>
        </w:p>
      </w:sdtContent>
    </w:sdt>
    <w:sdt>
      <w:sdtPr>
        <w:tag w:val="goog_rdk_9208"/>
        <w:id w:val="-272953941"/>
      </w:sdtPr>
      <w:sdtContent>
        <w:p w14:paraId="000012AC" w14:textId="77777777" w:rsidR="00CF3663" w:rsidRDefault="00000000">
          <w:pPr>
            <w:numPr>
              <w:ilvl w:val="1"/>
              <w:numId w:val="42"/>
            </w:numPr>
            <w:tabs>
              <w:tab w:val="left" w:pos="720"/>
              <w:tab w:val="left" w:pos="1440"/>
              <w:tab w:val="left" w:pos="2160"/>
            </w:tabs>
            <w:spacing w:before="240" w:after="240"/>
            <w:rPr>
              <w:ins w:id="9264" w:author="BHA Regulatory Affairs Unit" w:date="2026-07-29T16:06:00Z"/>
            </w:rPr>
          </w:pPr>
          <w:sdt>
            <w:sdtPr>
              <w:tag w:val="goog_rdk_9207"/>
              <w:id w:val="487294495"/>
            </w:sdtPr>
            <w:sdtContent>
              <w:ins w:id="9265" w:author="BHA Regulatory Affairs Unit" w:date="2026-07-29T16:06:00Z">
                <w:r>
                  <w:t>Outpatient Treatment at an ASAM Level 1.5, as found in Part 4.3 of these Rules;</w:t>
                </w:r>
              </w:ins>
            </w:sdtContent>
          </w:sdt>
        </w:p>
      </w:sdtContent>
    </w:sdt>
    <w:sdt>
      <w:sdtPr>
        <w:tag w:val="goog_rdk_9210"/>
        <w:id w:val="662235245"/>
      </w:sdtPr>
      <w:sdtContent>
        <w:p w14:paraId="000012AD" w14:textId="77777777" w:rsidR="00CF3663" w:rsidRDefault="00000000">
          <w:pPr>
            <w:numPr>
              <w:ilvl w:val="1"/>
              <w:numId w:val="42"/>
            </w:numPr>
            <w:tabs>
              <w:tab w:val="left" w:pos="720"/>
              <w:tab w:val="left" w:pos="1440"/>
              <w:tab w:val="left" w:pos="2160"/>
            </w:tabs>
            <w:spacing w:before="240" w:after="240"/>
            <w:rPr>
              <w:ins w:id="9266" w:author="BHA Regulatory Affairs Unit" w:date="2026-07-29T16:06:00Z"/>
            </w:rPr>
          </w:pPr>
          <w:sdt>
            <w:sdtPr>
              <w:tag w:val="goog_rdk_9209"/>
              <w:id w:val="-882057464"/>
            </w:sdtPr>
            <w:sdtContent>
              <w:ins w:id="9267" w:author="BHA Regulatory Affairs Unit" w:date="2026-07-29T16:06:00Z">
                <w:r>
                  <w:t xml:space="preserve">Medically Managed Outpatient Treatment (MMOP) at an ASAM Level 1.7, as found in Part 4.5 of these Rules; </w:t>
                </w:r>
              </w:ins>
            </w:sdtContent>
          </w:sdt>
        </w:p>
      </w:sdtContent>
    </w:sdt>
    <w:sdt>
      <w:sdtPr>
        <w:tag w:val="goog_rdk_9212"/>
        <w:id w:val="737171019"/>
      </w:sdtPr>
      <w:sdtContent>
        <w:p w14:paraId="000012AE" w14:textId="77777777" w:rsidR="00CF3663" w:rsidRDefault="00000000">
          <w:pPr>
            <w:numPr>
              <w:ilvl w:val="1"/>
              <w:numId w:val="42"/>
            </w:numPr>
            <w:tabs>
              <w:tab w:val="left" w:pos="720"/>
              <w:tab w:val="left" w:pos="1440"/>
              <w:tab w:val="left" w:pos="2160"/>
            </w:tabs>
            <w:spacing w:before="240" w:after="240"/>
            <w:rPr>
              <w:ins w:id="9268" w:author="BHA Regulatory Affairs Unit" w:date="2026-07-29T16:06:00Z"/>
            </w:rPr>
          </w:pPr>
          <w:sdt>
            <w:sdtPr>
              <w:tag w:val="goog_rdk_9211"/>
              <w:id w:val="-318922197"/>
            </w:sdtPr>
            <w:sdtContent>
              <w:ins w:id="9269" w:author="BHA Regulatory Affairs Unit" w:date="2026-07-29T16:06:00Z">
                <w:r>
                  <w:t>Intensive Outpatient Treatment (IOP) at an ASAM Level 2.1, as found in Part 4.6 of these Rules;</w:t>
                </w:r>
              </w:ins>
            </w:sdtContent>
          </w:sdt>
        </w:p>
      </w:sdtContent>
    </w:sdt>
    <w:sdt>
      <w:sdtPr>
        <w:tag w:val="goog_rdk_9214"/>
        <w:id w:val="-109425237"/>
      </w:sdtPr>
      <w:sdtContent>
        <w:p w14:paraId="000012AF" w14:textId="77777777" w:rsidR="00CF3663" w:rsidRDefault="00000000">
          <w:pPr>
            <w:numPr>
              <w:ilvl w:val="1"/>
              <w:numId w:val="42"/>
            </w:numPr>
            <w:tabs>
              <w:tab w:val="left" w:pos="720"/>
              <w:tab w:val="left" w:pos="1440"/>
              <w:tab w:val="left" w:pos="2160"/>
            </w:tabs>
            <w:spacing w:before="240" w:after="240"/>
            <w:rPr>
              <w:ins w:id="9270" w:author="BHA Regulatory Affairs Unit" w:date="2026-07-29T16:06:00Z"/>
            </w:rPr>
          </w:pPr>
          <w:sdt>
            <w:sdtPr>
              <w:tag w:val="goog_rdk_9213"/>
              <w:id w:val="-1462577234"/>
            </w:sdtPr>
            <w:sdtContent>
              <w:ins w:id="9271" w:author="BHA Regulatory Affairs Unit" w:date="2026-07-29T16:06:00Z">
                <w:r>
                  <w:t>High-Intensity Outpatient Treatment (HIOP) at an ASAM Level 2.5, as found in Part 4.7 of these Rules;</w:t>
                </w:r>
              </w:ins>
            </w:sdtContent>
          </w:sdt>
        </w:p>
      </w:sdtContent>
    </w:sdt>
    <w:sdt>
      <w:sdtPr>
        <w:tag w:val="goog_rdk_9216"/>
        <w:id w:val="-345988766"/>
      </w:sdtPr>
      <w:sdtContent>
        <w:p w14:paraId="000012B0" w14:textId="77777777" w:rsidR="00CF3663" w:rsidRDefault="00000000">
          <w:pPr>
            <w:numPr>
              <w:ilvl w:val="1"/>
              <w:numId w:val="42"/>
            </w:numPr>
            <w:tabs>
              <w:tab w:val="left" w:pos="720"/>
              <w:tab w:val="left" w:pos="1440"/>
              <w:tab w:val="left" w:pos="2160"/>
            </w:tabs>
            <w:spacing w:before="240" w:after="240"/>
            <w:rPr>
              <w:ins w:id="9272" w:author="BHA Regulatory Affairs Unit" w:date="2026-07-29T16:06:00Z"/>
            </w:rPr>
          </w:pPr>
          <w:sdt>
            <w:sdtPr>
              <w:tag w:val="goog_rdk_9215"/>
              <w:id w:val="422789947"/>
            </w:sdtPr>
            <w:sdtContent>
              <w:ins w:id="9273" w:author="BHA Regulatory Affairs Unit" w:date="2026-07-29T16:06:00Z">
                <w:r>
                  <w:t>Medically Managed Intensive Outpatient Treatment (MMIOP) at an ASAM Level 2.7, as found in Part 4.8 of these Rules;</w:t>
                </w:r>
              </w:ins>
            </w:sdtContent>
          </w:sdt>
        </w:p>
      </w:sdtContent>
    </w:sdt>
    <w:sdt>
      <w:sdtPr>
        <w:tag w:val="goog_rdk_9218"/>
        <w:id w:val="-1911913544"/>
      </w:sdtPr>
      <w:sdtContent>
        <w:p w14:paraId="000012B1" w14:textId="77777777" w:rsidR="00CF3663" w:rsidRDefault="00000000">
          <w:pPr>
            <w:numPr>
              <w:ilvl w:val="1"/>
              <w:numId w:val="42"/>
            </w:numPr>
            <w:tabs>
              <w:tab w:val="left" w:pos="720"/>
              <w:tab w:val="left" w:pos="1440"/>
              <w:tab w:val="left" w:pos="2160"/>
            </w:tabs>
            <w:spacing w:before="240" w:after="240"/>
            <w:rPr>
              <w:ins w:id="9274" w:author="BHA Regulatory Affairs Unit" w:date="2026-07-29T16:06:00Z"/>
            </w:rPr>
          </w:pPr>
          <w:sdt>
            <w:sdtPr>
              <w:tag w:val="goog_rdk_9217"/>
              <w:id w:val="-1795983222"/>
            </w:sdtPr>
            <w:sdtContent>
              <w:ins w:id="9275" w:author="BHA Regulatory Affairs Unit" w:date="2026-07-29T16:06:00Z">
                <w:r>
                  <w:t>Clinically Managed Low-Intensity Residential Treatment at an ASAM Level 3.1, as found in Part 5.4 of these Rules;</w:t>
                </w:r>
              </w:ins>
            </w:sdtContent>
          </w:sdt>
        </w:p>
      </w:sdtContent>
    </w:sdt>
    <w:sdt>
      <w:sdtPr>
        <w:tag w:val="goog_rdk_9220"/>
        <w:id w:val="1634378106"/>
      </w:sdtPr>
      <w:sdtContent>
        <w:p w14:paraId="000012B2" w14:textId="77777777" w:rsidR="00CF3663" w:rsidRDefault="00000000">
          <w:pPr>
            <w:numPr>
              <w:ilvl w:val="1"/>
              <w:numId w:val="42"/>
            </w:numPr>
            <w:tabs>
              <w:tab w:val="left" w:pos="720"/>
              <w:tab w:val="left" w:pos="1440"/>
              <w:tab w:val="left" w:pos="2160"/>
            </w:tabs>
            <w:spacing w:before="240" w:after="240"/>
            <w:rPr>
              <w:ins w:id="9276" w:author="BHA Regulatory Affairs Unit" w:date="2026-07-29T16:06:00Z"/>
            </w:rPr>
          </w:pPr>
          <w:sdt>
            <w:sdtPr>
              <w:tag w:val="goog_rdk_9219"/>
              <w:id w:val="1674757163"/>
            </w:sdtPr>
            <w:sdtContent>
              <w:ins w:id="9277" w:author="BHA Regulatory Affairs Unit" w:date="2026-07-29T16:06:00Z">
                <w:r>
                  <w:t>Clinically Managed High-Intensity Residential Treatment at an ASAM Level 3.5, as found in Part 5.5 of these Rules; and/or</w:t>
                </w:r>
              </w:ins>
            </w:sdtContent>
          </w:sdt>
        </w:p>
      </w:sdtContent>
    </w:sdt>
    <w:sdt>
      <w:sdtPr>
        <w:tag w:val="goog_rdk_9222"/>
        <w:id w:val="711778620"/>
      </w:sdtPr>
      <w:sdtContent>
        <w:p w14:paraId="000012B3" w14:textId="77777777" w:rsidR="00CF3663" w:rsidRDefault="00000000">
          <w:pPr>
            <w:numPr>
              <w:ilvl w:val="1"/>
              <w:numId w:val="42"/>
            </w:numPr>
            <w:tabs>
              <w:tab w:val="left" w:pos="720"/>
              <w:tab w:val="left" w:pos="1440"/>
              <w:tab w:val="left" w:pos="2160"/>
            </w:tabs>
            <w:spacing w:before="240" w:after="240"/>
            <w:rPr>
              <w:ins w:id="9278" w:author="BHA Regulatory Affairs Unit" w:date="2026-07-29T16:06:00Z"/>
            </w:rPr>
          </w:pPr>
          <w:sdt>
            <w:sdtPr>
              <w:tag w:val="goog_rdk_9221"/>
              <w:id w:val="-1791057262"/>
            </w:sdtPr>
            <w:sdtContent>
              <w:ins w:id="9279" w:author="BHA Regulatory Affairs Unit" w:date="2026-07-29T16:06:00Z">
                <w:r>
                  <w:t>Medically Managed Residential Treatment (MMRT) at an ASAM Level 3.7, as found in Part 5.6 of these Rules.</w:t>
                </w:r>
              </w:ins>
            </w:sdtContent>
          </w:sdt>
        </w:p>
      </w:sdtContent>
    </w:sdt>
    <w:sdt>
      <w:sdtPr>
        <w:tag w:val="goog_rdk_9224"/>
        <w:id w:val="-971348574"/>
      </w:sdtPr>
      <w:sdtContent>
        <w:p w14:paraId="000012B4" w14:textId="77777777" w:rsidR="00CF3663" w:rsidRDefault="00000000">
          <w:pPr>
            <w:numPr>
              <w:ilvl w:val="1"/>
              <w:numId w:val="42"/>
            </w:numPr>
            <w:tabs>
              <w:tab w:val="left" w:pos="720"/>
              <w:tab w:val="left" w:pos="1440"/>
              <w:tab w:val="left" w:pos="2160"/>
            </w:tabs>
            <w:spacing w:before="240" w:after="240"/>
            <w:rPr>
              <w:ins w:id="9280" w:author="BHA Regulatory Affairs Unit" w:date="2026-07-29T16:06:00Z"/>
            </w:rPr>
          </w:pPr>
          <w:sdt>
            <w:sdtPr>
              <w:tag w:val="goog_rdk_9223"/>
              <w:id w:val="1183940337"/>
            </w:sdtPr>
            <w:sdtContent>
              <w:ins w:id="9281" w:author="BHA Regulatory Affairs Unit" w:date="2026-07-29T16:06:00Z">
                <w:r>
                  <w:t>The treatment type for the sub-endorsement(s) must be either substance use disorder or co-occurring, as detailed in Chapter 1 of these Rules.</w:t>
                </w:r>
              </w:ins>
            </w:sdtContent>
          </w:sdt>
        </w:p>
      </w:sdtContent>
    </w:sdt>
    <w:sdt>
      <w:sdtPr>
        <w:tag w:val="goog_rdk_9226"/>
        <w:id w:val="1410863025"/>
      </w:sdtPr>
      <w:sdtContent>
        <w:p w14:paraId="000012B5" w14:textId="77777777" w:rsidR="00CF3663" w:rsidRDefault="00000000">
          <w:pPr>
            <w:numPr>
              <w:ilvl w:val="0"/>
              <w:numId w:val="42"/>
            </w:numPr>
            <w:tabs>
              <w:tab w:val="left" w:pos="720"/>
              <w:tab w:val="left" w:pos="1440"/>
              <w:tab w:val="left" w:pos="2160"/>
            </w:tabs>
            <w:spacing w:before="240" w:after="240"/>
            <w:rPr>
              <w:ins w:id="9282" w:author="BHA Regulatory Affairs Unit" w:date="2026-07-29T16:06:00Z"/>
            </w:rPr>
          </w:pPr>
          <w:sdt>
            <w:sdtPr>
              <w:tag w:val="goog_rdk_9225"/>
              <w:id w:val="-1523420141"/>
            </w:sdtPr>
            <w:sdtContent>
              <w:ins w:id="9283" w:author="BHA Regulatory Affairs Unit" w:date="2026-07-29T16:06:00Z">
                <w:r>
                  <w:t>Agencies may be endorsed to provide IC services with or without a formal affiliation with one (1) or more Behavioral Health Administrative Service Organization (BHASO), as defined in Chapter 1 of these Rules.</w:t>
                </w:r>
              </w:ins>
            </w:sdtContent>
          </w:sdt>
        </w:p>
      </w:sdtContent>
    </w:sdt>
    <w:sdt>
      <w:sdtPr>
        <w:tag w:val="goog_rdk_9228"/>
        <w:id w:val="579779970"/>
      </w:sdtPr>
      <w:sdtContent>
        <w:p w14:paraId="000012B6" w14:textId="77777777" w:rsidR="00CF3663" w:rsidRDefault="00000000">
          <w:pPr>
            <w:numPr>
              <w:ilvl w:val="1"/>
              <w:numId w:val="42"/>
            </w:numPr>
            <w:tabs>
              <w:tab w:val="left" w:pos="720"/>
              <w:tab w:val="left" w:pos="1440"/>
              <w:tab w:val="left" w:pos="2160"/>
            </w:tabs>
            <w:spacing w:before="240" w:after="240"/>
            <w:rPr>
              <w:ins w:id="9284" w:author="BHA Regulatory Affairs Unit" w:date="2026-07-29T16:06:00Z"/>
            </w:rPr>
          </w:pPr>
          <w:sdt>
            <w:sdtPr>
              <w:tag w:val="goog_rdk_9227"/>
              <w:id w:val="1812891408"/>
            </w:sdtPr>
            <w:sdtContent>
              <w:ins w:id="9285" w:author="BHA Regulatory Affairs Unit" w:date="2026-07-29T16:06:00Z">
                <w:r>
                  <w:t>IC-endorsed agencies that hold an active formal affiliation with one (1) or more BHASO:</w:t>
                </w:r>
              </w:ins>
            </w:sdtContent>
          </w:sdt>
        </w:p>
      </w:sdtContent>
    </w:sdt>
    <w:sdt>
      <w:sdtPr>
        <w:tag w:val="goog_rdk_9230"/>
        <w:id w:val="-935776281"/>
      </w:sdtPr>
      <w:sdtContent>
        <w:p w14:paraId="000012B7" w14:textId="77777777" w:rsidR="00CF3663" w:rsidRDefault="00000000">
          <w:pPr>
            <w:numPr>
              <w:ilvl w:val="2"/>
              <w:numId w:val="42"/>
            </w:numPr>
            <w:tabs>
              <w:tab w:val="left" w:pos="720"/>
              <w:tab w:val="left" w:pos="1440"/>
              <w:tab w:val="left" w:pos="2160"/>
            </w:tabs>
            <w:spacing w:before="240" w:after="240"/>
            <w:rPr>
              <w:ins w:id="9286" w:author="BHA Regulatory Affairs Unit" w:date="2026-07-29T16:06:00Z"/>
            </w:rPr>
          </w:pPr>
          <w:sdt>
            <w:sdtPr>
              <w:tag w:val="goog_rdk_9229"/>
              <w:id w:val="39524110"/>
            </w:sdtPr>
            <w:sdtContent>
              <w:ins w:id="9287" w:author="BHA Regulatory Affairs Unit" w:date="2026-07-29T16:06:00Z">
                <w:r>
                  <w:t>May be required to hold an Emergency Commitment (EC) endorsement, as found in this Chapter 7; and</w:t>
                </w:r>
              </w:ins>
            </w:sdtContent>
          </w:sdt>
        </w:p>
      </w:sdtContent>
    </w:sdt>
    <w:sdt>
      <w:sdtPr>
        <w:tag w:val="goog_rdk_9232"/>
        <w:id w:val="1533355563"/>
      </w:sdtPr>
      <w:sdtContent>
        <w:p w14:paraId="000012B8" w14:textId="77777777" w:rsidR="00CF3663" w:rsidRDefault="00000000">
          <w:pPr>
            <w:numPr>
              <w:ilvl w:val="2"/>
              <w:numId w:val="42"/>
            </w:numPr>
            <w:tabs>
              <w:tab w:val="left" w:pos="720"/>
              <w:tab w:val="left" w:pos="1440"/>
              <w:tab w:val="left" w:pos="2160"/>
            </w:tabs>
            <w:spacing w:before="240" w:after="240"/>
            <w:rPr>
              <w:ins w:id="9288" w:author="BHA Regulatory Affairs Unit" w:date="2026-07-29T16:06:00Z"/>
            </w:rPr>
          </w:pPr>
          <w:sdt>
            <w:sdtPr>
              <w:tag w:val="goog_rdk_9231"/>
              <w:id w:val="-797448716"/>
            </w:sdtPr>
            <w:sdtContent>
              <w:ins w:id="9289" w:author="BHA Regulatory Affairs Unit" w:date="2026-07-29T16:06:00Z">
                <w:r>
                  <w:t>Report directly to the BHASO(s), as detailed in their contract(s).</w:t>
                </w:r>
              </w:ins>
            </w:sdtContent>
          </w:sdt>
        </w:p>
      </w:sdtContent>
    </w:sdt>
    <w:sdt>
      <w:sdtPr>
        <w:tag w:val="goog_rdk_9234"/>
        <w:id w:val="-1531756268"/>
      </w:sdtPr>
      <w:sdtContent>
        <w:p w14:paraId="000012B9" w14:textId="77777777" w:rsidR="00CF3663" w:rsidRDefault="00000000">
          <w:pPr>
            <w:numPr>
              <w:ilvl w:val="1"/>
              <w:numId w:val="42"/>
            </w:numPr>
            <w:tabs>
              <w:tab w:val="left" w:pos="720"/>
              <w:tab w:val="left" w:pos="1440"/>
              <w:tab w:val="left" w:pos="2160"/>
            </w:tabs>
            <w:spacing w:before="240" w:after="240"/>
            <w:rPr>
              <w:ins w:id="9290" w:author="BHA Regulatory Affairs Unit" w:date="2026-07-29T16:06:00Z"/>
            </w:rPr>
          </w:pPr>
          <w:sdt>
            <w:sdtPr>
              <w:tag w:val="goog_rdk_9233"/>
              <w:id w:val="1112732158"/>
            </w:sdtPr>
            <w:sdtContent>
              <w:ins w:id="9291" w:author="BHA Regulatory Affairs Unit" w:date="2026-07-29T16:06:00Z">
                <w:r>
                  <w:t>IC-endorsed agencies that do not hold a formal affiliation with a BHASO:</w:t>
                </w:r>
              </w:ins>
            </w:sdtContent>
          </w:sdt>
        </w:p>
      </w:sdtContent>
    </w:sdt>
    <w:sdt>
      <w:sdtPr>
        <w:tag w:val="goog_rdk_9236"/>
        <w:id w:val="924436798"/>
      </w:sdtPr>
      <w:sdtContent>
        <w:p w14:paraId="000012BA" w14:textId="77777777" w:rsidR="00CF3663" w:rsidRDefault="00000000">
          <w:pPr>
            <w:numPr>
              <w:ilvl w:val="2"/>
              <w:numId w:val="42"/>
            </w:numPr>
            <w:tabs>
              <w:tab w:val="left" w:pos="720"/>
              <w:tab w:val="left" w:pos="1440"/>
              <w:tab w:val="left" w:pos="2160"/>
            </w:tabs>
            <w:spacing w:before="240" w:after="240"/>
            <w:rPr>
              <w:ins w:id="9292" w:author="BHA Regulatory Affairs Unit" w:date="2026-07-29T16:06:00Z"/>
            </w:rPr>
          </w:pPr>
          <w:sdt>
            <w:sdtPr>
              <w:tag w:val="goog_rdk_9235"/>
              <w:id w:val="1625762183"/>
            </w:sdtPr>
            <w:sdtContent>
              <w:ins w:id="9293" w:author="BHA Regulatory Affairs Unit" w:date="2026-07-29T16:06:00Z">
                <w:r>
                  <w:t>Report directly to BHA, utilizing the IC Provider Guides as defined in Part 1.2.1 of these Rules; and</w:t>
                </w:r>
              </w:ins>
            </w:sdtContent>
          </w:sdt>
        </w:p>
      </w:sdtContent>
    </w:sdt>
    <w:sdt>
      <w:sdtPr>
        <w:tag w:val="goog_rdk_9238"/>
        <w:id w:val="1627127413"/>
      </w:sdtPr>
      <w:sdtContent>
        <w:p w14:paraId="000012BB" w14:textId="77777777" w:rsidR="00CF3663" w:rsidRDefault="00000000">
          <w:pPr>
            <w:numPr>
              <w:ilvl w:val="2"/>
              <w:numId w:val="42"/>
            </w:numPr>
            <w:tabs>
              <w:tab w:val="left" w:pos="720"/>
              <w:tab w:val="left" w:pos="1440"/>
              <w:tab w:val="left" w:pos="2160"/>
            </w:tabs>
            <w:spacing w:before="240" w:after="240"/>
            <w:rPr>
              <w:ins w:id="9294" w:author="BHA Regulatory Affairs Unit" w:date="2026-07-29T16:06:00Z"/>
            </w:rPr>
          </w:pPr>
          <w:sdt>
            <w:sdtPr>
              <w:tag w:val="goog_rdk_9237"/>
              <w:id w:val="-525752878"/>
            </w:sdtPr>
            <w:sdtContent>
              <w:ins w:id="9295" w:author="BHA Regulatory Affairs Unit" w:date="2026-07-29T16:06:00Z">
                <w:r>
                  <w:t>Utilize care coordination services for an individual receiving IC services:</w:t>
                </w:r>
              </w:ins>
            </w:sdtContent>
          </w:sdt>
        </w:p>
      </w:sdtContent>
    </w:sdt>
    <w:sdt>
      <w:sdtPr>
        <w:tag w:val="goog_rdk_9240"/>
        <w:id w:val="1553162098"/>
      </w:sdtPr>
      <w:sdtContent>
        <w:p w14:paraId="000012BC" w14:textId="77777777" w:rsidR="00CF3663" w:rsidRDefault="00000000">
          <w:pPr>
            <w:numPr>
              <w:ilvl w:val="3"/>
              <w:numId w:val="42"/>
            </w:numPr>
            <w:tabs>
              <w:tab w:val="left" w:pos="720"/>
              <w:tab w:val="left" w:pos="1440"/>
              <w:tab w:val="left" w:pos="2160"/>
            </w:tabs>
            <w:spacing w:before="240" w:after="240"/>
            <w:rPr>
              <w:ins w:id="9296" w:author="BHA Regulatory Affairs Unit" w:date="2026-07-29T16:06:00Z"/>
            </w:rPr>
          </w:pPr>
          <w:sdt>
            <w:sdtPr>
              <w:tag w:val="goog_rdk_9239"/>
              <w:id w:val="1527271216"/>
            </w:sdtPr>
            <w:sdtContent>
              <w:ins w:id="9297" w:author="BHA Regulatory Affairs Unit" w:date="2026-07-29T16:06:00Z">
                <w:r>
                  <w:t>Through a BHASO, with an individual’s written consent; or</w:t>
                </w:r>
              </w:ins>
            </w:sdtContent>
          </w:sdt>
        </w:p>
      </w:sdtContent>
    </w:sdt>
    <w:sdt>
      <w:sdtPr>
        <w:tag w:val="goog_rdk_9242"/>
        <w:id w:val="2066716292"/>
      </w:sdtPr>
      <w:sdtContent>
        <w:p w14:paraId="000012BD" w14:textId="77777777" w:rsidR="00CF3663" w:rsidRDefault="00000000">
          <w:pPr>
            <w:numPr>
              <w:ilvl w:val="3"/>
              <w:numId w:val="42"/>
            </w:numPr>
            <w:tabs>
              <w:tab w:val="left" w:pos="720"/>
              <w:tab w:val="left" w:pos="1440"/>
              <w:tab w:val="left" w:pos="2160"/>
            </w:tabs>
            <w:spacing w:before="240" w:after="240"/>
            <w:rPr>
              <w:ins w:id="9298" w:author="BHA Regulatory Affairs Unit" w:date="2026-07-29T16:06:00Z"/>
            </w:rPr>
          </w:pPr>
          <w:sdt>
            <w:sdtPr>
              <w:tag w:val="goog_rdk_9241"/>
              <w:id w:val="1703708591"/>
            </w:sdtPr>
            <w:sdtContent>
              <w:ins w:id="9299" w:author="BHA Regulatory Affairs Unit" w:date="2026-07-29T16:06:00Z">
                <w:r>
                  <w:t>Through BHA, in all other circumstances.</w:t>
                </w:r>
              </w:ins>
            </w:sdtContent>
          </w:sdt>
        </w:p>
      </w:sdtContent>
    </w:sdt>
    <w:sdt>
      <w:sdtPr>
        <w:tag w:val="goog_rdk_9244"/>
        <w:id w:val="-2042036904"/>
      </w:sdtPr>
      <w:sdtContent>
        <w:p w14:paraId="000012BE" w14:textId="77777777" w:rsidR="00CF3663" w:rsidRDefault="00000000">
          <w:pPr>
            <w:keepNext/>
            <w:spacing w:before="240" w:after="60"/>
            <w:ind w:firstLine="0"/>
            <w:rPr>
              <w:ins w:id="9300" w:author="BHA Regulatory Affairs Unit" w:date="2026-07-29T16:06:00Z"/>
              <w:b/>
              <w:bCs/>
            </w:rPr>
          </w:pPr>
          <w:sdt>
            <w:sdtPr>
              <w:tag w:val="goog_rdk_9243"/>
              <w:id w:val="334517194"/>
            </w:sdtPr>
            <w:sdtContent>
              <w:ins w:id="9301" w:author="BHA Regulatory Affairs Unit" w:date="2026-07-29T16:06:00Z">
                <w:r>
                  <w:rPr>
                    <w:b/>
                    <w:bCs/>
                  </w:rPr>
                  <w:t>7.3.2</w:t>
                </w:r>
                <w:r>
                  <w:rPr>
                    <w:b/>
                    <w:bCs/>
                  </w:rPr>
                  <w:tab/>
                  <w:t>Service Delivery, Provisions, and Setting (IC)</w:t>
                </w:r>
              </w:ins>
            </w:sdtContent>
          </w:sdt>
        </w:p>
      </w:sdtContent>
    </w:sdt>
    <w:sdt>
      <w:sdtPr>
        <w:tag w:val="goog_rdk_9246"/>
        <w:id w:val="-700911456"/>
      </w:sdtPr>
      <w:sdtContent>
        <w:p w14:paraId="000012BF" w14:textId="77777777" w:rsidR="00CF3663" w:rsidRDefault="00000000">
          <w:pPr>
            <w:numPr>
              <w:ilvl w:val="0"/>
              <w:numId w:val="41"/>
            </w:numPr>
            <w:tabs>
              <w:tab w:val="left" w:pos="720"/>
              <w:tab w:val="left" w:pos="1440"/>
              <w:tab w:val="left" w:pos="2160"/>
            </w:tabs>
            <w:spacing w:before="240" w:after="240"/>
            <w:rPr>
              <w:ins w:id="9302" w:author="BHA Regulatory Affairs Unit" w:date="2026-07-29T16:06:00Z"/>
            </w:rPr>
          </w:pPr>
          <w:sdt>
            <w:sdtPr>
              <w:tag w:val="goog_rdk_9245"/>
              <w:id w:val="-1161068953"/>
            </w:sdtPr>
            <w:sdtContent>
              <w:ins w:id="9303" w:author="BHA Regulatory Affairs Unit" w:date="2026-07-29T16:06:00Z">
                <w:r>
                  <w:t>Service description</w:t>
                </w:r>
              </w:ins>
            </w:sdtContent>
          </w:sdt>
        </w:p>
      </w:sdtContent>
    </w:sdt>
    <w:sdt>
      <w:sdtPr>
        <w:tag w:val="goog_rdk_9248"/>
        <w:id w:val="-2066605920"/>
      </w:sdtPr>
      <w:sdtContent>
        <w:p w14:paraId="000012C0" w14:textId="77777777" w:rsidR="00CF3663" w:rsidRDefault="00000000">
          <w:pPr>
            <w:numPr>
              <w:ilvl w:val="1"/>
              <w:numId w:val="41"/>
            </w:numPr>
            <w:tabs>
              <w:tab w:val="left" w:pos="720"/>
              <w:tab w:val="left" w:pos="1440"/>
              <w:tab w:val="left" w:pos="2160"/>
            </w:tabs>
            <w:spacing w:before="240" w:after="240"/>
            <w:rPr>
              <w:ins w:id="9304" w:author="BHA Regulatory Affairs Unit" w:date="2026-07-29T16:06:00Z"/>
            </w:rPr>
          </w:pPr>
          <w:sdt>
            <w:sdtPr>
              <w:tag w:val="goog_rdk_9247"/>
              <w:id w:val="96927122"/>
            </w:sdtPr>
            <w:sdtContent>
              <w:ins w:id="9305" w:author="BHA Regulatory Affairs Unit" w:date="2026-07-29T16:06:00Z">
                <w:r>
                  <w:t>Involuntary commitment (IC) services require individuals to receive substance use treatment on an involuntary basis for up to two-hundred-and-seventy (270) calendar days. It may follow the expiration of an EC. Involuntary Commitment is a civil legal process which requires a court order and due process.</w:t>
                </w:r>
              </w:ins>
            </w:sdtContent>
          </w:sdt>
        </w:p>
      </w:sdtContent>
    </w:sdt>
    <w:sdt>
      <w:sdtPr>
        <w:tag w:val="goog_rdk_9250"/>
        <w:id w:val="-348363391"/>
      </w:sdtPr>
      <w:sdtContent>
        <w:p w14:paraId="000012C1" w14:textId="77777777" w:rsidR="00CF3663" w:rsidRDefault="00000000">
          <w:pPr>
            <w:numPr>
              <w:ilvl w:val="1"/>
              <w:numId w:val="41"/>
            </w:numPr>
            <w:tabs>
              <w:tab w:val="left" w:pos="720"/>
              <w:tab w:val="left" w:pos="1440"/>
              <w:tab w:val="left" w:pos="2160"/>
            </w:tabs>
            <w:spacing w:before="240" w:after="240"/>
            <w:rPr>
              <w:ins w:id="9306" w:author="BHA Regulatory Affairs Unit" w:date="2026-07-29T16:06:00Z"/>
            </w:rPr>
          </w:pPr>
          <w:sdt>
            <w:sdtPr>
              <w:tag w:val="goog_rdk_9249"/>
              <w:id w:val="-777947802"/>
            </w:sdtPr>
            <w:sdtContent>
              <w:ins w:id="9307" w:author="BHA Regulatory Affairs Unit" w:date="2026-07-29T16:06:00Z">
                <w:r>
                  <w:t>IC services may be sought only if voluntary and other lower-level substance use disorder treatment and intervention options are not possible.</w:t>
                </w:r>
              </w:ins>
            </w:sdtContent>
          </w:sdt>
        </w:p>
      </w:sdtContent>
    </w:sdt>
    <w:sdt>
      <w:sdtPr>
        <w:tag w:val="goog_rdk_9252"/>
        <w:id w:val="-1870704349"/>
      </w:sdtPr>
      <w:sdtContent>
        <w:p w14:paraId="000012C2" w14:textId="77777777" w:rsidR="00CF3663" w:rsidRDefault="00000000">
          <w:pPr>
            <w:numPr>
              <w:ilvl w:val="1"/>
              <w:numId w:val="41"/>
            </w:numPr>
            <w:tabs>
              <w:tab w:val="left" w:pos="720"/>
              <w:tab w:val="left" w:pos="1440"/>
              <w:tab w:val="left" w:pos="2160"/>
            </w:tabs>
            <w:spacing w:before="240" w:after="240"/>
            <w:rPr>
              <w:ins w:id="9308" w:author="BHA Regulatory Affairs Unit" w:date="2026-07-29T16:06:00Z"/>
            </w:rPr>
          </w:pPr>
          <w:sdt>
            <w:sdtPr>
              <w:tag w:val="goog_rdk_9251"/>
              <w:id w:val="1951506523"/>
            </w:sdtPr>
            <w:sdtContent>
              <w:ins w:id="9309" w:author="BHA Regulatory Affairs Unit" w:date="2026-07-29T16:06:00Z">
                <w:r>
                  <w:t>Individuals are under BHA’s custody while an IC is active. BHA may delegate physical custody of individuals involuntarily committed to an IC-endorsed agency pursuant to Section 27-81-112(5), C.R.S., and as listed in Part 7.3.1.B of this Chapter 7.</w:t>
                </w:r>
              </w:ins>
            </w:sdtContent>
          </w:sdt>
        </w:p>
      </w:sdtContent>
    </w:sdt>
    <w:sdt>
      <w:sdtPr>
        <w:tag w:val="goog_rdk_9254"/>
        <w:id w:val="1221533113"/>
      </w:sdtPr>
      <w:sdtContent>
        <w:p w14:paraId="000012C3" w14:textId="77777777" w:rsidR="00CF3663" w:rsidRDefault="00000000">
          <w:pPr>
            <w:numPr>
              <w:ilvl w:val="0"/>
              <w:numId w:val="41"/>
            </w:numPr>
            <w:tabs>
              <w:tab w:val="left" w:pos="720"/>
              <w:tab w:val="left" w:pos="1440"/>
              <w:tab w:val="left" w:pos="2160"/>
            </w:tabs>
            <w:spacing w:before="240" w:after="240"/>
            <w:rPr>
              <w:ins w:id="9310" w:author="BHA Regulatory Affairs Unit" w:date="2026-07-29T16:06:00Z"/>
            </w:rPr>
          </w:pPr>
          <w:sdt>
            <w:sdtPr>
              <w:tag w:val="goog_rdk_9253"/>
              <w:id w:val="-1564488797"/>
            </w:sdtPr>
            <w:sdtContent>
              <w:ins w:id="9311" w:author="BHA Regulatory Affairs Unit" w:date="2026-07-29T16:06:00Z">
                <w:r>
                  <w:t>Service recipient</w:t>
                </w:r>
              </w:ins>
            </w:sdtContent>
          </w:sdt>
        </w:p>
      </w:sdtContent>
    </w:sdt>
    <w:sdt>
      <w:sdtPr>
        <w:tag w:val="goog_rdk_9256"/>
        <w:id w:val="-921383816"/>
      </w:sdtPr>
      <w:sdtContent>
        <w:p w14:paraId="000012C4" w14:textId="77777777" w:rsidR="00CF3663" w:rsidRDefault="00000000">
          <w:pPr>
            <w:numPr>
              <w:ilvl w:val="1"/>
              <w:numId w:val="41"/>
            </w:numPr>
            <w:tabs>
              <w:tab w:val="left" w:pos="720"/>
              <w:tab w:val="left" w:pos="1440"/>
              <w:tab w:val="left" w:pos="2160"/>
            </w:tabs>
            <w:spacing w:before="240" w:after="240"/>
            <w:rPr>
              <w:ins w:id="9312" w:author="BHA Regulatory Affairs Unit" w:date="2026-07-29T16:06:00Z"/>
            </w:rPr>
          </w:pPr>
          <w:sdt>
            <w:sdtPr>
              <w:tag w:val="goog_rdk_9255"/>
              <w:id w:val="-792530348"/>
            </w:sdtPr>
            <w:sdtContent>
              <w:ins w:id="9313" w:author="BHA Regulatory Affairs Unit" w:date="2026-07-29T16:06:00Z">
                <w:r>
                  <w:t>As a result of their substance use disorder, individuals receiving IC services are determined by a court process to:</w:t>
                </w:r>
              </w:ins>
            </w:sdtContent>
          </w:sdt>
        </w:p>
      </w:sdtContent>
    </w:sdt>
    <w:sdt>
      <w:sdtPr>
        <w:tag w:val="goog_rdk_9258"/>
        <w:id w:val="-1204979508"/>
      </w:sdtPr>
      <w:sdtContent>
        <w:p w14:paraId="000012C5" w14:textId="77777777" w:rsidR="00CF3663" w:rsidRDefault="00000000">
          <w:pPr>
            <w:numPr>
              <w:ilvl w:val="2"/>
              <w:numId w:val="41"/>
            </w:numPr>
            <w:tabs>
              <w:tab w:val="left" w:pos="720"/>
              <w:tab w:val="left" w:pos="1440"/>
              <w:tab w:val="left" w:pos="2160"/>
            </w:tabs>
            <w:spacing w:before="240" w:after="240"/>
            <w:rPr>
              <w:ins w:id="9314" w:author="BHA Regulatory Affairs Unit" w:date="2026-07-29T16:06:00Z"/>
            </w:rPr>
          </w:pPr>
          <w:sdt>
            <w:sdtPr>
              <w:tag w:val="goog_rdk_9257"/>
              <w:id w:val="-2118095671"/>
            </w:sdtPr>
            <w:sdtContent>
              <w:ins w:id="9315" w:author="BHA Regulatory Affairs Unit" w:date="2026-07-29T16:06:00Z">
                <w:r>
                  <w:t>Have threatened or attempted to inflict or inflicted physical harm on the person's self or on another and that unless committed, the person is likely to inflict physical harm on the person's self or on another;</w:t>
                </w:r>
              </w:ins>
            </w:sdtContent>
          </w:sdt>
        </w:p>
      </w:sdtContent>
    </w:sdt>
    <w:sdt>
      <w:sdtPr>
        <w:tag w:val="goog_rdk_9260"/>
        <w:id w:val="1562716697"/>
      </w:sdtPr>
      <w:sdtContent>
        <w:p w14:paraId="000012C6" w14:textId="77777777" w:rsidR="00CF3663" w:rsidRDefault="00000000">
          <w:pPr>
            <w:numPr>
              <w:ilvl w:val="2"/>
              <w:numId w:val="41"/>
            </w:numPr>
            <w:tabs>
              <w:tab w:val="left" w:pos="720"/>
              <w:tab w:val="left" w:pos="1440"/>
              <w:tab w:val="left" w:pos="2160"/>
            </w:tabs>
            <w:spacing w:before="240" w:after="240"/>
            <w:rPr>
              <w:ins w:id="9316" w:author="BHA Regulatory Affairs Unit" w:date="2026-07-29T16:06:00Z"/>
            </w:rPr>
          </w:pPr>
          <w:sdt>
            <w:sdtPr>
              <w:tag w:val="goog_rdk_9259"/>
              <w:id w:val="-2118764902"/>
            </w:sdtPr>
            <w:sdtContent>
              <w:ins w:id="9317" w:author="BHA Regulatory Affairs Unit" w:date="2026-07-29T16:06:00Z">
                <w:r>
                  <w:t>Be incapacitated by substances, meaning incapacitated by alcohol or incapacitated by drugs, as defined in Part 1.2.1 of these Rules; and;</w:t>
                </w:r>
              </w:ins>
            </w:sdtContent>
          </w:sdt>
        </w:p>
      </w:sdtContent>
    </w:sdt>
    <w:sdt>
      <w:sdtPr>
        <w:tag w:val="goog_rdk_9262"/>
        <w:id w:val="-2116602250"/>
      </w:sdtPr>
      <w:sdtContent>
        <w:p w14:paraId="000012C7" w14:textId="77777777" w:rsidR="00CF3663" w:rsidRDefault="00000000">
          <w:pPr>
            <w:numPr>
              <w:ilvl w:val="2"/>
              <w:numId w:val="41"/>
            </w:numPr>
            <w:tabs>
              <w:tab w:val="left" w:pos="720"/>
              <w:tab w:val="left" w:pos="1440"/>
              <w:tab w:val="left" w:pos="2160"/>
            </w:tabs>
            <w:spacing w:before="240" w:after="240"/>
            <w:rPr>
              <w:ins w:id="9318" w:author="BHA Regulatory Affairs Unit" w:date="2026-07-29T16:06:00Z"/>
            </w:rPr>
          </w:pPr>
          <w:sdt>
            <w:sdtPr>
              <w:tag w:val="goog_rdk_9261"/>
              <w:id w:val="261259802"/>
            </w:sdtPr>
            <w:sdtContent>
              <w:ins w:id="9319" w:author="BHA Regulatory Affairs Unit" w:date="2026-07-29T16:06:00Z">
                <w:r>
                  <w:t>Be unwilling to voluntarily participate in substance use disorder treatment services.</w:t>
                </w:r>
              </w:ins>
            </w:sdtContent>
          </w:sdt>
        </w:p>
      </w:sdtContent>
    </w:sdt>
    <w:sdt>
      <w:sdtPr>
        <w:tag w:val="goog_rdk_9264"/>
        <w:id w:val="1948148575"/>
      </w:sdtPr>
      <w:sdtContent>
        <w:p w14:paraId="000012C8" w14:textId="77777777" w:rsidR="00CF3663" w:rsidRDefault="00000000">
          <w:pPr>
            <w:numPr>
              <w:ilvl w:val="0"/>
              <w:numId w:val="41"/>
            </w:numPr>
            <w:tabs>
              <w:tab w:val="left" w:pos="720"/>
              <w:tab w:val="left" w:pos="1440"/>
              <w:tab w:val="left" w:pos="2160"/>
            </w:tabs>
            <w:spacing w:before="240" w:after="240"/>
            <w:rPr>
              <w:ins w:id="9320" w:author="BHA Regulatory Affairs Unit" w:date="2026-07-29T16:06:00Z"/>
            </w:rPr>
          </w:pPr>
          <w:sdt>
            <w:sdtPr>
              <w:tag w:val="goog_rdk_9263"/>
              <w:id w:val="1563053325"/>
            </w:sdtPr>
            <w:sdtContent>
              <w:ins w:id="9321" w:author="BHA Regulatory Affairs Unit" w:date="2026-07-29T16:06:00Z">
                <w:r>
                  <w:t>Service setting</w:t>
                </w:r>
              </w:ins>
            </w:sdtContent>
          </w:sdt>
        </w:p>
      </w:sdtContent>
    </w:sdt>
    <w:sdt>
      <w:sdtPr>
        <w:tag w:val="goog_rdk_9266"/>
        <w:id w:val="435698949"/>
      </w:sdtPr>
      <w:sdtContent>
        <w:p w14:paraId="000012C9" w14:textId="77777777" w:rsidR="00CF3663" w:rsidRDefault="00000000">
          <w:pPr>
            <w:numPr>
              <w:ilvl w:val="1"/>
              <w:numId w:val="41"/>
            </w:numPr>
            <w:tabs>
              <w:tab w:val="left" w:pos="720"/>
              <w:tab w:val="left" w:pos="1440"/>
              <w:tab w:val="left" w:pos="2160"/>
            </w:tabs>
            <w:spacing w:before="240" w:after="240"/>
            <w:rPr>
              <w:ins w:id="9322" w:author="BHA Regulatory Affairs Unit" w:date="2026-07-29T16:06:00Z"/>
            </w:rPr>
          </w:pPr>
          <w:sdt>
            <w:sdtPr>
              <w:tag w:val="goog_rdk_9265"/>
              <w:id w:val="317842600"/>
            </w:sdtPr>
            <w:sdtContent>
              <w:ins w:id="9323" w:author="BHA Regulatory Affairs Unit" w:date="2026-07-29T16:06:00Z">
                <w:r>
                  <w:t>IC services are delivered in a substance use disorder-focused or co-occurring capable treatment setting, as defined in Part 1.2.1 of these Rules.</w:t>
                </w:r>
              </w:ins>
            </w:sdtContent>
          </w:sdt>
        </w:p>
      </w:sdtContent>
    </w:sdt>
    <w:sdt>
      <w:sdtPr>
        <w:tag w:val="goog_rdk_9268"/>
        <w:id w:val="-1223156289"/>
      </w:sdtPr>
      <w:sdtContent>
        <w:p w14:paraId="000012CA" w14:textId="77777777" w:rsidR="00CF3663" w:rsidRDefault="00000000">
          <w:pPr>
            <w:numPr>
              <w:ilvl w:val="1"/>
              <w:numId w:val="41"/>
            </w:numPr>
            <w:tabs>
              <w:tab w:val="left" w:pos="720"/>
              <w:tab w:val="left" w:pos="1440"/>
              <w:tab w:val="left" w:pos="2160"/>
            </w:tabs>
            <w:spacing w:before="240" w:after="240"/>
            <w:rPr>
              <w:ins w:id="9324" w:author="BHA Regulatory Affairs Unit" w:date="2026-07-29T16:06:00Z"/>
            </w:rPr>
          </w:pPr>
          <w:sdt>
            <w:sdtPr>
              <w:tag w:val="goog_rdk_9267"/>
              <w:id w:val="199979850"/>
            </w:sdtPr>
            <w:sdtContent>
              <w:ins w:id="9325" w:author="BHA Regulatory Affairs Unit" w:date="2026-07-29T16:06:00Z">
                <w:r>
                  <w:t>Additional service setting requirements may be found in the relevant level of care sub-endorsement(s), located in Chapters 4, 5, and/or 6 of these Rules.</w:t>
                </w:r>
              </w:ins>
            </w:sdtContent>
          </w:sdt>
        </w:p>
      </w:sdtContent>
    </w:sdt>
    <w:sdt>
      <w:sdtPr>
        <w:tag w:val="goog_rdk_9270"/>
        <w:id w:val="1343306432"/>
      </w:sdtPr>
      <w:sdtContent>
        <w:p w14:paraId="000012CB" w14:textId="77777777" w:rsidR="00CF3663" w:rsidRDefault="00000000">
          <w:pPr>
            <w:numPr>
              <w:ilvl w:val="0"/>
              <w:numId w:val="41"/>
            </w:numPr>
            <w:tabs>
              <w:tab w:val="left" w:pos="720"/>
              <w:tab w:val="left" w:pos="1440"/>
              <w:tab w:val="left" w:pos="2160"/>
            </w:tabs>
            <w:spacing w:before="240" w:after="240"/>
            <w:rPr>
              <w:ins w:id="9326" w:author="BHA Regulatory Affairs Unit" w:date="2026-07-29T16:06:00Z"/>
            </w:rPr>
          </w:pPr>
          <w:sdt>
            <w:sdtPr>
              <w:tag w:val="goog_rdk_9269"/>
              <w:id w:val="-1799242431"/>
            </w:sdtPr>
            <w:sdtContent>
              <w:ins w:id="9327" w:author="BHA Regulatory Affairs Unit" w:date="2026-07-29T16:06:00Z">
                <w:r>
                  <w:t>Service components and capabilities</w:t>
                </w:r>
              </w:ins>
            </w:sdtContent>
          </w:sdt>
        </w:p>
      </w:sdtContent>
    </w:sdt>
    <w:sdt>
      <w:sdtPr>
        <w:tag w:val="goog_rdk_9272"/>
        <w:id w:val="-652395304"/>
      </w:sdtPr>
      <w:sdtContent>
        <w:p w14:paraId="000012CC" w14:textId="77777777" w:rsidR="00CF3663" w:rsidRDefault="00000000">
          <w:pPr>
            <w:numPr>
              <w:ilvl w:val="1"/>
              <w:numId w:val="41"/>
            </w:numPr>
            <w:tabs>
              <w:tab w:val="left" w:pos="720"/>
              <w:tab w:val="left" w:pos="1440"/>
              <w:tab w:val="left" w:pos="2160"/>
            </w:tabs>
            <w:spacing w:before="240" w:after="240"/>
            <w:rPr>
              <w:ins w:id="9328" w:author="BHA Regulatory Affairs Unit" w:date="2026-07-29T16:06:00Z"/>
            </w:rPr>
          </w:pPr>
          <w:sdt>
            <w:sdtPr>
              <w:tag w:val="goog_rdk_9271"/>
              <w:id w:val="-1738490075"/>
            </w:sdtPr>
            <w:sdtContent>
              <w:ins w:id="9329" w:author="BHA Regulatory Affairs Unit" w:date="2026-07-29T16:06:00Z">
                <w:r>
                  <w:t>Passes</w:t>
                </w:r>
              </w:ins>
            </w:sdtContent>
          </w:sdt>
        </w:p>
      </w:sdtContent>
    </w:sdt>
    <w:sdt>
      <w:sdtPr>
        <w:tag w:val="goog_rdk_9274"/>
        <w:id w:val="1990950649"/>
      </w:sdtPr>
      <w:sdtContent>
        <w:p w14:paraId="000012CD" w14:textId="77777777" w:rsidR="00CF3663" w:rsidRDefault="00000000">
          <w:pPr>
            <w:numPr>
              <w:ilvl w:val="2"/>
              <w:numId w:val="41"/>
            </w:numPr>
            <w:tabs>
              <w:tab w:val="left" w:pos="720"/>
              <w:tab w:val="left" w:pos="1440"/>
              <w:tab w:val="left" w:pos="2160"/>
            </w:tabs>
            <w:spacing w:before="240" w:after="240"/>
            <w:rPr>
              <w:ins w:id="9330" w:author="BHA Regulatory Affairs Unit" w:date="2026-07-29T16:06:00Z"/>
            </w:rPr>
          </w:pPr>
          <w:sdt>
            <w:sdtPr>
              <w:tag w:val="goog_rdk_9273"/>
              <w:id w:val="-1367932957"/>
            </w:sdtPr>
            <w:sdtContent>
              <w:ins w:id="9331" w:author="BHA Regulatory Affairs Unit" w:date="2026-07-29T16:06:00Z">
                <w:r>
                  <w:t>All passes, as defined in Part 1.2.1 of these Rules, require BHA approval.</w:t>
                </w:r>
              </w:ins>
            </w:sdtContent>
          </w:sdt>
        </w:p>
      </w:sdtContent>
    </w:sdt>
    <w:sdt>
      <w:sdtPr>
        <w:tag w:val="goog_rdk_9276"/>
        <w:id w:val="943768260"/>
      </w:sdtPr>
      <w:sdtContent>
        <w:p w14:paraId="000012CE" w14:textId="77777777" w:rsidR="00CF3663" w:rsidRDefault="00000000">
          <w:pPr>
            <w:numPr>
              <w:ilvl w:val="3"/>
              <w:numId w:val="41"/>
            </w:numPr>
            <w:tabs>
              <w:tab w:val="left" w:pos="720"/>
              <w:tab w:val="left" w:pos="1440"/>
              <w:tab w:val="left" w:pos="2160"/>
            </w:tabs>
            <w:spacing w:before="240" w:after="240"/>
            <w:rPr>
              <w:ins w:id="9332" w:author="BHA Regulatory Affairs Unit" w:date="2026-07-29T16:06:00Z"/>
            </w:rPr>
          </w:pPr>
          <w:sdt>
            <w:sdtPr>
              <w:tag w:val="goog_rdk_9275"/>
              <w:id w:val="-2107333733"/>
            </w:sdtPr>
            <w:sdtContent>
              <w:ins w:id="9333" w:author="BHA Regulatory Affairs Unit" w:date="2026-07-29T16:06:00Z">
                <w:r>
                  <w:t>These approvals are sought directly from BHA or through a BHASO, based on the standards as detailed in Part 7.3.1.C of this Chapter 7.</w:t>
                </w:r>
              </w:ins>
            </w:sdtContent>
          </w:sdt>
        </w:p>
      </w:sdtContent>
    </w:sdt>
    <w:sdt>
      <w:sdtPr>
        <w:tag w:val="goog_rdk_9278"/>
        <w:id w:val="-976764935"/>
      </w:sdtPr>
      <w:sdtContent>
        <w:p w14:paraId="000012CF" w14:textId="77777777" w:rsidR="00CF3663" w:rsidRDefault="00000000">
          <w:pPr>
            <w:numPr>
              <w:ilvl w:val="2"/>
              <w:numId w:val="41"/>
            </w:numPr>
            <w:tabs>
              <w:tab w:val="left" w:pos="720"/>
              <w:tab w:val="left" w:pos="1440"/>
              <w:tab w:val="left" w:pos="2160"/>
            </w:tabs>
            <w:spacing w:before="240" w:after="240"/>
            <w:rPr>
              <w:ins w:id="9334" w:author="BHA Regulatory Affairs Unit" w:date="2026-07-29T16:06:00Z"/>
            </w:rPr>
          </w:pPr>
          <w:sdt>
            <w:sdtPr>
              <w:tag w:val="goog_rdk_9277"/>
              <w:id w:val="215985277"/>
            </w:sdtPr>
            <w:sdtContent>
              <w:ins w:id="9335" w:author="BHA Regulatory Affairs Unit" w:date="2026-07-29T16:06:00Z">
                <w:r>
                  <w:t>Passes may only be issued to individuals on an IC in a residential setting if the pass is directly related to treatment.</w:t>
                </w:r>
              </w:ins>
            </w:sdtContent>
          </w:sdt>
        </w:p>
      </w:sdtContent>
    </w:sdt>
    <w:sdt>
      <w:sdtPr>
        <w:tag w:val="goog_rdk_9280"/>
        <w:id w:val="428885987"/>
      </w:sdtPr>
      <w:sdtContent>
        <w:p w14:paraId="000012D0" w14:textId="77777777" w:rsidR="00CF3663" w:rsidRDefault="00000000">
          <w:pPr>
            <w:numPr>
              <w:ilvl w:val="2"/>
              <w:numId w:val="41"/>
            </w:numPr>
            <w:tabs>
              <w:tab w:val="left" w:pos="720"/>
              <w:tab w:val="left" w:pos="1440"/>
              <w:tab w:val="left" w:pos="2160"/>
            </w:tabs>
            <w:spacing w:before="240" w:after="240"/>
            <w:rPr>
              <w:ins w:id="9336" w:author="BHA Regulatory Affairs Unit" w:date="2026-07-29T16:06:00Z"/>
            </w:rPr>
          </w:pPr>
          <w:sdt>
            <w:sdtPr>
              <w:tag w:val="goog_rdk_9279"/>
              <w:id w:val="250481218"/>
            </w:sdtPr>
            <w:sdtContent>
              <w:ins w:id="9337" w:author="BHA Regulatory Affairs Unit" w:date="2026-07-29T16:06:00Z">
                <w:r>
                  <w:t>Passes shall not be issued during the initial thirty (30) calendar days of treatment on the commitment order, except in an emergency, as defined in Part 1.2.1 of these Rules.</w:t>
                </w:r>
              </w:ins>
            </w:sdtContent>
          </w:sdt>
        </w:p>
      </w:sdtContent>
    </w:sdt>
    <w:sdt>
      <w:sdtPr>
        <w:tag w:val="goog_rdk_9282"/>
        <w:id w:val="392673222"/>
      </w:sdtPr>
      <w:sdtContent>
        <w:p w14:paraId="000012D1" w14:textId="77777777" w:rsidR="00CF3663" w:rsidRDefault="00000000">
          <w:pPr>
            <w:numPr>
              <w:ilvl w:val="1"/>
              <w:numId w:val="41"/>
            </w:numPr>
            <w:tabs>
              <w:tab w:val="left" w:pos="720"/>
              <w:tab w:val="left" w:pos="1440"/>
              <w:tab w:val="left" w:pos="2160"/>
            </w:tabs>
            <w:spacing w:before="240" w:after="240"/>
            <w:rPr>
              <w:ins w:id="9338" w:author="BHA Regulatory Affairs Unit" w:date="2026-07-29T16:06:00Z"/>
            </w:rPr>
          </w:pPr>
          <w:sdt>
            <w:sdtPr>
              <w:tag w:val="goog_rdk_9281"/>
              <w:id w:val="-1212153325"/>
            </w:sdtPr>
            <w:sdtContent>
              <w:ins w:id="9339" w:author="BHA Regulatory Affairs Unit" w:date="2026-07-29T16:06:00Z">
                <w:r>
                  <w:t>Transfers</w:t>
                </w:r>
              </w:ins>
            </w:sdtContent>
          </w:sdt>
        </w:p>
      </w:sdtContent>
    </w:sdt>
    <w:sdt>
      <w:sdtPr>
        <w:tag w:val="goog_rdk_9284"/>
        <w:id w:val="-484141913"/>
      </w:sdtPr>
      <w:sdtContent>
        <w:p w14:paraId="000012D2" w14:textId="77777777" w:rsidR="00CF3663" w:rsidRDefault="00000000">
          <w:pPr>
            <w:numPr>
              <w:ilvl w:val="2"/>
              <w:numId w:val="41"/>
            </w:numPr>
            <w:tabs>
              <w:tab w:val="left" w:pos="720"/>
              <w:tab w:val="left" w:pos="1440"/>
              <w:tab w:val="left" w:pos="2160"/>
            </w:tabs>
            <w:spacing w:before="240" w:after="240"/>
            <w:rPr>
              <w:ins w:id="9340" w:author="BHA Regulatory Affairs Unit" w:date="2026-07-29T16:06:00Z"/>
            </w:rPr>
          </w:pPr>
          <w:sdt>
            <w:sdtPr>
              <w:tag w:val="goog_rdk_9283"/>
              <w:id w:val="-249967499"/>
            </w:sdtPr>
            <w:sdtContent>
              <w:ins w:id="9341" w:author="BHA Regulatory Affairs Unit" w:date="2026-07-29T16:06:00Z">
                <w:r>
                  <w:t>An IC-endorsed agency may not grant an individual’s request(s) for early termination and/or transfer to another treatment program without first obtaining BHA’s approval.</w:t>
                </w:r>
              </w:ins>
            </w:sdtContent>
          </w:sdt>
        </w:p>
      </w:sdtContent>
    </w:sdt>
    <w:sdt>
      <w:sdtPr>
        <w:tag w:val="goog_rdk_9286"/>
        <w:id w:val="-1890663546"/>
      </w:sdtPr>
      <w:sdtContent>
        <w:p w14:paraId="000012D3" w14:textId="77777777" w:rsidR="00CF3663" w:rsidRDefault="00000000">
          <w:pPr>
            <w:numPr>
              <w:ilvl w:val="2"/>
              <w:numId w:val="41"/>
            </w:numPr>
            <w:tabs>
              <w:tab w:val="left" w:pos="720"/>
              <w:tab w:val="left" w:pos="1440"/>
              <w:tab w:val="left" w:pos="2160"/>
            </w:tabs>
            <w:spacing w:before="240" w:after="240"/>
            <w:rPr>
              <w:ins w:id="9342" w:author="BHA Regulatory Affairs Unit" w:date="2026-07-29T16:06:00Z"/>
            </w:rPr>
          </w:pPr>
          <w:sdt>
            <w:sdtPr>
              <w:tag w:val="goog_rdk_9285"/>
              <w:id w:val="-650702686"/>
            </w:sdtPr>
            <w:sdtContent>
              <w:ins w:id="9343" w:author="BHA Regulatory Affairs Unit" w:date="2026-07-29T16:06:00Z">
                <w:r>
                  <w:t>Transfers must be coordinated with BHA or through a BHASO, based on the standards detailed in Part 7.3.1.C of this Chapter 7.</w:t>
                </w:r>
              </w:ins>
            </w:sdtContent>
          </w:sdt>
        </w:p>
      </w:sdtContent>
    </w:sdt>
    <w:sdt>
      <w:sdtPr>
        <w:tag w:val="goog_rdk_9288"/>
        <w:id w:val="1701523087"/>
      </w:sdtPr>
      <w:sdtContent>
        <w:p w14:paraId="000012D4" w14:textId="77777777" w:rsidR="00CF3663" w:rsidRDefault="00000000">
          <w:pPr>
            <w:numPr>
              <w:ilvl w:val="0"/>
              <w:numId w:val="41"/>
            </w:numPr>
            <w:tabs>
              <w:tab w:val="left" w:pos="720"/>
              <w:tab w:val="left" w:pos="1440"/>
              <w:tab w:val="left" w:pos="2160"/>
            </w:tabs>
            <w:spacing w:before="240" w:after="240"/>
            <w:rPr>
              <w:ins w:id="9344" w:author="BHA Regulatory Affairs Unit" w:date="2026-07-29T16:06:00Z"/>
            </w:rPr>
          </w:pPr>
          <w:sdt>
            <w:sdtPr>
              <w:tag w:val="goog_rdk_9287"/>
              <w:id w:val="1792710110"/>
            </w:sdtPr>
            <w:sdtContent>
              <w:ins w:id="9345" w:author="BHA Regulatory Affairs Unit" w:date="2026-07-29T16:06:00Z">
                <w:r>
                  <w:t>Support systems</w:t>
                </w:r>
              </w:ins>
            </w:sdtContent>
          </w:sdt>
        </w:p>
      </w:sdtContent>
    </w:sdt>
    <w:sdt>
      <w:sdtPr>
        <w:tag w:val="goog_rdk_9290"/>
        <w:id w:val="2015227071"/>
      </w:sdtPr>
      <w:sdtContent>
        <w:p w14:paraId="000012D5" w14:textId="77777777" w:rsidR="00CF3663" w:rsidRDefault="00000000">
          <w:pPr>
            <w:numPr>
              <w:ilvl w:val="1"/>
              <w:numId w:val="41"/>
            </w:numPr>
            <w:tabs>
              <w:tab w:val="left" w:pos="720"/>
              <w:tab w:val="left" w:pos="1440"/>
              <w:tab w:val="left" w:pos="2160"/>
            </w:tabs>
            <w:spacing w:before="240" w:after="240"/>
            <w:rPr>
              <w:ins w:id="9346" w:author="BHA Regulatory Affairs Unit" w:date="2026-07-29T16:06:00Z"/>
            </w:rPr>
          </w:pPr>
          <w:sdt>
            <w:sdtPr>
              <w:tag w:val="goog_rdk_9289"/>
              <w:id w:val="350246178"/>
            </w:sdtPr>
            <w:sdtContent>
              <w:ins w:id="9347" w:author="BHA Regulatory Affairs Unit" w:date="2026-07-29T16:06:00Z">
                <w:r>
                  <w:t>Reporting</w:t>
                </w:r>
              </w:ins>
            </w:sdtContent>
          </w:sdt>
        </w:p>
      </w:sdtContent>
    </w:sdt>
    <w:sdt>
      <w:sdtPr>
        <w:tag w:val="goog_rdk_9292"/>
        <w:id w:val="-544611980"/>
      </w:sdtPr>
      <w:sdtContent>
        <w:p w14:paraId="000012D6" w14:textId="77777777" w:rsidR="00CF3663" w:rsidRDefault="00000000">
          <w:pPr>
            <w:numPr>
              <w:ilvl w:val="2"/>
              <w:numId w:val="41"/>
            </w:numPr>
            <w:tabs>
              <w:tab w:val="left" w:pos="720"/>
              <w:tab w:val="left" w:pos="1440"/>
              <w:tab w:val="left" w:pos="2160"/>
            </w:tabs>
            <w:spacing w:before="240" w:after="240"/>
            <w:rPr>
              <w:ins w:id="9348" w:author="BHA Regulatory Affairs Unit" w:date="2026-07-29T16:06:00Z"/>
            </w:rPr>
          </w:pPr>
          <w:sdt>
            <w:sdtPr>
              <w:tag w:val="goog_rdk_9291"/>
              <w:id w:val="980911538"/>
            </w:sdtPr>
            <w:sdtContent>
              <w:ins w:id="9349" w:author="BHA Regulatory Affairs Unit" w:date="2026-07-29T16:06:00Z">
                <w:r>
                  <w:t>IC-endorsed agencies must follow reporting procedures based on their formal affiliation, or lack thereof, with one (1) or more Behavioral Health Administrative Services Organization (BHASO).</w:t>
                </w:r>
              </w:ins>
            </w:sdtContent>
          </w:sdt>
        </w:p>
      </w:sdtContent>
    </w:sdt>
    <w:sdt>
      <w:sdtPr>
        <w:tag w:val="goog_rdk_9294"/>
        <w:id w:val="-1098640377"/>
      </w:sdtPr>
      <w:sdtContent>
        <w:p w14:paraId="000012D7" w14:textId="77777777" w:rsidR="00CF3663" w:rsidRDefault="00000000">
          <w:pPr>
            <w:numPr>
              <w:ilvl w:val="3"/>
              <w:numId w:val="41"/>
            </w:numPr>
            <w:tabs>
              <w:tab w:val="left" w:pos="720"/>
              <w:tab w:val="left" w:pos="1440"/>
              <w:tab w:val="left" w:pos="2160"/>
            </w:tabs>
            <w:spacing w:before="240" w:after="240"/>
            <w:rPr>
              <w:ins w:id="9350" w:author="BHA Regulatory Affairs Unit" w:date="2026-07-29T16:06:00Z"/>
            </w:rPr>
          </w:pPr>
          <w:sdt>
            <w:sdtPr>
              <w:tag w:val="goog_rdk_9293"/>
              <w:id w:val="947407502"/>
            </w:sdtPr>
            <w:sdtContent>
              <w:ins w:id="9351" w:author="BHA Regulatory Affairs Unit" w:date="2026-07-29T16:06:00Z">
                <w:r>
                  <w:t>IC-endorsed agencies that hold a formal affiliation with one (1) or more BHASO must follow reporting standards in alignment with their contract(s).</w:t>
                </w:r>
              </w:ins>
            </w:sdtContent>
          </w:sdt>
        </w:p>
      </w:sdtContent>
    </w:sdt>
    <w:sdt>
      <w:sdtPr>
        <w:tag w:val="goog_rdk_9296"/>
        <w:id w:val="514821474"/>
      </w:sdtPr>
      <w:sdtContent>
        <w:p w14:paraId="000012D8" w14:textId="77777777" w:rsidR="00CF3663" w:rsidRDefault="00000000">
          <w:pPr>
            <w:numPr>
              <w:ilvl w:val="3"/>
              <w:numId w:val="41"/>
            </w:numPr>
            <w:tabs>
              <w:tab w:val="left" w:pos="720"/>
              <w:tab w:val="left" w:pos="1440"/>
              <w:tab w:val="left" w:pos="2160"/>
            </w:tabs>
            <w:spacing w:before="240" w:after="240"/>
            <w:rPr>
              <w:ins w:id="9352" w:author="BHA Regulatory Affairs Unit" w:date="2026-07-29T16:06:00Z"/>
            </w:rPr>
          </w:pPr>
          <w:sdt>
            <w:sdtPr>
              <w:tag w:val="goog_rdk_9295"/>
              <w:id w:val="-11531031"/>
            </w:sdtPr>
            <w:sdtContent>
              <w:ins w:id="9353" w:author="BHA Regulatory Affairs Unit" w:date="2026-07-29T16:06:00Z">
                <w:r>
                  <w:t>IC-endorsed agencies that do not hold a formal affiliation with a BHASO must follow reporting standards in alignment with the IC Provider Guides, as found on BHA’s website.</w:t>
                </w:r>
              </w:ins>
            </w:sdtContent>
          </w:sdt>
        </w:p>
      </w:sdtContent>
    </w:sdt>
    <w:sdt>
      <w:sdtPr>
        <w:tag w:val="goog_rdk_9298"/>
        <w:id w:val="-1046799743"/>
      </w:sdtPr>
      <w:sdtContent>
        <w:p w14:paraId="000012D9" w14:textId="77777777" w:rsidR="00CF3663" w:rsidRDefault="00000000">
          <w:pPr>
            <w:numPr>
              <w:ilvl w:val="0"/>
              <w:numId w:val="41"/>
            </w:numPr>
            <w:tabs>
              <w:tab w:val="left" w:pos="720"/>
              <w:tab w:val="left" w:pos="1440"/>
              <w:tab w:val="left" w:pos="2160"/>
            </w:tabs>
            <w:spacing w:before="240" w:after="240"/>
            <w:rPr>
              <w:ins w:id="9354" w:author="BHA Regulatory Affairs Unit" w:date="2026-07-29T16:06:00Z"/>
            </w:rPr>
          </w:pPr>
          <w:sdt>
            <w:sdtPr>
              <w:tag w:val="goog_rdk_9297"/>
              <w:id w:val="1420173205"/>
            </w:sdtPr>
            <w:sdtContent>
              <w:ins w:id="9355" w:author="BHA Regulatory Affairs Unit" w:date="2026-07-29T16:06:00Z">
                <w:r>
                  <w:t>Policies and procedures</w:t>
                </w:r>
              </w:ins>
            </w:sdtContent>
          </w:sdt>
        </w:p>
      </w:sdtContent>
    </w:sdt>
    <w:sdt>
      <w:sdtPr>
        <w:tag w:val="goog_rdk_9300"/>
        <w:id w:val="1568919113"/>
      </w:sdtPr>
      <w:sdtContent>
        <w:p w14:paraId="000012DA" w14:textId="77777777" w:rsidR="00CF3663" w:rsidRDefault="00000000">
          <w:pPr>
            <w:numPr>
              <w:ilvl w:val="1"/>
              <w:numId w:val="41"/>
            </w:numPr>
            <w:tabs>
              <w:tab w:val="left" w:pos="720"/>
              <w:tab w:val="left" w:pos="1440"/>
              <w:tab w:val="left" w:pos="2160"/>
            </w:tabs>
            <w:spacing w:before="240" w:after="240"/>
            <w:rPr>
              <w:ins w:id="9356" w:author="BHA Regulatory Affairs Unit" w:date="2026-07-29T16:06:00Z"/>
            </w:rPr>
          </w:pPr>
          <w:sdt>
            <w:sdtPr>
              <w:tag w:val="goog_rdk_9299"/>
              <w:id w:val="-1470766382"/>
            </w:sdtPr>
            <w:sdtContent>
              <w:ins w:id="9357" w:author="BHA Regulatory Affairs Unit" w:date="2026-07-29T16:06:00Z">
                <w:r>
                  <w:t xml:space="preserve">IC-endorsed agencies must develop, implement, and abide by policies and procedures in alignment with Section 27-81-112, C.R.S. These policies and procedures must include, but are not limited to: </w:t>
                </w:r>
              </w:ins>
            </w:sdtContent>
          </w:sdt>
        </w:p>
      </w:sdtContent>
    </w:sdt>
    <w:sdt>
      <w:sdtPr>
        <w:tag w:val="goog_rdk_9302"/>
        <w:id w:val="1677149288"/>
      </w:sdtPr>
      <w:sdtContent>
        <w:p w14:paraId="000012DB" w14:textId="77777777" w:rsidR="00CF3663" w:rsidRDefault="00000000">
          <w:pPr>
            <w:numPr>
              <w:ilvl w:val="2"/>
              <w:numId w:val="41"/>
            </w:numPr>
            <w:tabs>
              <w:tab w:val="left" w:pos="720"/>
              <w:tab w:val="left" w:pos="1440"/>
              <w:tab w:val="left" w:pos="2160"/>
            </w:tabs>
            <w:spacing w:before="240" w:after="240"/>
            <w:rPr>
              <w:ins w:id="9358" w:author="BHA Regulatory Affairs Unit" w:date="2026-07-29T16:06:00Z"/>
            </w:rPr>
          </w:pPr>
          <w:sdt>
            <w:sdtPr>
              <w:tag w:val="goog_rdk_9301"/>
              <w:id w:val="1857353621"/>
            </w:sdtPr>
            <w:sdtContent>
              <w:ins w:id="9359" w:author="BHA Regulatory Affairs Unit" w:date="2026-07-29T16:06:00Z">
                <w:r>
                  <w:t>Obtaining of a physician’s certificate, as defined in Part 1.2.1 of these Rules; and</w:t>
                </w:r>
              </w:ins>
            </w:sdtContent>
          </w:sdt>
        </w:p>
      </w:sdtContent>
    </w:sdt>
    <w:sdt>
      <w:sdtPr>
        <w:tag w:val="goog_rdk_9304"/>
        <w:id w:val="1676754502"/>
      </w:sdtPr>
      <w:sdtContent>
        <w:p w14:paraId="000012DC" w14:textId="77777777" w:rsidR="00CF3663" w:rsidRDefault="00000000">
          <w:pPr>
            <w:numPr>
              <w:ilvl w:val="2"/>
              <w:numId w:val="41"/>
            </w:numPr>
            <w:tabs>
              <w:tab w:val="left" w:pos="720"/>
              <w:tab w:val="left" w:pos="1440"/>
              <w:tab w:val="left" w:pos="2160"/>
            </w:tabs>
            <w:spacing w:before="240" w:after="240"/>
            <w:rPr>
              <w:ins w:id="9360" w:author="BHA Regulatory Affairs Unit" w:date="2026-07-29T16:06:00Z"/>
            </w:rPr>
          </w:pPr>
          <w:sdt>
            <w:sdtPr>
              <w:tag w:val="goog_rdk_9303"/>
              <w:id w:val="966005122"/>
            </w:sdtPr>
            <w:sdtContent>
              <w:ins w:id="9361" w:author="BHA Regulatory Affairs Unit" w:date="2026-07-29T16:06:00Z">
                <w:r>
                  <w:t>Alignment with requirements of the IC Provider Guides, as defined in Part 1.2.1 of these Rules.</w:t>
                </w:r>
              </w:ins>
            </w:sdtContent>
          </w:sdt>
        </w:p>
      </w:sdtContent>
    </w:sdt>
    <w:sdt>
      <w:sdtPr>
        <w:tag w:val="goog_rdk_9306"/>
        <w:id w:val="1168520068"/>
      </w:sdtPr>
      <w:sdtContent>
        <w:p w14:paraId="000012DD" w14:textId="77777777" w:rsidR="00CF3663" w:rsidRDefault="00000000">
          <w:pPr>
            <w:keepNext/>
            <w:spacing w:before="240" w:after="60"/>
            <w:ind w:firstLine="0"/>
            <w:rPr>
              <w:ins w:id="9362" w:author="BHA Regulatory Affairs Unit" w:date="2026-07-29T16:06:00Z"/>
              <w:b/>
              <w:bCs/>
            </w:rPr>
          </w:pPr>
          <w:sdt>
            <w:sdtPr>
              <w:tag w:val="goog_rdk_9305"/>
              <w:id w:val="968583470"/>
            </w:sdtPr>
            <w:sdtContent>
              <w:ins w:id="9363" w:author="BHA Regulatory Affairs Unit" w:date="2026-07-29T16:06:00Z">
                <w:r>
                  <w:rPr>
                    <w:b/>
                    <w:bCs/>
                  </w:rPr>
                  <w:t>7.3.3</w:t>
                </w:r>
                <w:r>
                  <w:rPr>
                    <w:b/>
                    <w:bCs/>
                  </w:rPr>
                  <w:tab/>
                  <w:t>Personnel (IC)</w:t>
                </w:r>
              </w:ins>
            </w:sdtContent>
          </w:sdt>
        </w:p>
      </w:sdtContent>
    </w:sdt>
    <w:sdt>
      <w:sdtPr>
        <w:tag w:val="goog_rdk_9308"/>
        <w:id w:val="-1468241754"/>
      </w:sdtPr>
      <w:sdtContent>
        <w:p w14:paraId="000012DE" w14:textId="77777777" w:rsidR="00CF3663" w:rsidRDefault="00000000">
          <w:pPr>
            <w:numPr>
              <w:ilvl w:val="0"/>
              <w:numId w:val="47"/>
            </w:numPr>
            <w:tabs>
              <w:tab w:val="left" w:pos="720"/>
              <w:tab w:val="left" w:pos="1440"/>
              <w:tab w:val="left" w:pos="2160"/>
            </w:tabs>
            <w:spacing w:before="240" w:after="240"/>
            <w:rPr>
              <w:ins w:id="9364" w:author="BHA Regulatory Affairs Unit" w:date="2026-07-29T16:06:00Z"/>
            </w:rPr>
          </w:pPr>
          <w:sdt>
            <w:sdtPr>
              <w:tag w:val="goog_rdk_9307"/>
              <w:id w:val="271347061"/>
            </w:sdtPr>
            <w:sdtContent>
              <w:ins w:id="9365" w:author="BHA Regulatory Affairs Unit" w:date="2026-07-29T16:06:00Z">
                <w:r>
                  <w:t>Level of care requirements</w:t>
                </w:r>
              </w:ins>
            </w:sdtContent>
          </w:sdt>
        </w:p>
      </w:sdtContent>
    </w:sdt>
    <w:sdt>
      <w:sdtPr>
        <w:tag w:val="goog_rdk_9310"/>
        <w:id w:val="580858415"/>
      </w:sdtPr>
      <w:sdtContent>
        <w:p w14:paraId="000012DF" w14:textId="77777777" w:rsidR="00CF3663" w:rsidRDefault="00000000">
          <w:pPr>
            <w:numPr>
              <w:ilvl w:val="1"/>
              <w:numId w:val="47"/>
            </w:numPr>
            <w:tabs>
              <w:tab w:val="left" w:pos="720"/>
              <w:tab w:val="left" w:pos="1440"/>
              <w:tab w:val="left" w:pos="2160"/>
            </w:tabs>
            <w:spacing w:before="240" w:after="240"/>
            <w:rPr>
              <w:ins w:id="9366" w:author="BHA Regulatory Affairs Unit" w:date="2026-07-29T16:06:00Z"/>
            </w:rPr>
          </w:pPr>
          <w:sdt>
            <w:sdtPr>
              <w:tag w:val="goog_rdk_9309"/>
              <w:id w:val="-1993335037"/>
            </w:sdtPr>
            <w:sdtContent>
              <w:ins w:id="9367" w:author="BHA Regulatory Affairs Unit" w:date="2026-07-29T16:06:00Z">
                <w:r>
                  <w:t>Personnel able to provide treatment for individuals on an IC include the following behavioral health professionals trained in mental health and/or substance use disorder identification and treatment and acting within their scope of practice:</w:t>
                </w:r>
              </w:ins>
            </w:sdtContent>
          </w:sdt>
        </w:p>
      </w:sdtContent>
    </w:sdt>
    <w:sdt>
      <w:sdtPr>
        <w:tag w:val="goog_rdk_9312"/>
        <w:id w:val="-1216630377"/>
      </w:sdtPr>
      <w:sdtContent>
        <w:p w14:paraId="000012E0" w14:textId="77777777" w:rsidR="00CF3663" w:rsidRDefault="00000000">
          <w:pPr>
            <w:numPr>
              <w:ilvl w:val="2"/>
              <w:numId w:val="47"/>
            </w:numPr>
            <w:tabs>
              <w:tab w:val="left" w:pos="720"/>
              <w:tab w:val="left" w:pos="1440"/>
              <w:tab w:val="left" w:pos="2160"/>
            </w:tabs>
            <w:spacing w:before="240" w:after="240"/>
            <w:rPr>
              <w:ins w:id="9368" w:author="BHA Regulatory Affairs Unit" w:date="2026-07-29T16:06:00Z"/>
            </w:rPr>
          </w:pPr>
          <w:sdt>
            <w:sdtPr>
              <w:tag w:val="goog_rdk_9311"/>
              <w:id w:val="1572011598"/>
            </w:sdtPr>
            <w:sdtContent>
              <w:ins w:id="9369" w:author="BHA Regulatory Affairs Unit" w:date="2026-07-29T16:06:00Z">
                <w:r>
                  <w:t>Authorized practitioners;</w:t>
                </w:r>
              </w:ins>
            </w:sdtContent>
          </w:sdt>
        </w:p>
      </w:sdtContent>
    </w:sdt>
    <w:sdt>
      <w:sdtPr>
        <w:tag w:val="goog_rdk_9314"/>
        <w:id w:val="1966517695"/>
      </w:sdtPr>
      <w:sdtContent>
        <w:p w14:paraId="000012E1" w14:textId="77777777" w:rsidR="00CF3663" w:rsidRDefault="00000000">
          <w:pPr>
            <w:numPr>
              <w:ilvl w:val="2"/>
              <w:numId w:val="47"/>
            </w:numPr>
            <w:tabs>
              <w:tab w:val="left" w:pos="720"/>
              <w:tab w:val="left" w:pos="1440"/>
              <w:tab w:val="left" w:pos="2160"/>
            </w:tabs>
            <w:spacing w:before="240" w:after="240"/>
            <w:rPr>
              <w:ins w:id="9370" w:author="BHA Regulatory Affairs Unit" w:date="2026-07-29T16:06:00Z"/>
            </w:rPr>
          </w:pPr>
          <w:sdt>
            <w:sdtPr>
              <w:tag w:val="goog_rdk_9313"/>
              <w:id w:val="1316409375"/>
            </w:sdtPr>
            <w:sdtContent>
              <w:ins w:id="9371" w:author="BHA Regulatory Affairs Unit" w:date="2026-07-29T16:06:00Z">
                <w:r>
                  <w:t>Licensees;</w:t>
                </w:r>
              </w:ins>
            </w:sdtContent>
          </w:sdt>
        </w:p>
      </w:sdtContent>
    </w:sdt>
    <w:sdt>
      <w:sdtPr>
        <w:tag w:val="goog_rdk_9316"/>
        <w:id w:val="303220158"/>
      </w:sdtPr>
      <w:sdtContent>
        <w:p w14:paraId="000012E2" w14:textId="77777777" w:rsidR="00CF3663" w:rsidRDefault="00000000">
          <w:pPr>
            <w:numPr>
              <w:ilvl w:val="2"/>
              <w:numId w:val="47"/>
            </w:numPr>
            <w:tabs>
              <w:tab w:val="left" w:pos="720"/>
              <w:tab w:val="left" w:pos="1440"/>
              <w:tab w:val="left" w:pos="2160"/>
            </w:tabs>
            <w:spacing w:before="240" w:after="240"/>
            <w:rPr>
              <w:ins w:id="9372" w:author="BHA Regulatory Affairs Unit" w:date="2026-07-29T16:06:00Z"/>
            </w:rPr>
          </w:pPr>
          <w:sdt>
            <w:sdtPr>
              <w:tag w:val="goog_rdk_9315"/>
              <w:id w:val="16329958"/>
            </w:sdtPr>
            <w:sdtContent>
              <w:ins w:id="9373" w:author="BHA Regulatory Affairs Unit" w:date="2026-07-29T16:06:00Z">
                <w:r>
                  <w:t>Certified Addiction Specialists (CAS); and</w:t>
                </w:r>
              </w:ins>
            </w:sdtContent>
          </w:sdt>
        </w:p>
      </w:sdtContent>
    </w:sdt>
    <w:sdt>
      <w:sdtPr>
        <w:tag w:val="goog_rdk_9318"/>
        <w:id w:val="-1757209983"/>
      </w:sdtPr>
      <w:sdtContent>
        <w:p w14:paraId="000012E3" w14:textId="77777777" w:rsidR="00CF3663" w:rsidRDefault="00000000">
          <w:pPr>
            <w:numPr>
              <w:ilvl w:val="2"/>
              <w:numId w:val="47"/>
            </w:numPr>
            <w:tabs>
              <w:tab w:val="left" w:pos="720"/>
              <w:tab w:val="left" w:pos="1440"/>
              <w:tab w:val="left" w:pos="2160"/>
            </w:tabs>
            <w:spacing w:before="240" w:after="240"/>
            <w:rPr>
              <w:ins w:id="9374" w:author="BHA Regulatory Affairs Unit" w:date="2026-07-29T16:06:00Z"/>
            </w:rPr>
          </w:pPr>
          <w:sdt>
            <w:sdtPr>
              <w:tag w:val="goog_rdk_9317"/>
              <w:id w:val="-255266722"/>
            </w:sdtPr>
            <w:sdtContent>
              <w:ins w:id="9375" w:author="BHA Regulatory Affairs Unit" w:date="2026-07-29T16:06:00Z">
                <w:r>
                  <w:t>Candidates.</w:t>
                </w:r>
              </w:ins>
            </w:sdtContent>
          </w:sdt>
        </w:p>
      </w:sdtContent>
    </w:sdt>
    <w:sdt>
      <w:sdtPr>
        <w:tag w:val="goog_rdk_9320"/>
        <w:id w:val="-1022470444"/>
      </w:sdtPr>
      <w:sdtContent>
        <w:p w14:paraId="000012E4" w14:textId="77777777" w:rsidR="00CF3663" w:rsidRDefault="00000000">
          <w:pPr>
            <w:numPr>
              <w:ilvl w:val="0"/>
              <w:numId w:val="47"/>
            </w:numPr>
            <w:tabs>
              <w:tab w:val="left" w:pos="720"/>
              <w:tab w:val="left" w:pos="1440"/>
              <w:tab w:val="left" w:pos="2160"/>
            </w:tabs>
            <w:spacing w:before="240" w:after="240"/>
            <w:rPr>
              <w:ins w:id="9376" w:author="BHA Regulatory Affairs Unit" w:date="2026-07-29T16:06:00Z"/>
            </w:rPr>
          </w:pPr>
          <w:sdt>
            <w:sdtPr>
              <w:tag w:val="goog_rdk_9319"/>
              <w:id w:val="460371813"/>
            </w:sdtPr>
            <w:sdtContent>
              <w:ins w:id="9377" w:author="BHA Regulatory Affairs Unit" w:date="2026-07-29T16:06:00Z">
                <w:r>
                  <w:t>Training</w:t>
                </w:r>
              </w:ins>
            </w:sdtContent>
          </w:sdt>
        </w:p>
      </w:sdtContent>
    </w:sdt>
    <w:sdt>
      <w:sdtPr>
        <w:tag w:val="goog_rdk_9322"/>
        <w:id w:val="-1056333872"/>
      </w:sdtPr>
      <w:sdtContent>
        <w:p w14:paraId="000012E5" w14:textId="77777777" w:rsidR="00CF3663" w:rsidRDefault="00000000">
          <w:pPr>
            <w:numPr>
              <w:ilvl w:val="1"/>
              <w:numId w:val="47"/>
            </w:numPr>
            <w:tabs>
              <w:tab w:val="left" w:pos="720"/>
              <w:tab w:val="left" w:pos="1440"/>
              <w:tab w:val="left" w:pos="2160"/>
            </w:tabs>
            <w:spacing w:before="240" w:after="240"/>
            <w:rPr>
              <w:ins w:id="9378" w:author="BHA Regulatory Affairs Unit" w:date="2026-07-29T16:06:00Z"/>
            </w:rPr>
          </w:pPr>
          <w:sdt>
            <w:sdtPr>
              <w:tag w:val="goog_rdk_9321"/>
              <w:id w:val="423743520"/>
            </w:sdtPr>
            <w:sdtContent>
              <w:ins w:id="9379" w:author="BHA Regulatory Affairs Unit" w:date="2026-07-29T16:06:00Z">
                <w:r>
                  <w:t>Personnel providing treatment to individuals on an IC must complete at least fourteen (14) hours of training in interviewing techniques related to engaging individuals in treatment.</w:t>
                </w:r>
              </w:ins>
            </w:sdtContent>
          </w:sdt>
        </w:p>
      </w:sdtContent>
    </w:sdt>
    <w:sdt>
      <w:sdtPr>
        <w:tag w:val="goog_rdk_9324"/>
        <w:id w:val="-1830603129"/>
      </w:sdtPr>
      <w:sdtContent>
        <w:p w14:paraId="000012E6" w14:textId="77777777" w:rsidR="00CF3663" w:rsidRDefault="00000000">
          <w:pPr>
            <w:numPr>
              <w:ilvl w:val="2"/>
              <w:numId w:val="47"/>
            </w:numPr>
            <w:tabs>
              <w:tab w:val="left" w:pos="720"/>
              <w:tab w:val="left" w:pos="1440"/>
              <w:tab w:val="left" w:pos="2160"/>
            </w:tabs>
            <w:spacing w:before="240" w:after="240"/>
            <w:rPr>
              <w:ins w:id="9380" w:author="BHA Regulatory Affairs Unit" w:date="2026-07-29T16:06:00Z"/>
            </w:rPr>
          </w:pPr>
          <w:sdt>
            <w:sdtPr>
              <w:tag w:val="goog_rdk_9323"/>
              <w:id w:val="-1013923276"/>
            </w:sdtPr>
            <w:sdtContent>
              <w:ins w:id="9381" w:author="BHA Regulatory Affairs Unit" w:date="2026-07-29T16:06:00Z">
                <w:r>
                  <w:t>Documentation of completion must be maintained in the personnel file.</w:t>
                </w:r>
              </w:ins>
            </w:sdtContent>
          </w:sdt>
        </w:p>
      </w:sdtContent>
    </w:sdt>
    <w:sdt>
      <w:sdtPr>
        <w:tag w:val="goog_rdk_9326"/>
        <w:id w:val="-251838115"/>
      </w:sdtPr>
      <w:sdtContent>
        <w:p w14:paraId="000012E7" w14:textId="77777777" w:rsidR="00CF3663" w:rsidRDefault="00000000">
          <w:pPr>
            <w:keepNext/>
            <w:spacing w:before="240" w:after="60"/>
            <w:ind w:firstLine="0"/>
            <w:rPr>
              <w:ins w:id="9382" w:author="BHA Regulatory Affairs Unit" w:date="2026-07-29T16:06:00Z"/>
              <w:b/>
              <w:bCs/>
            </w:rPr>
          </w:pPr>
          <w:sdt>
            <w:sdtPr>
              <w:tag w:val="goog_rdk_9325"/>
              <w:id w:val="-1106899002"/>
            </w:sdtPr>
            <w:sdtContent>
              <w:ins w:id="9383" w:author="BHA Regulatory Affairs Unit" w:date="2026-07-29T16:06:00Z">
                <w:r>
                  <w:rPr>
                    <w:b/>
                    <w:bCs/>
                  </w:rPr>
                  <w:t>7.3.4</w:t>
                </w:r>
                <w:r>
                  <w:rPr>
                    <w:b/>
                    <w:bCs/>
                  </w:rPr>
                  <w:tab/>
                  <w:t>Documentation and Timeliness (IC)</w:t>
                </w:r>
              </w:ins>
            </w:sdtContent>
          </w:sdt>
        </w:p>
      </w:sdtContent>
    </w:sdt>
    <w:sdt>
      <w:sdtPr>
        <w:tag w:val="goog_rdk_9328"/>
        <w:id w:val="-1704585184"/>
      </w:sdtPr>
      <w:sdtContent>
        <w:p w14:paraId="000012E8" w14:textId="77777777" w:rsidR="00CF3663" w:rsidRDefault="00000000">
          <w:pPr>
            <w:numPr>
              <w:ilvl w:val="0"/>
              <w:numId w:val="48"/>
            </w:numPr>
            <w:tabs>
              <w:tab w:val="left" w:pos="720"/>
              <w:tab w:val="left" w:pos="1440"/>
            </w:tabs>
            <w:spacing w:before="240"/>
            <w:rPr>
              <w:ins w:id="9384" w:author="BHA Regulatory Affairs Unit" w:date="2026-07-29T16:06:00Z"/>
            </w:rPr>
          </w:pPr>
          <w:sdt>
            <w:sdtPr>
              <w:tag w:val="goog_rdk_9327"/>
              <w:id w:val="1180011339"/>
            </w:sdtPr>
            <w:sdtContent>
              <w:ins w:id="9385" w:author="BHA Regulatory Affairs Unit" w:date="2026-07-29T16:06:00Z">
                <w:r>
                  <w:t>Documentation and reporting requirements are subject to formal affiliation and consent standards detailed in Part 7.3.1.C of this Chapter 7.</w:t>
                </w:r>
              </w:ins>
            </w:sdtContent>
          </w:sdt>
        </w:p>
      </w:sdtContent>
    </w:sdt>
    <w:sdt>
      <w:sdtPr>
        <w:tag w:val="goog_rdk_9330"/>
        <w:id w:val="622554783"/>
      </w:sdtPr>
      <w:sdtContent>
        <w:p w14:paraId="000012E9" w14:textId="77777777" w:rsidR="00CF3663" w:rsidRDefault="00000000">
          <w:pPr>
            <w:numPr>
              <w:ilvl w:val="0"/>
              <w:numId w:val="48"/>
            </w:numPr>
            <w:tabs>
              <w:tab w:val="left" w:pos="720"/>
              <w:tab w:val="left" w:pos="1440"/>
              <w:tab w:val="left" w:pos="2160"/>
            </w:tabs>
            <w:spacing w:before="240" w:after="240"/>
            <w:rPr>
              <w:ins w:id="9386" w:author="BHA Regulatory Affairs Unit" w:date="2026-07-29T16:06:00Z"/>
            </w:rPr>
          </w:pPr>
          <w:sdt>
            <w:sdtPr>
              <w:tag w:val="goog_rdk_9329"/>
              <w:id w:val="1438291466"/>
            </w:sdtPr>
            <w:sdtContent>
              <w:ins w:id="9387" w:author="BHA Regulatory Affairs Unit" w:date="2026-07-29T16:06:00Z">
                <w:r>
                  <w:t>Monthly treatment status reports must be completed and submitted by personnel listed in Part 7.3.3.A.1 of this Chapter 7.</w:t>
                </w:r>
              </w:ins>
            </w:sdtContent>
          </w:sdt>
        </w:p>
      </w:sdtContent>
    </w:sdt>
    <w:sdt>
      <w:sdtPr>
        <w:tag w:val="goog_rdk_9332"/>
        <w:id w:val="-846231635"/>
      </w:sdtPr>
      <w:sdtContent>
        <w:p w14:paraId="000012EA" w14:textId="77777777" w:rsidR="00CF3663" w:rsidRDefault="00000000">
          <w:pPr>
            <w:numPr>
              <w:ilvl w:val="0"/>
              <w:numId w:val="48"/>
            </w:numPr>
            <w:tabs>
              <w:tab w:val="left" w:pos="720"/>
              <w:tab w:val="left" w:pos="1440"/>
              <w:tab w:val="left" w:pos="2160"/>
            </w:tabs>
            <w:spacing w:before="240" w:after="240"/>
            <w:rPr>
              <w:ins w:id="9388" w:author="BHA Regulatory Affairs Unit" w:date="2026-07-29T16:06:00Z"/>
            </w:rPr>
          </w:pPr>
          <w:sdt>
            <w:sdtPr>
              <w:tag w:val="goog_rdk_9331"/>
              <w:id w:val="1615695607"/>
            </w:sdtPr>
            <w:sdtContent>
              <w:ins w:id="9389" w:author="BHA Regulatory Affairs Unit" w:date="2026-07-29T16:06:00Z">
                <w:r>
                  <w:t>In addition to critical incident reporting requirements set forth in Part 1.14 of these Rules, critical incident reports involving an individual on an IC must be reported to BHA or through a BHASO, based on the standards detailed in Part 7.3.1.C of this Chapter 7.</w:t>
                </w:r>
              </w:ins>
            </w:sdtContent>
          </w:sdt>
        </w:p>
      </w:sdtContent>
    </w:sdt>
    <w:sdt>
      <w:sdtPr>
        <w:tag w:val="goog_rdk_9334"/>
        <w:id w:val="1954358286"/>
      </w:sdtPr>
      <w:sdtContent>
        <w:p w14:paraId="000012EB" w14:textId="77777777" w:rsidR="00CF3663" w:rsidRDefault="00000000">
          <w:pPr>
            <w:numPr>
              <w:ilvl w:val="0"/>
              <w:numId w:val="48"/>
            </w:numPr>
            <w:tabs>
              <w:tab w:val="left" w:pos="720"/>
              <w:tab w:val="left" w:pos="1440"/>
              <w:tab w:val="left" w:pos="2160"/>
            </w:tabs>
            <w:spacing w:before="240" w:after="240"/>
            <w:rPr>
              <w:ins w:id="9390" w:author="BHA Regulatory Affairs Unit" w:date="2026-07-29T16:06:00Z"/>
            </w:rPr>
          </w:pPr>
          <w:sdt>
            <w:sdtPr>
              <w:tag w:val="goog_rdk_9333"/>
              <w:id w:val="-637045557"/>
            </w:sdtPr>
            <w:sdtContent>
              <w:ins w:id="9391" w:author="BHA Regulatory Affairs Unit" w:date="2026-07-29T16:06:00Z">
                <w:r>
                  <w:t>A discharge summary, as defined in Part 1.2.1 of these Rules, must be completed at the conclusion of the individual’s IC services. This discharge summary must be:</w:t>
                </w:r>
              </w:ins>
            </w:sdtContent>
          </w:sdt>
        </w:p>
      </w:sdtContent>
    </w:sdt>
    <w:sdt>
      <w:sdtPr>
        <w:tag w:val="goog_rdk_9336"/>
        <w:id w:val="1493819689"/>
      </w:sdtPr>
      <w:sdtContent>
        <w:p w14:paraId="000012EC" w14:textId="77777777" w:rsidR="00CF3663" w:rsidRDefault="00000000">
          <w:pPr>
            <w:numPr>
              <w:ilvl w:val="1"/>
              <w:numId w:val="48"/>
            </w:numPr>
            <w:tabs>
              <w:tab w:val="left" w:pos="720"/>
              <w:tab w:val="left" w:pos="1440"/>
              <w:tab w:val="left" w:pos="2160"/>
            </w:tabs>
            <w:spacing w:before="240" w:after="240"/>
            <w:rPr>
              <w:ins w:id="9392" w:author="BHA Regulatory Affairs Unit" w:date="2026-07-29T16:06:00Z"/>
            </w:rPr>
          </w:pPr>
          <w:sdt>
            <w:sdtPr>
              <w:tag w:val="goog_rdk_9335"/>
              <w:id w:val="1374496310"/>
            </w:sdtPr>
            <w:sdtContent>
              <w:ins w:id="9393" w:author="BHA Regulatory Affairs Unit" w:date="2026-07-29T16:06:00Z">
                <w:r>
                  <w:t>Submitted to BHA and/or the BHASO in accordance with state and federal confidentiality laws and regulations; and</w:t>
                </w:r>
              </w:ins>
            </w:sdtContent>
          </w:sdt>
        </w:p>
      </w:sdtContent>
    </w:sdt>
    <w:sdt>
      <w:sdtPr>
        <w:tag w:val="goog_rdk_9338"/>
        <w:id w:val="-942929164"/>
      </w:sdtPr>
      <w:sdtContent>
        <w:p w14:paraId="000012ED" w14:textId="77777777" w:rsidR="00CF3663" w:rsidRDefault="00000000">
          <w:pPr>
            <w:numPr>
              <w:ilvl w:val="1"/>
              <w:numId w:val="48"/>
            </w:numPr>
            <w:tabs>
              <w:tab w:val="left" w:pos="720"/>
              <w:tab w:val="left" w:pos="1440"/>
              <w:tab w:val="left" w:pos="2160"/>
            </w:tabs>
            <w:spacing w:before="240" w:after="240"/>
            <w:rPr>
              <w:ins w:id="9394" w:author="BHA Regulatory Affairs Unit" w:date="2026-07-29T16:06:00Z"/>
            </w:rPr>
          </w:pPr>
          <w:sdt>
            <w:sdtPr>
              <w:tag w:val="goog_rdk_9337"/>
              <w:id w:val="989292383"/>
            </w:sdtPr>
            <w:sdtContent>
              <w:ins w:id="9395" w:author="BHA Regulatory Affairs Unit" w:date="2026-07-29T16:06:00Z">
                <w:r>
                  <w:t>Maintained in an individual’s record.</w:t>
                </w:r>
              </w:ins>
            </w:sdtContent>
          </w:sdt>
        </w:p>
      </w:sdtContent>
    </w:sdt>
    <w:sdt>
      <w:sdtPr>
        <w:tag w:val="goog_rdk_9340"/>
        <w:id w:val="-2036509861"/>
      </w:sdtPr>
      <w:sdtContent>
        <w:p w14:paraId="000012EE" w14:textId="77777777" w:rsidR="00CF3663" w:rsidRDefault="00000000">
          <w:pPr>
            <w:numPr>
              <w:ilvl w:val="0"/>
              <w:numId w:val="48"/>
            </w:numPr>
            <w:tabs>
              <w:tab w:val="left" w:pos="720"/>
              <w:tab w:val="left" w:pos="1440"/>
              <w:tab w:val="left" w:pos="2160"/>
            </w:tabs>
            <w:spacing w:before="240" w:after="240"/>
            <w:rPr>
              <w:ins w:id="9396" w:author="BHA Regulatory Affairs Unit" w:date="2026-07-29T16:06:00Z"/>
            </w:rPr>
          </w:pPr>
          <w:sdt>
            <w:sdtPr>
              <w:tag w:val="goog_rdk_9339"/>
              <w:id w:val="1599336677"/>
            </w:sdtPr>
            <w:sdtContent>
              <w:ins w:id="9397" w:author="BHA Regulatory Affairs Unit" w:date="2026-07-29T16:06:00Z">
                <w:r>
                  <w:t>Information shall be reported to BHA or through a BHASO, based on the standards as detailed in Part 7.3.1.C of this Chapter 7. This includes, but is not limited to:</w:t>
                </w:r>
              </w:ins>
            </w:sdtContent>
          </w:sdt>
        </w:p>
      </w:sdtContent>
    </w:sdt>
    <w:sdt>
      <w:sdtPr>
        <w:tag w:val="goog_rdk_9342"/>
        <w:id w:val="-672185911"/>
      </w:sdtPr>
      <w:sdtContent>
        <w:p w14:paraId="000012EF" w14:textId="77777777" w:rsidR="00CF3663" w:rsidRDefault="00000000">
          <w:pPr>
            <w:numPr>
              <w:ilvl w:val="1"/>
              <w:numId w:val="48"/>
            </w:numPr>
            <w:tabs>
              <w:tab w:val="left" w:pos="720"/>
              <w:tab w:val="left" w:pos="1440"/>
              <w:tab w:val="left" w:pos="2160"/>
            </w:tabs>
            <w:spacing w:before="240" w:after="240"/>
            <w:rPr>
              <w:ins w:id="9398" w:author="BHA Regulatory Affairs Unit" w:date="2026-07-29T16:06:00Z"/>
            </w:rPr>
          </w:pPr>
          <w:sdt>
            <w:sdtPr>
              <w:tag w:val="goog_rdk_9341"/>
              <w:id w:val="1743050591"/>
            </w:sdtPr>
            <w:sdtContent>
              <w:ins w:id="9399" w:author="BHA Regulatory Affairs Unit" w:date="2026-07-29T16:06:00Z">
                <w:r>
                  <w:t>Non-compliance with program requirements shall be reported within three (3) business days;</w:t>
                </w:r>
              </w:ins>
            </w:sdtContent>
          </w:sdt>
        </w:p>
      </w:sdtContent>
    </w:sdt>
    <w:sdt>
      <w:sdtPr>
        <w:tag w:val="goog_rdk_9344"/>
        <w:id w:val="-1978647749"/>
      </w:sdtPr>
      <w:sdtContent>
        <w:p w14:paraId="000012F0" w14:textId="77777777" w:rsidR="00CF3663" w:rsidRDefault="00000000">
          <w:pPr>
            <w:numPr>
              <w:ilvl w:val="1"/>
              <w:numId w:val="48"/>
            </w:numPr>
            <w:tabs>
              <w:tab w:val="left" w:pos="720"/>
              <w:tab w:val="left" w:pos="1440"/>
              <w:tab w:val="left" w:pos="2160"/>
            </w:tabs>
            <w:spacing w:before="240" w:after="240"/>
            <w:rPr>
              <w:ins w:id="9400" w:author="BHA Regulatory Affairs Unit" w:date="2026-07-29T16:06:00Z"/>
            </w:rPr>
          </w:pPr>
          <w:sdt>
            <w:sdtPr>
              <w:tag w:val="goog_rdk_9343"/>
              <w:id w:val="562926072"/>
            </w:sdtPr>
            <w:sdtContent>
              <w:ins w:id="9401" w:author="BHA Regulatory Affairs Unit" w:date="2026-07-29T16:06:00Z">
                <w:r>
                  <w:t>Non-compliance with court orders shall be reported within twenty-four (24) hours;</w:t>
                </w:r>
              </w:ins>
            </w:sdtContent>
          </w:sdt>
        </w:p>
      </w:sdtContent>
    </w:sdt>
    <w:sdt>
      <w:sdtPr>
        <w:tag w:val="goog_rdk_9346"/>
        <w:id w:val="364101244"/>
      </w:sdtPr>
      <w:sdtContent>
        <w:p w14:paraId="000012F1" w14:textId="77777777" w:rsidR="00CF3663" w:rsidRDefault="00000000">
          <w:pPr>
            <w:numPr>
              <w:ilvl w:val="1"/>
              <w:numId w:val="48"/>
            </w:numPr>
            <w:tabs>
              <w:tab w:val="left" w:pos="720"/>
              <w:tab w:val="left" w:pos="1440"/>
              <w:tab w:val="left" w:pos="2160"/>
            </w:tabs>
            <w:spacing w:before="240" w:after="240"/>
            <w:rPr>
              <w:ins w:id="9402" w:author="BHA Regulatory Affairs Unit" w:date="2026-07-29T16:06:00Z"/>
            </w:rPr>
          </w:pPr>
          <w:sdt>
            <w:sdtPr>
              <w:tag w:val="goog_rdk_9345"/>
              <w:id w:val="1402049809"/>
            </w:sdtPr>
            <w:sdtContent>
              <w:ins w:id="9403" w:author="BHA Regulatory Affairs Unit" w:date="2026-07-29T16:06:00Z">
                <w:r>
                  <w:t>Failure to appear for admission to treatment shall be reported within twenty-four (24) hours;</w:t>
                </w:r>
              </w:ins>
            </w:sdtContent>
          </w:sdt>
        </w:p>
      </w:sdtContent>
    </w:sdt>
    <w:sdt>
      <w:sdtPr>
        <w:tag w:val="goog_rdk_9348"/>
        <w:id w:val="-1577032900"/>
      </w:sdtPr>
      <w:sdtContent>
        <w:p w14:paraId="000012F2" w14:textId="77777777" w:rsidR="00CF3663" w:rsidRDefault="00000000">
          <w:pPr>
            <w:numPr>
              <w:ilvl w:val="1"/>
              <w:numId w:val="48"/>
            </w:numPr>
            <w:tabs>
              <w:tab w:val="left" w:pos="720"/>
              <w:tab w:val="left" w:pos="1440"/>
              <w:tab w:val="left" w:pos="2160"/>
            </w:tabs>
            <w:spacing w:before="240" w:after="240"/>
            <w:rPr>
              <w:ins w:id="9404" w:author="BHA Regulatory Affairs Unit" w:date="2026-07-29T16:06:00Z"/>
            </w:rPr>
          </w:pPr>
          <w:sdt>
            <w:sdtPr>
              <w:tag w:val="goog_rdk_9347"/>
              <w:id w:val="-1830712626"/>
            </w:sdtPr>
            <w:sdtContent>
              <w:ins w:id="9405" w:author="BHA Regulatory Affairs Unit" w:date="2026-07-29T16:06:00Z">
                <w:r>
                  <w:t>Leaving treatment in violation of court orders shall be reported within twenty-four (24) hours; and</w:t>
                </w:r>
              </w:ins>
            </w:sdtContent>
          </w:sdt>
        </w:p>
      </w:sdtContent>
    </w:sdt>
    <w:sdt>
      <w:sdtPr>
        <w:tag w:val="goog_rdk_9350"/>
        <w:id w:val="1907388048"/>
      </w:sdtPr>
      <w:sdtContent>
        <w:p w14:paraId="000012F3" w14:textId="77777777" w:rsidR="00CF3663" w:rsidRDefault="00000000">
          <w:pPr>
            <w:numPr>
              <w:ilvl w:val="1"/>
              <w:numId w:val="48"/>
            </w:numPr>
            <w:tabs>
              <w:tab w:val="left" w:pos="720"/>
              <w:tab w:val="left" w:pos="1440"/>
              <w:tab w:val="left" w:pos="2160"/>
            </w:tabs>
            <w:spacing w:before="240" w:after="240"/>
            <w:rPr>
              <w:ins w:id="9406" w:author="BHA Regulatory Affairs Unit" w:date="2026-07-29T16:06:00Z"/>
            </w:rPr>
          </w:pPr>
          <w:sdt>
            <w:sdtPr>
              <w:tag w:val="goog_rdk_9349"/>
              <w:id w:val="-1170297737"/>
            </w:sdtPr>
            <w:sdtContent>
              <w:ins w:id="9407" w:author="BHA Regulatory Affairs Unit" w:date="2026-07-29T16:06:00Z">
                <w:r>
                  <w:t>Failure to return from passes shall be reported within twenty-four (24) hours.</w:t>
                </w:r>
              </w:ins>
            </w:sdtContent>
          </w:sdt>
        </w:p>
      </w:sdtContent>
    </w:sdt>
    <w:sdt>
      <w:sdtPr>
        <w:tag w:val="goog_rdk_9352"/>
        <w:id w:val="1926493259"/>
      </w:sdtPr>
      <w:sdtContent>
        <w:p w14:paraId="000012F4" w14:textId="77777777" w:rsidR="00CF3663" w:rsidRDefault="00000000">
          <w:pPr>
            <w:ind w:firstLine="0"/>
            <w:rPr>
              <w:ins w:id="9408" w:author="BHA Regulatory Affairs Unit" w:date="2026-07-29T16:06:00Z"/>
              <w:b/>
              <w:bCs/>
            </w:rPr>
          </w:pPr>
          <w:sdt>
            <w:sdtPr>
              <w:tag w:val="goog_rdk_9351"/>
              <w:id w:val="1094469510"/>
            </w:sdtPr>
            <w:sdtContent/>
          </w:sdt>
        </w:p>
      </w:sdtContent>
    </w:sdt>
    <w:p w14:paraId="000012F5" w14:textId="77777777" w:rsidR="00CF3663" w:rsidRDefault="00CF3663">
      <w:pPr>
        <w:ind w:firstLine="0"/>
        <w:rPr>
          <w:sz w:val="22"/>
          <w:szCs w:val="22"/>
        </w:rPr>
      </w:pPr>
    </w:p>
    <w:sectPr w:rsidR="00CF3663">
      <w:headerReference w:type="default" r:id="rId17"/>
      <w:footerReference w:type="default" r:id="rId18"/>
      <w:footerReference w:type="first" r:id="rId19"/>
      <w:pgSz w:w="12240" w:h="15840"/>
      <w:pgMar w:top="1440" w:right="1440" w:bottom="1440" w:left="1440" w:header="432" w:footer="432"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9" w:author="BHA Regulatory Affairs Unit" w:date="2026-05-01T06:48:00Z" w:initials="">
    <w:p w14:paraId="00001313"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Definitions were moved from Chapter 15 into this Part 1.2.</w:t>
      </w:r>
    </w:p>
  </w:comment>
  <w:comment w:id="1052" w:author="BHA Regulatory Affairs Unit" w:date="2026-04-29T11:09:00Z" w:initials="">
    <w:p w14:paraId="00001311"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2.18 of Chapter 2, Part 12.2 of Chapter 12, and Part 15.4.1 of Chapter 15.</w:t>
      </w:r>
    </w:p>
  </w:comment>
  <w:comment w:id="1333" w:author="BHA Regulatory Affairs Unit" w:date="2026-04-29T11:10:00Z" w:initials="">
    <w:p w14:paraId="0000131F"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2.19 of Chapter 2, Part 12.6.2 of Chapter 12, and Part 15.4.2 of Chapter 15.</w:t>
      </w:r>
    </w:p>
  </w:comment>
  <w:comment w:id="1356" w:author="BHA Regulatory Affairs Unit" w:date="2026-04-29T11:13:00Z" w:initials="">
    <w:p w14:paraId="00001340"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2.21 of Chapter 2, Part 12.6.4 of Chapter 12, and Part 15.5 of Chapter 15.</w:t>
      </w:r>
    </w:p>
  </w:comment>
  <w:comment w:id="1427" w:author="BHA Regulatory Affairs Unit" w:date="2026-04-29T11:14:00Z" w:initials="">
    <w:p w14:paraId="00001341"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2.22 of Chapter 2, Part 12.6.5 of Chapter 12, and Part 15.7 of Chapter 15.</w:t>
      </w:r>
    </w:p>
  </w:comment>
  <w:comment w:id="1500" w:author="BHA Regulatory Affairs Unit" w:date="2026-04-29T11:15:00Z" w:initials="">
    <w:p w14:paraId="0000131E"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2.23 of Chapter 2, Part 12.6.6 of Chapter 12, and Part 15.8 of Chapter 15.</w:t>
      </w:r>
    </w:p>
  </w:comment>
  <w:comment w:id="1611" w:author="BHA Regulatory Affairs Unit" w:date="2026-04-29T11:16:00Z" w:initials="">
    <w:p w14:paraId="00001335"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2.24 of Chapter 2, Part 12.7 of Chapter 12, and Parts 15.6.1, 15.6.2, and 15.6.3 of Chapter 15.</w:t>
      </w:r>
    </w:p>
  </w:comment>
  <w:comment w:id="1638" w:author="BHA Regulatory Affairs Unit" w:date="2026-05-01T06:58:00Z" w:initials="">
    <w:p w14:paraId="00001325"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15.4.3 of Chapter 15.</w:t>
      </w:r>
    </w:p>
  </w:comment>
  <w:comment w:id="1733" w:author="BHA Regulatory Affairs Unit" w:date="2026-04-29T13:17:00Z" w:initials="">
    <w:p w14:paraId="00001315"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2.25 of Chapter 2 and Part 15.6.4 of Chapter 15.</w:t>
      </w:r>
    </w:p>
  </w:comment>
  <w:comment w:id="1762" w:author="BHA Regulatory Affairs Unit" w:date="2026-04-29T13:18:00Z" w:initials="">
    <w:p w14:paraId="00001328"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2.20 of Chapter 2, Part 12.6.3 of Chapter 12, and Part 15.4.5 of Chapter 15.</w:t>
      </w:r>
    </w:p>
  </w:comment>
  <w:comment w:id="1779" w:author="BHA Regulatory Affairs Unit" w:date="2026-04-29T13:19:00Z" w:initials="">
    <w:p w14:paraId="00001334"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2.6 of Chapter 2 and Part 15.10.1 of Chapter 15.</w:t>
      </w:r>
    </w:p>
  </w:comment>
  <w:comment w:id="1846" w:author="BHA Regulatory Affairs Unit" w:date="2026-04-29T13:19:00Z" w:initials="">
    <w:p w14:paraId="00001307"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2.17 of Chapter 2.</w:t>
      </w:r>
    </w:p>
  </w:comment>
  <w:comment w:id="1885" w:author="BHA Regulatory Affairs Unit" w:date="2026-04-29T13:19:00Z" w:initials="">
    <w:p w14:paraId="0000132E"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2.8 of Chapter 2 and Part 15.14.2 of Chapter 15.</w:t>
      </w:r>
    </w:p>
  </w:comment>
  <w:comment w:id="1928" w:author="BHA Regulatory Affairs Unit" w:date="2026-04-29T13:20:00Z" w:initials="">
    <w:p w14:paraId="00001322"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2.16 of Chapter 2, Part 12.3.2 of Chapter 12, and Part 15.4.2 of Chapter 15.</w:t>
      </w:r>
    </w:p>
  </w:comment>
  <w:comment w:id="1997" w:author="BHA Regulatory Affairs Unit" w:date="2026-04-29T13:21:00Z" w:initials="">
    <w:p w14:paraId="00001339"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2.5 and 2.9 of Chapter 2, Chapter 3 for Peer Support Professional expectations, and Part 15.10.2 of Chapter 15.</w:t>
      </w:r>
    </w:p>
  </w:comment>
  <w:comment w:id="2404" w:author="BHA Regulatory Affairs Unit" w:date="2026-05-01T07:42:00Z" w:initials="">
    <w:p w14:paraId="00001320"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15.13.2 of Chapter 15.</w:t>
      </w:r>
    </w:p>
  </w:comment>
  <w:comment w:id="2433" w:author="BHA Regulatory Affairs Unit" w:date="2026-04-29T13:22:00Z" w:initials="">
    <w:p w14:paraId="00001316"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2.15 and Part 2.26 of Chapter 2, Chapter 6, and Part 15.12.2 of Chapter 15.</w:t>
      </w:r>
    </w:p>
  </w:comment>
  <w:comment w:id="2602" w:author="BHA Regulatory Affairs Unit" w:date="2026-04-29T15:02:00Z" w:initials="">
    <w:p w14:paraId="0000133A"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15.12.2 of Chapter 15.</w:t>
      </w:r>
    </w:p>
  </w:comment>
  <w:comment w:id="2717" w:author="BHA Regulatory Affairs Unit" w:date="2026-04-29T13:23:00Z" w:initials="">
    <w:p w14:paraId="0000133B"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2.10, Part 2.11, Part 2.12, Part 2.13 of Chapter 2, Chapter 6, and Part 15.11.1, Part 15.11.4, Part 15.11.5, and Part 15.11.7 of Chapter 15.</w:t>
      </w:r>
    </w:p>
  </w:comment>
  <w:comment w:id="3354" w:author="BHA Regulatory Affairs Unit" w:date="2026-04-29T13:23:00Z" w:initials="">
    <w:p w14:paraId="00001310"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2.7and Part 2.14 of Chapter 2, and Part 15.11.3 and Part 15.18 of Chapter 15.</w:t>
      </w:r>
    </w:p>
  </w:comment>
  <w:comment w:id="3898" w:author="BHA Regulatory Affairs Unit" w:date="2026-04-29T13:32:00Z" w:initials="">
    <w:p w14:paraId="0000133F"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 of Chapter 2.</w:t>
      </w:r>
    </w:p>
  </w:comment>
  <w:comment w:id="3925" w:author="BHA Regulatory Affairs Unit" w:date="2026-04-29T13:33:00Z" w:initials="">
    <w:p w14:paraId="00001327"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2.3 of Chapter 2.</w:t>
      </w:r>
    </w:p>
  </w:comment>
  <w:comment w:id="3952" w:author="BHA Regulatory Affairs Unit" w:date="2026-04-29T13:36:00Z" w:initials="">
    <w:p w14:paraId="00001336"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2.4 of Chapter 2.</w:t>
      </w:r>
    </w:p>
  </w:comment>
  <w:comment w:id="4211" w:author="BHA Regulatory Affairs Unit" w:date="2026-04-29T13:45:00Z" w:initials="">
    <w:p w14:paraId="0000133C"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language was moved and was originally found in Part 2.27 of Chapter 2.</w:t>
      </w:r>
    </w:p>
  </w:comment>
  <w:comment w:id="4329" w:author="BHA Regulatory Affairs Unit" w:date="2026-06-09T04:23:00Z" w:initials="">
    <w:p w14:paraId="00001331"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a brand new level of care to our behavioral health system. It will claim the “ASAM Level 1.0” terminology from current outpatient treatment.</w:t>
      </w:r>
    </w:p>
  </w:comment>
  <w:comment w:id="4387" w:author="BHA Regulatory Affairs Unit" w:date="2026-06-09T04:51:00Z" w:initials="">
    <w:p w14:paraId="00001330"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Part 4.3.3.D of current volume</w:t>
      </w:r>
    </w:p>
  </w:comment>
  <w:comment w:id="4582" w:author="BHA Regulatory Affairs Unit" w:date="2026-06-09T05:00:00Z" w:initials="">
    <w:p w14:paraId="00001321"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Part 4.3.4 of current volume</w:t>
      </w:r>
    </w:p>
  </w:comment>
  <w:comment w:id="4612" w:author="BHA Regulatory Affairs Unit" w:date="2026-07-22T14:38:00Z" w:initials="">
    <w:p w14:paraId="00001314"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4.3 of the current Provider Rule. Outpatient Treatment will be renumbered to “ASAM Level 1.5-type” services.</w:t>
      </w:r>
    </w:p>
  </w:comment>
  <w:comment w:id="4679" w:author="BHA Regulatory Affairs Unit" w:date="2026-06-09T04:52:00Z" w:initials="">
    <w:p w14:paraId="00001312"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Part 4.3.3.D of current volume</w:t>
      </w:r>
    </w:p>
  </w:comment>
  <w:comment w:id="4846" w:author="BHA Regulatory Affairs Unit" w:date="2026-06-09T04:54:00Z" w:initials="">
    <w:p w14:paraId="0000132D"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Drafter’s note: Part 4.3.4.G of current volume</w:t>
      </w:r>
    </w:p>
  </w:comment>
  <w:comment w:id="4866" w:author="BHA Regulatory Affairs Unit" w:date="2026-07-22T14:39:00Z" w:initials="">
    <w:p w14:paraId="00001309"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4.4 in current Provider Rule. Minimal changes were made to this Part, as edits may better align with future rule packet focused on children and transition-aged youth.</w:t>
      </w:r>
    </w:p>
  </w:comment>
  <w:comment w:id="4922" w:author="BHA Regulatory Affairs Unit" w:date="2026-06-09T11:55:00Z" w:initials="">
    <w:p w14:paraId="0000130A"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 xml:space="preserve">Drafter’s Note: This level of care is mostly new to the treatment continuum. It includes current state capabilities of ASAM Level 1-WM providers, plus additional standards.   </w:t>
      </w:r>
    </w:p>
    <w:p w14:paraId="0000130B" w14:textId="77777777" w:rsidR="00CF3663" w:rsidRDefault="00CF3663">
      <w:pPr>
        <w:widowControl w:val="0"/>
        <w:pBdr>
          <w:top w:val="nil"/>
          <w:left w:val="nil"/>
          <w:bottom w:val="nil"/>
          <w:right w:val="nil"/>
          <w:between w:val="nil"/>
        </w:pBdr>
        <w:ind w:firstLine="0"/>
        <w:rPr>
          <w:color w:val="000000"/>
          <w:sz w:val="22"/>
          <w:szCs w:val="22"/>
        </w:rPr>
      </w:pPr>
    </w:p>
    <w:p w14:paraId="0000130C" w14:textId="77777777" w:rsidR="00CF3663" w:rsidRDefault="00000000">
      <w:pPr>
        <w:widowControl w:val="0"/>
        <w:pBdr>
          <w:top w:val="nil"/>
          <w:left w:val="nil"/>
          <w:bottom w:val="nil"/>
          <w:right w:val="nil"/>
          <w:between w:val="nil"/>
        </w:pBdr>
        <w:ind w:firstLine="0"/>
        <w:rPr>
          <w:color w:val="000000"/>
          <w:sz w:val="22"/>
          <w:szCs w:val="22"/>
        </w:rPr>
      </w:pPr>
      <w:r>
        <w:rPr>
          <w:color w:val="000000"/>
          <w:sz w:val="22"/>
          <w:szCs w:val="22"/>
        </w:rPr>
        <w:t xml:space="preserve">This becomes the main level of care for Opioid Treatment Program (OTP) services. </w:t>
      </w:r>
    </w:p>
    <w:p w14:paraId="0000130D" w14:textId="77777777" w:rsidR="00CF3663" w:rsidRDefault="00CF3663">
      <w:pPr>
        <w:widowControl w:val="0"/>
        <w:pBdr>
          <w:top w:val="nil"/>
          <w:left w:val="nil"/>
          <w:bottom w:val="nil"/>
          <w:right w:val="nil"/>
          <w:between w:val="nil"/>
        </w:pBdr>
        <w:ind w:firstLine="0"/>
        <w:rPr>
          <w:color w:val="000000"/>
          <w:sz w:val="22"/>
          <w:szCs w:val="22"/>
        </w:rPr>
      </w:pPr>
    </w:p>
    <w:p w14:paraId="0000130E" w14:textId="77777777" w:rsidR="00CF3663" w:rsidRDefault="00000000">
      <w:pPr>
        <w:widowControl w:val="0"/>
        <w:pBdr>
          <w:top w:val="nil"/>
          <w:left w:val="nil"/>
          <w:bottom w:val="nil"/>
          <w:right w:val="nil"/>
          <w:between w:val="nil"/>
        </w:pBdr>
        <w:ind w:firstLine="0"/>
        <w:rPr>
          <w:color w:val="000000"/>
          <w:sz w:val="22"/>
          <w:szCs w:val="22"/>
        </w:rPr>
      </w:pPr>
      <w:r>
        <w:rPr>
          <w:color w:val="000000"/>
          <w:sz w:val="22"/>
          <w:szCs w:val="22"/>
        </w:rPr>
        <w:t>Level 1-WM is found in Part 4.5 of current Provider Rule. OTP standards are found in Part 13.5 of current Provider Rule.</w:t>
      </w:r>
    </w:p>
  </w:comment>
  <w:comment w:id="5314" w:author="BHA Regulatory Affairs Unit" w:date="2026-07-22T14:46:00Z" w:initials="">
    <w:p w14:paraId="0000130F"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4.6 of the current Provider Rule.</w:t>
      </w:r>
    </w:p>
  </w:comment>
  <w:comment w:id="5509" w:author="BHA Regulatory Affairs Unit" w:date="2026-07-22T14:47:00Z" w:initials="">
    <w:p w14:paraId="00001308"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4.7 of the current Provider Rule. The term “High-Intensity Outpatient” has been added to the section to align with ASAM.</w:t>
      </w:r>
    </w:p>
  </w:comment>
  <w:comment w:id="5705" w:author="BHA Regulatory Affairs Unit" w:date="2026-06-09T11:53:00Z" w:initials="">
    <w:p w14:paraId="00001318"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level of care is mostly new to the treatment continuum. It includes current state capabilities of ASAM Level 2-WM providers, with additional standards. It requires a CSL, with a distinction between OTP-involved services and non-OTP services.</w:t>
      </w:r>
    </w:p>
    <w:p w14:paraId="00001319" w14:textId="77777777" w:rsidR="00CF3663" w:rsidRDefault="00CF3663">
      <w:pPr>
        <w:widowControl w:val="0"/>
        <w:pBdr>
          <w:top w:val="nil"/>
          <w:left w:val="nil"/>
          <w:bottom w:val="nil"/>
          <w:right w:val="nil"/>
          <w:between w:val="nil"/>
        </w:pBdr>
        <w:ind w:firstLine="0"/>
        <w:rPr>
          <w:color w:val="000000"/>
          <w:sz w:val="22"/>
          <w:szCs w:val="22"/>
        </w:rPr>
      </w:pPr>
    </w:p>
    <w:p w14:paraId="0000131A" w14:textId="77777777" w:rsidR="00CF3663" w:rsidRDefault="00000000">
      <w:pPr>
        <w:widowControl w:val="0"/>
        <w:pBdr>
          <w:top w:val="nil"/>
          <w:left w:val="nil"/>
          <w:bottom w:val="nil"/>
          <w:right w:val="nil"/>
          <w:between w:val="nil"/>
        </w:pBdr>
        <w:ind w:firstLine="0"/>
        <w:rPr>
          <w:color w:val="000000"/>
          <w:sz w:val="22"/>
          <w:szCs w:val="22"/>
        </w:rPr>
      </w:pPr>
      <w:r>
        <w:rPr>
          <w:color w:val="000000"/>
          <w:sz w:val="22"/>
          <w:szCs w:val="22"/>
        </w:rPr>
        <w:t>Level 2-WM services are found in Part 4.8 of the current Provider Rule. CSL standards are found in Chapter 13 of the current Provider Rule.</w:t>
      </w:r>
    </w:p>
  </w:comment>
  <w:comment w:id="6104" w:author="BHA Regulatory Affairs Unit" w:date="2026-07-22T17:14:00Z" w:initials="">
    <w:p w14:paraId="00001329"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 5.1 Authority and Applicability.  This new proposed version incorporates the updated structure of the new residential levels of care continuum.</w:t>
      </w:r>
    </w:p>
  </w:comment>
  <w:comment w:id="6140" w:author="BHA Regulatory Affairs Unit" w:date="2026-07-22T17:00:00Z" w:initials="">
    <w:p w14:paraId="00001338"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 5.3 - Behavioral Health Residential Services.  This new proposed version incorporates updated residential standards and reduces duplicity of expectations that are repeated in current rule throughout the residential levels of care.</w:t>
      </w:r>
    </w:p>
  </w:comment>
  <w:comment w:id="6395" w:author="BHA Regulatory Affairs Unit" w:date="2026-07-22T17:03:00Z" w:initials="">
    <w:p w14:paraId="00001332"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Parts 5.4 - Level 1 Mental Health Transitional Living Home Services and 5.8  - Level 2 Mental Health Transitional Living Home Services.  This new proposed version incorporates updated mental health transitional living home (MHTL) standards and moves both Level 1 and Level 2 MHTL home requirements into one are of the Chapter for ease of access to those seeking information on these standards.</w:t>
      </w:r>
    </w:p>
  </w:comment>
  <w:comment w:id="6884" w:author="BHA Regulatory Affairs Unit" w:date="2026-07-22T17:05:00Z" w:initials="">
    <w:p w14:paraId="00001337"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 5.5 - Clinically Managed Residential Services, Including ASAM 3.1-type Services.  This new proposed version incorporates updated residential standards for this level of residential care.</w:t>
      </w:r>
    </w:p>
  </w:comment>
  <w:comment w:id="7098" w:author="BHA Regulatory Affairs Unit" w:date="2026-07-22T17:07:00Z" w:initials="">
    <w:p w14:paraId="0000133D"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 5.9 - Clinically Managed Residential Services, Including ASAM 3.5-type Services.  This new proposed version incorporates updated residential standards for this level of residential care.</w:t>
      </w:r>
    </w:p>
  </w:comment>
  <w:comment w:id="7372" w:author="BHA Regulatory Affairs Unit" w:date="2026-07-22T17:11:00Z" w:initials="">
    <w:p w14:paraId="00001326"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Part of Rule reflects an updated version of current 2 CCR 502-1 Part 5.10 - Medically Monitored Residential Services, Including ASAM 3.7 -type Services and Part 5.11 - Medically Monitored Inpatient Withdrawal Management (ASAM Level 3.7WM) Services.  This new proposed version incorporates updated residential standards for this level of residential care, including incorporation of previous 3.7WM expectations into Level 3.7 services.</w:t>
      </w:r>
    </w:p>
  </w:comment>
  <w:comment w:id="7832" w:author="BHA Regulatory Affairs Unit" w:date="2026-07-22T13:56:00Z" w:initials="">
    <w:p w14:paraId="0000133E"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Much of the content in this Part comes from Part 6.5.3 (mobile crisis) of current provider rule. It is placed in this generally applicable Part to ensure all crisis service providers are held to similar base service standards.</w:t>
      </w:r>
    </w:p>
  </w:comment>
  <w:comment w:id="8099" w:author="BHA Regulatory Affairs Unit" w:date="2026-07-22T14:00:00Z" w:initials="">
    <w:p w14:paraId="0000132F"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6.5 of current Provider Rule.</w:t>
      </w:r>
    </w:p>
  </w:comment>
  <w:comment w:id="8321" w:author="BHA Regulatory Affairs Unit" w:date="2026-07-22T14:03:00Z" w:initials="">
    <w:p w14:paraId="00001323"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6.3 of current Provider Rule.</w:t>
      </w:r>
    </w:p>
  </w:comment>
  <w:comment w:id="8591" w:author="BHA Regulatory Affairs Unit" w:date="2026-07-22T14:04:00Z" w:initials="">
    <w:p w14:paraId="0000132A"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 xml:space="preserve">Drafter’s Note: This is Part 6.4 of current Provider Rule. </w:t>
      </w:r>
    </w:p>
    <w:p w14:paraId="0000132B" w14:textId="77777777" w:rsidR="00CF3663" w:rsidRDefault="00CF3663">
      <w:pPr>
        <w:widowControl w:val="0"/>
        <w:pBdr>
          <w:top w:val="nil"/>
          <w:left w:val="nil"/>
          <w:bottom w:val="nil"/>
          <w:right w:val="nil"/>
          <w:between w:val="nil"/>
        </w:pBdr>
        <w:ind w:firstLine="0"/>
        <w:rPr>
          <w:color w:val="000000"/>
          <w:sz w:val="22"/>
          <w:szCs w:val="22"/>
        </w:rPr>
      </w:pPr>
    </w:p>
    <w:p w14:paraId="0000132C" w14:textId="77777777" w:rsidR="00CF3663" w:rsidRDefault="00000000">
      <w:pPr>
        <w:widowControl w:val="0"/>
        <w:pBdr>
          <w:top w:val="nil"/>
          <w:left w:val="nil"/>
          <w:bottom w:val="nil"/>
          <w:right w:val="nil"/>
          <w:between w:val="nil"/>
        </w:pBdr>
        <w:ind w:firstLine="0"/>
        <w:rPr>
          <w:color w:val="000000"/>
          <w:sz w:val="22"/>
          <w:szCs w:val="22"/>
        </w:rPr>
      </w:pPr>
      <w:r>
        <w:rPr>
          <w:color w:val="000000"/>
          <w:sz w:val="22"/>
          <w:szCs w:val="22"/>
        </w:rPr>
        <w:t>Acute Treatment Unit (ATU) services are no longer offered as a stand-alone endorsement, and instead, CSUs will need to be equipped to handle the equivalent of current state ATU needs. ATU standards  are found in Part 6.7 of current Provider Rule.</w:t>
      </w:r>
    </w:p>
  </w:comment>
  <w:comment w:id="8836" w:author="BHA Regulatory Affairs Unit" w:date="2026-07-22T14:05:00Z" w:initials="">
    <w:p w14:paraId="00001317"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a brand new service to our crisis system. It is a co-located WIC and CSU for one-stop behavioral health crisis needs.</w:t>
      </w:r>
    </w:p>
  </w:comment>
  <w:comment w:id="8902" w:author="BHA Regulatory Affairs Unit" w:date="2026-07-22T14:06:00Z" w:initials="">
    <w:p w14:paraId="00001333"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6.6 of the current Provider Rules.</w:t>
      </w:r>
    </w:p>
  </w:comment>
  <w:comment w:id="9100" w:author="BHA Regulatory Affairs Unit" w:date="2026-07-22T14:15:00Z" w:initials="">
    <w:p w14:paraId="00001324"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7.2 in current Provider Rule.</w:t>
      </w:r>
    </w:p>
  </w:comment>
  <w:comment w:id="9104" w:author="BHA Regulatory Affairs Unit" w:date="2026-07-22T14:13:00Z" w:initials="">
    <w:p w14:paraId="0000131B"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 xml:space="preserve">Drafter’s Note: In the current state, Level 3.2-WM providers represent the primary level of care/provider type that is able to place Emergency Commitments (ECs). This expectation must change as the state aligns with the 4th Edition of ASAM, which does not allow WM as a standalone service. </w:t>
      </w:r>
    </w:p>
    <w:p w14:paraId="0000131C" w14:textId="77777777" w:rsidR="00CF3663" w:rsidRDefault="00CF3663">
      <w:pPr>
        <w:widowControl w:val="0"/>
        <w:pBdr>
          <w:top w:val="nil"/>
          <w:left w:val="nil"/>
          <w:bottom w:val="nil"/>
          <w:right w:val="nil"/>
          <w:between w:val="nil"/>
        </w:pBdr>
        <w:ind w:firstLine="0"/>
        <w:rPr>
          <w:color w:val="000000"/>
          <w:sz w:val="22"/>
          <w:szCs w:val="22"/>
        </w:rPr>
      </w:pPr>
    </w:p>
    <w:p w14:paraId="0000131D" w14:textId="77777777" w:rsidR="00CF3663" w:rsidRDefault="00000000">
      <w:pPr>
        <w:widowControl w:val="0"/>
        <w:pBdr>
          <w:top w:val="nil"/>
          <w:left w:val="nil"/>
          <w:bottom w:val="nil"/>
          <w:right w:val="nil"/>
          <w:between w:val="nil"/>
        </w:pBdr>
        <w:ind w:firstLine="0"/>
        <w:rPr>
          <w:color w:val="000000"/>
          <w:sz w:val="22"/>
          <w:szCs w:val="22"/>
        </w:rPr>
      </w:pPr>
      <w:r>
        <w:rPr>
          <w:color w:val="000000"/>
          <w:sz w:val="22"/>
          <w:szCs w:val="22"/>
        </w:rPr>
        <w:t>This Part identifies the levels of care and crisis services which are appropriate to hold this endorsement going forward.</w:t>
      </w:r>
    </w:p>
  </w:comment>
  <w:comment w:id="9256" w:author="BHA Regulatory Affairs Unit" w:date="2026-07-22T14:15:00Z" w:initials="">
    <w:p w14:paraId="00001306" w14:textId="77777777" w:rsidR="00CF3663" w:rsidRDefault="00FC4967">
      <w:pPr>
        <w:widowControl w:val="0"/>
        <w:pBdr>
          <w:top w:val="nil"/>
          <w:left w:val="nil"/>
          <w:bottom w:val="nil"/>
          <w:right w:val="nil"/>
          <w:between w:val="nil"/>
        </w:pBdr>
        <w:ind w:firstLine="0"/>
        <w:rPr>
          <w:color w:val="000000"/>
          <w:sz w:val="22"/>
          <w:szCs w:val="22"/>
        </w:rPr>
      </w:pPr>
      <w:r>
        <w:rPr>
          <w:rStyle w:val="CommentReference"/>
        </w:rPr>
        <w:annotationRef/>
      </w:r>
      <w:r>
        <w:rPr>
          <w:color w:val="000000"/>
          <w:sz w:val="22"/>
          <w:szCs w:val="22"/>
        </w:rPr>
        <w:t>Drafter’s Note: This is Part 7.3 in current Provider Rule.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13" w15:done="0"/>
  <w15:commentEx w15:paraId="00001311" w15:done="0"/>
  <w15:commentEx w15:paraId="0000131F" w15:done="0"/>
  <w15:commentEx w15:paraId="00001340" w15:done="0"/>
  <w15:commentEx w15:paraId="00001341" w15:done="0"/>
  <w15:commentEx w15:paraId="0000131E" w15:done="0"/>
  <w15:commentEx w15:paraId="00001335" w15:done="0"/>
  <w15:commentEx w15:paraId="00001325" w15:done="0"/>
  <w15:commentEx w15:paraId="00001315" w15:done="0"/>
  <w15:commentEx w15:paraId="00001328" w15:done="0"/>
  <w15:commentEx w15:paraId="00001334" w15:done="0"/>
  <w15:commentEx w15:paraId="00001307" w15:done="0"/>
  <w15:commentEx w15:paraId="0000132E" w15:done="0"/>
  <w15:commentEx w15:paraId="00001322" w15:done="0"/>
  <w15:commentEx w15:paraId="00001339" w15:done="0"/>
  <w15:commentEx w15:paraId="00001320" w15:done="0"/>
  <w15:commentEx w15:paraId="00001316" w15:done="0"/>
  <w15:commentEx w15:paraId="0000133A" w15:done="0"/>
  <w15:commentEx w15:paraId="0000133B" w15:done="0"/>
  <w15:commentEx w15:paraId="00001310" w15:done="0"/>
  <w15:commentEx w15:paraId="0000133F" w15:done="0"/>
  <w15:commentEx w15:paraId="00001327" w15:done="0"/>
  <w15:commentEx w15:paraId="00001336" w15:done="0"/>
  <w15:commentEx w15:paraId="0000133C" w15:done="0"/>
  <w15:commentEx w15:paraId="00001331" w15:done="0"/>
  <w15:commentEx w15:paraId="00001330" w15:done="0"/>
  <w15:commentEx w15:paraId="00001321" w15:done="0"/>
  <w15:commentEx w15:paraId="00001314" w15:done="0"/>
  <w15:commentEx w15:paraId="00001312" w15:done="0"/>
  <w15:commentEx w15:paraId="0000132D" w15:done="0"/>
  <w15:commentEx w15:paraId="00001309" w15:done="0"/>
  <w15:commentEx w15:paraId="0000130E" w15:done="0"/>
  <w15:commentEx w15:paraId="0000130F" w15:done="0"/>
  <w15:commentEx w15:paraId="00001308" w15:done="0"/>
  <w15:commentEx w15:paraId="0000131A" w15:done="0"/>
  <w15:commentEx w15:paraId="00001329" w15:done="0"/>
  <w15:commentEx w15:paraId="00001338" w15:done="0"/>
  <w15:commentEx w15:paraId="00001332" w15:done="0"/>
  <w15:commentEx w15:paraId="00001337" w15:done="0"/>
  <w15:commentEx w15:paraId="0000133D" w15:done="0"/>
  <w15:commentEx w15:paraId="00001326" w15:done="0"/>
  <w15:commentEx w15:paraId="0000133E" w15:done="0"/>
  <w15:commentEx w15:paraId="0000132F" w15:done="0"/>
  <w15:commentEx w15:paraId="00001323" w15:done="0"/>
  <w15:commentEx w15:paraId="0000132C" w15:done="0"/>
  <w15:commentEx w15:paraId="00001317" w15:done="0"/>
  <w15:commentEx w15:paraId="00001333" w15:done="0"/>
  <w15:commentEx w15:paraId="00001324" w15:done="0"/>
  <w15:commentEx w15:paraId="0000131D" w15:done="0"/>
  <w15:commentEx w15:paraId="0000130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13" w16cid:durableId="00001313"/>
  <w16cid:commentId w16cid:paraId="00001311" w16cid:durableId="00001311"/>
  <w16cid:commentId w16cid:paraId="0000131F" w16cid:durableId="0000131F"/>
  <w16cid:commentId w16cid:paraId="00001340" w16cid:durableId="00001340"/>
  <w16cid:commentId w16cid:paraId="00001341" w16cid:durableId="00001341"/>
  <w16cid:commentId w16cid:paraId="0000131E" w16cid:durableId="0000131E"/>
  <w16cid:commentId w16cid:paraId="00001335" w16cid:durableId="00001335"/>
  <w16cid:commentId w16cid:paraId="00001325" w16cid:durableId="00001325"/>
  <w16cid:commentId w16cid:paraId="00001315" w16cid:durableId="00001315"/>
  <w16cid:commentId w16cid:paraId="00001328" w16cid:durableId="00001328"/>
  <w16cid:commentId w16cid:paraId="00001334" w16cid:durableId="00001334"/>
  <w16cid:commentId w16cid:paraId="00001307" w16cid:durableId="00001307"/>
  <w16cid:commentId w16cid:paraId="0000132E" w16cid:durableId="0000132E"/>
  <w16cid:commentId w16cid:paraId="00001322" w16cid:durableId="00001322"/>
  <w16cid:commentId w16cid:paraId="00001339" w16cid:durableId="00001339"/>
  <w16cid:commentId w16cid:paraId="00001320" w16cid:durableId="00001320"/>
  <w16cid:commentId w16cid:paraId="00001316" w16cid:durableId="00001316"/>
  <w16cid:commentId w16cid:paraId="0000133A" w16cid:durableId="0000133A"/>
  <w16cid:commentId w16cid:paraId="0000133B" w16cid:durableId="0000133B"/>
  <w16cid:commentId w16cid:paraId="00001310" w16cid:durableId="00001310"/>
  <w16cid:commentId w16cid:paraId="0000133F" w16cid:durableId="0000133F"/>
  <w16cid:commentId w16cid:paraId="00001327" w16cid:durableId="00001327"/>
  <w16cid:commentId w16cid:paraId="00001336" w16cid:durableId="00001336"/>
  <w16cid:commentId w16cid:paraId="0000133C" w16cid:durableId="0000133C"/>
  <w16cid:commentId w16cid:paraId="00001331" w16cid:durableId="00001331"/>
  <w16cid:commentId w16cid:paraId="00001330" w16cid:durableId="00001330"/>
  <w16cid:commentId w16cid:paraId="00001321" w16cid:durableId="00001321"/>
  <w16cid:commentId w16cid:paraId="00001314" w16cid:durableId="00001314"/>
  <w16cid:commentId w16cid:paraId="00001312" w16cid:durableId="00001312"/>
  <w16cid:commentId w16cid:paraId="0000132D" w16cid:durableId="0000132D"/>
  <w16cid:commentId w16cid:paraId="00001309" w16cid:durableId="00001309"/>
  <w16cid:commentId w16cid:paraId="0000130E" w16cid:durableId="0000130E"/>
  <w16cid:commentId w16cid:paraId="0000130F" w16cid:durableId="0000130F"/>
  <w16cid:commentId w16cid:paraId="00001308" w16cid:durableId="00001308"/>
  <w16cid:commentId w16cid:paraId="0000131A" w16cid:durableId="0000131A"/>
  <w16cid:commentId w16cid:paraId="00001329" w16cid:durableId="00001329"/>
  <w16cid:commentId w16cid:paraId="00001338" w16cid:durableId="00001338"/>
  <w16cid:commentId w16cid:paraId="00001332" w16cid:durableId="00001332"/>
  <w16cid:commentId w16cid:paraId="00001337" w16cid:durableId="00001337"/>
  <w16cid:commentId w16cid:paraId="0000133D" w16cid:durableId="0000133D"/>
  <w16cid:commentId w16cid:paraId="00001326" w16cid:durableId="00001326"/>
  <w16cid:commentId w16cid:paraId="0000133E" w16cid:durableId="0000133E"/>
  <w16cid:commentId w16cid:paraId="0000132F" w16cid:durableId="0000132F"/>
  <w16cid:commentId w16cid:paraId="00001323" w16cid:durableId="00001323"/>
  <w16cid:commentId w16cid:paraId="0000132C" w16cid:durableId="0000132C"/>
  <w16cid:commentId w16cid:paraId="00001317" w16cid:durableId="00001317"/>
  <w16cid:commentId w16cid:paraId="00001333" w16cid:durableId="00001333"/>
  <w16cid:commentId w16cid:paraId="00001324" w16cid:durableId="00001324"/>
  <w16cid:commentId w16cid:paraId="0000131D" w16cid:durableId="0000131D"/>
  <w16cid:commentId w16cid:paraId="00001306" w16cid:durableId="000013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649E" w14:textId="77777777" w:rsidR="007F30CF" w:rsidRDefault="007F30CF">
      <w:r>
        <w:separator/>
      </w:r>
    </w:p>
  </w:endnote>
  <w:endnote w:type="continuationSeparator" w:id="0">
    <w:p w14:paraId="452A581F" w14:textId="77777777" w:rsidR="007F30CF" w:rsidRDefault="007F3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3878E42-2007-48A6-A927-75CBC4940A2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2" w:fontKey="{4A234409-5BC8-40CD-B3C7-352FA4770696}"/>
    <w:embedBold r:id="rId3" w:fontKey="{2370967E-B21B-48BB-8185-000881474BEA}"/>
  </w:font>
  <w:font w:name="Georgia">
    <w:panose1 w:val="02040502050405020303"/>
    <w:charset w:val="00"/>
    <w:family w:val="roman"/>
    <w:pitch w:val="variable"/>
    <w:sig w:usb0="00000287" w:usb1="00000000" w:usb2="00000000" w:usb3="00000000" w:csb0="0000009F" w:csb1="00000000"/>
    <w:embedItalic r:id="rId4" w:fontKey="{3A2029E6-87A9-48D0-BCCC-A3BEAC58C438}"/>
  </w:font>
  <w:font w:name="Trebuchet MS">
    <w:panose1 w:val="020B0603020202020204"/>
    <w:charset w:val="00"/>
    <w:family w:val="swiss"/>
    <w:pitch w:val="variable"/>
    <w:sig w:usb0="00000687" w:usb1="00000000" w:usb2="00000000" w:usb3="00000000" w:csb0="0000009F" w:csb1="00000000"/>
    <w:embedRegular r:id="rId5" w:fontKey="{6AC16D0D-EEF6-4AF5-8F58-6888F23DA679}"/>
    <w:embedBold r:id="rId6" w:fontKey="{1D8CB09F-4BCE-4629-B47E-2F46FD7FEC81}"/>
    <w:embedItalic r:id="rId7" w:fontKey="{4679FFC8-DAA1-4A29-9517-77CD61534D9A}"/>
  </w:font>
  <w:font w:name="MS Gothic">
    <w:altName w:val="ＭＳ ゴシック"/>
    <w:panose1 w:val="020B0609070205080204"/>
    <w:charset w:val="80"/>
    <w:family w:val="modern"/>
    <w:pitch w:val="fixed"/>
    <w:sig w:usb0="E00002FF" w:usb1="6AC7FDFB" w:usb2="08000012" w:usb3="00000000" w:csb0="0002009F" w:csb1="00000000"/>
    <w:embedRegular r:id="rId8" w:subsetted="1" w:fontKey="{24C55897-1DB2-41C5-905E-269CA30E9016}"/>
  </w:font>
  <w:font w:name="Calibri">
    <w:panose1 w:val="020F0502020204030204"/>
    <w:charset w:val="00"/>
    <w:family w:val="swiss"/>
    <w:pitch w:val="variable"/>
    <w:sig w:usb0="E4002EFF" w:usb1="C200247B" w:usb2="00000009" w:usb3="00000000" w:csb0="000001FF" w:csb1="00000000"/>
    <w:embedRegular r:id="rId9" w:fontKey="{6B70336C-6A15-4A0E-94B9-2F14497C2115}"/>
  </w:font>
  <w:font w:name="Cambria">
    <w:panose1 w:val="02040503050406030204"/>
    <w:charset w:val="00"/>
    <w:family w:val="roman"/>
    <w:pitch w:val="variable"/>
    <w:sig w:usb0="E00006FF" w:usb1="420024FF" w:usb2="02000000" w:usb3="00000000" w:csb0="0000019F" w:csb1="00000000"/>
    <w:embedRegular r:id="rId10" w:fontKey="{12CD9CAB-9EFE-4039-B66E-1FBF558667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FF" w14:textId="77777777" w:rsidR="00CF3663" w:rsidRDefault="00CF3663">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00" w14:textId="2635C405" w:rsidR="00CF3663"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FC4967">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01" w14:textId="77777777" w:rsidR="00CF3663" w:rsidRDefault="00000000">
    <w:pPr>
      <w:pBdr>
        <w:top w:val="nil"/>
        <w:left w:val="nil"/>
        <w:bottom w:val="nil"/>
        <w:right w:val="nil"/>
        <w:between w:val="nil"/>
      </w:pBdr>
      <w:tabs>
        <w:tab w:val="center" w:pos="4320"/>
        <w:tab w:val="right" w:pos="8640"/>
      </w:tabs>
      <w:rPr>
        <w:color w:val="000000"/>
      </w:rPr>
    </w:pPr>
    <w:r>
      <w:rPr>
        <w:color w:val="000000"/>
      </w:rPr>
      <w:t>Proposed Rule Page 1</w:t>
    </w:r>
  </w:p>
  <w:p w14:paraId="00001302" w14:textId="77777777" w:rsidR="00CF3663" w:rsidRDefault="00CF3663">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03" w14:textId="29584B1F" w:rsidR="00CF3663" w:rsidRDefault="00000000">
    <w:pPr>
      <w:pBdr>
        <w:top w:val="nil"/>
        <w:left w:val="nil"/>
        <w:bottom w:val="nil"/>
        <w:right w:val="nil"/>
        <w:between w:val="nil"/>
      </w:pBdr>
      <w:tabs>
        <w:tab w:val="center" w:pos="4320"/>
        <w:tab w:val="right" w:pos="8640"/>
      </w:tabs>
      <w:jc w:val="center"/>
      <w:rPr>
        <w:color w:val="000000"/>
      </w:rPr>
    </w:pPr>
    <w:r>
      <w:rPr>
        <w:color w:val="000000"/>
      </w:rPr>
      <w:t xml:space="preserve">Proposed Rule Page </w:t>
    </w:r>
    <w:r>
      <w:rPr>
        <w:b/>
        <w:bCs/>
        <w:color w:val="000000"/>
      </w:rPr>
      <w:fldChar w:fldCharType="begin"/>
    </w:r>
    <w:r>
      <w:rPr>
        <w:b/>
        <w:bCs/>
        <w:color w:val="000000"/>
      </w:rPr>
      <w:instrText>PAGE</w:instrText>
    </w:r>
    <w:r>
      <w:rPr>
        <w:b/>
        <w:bCs/>
        <w:color w:val="000000"/>
      </w:rPr>
      <w:fldChar w:fldCharType="separate"/>
    </w:r>
    <w:r w:rsidR="00FC4967">
      <w:rPr>
        <w:b/>
        <w:bCs/>
        <w:noProof/>
        <w:color w:val="000000"/>
      </w:rPr>
      <w:t>2</w:t>
    </w:r>
    <w:r>
      <w:rPr>
        <w:b/>
        <w:bCs/>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04" w14:textId="77777777" w:rsidR="00CF3663" w:rsidRDefault="00000000">
    <w:pPr>
      <w:pBdr>
        <w:top w:val="nil"/>
        <w:left w:val="nil"/>
        <w:bottom w:val="nil"/>
        <w:right w:val="nil"/>
        <w:between w:val="nil"/>
      </w:pBdr>
      <w:tabs>
        <w:tab w:val="center" w:pos="4320"/>
        <w:tab w:val="right" w:pos="8640"/>
      </w:tabs>
      <w:rPr>
        <w:color w:val="000000"/>
      </w:rPr>
    </w:pPr>
    <w:r>
      <w:rPr>
        <w:color w:val="000000"/>
      </w:rPr>
      <w:t>Proposed Rule Page 1</w:t>
    </w:r>
  </w:p>
  <w:p w14:paraId="00001305" w14:textId="77777777" w:rsidR="00CF3663" w:rsidRDefault="00CF3663">
    <w:pPr>
      <w:pBdr>
        <w:top w:val="nil"/>
        <w:left w:val="nil"/>
        <w:bottom w:val="nil"/>
        <w:right w:val="nil"/>
        <w:between w:val="nil"/>
      </w:pBd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13B1" w14:textId="77777777" w:rsidR="007F30CF" w:rsidRDefault="007F30CF">
      <w:r>
        <w:separator/>
      </w:r>
    </w:p>
  </w:footnote>
  <w:footnote w:type="continuationSeparator" w:id="0">
    <w:p w14:paraId="293CE9F5" w14:textId="77777777" w:rsidR="007F30CF" w:rsidRDefault="007F3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F6" w14:textId="77777777" w:rsidR="00CF3663" w:rsidRDefault="00CF3663">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F7" w14:textId="77777777" w:rsidR="00CF3663"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ASAM Aligned Provider Rules                      </w:t>
    </w:r>
  </w:p>
  <w:p w14:paraId="000012F8" w14:textId="77777777" w:rsidR="00CF3663"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CDHS Tracking #</w:t>
    </w:r>
    <w:r>
      <w:rPr>
        <w:rFonts w:ascii="Trebuchet MS" w:eastAsia="Trebuchet MS" w:hAnsi="Trebuchet MS" w:cs="Trebuchet MS"/>
        <w:color w:val="000000"/>
      </w:rPr>
      <w:t>: 24-04-22-01</w:t>
    </w:r>
  </w:p>
  <w:p w14:paraId="000012F9" w14:textId="77777777" w:rsidR="00CF3663" w:rsidRDefault="00CF3663">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000012FA" w14:textId="77777777" w:rsidR="00CF3663"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Office, Division &amp; Program: BHA, Governmental Affairs                          Rule Author: Mel Tyler</w:t>
    </w:r>
  </w:p>
  <w:p w14:paraId="000012FB" w14:textId="77777777" w:rsidR="00CF3663"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CCR Series Amended: </w:t>
    </w:r>
    <w:r>
      <w:t>2 CCR 502-1</w:t>
    </w:r>
    <w:r>
      <w:rPr>
        <w:rFonts w:ascii="Trebuchet MS" w:eastAsia="Trebuchet MS" w:hAnsi="Trebuchet MS" w:cs="Trebuchet MS"/>
        <w:color w:val="000000"/>
      </w:rPr>
      <w:t xml:space="preserve">                           Phone/Email: mel.tyler@state.co.us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FC" w14:textId="77777777" w:rsidR="00CF3663" w:rsidRDefault="00CF3663">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2FD" w14:textId="77777777" w:rsidR="00CF3663" w:rsidRDefault="00000000">
    <w:pPr>
      <w:pBdr>
        <w:bottom w:val="single" w:sz="12" w:space="1" w:color="000000"/>
      </w:pBdr>
      <w:tabs>
        <w:tab w:val="left" w:pos="8002"/>
      </w:tabs>
      <w:rPr>
        <w:b/>
        <w:bCs/>
        <w:i/>
        <w:iCs/>
        <w:color w:val="000000"/>
        <w:sz w:val="22"/>
        <w:szCs w:val="22"/>
      </w:rPr>
    </w:pPr>
    <w:bookmarkStart w:id="9409" w:name="_heading=h.wcjcwm8leu2f" w:colFirst="0" w:colLast="0"/>
    <w:bookmarkEnd w:id="9409"/>
    <w:r>
      <w:rPr>
        <w:b/>
        <w:bCs/>
        <w:i/>
        <w:iCs/>
        <w:sz w:val="22"/>
        <w:szCs w:val="22"/>
      </w:rPr>
      <w:t>Code of Colorado Regulations</w:t>
    </w:r>
    <w:r>
      <w:rPr>
        <w:b/>
        <w:bCs/>
        <w:i/>
        <w:iCs/>
        <w:smallCaps/>
        <w:sz w:val="22"/>
        <w:szCs w:val="22"/>
      </w:rPr>
      <w:tab/>
      <w:t>2</w:t>
    </w:r>
    <w:r>
      <w:rPr>
        <w:b/>
        <w:bCs/>
        <w:i/>
        <w:iCs/>
        <w:color w:val="000000"/>
        <w:sz w:val="22"/>
        <w:szCs w:val="22"/>
      </w:rPr>
      <w:t xml:space="preserve"> CCR 502-1</w:t>
    </w:r>
  </w:p>
  <w:p w14:paraId="000012FE" w14:textId="77777777" w:rsidR="00CF3663" w:rsidRDefault="00000000">
    <w:pPr>
      <w:pBdr>
        <w:bottom w:val="single" w:sz="12" w:space="1" w:color="000000"/>
      </w:pBdr>
      <w:rPr>
        <w:b/>
        <w:bCs/>
        <w:i/>
        <w:iCs/>
        <w:sz w:val="22"/>
        <w:szCs w:val="22"/>
      </w:rPr>
    </w:pPr>
    <w:r>
      <w:rPr>
        <w:b/>
        <w:bCs/>
        <w:i/>
        <w:iCs/>
        <w:sz w:val="22"/>
        <w:szCs w:val="22"/>
      </w:rPr>
      <w:t>Behavioral Health Provider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91C"/>
    <w:multiLevelType w:val="multilevel"/>
    <w:tmpl w:val="2704398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 w15:restartNumberingAfterBreak="0">
    <w:nsid w:val="009F06AE"/>
    <w:multiLevelType w:val="multilevel"/>
    <w:tmpl w:val="D174E2E0"/>
    <w:lvl w:ilvl="0">
      <w:start w:val="1"/>
      <w:numFmt w:val="upperLetter"/>
      <w:lvlText w:val="%1."/>
      <w:lvlJc w:val="left"/>
      <w:pPr>
        <w:ind w:left="720" w:hanging="720"/>
      </w:pPr>
    </w:lvl>
    <w:lvl w:ilvl="1">
      <w:start w:val="1"/>
      <w:numFmt w:val="decimal"/>
      <w:lvlText w:val="%2."/>
      <w:lvlJc w:val="left"/>
      <w:pPr>
        <w:ind w:left="1440" w:hanging="720"/>
      </w:pPr>
      <w:rPr>
        <w:b w:val="0"/>
        <w:bCs w:val="0"/>
      </w:r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 w15:restartNumberingAfterBreak="0">
    <w:nsid w:val="01170239"/>
    <w:multiLevelType w:val="multilevel"/>
    <w:tmpl w:val="CA68823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 w15:restartNumberingAfterBreak="0">
    <w:nsid w:val="022324C9"/>
    <w:multiLevelType w:val="multilevel"/>
    <w:tmpl w:val="BA6C6BF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 w15:restartNumberingAfterBreak="0">
    <w:nsid w:val="03312642"/>
    <w:multiLevelType w:val="multilevel"/>
    <w:tmpl w:val="D8E6999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 w15:restartNumberingAfterBreak="0">
    <w:nsid w:val="039347DF"/>
    <w:multiLevelType w:val="multilevel"/>
    <w:tmpl w:val="04CA3232"/>
    <w:lvl w:ilvl="0">
      <w:start w:val="1"/>
      <w:numFmt w:val="decimal"/>
      <w:lvlText w:val="%1"/>
      <w:lvlJc w:val="left"/>
      <w:pPr>
        <w:ind w:left="795" w:hanging="795"/>
      </w:pPr>
    </w:lvl>
    <w:lvl w:ilvl="1">
      <w:start w:val="19"/>
      <w:numFmt w:val="decimal"/>
      <w:lvlText w:val="%1.%2"/>
      <w:lvlJc w:val="left"/>
      <w:pPr>
        <w:ind w:left="795" w:hanging="795"/>
      </w:pPr>
    </w:lvl>
    <w:lvl w:ilvl="2">
      <w:start w:val="15"/>
      <w:numFmt w:val="decimal"/>
      <w:lvlText w:val="%1.%2.%3"/>
      <w:lvlJc w:val="left"/>
      <w:pPr>
        <w:ind w:left="795" w:hanging="79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 w15:restartNumberingAfterBreak="0">
    <w:nsid w:val="039933D4"/>
    <w:multiLevelType w:val="multilevel"/>
    <w:tmpl w:val="F2FEA46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 w15:restartNumberingAfterBreak="0">
    <w:nsid w:val="05CA564C"/>
    <w:multiLevelType w:val="multilevel"/>
    <w:tmpl w:val="E8B4C54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 w15:restartNumberingAfterBreak="0">
    <w:nsid w:val="07DA6984"/>
    <w:multiLevelType w:val="multilevel"/>
    <w:tmpl w:val="8BCCA4B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 w15:restartNumberingAfterBreak="0">
    <w:nsid w:val="0890298F"/>
    <w:multiLevelType w:val="multilevel"/>
    <w:tmpl w:val="FF3A112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 w15:restartNumberingAfterBreak="0">
    <w:nsid w:val="099542DF"/>
    <w:multiLevelType w:val="multilevel"/>
    <w:tmpl w:val="60864F4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 w15:restartNumberingAfterBreak="0">
    <w:nsid w:val="0B6310CB"/>
    <w:multiLevelType w:val="multilevel"/>
    <w:tmpl w:val="EBE8B06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 w15:restartNumberingAfterBreak="0">
    <w:nsid w:val="0B660B0E"/>
    <w:multiLevelType w:val="multilevel"/>
    <w:tmpl w:val="9B660A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0BBC6280"/>
    <w:multiLevelType w:val="multilevel"/>
    <w:tmpl w:val="0E1A7F9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 w15:restartNumberingAfterBreak="0">
    <w:nsid w:val="0C9144E6"/>
    <w:multiLevelType w:val="multilevel"/>
    <w:tmpl w:val="C1DEED8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 w15:restartNumberingAfterBreak="0">
    <w:nsid w:val="0D495C73"/>
    <w:multiLevelType w:val="multilevel"/>
    <w:tmpl w:val="C720AD0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 w15:restartNumberingAfterBreak="0">
    <w:nsid w:val="0D897C55"/>
    <w:multiLevelType w:val="multilevel"/>
    <w:tmpl w:val="4CA4A26C"/>
    <w:lvl w:ilvl="0">
      <w:start w:val="1"/>
      <w:numFmt w:val="upperLetter"/>
      <w:lvlText w:val="%1."/>
      <w:lvlJc w:val="left"/>
      <w:pPr>
        <w:ind w:left="720" w:hanging="720"/>
      </w:pPr>
      <w:rPr>
        <w:b w:val="0"/>
        <w:bCs w:val="0"/>
      </w:rPr>
    </w:lvl>
    <w:lvl w:ilvl="1">
      <w:start w:val="1"/>
      <w:numFmt w:val="decimal"/>
      <w:lvlText w:val="%2."/>
      <w:lvlJc w:val="left"/>
      <w:pPr>
        <w:ind w:left="1440" w:hanging="720"/>
      </w:pPr>
      <w:rPr>
        <w:b w:val="0"/>
        <w:bCs w:val="0"/>
      </w:r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 w15:restartNumberingAfterBreak="0">
    <w:nsid w:val="0D901245"/>
    <w:multiLevelType w:val="multilevel"/>
    <w:tmpl w:val="4034988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 w15:restartNumberingAfterBreak="0">
    <w:nsid w:val="0D9F42F4"/>
    <w:multiLevelType w:val="multilevel"/>
    <w:tmpl w:val="95A0B8F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 w15:restartNumberingAfterBreak="0">
    <w:nsid w:val="0DD7198C"/>
    <w:multiLevelType w:val="multilevel"/>
    <w:tmpl w:val="A552EC9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 w15:restartNumberingAfterBreak="0">
    <w:nsid w:val="0E200507"/>
    <w:multiLevelType w:val="multilevel"/>
    <w:tmpl w:val="29D8AC3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 w15:restartNumberingAfterBreak="0">
    <w:nsid w:val="0E894C40"/>
    <w:multiLevelType w:val="multilevel"/>
    <w:tmpl w:val="F0E8932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2" w15:restartNumberingAfterBreak="0">
    <w:nsid w:val="0EBF777D"/>
    <w:multiLevelType w:val="multilevel"/>
    <w:tmpl w:val="8C761B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F2419A2"/>
    <w:multiLevelType w:val="multilevel"/>
    <w:tmpl w:val="08808FD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4" w15:restartNumberingAfterBreak="0">
    <w:nsid w:val="0F4C16EF"/>
    <w:multiLevelType w:val="multilevel"/>
    <w:tmpl w:val="2BAAA06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5" w15:restartNumberingAfterBreak="0">
    <w:nsid w:val="0F4E53C0"/>
    <w:multiLevelType w:val="multilevel"/>
    <w:tmpl w:val="46F0D6B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6" w15:restartNumberingAfterBreak="0">
    <w:nsid w:val="0F696718"/>
    <w:multiLevelType w:val="multilevel"/>
    <w:tmpl w:val="7BA2698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7" w15:restartNumberingAfterBreak="0">
    <w:nsid w:val="1049008E"/>
    <w:multiLevelType w:val="multilevel"/>
    <w:tmpl w:val="11A8CD30"/>
    <w:lvl w:ilvl="0">
      <w:start w:val="6"/>
      <w:numFmt w:val="upperLetter"/>
      <w:lvlText w:val="%1."/>
      <w:lvlJc w:val="left"/>
      <w:pPr>
        <w:ind w:left="720" w:hanging="720"/>
      </w:pPr>
    </w:lvl>
    <w:lvl w:ilvl="1">
      <w:start w:val="3"/>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8" w15:restartNumberingAfterBreak="0">
    <w:nsid w:val="10EC4E24"/>
    <w:multiLevelType w:val="multilevel"/>
    <w:tmpl w:val="0C18374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9" w15:restartNumberingAfterBreak="0">
    <w:nsid w:val="11442165"/>
    <w:multiLevelType w:val="multilevel"/>
    <w:tmpl w:val="8B746CA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rPr>
        <w:strike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0" w15:restartNumberingAfterBreak="0">
    <w:nsid w:val="114D6F1F"/>
    <w:multiLevelType w:val="multilevel"/>
    <w:tmpl w:val="6B7623E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1" w15:restartNumberingAfterBreak="0">
    <w:nsid w:val="117A2CF3"/>
    <w:multiLevelType w:val="multilevel"/>
    <w:tmpl w:val="4706094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2" w15:restartNumberingAfterBreak="0">
    <w:nsid w:val="11D25163"/>
    <w:multiLevelType w:val="multilevel"/>
    <w:tmpl w:val="066CB58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3" w15:restartNumberingAfterBreak="0">
    <w:nsid w:val="124A5E7C"/>
    <w:multiLevelType w:val="multilevel"/>
    <w:tmpl w:val="186683E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4" w15:restartNumberingAfterBreak="0">
    <w:nsid w:val="135E2D0F"/>
    <w:multiLevelType w:val="multilevel"/>
    <w:tmpl w:val="C5C6F2D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5" w15:restartNumberingAfterBreak="0">
    <w:nsid w:val="14F23D98"/>
    <w:multiLevelType w:val="multilevel"/>
    <w:tmpl w:val="78EA4BA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1524300B"/>
    <w:multiLevelType w:val="multilevel"/>
    <w:tmpl w:val="BDA84BA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7" w15:restartNumberingAfterBreak="0">
    <w:nsid w:val="1551763F"/>
    <w:multiLevelType w:val="multilevel"/>
    <w:tmpl w:val="550640D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8" w15:restartNumberingAfterBreak="0">
    <w:nsid w:val="1637627E"/>
    <w:multiLevelType w:val="multilevel"/>
    <w:tmpl w:val="79F417E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39" w15:restartNumberingAfterBreak="0">
    <w:nsid w:val="16741CEC"/>
    <w:multiLevelType w:val="multilevel"/>
    <w:tmpl w:val="909650D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0" w15:restartNumberingAfterBreak="0">
    <w:nsid w:val="16B55B9B"/>
    <w:multiLevelType w:val="multilevel"/>
    <w:tmpl w:val="4770294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1" w15:restartNumberingAfterBreak="0">
    <w:nsid w:val="16D6557B"/>
    <w:multiLevelType w:val="multilevel"/>
    <w:tmpl w:val="2BF25B6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2" w15:restartNumberingAfterBreak="0">
    <w:nsid w:val="16DD60D6"/>
    <w:multiLevelType w:val="multilevel"/>
    <w:tmpl w:val="7C0075D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3" w15:restartNumberingAfterBreak="0">
    <w:nsid w:val="16FA3ACF"/>
    <w:multiLevelType w:val="multilevel"/>
    <w:tmpl w:val="B6F2EDC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4" w15:restartNumberingAfterBreak="0">
    <w:nsid w:val="17C52043"/>
    <w:multiLevelType w:val="multilevel"/>
    <w:tmpl w:val="AF421EA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5" w15:restartNumberingAfterBreak="0">
    <w:nsid w:val="17E7360E"/>
    <w:multiLevelType w:val="multilevel"/>
    <w:tmpl w:val="F890769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6" w15:restartNumberingAfterBreak="0">
    <w:nsid w:val="18E3602C"/>
    <w:multiLevelType w:val="multilevel"/>
    <w:tmpl w:val="6A50205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7" w15:restartNumberingAfterBreak="0">
    <w:nsid w:val="19161101"/>
    <w:multiLevelType w:val="multilevel"/>
    <w:tmpl w:val="155A85B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8" w15:restartNumberingAfterBreak="0">
    <w:nsid w:val="19383F8C"/>
    <w:multiLevelType w:val="multilevel"/>
    <w:tmpl w:val="57ACC7A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49" w15:restartNumberingAfterBreak="0">
    <w:nsid w:val="19545ED7"/>
    <w:multiLevelType w:val="multilevel"/>
    <w:tmpl w:val="5358D77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0" w15:restartNumberingAfterBreak="0">
    <w:nsid w:val="19DD6482"/>
    <w:multiLevelType w:val="multilevel"/>
    <w:tmpl w:val="3294C74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1" w15:restartNumberingAfterBreak="0">
    <w:nsid w:val="1A6B3328"/>
    <w:multiLevelType w:val="multilevel"/>
    <w:tmpl w:val="746CAE9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2" w15:restartNumberingAfterBreak="0">
    <w:nsid w:val="1ADD48DC"/>
    <w:multiLevelType w:val="multilevel"/>
    <w:tmpl w:val="D1AE813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3" w15:restartNumberingAfterBreak="0">
    <w:nsid w:val="1B02483F"/>
    <w:multiLevelType w:val="multilevel"/>
    <w:tmpl w:val="D1AE9C7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4" w15:restartNumberingAfterBreak="0">
    <w:nsid w:val="1B9F5780"/>
    <w:multiLevelType w:val="multilevel"/>
    <w:tmpl w:val="0F9C1D7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rPr>
        <w:smallCaps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5" w15:restartNumberingAfterBreak="0">
    <w:nsid w:val="1C4E24E7"/>
    <w:multiLevelType w:val="multilevel"/>
    <w:tmpl w:val="EDE65A7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1C54676F"/>
    <w:multiLevelType w:val="multilevel"/>
    <w:tmpl w:val="B914D5E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7" w15:restartNumberingAfterBreak="0">
    <w:nsid w:val="1C936D53"/>
    <w:multiLevelType w:val="multilevel"/>
    <w:tmpl w:val="AE44EBD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8" w15:restartNumberingAfterBreak="0">
    <w:nsid w:val="1D4766B3"/>
    <w:multiLevelType w:val="multilevel"/>
    <w:tmpl w:val="3A8C67F6"/>
    <w:lvl w:ilvl="0">
      <w:start w:val="1"/>
      <w:numFmt w:val="upperLetter"/>
      <w:lvlText w:val="%1."/>
      <w:lvlJc w:val="left"/>
      <w:pPr>
        <w:ind w:left="720" w:hanging="720"/>
      </w:pPr>
      <w:rPr>
        <w:b w:val="0"/>
        <w:bCs w:val="0"/>
      </w:r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59" w15:restartNumberingAfterBreak="0">
    <w:nsid w:val="1D493597"/>
    <w:multiLevelType w:val="multilevel"/>
    <w:tmpl w:val="57E0B1C0"/>
    <w:lvl w:ilvl="0">
      <w:start w:val="5"/>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0" w15:restartNumberingAfterBreak="0">
    <w:nsid w:val="1D574F30"/>
    <w:multiLevelType w:val="multilevel"/>
    <w:tmpl w:val="3C9458C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1" w15:restartNumberingAfterBreak="0">
    <w:nsid w:val="1D6A323C"/>
    <w:multiLevelType w:val="multilevel"/>
    <w:tmpl w:val="D730D32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2" w15:restartNumberingAfterBreak="0">
    <w:nsid w:val="1D8E0BB3"/>
    <w:multiLevelType w:val="multilevel"/>
    <w:tmpl w:val="F488B268"/>
    <w:lvl w:ilvl="0">
      <w:start w:val="3"/>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1E6C3E62"/>
    <w:multiLevelType w:val="multilevel"/>
    <w:tmpl w:val="E7509E5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4" w15:restartNumberingAfterBreak="0">
    <w:nsid w:val="1F4E371B"/>
    <w:multiLevelType w:val="multilevel"/>
    <w:tmpl w:val="6974091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5" w15:restartNumberingAfterBreak="0">
    <w:nsid w:val="1FCA4EEE"/>
    <w:multiLevelType w:val="multilevel"/>
    <w:tmpl w:val="87C4F3D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6" w15:restartNumberingAfterBreak="0">
    <w:nsid w:val="1FFB1D66"/>
    <w:multiLevelType w:val="multilevel"/>
    <w:tmpl w:val="0702419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7" w15:restartNumberingAfterBreak="0">
    <w:nsid w:val="20C43D96"/>
    <w:multiLevelType w:val="multilevel"/>
    <w:tmpl w:val="DCA42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210E4EBE"/>
    <w:multiLevelType w:val="multilevel"/>
    <w:tmpl w:val="0420AC9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rPr>
        <w:smallCaps w:val="0"/>
        <w:strike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69" w15:restartNumberingAfterBreak="0">
    <w:nsid w:val="21271375"/>
    <w:multiLevelType w:val="multilevel"/>
    <w:tmpl w:val="4DEAA07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0" w15:restartNumberingAfterBreak="0">
    <w:nsid w:val="22265260"/>
    <w:multiLevelType w:val="multilevel"/>
    <w:tmpl w:val="CE923AD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1" w15:restartNumberingAfterBreak="0">
    <w:nsid w:val="23FA5DB6"/>
    <w:multiLevelType w:val="multilevel"/>
    <w:tmpl w:val="B1EC4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41F7B4B"/>
    <w:multiLevelType w:val="multilevel"/>
    <w:tmpl w:val="609E0B4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3" w15:restartNumberingAfterBreak="0">
    <w:nsid w:val="24882CAB"/>
    <w:multiLevelType w:val="multilevel"/>
    <w:tmpl w:val="8D5EF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4DD69CB"/>
    <w:multiLevelType w:val="multilevel"/>
    <w:tmpl w:val="DBBAE8E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25112E19"/>
    <w:multiLevelType w:val="multilevel"/>
    <w:tmpl w:val="517207D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6" w15:restartNumberingAfterBreak="0">
    <w:nsid w:val="252B27D7"/>
    <w:multiLevelType w:val="multilevel"/>
    <w:tmpl w:val="396EBCD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7" w15:restartNumberingAfterBreak="0">
    <w:nsid w:val="2554419A"/>
    <w:multiLevelType w:val="multilevel"/>
    <w:tmpl w:val="C2DAB0E6"/>
    <w:lvl w:ilvl="0">
      <w:start w:val="4"/>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78" w15:restartNumberingAfterBreak="0">
    <w:nsid w:val="26072241"/>
    <w:multiLevelType w:val="multilevel"/>
    <w:tmpl w:val="853A9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26E846C3"/>
    <w:multiLevelType w:val="multilevel"/>
    <w:tmpl w:val="F152A01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0" w15:restartNumberingAfterBreak="0">
    <w:nsid w:val="27F93B4C"/>
    <w:multiLevelType w:val="multilevel"/>
    <w:tmpl w:val="FF92105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1" w15:restartNumberingAfterBreak="0">
    <w:nsid w:val="27FD4259"/>
    <w:multiLevelType w:val="multilevel"/>
    <w:tmpl w:val="16BCA68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2" w15:restartNumberingAfterBreak="0">
    <w:nsid w:val="28434488"/>
    <w:multiLevelType w:val="multilevel"/>
    <w:tmpl w:val="CE7AB28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3" w15:restartNumberingAfterBreak="0">
    <w:nsid w:val="28602236"/>
    <w:multiLevelType w:val="multilevel"/>
    <w:tmpl w:val="3398C4C2"/>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4" w15:restartNumberingAfterBreak="0">
    <w:nsid w:val="28B60AB6"/>
    <w:multiLevelType w:val="multilevel"/>
    <w:tmpl w:val="25FC933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5" w15:restartNumberingAfterBreak="0">
    <w:nsid w:val="28C078AD"/>
    <w:multiLevelType w:val="multilevel"/>
    <w:tmpl w:val="C55CE02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6" w15:restartNumberingAfterBreak="0">
    <w:nsid w:val="29304096"/>
    <w:multiLevelType w:val="multilevel"/>
    <w:tmpl w:val="F314F11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7" w15:restartNumberingAfterBreak="0">
    <w:nsid w:val="293E7C16"/>
    <w:multiLevelType w:val="multilevel"/>
    <w:tmpl w:val="6ACEE48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2959057F"/>
    <w:multiLevelType w:val="multilevel"/>
    <w:tmpl w:val="1952E41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89" w15:restartNumberingAfterBreak="0">
    <w:nsid w:val="295E242A"/>
    <w:multiLevelType w:val="multilevel"/>
    <w:tmpl w:val="46F8173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0" w15:restartNumberingAfterBreak="0">
    <w:nsid w:val="2AF77BBB"/>
    <w:multiLevelType w:val="multilevel"/>
    <w:tmpl w:val="0A90AB9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1" w15:restartNumberingAfterBreak="0">
    <w:nsid w:val="2B870BD4"/>
    <w:multiLevelType w:val="multilevel"/>
    <w:tmpl w:val="D4AED86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2" w15:restartNumberingAfterBreak="0">
    <w:nsid w:val="2B8C4CE2"/>
    <w:multiLevelType w:val="multilevel"/>
    <w:tmpl w:val="75C2281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3" w15:restartNumberingAfterBreak="0">
    <w:nsid w:val="2BE24B40"/>
    <w:multiLevelType w:val="multilevel"/>
    <w:tmpl w:val="5A70EDF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4" w15:restartNumberingAfterBreak="0">
    <w:nsid w:val="2C98076F"/>
    <w:multiLevelType w:val="multilevel"/>
    <w:tmpl w:val="CE02B49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5" w15:restartNumberingAfterBreak="0">
    <w:nsid w:val="2D9035EB"/>
    <w:multiLevelType w:val="multilevel"/>
    <w:tmpl w:val="6B96DD0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6" w15:restartNumberingAfterBreak="0">
    <w:nsid w:val="2D9F78B0"/>
    <w:multiLevelType w:val="multilevel"/>
    <w:tmpl w:val="A11AF3CE"/>
    <w:lvl w:ilvl="0">
      <w:start w:val="1"/>
      <w:numFmt w:val="upp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97" w15:restartNumberingAfterBreak="0">
    <w:nsid w:val="2E4C505E"/>
    <w:multiLevelType w:val="multilevel"/>
    <w:tmpl w:val="E990E6E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8" w15:restartNumberingAfterBreak="0">
    <w:nsid w:val="30B01B25"/>
    <w:multiLevelType w:val="multilevel"/>
    <w:tmpl w:val="1F626AF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99" w15:restartNumberingAfterBreak="0">
    <w:nsid w:val="30DB6D56"/>
    <w:multiLevelType w:val="multilevel"/>
    <w:tmpl w:val="8B0E2054"/>
    <w:lvl w:ilvl="0">
      <w:start w:val="1"/>
      <w:numFmt w:val="upperLetter"/>
      <w:lvlText w:val="%1."/>
      <w:lvlJc w:val="left"/>
      <w:pPr>
        <w:ind w:left="720" w:hanging="720"/>
      </w:pPr>
      <w:rPr>
        <w:strike w:val="0"/>
      </w:r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0" w15:restartNumberingAfterBreak="0">
    <w:nsid w:val="31640E6E"/>
    <w:multiLevelType w:val="multilevel"/>
    <w:tmpl w:val="6E844F2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1" w15:restartNumberingAfterBreak="0">
    <w:nsid w:val="31E25FCB"/>
    <w:multiLevelType w:val="multilevel"/>
    <w:tmpl w:val="6F86F30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2" w15:restartNumberingAfterBreak="0">
    <w:nsid w:val="32441567"/>
    <w:multiLevelType w:val="multilevel"/>
    <w:tmpl w:val="877E967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3" w15:restartNumberingAfterBreak="0">
    <w:nsid w:val="32DC4F2C"/>
    <w:multiLevelType w:val="multilevel"/>
    <w:tmpl w:val="25F46238"/>
    <w:lvl w:ilvl="0">
      <w:start w:val="1"/>
      <w:numFmt w:val="upperLetter"/>
      <w:lvlText w:val="%1."/>
      <w:lvlJc w:val="left"/>
      <w:pPr>
        <w:ind w:left="720" w:hanging="720"/>
      </w:pPr>
      <w:rPr>
        <w:color w:val="000000"/>
      </w:rPr>
    </w:lvl>
    <w:lvl w:ilvl="1">
      <w:start w:val="1"/>
      <w:numFmt w:val="decimal"/>
      <w:lvlText w:val="%2."/>
      <w:lvlJc w:val="left"/>
      <w:pPr>
        <w:ind w:left="1440" w:hanging="720"/>
      </w:pPr>
      <w:rPr>
        <w:color w:val="000000"/>
      </w:r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4" w15:restartNumberingAfterBreak="0">
    <w:nsid w:val="33D959BD"/>
    <w:multiLevelType w:val="multilevel"/>
    <w:tmpl w:val="D382DE7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5" w15:restartNumberingAfterBreak="0">
    <w:nsid w:val="3424068F"/>
    <w:multiLevelType w:val="multilevel"/>
    <w:tmpl w:val="B77A3F6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6" w15:restartNumberingAfterBreak="0">
    <w:nsid w:val="347F2324"/>
    <w:multiLevelType w:val="multilevel"/>
    <w:tmpl w:val="A2900B1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7" w15:restartNumberingAfterBreak="0">
    <w:nsid w:val="35C3302B"/>
    <w:multiLevelType w:val="multilevel"/>
    <w:tmpl w:val="509E1BB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8" w15:restartNumberingAfterBreak="0">
    <w:nsid w:val="35DB3F13"/>
    <w:multiLevelType w:val="multilevel"/>
    <w:tmpl w:val="FC82970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09" w15:restartNumberingAfterBreak="0">
    <w:nsid w:val="38067B29"/>
    <w:multiLevelType w:val="multilevel"/>
    <w:tmpl w:val="42D43FA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0" w15:restartNumberingAfterBreak="0">
    <w:nsid w:val="39E24064"/>
    <w:multiLevelType w:val="multilevel"/>
    <w:tmpl w:val="DDC4353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1" w15:restartNumberingAfterBreak="0">
    <w:nsid w:val="3A895DCE"/>
    <w:multiLevelType w:val="multilevel"/>
    <w:tmpl w:val="08B6960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2" w15:restartNumberingAfterBreak="0">
    <w:nsid w:val="3AB7389C"/>
    <w:multiLevelType w:val="multilevel"/>
    <w:tmpl w:val="E2243D4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3" w15:restartNumberingAfterBreak="0">
    <w:nsid w:val="3AF803B1"/>
    <w:multiLevelType w:val="multilevel"/>
    <w:tmpl w:val="7F704A8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3BB37C4C"/>
    <w:multiLevelType w:val="multilevel"/>
    <w:tmpl w:val="AA6C5F4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5" w15:restartNumberingAfterBreak="0">
    <w:nsid w:val="3D2A337D"/>
    <w:multiLevelType w:val="multilevel"/>
    <w:tmpl w:val="F7D2CEF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6" w15:restartNumberingAfterBreak="0">
    <w:nsid w:val="3DB57FB1"/>
    <w:multiLevelType w:val="multilevel"/>
    <w:tmpl w:val="D95AFE2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7" w15:restartNumberingAfterBreak="0">
    <w:nsid w:val="3EB30D31"/>
    <w:multiLevelType w:val="multilevel"/>
    <w:tmpl w:val="71C40A1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8" w15:restartNumberingAfterBreak="0">
    <w:nsid w:val="3F654DA1"/>
    <w:multiLevelType w:val="multilevel"/>
    <w:tmpl w:val="D6F4D96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19" w15:restartNumberingAfterBreak="0">
    <w:nsid w:val="3F794B54"/>
    <w:multiLevelType w:val="multilevel"/>
    <w:tmpl w:val="1EBA0A3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0" w15:restartNumberingAfterBreak="0">
    <w:nsid w:val="3FF558BA"/>
    <w:multiLevelType w:val="multilevel"/>
    <w:tmpl w:val="469E821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1" w15:restartNumberingAfterBreak="0">
    <w:nsid w:val="412D2BF4"/>
    <w:multiLevelType w:val="multilevel"/>
    <w:tmpl w:val="CF9ADF6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2" w15:restartNumberingAfterBreak="0">
    <w:nsid w:val="44A06BCB"/>
    <w:multiLevelType w:val="multilevel"/>
    <w:tmpl w:val="407C4B6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3" w15:restartNumberingAfterBreak="0">
    <w:nsid w:val="44A07B64"/>
    <w:multiLevelType w:val="multilevel"/>
    <w:tmpl w:val="12AC947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4" w15:restartNumberingAfterBreak="0">
    <w:nsid w:val="44EF3FEC"/>
    <w:multiLevelType w:val="multilevel"/>
    <w:tmpl w:val="EDA678B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5" w15:restartNumberingAfterBreak="0">
    <w:nsid w:val="45200F1C"/>
    <w:multiLevelType w:val="multilevel"/>
    <w:tmpl w:val="916C412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 w15:restartNumberingAfterBreak="0">
    <w:nsid w:val="45A2275B"/>
    <w:multiLevelType w:val="multilevel"/>
    <w:tmpl w:val="FB5483A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7" w15:restartNumberingAfterBreak="0">
    <w:nsid w:val="482B4FE2"/>
    <w:multiLevelType w:val="multilevel"/>
    <w:tmpl w:val="9BFE0CC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8" w15:restartNumberingAfterBreak="0">
    <w:nsid w:val="49D06B0E"/>
    <w:multiLevelType w:val="multilevel"/>
    <w:tmpl w:val="98E0427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29" w15:restartNumberingAfterBreak="0">
    <w:nsid w:val="49E069FB"/>
    <w:multiLevelType w:val="multilevel"/>
    <w:tmpl w:val="0230548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0" w15:restartNumberingAfterBreak="0">
    <w:nsid w:val="4AB972A9"/>
    <w:multiLevelType w:val="multilevel"/>
    <w:tmpl w:val="0ACA6C1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1" w15:restartNumberingAfterBreak="0">
    <w:nsid w:val="4BD16701"/>
    <w:multiLevelType w:val="multilevel"/>
    <w:tmpl w:val="9790E3A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4E0976C2"/>
    <w:multiLevelType w:val="multilevel"/>
    <w:tmpl w:val="7666CA1C"/>
    <w:lvl w:ilvl="0">
      <w:start w:val="1"/>
      <w:numFmt w:val="upperLetter"/>
      <w:lvlText w:val="%1."/>
      <w:lvlJc w:val="left"/>
      <w:pPr>
        <w:ind w:left="720" w:hanging="720"/>
      </w:pPr>
      <w:rPr>
        <w:b w:val="0"/>
        <w:bCs w:val="0"/>
      </w:rPr>
    </w:lvl>
    <w:lvl w:ilvl="1">
      <w:start w:val="1"/>
      <w:numFmt w:val="decimal"/>
      <w:lvlText w:val="%2."/>
      <w:lvlJc w:val="left"/>
      <w:pPr>
        <w:ind w:left="1440" w:hanging="720"/>
      </w:pPr>
      <w:rPr>
        <w:b w:val="0"/>
        <w:bCs w:val="0"/>
      </w:rPr>
    </w:lvl>
    <w:lvl w:ilvl="2">
      <w:start w:val="1"/>
      <w:numFmt w:val="lowerLetter"/>
      <w:lvlText w:val="%3."/>
      <w:lvlJc w:val="left"/>
      <w:pPr>
        <w:ind w:left="2160" w:hanging="720"/>
      </w:pPr>
      <w:rPr>
        <w:b w:val="0"/>
        <w:bCs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3" w15:restartNumberingAfterBreak="0">
    <w:nsid w:val="4E45033A"/>
    <w:multiLevelType w:val="multilevel"/>
    <w:tmpl w:val="D542F8C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4" w15:restartNumberingAfterBreak="0">
    <w:nsid w:val="4E4902F9"/>
    <w:multiLevelType w:val="multilevel"/>
    <w:tmpl w:val="7876DB4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5" w15:restartNumberingAfterBreak="0">
    <w:nsid w:val="4F9D0CF4"/>
    <w:multiLevelType w:val="multilevel"/>
    <w:tmpl w:val="47B679E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6" w15:restartNumberingAfterBreak="0">
    <w:nsid w:val="4FB81F21"/>
    <w:multiLevelType w:val="multilevel"/>
    <w:tmpl w:val="B46AD0D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7" w15:restartNumberingAfterBreak="0">
    <w:nsid w:val="50744620"/>
    <w:multiLevelType w:val="multilevel"/>
    <w:tmpl w:val="E506AE3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8" w15:restartNumberingAfterBreak="0">
    <w:nsid w:val="508B1A49"/>
    <w:multiLevelType w:val="multilevel"/>
    <w:tmpl w:val="42725E2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39" w15:restartNumberingAfterBreak="0">
    <w:nsid w:val="50D420B3"/>
    <w:multiLevelType w:val="multilevel"/>
    <w:tmpl w:val="7AD0FDD4"/>
    <w:lvl w:ilvl="0">
      <w:start w:val="1"/>
      <w:numFmt w:val="upperLetter"/>
      <w:lvlText w:val="%1."/>
      <w:lvlJc w:val="left"/>
      <w:pPr>
        <w:ind w:left="720" w:hanging="720"/>
      </w:pPr>
      <w:rPr>
        <w:b w:val="0"/>
        <w:bCs w:val="0"/>
      </w:rPr>
    </w:lvl>
    <w:lvl w:ilvl="1">
      <w:start w:val="1"/>
      <w:numFmt w:val="decimal"/>
      <w:lvlText w:val="%2."/>
      <w:lvlJc w:val="left"/>
      <w:pPr>
        <w:ind w:left="1440" w:hanging="720"/>
      </w:pPr>
      <w:rPr>
        <w:b w:val="0"/>
        <w:bCs w:val="0"/>
      </w:r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0" w15:restartNumberingAfterBreak="0">
    <w:nsid w:val="51AE4E6A"/>
    <w:multiLevelType w:val="multilevel"/>
    <w:tmpl w:val="E700824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1" w15:restartNumberingAfterBreak="0">
    <w:nsid w:val="51C66002"/>
    <w:multiLevelType w:val="multilevel"/>
    <w:tmpl w:val="1326188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2" w15:restartNumberingAfterBreak="0">
    <w:nsid w:val="525D716B"/>
    <w:multiLevelType w:val="multilevel"/>
    <w:tmpl w:val="C93456E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3" w15:restartNumberingAfterBreak="0">
    <w:nsid w:val="52635B73"/>
    <w:multiLevelType w:val="multilevel"/>
    <w:tmpl w:val="0536323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4" w15:restartNumberingAfterBreak="0">
    <w:nsid w:val="530A7107"/>
    <w:multiLevelType w:val="multilevel"/>
    <w:tmpl w:val="E6340A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5" w15:restartNumberingAfterBreak="0">
    <w:nsid w:val="54701139"/>
    <w:multiLevelType w:val="multilevel"/>
    <w:tmpl w:val="CA220DF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6" w15:restartNumberingAfterBreak="0">
    <w:nsid w:val="54951937"/>
    <w:multiLevelType w:val="multilevel"/>
    <w:tmpl w:val="F26CACC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7" w15:restartNumberingAfterBreak="0">
    <w:nsid w:val="54B27032"/>
    <w:multiLevelType w:val="multilevel"/>
    <w:tmpl w:val="0700EAE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8" w15:restartNumberingAfterBreak="0">
    <w:nsid w:val="568E5B6B"/>
    <w:multiLevelType w:val="multilevel"/>
    <w:tmpl w:val="E0B05B7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49" w15:restartNumberingAfterBreak="0">
    <w:nsid w:val="56F426F0"/>
    <w:multiLevelType w:val="multilevel"/>
    <w:tmpl w:val="1D66130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0" w15:restartNumberingAfterBreak="0">
    <w:nsid w:val="573D106E"/>
    <w:multiLevelType w:val="multilevel"/>
    <w:tmpl w:val="DD48A5A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1" w15:restartNumberingAfterBreak="0">
    <w:nsid w:val="579C410A"/>
    <w:multiLevelType w:val="multilevel"/>
    <w:tmpl w:val="BA18DB8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2" w15:restartNumberingAfterBreak="0">
    <w:nsid w:val="581A36F9"/>
    <w:multiLevelType w:val="multilevel"/>
    <w:tmpl w:val="34167D1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3" w15:restartNumberingAfterBreak="0">
    <w:nsid w:val="592D4FFD"/>
    <w:multiLevelType w:val="multilevel"/>
    <w:tmpl w:val="B56A1EE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4" w15:restartNumberingAfterBreak="0">
    <w:nsid w:val="59735000"/>
    <w:multiLevelType w:val="multilevel"/>
    <w:tmpl w:val="9F2E211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5" w15:restartNumberingAfterBreak="0">
    <w:nsid w:val="59EA31C9"/>
    <w:multiLevelType w:val="multilevel"/>
    <w:tmpl w:val="692C3FC2"/>
    <w:lvl w:ilvl="0">
      <w:start w:val="1"/>
      <w:numFmt w:val="upperLetter"/>
      <w:lvlText w:val="%1."/>
      <w:lvlJc w:val="left"/>
      <w:pPr>
        <w:ind w:left="720" w:hanging="720"/>
      </w:pPr>
    </w:lvl>
    <w:lvl w:ilvl="1">
      <w:start w:val="1"/>
      <w:numFmt w:val="decimal"/>
      <w:lvlText w:val="%2."/>
      <w:lvlJc w:val="left"/>
      <w:pPr>
        <w:ind w:left="1440" w:hanging="720"/>
      </w:pPr>
      <w:rPr>
        <w:strike w:val="0"/>
      </w:r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6" w15:restartNumberingAfterBreak="0">
    <w:nsid w:val="5A942B40"/>
    <w:multiLevelType w:val="multilevel"/>
    <w:tmpl w:val="D5B4E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5B354E1B"/>
    <w:multiLevelType w:val="multilevel"/>
    <w:tmpl w:val="60D67C2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8" w15:restartNumberingAfterBreak="0">
    <w:nsid w:val="5B632DB5"/>
    <w:multiLevelType w:val="multilevel"/>
    <w:tmpl w:val="58DC6C0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59" w15:restartNumberingAfterBreak="0">
    <w:nsid w:val="5BB20AC3"/>
    <w:multiLevelType w:val="multilevel"/>
    <w:tmpl w:val="FCC8464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0" w15:restartNumberingAfterBreak="0">
    <w:nsid w:val="5CD76E4B"/>
    <w:multiLevelType w:val="multilevel"/>
    <w:tmpl w:val="FADC924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1" w15:restartNumberingAfterBreak="0">
    <w:nsid w:val="5FD10E3E"/>
    <w:multiLevelType w:val="multilevel"/>
    <w:tmpl w:val="47A8579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603821C6"/>
    <w:multiLevelType w:val="multilevel"/>
    <w:tmpl w:val="C194C25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3" w15:restartNumberingAfterBreak="0">
    <w:nsid w:val="61070C34"/>
    <w:multiLevelType w:val="multilevel"/>
    <w:tmpl w:val="BCE055B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4" w15:restartNumberingAfterBreak="0">
    <w:nsid w:val="611A784C"/>
    <w:multiLevelType w:val="multilevel"/>
    <w:tmpl w:val="93FA6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618E4686"/>
    <w:multiLevelType w:val="multilevel"/>
    <w:tmpl w:val="6ED6AB1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6" w15:restartNumberingAfterBreak="0">
    <w:nsid w:val="61CD49EC"/>
    <w:multiLevelType w:val="multilevel"/>
    <w:tmpl w:val="28025E4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7" w15:restartNumberingAfterBreak="0">
    <w:nsid w:val="62576D54"/>
    <w:multiLevelType w:val="multilevel"/>
    <w:tmpl w:val="21CAC5B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8" w15:restartNumberingAfterBreak="0">
    <w:nsid w:val="635340F5"/>
    <w:multiLevelType w:val="multilevel"/>
    <w:tmpl w:val="53DE056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69" w15:restartNumberingAfterBreak="0">
    <w:nsid w:val="639172A5"/>
    <w:multiLevelType w:val="multilevel"/>
    <w:tmpl w:val="E724FA1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0" w15:restartNumberingAfterBreak="0">
    <w:nsid w:val="643F1FE5"/>
    <w:multiLevelType w:val="multilevel"/>
    <w:tmpl w:val="B314750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1" w15:restartNumberingAfterBreak="0">
    <w:nsid w:val="64D2107A"/>
    <w:multiLevelType w:val="multilevel"/>
    <w:tmpl w:val="A4F8619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2" w15:restartNumberingAfterBreak="0">
    <w:nsid w:val="6564726B"/>
    <w:multiLevelType w:val="multilevel"/>
    <w:tmpl w:val="91AA90B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3" w15:restartNumberingAfterBreak="0">
    <w:nsid w:val="65A8362B"/>
    <w:multiLevelType w:val="multilevel"/>
    <w:tmpl w:val="B7C6B5E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4" w15:restartNumberingAfterBreak="0">
    <w:nsid w:val="65FB1A26"/>
    <w:multiLevelType w:val="multilevel"/>
    <w:tmpl w:val="95380212"/>
    <w:lvl w:ilvl="0">
      <w:start w:val="1"/>
      <w:numFmt w:val="upperLetter"/>
      <w:lvlText w:val="%1."/>
      <w:lvlJc w:val="left"/>
      <w:pPr>
        <w:ind w:left="720" w:hanging="720"/>
      </w:pPr>
    </w:lvl>
    <w:lvl w:ilvl="1">
      <w:start w:val="2"/>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5" w15:restartNumberingAfterBreak="0">
    <w:nsid w:val="66016FEA"/>
    <w:multiLevelType w:val="multilevel"/>
    <w:tmpl w:val="7CE0151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6" w15:restartNumberingAfterBreak="0">
    <w:nsid w:val="66691AE8"/>
    <w:multiLevelType w:val="multilevel"/>
    <w:tmpl w:val="BCF2494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7" w15:restartNumberingAfterBreak="0">
    <w:nsid w:val="67B301A7"/>
    <w:multiLevelType w:val="multilevel"/>
    <w:tmpl w:val="18D4D64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8" w15:restartNumberingAfterBreak="0">
    <w:nsid w:val="67D05FD1"/>
    <w:multiLevelType w:val="multilevel"/>
    <w:tmpl w:val="5E9A91E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79" w15:restartNumberingAfterBreak="0">
    <w:nsid w:val="69203E6D"/>
    <w:multiLevelType w:val="multilevel"/>
    <w:tmpl w:val="26DE9A3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0" w15:restartNumberingAfterBreak="0">
    <w:nsid w:val="69B62A7E"/>
    <w:multiLevelType w:val="multilevel"/>
    <w:tmpl w:val="BBE4AA9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1" w15:restartNumberingAfterBreak="0">
    <w:nsid w:val="69E36B22"/>
    <w:multiLevelType w:val="multilevel"/>
    <w:tmpl w:val="78B07D8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2" w15:restartNumberingAfterBreak="0">
    <w:nsid w:val="69EF56D9"/>
    <w:multiLevelType w:val="multilevel"/>
    <w:tmpl w:val="064A9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AE35235"/>
    <w:multiLevelType w:val="multilevel"/>
    <w:tmpl w:val="0718708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4" w15:restartNumberingAfterBreak="0">
    <w:nsid w:val="6B543D72"/>
    <w:multiLevelType w:val="multilevel"/>
    <w:tmpl w:val="D9AAE72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6B5854FE"/>
    <w:multiLevelType w:val="multilevel"/>
    <w:tmpl w:val="95CC584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6" w15:restartNumberingAfterBreak="0">
    <w:nsid w:val="6C147A0F"/>
    <w:multiLevelType w:val="multilevel"/>
    <w:tmpl w:val="E350152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7" w15:restartNumberingAfterBreak="0">
    <w:nsid w:val="6C2348E0"/>
    <w:multiLevelType w:val="multilevel"/>
    <w:tmpl w:val="1D4E880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8" w15:restartNumberingAfterBreak="0">
    <w:nsid w:val="6CCC2872"/>
    <w:multiLevelType w:val="multilevel"/>
    <w:tmpl w:val="90B0234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89" w15:restartNumberingAfterBreak="0">
    <w:nsid w:val="6CFC3DC0"/>
    <w:multiLevelType w:val="multilevel"/>
    <w:tmpl w:val="4C8C215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0" w15:restartNumberingAfterBreak="0">
    <w:nsid w:val="6DF80BD7"/>
    <w:multiLevelType w:val="multilevel"/>
    <w:tmpl w:val="F6DA90D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1" w15:restartNumberingAfterBreak="0">
    <w:nsid w:val="6E9A63EC"/>
    <w:multiLevelType w:val="multilevel"/>
    <w:tmpl w:val="26527B0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2" w15:restartNumberingAfterBreak="0">
    <w:nsid w:val="6F414E00"/>
    <w:multiLevelType w:val="multilevel"/>
    <w:tmpl w:val="33EC4302"/>
    <w:lvl w:ilvl="0">
      <w:start w:val="1"/>
      <w:numFmt w:val="upperLetter"/>
      <w:lvlText w:val="%1."/>
      <w:lvlJc w:val="left"/>
      <w:pPr>
        <w:ind w:left="720" w:hanging="720"/>
      </w:pPr>
    </w:lvl>
    <w:lvl w:ilvl="1">
      <w:start w:val="1"/>
      <w:numFmt w:val="decimal"/>
      <w:lvlText w:val="%2."/>
      <w:lvlJc w:val="left"/>
      <w:pPr>
        <w:ind w:left="5040" w:hanging="720"/>
      </w:pPr>
      <w:rPr>
        <w:b w:val="0"/>
        <w:bCs w:val="0"/>
      </w:rPr>
    </w:lvl>
    <w:lvl w:ilvl="2">
      <w:start w:val="1"/>
      <w:numFmt w:val="lowerLetter"/>
      <w:lvlText w:val="%3."/>
      <w:lvlJc w:val="left"/>
      <w:pPr>
        <w:ind w:left="5760" w:hanging="720"/>
      </w:pPr>
      <w:rPr>
        <w:b w:val="0"/>
        <w:bCs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3" w15:restartNumberingAfterBreak="0">
    <w:nsid w:val="706646C3"/>
    <w:multiLevelType w:val="multilevel"/>
    <w:tmpl w:val="ED92B86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4" w15:restartNumberingAfterBreak="0">
    <w:nsid w:val="70A4139B"/>
    <w:multiLevelType w:val="multilevel"/>
    <w:tmpl w:val="8BD0529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5" w15:restartNumberingAfterBreak="0">
    <w:nsid w:val="70F241CA"/>
    <w:multiLevelType w:val="multilevel"/>
    <w:tmpl w:val="C7FC9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71D41FC7"/>
    <w:multiLevelType w:val="multilevel"/>
    <w:tmpl w:val="8F52CE6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7" w15:restartNumberingAfterBreak="0">
    <w:nsid w:val="725F6760"/>
    <w:multiLevelType w:val="multilevel"/>
    <w:tmpl w:val="447E241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8" w15:restartNumberingAfterBreak="0">
    <w:nsid w:val="73333EA9"/>
    <w:multiLevelType w:val="multilevel"/>
    <w:tmpl w:val="42A2B87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199" w15:restartNumberingAfterBreak="0">
    <w:nsid w:val="735C58DF"/>
    <w:multiLevelType w:val="multilevel"/>
    <w:tmpl w:val="3BFA3B5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0" w15:restartNumberingAfterBreak="0">
    <w:nsid w:val="73C8179B"/>
    <w:multiLevelType w:val="multilevel"/>
    <w:tmpl w:val="9492227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1" w15:restartNumberingAfterBreak="0">
    <w:nsid w:val="73EA1B1B"/>
    <w:multiLevelType w:val="multilevel"/>
    <w:tmpl w:val="3CC82B8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2" w15:restartNumberingAfterBreak="0">
    <w:nsid w:val="74106C22"/>
    <w:multiLevelType w:val="multilevel"/>
    <w:tmpl w:val="62D4EA2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3" w15:restartNumberingAfterBreak="0">
    <w:nsid w:val="75533D55"/>
    <w:multiLevelType w:val="multilevel"/>
    <w:tmpl w:val="697E8E80"/>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4" w15:restartNumberingAfterBreak="0">
    <w:nsid w:val="755A4EB8"/>
    <w:multiLevelType w:val="multilevel"/>
    <w:tmpl w:val="6E16D6C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5" w15:restartNumberingAfterBreak="0">
    <w:nsid w:val="75F21FBA"/>
    <w:multiLevelType w:val="multilevel"/>
    <w:tmpl w:val="9190B5E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6" w15:restartNumberingAfterBreak="0">
    <w:nsid w:val="762E23D3"/>
    <w:multiLevelType w:val="multilevel"/>
    <w:tmpl w:val="13D0844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7" w15:restartNumberingAfterBreak="0">
    <w:nsid w:val="76D068C4"/>
    <w:multiLevelType w:val="multilevel"/>
    <w:tmpl w:val="DF4846D4"/>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8" w15:restartNumberingAfterBreak="0">
    <w:nsid w:val="774D185D"/>
    <w:multiLevelType w:val="multilevel"/>
    <w:tmpl w:val="DFD80EC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09" w15:restartNumberingAfterBreak="0">
    <w:nsid w:val="782C011F"/>
    <w:multiLevelType w:val="multilevel"/>
    <w:tmpl w:val="6B726E4E"/>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0" w15:restartNumberingAfterBreak="0">
    <w:nsid w:val="782F6CDA"/>
    <w:multiLevelType w:val="multilevel"/>
    <w:tmpl w:val="8F1EFF5A"/>
    <w:lvl w:ilvl="0">
      <w:start w:val="3"/>
      <w:numFmt w:val="upperLetter"/>
      <w:lvlText w:val="%1."/>
      <w:lvlJc w:val="left"/>
      <w:pPr>
        <w:ind w:left="720" w:hanging="720"/>
      </w:pPr>
      <w:rPr>
        <w:b w:val="0"/>
        <w:bCs w:val="0"/>
      </w:rPr>
    </w:lvl>
    <w:lvl w:ilvl="1">
      <w:start w:val="1"/>
      <w:numFmt w:val="decimal"/>
      <w:lvlText w:val="%2."/>
      <w:lvlJc w:val="left"/>
      <w:pPr>
        <w:ind w:left="1440" w:hanging="720"/>
      </w:pPr>
      <w:rPr>
        <w:b w:val="0"/>
        <w:bCs w:val="0"/>
      </w:rPr>
    </w:lvl>
    <w:lvl w:ilvl="2">
      <w:start w:val="1"/>
      <w:numFmt w:val="lowerLetter"/>
      <w:lvlText w:val="%3."/>
      <w:lvlJc w:val="left"/>
      <w:pPr>
        <w:ind w:left="2160" w:hanging="720"/>
      </w:pPr>
      <w:rPr>
        <w:b w:val="0"/>
        <w:bCs w:val="0"/>
      </w:r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1" w15:restartNumberingAfterBreak="0">
    <w:nsid w:val="78C457A9"/>
    <w:multiLevelType w:val="multilevel"/>
    <w:tmpl w:val="56B851E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2" w15:restartNumberingAfterBreak="0">
    <w:nsid w:val="799A5DBA"/>
    <w:multiLevelType w:val="multilevel"/>
    <w:tmpl w:val="CCBE1334"/>
    <w:lvl w:ilvl="0">
      <w:start w:val="4"/>
      <w:numFmt w:val="upperLetter"/>
      <w:lvlText w:val="%1."/>
      <w:lvlJc w:val="left"/>
      <w:pPr>
        <w:ind w:left="720" w:hanging="720"/>
      </w:pPr>
    </w:lvl>
    <w:lvl w:ilvl="1">
      <w:start w:val="6"/>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3" w15:restartNumberingAfterBreak="0">
    <w:nsid w:val="7A11407E"/>
    <w:multiLevelType w:val="multilevel"/>
    <w:tmpl w:val="A95CB96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4" w15:restartNumberingAfterBreak="0">
    <w:nsid w:val="7A6F46A2"/>
    <w:multiLevelType w:val="multilevel"/>
    <w:tmpl w:val="E35E4C7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5" w15:restartNumberingAfterBreak="0">
    <w:nsid w:val="7AE625D3"/>
    <w:multiLevelType w:val="multilevel"/>
    <w:tmpl w:val="6F0EC438"/>
    <w:lvl w:ilvl="0">
      <w:start w:val="5"/>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6" w15:restartNumberingAfterBreak="0">
    <w:nsid w:val="7C7A39CD"/>
    <w:multiLevelType w:val="multilevel"/>
    <w:tmpl w:val="380A5A22"/>
    <w:lvl w:ilvl="0">
      <w:start w:val="1"/>
      <w:numFmt w:val="upperLetter"/>
      <w:lvlText w:val="%1."/>
      <w:lvlJc w:val="left"/>
      <w:pPr>
        <w:ind w:left="720" w:hanging="720"/>
      </w:pPr>
    </w:lvl>
    <w:lvl w:ilvl="1">
      <w:start w:val="3"/>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7" w15:restartNumberingAfterBreak="0">
    <w:nsid w:val="7CC27654"/>
    <w:multiLevelType w:val="multilevel"/>
    <w:tmpl w:val="695A20C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8" w15:restartNumberingAfterBreak="0">
    <w:nsid w:val="7D4C32A5"/>
    <w:multiLevelType w:val="multilevel"/>
    <w:tmpl w:val="4544B572"/>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19" w15:restartNumberingAfterBreak="0">
    <w:nsid w:val="7E124006"/>
    <w:multiLevelType w:val="multilevel"/>
    <w:tmpl w:val="B0B49C3C"/>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20" w15:restartNumberingAfterBreak="0">
    <w:nsid w:val="7E363565"/>
    <w:multiLevelType w:val="multilevel"/>
    <w:tmpl w:val="55588F16"/>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21" w15:restartNumberingAfterBreak="0">
    <w:nsid w:val="7E9A3DE4"/>
    <w:multiLevelType w:val="multilevel"/>
    <w:tmpl w:val="29EA8098"/>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22" w15:restartNumberingAfterBreak="0">
    <w:nsid w:val="7FC91849"/>
    <w:multiLevelType w:val="multilevel"/>
    <w:tmpl w:val="CE90281A"/>
    <w:lvl w:ilvl="0">
      <w:start w:val="1"/>
      <w:numFmt w:val="upperLetter"/>
      <w:lvlText w:val="%1."/>
      <w:lvlJc w:val="left"/>
      <w:pPr>
        <w:ind w:left="720" w:hanging="720"/>
      </w:pPr>
    </w:lvl>
    <w:lvl w:ilvl="1">
      <w:start w:val="1"/>
      <w:numFmt w:val="decimal"/>
      <w:lvlText w:val="%2."/>
      <w:lvlJc w:val="left"/>
      <w:pPr>
        <w:ind w:left="1440" w:hanging="720"/>
      </w:pPr>
    </w:lvl>
    <w:lvl w:ilvl="2">
      <w:start w:val="1"/>
      <w:numFmt w:val="lowerLetter"/>
      <w:lvlText w:val="%3."/>
      <w:lvlJc w:val="left"/>
      <w:pPr>
        <w:ind w:left="2160" w:hanging="720"/>
      </w:pPr>
    </w:lvl>
    <w:lvl w:ilvl="3">
      <w:start w:val="1"/>
      <w:numFmt w:val="decimal"/>
      <w:lvlText w:val="(%4)"/>
      <w:lvlJc w:val="left"/>
      <w:pPr>
        <w:ind w:left="2880" w:hanging="720"/>
      </w:pPr>
    </w:lvl>
    <w:lvl w:ilvl="4">
      <w:start w:val="1"/>
      <w:numFmt w:val="lowerLetter"/>
      <w:lvlText w:val="(%5)"/>
      <w:lvlJc w:val="left"/>
      <w:pPr>
        <w:ind w:left="3600" w:hanging="720"/>
      </w:pPr>
    </w:lvl>
    <w:lvl w:ilvl="5">
      <w:start w:val="1"/>
      <w:numFmt w:val="lowerRoman"/>
      <w:lvlText w:val="(%6)"/>
      <w:lvlJc w:val="left"/>
      <w:pPr>
        <w:ind w:left="4320" w:hanging="720"/>
      </w:pPr>
    </w:lvl>
    <w:lvl w:ilvl="6">
      <w:start w:val="1"/>
      <w:numFmt w:val="decimal"/>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num w:numId="1" w16cid:durableId="1795101652">
    <w:abstractNumId w:val="195"/>
  </w:num>
  <w:num w:numId="2" w16cid:durableId="10301768">
    <w:abstractNumId w:val="12"/>
  </w:num>
  <w:num w:numId="3" w16cid:durableId="1665548320">
    <w:abstractNumId w:val="212"/>
  </w:num>
  <w:num w:numId="4" w16cid:durableId="783698748">
    <w:abstractNumId w:val="215"/>
  </w:num>
  <w:num w:numId="5" w16cid:durableId="79522927">
    <w:abstractNumId w:val="214"/>
  </w:num>
  <w:num w:numId="6" w16cid:durableId="1894123187">
    <w:abstractNumId w:val="192"/>
  </w:num>
  <w:num w:numId="7" w16cid:durableId="1862694694">
    <w:abstractNumId w:val="105"/>
  </w:num>
  <w:num w:numId="8" w16cid:durableId="1613705174">
    <w:abstractNumId w:val="133"/>
  </w:num>
  <w:num w:numId="9" w16cid:durableId="621766554">
    <w:abstractNumId w:val="65"/>
  </w:num>
  <w:num w:numId="10" w16cid:durableId="294724320">
    <w:abstractNumId w:val="44"/>
  </w:num>
  <w:num w:numId="11" w16cid:durableId="231042234">
    <w:abstractNumId w:val="112"/>
  </w:num>
  <w:num w:numId="12" w16cid:durableId="1440487327">
    <w:abstractNumId w:val="106"/>
  </w:num>
  <w:num w:numId="13" w16cid:durableId="1782265925">
    <w:abstractNumId w:val="48"/>
  </w:num>
  <w:num w:numId="14" w16cid:durableId="2095279037">
    <w:abstractNumId w:val="61"/>
  </w:num>
  <w:num w:numId="15" w16cid:durableId="114568573">
    <w:abstractNumId w:val="132"/>
  </w:num>
  <w:num w:numId="16" w16cid:durableId="1833180399">
    <w:abstractNumId w:val="218"/>
  </w:num>
  <w:num w:numId="17" w16cid:durableId="2032024591">
    <w:abstractNumId w:val="181"/>
  </w:num>
  <w:num w:numId="18" w16cid:durableId="945313102">
    <w:abstractNumId w:val="170"/>
  </w:num>
  <w:num w:numId="19" w16cid:durableId="1370035325">
    <w:abstractNumId w:val="56"/>
  </w:num>
  <w:num w:numId="20" w16cid:durableId="2027751802">
    <w:abstractNumId w:val="101"/>
  </w:num>
  <w:num w:numId="21" w16cid:durableId="1522548175">
    <w:abstractNumId w:val="115"/>
  </w:num>
  <w:num w:numId="22" w16cid:durableId="1841045188">
    <w:abstractNumId w:val="82"/>
  </w:num>
  <w:num w:numId="23" w16cid:durableId="2005083863">
    <w:abstractNumId w:val="74"/>
  </w:num>
  <w:num w:numId="24" w16cid:durableId="523790764">
    <w:abstractNumId w:val="210"/>
  </w:num>
  <w:num w:numId="25" w16cid:durableId="1331441623">
    <w:abstractNumId w:val="33"/>
  </w:num>
  <w:num w:numId="26" w16cid:durableId="1215459535">
    <w:abstractNumId w:val="206"/>
  </w:num>
  <w:num w:numId="27" w16cid:durableId="703598008">
    <w:abstractNumId w:val="165"/>
  </w:num>
  <w:num w:numId="28" w16cid:durableId="556824522">
    <w:abstractNumId w:val="173"/>
  </w:num>
  <w:num w:numId="29" w16cid:durableId="1071925736">
    <w:abstractNumId w:val="15"/>
  </w:num>
  <w:num w:numId="30" w16cid:durableId="1590233641">
    <w:abstractNumId w:val="158"/>
  </w:num>
  <w:num w:numId="31" w16cid:durableId="826673242">
    <w:abstractNumId w:val="77"/>
  </w:num>
  <w:num w:numId="32" w16cid:durableId="1456217052">
    <w:abstractNumId w:val="2"/>
  </w:num>
  <w:num w:numId="33" w16cid:durableId="410322809">
    <w:abstractNumId w:val="174"/>
  </w:num>
  <w:num w:numId="34" w16cid:durableId="382481204">
    <w:abstractNumId w:val="131"/>
  </w:num>
  <w:num w:numId="35" w16cid:durableId="146676680">
    <w:abstractNumId w:val="0"/>
  </w:num>
  <w:num w:numId="36" w16cid:durableId="127551198">
    <w:abstractNumId w:val="19"/>
  </w:num>
  <w:num w:numId="37" w16cid:durableId="261568795">
    <w:abstractNumId w:val="63"/>
  </w:num>
  <w:num w:numId="38" w16cid:durableId="1176337768">
    <w:abstractNumId w:val="204"/>
  </w:num>
  <w:num w:numId="39" w16cid:durableId="1834447837">
    <w:abstractNumId w:val="43"/>
  </w:num>
  <w:num w:numId="40" w16cid:durableId="1530333221">
    <w:abstractNumId w:val="188"/>
  </w:num>
  <w:num w:numId="41" w16cid:durableId="637760070">
    <w:abstractNumId w:val="75"/>
  </w:num>
  <w:num w:numId="42" w16cid:durableId="317348496">
    <w:abstractNumId w:val="220"/>
  </w:num>
  <w:num w:numId="43" w16cid:durableId="525675131">
    <w:abstractNumId w:val="114"/>
  </w:num>
  <w:num w:numId="44" w16cid:durableId="2051764259">
    <w:abstractNumId w:val="21"/>
  </w:num>
  <w:num w:numId="45" w16cid:durableId="23404658">
    <w:abstractNumId w:val="137"/>
  </w:num>
  <w:num w:numId="46" w16cid:durableId="382558688">
    <w:abstractNumId w:val="103"/>
  </w:num>
  <w:num w:numId="47" w16cid:durableId="1054503964">
    <w:abstractNumId w:val="122"/>
  </w:num>
  <w:num w:numId="48" w16cid:durableId="1137340103">
    <w:abstractNumId w:val="178"/>
  </w:num>
  <w:num w:numId="49" w16cid:durableId="1035352009">
    <w:abstractNumId w:val="152"/>
  </w:num>
  <w:num w:numId="50" w16cid:durableId="1298410898">
    <w:abstractNumId w:val="99"/>
  </w:num>
  <w:num w:numId="51" w16cid:durableId="1659072188">
    <w:abstractNumId w:val="52"/>
  </w:num>
  <w:num w:numId="52" w16cid:durableId="1648782009">
    <w:abstractNumId w:val="4"/>
  </w:num>
  <w:num w:numId="53" w16cid:durableId="1912037606">
    <w:abstractNumId w:val="211"/>
  </w:num>
  <w:num w:numId="54" w16cid:durableId="952632701">
    <w:abstractNumId w:val="171"/>
  </w:num>
  <w:num w:numId="55" w16cid:durableId="1277522793">
    <w:abstractNumId w:val="60"/>
  </w:num>
  <w:num w:numId="56" w16cid:durableId="1370885046">
    <w:abstractNumId w:val="184"/>
  </w:num>
  <w:num w:numId="57" w16cid:durableId="534342950">
    <w:abstractNumId w:val="222"/>
  </w:num>
  <w:num w:numId="58" w16cid:durableId="617224250">
    <w:abstractNumId w:val="69"/>
  </w:num>
  <w:num w:numId="59" w16cid:durableId="2079091515">
    <w:abstractNumId w:val="111"/>
  </w:num>
  <w:num w:numId="60" w16cid:durableId="71707740">
    <w:abstractNumId w:val="100"/>
  </w:num>
  <w:num w:numId="61" w16cid:durableId="288630284">
    <w:abstractNumId w:val="93"/>
  </w:num>
  <w:num w:numId="62" w16cid:durableId="1973553921">
    <w:abstractNumId w:val="97"/>
  </w:num>
  <w:num w:numId="63" w16cid:durableId="1298954682">
    <w:abstractNumId w:val="119"/>
  </w:num>
  <w:num w:numId="64" w16cid:durableId="392700839">
    <w:abstractNumId w:val="169"/>
  </w:num>
  <w:num w:numId="65" w16cid:durableId="725643999">
    <w:abstractNumId w:val="126"/>
  </w:num>
  <w:num w:numId="66" w16cid:durableId="1567762446">
    <w:abstractNumId w:val="20"/>
  </w:num>
  <w:num w:numId="67" w16cid:durableId="1050809674">
    <w:abstractNumId w:val="55"/>
  </w:num>
  <w:num w:numId="68" w16cid:durableId="1374303819">
    <w:abstractNumId w:val="146"/>
  </w:num>
  <w:num w:numId="69" w16cid:durableId="1536888705">
    <w:abstractNumId w:val="163"/>
  </w:num>
  <w:num w:numId="70" w16cid:durableId="367143750">
    <w:abstractNumId w:val="51"/>
  </w:num>
  <w:num w:numId="71" w16cid:durableId="416680435">
    <w:abstractNumId w:val="17"/>
  </w:num>
  <w:num w:numId="72" w16cid:durableId="2079201780">
    <w:abstractNumId w:val="191"/>
  </w:num>
  <w:num w:numId="73" w16cid:durableId="154616606">
    <w:abstractNumId w:val="116"/>
  </w:num>
  <w:num w:numId="74" w16cid:durableId="446657372">
    <w:abstractNumId w:val="8"/>
  </w:num>
  <w:num w:numId="75" w16cid:durableId="1394232695">
    <w:abstractNumId w:val="45"/>
  </w:num>
  <w:num w:numId="76" w16cid:durableId="21783271">
    <w:abstractNumId w:val="95"/>
  </w:num>
  <w:num w:numId="77" w16cid:durableId="1284077081">
    <w:abstractNumId w:val="207"/>
  </w:num>
  <w:num w:numId="78" w16cid:durableId="272904784">
    <w:abstractNumId w:val="87"/>
  </w:num>
  <w:num w:numId="79" w16cid:durableId="1385136008">
    <w:abstractNumId w:val="187"/>
  </w:num>
  <w:num w:numId="80" w16cid:durableId="69929884">
    <w:abstractNumId w:val="172"/>
  </w:num>
  <w:num w:numId="81" w16cid:durableId="327447530">
    <w:abstractNumId w:val="81"/>
  </w:num>
  <w:num w:numId="82" w16cid:durableId="722682959">
    <w:abstractNumId w:val="108"/>
  </w:num>
  <w:num w:numId="83" w16cid:durableId="1880317677">
    <w:abstractNumId w:val="85"/>
  </w:num>
  <w:num w:numId="84" w16cid:durableId="106967674">
    <w:abstractNumId w:val="167"/>
  </w:num>
  <w:num w:numId="85" w16cid:durableId="394669664">
    <w:abstractNumId w:val="208"/>
  </w:num>
  <w:num w:numId="86" w16cid:durableId="1005858323">
    <w:abstractNumId w:val="198"/>
  </w:num>
  <w:num w:numId="87" w16cid:durableId="1291008858">
    <w:abstractNumId w:val="18"/>
  </w:num>
  <w:num w:numId="88" w16cid:durableId="504327266">
    <w:abstractNumId w:val="24"/>
  </w:num>
  <w:num w:numId="89" w16cid:durableId="339814159">
    <w:abstractNumId w:val="35"/>
  </w:num>
  <w:num w:numId="90" w16cid:durableId="1067335448">
    <w:abstractNumId w:val="162"/>
  </w:num>
  <w:num w:numId="91" w16cid:durableId="1340112043">
    <w:abstractNumId w:val="154"/>
  </w:num>
  <w:num w:numId="92" w16cid:durableId="825970268">
    <w:abstractNumId w:val="72"/>
  </w:num>
  <w:num w:numId="93" w16cid:durableId="1765370452">
    <w:abstractNumId w:val="76"/>
  </w:num>
  <w:num w:numId="94" w16cid:durableId="1326084581">
    <w:abstractNumId w:val="123"/>
  </w:num>
  <w:num w:numId="95" w16cid:durableId="1597789212">
    <w:abstractNumId w:val="98"/>
  </w:num>
  <w:num w:numId="96" w16cid:durableId="942954859">
    <w:abstractNumId w:val="209"/>
  </w:num>
  <w:num w:numId="97" w16cid:durableId="277372840">
    <w:abstractNumId w:val="86"/>
  </w:num>
  <w:num w:numId="98" w16cid:durableId="1815684416">
    <w:abstractNumId w:val="120"/>
  </w:num>
  <w:num w:numId="99" w16cid:durableId="1787505218">
    <w:abstractNumId w:val="110"/>
  </w:num>
  <w:num w:numId="100" w16cid:durableId="205070741">
    <w:abstractNumId w:val="161"/>
  </w:num>
  <w:num w:numId="101" w16cid:durableId="476381837">
    <w:abstractNumId w:val="37"/>
  </w:num>
  <w:num w:numId="102" w16cid:durableId="532839026">
    <w:abstractNumId w:val="23"/>
  </w:num>
  <w:num w:numId="103" w16cid:durableId="1929583548">
    <w:abstractNumId w:val="160"/>
  </w:num>
  <w:num w:numId="104" w16cid:durableId="48968311">
    <w:abstractNumId w:val="6"/>
  </w:num>
  <w:num w:numId="105" w16cid:durableId="2143032088">
    <w:abstractNumId w:val="151"/>
  </w:num>
  <w:num w:numId="106" w16cid:durableId="882324797">
    <w:abstractNumId w:val="196"/>
  </w:num>
  <w:num w:numId="107" w16cid:durableId="558715149">
    <w:abstractNumId w:val="30"/>
  </w:num>
  <w:num w:numId="108" w16cid:durableId="1123036726">
    <w:abstractNumId w:val="219"/>
  </w:num>
  <w:num w:numId="109" w16cid:durableId="1256674806">
    <w:abstractNumId w:val="185"/>
  </w:num>
  <w:num w:numId="110" w16cid:durableId="503279245">
    <w:abstractNumId w:val="38"/>
  </w:num>
  <w:num w:numId="111" w16cid:durableId="667290231">
    <w:abstractNumId w:val="67"/>
  </w:num>
  <w:num w:numId="112" w16cid:durableId="2058969454">
    <w:abstractNumId w:val="125"/>
  </w:num>
  <w:num w:numId="113" w16cid:durableId="519322451">
    <w:abstractNumId w:val="117"/>
  </w:num>
  <w:num w:numId="114" w16cid:durableId="1288856167">
    <w:abstractNumId w:val="34"/>
  </w:num>
  <w:num w:numId="115" w16cid:durableId="889535572">
    <w:abstractNumId w:val="134"/>
  </w:num>
  <w:num w:numId="116" w16cid:durableId="2031182369">
    <w:abstractNumId w:val="186"/>
  </w:num>
  <w:num w:numId="117" w16cid:durableId="361325255">
    <w:abstractNumId w:val="135"/>
  </w:num>
  <w:num w:numId="118" w16cid:durableId="289866641">
    <w:abstractNumId w:val="70"/>
  </w:num>
  <w:num w:numId="119" w16cid:durableId="655257045">
    <w:abstractNumId w:val="42"/>
  </w:num>
  <w:num w:numId="120" w16cid:durableId="648942170">
    <w:abstractNumId w:val="168"/>
  </w:num>
  <w:num w:numId="121" w16cid:durableId="678166576">
    <w:abstractNumId w:val="183"/>
  </w:num>
  <w:num w:numId="122" w16cid:durableId="762141691">
    <w:abstractNumId w:val="199"/>
  </w:num>
  <w:num w:numId="123" w16cid:durableId="1430812305">
    <w:abstractNumId w:val="177"/>
  </w:num>
  <w:num w:numId="124" w16cid:durableId="439179537">
    <w:abstractNumId w:val="28"/>
  </w:num>
  <w:num w:numId="125" w16cid:durableId="1529177063">
    <w:abstractNumId w:val="179"/>
  </w:num>
  <w:num w:numId="126" w16cid:durableId="1455565270">
    <w:abstractNumId w:val="91"/>
  </w:num>
  <w:num w:numId="127" w16cid:durableId="1928533036">
    <w:abstractNumId w:val="194"/>
  </w:num>
  <w:num w:numId="128" w16cid:durableId="1363673128">
    <w:abstractNumId w:val="104"/>
  </w:num>
  <w:num w:numId="129" w16cid:durableId="1986155617">
    <w:abstractNumId w:val="205"/>
  </w:num>
  <w:num w:numId="130" w16cid:durableId="1495730116">
    <w:abstractNumId w:val="46"/>
  </w:num>
  <w:num w:numId="131" w16cid:durableId="1505130041">
    <w:abstractNumId w:val="36"/>
  </w:num>
  <w:num w:numId="132" w16cid:durableId="1405226099">
    <w:abstractNumId w:val="118"/>
  </w:num>
  <w:num w:numId="133" w16cid:durableId="1820459542">
    <w:abstractNumId w:val="166"/>
  </w:num>
  <w:num w:numId="134" w16cid:durableId="844980100">
    <w:abstractNumId w:val="113"/>
  </w:num>
  <w:num w:numId="135" w16cid:durableId="1212115100">
    <w:abstractNumId w:val="31"/>
  </w:num>
  <w:num w:numId="136" w16cid:durableId="275450017">
    <w:abstractNumId w:val="140"/>
  </w:num>
  <w:num w:numId="137" w16cid:durableId="640770984">
    <w:abstractNumId w:val="203"/>
  </w:num>
  <w:num w:numId="138" w16cid:durableId="893389710">
    <w:abstractNumId w:val="89"/>
  </w:num>
  <w:num w:numId="139" w16cid:durableId="383915202">
    <w:abstractNumId w:val="49"/>
  </w:num>
  <w:num w:numId="140" w16cid:durableId="1334331482">
    <w:abstractNumId w:val="96"/>
  </w:num>
  <w:num w:numId="141" w16cid:durableId="1050151466">
    <w:abstractNumId w:val="62"/>
  </w:num>
  <w:num w:numId="142" w16cid:durableId="965769541">
    <w:abstractNumId w:val="5"/>
  </w:num>
  <w:num w:numId="143" w16cid:durableId="821845718">
    <w:abstractNumId w:val="180"/>
  </w:num>
  <w:num w:numId="144" w16cid:durableId="541753227">
    <w:abstractNumId w:val="217"/>
  </w:num>
  <w:num w:numId="145" w16cid:durableId="1222447438">
    <w:abstractNumId w:val="144"/>
  </w:num>
  <w:num w:numId="146" w16cid:durableId="1648438935">
    <w:abstractNumId w:val="202"/>
  </w:num>
  <w:num w:numId="147" w16cid:durableId="1000503567">
    <w:abstractNumId w:val="200"/>
  </w:num>
  <w:num w:numId="148" w16cid:durableId="1109930199">
    <w:abstractNumId w:val="156"/>
  </w:num>
  <w:num w:numId="149" w16cid:durableId="1448043678">
    <w:abstractNumId w:val="68"/>
  </w:num>
  <w:num w:numId="150" w16cid:durableId="2062972988">
    <w:abstractNumId w:val="54"/>
  </w:num>
  <w:num w:numId="151" w16cid:durableId="1311598094">
    <w:abstractNumId w:val="124"/>
  </w:num>
  <w:num w:numId="152" w16cid:durableId="1765035519">
    <w:abstractNumId w:val="25"/>
  </w:num>
  <w:num w:numId="153" w16cid:durableId="1763989865">
    <w:abstractNumId w:val="189"/>
  </w:num>
  <w:num w:numId="154" w16cid:durableId="1517962302">
    <w:abstractNumId w:val="213"/>
  </w:num>
  <w:num w:numId="155" w16cid:durableId="1801460589">
    <w:abstractNumId w:val="147"/>
  </w:num>
  <w:num w:numId="156" w16cid:durableId="1351029507">
    <w:abstractNumId w:val="138"/>
  </w:num>
  <w:num w:numId="157" w16cid:durableId="509954440">
    <w:abstractNumId w:val="221"/>
  </w:num>
  <w:num w:numId="158" w16cid:durableId="1339697734">
    <w:abstractNumId w:val="22"/>
  </w:num>
  <w:num w:numId="159" w16cid:durableId="1633710537">
    <w:abstractNumId w:val="79"/>
  </w:num>
  <w:num w:numId="160" w16cid:durableId="84615525">
    <w:abstractNumId w:val="136"/>
  </w:num>
  <w:num w:numId="161" w16cid:durableId="1824659590">
    <w:abstractNumId w:val="201"/>
  </w:num>
  <w:num w:numId="162" w16cid:durableId="1208878934">
    <w:abstractNumId w:val="7"/>
  </w:num>
  <w:num w:numId="163" w16cid:durableId="1005011405">
    <w:abstractNumId w:val="141"/>
  </w:num>
  <w:num w:numId="164" w16cid:durableId="1053583151">
    <w:abstractNumId w:val="58"/>
  </w:num>
  <w:num w:numId="165" w16cid:durableId="1691183262">
    <w:abstractNumId w:val="190"/>
  </w:num>
  <w:num w:numId="166" w16cid:durableId="662708154">
    <w:abstractNumId w:val="175"/>
  </w:num>
  <w:num w:numId="167" w16cid:durableId="1773741691">
    <w:abstractNumId w:val="107"/>
  </w:num>
  <w:num w:numId="168" w16cid:durableId="203520181">
    <w:abstractNumId w:val="3"/>
  </w:num>
  <w:num w:numId="169" w16cid:durableId="40061927">
    <w:abstractNumId w:val="73"/>
  </w:num>
  <w:num w:numId="170" w16cid:durableId="2122844672">
    <w:abstractNumId w:val="159"/>
  </w:num>
  <w:num w:numId="171" w16cid:durableId="372003501">
    <w:abstractNumId w:val="40"/>
  </w:num>
  <w:num w:numId="172" w16cid:durableId="1673482853">
    <w:abstractNumId w:val="9"/>
  </w:num>
  <w:num w:numId="173" w16cid:durableId="466170089">
    <w:abstractNumId w:val="197"/>
  </w:num>
  <w:num w:numId="174" w16cid:durableId="1412316693">
    <w:abstractNumId w:val="139"/>
  </w:num>
  <w:num w:numId="175" w16cid:durableId="536353589">
    <w:abstractNumId w:val="13"/>
  </w:num>
  <w:num w:numId="176" w16cid:durableId="317273437">
    <w:abstractNumId w:val="149"/>
  </w:num>
  <w:num w:numId="177" w16cid:durableId="662389886">
    <w:abstractNumId w:val="80"/>
  </w:num>
  <w:num w:numId="178" w16cid:durableId="223295712">
    <w:abstractNumId w:val="157"/>
  </w:num>
  <w:num w:numId="179" w16cid:durableId="211383677">
    <w:abstractNumId w:val="109"/>
  </w:num>
  <w:num w:numId="180" w16cid:durableId="1727871913">
    <w:abstractNumId w:val="78"/>
  </w:num>
  <w:num w:numId="181" w16cid:durableId="1558666996">
    <w:abstractNumId w:val="102"/>
  </w:num>
  <w:num w:numId="182" w16cid:durableId="795677197">
    <w:abstractNumId w:val="129"/>
  </w:num>
  <w:num w:numId="183" w16cid:durableId="322197854">
    <w:abstractNumId w:val="153"/>
  </w:num>
  <w:num w:numId="184" w16cid:durableId="40593854">
    <w:abstractNumId w:val="127"/>
  </w:num>
  <w:num w:numId="185" w16cid:durableId="1647199852">
    <w:abstractNumId w:val="1"/>
  </w:num>
  <w:num w:numId="186" w16cid:durableId="1053312126">
    <w:abstractNumId w:val="84"/>
  </w:num>
  <w:num w:numId="187" w16cid:durableId="1377895758">
    <w:abstractNumId w:val="121"/>
  </w:num>
  <w:num w:numId="188" w16cid:durableId="1199243598">
    <w:abstractNumId w:val="26"/>
  </w:num>
  <w:num w:numId="189" w16cid:durableId="1702363359">
    <w:abstractNumId w:val="150"/>
  </w:num>
  <w:num w:numId="190" w16cid:durableId="1659771789">
    <w:abstractNumId w:val="64"/>
  </w:num>
  <w:num w:numId="191" w16cid:durableId="1439914002">
    <w:abstractNumId w:val="164"/>
  </w:num>
  <w:num w:numId="192" w16cid:durableId="1725174790">
    <w:abstractNumId w:val="94"/>
  </w:num>
  <w:num w:numId="193" w16cid:durableId="288585077">
    <w:abstractNumId w:val="32"/>
  </w:num>
  <w:num w:numId="194" w16cid:durableId="1043215182">
    <w:abstractNumId w:val="16"/>
  </w:num>
  <w:num w:numId="195" w16cid:durableId="896936029">
    <w:abstractNumId w:val="92"/>
  </w:num>
  <w:num w:numId="196" w16cid:durableId="826555727">
    <w:abstractNumId w:val="216"/>
  </w:num>
  <w:num w:numId="197" w16cid:durableId="133180452">
    <w:abstractNumId w:val="27"/>
  </w:num>
  <w:num w:numId="198" w16cid:durableId="1741251726">
    <w:abstractNumId w:val="59"/>
  </w:num>
  <w:num w:numId="199" w16cid:durableId="2138259050">
    <w:abstractNumId w:val="66"/>
  </w:num>
  <w:num w:numId="200" w16cid:durableId="144710871">
    <w:abstractNumId w:val="143"/>
  </w:num>
  <w:num w:numId="201" w16cid:durableId="709301854">
    <w:abstractNumId w:val="53"/>
  </w:num>
  <w:num w:numId="202" w16cid:durableId="1642491138">
    <w:abstractNumId w:val="71"/>
  </w:num>
  <w:num w:numId="203" w16cid:durableId="1890216892">
    <w:abstractNumId w:val="193"/>
  </w:num>
  <w:num w:numId="204" w16cid:durableId="1048535596">
    <w:abstractNumId w:val="41"/>
  </w:num>
  <w:num w:numId="205" w16cid:durableId="1964532746">
    <w:abstractNumId w:val="176"/>
  </w:num>
  <w:num w:numId="206" w16cid:durableId="797576824">
    <w:abstractNumId w:val="128"/>
  </w:num>
  <w:num w:numId="207" w16cid:durableId="1645044042">
    <w:abstractNumId w:val="130"/>
  </w:num>
  <w:num w:numId="208" w16cid:durableId="742221479">
    <w:abstractNumId w:val="14"/>
  </w:num>
  <w:num w:numId="209" w16cid:durableId="433332326">
    <w:abstractNumId w:val="50"/>
  </w:num>
  <w:num w:numId="210" w16cid:durableId="1517765098">
    <w:abstractNumId w:val="57"/>
  </w:num>
  <w:num w:numId="211" w16cid:durableId="1858928831">
    <w:abstractNumId w:val="148"/>
  </w:num>
  <w:num w:numId="212" w16cid:durableId="814839835">
    <w:abstractNumId w:val="142"/>
  </w:num>
  <w:num w:numId="213" w16cid:durableId="1434589018">
    <w:abstractNumId w:val="39"/>
  </w:num>
  <w:num w:numId="214" w16cid:durableId="1431703143">
    <w:abstractNumId w:val="90"/>
  </w:num>
  <w:num w:numId="215" w16cid:durableId="1072852237">
    <w:abstractNumId w:val="10"/>
  </w:num>
  <w:num w:numId="216" w16cid:durableId="498886818">
    <w:abstractNumId w:val="11"/>
  </w:num>
  <w:num w:numId="217" w16cid:durableId="1472019295">
    <w:abstractNumId w:val="47"/>
  </w:num>
  <w:num w:numId="218" w16cid:durableId="1734041431">
    <w:abstractNumId w:val="29"/>
  </w:num>
  <w:num w:numId="219" w16cid:durableId="2106339886">
    <w:abstractNumId w:val="155"/>
  </w:num>
  <w:num w:numId="220" w16cid:durableId="889851659">
    <w:abstractNumId w:val="88"/>
  </w:num>
  <w:num w:numId="221" w16cid:durableId="289358700">
    <w:abstractNumId w:val="145"/>
  </w:num>
  <w:num w:numId="222" w16cid:durableId="1590625553">
    <w:abstractNumId w:val="83"/>
  </w:num>
  <w:num w:numId="223" w16cid:durableId="519779777">
    <w:abstractNumId w:val="182"/>
  </w:num>
  <w:numIdMacAtCleanup w:val="2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63"/>
    <w:rsid w:val="00071633"/>
    <w:rsid w:val="00640224"/>
    <w:rsid w:val="007F30CF"/>
    <w:rsid w:val="008944C6"/>
    <w:rsid w:val="008E39CC"/>
    <w:rsid w:val="00A54FE0"/>
    <w:rsid w:val="00B20B40"/>
    <w:rsid w:val="00CF3663"/>
    <w:rsid w:val="00EE5C50"/>
    <w:rsid w:val="00FC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0FF0"/>
  <w15:docId w15:val="{4B4EA27B-08E2-4AD1-A26A-FD5CBAAC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C4967"/>
    <w:pPr>
      <w:keepNext/>
      <w:spacing w:before="240" w:after="60"/>
      <w:ind w:firstLine="0"/>
      <w:outlineLvl w:val="0"/>
    </w:pPr>
    <w:rPr>
      <w:b/>
      <w:bCs/>
      <w:sz w:val="36"/>
      <w:szCs w:val="36"/>
    </w:rPr>
  </w:style>
  <w:style w:type="paragraph" w:styleId="Heading2">
    <w:name w:val="heading 2"/>
    <w:basedOn w:val="Normal"/>
    <w:next w:val="Normal"/>
    <w:uiPriority w:val="9"/>
    <w:unhideWhenUsed/>
    <w:qFormat/>
    <w:rsid w:val="00B20B40"/>
    <w:pPr>
      <w:keepNext/>
      <w:ind w:firstLine="0"/>
      <w:outlineLvl w:val="1"/>
    </w:pPr>
    <w:rPr>
      <w:rFonts w:eastAsia="Bookman Old Style"/>
      <w:b/>
      <w:bCs/>
      <w:sz w:val="36"/>
      <w:szCs w:val="36"/>
    </w:rPr>
  </w:style>
  <w:style w:type="paragraph" w:styleId="Heading3">
    <w:name w:val="heading 3"/>
    <w:basedOn w:val="Normal"/>
    <w:next w:val="Normal"/>
    <w:uiPriority w:val="9"/>
    <w:unhideWhenUsed/>
    <w:qFormat/>
    <w:rsid w:val="00B20B40"/>
    <w:pPr>
      <w:keepNext/>
      <w:ind w:firstLine="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vJfv/7uSkOoi97Bk4zuX76VRw==">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335</Pages>
  <Words>99118</Words>
  <Characters>564973</Characters>
  <Application>Microsoft Office Word</Application>
  <DocSecurity>0</DocSecurity>
  <Lines>4708</Lines>
  <Paragraphs>1325</Paragraphs>
  <ScaleCrop>false</ScaleCrop>
  <Company/>
  <LinksUpToDate>false</LinksUpToDate>
  <CharactersWithSpaces>662766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Zinth</cp:lastModifiedBy>
  <cp:revision>5</cp:revision>
  <dcterms:created xsi:type="dcterms:W3CDTF">2026-07-31T16:25:00Z</dcterms:created>
  <dcterms:modified xsi:type="dcterms:W3CDTF">2026-07-31T18:02:00Z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0x01010095152EAF329DC0499EB524C4ECA13391</vt:lpwstr>
  </property>
</Properties>
</file>