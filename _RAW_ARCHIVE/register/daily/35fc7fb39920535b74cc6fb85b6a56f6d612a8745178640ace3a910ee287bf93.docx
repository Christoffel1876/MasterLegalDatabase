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9F951" w14:textId="77777777" w:rsidR="009B53AB" w:rsidRPr="00DA6032" w:rsidRDefault="009B53AB" w:rsidP="002A47EC">
      <w:pPr>
        <w:pStyle w:val="Department"/>
        <w:spacing w:after="240"/>
      </w:pPr>
      <w:bookmarkStart w:id="0" w:name="OLE_LINK1"/>
      <w:r w:rsidRPr="00DA6032">
        <w:t>DEPARTMENT OF REGULATORY AGENCIES</w:t>
      </w:r>
    </w:p>
    <w:p w14:paraId="511E5FD5" w14:textId="77777777" w:rsidR="009B53AB" w:rsidRPr="00DA6032" w:rsidRDefault="009B53AB" w:rsidP="002A47EC">
      <w:pPr>
        <w:pStyle w:val="Agency"/>
        <w:spacing w:after="240"/>
        <w:rPr>
          <w:rFonts w:ascii="Arial" w:hAnsi="Arial" w:cs="Arial"/>
        </w:rPr>
      </w:pPr>
      <w:r w:rsidRPr="00DA6032">
        <w:rPr>
          <w:rFonts w:ascii="Arial" w:hAnsi="Arial" w:cs="Arial"/>
        </w:rPr>
        <w:t>Division of Insurance</w:t>
      </w:r>
    </w:p>
    <w:p w14:paraId="154F4C31" w14:textId="77777777" w:rsidR="009B53AB" w:rsidRPr="00DA6032" w:rsidRDefault="009B53AB" w:rsidP="002A47EC">
      <w:pPr>
        <w:pStyle w:val="CCRNumber"/>
        <w:spacing w:before="0" w:after="240"/>
      </w:pPr>
      <w:r w:rsidRPr="00DA6032">
        <w:t>3 CCR 702-4</w:t>
      </w:r>
    </w:p>
    <w:p w14:paraId="1E2AB72A" w14:textId="77777777" w:rsidR="009B53AB" w:rsidRPr="00DA6032" w:rsidRDefault="009B53AB" w:rsidP="002A47EC">
      <w:pPr>
        <w:pStyle w:val="CCRTitle"/>
        <w:spacing w:before="0" w:after="240"/>
      </w:pPr>
      <w:r w:rsidRPr="00DA6032">
        <w:t>LIFE ACCIDENT AND HEALTH</w:t>
      </w:r>
    </w:p>
    <w:p w14:paraId="67C1850C" w14:textId="77777777" w:rsidR="003273D8" w:rsidRPr="00DA6032" w:rsidRDefault="00302D02" w:rsidP="002A47EC">
      <w:pPr>
        <w:pStyle w:val="Title1"/>
        <w:spacing w:after="240"/>
        <w:rPr>
          <w:rFonts w:ascii="Arial" w:hAnsi="Arial" w:cs="Arial"/>
        </w:rPr>
      </w:pPr>
      <w:ins w:id="1" w:author="Author">
        <w:r>
          <w:rPr>
            <w:rFonts w:ascii="Arial" w:hAnsi="Arial" w:cs="Arial"/>
          </w:rPr>
          <w:t xml:space="preserve">DRAFT Proposed </w:t>
        </w:r>
      </w:ins>
      <w:r w:rsidR="003273D8" w:rsidRPr="00DA6032">
        <w:rPr>
          <w:rFonts w:ascii="Arial" w:hAnsi="Arial" w:cs="Arial"/>
        </w:rPr>
        <w:t xml:space="preserve">Amended Regulation 4-2-78 </w:t>
      </w:r>
    </w:p>
    <w:p w14:paraId="0619FF72" w14:textId="77777777" w:rsidR="003273D8" w:rsidRPr="00C173DB" w:rsidRDefault="003273D8" w:rsidP="00C173DB">
      <w:pPr>
        <w:pStyle w:val="Heading1"/>
        <w:spacing w:after="240"/>
        <w:rPr>
          <w:rFonts w:ascii="Arial" w:hAnsi="Arial" w:cs="Arial"/>
          <w:sz w:val="24"/>
          <w:szCs w:val="24"/>
        </w:rPr>
      </w:pPr>
      <w:r w:rsidRPr="00C173DB">
        <w:rPr>
          <w:rFonts w:ascii="Arial" w:hAnsi="Arial" w:cs="Arial"/>
          <w:sz w:val="24"/>
          <w:szCs w:val="24"/>
        </w:rPr>
        <w:t>CONCERNING HEALTH INSURANCE AFFORDABILITY ENTERPRISE ON-EXCHANGE SUBSIDIES</w:t>
      </w:r>
    </w:p>
    <w:p w14:paraId="2E6962FA" w14:textId="5FB0E9EF" w:rsidR="003273D8" w:rsidRPr="00DA6032" w:rsidRDefault="003273D8" w:rsidP="00B1164E">
      <w:pPr>
        <w:pStyle w:val="par1"/>
        <w:tabs>
          <w:tab w:val="left" w:pos="7613"/>
        </w:tabs>
        <w:spacing w:after="0"/>
        <w:rPr>
          <w:rFonts w:ascii="Arial" w:hAnsi="Arial" w:cs="Arial"/>
          <w:sz w:val="20"/>
          <w:szCs w:val="20"/>
        </w:rPr>
      </w:pPr>
      <w:r w:rsidRPr="00DA6032">
        <w:rPr>
          <w:rFonts w:ascii="Arial" w:hAnsi="Arial" w:cs="Arial"/>
          <w:sz w:val="20"/>
          <w:szCs w:val="20"/>
        </w:rPr>
        <w:t>Section 1</w:t>
      </w:r>
      <w:r w:rsidRPr="00DA6032">
        <w:rPr>
          <w:rFonts w:ascii="Arial" w:hAnsi="Arial" w:cs="Arial"/>
          <w:sz w:val="20"/>
          <w:szCs w:val="20"/>
        </w:rPr>
        <w:tab/>
        <w:t>Authority</w:t>
      </w:r>
    </w:p>
    <w:p w14:paraId="1C06CAE4" w14:textId="77777777" w:rsidR="003273D8" w:rsidRPr="00DA6032" w:rsidRDefault="003273D8" w:rsidP="008C4C14">
      <w:pPr>
        <w:pStyle w:val="par1"/>
        <w:spacing w:after="0"/>
        <w:rPr>
          <w:rFonts w:ascii="Arial" w:hAnsi="Arial" w:cs="Arial"/>
          <w:sz w:val="20"/>
          <w:szCs w:val="20"/>
        </w:rPr>
      </w:pPr>
      <w:r w:rsidRPr="00DA6032">
        <w:rPr>
          <w:rFonts w:ascii="Arial" w:hAnsi="Arial" w:cs="Arial"/>
          <w:sz w:val="20"/>
          <w:szCs w:val="20"/>
        </w:rPr>
        <w:t>Section 2</w:t>
      </w:r>
      <w:r w:rsidRPr="00DA6032">
        <w:rPr>
          <w:rFonts w:ascii="Arial" w:hAnsi="Arial" w:cs="Arial"/>
          <w:sz w:val="20"/>
          <w:szCs w:val="20"/>
        </w:rPr>
        <w:tab/>
        <w:t xml:space="preserve">Scope and Purpose </w:t>
      </w:r>
    </w:p>
    <w:p w14:paraId="4BA25DE6" w14:textId="77777777" w:rsidR="003273D8" w:rsidRPr="00DA6032" w:rsidRDefault="003273D8" w:rsidP="008C4C14">
      <w:pPr>
        <w:pStyle w:val="par1"/>
        <w:spacing w:after="0"/>
        <w:rPr>
          <w:rFonts w:ascii="Arial" w:hAnsi="Arial" w:cs="Arial"/>
          <w:sz w:val="20"/>
          <w:szCs w:val="20"/>
        </w:rPr>
      </w:pPr>
      <w:r w:rsidRPr="00DA6032">
        <w:rPr>
          <w:rFonts w:ascii="Arial" w:hAnsi="Arial" w:cs="Arial"/>
          <w:sz w:val="20"/>
          <w:szCs w:val="20"/>
        </w:rPr>
        <w:t>Section 3</w:t>
      </w:r>
      <w:r w:rsidRPr="00DA6032">
        <w:rPr>
          <w:rFonts w:ascii="Arial" w:hAnsi="Arial" w:cs="Arial"/>
          <w:sz w:val="20"/>
          <w:szCs w:val="20"/>
        </w:rPr>
        <w:tab/>
        <w:t>Applicability</w:t>
      </w:r>
    </w:p>
    <w:p w14:paraId="2EF92EED" w14:textId="77777777" w:rsidR="003273D8" w:rsidRPr="00DA6032" w:rsidRDefault="003273D8" w:rsidP="008C4C14">
      <w:pPr>
        <w:pStyle w:val="par1"/>
        <w:spacing w:after="0"/>
        <w:rPr>
          <w:rFonts w:ascii="Arial" w:hAnsi="Arial" w:cs="Arial"/>
          <w:sz w:val="20"/>
          <w:szCs w:val="20"/>
        </w:rPr>
      </w:pPr>
      <w:r w:rsidRPr="00DA6032">
        <w:rPr>
          <w:rFonts w:ascii="Arial" w:hAnsi="Arial" w:cs="Arial"/>
          <w:sz w:val="20"/>
          <w:szCs w:val="20"/>
        </w:rPr>
        <w:t>Section 4</w:t>
      </w:r>
      <w:r w:rsidRPr="00DA6032">
        <w:rPr>
          <w:rFonts w:ascii="Arial" w:hAnsi="Arial" w:cs="Arial"/>
          <w:sz w:val="20"/>
          <w:szCs w:val="20"/>
        </w:rPr>
        <w:tab/>
        <w:t>Definitions</w:t>
      </w:r>
    </w:p>
    <w:p w14:paraId="288A02EE" w14:textId="77777777" w:rsidR="003273D8" w:rsidRPr="00DA6032" w:rsidRDefault="003273D8" w:rsidP="008C4C14">
      <w:pPr>
        <w:pStyle w:val="par1"/>
        <w:spacing w:after="0"/>
        <w:rPr>
          <w:rFonts w:ascii="Arial" w:hAnsi="Arial" w:cs="Arial"/>
          <w:sz w:val="20"/>
          <w:szCs w:val="20"/>
        </w:rPr>
      </w:pPr>
      <w:r w:rsidRPr="00DA6032">
        <w:rPr>
          <w:rFonts w:ascii="Arial" w:hAnsi="Arial" w:cs="Arial"/>
          <w:sz w:val="20"/>
          <w:szCs w:val="20"/>
        </w:rPr>
        <w:t>Section 5</w:t>
      </w:r>
      <w:r w:rsidRPr="00DA6032">
        <w:rPr>
          <w:rFonts w:ascii="Arial" w:hAnsi="Arial" w:cs="Arial"/>
          <w:sz w:val="20"/>
          <w:szCs w:val="20"/>
        </w:rPr>
        <w:tab/>
        <w:t>Enhanced Premium Subsidies</w:t>
      </w:r>
    </w:p>
    <w:p w14:paraId="519F2D37" w14:textId="77777777" w:rsidR="003273D8" w:rsidRPr="00DA6032" w:rsidRDefault="003273D8" w:rsidP="008C4C14">
      <w:pPr>
        <w:pStyle w:val="par1"/>
        <w:spacing w:after="0"/>
        <w:rPr>
          <w:rFonts w:ascii="Arial" w:hAnsi="Arial" w:cs="Arial"/>
          <w:sz w:val="20"/>
          <w:szCs w:val="20"/>
        </w:rPr>
      </w:pPr>
      <w:r w:rsidRPr="00DA6032">
        <w:rPr>
          <w:rFonts w:ascii="Arial" w:hAnsi="Arial" w:cs="Arial"/>
          <w:sz w:val="20"/>
          <w:szCs w:val="20"/>
        </w:rPr>
        <w:t>Section 6</w:t>
      </w:r>
      <w:r w:rsidRPr="00DA6032">
        <w:rPr>
          <w:rFonts w:ascii="Arial" w:hAnsi="Arial" w:cs="Arial"/>
          <w:sz w:val="20"/>
          <w:szCs w:val="20"/>
        </w:rPr>
        <w:tab/>
        <w:t>Payments to Carriers for Enhanced Premium Subsidies</w:t>
      </w:r>
    </w:p>
    <w:p w14:paraId="62967F21" w14:textId="77777777" w:rsidR="003273D8" w:rsidRPr="00DA6032" w:rsidRDefault="003273D8" w:rsidP="008C4C14">
      <w:pPr>
        <w:pStyle w:val="par1"/>
        <w:spacing w:after="0"/>
        <w:rPr>
          <w:rFonts w:ascii="Arial" w:hAnsi="Arial" w:cs="Arial"/>
          <w:sz w:val="20"/>
          <w:szCs w:val="20"/>
        </w:rPr>
      </w:pPr>
      <w:r w:rsidRPr="00DA6032">
        <w:rPr>
          <w:rFonts w:ascii="Arial" w:hAnsi="Arial" w:cs="Arial"/>
          <w:sz w:val="20"/>
          <w:szCs w:val="20"/>
        </w:rPr>
        <w:t xml:space="preserve">Section </w:t>
      </w:r>
      <w:r w:rsidR="0074130A" w:rsidRPr="00DA6032">
        <w:rPr>
          <w:rFonts w:ascii="Arial" w:hAnsi="Arial" w:cs="Arial"/>
          <w:sz w:val="20"/>
          <w:szCs w:val="20"/>
        </w:rPr>
        <w:t>7</w:t>
      </w:r>
      <w:r w:rsidRPr="00DA6032">
        <w:rPr>
          <w:rFonts w:ascii="Arial" w:hAnsi="Arial" w:cs="Arial"/>
          <w:sz w:val="20"/>
          <w:szCs w:val="20"/>
        </w:rPr>
        <w:tab/>
        <w:t>Severability</w:t>
      </w:r>
    </w:p>
    <w:p w14:paraId="42980143" w14:textId="77777777" w:rsidR="003273D8" w:rsidRPr="00DA6032" w:rsidRDefault="003273D8" w:rsidP="008C4C14">
      <w:pPr>
        <w:pStyle w:val="par1"/>
        <w:spacing w:after="0"/>
        <w:rPr>
          <w:rFonts w:ascii="Arial" w:hAnsi="Arial" w:cs="Arial"/>
          <w:sz w:val="20"/>
          <w:szCs w:val="20"/>
        </w:rPr>
      </w:pPr>
      <w:r w:rsidRPr="00DA6032">
        <w:rPr>
          <w:rFonts w:ascii="Arial" w:hAnsi="Arial" w:cs="Arial"/>
          <w:sz w:val="20"/>
          <w:szCs w:val="20"/>
        </w:rPr>
        <w:t xml:space="preserve">Section </w:t>
      </w:r>
      <w:r w:rsidR="00636A91">
        <w:rPr>
          <w:rFonts w:ascii="Arial" w:hAnsi="Arial" w:cs="Arial"/>
          <w:sz w:val="20"/>
          <w:szCs w:val="20"/>
        </w:rPr>
        <w:t>8</w:t>
      </w:r>
      <w:r w:rsidRPr="00DA6032">
        <w:rPr>
          <w:rFonts w:ascii="Arial" w:hAnsi="Arial" w:cs="Arial"/>
          <w:sz w:val="20"/>
          <w:szCs w:val="20"/>
        </w:rPr>
        <w:tab/>
        <w:t>Enforcement</w:t>
      </w:r>
    </w:p>
    <w:p w14:paraId="5C752CDF" w14:textId="77777777" w:rsidR="003273D8" w:rsidRPr="00DA6032" w:rsidRDefault="003273D8" w:rsidP="008C4C14">
      <w:pPr>
        <w:pStyle w:val="par1"/>
        <w:spacing w:after="0"/>
        <w:rPr>
          <w:rFonts w:ascii="Arial" w:hAnsi="Arial" w:cs="Arial"/>
          <w:sz w:val="20"/>
          <w:szCs w:val="20"/>
        </w:rPr>
      </w:pPr>
      <w:r w:rsidRPr="00DA6032">
        <w:rPr>
          <w:rFonts w:ascii="Arial" w:hAnsi="Arial" w:cs="Arial"/>
          <w:sz w:val="20"/>
          <w:szCs w:val="20"/>
        </w:rPr>
        <w:t xml:space="preserve">Section </w:t>
      </w:r>
      <w:r w:rsidR="00636A91">
        <w:rPr>
          <w:rFonts w:ascii="Arial" w:hAnsi="Arial" w:cs="Arial"/>
          <w:sz w:val="20"/>
          <w:szCs w:val="20"/>
        </w:rPr>
        <w:t>9</w:t>
      </w:r>
      <w:r w:rsidRPr="00DA6032">
        <w:rPr>
          <w:rFonts w:ascii="Arial" w:hAnsi="Arial" w:cs="Arial"/>
          <w:sz w:val="20"/>
          <w:szCs w:val="20"/>
        </w:rPr>
        <w:tab/>
        <w:t xml:space="preserve">Effective Date </w:t>
      </w:r>
    </w:p>
    <w:p w14:paraId="1647566F" w14:textId="77777777" w:rsidR="003273D8" w:rsidRPr="00DA6032" w:rsidRDefault="003273D8" w:rsidP="002A47EC">
      <w:pPr>
        <w:pStyle w:val="par1"/>
        <w:spacing w:after="240"/>
        <w:rPr>
          <w:rFonts w:ascii="Arial" w:hAnsi="Arial" w:cs="Arial"/>
          <w:sz w:val="20"/>
          <w:szCs w:val="20"/>
        </w:rPr>
      </w:pPr>
      <w:r w:rsidRPr="00DA6032">
        <w:rPr>
          <w:rFonts w:ascii="Arial" w:hAnsi="Arial" w:cs="Arial"/>
          <w:sz w:val="20"/>
          <w:szCs w:val="20"/>
        </w:rPr>
        <w:t>Section 1</w:t>
      </w:r>
      <w:r w:rsidR="00636A91">
        <w:rPr>
          <w:rFonts w:ascii="Arial" w:hAnsi="Arial" w:cs="Arial"/>
          <w:sz w:val="20"/>
          <w:szCs w:val="20"/>
        </w:rPr>
        <w:t>0</w:t>
      </w:r>
      <w:r w:rsidRPr="00DA6032">
        <w:rPr>
          <w:rFonts w:ascii="Arial" w:hAnsi="Arial" w:cs="Arial"/>
          <w:sz w:val="20"/>
          <w:szCs w:val="20"/>
        </w:rPr>
        <w:tab/>
        <w:t>History</w:t>
      </w:r>
    </w:p>
    <w:p w14:paraId="49CB979F" w14:textId="77777777" w:rsidR="009B53AB" w:rsidRPr="00DA6032" w:rsidRDefault="009B53AB" w:rsidP="002A47EC">
      <w:pPr>
        <w:pStyle w:val="Title2"/>
        <w:spacing w:after="240"/>
        <w:rPr>
          <w:rFonts w:ascii="Arial" w:hAnsi="Arial" w:cs="Arial"/>
        </w:rPr>
      </w:pPr>
      <w:r w:rsidRPr="00DA6032">
        <w:rPr>
          <w:rFonts w:ascii="Arial" w:hAnsi="Arial" w:cs="Arial"/>
        </w:rPr>
        <w:t>Section 1</w:t>
      </w:r>
      <w:r w:rsidRPr="00DA6032">
        <w:rPr>
          <w:rFonts w:ascii="Arial" w:hAnsi="Arial" w:cs="Arial"/>
        </w:rPr>
        <w:tab/>
        <w:t>Authority</w:t>
      </w:r>
    </w:p>
    <w:bookmarkEnd w:id="0"/>
    <w:p w14:paraId="22848A8D" w14:textId="77777777" w:rsidR="003273D8" w:rsidRPr="00DA6032" w:rsidRDefault="003273D8" w:rsidP="002A47EC">
      <w:pPr>
        <w:pStyle w:val="upar1"/>
        <w:spacing w:after="240"/>
        <w:rPr>
          <w:rFonts w:ascii="Arial" w:hAnsi="Arial" w:cs="Arial"/>
          <w:sz w:val="20"/>
          <w:szCs w:val="20"/>
        </w:rPr>
      </w:pPr>
      <w:r w:rsidRPr="00DA6032">
        <w:rPr>
          <w:rFonts w:ascii="Arial" w:hAnsi="Arial" w:cs="Arial"/>
          <w:sz w:val="20"/>
          <w:szCs w:val="20"/>
        </w:rPr>
        <w:t>This regulation is promulgated and adopted by the Commissioner of Insurance under the authority of §§ 10-1-108(7), 10-1-109(1), 10-16-1207(5), and 10-16-109, C.R.S.</w:t>
      </w:r>
    </w:p>
    <w:p w14:paraId="51C40A41" w14:textId="77777777" w:rsidR="003273D8" w:rsidRPr="00DA6032" w:rsidRDefault="003273D8" w:rsidP="002A47EC">
      <w:pPr>
        <w:pStyle w:val="Title2"/>
        <w:spacing w:after="240"/>
        <w:rPr>
          <w:rFonts w:ascii="Arial" w:hAnsi="Arial" w:cs="Arial"/>
        </w:rPr>
      </w:pPr>
      <w:r w:rsidRPr="00DA6032">
        <w:rPr>
          <w:rFonts w:ascii="Arial" w:hAnsi="Arial" w:cs="Arial"/>
        </w:rPr>
        <w:t>Section 2</w:t>
      </w:r>
      <w:r w:rsidRPr="00DA6032">
        <w:rPr>
          <w:rFonts w:ascii="Arial" w:hAnsi="Arial" w:cs="Arial"/>
        </w:rPr>
        <w:tab/>
        <w:t>Scope and Purpose</w:t>
      </w:r>
    </w:p>
    <w:p w14:paraId="68CA40F1" w14:textId="77777777" w:rsidR="003273D8" w:rsidRPr="00DA6032" w:rsidRDefault="003273D8" w:rsidP="002A47EC">
      <w:pPr>
        <w:pStyle w:val="upar1"/>
        <w:spacing w:after="240"/>
        <w:rPr>
          <w:rFonts w:ascii="Arial" w:hAnsi="Arial" w:cs="Arial"/>
          <w:sz w:val="20"/>
          <w:szCs w:val="20"/>
        </w:rPr>
      </w:pPr>
      <w:r w:rsidRPr="00DA6032">
        <w:rPr>
          <w:rFonts w:ascii="Arial" w:hAnsi="Arial" w:cs="Arial"/>
          <w:sz w:val="20"/>
          <w:szCs w:val="20"/>
        </w:rPr>
        <w:t>The purpose of this regulation is to provide standards for including payments to carriers pursuant to C.R.S. § 10-16-1205(1)(b)(II) in health benefit plans regulated by the Colorado Division of Insurance. The Division is amending regulation 4-2-78 at the recommendation of the Health Insurance Affordability Board</w:t>
      </w:r>
      <w:del w:id="2" w:author="Author">
        <w:r w:rsidRPr="00DA6032" w:rsidDel="00302D02">
          <w:rPr>
            <w:rFonts w:ascii="Arial" w:hAnsi="Arial" w:cs="Arial"/>
            <w:sz w:val="20"/>
            <w:szCs w:val="20"/>
          </w:rPr>
          <w:delText xml:space="preserve"> and due to federal enhanced premium tax credits expiring after benefit year 2025</w:delText>
        </w:r>
      </w:del>
      <w:r w:rsidRPr="00DA6032">
        <w:rPr>
          <w:rFonts w:ascii="Arial" w:hAnsi="Arial" w:cs="Arial"/>
          <w:sz w:val="20"/>
          <w:szCs w:val="20"/>
        </w:rPr>
        <w:t>.</w:t>
      </w:r>
    </w:p>
    <w:p w14:paraId="322A5BE2" w14:textId="77777777" w:rsidR="003273D8" w:rsidRPr="00DA6032" w:rsidRDefault="003273D8" w:rsidP="002A47EC">
      <w:pPr>
        <w:pStyle w:val="Title2"/>
        <w:spacing w:after="240"/>
        <w:rPr>
          <w:rFonts w:ascii="Arial" w:hAnsi="Arial" w:cs="Arial"/>
        </w:rPr>
      </w:pPr>
      <w:r w:rsidRPr="00DA6032">
        <w:rPr>
          <w:rFonts w:ascii="Arial" w:hAnsi="Arial" w:cs="Arial"/>
        </w:rPr>
        <w:t>Section 3</w:t>
      </w:r>
      <w:r w:rsidRPr="00DA6032">
        <w:rPr>
          <w:rFonts w:ascii="Arial" w:hAnsi="Arial" w:cs="Arial"/>
        </w:rPr>
        <w:tab/>
        <w:t>Applicability</w:t>
      </w:r>
    </w:p>
    <w:p w14:paraId="1E13AA05" w14:textId="77777777" w:rsidR="003273D8" w:rsidRPr="00DA6032" w:rsidRDefault="003273D8" w:rsidP="002A47EC">
      <w:pPr>
        <w:pStyle w:val="upar1"/>
        <w:spacing w:after="240"/>
        <w:rPr>
          <w:rFonts w:ascii="Arial" w:hAnsi="Arial" w:cs="Arial"/>
          <w:sz w:val="20"/>
          <w:szCs w:val="20"/>
        </w:rPr>
      </w:pPr>
      <w:r w:rsidRPr="00DA6032">
        <w:rPr>
          <w:rFonts w:ascii="Arial" w:hAnsi="Arial" w:cs="Arial"/>
          <w:sz w:val="20"/>
          <w:szCs w:val="20"/>
        </w:rPr>
        <w:t>This regulation applies to all carriers issuing non-grandfathered individual health benefit plans starting in benefit year 202</w:t>
      </w:r>
      <w:ins w:id="3" w:author="Author">
        <w:r w:rsidR="00302D02">
          <w:rPr>
            <w:rFonts w:ascii="Arial" w:hAnsi="Arial" w:cs="Arial"/>
            <w:sz w:val="20"/>
            <w:szCs w:val="20"/>
          </w:rPr>
          <w:t>7</w:t>
        </w:r>
      </w:ins>
      <w:del w:id="4" w:author="Author">
        <w:r w:rsidRPr="00DA6032" w:rsidDel="00302D02">
          <w:rPr>
            <w:rFonts w:ascii="Arial" w:hAnsi="Arial" w:cs="Arial"/>
            <w:sz w:val="20"/>
            <w:szCs w:val="20"/>
          </w:rPr>
          <w:delText>6</w:delText>
        </w:r>
      </w:del>
      <w:r w:rsidRPr="00DA6032">
        <w:rPr>
          <w:rFonts w:ascii="Arial" w:hAnsi="Arial" w:cs="Arial"/>
          <w:sz w:val="20"/>
          <w:szCs w:val="20"/>
        </w:rPr>
        <w:t xml:space="preserve"> and annually thereafter.</w:t>
      </w:r>
    </w:p>
    <w:p w14:paraId="736E4F24" w14:textId="77777777" w:rsidR="003273D8" w:rsidRPr="00DA6032" w:rsidRDefault="003273D8" w:rsidP="002A47EC">
      <w:pPr>
        <w:pStyle w:val="Title2"/>
        <w:spacing w:after="240"/>
        <w:rPr>
          <w:rFonts w:ascii="Arial" w:hAnsi="Arial" w:cs="Arial"/>
        </w:rPr>
      </w:pPr>
      <w:r w:rsidRPr="00DA6032">
        <w:rPr>
          <w:rFonts w:ascii="Arial" w:hAnsi="Arial" w:cs="Arial"/>
        </w:rPr>
        <w:t>Section 4</w:t>
      </w:r>
      <w:r w:rsidRPr="00DA6032">
        <w:rPr>
          <w:rFonts w:ascii="Arial" w:hAnsi="Arial" w:cs="Arial"/>
        </w:rPr>
        <w:tab/>
        <w:t>Definitions</w:t>
      </w:r>
    </w:p>
    <w:p w14:paraId="69DF034C" w14:textId="77777777" w:rsidR="003273D8" w:rsidRPr="00DA6032" w:rsidRDefault="0074130A" w:rsidP="002A47EC">
      <w:pPr>
        <w:pStyle w:val="par1"/>
        <w:spacing w:after="240"/>
        <w:rPr>
          <w:rFonts w:ascii="Arial" w:hAnsi="Arial" w:cs="Arial"/>
          <w:sz w:val="20"/>
          <w:szCs w:val="20"/>
        </w:rPr>
      </w:pPr>
      <w:r w:rsidRPr="00DA6032">
        <w:rPr>
          <w:rFonts w:ascii="Arial" w:hAnsi="Arial" w:cs="Arial"/>
          <w:sz w:val="20"/>
          <w:szCs w:val="20"/>
        </w:rPr>
        <w:t>A</w:t>
      </w:r>
      <w:r w:rsidR="003273D8" w:rsidRPr="00DA6032">
        <w:rPr>
          <w:rFonts w:ascii="Arial" w:hAnsi="Arial" w:cs="Arial"/>
          <w:sz w:val="20"/>
          <w:szCs w:val="20"/>
        </w:rPr>
        <w:t>.</w:t>
      </w:r>
      <w:r w:rsidR="003273D8" w:rsidRPr="00DA6032">
        <w:rPr>
          <w:rFonts w:ascii="Arial" w:hAnsi="Arial" w:cs="Arial"/>
          <w:sz w:val="20"/>
          <w:szCs w:val="20"/>
        </w:rPr>
        <w:tab/>
        <w:t>“Benefit year” shall have the same meaning as found at § 10-16-1103(2), C.R.S.</w:t>
      </w:r>
    </w:p>
    <w:p w14:paraId="2B8E781E" w14:textId="77777777" w:rsidR="003273D8" w:rsidRPr="00DA6032" w:rsidRDefault="0074130A" w:rsidP="002A47EC">
      <w:pPr>
        <w:pStyle w:val="par1"/>
        <w:spacing w:after="240"/>
        <w:rPr>
          <w:rFonts w:ascii="Arial" w:hAnsi="Arial" w:cs="Arial"/>
          <w:sz w:val="20"/>
          <w:szCs w:val="20"/>
        </w:rPr>
      </w:pPr>
      <w:r w:rsidRPr="00DA6032">
        <w:rPr>
          <w:rFonts w:ascii="Arial" w:hAnsi="Arial" w:cs="Arial"/>
          <w:sz w:val="20"/>
          <w:szCs w:val="20"/>
        </w:rPr>
        <w:t>B</w:t>
      </w:r>
      <w:r w:rsidR="003273D8" w:rsidRPr="00DA6032">
        <w:rPr>
          <w:rFonts w:ascii="Arial" w:hAnsi="Arial" w:cs="Arial"/>
          <w:sz w:val="20"/>
          <w:szCs w:val="20"/>
        </w:rPr>
        <w:t>.</w:t>
      </w:r>
      <w:r w:rsidR="003273D8" w:rsidRPr="00DA6032">
        <w:rPr>
          <w:rFonts w:ascii="Arial" w:hAnsi="Arial" w:cs="Arial"/>
          <w:sz w:val="20"/>
          <w:szCs w:val="20"/>
        </w:rPr>
        <w:tab/>
        <w:t>“Carrier” shall have the same meaning as found at § 10-16-102(8), C.R.S.</w:t>
      </w:r>
    </w:p>
    <w:p w14:paraId="13A2D3E5" w14:textId="77777777" w:rsidR="003273D8" w:rsidRPr="00DA6032" w:rsidRDefault="0074130A" w:rsidP="002A47EC">
      <w:pPr>
        <w:pStyle w:val="par1"/>
        <w:spacing w:after="240"/>
        <w:rPr>
          <w:rFonts w:ascii="Arial" w:hAnsi="Arial" w:cs="Arial"/>
          <w:sz w:val="20"/>
          <w:szCs w:val="20"/>
        </w:rPr>
      </w:pPr>
      <w:r w:rsidRPr="00DA6032">
        <w:rPr>
          <w:rFonts w:ascii="Arial" w:hAnsi="Arial" w:cs="Arial"/>
          <w:sz w:val="20"/>
          <w:szCs w:val="20"/>
        </w:rPr>
        <w:t>C</w:t>
      </w:r>
      <w:r w:rsidR="003273D8" w:rsidRPr="00DA6032">
        <w:rPr>
          <w:rFonts w:ascii="Arial" w:hAnsi="Arial" w:cs="Arial"/>
          <w:sz w:val="20"/>
          <w:szCs w:val="20"/>
        </w:rPr>
        <w:t>.</w:t>
      </w:r>
      <w:r w:rsidR="003273D8" w:rsidRPr="00DA6032">
        <w:rPr>
          <w:rFonts w:ascii="Arial" w:hAnsi="Arial" w:cs="Arial"/>
          <w:sz w:val="20"/>
          <w:szCs w:val="20"/>
        </w:rPr>
        <w:tab/>
        <w:t xml:space="preserve">“Eligible enrollee” means, for the purpose of this regulation, an individual enrolled in a Qualified Health Plan, whose household income is no greater than </w:t>
      </w:r>
      <w:r w:rsidRPr="00DA6032">
        <w:rPr>
          <w:rFonts w:ascii="Arial" w:hAnsi="Arial" w:cs="Arial"/>
          <w:sz w:val="20"/>
          <w:szCs w:val="20"/>
        </w:rPr>
        <w:t>4</w:t>
      </w:r>
      <w:r w:rsidR="003273D8" w:rsidRPr="00DA6032">
        <w:rPr>
          <w:rFonts w:ascii="Arial" w:hAnsi="Arial" w:cs="Arial"/>
          <w:sz w:val="20"/>
          <w:szCs w:val="20"/>
        </w:rPr>
        <w:t>00% of the Federal Poverty Level</w:t>
      </w:r>
      <w:r w:rsidRPr="00DA6032">
        <w:rPr>
          <w:rFonts w:ascii="Arial" w:hAnsi="Arial" w:cs="Arial"/>
          <w:sz w:val="20"/>
          <w:szCs w:val="20"/>
        </w:rPr>
        <w:t xml:space="preserve">. </w:t>
      </w:r>
    </w:p>
    <w:p w14:paraId="68A7A61F" w14:textId="77777777" w:rsidR="003273D8" w:rsidRPr="00DA6032" w:rsidRDefault="0074130A" w:rsidP="002A47EC">
      <w:pPr>
        <w:pStyle w:val="par1"/>
        <w:spacing w:after="240"/>
        <w:rPr>
          <w:rFonts w:ascii="Arial" w:hAnsi="Arial" w:cs="Arial"/>
          <w:sz w:val="20"/>
          <w:szCs w:val="20"/>
        </w:rPr>
      </w:pPr>
      <w:r w:rsidRPr="00DA6032">
        <w:rPr>
          <w:rFonts w:ascii="Arial" w:hAnsi="Arial" w:cs="Arial"/>
          <w:sz w:val="20"/>
          <w:szCs w:val="20"/>
        </w:rPr>
        <w:lastRenderedPageBreak/>
        <w:t>D</w:t>
      </w:r>
      <w:r w:rsidR="003273D8" w:rsidRPr="00DA6032">
        <w:rPr>
          <w:rFonts w:ascii="Arial" w:hAnsi="Arial" w:cs="Arial"/>
          <w:sz w:val="20"/>
          <w:szCs w:val="20"/>
        </w:rPr>
        <w:t>.</w:t>
      </w:r>
      <w:r w:rsidR="003273D8" w:rsidRPr="00DA6032">
        <w:rPr>
          <w:rFonts w:ascii="Arial" w:hAnsi="Arial" w:cs="Arial"/>
          <w:sz w:val="20"/>
          <w:szCs w:val="20"/>
        </w:rPr>
        <w:tab/>
        <w:t xml:space="preserve">“Enhanced Premium Subsidy” means, for the purpose of this regulation, a sum of money from the Health Insurance Affordability Enterprise that is applied directly to an Eligible Enrollee’s health insurance premium balance, reducing the amount owed by the enrollee towards the monthly premium. </w:t>
      </w:r>
    </w:p>
    <w:p w14:paraId="029CDA5E" w14:textId="77777777" w:rsidR="003273D8" w:rsidRPr="00DA6032" w:rsidRDefault="0074130A" w:rsidP="002A47EC">
      <w:pPr>
        <w:pStyle w:val="par1"/>
        <w:spacing w:after="240"/>
        <w:rPr>
          <w:rFonts w:ascii="Arial" w:hAnsi="Arial" w:cs="Arial"/>
          <w:sz w:val="20"/>
          <w:szCs w:val="20"/>
        </w:rPr>
      </w:pPr>
      <w:r w:rsidRPr="00DA6032">
        <w:rPr>
          <w:rFonts w:ascii="Arial" w:hAnsi="Arial" w:cs="Arial"/>
          <w:sz w:val="20"/>
          <w:szCs w:val="20"/>
        </w:rPr>
        <w:t>E</w:t>
      </w:r>
      <w:r w:rsidR="003273D8" w:rsidRPr="00DA6032">
        <w:rPr>
          <w:rFonts w:ascii="Arial" w:hAnsi="Arial" w:cs="Arial"/>
          <w:sz w:val="20"/>
          <w:szCs w:val="20"/>
        </w:rPr>
        <w:t>.</w:t>
      </w:r>
      <w:r w:rsidR="003273D8" w:rsidRPr="00DA6032">
        <w:rPr>
          <w:rFonts w:ascii="Arial" w:hAnsi="Arial" w:cs="Arial"/>
          <w:sz w:val="20"/>
          <w:szCs w:val="20"/>
        </w:rPr>
        <w:tab/>
        <w:t>“Exchange” shall have the same meaning as found at § 10-16-102(26), C.R.S.</w:t>
      </w:r>
    </w:p>
    <w:p w14:paraId="5671F93A" w14:textId="77777777" w:rsidR="003273D8" w:rsidRPr="00DA6032" w:rsidRDefault="0074130A" w:rsidP="002A47EC">
      <w:pPr>
        <w:pStyle w:val="par1"/>
        <w:spacing w:after="240"/>
        <w:rPr>
          <w:rFonts w:ascii="Arial" w:hAnsi="Arial" w:cs="Arial"/>
          <w:sz w:val="20"/>
          <w:szCs w:val="20"/>
        </w:rPr>
      </w:pPr>
      <w:r w:rsidRPr="00DA6032">
        <w:rPr>
          <w:rFonts w:ascii="Arial" w:hAnsi="Arial" w:cs="Arial"/>
          <w:sz w:val="20"/>
          <w:szCs w:val="20"/>
        </w:rPr>
        <w:t>F</w:t>
      </w:r>
      <w:r w:rsidR="003273D8" w:rsidRPr="00DA6032">
        <w:rPr>
          <w:rFonts w:ascii="Arial" w:hAnsi="Arial" w:cs="Arial"/>
          <w:sz w:val="20"/>
          <w:szCs w:val="20"/>
        </w:rPr>
        <w:t>.</w:t>
      </w:r>
      <w:r w:rsidR="003273D8" w:rsidRPr="00DA6032">
        <w:rPr>
          <w:rFonts w:ascii="Arial" w:hAnsi="Arial" w:cs="Arial"/>
          <w:sz w:val="20"/>
          <w:szCs w:val="20"/>
        </w:rPr>
        <w:tab/>
        <w:t>“Federal Poverty Level” or “FPL” shall have the same meaning as found at § 10-16-1203(4), C.R.S.</w:t>
      </w:r>
    </w:p>
    <w:p w14:paraId="6D72FEEF" w14:textId="77777777" w:rsidR="003273D8" w:rsidRDefault="0074130A" w:rsidP="002A47EC">
      <w:pPr>
        <w:pStyle w:val="par1"/>
        <w:spacing w:after="240"/>
        <w:rPr>
          <w:rFonts w:ascii="Arial" w:hAnsi="Arial" w:cs="Arial"/>
          <w:sz w:val="20"/>
          <w:szCs w:val="20"/>
        </w:rPr>
      </w:pPr>
      <w:r w:rsidRPr="00DA6032">
        <w:rPr>
          <w:rFonts w:ascii="Arial" w:hAnsi="Arial" w:cs="Arial"/>
          <w:sz w:val="20"/>
          <w:szCs w:val="20"/>
        </w:rPr>
        <w:t>G</w:t>
      </w:r>
      <w:r w:rsidR="003273D8" w:rsidRPr="00DA6032">
        <w:rPr>
          <w:rFonts w:ascii="Arial" w:hAnsi="Arial" w:cs="Arial"/>
          <w:sz w:val="20"/>
          <w:szCs w:val="20"/>
        </w:rPr>
        <w:t>.</w:t>
      </w:r>
      <w:r w:rsidR="003273D8" w:rsidRPr="00DA6032">
        <w:rPr>
          <w:rFonts w:ascii="Arial" w:hAnsi="Arial" w:cs="Arial"/>
          <w:sz w:val="20"/>
          <w:szCs w:val="20"/>
        </w:rPr>
        <w:tab/>
        <w:t>“Health benefit plan” shall have the same meaning as found at § 10-16-102(32), C.R.S.</w:t>
      </w:r>
    </w:p>
    <w:p w14:paraId="6FAB17FF" w14:textId="77777777" w:rsidR="00F47A5D" w:rsidRPr="00DA6032" w:rsidRDefault="00F47A5D" w:rsidP="002A47EC">
      <w:pPr>
        <w:pStyle w:val="par1"/>
        <w:spacing w:after="240"/>
        <w:rPr>
          <w:rFonts w:ascii="Arial" w:hAnsi="Arial" w:cs="Arial"/>
          <w:sz w:val="20"/>
          <w:szCs w:val="20"/>
        </w:rPr>
      </w:pPr>
      <w:r>
        <w:rPr>
          <w:rFonts w:ascii="Arial" w:hAnsi="Arial" w:cs="Arial"/>
          <w:sz w:val="20"/>
          <w:szCs w:val="20"/>
        </w:rPr>
        <w:t>H.</w:t>
      </w:r>
      <w:r>
        <w:rPr>
          <w:rFonts w:ascii="Arial" w:hAnsi="Arial" w:cs="Arial"/>
          <w:sz w:val="20"/>
          <w:szCs w:val="20"/>
        </w:rPr>
        <w:tab/>
        <w:t xml:space="preserve">“Premium tax credit” shall have the same meaning as found at </w:t>
      </w:r>
      <w:r w:rsidRPr="00DA6032">
        <w:rPr>
          <w:rFonts w:ascii="Arial" w:hAnsi="Arial" w:cs="Arial"/>
          <w:sz w:val="20"/>
          <w:szCs w:val="20"/>
        </w:rPr>
        <w:t>§</w:t>
      </w:r>
      <w:r>
        <w:rPr>
          <w:rFonts w:ascii="Arial" w:hAnsi="Arial" w:cs="Arial"/>
          <w:sz w:val="20"/>
          <w:szCs w:val="20"/>
        </w:rPr>
        <w:t xml:space="preserve"> </w:t>
      </w:r>
      <w:r w:rsidRPr="00F47A5D">
        <w:rPr>
          <w:rFonts w:ascii="Arial" w:hAnsi="Arial" w:cs="Arial"/>
          <w:sz w:val="20"/>
          <w:szCs w:val="20"/>
        </w:rPr>
        <w:t>10-16-1203(10), C.R.S</w:t>
      </w:r>
      <w:r>
        <w:rPr>
          <w:rFonts w:ascii="Arial" w:hAnsi="Arial" w:cs="Arial"/>
          <w:sz w:val="20"/>
          <w:szCs w:val="20"/>
        </w:rPr>
        <w:t>.</w:t>
      </w:r>
    </w:p>
    <w:p w14:paraId="11C49789" w14:textId="77777777" w:rsidR="003273D8" w:rsidRPr="00DA6032" w:rsidRDefault="00F47A5D" w:rsidP="002A47EC">
      <w:pPr>
        <w:pStyle w:val="par1"/>
        <w:spacing w:after="240"/>
        <w:rPr>
          <w:rFonts w:ascii="Arial" w:hAnsi="Arial" w:cs="Arial"/>
          <w:sz w:val="20"/>
          <w:szCs w:val="20"/>
        </w:rPr>
      </w:pPr>
      <w:r>
        <w:rPr>
          <w:rFonts w:ascii="Arial" w:hAnsi="Arial" w:cs="Arial"/>
          <w:sz w:val="20"/>
          <w:szCs w:val="20"/>
        </w:rPr>
        <w:t>I</w:t>
      </w:r>
      <w:r w:rsidR="003273D8" w:rsidRPr="00DA6032">
        <w:rPr>
          <w:rFonts w:ascii="Arial" w:hAnsi="Arial" w:cs="Arial"/>
          <w:sz w:val="20"/>
          <w:szCs w:val="20"/>
        </w:rPr>
        <w:t>.</w:t>
      </w:r>
      <w:r w:rsidR="003273D8" w:rsidRPr="00DA6032">
        <w:rPr>
          <w:rFonts w:ascii="Arial" w:hAnsi="Arial" w:cs="Arial"/>
          <w:sz w:val="20"/>
          <w:szCs w:val="20"/>
        </w:rPr>
        <w:tab/>
        <w:t>“Rate” means, for the purpose of this regulation, the value in the carrier’s Rates Table Template available in SERFF corresponding to the enrollee’s age, geographic rating area, and tobacco status.</w:t>
      </w:r>
    </w:p>
    <w:p w14:paraId="3DF62D06" w14:textId="77777777" w:rsidR="003273D8" w:rsidRPr="00DA6032" w:rsidRDefault="003273D8" w:rsidP="002A47EC">
      <w:pPr>
        <w:pStyle w:val="Title2"/>
        <w:spacing w:after="240"/>
        <w:rPr>
          <w:rFonts w:ascii="Arial" w:hAnsi="Arial" w:cs="Arial"/>
        </w:rPr>
      </w:pPr>
      <w:r w:rsidRPr="00DA6032">
        <w:rPr>
          <w:rFonts w:ascii="Arial" w:hAnsi="Arial" w:cs="Arial"/>
        </w:rPr>
        <w:t>Section 5</w:t>
      </w:r>
      <w:r w:rsidRPr="00DA6032">
        <w:rPr>
          <w:rFonts w:ascii="Arial" w:hAnsi="Arial" w:cs="Arial"/>
        </w:rPr>
        <w:tab/>
        <w:t>Enhanced Premium Subsidies</w:t>
      </w:r>
    </w:p>
    <w:p w14:paraId="282A193F" w14:textId="77777777" w:rsidR="003273D8" w:rsidRPr="00DA6032" w:rsidRDefault="003273D8" w:rsidP="002A47EC">
      <w:pPr>
        <w:pStyle w:val="upar1"/>
        <w:spacing w:after="240"/>
        <w:rPr>
          <w:rFonts w:ascii="Arial" w:hAnsi="Arial" w:cs="Arial"/>
          <w:sz w:val="20"/>
          <w:szCs w:val="20"/>
        </w:rPr>
      </w:pPr>
      <w:r w:rsidRPr="00DA6032">
        <w:rPr>
          <w:rFonts w:ascii="Arial" w:hAnsi="Arial" w:cs="Arial"/>
          <w:sz w:val="20"/>
          <w:szCs w:val="20"/>
        </w:rPr>
        <w:t>For the 202</w:t>
      </w:r>
      <w:ins w:id="5" w:author="Author">
        <w:r w:rsidR="00302D02">
          <w:rPr>
            <w:rFonts w:ascii="Arial" w:hAnsi="Arial" w:cs="Arial"/>
            <w:sz w:val="20"/>
            <w:szCs w:val="20"/>
          </w:rPr>
          <w:t>7</w:t>
        </w:r>
      </w:ins>
      <w:del w:id="6" w:author="Author">
        <w:r w:rsidRPr="00DA6032" w:rsidDel="00302D02">
          <w:rPr>
            <w:rFonts w:ascii="Arial" w:hAnsi="Arial" w:cs="Arial"/>
            <w:sz w:val="20"/>
            <w:szCs w:val="20"/>
          </w:rPr>
          <w:delText>6</w:delText>
        </w:r>
      </w:del>
      <w:r w:rsidRPr="00DA6032">
        <w:rPr>
          <w:rFonts w:ascii="Arial" w:hAnsi="Arial" w:cs="Arial"/>
          <w:sz w:val="20"/>
          <w:szCs w:val="20"/>
        </w:rPr>
        <w:t xml:space="preserve"> benefit year</w:t>
      </w:r>
      <w:r w:rsidR="002D59AB" w:rsidRPr="00DA6032">
        <w:rPr>
          <w:rFonts w:ascii="Arial" w:hAnsi="Arial" w:cs="Arial"/>
          <w:sz w:val="20"/>
          <w:szCs w:val="20"/>
        </w:rPr>
        <w:t>, and annually thereafter,</w:t>
      </w:r>
      <w:r w:rsidR="00822FCC" w:rsidRPr="00DA6032">
        <w:rPr>
          <w:rFonts w:ascii="Arial" w:hAnsi="Arial" w:cs="Arial"/>
          <w:sz w:val="20"/>
          <w:szCs w:val="20"/>
        </w:rPr>
        <w:t xml:space="preserve"> </w:t>
      </w:r>
      <w:r w:rsidR="005C0C35" w:rsidRPr="00DA6032">
        <w:rPr>
          <w:rFonts w:ascii="Arial" w:hAnsi="Arial" w:cs="Arial"/>
          <w:sz w:val="20"/>
          <w:szCs w:val="20"/>
        </w:rPr>
        <w:t>the Health Insurance Affordability Enterprise</w:t>
      </w:r>
      <w:r w:rsidRPr="00DA6032">
        <w:rPr>
          <w:rFonts w:ascii="Arial" w:hAnsi="Arial" w:cs="Arial"/>
          <w:sz w:val="20"/>
          <w:szCs w:val="20"/>
        </w:rPr>
        <w:t xml:space="preserve"> shall provide an enhanced premium subsidy to all eligible enrollees. </w:t>
      </w:r>
    </w:p>
    <w:p w14:paraId="72174619" w14:textId="77777777" w:rsidR="003273D8" w:rsidRPr="00DA6032" w:rsidRDefault="003273D8" w:rsidP="002A47EC">
      <w:pPr>
        <w:pStyle w:val="par1"/>
        <w:spacing w:after="240"/>
        <w:rPr>
          <w:rFonts w:ascii="Arial" w:hAnsi="Arial" w:cs="Arial"/>
          <w:sz w:val="20"/>
          <w:szCs w:val="20"/>
        </w:rPr>
      </w:pPr>
      <w:r w:rsidRPr="00DA6032">
        <w:rPr>
          <w:rFonts w:ascii="Arial" w:hAnsi="Arial" w:cs="Arial"/>
          <w:sz w:val="20"/>
          <w:szCs w:val="20"/>
        </w:rPr>
        <w:t>A.</w:t>
      </w:r>
      <w:r w:rsidRPr="00DA6032">
        <w:rPr>
          <w:rFonts w:ascii="Arial" w:hAnsi="Arial" w:cs="Arial"/>
          <w:sz w:val="20"/>
          <w:szCs w:val="20"/>
        </w:rPr>
        <w:tab/>
        <w:t>Eligibility and Determination</w:t>
      </w:r>
    </w:p>
    <w:p w14:paraId="01E9207A" w14:textId="77777777" w:rsidR="003273D8" w:rsidRPr="00DA6032" w:rsidRDefault="000F4A16" w:rsidP="002A47EC">
      <w:pPr>
        <w:pStyle w:val="par1"/>
        <w:spacing w:after="240"/>
        <w:rPr>
          <w:rFonts w:ascii="Arial" w:hAnsi="Arial" w:cs="Arial"/>
          <w:sz w:val="20"/>
          <w:szCs w:val="20"/>
        </w:rPr>
      </w:pPr>
      <w:r w:rsidRPr="00DA6032">
        <w:rPr>
          <w:rFonts w:ascii="Arial" w:hAnsi="Arial" w:cs="Arial"/>
          <w:sz w:val="20"/>
          <w:szCs w:val="20"/>
        </w:rPr>
        <w:tab/>
      </w:r>
      <w:r w:rsidR="003273D8" w:rsidRPr="00DA6032">
        <w:rPr>
          <w:rFonts w:ascii="Arial" w:hAnsi="Arial" w:cs="Arial"/>
          <w:sz w:val="20"/>
          <w:szCs w:val="20"/>
        </w:rPr>
        <w:t>The determination of the enhanced premium subsidies for eligible enrollees shall be predicated upon household income in relation to the Federal Poverty Level (FPL), household size, and the premium balance after federal advance premium tax credits (APTC) have been applied, as specified herein.</w:t>
      </w:r>
    </w:p>
    <w:p w14:paraId="678F914E" w14:textId="77777777" w:rsidR="003273D8" w:rsidRPr="00DA6032" w:rsidRDefault="003273D8" w:rsidP="002A47EC">
      <w:pPr>
        <w:pStyle w:val="par1"/>
        <w:spacing w:after="240"/>
        <w:rPr>
          <w:rFonts w:ascii="Arial" w:hAnsi="Arial" w:cs="Arial"/>
          <w:sz w:val="20"/>
          <w:szCs w:val="20"/>
        </w:rPr>
      </w:pPr>
      <w:r w:rsidRPr="00DA6032">
        <w:rPr>
          <w:rFonts w:ascii="Arial" w:hAnsi="Arial" w:cs="Arial"/>
          <w:sz w:val="20"/>
          <w:szCs w:val="20"/>
        </w:rPr>
        <w:t>B.</w:t>
      </w:r>
      <w:r w:rsidRPr="00DA6032">
        <w:rPr>
          <w:rFonts w:ascii="Arial" w:hAnsi="Arial" w:cs="Arial"/>
          <w:sz w:val="20"/>
          <w:szCs w:val="20"/>
        </w:rPr>
        <w:tab/>
        <w:t xml:space="preserve">Subsidy Structure for Households Below </w:t>
      </w:r>
      <w:r w:rsidR="006056F1" w:rsidRPr="00DA6032">
        <w:rPr>
          <w:rFonts w:ascii="Arial" w:hAnsi="Arial" w:cs="Arial"/>
          <w:sz w:val="20"/>
          <w:szCs w:val="20"/>
        </w:rPr>
        <w:t>400</w:t>
      </w:r>
      <w:r w:rsidRPr="00DA6032">
        <w:rPr>
          <w:rFonts w:ascii="Arial" w:hAnsi="Arial" w:cs="Arial"/>
          <w:sz w:val="20"/>
          <w:szCs w:val="20"/>
        </w:rPr>
        <w:t>% FPL</w:t>
      </w:r>
    </w:p>
    <w:p w14:paraId="09C644E5" w14:textId="77777777" w:rsidR="003273D8" w:rsidRPr="00DA6032" w:rsidRDefault="000F4A16" w:rsidP="002A47EC">
      <w:pPr>
        <w:pStyle w:val="par2"/>
        <w:spacing w:after="240"/>
        <w:rPr>
          <w:rFonts w:ascii="Arial" w:hAnsi="Arial" w:cs="Arial"/>
          <w:sz w:val="20"/>
          <w:szCs w:val="20"/>
        </w:rPr>
      </w:pPr>
      <w:r w:rsidRPr="00DA6032">
        <w:rPr>
          <w:rFonts w:ascii="Arial" w:hAnsi="Arial" w:cs="Arial"/>
          <w:sz w:val="20"/>
          <w:szCs w:val="20"/>
        </w:rPr>
        <w:t>1.</w:t>
      </w:r>
      <w:r w:rsidRPr="00DA6032">
        <w:rPr>
          <w:rFonts w:ascii="Arial" w:hAnsi="Arial" w:cs="Arial"/>
          <w:sz w:val="20"/>
          <w:szCs w:val="20"/>
        </w:rPr>
        <w:tab/>
      </w:r>
      <w:r w:rsidR="003273D8" w:rsidRPr="00DA6032">
        <w:rPr>
          <w:rFonts w:ascii="Arial" w:hAnsi="Arial" w:cs="Arial"/>
          <w:sz w:val="20"/>
          <w:szCs w:val="20"/>
        </w:rPr>
        <w:t>For the first enrollee in a household, the enhanced premium subsidy shall be the lesser of $</w:t>
      </w:r>
      <w:ins w:id="7" w:author="Author">
        <w:r w:rsidR="00302D02">
          <w:rPr>
            <w:rFonts w:ascii="Arial" w:hAnsi="Arial" w:cs="Arial"/>
            <w:sz w:val="20"/>
            <w:szCs w:val="20"/>
          </w:rPr>
          <w:t>7</w:t>
        </w:r>
      </w:ins>
      <w:del w:id="8" w:author="Author">
        <w:r w:rsidR="006056F1" w:rsidRPr="00DA6032" w:rsidDel="00302D02">
          <w:rPr>
            <w:rFonts w:ascii="Arial" w:hAnsi="Arial" w:cs="Arial"/>
            <w:sz w:val="20"/>
            <w:szCs w:val="20"/>
          </w:rPr>
          <w:delText>8</w:delText>
        </w:r>
      </w:del>
      <w:r w:rsidR="006056F1" w:rsidRPr="00DA6032">
        <w:rPr>
          <w:rFonts w:ascii="Arial" w:hAnsi="Arial" w:cs="Arial"/>
          <w:sz w:val="20"/>
          <w:szCs w:val="20"/>
        </w:rPr>
        <w:t>0</w:t>
      </w:r>
      <w:r w:rsidR="003273D8" w:rsidRPr="00DA6032">
        <w:rPr>
          <w:rFonts w:ascii="Arial" w:hAnsi="Arial" w:cs="Arial"/>
          <w:sz w:val="20"/>
          <w:szCs w:val="20"/>
        </w:rPr>
        <w:t xml:space="preserve"> per member per month (PMPM) or the premium balance after federal APTC has been applied.</w:t>
      </w:r>
    </w:p>
    <w:p w14:paraId="164DAA5C" w14:textId="77777777" w:rsidR="003273D8" w:rsidRPr="00DA6032" w:rsidRDefault="000F4A16" w:rsidP="002A47EC">
      <w:pPr>
        <w:pStyle w:val="par2"/>
        <w:spacing w:after="240"/>
        <w:rPr>
          <w:rFonts w:ascii="Arial" w:hAnsi="Arial" w:cs="Arial"/>
          <w:sz w:val="20"/>
          <w:szCs w:val="20"/>
        </w:rPr>
      </w:pPr>
      <w:r w:rsidRPr="00DA6032">
        <w:rPr>
          <w:rFonts w:ascii="Arial" w:hAnsi="Arial" w:cs="Arial"/>
          <w:sz w:val="20"/>
          <w:szCs w:val="20"/>
        </w:rPr>
        <w:t>2.</w:t>
      </w:r>
      <w:r w:rsidRPr="00DA6032">
        <w:rPr>
          <w:rFonts w:ascii="Arial" w:hAnsi="Arial" w:cs="Arial"/>
          <w:sz w:val="20"/>
          <w:szCs w:val="20"/>
        </w:rPr>
        <w:tab/>
      </w:r>
      <w:r w:rsidR="003273D8" w:rsidRPr="00DA6032">
        <w:rPr>
          <w:rFonts w:ascii="Arial" w:hAnsi="Arial" w:cs="Arial"/>
          <w:sz w:val="20"/>
          <w:szCs w:val="20"/>
        </w:rPr>
        <w:t>For each additional member in the household who is subject to a premium, the enhanced premium subsidy shall be the lesser of $</w:t>
      </w:r>
      <w:ins w:id="9" w:author="Author">
        <w:r w:rsidR="00302D02">
          <w:rPr>
            <w:rFonts w:ascii="Arial" w:hAnsi="Arial" w:cs="Arial"/>
            <w:sz w:val="20"/>
            <w:szCs w:val="20"/>
          </w:rPr>
          <w:t>25</w:t>
        </w:r>
      </w:ins>
      <w:del w:id="10" w:author="Author">
        <w:r w:rsidR="006056F1" w:rsidRPr="00DA6032" w:rsidDel="00302D02">
          <w:rPr>
            <w:rFonts w:ascii="Arial" w:hAnsi="Arial" w:cs="Arial"/>
            <w:sz w:val="20"/>
            <w:szCs w:val="20"/>
          </w:rPr>
          <w:delText>29</w:delText>
        </w:r>
      </w:del>
      <w:r w:rsidR="003273D8" w:rsidRPr="00DA6032">
        <w:rPr>
          <w:rFonts w:ascii="Arial" w:hAnsi="Arial" w:cs="Arial"/>
          <w:sz w:val="20"/>
          <w:szCs w:val="20"/>
        </w:rPr>
        <w:t xml:space="preserve"> per member per month (PMPM) or the premium balance after federal APTC has been applied. For households with more than three dependents under age 21, no enhanced premium subsidy will be applied for any subsequent dependents with $0 premium.</w:t>
      </w:r>
    </w:p>
    <w:p w14:paraId="3C8D427F" w14:textId="77777777" w:rsidR="003273D8" w:rsidRPr="00DA6032" w:rsidRDefault="003273D8" w:rsidP="002A47EC">
      <w:pPr>
        <w:pStyle w:val="par1"/>
        <w:spacing w:after="240"/>
        <w:rPr>
          <w:rFonts w:ascii="Arial" w:hAnsi="Arial" w:cs="Arial"/>
          <w:sz w:val="20"/>
          <w:szCs w:val="20"/>
        </w:rPr>
      </w:pPr>
      <w:r w:rsidRPr="00DA6032">
        <w:rPr>
          <w:rFonts w:ascii="Arial" w:hAnsi="Arial" w:cs="Arial"/>
          <w:sz w:val="20"/>
          <w:szCs w:val="20"/>
        </w:rPr>
        <w:t>C.</w:t>
      </w:r>
      <w:r w:rsidRPr="00DA6032">
        <w:rPr>
          <w:rFonts w:ascii="Arial" w:hAnsi="Arial" w:cs="Arial"/>
          <w:sz w:val="20"/>
          <w:szCs w:val="20"/>
        </w:rPr>
        <w:tab/>
        <w:t>Subsidy Implementation</w:t>
      </w:r>
    </w:p>
    <w:p w14:paraId="123CC906" w14:textId="77777777" w:rsidR="003273D8" w:rsidRPr="00DA6032" w:rsidRDefault="000F4A16" w:rsidP="002A47EC">
      <w:pPr>
        <w:pStyle w:val="par2"/>
        <w:spacing w:after="240"/>
        <w:rPr>
          <w:rFonts w:ascii="Arial" w:hAnsi="Arial" w:cs="Arial"/>
          <w:sz w:val="20"/>
          <w:szCs w:val="20"/>
        </w:rPr>
      </w:pPr>
      <w:r w:rsidRPr="00DA6032">
        <w:rPr>
          <w:rFonts w:ascii="Arial" w:hAnsi="Arial" w:cs="Arial"/>
          <w:sz w:val="20"/>
          <w:szCs w:val="20"/>
        </w:rPr>
        <w:t>1.</w:t>
      </w:r>
      <w:r w:rsidRPr="00DA6032">
        <w:rPr>
          <w:rFonts w:ascii="Arial" w:hAnsi="Arial" w:cs="Arial"/>
          <w:sz w:val="20"/>
          <w:szCs w:val="20"/>
        </w:rPr>
        <w:tab/>
      </w:r>
      <w:r w:rsidR="003273D8" w:rsidRPr="00DA6032">
        <w:rPr>
          <w:rFonts w:ascii="Arial" w:hAnsi="Arial" w:cs="Arial"/>
          <w:sz w:val="20"/>
          <w:szCs w:val="20"/>
        </w:rPr>
        <w:t>As determined by the Exchange, eligible enrollees will be identified based on household income during the health insurance enrollment process.</w:t>
      </w:r>
    </w:p>
    <w:p w14:paraId="40F89836" w14:textId="77777777" w:rsidR="003273D8" w:rsidRPr="00DA6032" w:rsidRDefault="000F4A16" w:rsidP="002A47EC">
      <w:pPr>
        <w:pStyle w:val="par2"/>
        <w:spacing w:after="240"/>
        <w:rPr>
          <w:rFonts w:ascii="Arial" w:hAnsi="Arial" w:cs="Arial"/>
          <w:sz w:val="20"/>
          <w:szCs w:val="20"/>
        </w:rPr>
      </w:pPr>
      <w:r w:rsidRPr="00DA6032">
        <w:rPr>
          <w:rFonts w:ascii="Arial" w:hAnsi="Arial" w:cs="Arial"/>
          <w:sz w:val="20"/>
          <w:szCs w:val="20"/>
        </w:rPr>
        <w:t>2.</w:t>
      </w:r>
      <w:r w:rsidRPr="00DA6032">
        <w:rPr>
          <w:rFonts w:ascii="Arial" w:hAnsi="Arial" w:cs="Arial"/>
          <w:sz w:val="20"/>
          <w:szCs w:val="20"/>
        </w:rPr>
        <w:tab/>
      </w:r>
      <w:r w:rsidR="003273D8" w:rsidRPr="00DA6032">
        <w:rPr>
          <w:rFonts w:ascii="Arial" w:hAnsi="Arial" w:cs="Arial"/>
          <w:sz w:val="20"/>
          <w:szCs w:val="20"/>
        </w:rPr>
        <w:t xml:space="preserve">The enhanced premium subsidy shall be applied to eligible enrollees’ premium balance after the federal APTC has been applied. As determined by the Exchange, the premium </w:t>
      </w:r>
      <w:r w:rsidR="003273D8" w:rsidRPr="00DA6032">
        <w:rPr>
          <w:rFonts w:ascii="Arial" w:hAnsi="Arial" w:cs="Arial"/>
          <w:sz w:val="20"/>
          <w:szCs w:val="20"/>
        </w:rPr>
        <w:lastRenderedPageBreak/>
        <w:t xml:space="preserve">rate displayed for customers will include federal APTC and the enhanced premium subsidy. </w:t>
      </w:r>
    </w:p>
    <w:p w14:paraId="1BF42FD4" w14:textId="77777777" w:rsidR="003273D8" w:rsidRPr="00DA6032" w:rsidRDefault="000F4A16" w:rsidP="002A47EC">
      <w:pPr>
        <w:pStyle w:val="par2"/>
        <w:spacing w:after="240"/>
        <w:rPr>
          <w:rFonts w:ascii="Arial" w:hAnsi="Arial" w:cs="Arial"/>
          <w:sz w:val="20"/>
          <w:szCs w:val="20"/>
        </w:rPr>
      </w:pPr>
      <w:r w:rsidRPr="00DA6032">
        <w:rPr>
          <w:rFonts w:ascii="Arial" w:hAnsi="Arial" w:cs="Arial"/>
          <w:sz w:val="20"/>
          <w:szCs w:val="20"/>
        </w:rPr>
        <w:t>3.</w:t>
      </w:r>
      <w:r w:rsidRPr="00DA6032">
        <w:rPr>
          <w:rFonts w:ascii="Arial" w:hAnsi="Arial" w:cs="Arial"/>
          <w:sz w:val="20"/>
          <w:szCs w:val="20"/>
        </w:rPr>
        <w:tab/>
      </w:r>
      <w:r w:rsidR="003273D8" w:rsidRPr="00DA6032">
        <w:rPr>
          <w:rFonts w:ascii="Arial" w:hAnsi="Arial" w:cs="Arial"/>
          <w:sz w:val="20"/>
          <w:szCs w:val="20"/>
        </w:rPr>
        <w:t>Carriers will receive reports during the benefit year listing the enrollees receiving the enhanced premium subsidy and the amounts owed by the Health Insurance Affordability Enterprise for each enrollee.</w:t>
      </w:r>
    </w:p>
    <w:p w14:paraId="01DB9430" w14:textId="77777777" w:rsidR="003273D8" w:rsidRPr="00DA6032" w:rsidRDefault="003273D8" w:rsidP="002A47EC">
      <w:pPr>
        <w:pStyle w:val="Title2"/>
        <w:spacing w:after="240"/>
        <w:rPr>
          <w:rFonts w:ascii="Arial" w:hAnsi="Arial" w:cs="Arial"/>
        </w:rPr>
      </w:pPr>
      <w:r w:rsidRPr="00DA6032">
        <w:rPr>
          <w:rFonts w:ascii="Arial" w:hAnsi="Arial" w:cs="Arial"/>
        </w:rPr>
        <w:t>Section 6</w:t>
      </w:r>
      <w:r w:rsidRPr="00DA6032">
        <w:rPr>
          <w:rFonts w:ascii="Arial" w:hAnsi="Arial" w:cs="Arial"/>
        </w:rPr>
        <w:tab/>
        <w:t>Payments to Carriers for Enhanced Premium Subsidies</w:t>
      </w:r>
    </w:p>
    <w:p w14:paraId="5FD0A371" w14:textId="77777777" w:rsidR="003273D8" w:rsidRPr="00DA6032" w:rsidRDefault="00271297" w:rsidP="002A47EC">
      <w:pPr>
        <w:pStyle w:val="upar1"/>
        <w:spacing w:after="240"/>
        <w:rPr>
          <w:rFonts w:ascii="Arial" w:hAnsi="Arial" w:cs="Arial"/>
          <w:sz w:val="20"/>
          <w:szCs w:val="20"/>
        </w:rPr>
      </w:pPr>
      <w:r w:rsidRPr="00DA6032">
        <w:rPr>
          <w:rFonts w:ascii="Arial" w:hAnsi="Arial" w:cs="Arial"/>
          <w:sz w:val="20"/>
          <w:szCs w:val="20"/>
        </w:rPr>
        <w:t xml:space="preserve">Payments </w:t>
      </w:r>
      <w:r w:rsidR="003273D8" w:rsidRPr="00DA6032">
        <w:rPr>
          <w:rFonts w:ascii="Arial" w:hAnsi="Arial" w:cs="Arial"/>
          <w:sz w:val="20"/>
          <w:szCs w:val="20"/>
        </w:rPr>
        <w:t xml:space="preserve">to carriers </w:t>
      </w:r>
      <w:r w:rsidRPr="00DA6032">
        <w:rPr>
          <w:rFonts w:ascii="Arial" w:hAnsi="Arial" w:cs="Arial"/>
          <w:sz w:val="20"/>
          <w:szCs w:val="20"/>
        </w:rPr>
        <w:t xml:space="preserve">for enhanced premium subsidies </w:t>
      </w:r>
      <w:r w:rsidR="003273D8" w:rsidRPr="00DA6032">
        <w:rPr>
          <w:rFonts w:ascii="Arial" w:hAnsi="Arial" w:cs="Arial"/>
          <w:sz w:val="20"/>
          <w:szCs w:val="20"/>
        </w:rPr>
        <w:t>shall be calculated as follows:</w:t>
      </w:r>
    </w:p>
    <w:p w14:paraId="621B141F" w14:textId="77777777" w:rsidR="003273D8" w:rsidRPr="00DA6032" w:rsidRDefault="003273D8" w:rsidP="002A47EC">
      <w:pPr>
        <w:pStyle w:val="par1"/>
        <w:spacing w:after="240"/>
        <w:rPr>
          <w:rFonts w:ascii="Arial" w:hAnsi="Arial" w:cs="Arial"/>
          <w:sz w:val="20"/>
          <w:szCs w:val="20"/>
        </w:rPr>
      </w:pPr>
      <w:r w:rsidRPr="00DA6032">
        <w:rPr>
          <w:rFonts w:ascii="Arial" w:hAnsi="Arial" w:cs="Arial"/>
          <w:sz w:val="20"/>
          <w:szCs w:val="20"/>
        </w:rPr>
        <w:t>A.</w:t>
      </w:r>
      <w:r w:rsidRPr="00DA6032">
        <w:rPr>
          <w:rFonts w:ascii="Arial" w:hAnsi="Arial" w:cs="Arial"/>
          <w:sz w:val="20"/>
          <w:szCs w:val="20"/>
        </w:rPr>
        <w:tab/>
        <w:t xml:space="preserve">Pursuant to C.R.S. § 10-16-1205(1)(b)(II), the Colorado Health Insurance Affordability Enterprise created in C.R.S. § 10-16-1204(1)(a), through the Division, will make payments to carriers by June 30, </w:t>
      </w:r>
      <w:r w:rsidR="002A47EC" w:rsidRPr="00DA6032">
        <w:rPr>
          <w:rFonts w:ascii="Arial" w:hAnsi="Arial" w:cs="Arial"/>
          <w:sz w:val="20"/>
          <w:szCs w:val="20"/>
        </w:rPr>
        <w:t>202</w:t>
      </w:r>
      <w:ins w:id="11" w:author="Author">
        <w:r w:rsidR="00302D02">
          <w:rPr>
            <w:rFonts w:ascii="Arial" w:hAnsi="Arial" w:cs="Arial"/>
            <w:sz w:val="20"/>
            <w:szCs w:val="20"/>
          </w:rPr>
          <w:t>8</w:t>
        </w:r>
      </w:ins>
      <w:del w:id="12" w:author="Author">
        <w:r w:rsidR="002A47EC" w:rsidRPr="00DA6032" w:rsidDel="00302D02">
          <w:rPr>
            <w:rFonts w:ascii="Arial" w:hAnsi="Arial" w:cs="Arial"/>
            <w:sz w:val="20"/>
            <w:szCs w:val="20"/>
          </w:rPr>
          <w:delText>7</w:delText>
        </w:r>
      </w:del>
      <w:r w:rsidR="002A47EC" w:rsidRPr="00DA6032">
        <w:rPr>
          <w:rFonts w:ascii="Arial" w:hAnsi="Arial" w:cs="Arial"/>
          <w:sz w:val="20"/>
          <w:szCs w:val="20"/>
        </w:rPr>
        <w:t>,</w:t>
      </w:r>
      <w:r w:rsidRPr="00DA6032">
        <w:rPr>
          <w:rFonts w:ascii="Arial" w:hAnsi="Arial" w:cs="Arial"/>
          <w:sz w:val="20"/>
          <w:szCs w:val="20"/>
        </w:rPr>
        <w:t xml:space="preserve"> for the 202</w:t>
      </w:r>
      <w:ins w:id="13" w:author="Author">
        <w:r w:rsidR="00302D02">
          <w:rPr>
            <w:rFonts w:ascii="Arial" w:hAnsi="Arial" w:cs="Arial"/>
            <w:sz w:val="20"/>
            <w:szCs w:val="20"/>
          </w:rPr>
          <w:t>7</w:t>
        </w:r>
      </w:ins>
      <w:del w:id="14" w:author="Author">
        <w:r w:rsidRPr="00DA6032" w:rsidDel="00302D02">
          <w:rPr>
            <w:rFonts w:ascii="Arial" w:hAnsi="Arial" w:cs="Arial"/>
            <w:sz w:val="20"/>
            <w:szCs w:val="20"/>
          </w:rPr>
          <w:delText>6</w:delText>
        </w:r>
      </w:del>
      <w:r w:rsidRPr="00DA6032">
        <w:rPr>
          <w:rFonts w:ascii="Arial" w:hAnsi="Arial" w:cs="Arial"/>
          <w:sz w:val="20"/>
          <w:szCs w:val="20"/>
        </w:rPr>
        <w:t xml:space="preserve"> benefit year, to compensate for the cost of the enhanced premium subsidies. </w:t>
      </w:r>
    </w:p>
    <w:p w14:paraId="43DFD396" w14:textId="77777777" w:rsidR="003273D8" w:rsidRPr="00DA6032" w:rsidRDefault="003273D8" w:rsidP="002A47EC">
      <w:pPr>
        <w:pStyle w:val="par1"/>
        <w:spacing w:after="240"/>
        <w:rPr>
          <w:rFonts w:ascii="Arial" w:hAnsi="Arial" w:cs="Arial"/>
          <w:sz w:val="20"/>
          <w:szCs w:val="20"/>
        </w:rPr>
      </w:pPr>
      <w:r w:rsidRPr="00DA6032">
        <w:rPr>
          <w:rFonts w:ascii="Arial" w:hAnsi="Arial" w:cs="Arial"/>
          <w:sz w:val="20"/>
          <w:szCs w:val="20"/>
        </w:rPr>
        <w:t>B.</w:t>
      </w:r>
      <w:r w:rsidRPr="00DA6032">
        <w:rPr>
          <w:rFonts w:ascii="Arial" w:hAnsi="Arial" w:cs="Arial"/>
          <w:sz w:val="20"/>
          <w:szCs w:val="20"/>
        </w:rPr>
        <w:tab/>
        <w:t>Total enhanced premium subsidy payment amounts owed to each carrier following the end of the 202</w:t>
      </w:r>
      <w:ins w:id="15" w:author="Author">
        <w:r w:rsidR="00302D02">
          <w:rPr>
            <w:rFonts w:ascii="Arial" w:hAnsi="Arial" w:cs="Arial"/>
            <w:sz w:val="20"/>
            <w:szCs w:val="20"/>
          </w:rPr>
          <w:t>7</w:t>
        </w:r>
      </w:ins>
      <w:del w:id="16" w:author="Author">
        <w:r w:rsidRPr="00DA6032" w:rsidDel="00302D02">
          <w:rPr>
            <w:rFonts w:ascii="Arial" w:hAnsi="Arial" w:cs="Arial"/>
            <w:sz w:val="20"/>
            <w:szCs w:val="20"/>
          </w:rPr>
          <w:delText>6</w:delText>
        </w:r>
      </w:del>
      <w:r w:rsidRPr="00DA6032">
        <w:rPr>
          <w:rFonts w:ascii="Arial" w:hAnsi="Arial" w:cs="Arial"/>
          <w:sz w:val="20"/>
          <w:szCs w:val="20"/>
        </w:rPr>
        <w:t xml:space="preserve"> benefit year will be calculated based on enrollment during the benefit year and the subsidy structure in Section 5.</w:t>
      </w:r>
    </w:p>
    <w:p w14:paraId="7CC4F1A9" w14:textId="77777777" w:rsidR="003273D8" w:rsidRPr="00DA6032" w:rsidRDefault="003273D8" w:rsidP="002A47EC">
      <w:pPr>
        <w:pStyle w:val="par1"/>
        <w:spacing w:after="240"/>
        <w:rPr>
          <w:rFonts w:ascii="Arial" w:hAnsi="Arial" w:cs="Arial"/>
          <w:sz w:val="20"/>
          <w:szCs w:val="20"/>
        </w:rPr>
      </w:pPr>
      <w:r w:rsidRPr="00DA6032">
        <w:rPr>
          <w:rFonts w:ascii="Arial" w:hAnsi="Arial" w:cs="Arial"/>
          <w:sz w:val="20"/>
          <w:szCs w:val="20"/>
        </w:rPr>
        <w:t>C.</w:t>
      </w:r>
      <w:r w:rsidRPr="00DA6032">
        <w:rPr>
          <w:rFonts w:ascii="Arial" w:hAnsi="Arial" w:cs="Arial"/>
          <w:sz w:val="20"/>
          <w:szCs w:val="20"/>
        </w:rPr>
        <w:tab/>
        <w:t>All funds used to pay for the enhanced premium subsidy for the 202</w:t>
      </w:r>
      <w:ins w:id="17" w:author="Author">
        <w:r w:rsidR="00302D02">
          <w:rPr>
            <w:rFonts w:ascii="Arial" w:hAnsi="Arial" w:cs="Arial"/>
            <w:sz w:val="20"/>
            <w:szCs w:val="20"/>
          </w:rPr>
          <w:t>7</w:t>
        </w:r>
      </w:ins>
      <w:del w:id="18" w:author="Author">
        <w:r w:rsidRPr="00DA6032" w:rsidDel="00302D02">
          <w:rPr>
            <w:rFonts w:ascii="Arial" w:hAnsi="Arial" w:cs="Arial"/>
            <w:sz w:val="20"/>
            <w:szCs w:val="20"/>
          </w:rPr>
          <w:delText>6</w:delText>
        </w:r>
      </w:del>
      <w:r w:rsidRPr="00DA6032">
        <w:rPr>
          <w:rFonts w:ascii="Arial" w:hAnsi="Arial" w:cs="Arial"/>
          <w:sz w:val="20"/>
          <w:szCs w:val="20"/>
        </w:rPr>
        <w:t xml:space="preserve"> benefit year will be state funds from the Colorado Health Insurance Affordability Enterprise.</w:t>
      </w:r>
    </w:p>
    <w:p w14:paraId="2A77EE3C" w14:textId="77777777" w:rsidR="003273D8" w:rsidRPr="00DA6032" w:rsidRDefault="005471F6" w:rsidP="002A47EC">
      <w:pPr>
        <w:pStyle w:val="par2"/>
        <w:spacing w:after="240"/>
        <w:rPr>
          <w:rFonts w:ascii="Arial" w:hAnsi="Arial" w:cs="Arial"/>
          <w:sz w:val="20"/>
          <w:szCs w:val="20"/>
        </w:rPr>
      </w:pPr>
      <w:r w:rsidRPr="00DA6032">
        <w:rPr>
          <w:rFonts w:ascii="Arial" w:hAnsi="Arial" w:cs="Arial"/>
          <w:sz w:val="20"/>
          <w:szCs w:val="20"/>
        </w:rPr>
        <w:t>1.</w:t>
      </w:r>
      <w:r w:rsidRPr="00DA6032">
        <w:rPr>
          <w:rFonts w:ascii="Arial" w:hAnsi="Arial" w:cs="Arial"/>
          <w:sz w:val="20"/>
          <w:szCs w:val="20"/>
        </w:rPr>
        <w:tab/>
      </w:r>
      <w:r w:rsidR="003273D8" w:rsidRPr="00DA6032">
        <w:rPr>
          <w:rFonts w:ascii="Arial" w:hAnsi="Arial" w:cs="Arial"/>
          <w:sz w:val="20"/>
          <w:szCs w:val="20"/>
        </w:rPr>
        <w:t xml:space="preserve">No federal funds received from Colorado’s Affordable Care Act Section 1332 State Innovation Waiver will be used for the enhanced premium subsidy. The subsidy structure, payment amounts, and enrollee eligibility are not contingent on Colorado’s Affordable Care Act Section 1332 State Innovation Waiver. </w:t>
      </w:r>
    </w:p>
    <w:p w14:paraId="55FB47CA" w14:textId="77777777" w:rsidR="003273D8" w:rsidRPr="00DA6032" w:rsidRDefault="005471F6" w:rsidP="002A47EC">
      <w:pPr>
        <w:pStyle w:val="par2"/>
        <w:spacing w:after="240"/>
        <w:rPr>
          <w:rFonts w:ascii="Arial" w:hAnsi="Arial" w:cs="Arial"/>
          <w:sz w:val="20"/>
          <w:szCs w:val="20"/>
        </w:rPr>
      </w:pPr>
      <w:r w:rsidRPr="00DA6032">
        <w:rPr>
          <w:rFonts w:ascii="Arial" w:hAnsi="Arial" w:cs="Arial"/>
          <w:sz w:val="20"/>
          <w:szCs w:val="20"/>
        </w:rPr>
        <w:t>2.</w:t>
      </w:r>
      <w:r w:rsidRPr="00DA6032">
        <w:rPr>
          <w:rFonts w:ascii="Arial" w:hAnsi="Arial" w:cs="Arial"/>
          <w:sz w:val="20"/>
          <w:szCs w:val="20"/>
        </w:rPr>
        <w:tab/>
      </w:r>
      <w:r w:rsidR="003273D8" w:rsidRPr="00DA6032">
        <w:rPr>
          <w:rFonts w:ascii="Arial" w:hAnsi="Arial" w:cs="Arial"/>
          <w:sz w:val="20"/>
          <w:szCs w:val="20"/>
        </w:rPr>
        <w:t xml:space="preserve">The Division will maintain a separate </w:t>
      </w:r>
      <w:r w:rsidR="002F7D43" w:rsidRPr="00DA6032">
        <w:rPr>
          <w:rFonts w:ascii="Arial" w:hAnsi="Arial" w:cs="Arial"/>
          <w:sz w:val="20"/>
          <w:szCs w:val="20"/>
        </w:rPr>
        <w:t>appropriation unit</w:t>
      </w:r>
      <w:r w:rsidR="003273D8" w:rsidRPr="00DA6032">
        <w:rPr>
          <w:rFonts w:ascii="Arial" w:hAnsi="Arial" w:cs="Arial"/>
          <w:sz w:val="20"/>
          <w:szCs w:val="20"/>
        </w:rPr>
        <w:t xml:space="preserve"> for the enhanced premium subsidy, and all payments to carriers for the subsidy will be made using this </w:t>
      </w:r>
      <w:r w:rsidR="002F7D43" w:rsidRPr="00DA6032">
        <w:rPr>
          <w:rFonts w:ascii="Arial" w:hAnsi="Arial" w:cs="Arial"/>
          <w:sz w:val="20"/>
          <w:szCs w:val="20"/>
        </w:rPr>
        <w:t>appropriation unit</w:t>
      </w:r>
      <w:r w:rsidR="003273D8" w:rsidRPr="00DA6032">
        <w:rPr>
          <w:rFonts w:ascii="Arial" w:hAnsi="Arial" w:cs="Arial"/>
          <w:sz w:val="20"/>
          <w:szCs w:val="20"/>
        </w:rPr>
        <w:t>.</w:t>
      </w:r>
    </w:p>
    <w:p w14:paraId="23FE01FA" w14:textId="77777777" w:rsidR="003273D8" w:rsidRPr="00DA6032" w:rsidRDefault="005471F6" w:rsidP="002A47EC">
      <w:pPr>
        <w:pStyle w:val="par2"/>
        <w:spacing w:after="240"/>
        <w:rPr>
          <w:rFonts w:ascii="Arial" w:hAnsi="Arial" w:cs="Arial"/>
          <w:sz w:val="20"/>
          <w:szCs w:val="20"/>
        </w:rPr>
      </w:pPr>
      <w:r w:rsidRPr="00DA6032">
        <w:rPr>
          <w:rFonts w:ascii="Arial" w:hAnsi="Arial" w:cs="Arial"/>
          <w:sz w:val="20"/>
          <w:szCs w:val="20"/>
        </w:rPr>
        <w:t>3.</w:t>
      </w:r>
      <w:r w:rsidRPr="00DA6032">
        <w:rPr>
          <w:rFonts w:ascii="Arial" w:hAnsi="Arial" w:cs="Arial"/>
          <w:sz w:val="20"/>
          <w:szCs w:val="20"/>
        </w:rPr>
        <w:tab/>
      </w:r>
      <w:r w:rsidR="002F7D43" w:rsidRPr="00DA6032">
        <w:rPr>
          <w:rFonts w:ascii="Arial" w:hAnsi="Arial" w:cs="Arial"/>
          <w:sz w:val="20"/>
          <w:szCs w:val="20"/>
        </w:rPr>
        <w:t>The appropriation unit for the enhanced premium subsidy is set up in such a way that only state funds from the Colorado Health Insurance Affordability Enterprise may be utilized to make payments</w:t>
      </w:r>
      <w:r w:rsidR="003273D8" w:rsidRPr="00DA6032">
        <w:rPr>
          <w:rFonts w:ascii="Arial" w:hAnsi="Arial" w:cs="Arial"/>
          <w:sz w:val="20"/>
          <w:szCs w:val="20"/>
        </w:rPr>
        <w:t xml:space="preserve">. </w:t>
      </w:r>
    </w:p>
    <w:p w14:paraId="629E9561" w14:textId="77777777" w:rsidR="003273D8" w:rsidRPr="00DA6032" w:rsidRDefault="003273D8" w:rsidP="002A47EC">
      <w:pPr>
        <w:pStyle w:val="Title2"/>
        <w:spacing w:after="240"/>
        <w:rPr>
          <w:rFonts w:ascii="Arial" w:hAnsi="Arial" w:cs="Arial"/>
        </w:rPr>
      </w:pPr>
      <w:bookmarkStart w:id="19" w:name="_gjdgxs"/>
      <w:bookmarkStart w:id="20" w:name="_z7v8qtp8kab"/>
      <w:bookmarkEnd w:id="19"/>
      <w:bookmarkEnd w:id="20"/>
      <w:r w:rsidRPr="00DA6032">
        <w:rPr>
          <w:rFonts w:ascii="Arial" w:hAnsi="Arial" w:cs="Arial"/>
        </w:rPr>
        <w:t xml:space="preserve">Section </w:t>
      </w:r>
      <w:r w:rsidR="0074130A" w:rsidRPr="00DA6032">
        <w:rPr>
          <w:rFonts w:ascii="Arial" w:hAnsi="Arial" w:cs="Arial"/>
        </w:rPr>
        <w:t>7</w:t>
      </w:r>
      <w:r w:rsidRPr="00DA6032">
        <w:rPr>
          <w:rFonts w:ascii="Arial" w:hAnsi="Arial" w:cs="Arial"/>
        </w:rPr>
        <w:tab/>
        <w:t>Severability</w:t>
      </w:r>
    </w:p>
    <w:p w14:paraId="78D5A7F7" w14:textId="77777777" w:rsidR="003273D8" w:rsidRPr="00DA6032" w:rsidRDefault="003273D8" w:rsidP="002A47EC">
      <w:pPr>
        <w:pStyle w:val="upar1"/>
        <w:spacing w:after="240"/>
        <w:rPr>
          <w:rFonts w:ascii="Arial" w:hAnsi="Arial" w:cs="Arial"/>
          <w:sz w:val="20"/>
          <w:szCs w:val="20"/>
        </w:rPr>
      </w:pPr>
      <w:r w:rsidRPr="00DA6032">
        <w:rPr>
          <w:rFonts w:ascii="Arial" w:hAnsi="Arial" w:cs="Arial"/>
          <w:sz w:val="20"/>
          <w:szCs w:val="20"/>
        </w:rPr>
        <w:t>If any provision of this regulation or the application of it to any person or circumstance is for any reason held to be invalid, the remainder of the regulation shall not be affected.</w:t>
      </w:r>
    </w:p>
    <w:p w14:paraId="3799A6FE" w14:textId="77777777" w:rsidR="003273D8" w:rsidRPr="00DA6032" w:rsidRDefault="003273D8" w:rsidP="002A47EC">
      <w:pPr>
        <w:pStyle w:val="Title2"/>
        <w:spacing w:after="240"/>
        <w:rPr>
          <w:rFonts w:ascii="Arial" w:hAnsi="Arial" w:cs="Arial"/>
        </w:rPr>
      </w:pPr>
      <w:r w:rsidRPr="00DA6032">
        <w:rPr>
          <w:rFonts w:ascii="Arial" w:hAnsi="Arial" w:cs="Arial"/>
        </w:rPr>
        <w:t xml:space="preserve">Section </w:t>
      </w:r>
      <w:r w:rsidR="00F47A5D">
        <w:rPr>
          <w:rFonts w:ascii="Arial" w:hAnsi="Arial" w:cs="Arial"/>
        </w:rPr>
        <w:t>8</w:t>
      </w:r>
      <w:r w:rsidRPr="00DA6032">
        <w:rPr>
          <w:rFonts w:ascii="Arial" w:hAnsi="Arial" w:cs="Arial"/>
        </w:rPr>
        <w:tab/>
        <w:t>Enforcement</w:t>
      </w:r>
    </w:p>
    <w:p w14:paraId="1CA82648" w14:textId="77777777" w:rsidR="003273D8" w:rsidRPr="00DA6032" w:rsidRDefault="003273D8" w:rsidP="002A47EC">
      <w:pPr>
        <w:pStyle w:val="upar1"/>
        <w:spacing w:after="240"/>
        <w:rPr>
          <w:rFonts w:ascii="Arial" w:hAnsi="Arial" w:cs="Arial"/>
          <w:sz w:val="20"/>
          <w:szCs w:val="20"/>
        </w:rPr>
      </w:pPr>
      <w:r w:rsidRPr="00DA6032">
        <w:rPr>
          <w:rFonts w:ascii="Arial" w:hAnsi="Arial" w:cs="Arial"/>
          <w:sz w:val="20"/>
          <w:szCs w:val="20"/>
        </w:rPr>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rsidRPr="00DA6032">
        <w:rPr>
          <w:rFonts w:ascii="Arial" w:hAnsi="Arial" w:cs="Arial"/>
          <w:sz w:val="20"/>
          <w:szCs w:val="20"/>
        </w:rPr>
        <w:t>cease and desist</w:t>
      </w:r>
      <w:proofErr w:type="gramEnd"/>
      <w:r w:rsidRPr="00DA6032">
        <w:rPr>
          <w:rFonts w:ascii="Arial" w:hAnsi="Arial" w:cs="Arial"/>
          <w:sz w:val="20"/>
          <w:szCs w:val="20"/>
        </w:rPr>
        <w:t xml:space="preserve"> orders, and/or suspensions or revocation of license, subject to the requirements of due process</w:t>
      </w:r>
    </w:p>
    <w:p w14:paraId="79D160FC" w14:textId="77777777" w:rsidR="003273D8" w:rsidRPr="00DA6032" w:rsidRDefault="003273D8" w:rsidP="002A47EC">
      <w:pPr>
        <w:pStyle w:val="Title2"/>
        <w:spacing w:after="240"/>
        <w:rPr>
          <w:rFonts w:ascii="Arial" w:hAnsi="Arial" w:cs="Arial"/>
        </w:rPr>
      </w:pPr>
      <w:r w:rsidRPr="00DA6032">
        <w:rPr>
          <w:rFonts w:ascii="Arial" w:hAnsi="Arial" w:cs="Arial"/>
        </w:rPr>
        <w:t xml:space="preserve">Section </w:t>
      </w:r>
      <w:r w:rsidR="00F47A5D">
        <w:rPr>
          <w:rFonts w:ascii="Arial" w:hAnsi="Arial" w:cs="Arial"/>
        </w:rPr>
        <w:t>9</w:t>
      </w:r>
      <w:r w:rsidRPr="00DA6032">
        <w:rPr>
          <w:rFonts w:ascii="Arial" w:hAnsi="Arial" w:cs="Arial"/>
        </w:rPr>
        <w:tab/>
        <w:t>Effective Date</w:t>
      </w:r>
    </w:p>
    <w:p w14:paraId="708292AA" w14:textId="77777777" w:rsidR="003273D8" w:rsidRPr="00DA6032" w:rsidRDefault="003273D8" w:rsidP="002A47EC">
      <w:pPr>
        <w:pStyle w:val="upar1"/>
        <w:spacing w:after="240"/>
        <w:rPr>
          <w:rFonts w:ascii="Arial" w:hAnsi="Arial" w:cs="Arial"/>
          <w:sz w:val="20"/>
          <w:szCs w:val="20"/>
        </w:rPr>
      </w:pPr>
      <w:r w:rsidRPr="00DA6032">
        <w:rPr>
          <w:rFonts w:ascii="Arial" w:hAnsi="Arial" w:cs="Arial"/>
          <w:sz w:val="20"/>
          <w:szCs w:val="20"/>
        </w:rPr>
        <w:lastRenderedPageBreak/>
        <w:t xml:space="preserve">This amended regulation shall become effective on </w:t>
      </w:r>
      <w:del w:id="21" w:author="Author">
        <w:r w:rsidR="009A6556" w:rsidRPr="00DA6032" w:rsidDel="00302D02">
          <w:rPr>
            <w:rFonts w:ascii="Arial" w:hAnsi="Arial" w:cs="Arial"/>
            <w:sz w:val="20"/>
            <w:szCs w:val="20"/>
          </w:rPr>
          <w:delText>November</w:delText>
        </w:r>
        <w:r w:rsidR="00DA6032" w:rsidDel="00302D02">
          <w:rPr>
            <w:rFonts w:ascii="Arial" w:hAnsi="Arial" w:cs="Arial"/>
            <w:sz w:val="20"/>
            <w:szCs w:val="20"/>
          </w:rPr>
          <w:delText xml:space="preserve"> </w:delText>
        </w:r>
        <w:r w:rsidR="00E17430" w:rsidRPr="00DA6032" w:rsidDel="00302D02">
          <w:rPr>
            <w:rFonts w:ascii="Arial" w:hAnsi="Arial" w:cs="Arial"/>
            <w:sz w:val="20"/>
            <w:szCs w:val="20"/>
          </w:rPr>
          <w:delText>30, 2025</w:delText>
        </w:r>
      </w:del>
      <w:ins w:id="22" w:author="Author">
        <w:r w:rsidR="00AC72C1">
          <w:rPr>
            <w:rFonts w:ascii="Arial" w:hAnsi="Arial" w:cs="Arial"/>
            <w:sz w:val="20"/>
            <w:szCs w:val="20"/>
          </w:rPr>
          <w:t>September 30</w:t>
        </w:r>
        <w:r w:rsidR="00302D02">
          <w:rPr>
            <w:rFonts w:ascii="Arial" w:hAnsi="Arial" w:cs="Arial"/>
            <w:sz w:val="20"/>
            <w:szCs w:val="20"/>
          </w:rPr>
          <w:t>, 2026</w:t>
        </w:r>
      </w:ins>
      <w:r w:rsidR="00DA6032">
        <w:rPr>
          <w:rFonts w:ascii="Arial" w:hAnsi="Arial" w:cs="Arial"/>
          <w:sz w:val="20"/>
          <w:szCs w:val="20"/>
        </w:rPr>
        <w:t>.</w:t>
      </w:r>
    </w:p>
    <w:p w14:paraId="5C416BFB" w14:textId="77777777" w:rsidR="003273D8" w:rsidRPr="00DA6032" w:rsidRDefault="003273D8" w:rsidP="002A47EC">
      <w:pPr>
        <w:pStyle w:val="Title2"/>
        <w:spacing w:after="240"/>
        <w:rPr>
          <w:rFonts w:ascii="Arial" w:hAnsi="Arial" w:cs="Arial"/>
        </w:rPr>
      </w:pPr>
      <w:r w:rsidRPr="00DA6032">
        <w:rPr>
          <w:rFonts w:ascii="Arial" w:hAnsi="Arial" w:cs="Arial"/>
        </w:rPr>
        <w:t>Section 1</w:t>
      </w:r>
      <w:r w:rsidR="00F47A5D">
        <w:rPr>
          <w:rFonts w:ascii="Arial" w:hAnsi="Arial" w:cs="Arial"/>
        </w:rPr>
        <w:t>0</w:t>
      </w:r>
      <w:r w:rsidRPr="00DA6032">
        <w:rPr>
          <w:rFonts w:ascii="Arial" w:hAnsi="Arial" w:cs="Arial"/>
        </w:rPr>
        <w:tab/>
        <w:t>History</w:t>
      </w:r>
    </w:p>
    <w:p w14:paraId="54D86F7F" w14:textId="77777777" w:rsidR="003273D8" w:rsidRPr="00DA6032" w:rsidRDefault="003273D8" w:rsidP="002A47EC">
      <w:pPr>
        <w:pStyle w:val="upar1"/>
        <w:spacing w:after="0"/>
        <w:rPr>
          <w:rFonts w:ascii="Arial" w:hAnsi="Arial" w:cs="Arial"/>
          <w:sz w:val="20"/>
          <w:szCs w:val="20"/>
        </w:rPr>
      </w:pPr>
      <w:r w:rsidRPr="00DA6032">
        <w:rPr>
          <w:rFonts w:ascii="Arial" w:hAnsi="Arial" w:cs="Arial"/>
          <w:sz w:val="20"/>
          <w:szCs w:val="20"/>
        </w:rPr>
        <w:t xml:space="preserve">This regulation replaces Emergency Regulation 21-E-08, which became effective on May 9, 2021, in its entirety. </w:t>
      </w:r>
    </w:p>
    <w:p w14:paraId="0E3A49E2" w14:textId="77777777" w:rsidR="003273D8" w:rsidRPr="00DA6032" w:rsidRDefault="003273D8" w:rsidP="002A47EC">
      <w:pPr>
        <w:pStyle w:val="upar1"/>
        <w:spacing w:after="0"/>
        <w:rPr>
          <w:rFonts w:ascii="Arial" w:hAnsi="Arial" w:cs="Arial"/>
          <w:sz w:val="20"/>
          <w:szCs w:val="20"/>
        </w:rPr>
      </w:pPr>
      <w:r w:rsidRPr="00DA6032">
        <w:rPr>
          <w:rFonts w:ascii="Arial" w:hAnsi="Arial" w:cs="Arial"/>
          <w:sz w:val="20"/>
          <w:szCs w:val="20"/>
        </w:rPr>
        <w:t>This regulation shall be effective on September 1, 2021.</w:t>
      </w:r>
    </w:p>
    <w:p w14:paraId="6D312868" w14:textId="77777777" w:rsidR="003273D8" w:rsidRPr="00DA6032" w:rsidRDefault="003273D8" w:rsidP="002A47EC">
      <w:pPr>
        <w:pStyle w:val="upar1"/>
        <w:spacing w:after="0"/>
        <w:rPr>
          <w:rFonts w:ascii="Arial" w:hAnsi="Arial" w:cs="Arial"/>
          <w:sz w:val="20"/>
          <w:szCs w:val="20"/>
        </w:rPr>
      </w:pPr>
      <w:r w:rsidRPr="00DA6032">
        <w:rPr>
          <w:rFonts w:ascii="Arial" w:hAnsi="Arial" w:cs="Arial"/>
          <w:sz w:val="20"/>
          <w:szCs w:val="20"/>
        </w:rPr>
        <w:t>Amended regulation effective November 14, 2022.</w:t>
      </w:r>
    </w:p>
    <w:p w14:paraId="11E81EA9" w14:textId="77777777" w:rsidR="003273D8" w:rsidRPr="00DA6032" w:rsidRDefault="003273D8" w:rsidP="002A47EC">
      <w:pPr>
        <w:pStyle w:val="upar1"/>
        <w:spacing w:after="0"/>
        <w:rPr>
          <w:rFonts w:ascii="Arial" w:hAnsi="Arial" w:cs="Arial"/>
          <w:sz w:val="20"/>
          <w:szCs w:val="20"/>
        </w:rPr>
      </w:pPr>
      <w:r w:rsidRPr="00DA6032">
        <w:rPr>
          <w:rFonts w:ascii="Arial" w:hAnsi="Arial" w:cs="Arial"/>
          <w:sz w:val="20"/>
          <w:szCs w:val="20"/>
        </w:rPr>
        <w:t xml:space="preserve">Amended regulation </w:t>
      </w:r>
      <w:proofErr w:type="gramStart"/>
      <w:r w:rsidRPr="00DA6032">
        <w:rPr>
          <w:rFonts w:ascii="Arial" w:hAnsi="Arial" w:cs="Arial"/>
          <w:sz w:val="20"/>
          <w:szCs w:val="20"/>
        </w:rPr>
        <w:t>effective</w:t>
      </w:r>
      <w:proofErr w:type="gramEnd"/>
      <w:r w:rsidRPr="00DA6032">
        <w:rPr>
          <w:rFonts w:ascii="Arial" w:hAnsi="Arial" w:cs="Arial"/>
          <w:sz w:val="20"/>
          <w:szCs w:val="20"/>
        </w:rPr>
        <w:t xml:space="preserve"> September 14, 2023.</w:t>
      </w:r>
    </w:p>
    <w:p w14:paraId="10ECFD0F" w14:textId="77777777" w:rsidR="003273D8" w:rsidRDefault="003273D8" w:rsidP="002A47EC">
      <w:pPr>
        <w:pStyle w:val="upar1"/>
        <w:spacing w:after="0"/>
        <w:rPr>
          <w:rFonts w:ascii="Arial" w:hAnsi="Arial" w:cs="Arial"/>
          <w:sz w:val="20"/>
          <w:szCs w:val="20"/>
        </w:rPr>
      </w:pPr>
      <w:r w:rsidRPr="00DA6032">
        <w:rPr>
          <w:rFonts w:ascii="Arial" w:hAnsi="Arial" w:cs="Arial"/>
          <w:sz w:val="20"/>
          <w:szCs w:val="20"/>
        </w:rPr>
        <w:t>Amended regulation effective October 30, 2024.</w:t>
      </w:r>
    </w:p>
    <w:p w14:paraId="6EB4DCBF" w14:textId="77777777" w:rsidR="00044761" w:rsidRPr="00044761" w:rsidRDefault="00044761" w:rsidP="00044761">
      <w:pPr>
        <w:pStyle w:val="upar1"/>
        <w:spacing w:after="0"/>
        <w:rPr>
          <w:rFonts w:ascii="Arial" w:hAnsi="Arial" w:cs="Arial"/>
          <w:sz w:val="20"/>
          <w:szCs w:val="20"/>
        </w:rPr>
      </w:pPr>
      <w:r w:rsidRPr="00044761">
        <w:rPr>
          <w:rFonts w:ascii="Arial" w:hAnsi="Arial" w:cs="Arial"/>
          <w:sz w:val="20"/>
          <w:szCs w:val="20"/>
        </w:rPr>
        <w:t>This regulation was replaced by Emergency Regulation 25-E-03, which became effective June 23, 2025, and expired October 21, 2025.</w:t>
      </w:r>
    </w:p>
    <w:p w14:paraId="2B858359" w14:textId="77777777" w:rsidR="009B53AB" w:rsidRDefault="00044761" w:rsidP="00A16D53">
      <w:pPr>
        <w:pStyle w:val="upar1"/>
        <w:spacing w:after="0"/>
        <w:rPr>
          <w:ins w:id="23" w:author="Author"/>
          <w:rFonts w:ascii="Arial" w:hAnsi="Arial" w:cs="Arial"/>
          <w:sz w:val="20"/>
          <w:szCs w:val="20"/>
        </w:rPr>
      </w:pPr>
      <w:r w:rsidRPr="00044761">
        <w:rPr>
          <w:rFonts w:ascii="Arial" w:hAnsi="Arial" w:cs="Arial"/>
          <w:sz w:val="20"/>
          <w:szCs w:val="20"/>
        </w:rPr>
        <w:t>This regulation shall be effective November 30, 2025.</w:t>
      </w:r>
    </w:p>
    <w:p w14:paraId="3C0CBFD4" w14:textId="77777777" w:rsidR="00302D02" w:rsidRDefault="00302D02" w:rsidP="00A16D53">
      <w:pPr>
        <w:pStyle w:val="upar1"/>
        <w:spacing w:after="0"/>
        <w:rPr>
          <w:rFonts w:ascii="Arial" w:hAnsi="Arial" w:cs="Arial"/>
          <w:sz w:val="20"/>
          <w:szCs w:val="20"/>
        </w:rPr>
      </w:pPr>
      <w:ins w:id="24" w:author="Author">
        <w:r>
          <w:rPr>
            <w:rFonts w:ascii="Arial" w:hAnsi="Arial" w:cs="Arial"/>
            <w:sz w:val="20"/>
            <w:szCs w:val="20"/>
          </w:rPr>
          <w:t xml:space="preserve">Amended regulations effective </w:t>
        </w:r>
        <w:r w:rsidR="00AC72C1">
          <w:rPr>
            <w:rFonts w:ascii="Arial" w:hAnsi="Arial" w:cs="Arial"/>
            <w:sz w:val="20"/>
            <w:szCs w:val="20"/>
          </w:rPr>
          <w:t>September 30</w:t>
        </w:r>
        <w:r>
          <w:rPr>
            <w:rFonts w:ascii="Arial" w:hAnsi="Arial" w:cs="Arial"/>
            <w:sz w:val="20"/>
            <w:szCs w:val="20"/>
          </w:rPr>
          <w:t>, 2026.</w:t>
        </w:r>
      </w:ins>
    </w:p>
    <w:p w14:paraId="5D218844" w14:textId="77777777" w:rsidR="00B1164E" w:rsidRPr="00B1164E" w:rsidRDefault="00B1164E" w:rsidP="00B1164E"/>
    <w:p w14:paraId="3A4A270B" w14:textId="77777777" w:rsidR="00B1164E" w:rsidRPr="00B1164E" w:rsidRDefault="00B1164E" w:rsidP="00B1164E"/>
    <w:p w14:paraId="3151B0CC" w14:textId="77777777" w:rsidR="00B1164E" w:rsidRPr="00B1164E" w:rsidRDefault="00B1164E" w:rsidP="00B1164E"/>
    <w:p w14:paraId="40B62FF0" w14:textId="77777777" w:rsidR="00B1164E" w:rsidRDefault="00B1164E" w:rsidP="00B1164E">
      <w:pPr>
        <w:rPr>
          <w:rFonts w:ascii="Arial" w:hAnsi="Arial" w:cs="Arial"/>
          <w:sz w:val="20"/>
          <w:szCs w:val="20"/>
        </w:rPr>
      </w:pPr>
    </w:p>
    <w:p w14:paraId="19E4455C" w14:textId="6545898D" w:rsidR="00B1164E" w:rsidRPr="00B1164E" w:rsidRDefault="00B1164E" w:rsidP="00B1164E">
      <w:pPr>
        <w:tabs>
          <w:tab w:val="left" w:pos="5247"/>
        </w:tabs>
      </w:pPr>
      <w:r>
        <w:tab/>
      </w:r>
    </w:p>
    <w:sectPr w:rsidR="00B1164E" w:rsidRPr="00B1164E" w:rsidSect="002A47EC">
      <w:headerReference w:type="even" r:id="rId8"/>
      <w:headerReference w:type="default" r:id="rId9"/>
      <w:headerReference w:type="first" r:id="rId10"/>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5349B" w14:textId="77777777" w:rsidR="00D56B72" w:rsidRDefault="00D56B72">
      <w:r>
        <w:separator/>
      </w:r>
    </w:p>
  </w:endnote>
  <w:endnote w:type="continuationSeparator" w:id="0">
    <w:p w14:paraId="6FEDC0AA" w14:textId="77777777" w:rsidR="00D56B72" w:rsidRDefault="00D56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30405" w14:textId="77777777" w:rsidR="00D56B72" w:rsidRDefault="00D56B72">
      <w:r>
        <w:separator/>
      </w:r>
    </w:p>
  </w:footnote>
  <w:footnote w:type="continuationSeparator" w:id="0">
    <w:p w14:paraId="75FDBEF1" w14:textId="77777777" w:rsidR="00D56B72" w:rsidRDefault="00D56B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B52CB" w14:textId="6013CFF1" w:rsidR="00302D02" w:rsidRDefault="00D56B72">
    <w:pPr>
      <w:pStyle w:val="Header"/>
    </w:pPr>
    <w:r>
      <w:rPr>
        <w:noProof/>
      </w:rPr>
      <w:pict w14:anchorId="675C6E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35184705" o:spid="_x0000_s1033" type="#_x0000_t136" style="position:absolute;margin-left:0;margin-top:0;width:471.3pt;height:188.5pt;rotation:315;z-index:-25165363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B256CA">
      <w:rPr>
        <w:noProof/>
      </w:rPr>
      <mc:AlternateContent>
        <mc:Choice Requires="wps">
          <w:drawing>
            <wp:anchor distT="0" distB="0" distL="114300" distR="114300" simplePos="0" relativeHeight="251657728" behindDoc="1" locked="0" layoutInCell="0" allowOverlap="1" wp14:anchorId="770E0C8B" wp14:editId="2D48EE72">
              <wp:simplePos x="0" y="0"/>
              <wp:positionH relativeFrom="margin">
                <wp:align>center</wp:align>
              </wp:positionH>
              <wp:positionV relativeFrom="margin">
                <wp:align>center</wp:align>
              </wp:positionV>
              <wp:extent cx="5985510" cy="2393950"/>
              <wp:effectExtent l="0" t="0" r="0" b="0"/>
              <wp:wrapNone/>
              <wp:docPr id="1267734798"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5510" cy="239395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9B558CF" w14:textId="77777777" w:rsidR="00B256CA" w:rsidRDefault="00B256CA" w:rsidP="00B256CA">
                          <w:pPr>
                            <w:jc w:val="center"/>
                            <w:rPr>
                              <w:rFonts w:ascii="Arial" w:hAnsi="Arial" w:cs="Arial"/>
                              <w:color w:val="C0C0C0"/>
                              <w:kern w:val="0"/>
                              <w:sz w:val="2"/>
                              <w:szCs w:val="2"/>
                              <w14:textFill>
                                <w14:solidFill>
                                  <w14:srgbClr w14:val="C0C0C0">
                                    <w14:alpha w14:val="50000"/>
                                  </w14:srgbClr>
                                </w14:solidFill>
                              </w14:textFill>
                            </w:rPr>
                          </w:pPr>
                          <w:r>
                            <w:rPr>
                              <w:rFonts w:ascii="Arial" w:hAnsi="Arial" w:cs="Arial"/>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70E0C8B" id="_x0000_t202" coordsize="21600,21600" o:spt="202" path="m,l,21600r21600,l21600,xe">
              <v:stroke joinstyle="miter"/>
              <v:path gradientshapeok="t" o:connecttype="rect"/>
            </v:shapetype>
            <v:shape id="WordArt 2" o:spid="_x0000_s1026" type="#_x0000_t202" style="position:absolute;margin-left:0;margin-top:0;width:471.3pt;height:188.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" o:allowincell="f" filled="f" stroked="f">
              <v:stroke joinstyle="round"/>
              <o:lock v:ext="edit" shapetype="t"/>
              <v:textbox style="mso-fit-shape-to-text:t">
                <w:txbxContent>
                  <w:p w14:paraId="09B558CF" w14:textId="77777777" w:rsidR="00B256CA" w:rsidRDefault="00B256CA" w:rsidP="00B256CA">
                    <w:pPr>
                      <w:jc w:val="center"/>
                      <w:rPr>
                        <w:rFonts w:ascii="Arial" w:hAnsi="Arial" w:cs="Arial"/>
                        <w:color w:val="C0C0C0"/>
                        <w:kern w:val="0"/>
                        <w:sz w:val="2"/>
                        <w:szCs w:val="2"/>
                        <w14:textFill>
                          <w14:solidFill>
                            <w14:srgbClr w14:val="C0C0C0">
                              <w14:alpha w14:val="50000"/>
                            </w14:srgbClr>
                          </w14:solidFill>
                        </w14:textFill>
                      </w:rPr>
                    </w:pPr>
                    <w:r>
                      <w:rPr>
                        <w:rFonts w:ascii="Arial" w:hAnsi="Arial" w:cs="Arial"/>
                        <w:color w:val="C0C0C0"/>
                        <w:sz w:val="2"/>
                        <w:szCs w:val="2"/>
                        <w14:textFill>
                          <w14:solidFill>
                            <w14:srgbClr w14:val="C0C0C0">
                              <w14:alpha w14:val="50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24F34" w14:textId="100A13A4" w:rsidR="00302D02" w:rsidRDefault="00D56B72">
    <w:pPr>
      <w:pStyle w:val="Header"/>
    </w:pPr>
    <w:r>
      <w:rPr>
        <w:noProof/>
      </w:rPr>
      <w:pict w14:anchorId="09940E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35184706" o:spid="_x0000_s1034" type="#_x0000_t136" style="position:absolute;margin-left:0;margin-top:0;width:471.3pt;height:188.5pt;rotation:315;z-index:-251651584;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B256CA">
      <w:rPr>
        <w:noProof/>
      </w:rPr>
      <mc:AlternateContent>
        <mc:Choice Requires="wps">
          <w:drawing>
            <wp:anchor distT="0" distB="0" distL="114300" distR="114300" simplePos="0" relativeHeight="251658752" behindDoc="1" locked="0" layoutInCell="0" allowOverlap="1" wp14:anchorId="71041B57" wp14:editId="26639503">
              <wp:simplePos x="0" y="0"/>
              <wp:positionH relativeFrom="margin">
                <wp:align>center</wp:align>
              </wp:positionH>
              <wp:positionV relativeFrom="margin">
                <wp:align>center</wp:align>
              </wp:positionV>
              <wp:extent cx="5985510" cy="2393950"/>
              <wp:effectExtent l="0" t="0" r="0" b="0"/>
              <wp:wrapNone/>
              <wp:docPr id="731200593"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5510" cy="239395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C014B72" w14:textId="116C28BD" w:rsidR="00B256CA" w:rsidRDefault="00B256CA" w:rsidP="00B256CA">
                          <w:pPr>
                            <w:jc w:val="center"/>
                            <w:rPr>
                              <w:rFonts w:ascii="Arial" w:hAnsi="Arial" w:cs="Arial"/>
                              <w:color w:val="C0C0C0"/>
                              <w:kern w:val="0"/>
                              <w:sz w:val="2"/>
                              <w:szCs w:val="2"/>
                              <w14:textFill>
                                <w14:solidFill>
                                  <w14:srgbClr w14:val="C0C0C0">
                                    <w14:alpha w14:val="50000"/>
                                  </w14:srgbClr>
                                </w14:solidFill>
                              </w14:textFill>
                            </w:rP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1041B57" id="_x0000_t202" coordsize="21600,21600" o:spt="202" path="m,l,21600r21600,l21600,xe">
              <v:stroke joinstyle="miter"/>
              <v:path gradientshapeok="t" o:connecttype="rect"/>
            </v:shapetype>
            <v:shape id="WordArt 3" o:spid="_x0000_s1027" type="#_x0000_t202" style="position:absolute;margin-left:0;margin-top:0;width:471.3pt;height:188.5pt;rotation:-45;z-index:-25165772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" o:allowincell="f" filled="f" stroked="f">
              <v:stroke joinstyle="round"/>
              <o:lock v:ext="edit" shapetype="t"/>
              <v:textbox style="mso-fit-shape-to-text:t">
                <w:txbxContent>
                  <w:p w14:paraId="5C014B72" w14:textId="116C28BD" w:rsidR="00B256CA" w:rsidRDefault="00B256CA" w:rsidP="00B256CA">
                    <w:pPr>
                      <w:jc w:val="center"/>
                      <w:rPr>
                        <w:rFonts w:ascii="Arial" w:hAnsi="Arial" w:cs="Arial"/>
                        <w:color w:val="C0C0C0"/>
                        <w:kern w:val="0"/>
                        <w:sz w:val="2"/>
                        <w:szCs w:val="2"/>
                        <w14:textFill>
                          <w14:solidFill>
                            <w14:srgbClr w14:val="C0C0C0">
                              <w14:alpha w14:val="50000"/>
                            </w14:srgbClr>
                          </w14:solidFill>
                        </w14:textFill>
                      </w:rPr>
                    </w:pP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B5331" w14:textId="7E02BE0B" w:rsidR="00B1164E" w:rsidRDefault="00D56B72">
    <w:pPr>
      <w:pStyle w:val="Header"/>
    </w:pPr>
    <w:r>
      <w:rPr>
        <w:noProof/>
      </w:rPr>
      <w:pict w14:anchorId="046A53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35184704" o:spid="_x0000_s1032" type="#_x0000_t136" style="position:absolute;margin-left:0;margin-top:0;width:471.3pt;height:188.5pt;rotation:315;z-index:-251655680;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1E7DC0"/>
    <w:multiLevelType w:val="multilevel"/>
    <w:tmpl w:val="06B2286A"/>
    <w:lvl w:ilvl="0">
      <w:start w:val="1"/>
      <w:numFmt w:val="decimal"/>
      <w:lvlText w:val="%1."/>
      <w:lvlJc w:val="left"/>
      <w:pPr>
        <w:ind w:left="1440" w:hanging="360"/>
      </w:pPr>
      <w:rPr>
        <w:strike w:val="0"/>
        <w:dstrike w:val="0"/>
        <w:u w:val="none"/>
        <w:effect w:val="none"/>
      </w:rPr>
    </w:lvl>
    <w:lvl w:ilvl="1">
      <w:start w:val="1"/>
      <w:numFmt w:val="lowerLetter"/>
      <w:lvlText w:val="%2."/>
      <w:lvlJc w:val="left"/>
      <w:pPr>
        <w:ind w:left="2160" w:hanging="360"/>
      </w:pPr>
      <w:rPr>
        <w:strike w:val="0"/>
        <w:dstrike w:val="0"/>
        <w:u w:val="none"/>
        <w:effect w:val="none"/>
      </w:rPr>
    </w:lvl>
    <w:lvl w:ilvl="2">
      <w:start w:val="1"/>
      <w:numFmt w:val="lowerRoman"/>
      <w:lvlText w:val="%3."/>
      <w:lvlJc w:val="right"/>
      <w:pPr>
        <w:ind w:left="2880" w:hanging="360"/>
      </w:pPr>
      <w:rPr>
        <w:strike w:val="0"/>
        <w:dstrike w:val="0"/>
        <w:u w:val="none"/>
        <w:effect w:val="none"/>
      </w:rPr>
    </w:lvl>
    <w:lvl w:ilvl="3">
      <w:start w:val="1"/>
      <w:numFmt w:val="decimal"/>
      <w:lvlText w:val="%4."/>
      <w:lvlJc w:val="left"/>
      <w:pPr>
        <w:ind w:left="3600" w:hanging="360"/>
      </w:pPr>
      <w:rPr>
        <w:strike w:val="0"/>
        <w:dstrike w:val="0"/>
        <w:u w:val="none"/>
        <w:effect w:val="none"/>
      </w:rPr>
    </w:lvl>
    <w:lvl w:ilvl="4">
      <w:start w:val="1"/>
      <w:numFmt w:val="lowerLetter"/>
      <w:lvlText w:val="%5."/>
      <w:lvlJc w:val="left"/>
      <w:pPr>
        <w:ind w:left="4320" w:hanging="360"/>
      </w:pPr>
      <w:rPr>
        <w:strike w:val="0"/>
        <w:dstrike w:val="0"/>
        <w:u w:val="none"/>
        <w:effect w:val="none"/>
      </w:rPr>
    </w:lvl>
    <w:lvl w:ilvl="5">
      <w:start w:val="1"/>
      <w:numFmt w:val="lowerRoman"/>
      <w:lvlText w:val="%6."/>
      <w:lvlJc w:val="right"/>
      <w:pPr>
        <w:ind w:left="5040" w:hanging="360"/>
      </w:pPr>
      <w:rPr>
        <w:strike w:val="0"/>
        <w:dstrike w:val="0"/>
        <w:u w:val="none"/>
        <w:effect w:val="none"/>
      </w:rPr>
    </w:lvl>
    <w:lvl w:ilvl="6">
      <w:start w:val="1"/>
      <w:numFmt w:val="decimal"/>
      <w:lvlText w:val="%7."/>
      <w:lvlJc w:val="left"/>
      <w:pPr>
        <w:ind w:left="5760" w:hanging="360"/>
      </w:pPr>
      <w:rPr>
        <w:strike w:val="0"/>
        <w:dstrike w:val="0"/>
        <w:u w:val="none"/>
        <w:effect w:val="none"/>
      </w:rPr>
    </w:lvl>
    <w:lvl w:ilvl="7">
      <w:start w:val="1"/>
      <w:numFmt w:val="lowerLetter"/>
      <w:lvlText w:val="%8."/>
      <w:lvlJc w:val="left"/>
      <w:pPr>
        <w:ind w:left="6480" w:hanging="360"/>
      </w:pPr>
      <w:rPr>
        <w:strike w:val="0"/>
        <w:dstrike w:val="0"/>
        <w:u w:val="none"/>
        <w:effect w:val="none"/>
      </w:rPr>
    </w:lvl>
    <w:lvl w:ilvl="8">
      <w:start w:val="1"/>
      <w:numFmt w:val="lowerRoman"/>
      <w:lvlText w:val="%9."/>
      <w:lvlJc w:val="right"/>
      <w:pPr>
        <w:ind w:left="7200" w:hanging="360"/>
      </w:pPr>
      <w:rPr>
        <w:strike w:val="0"/>
        <w:dstrike w:val="0"/>
        <w:u w:val="none"/>
        <w:effect w:val="none"/>
      </w:rPr>
    </w:lvl>
  </w:abstractNum>
  <w:abstractNum w:abstractNumId="11" w15:restartNumberingAfterBreak="0">
    <w:nsid w:val="09AC38A4"/>
    <w:multiLevelType w:val="multilevel"/>
    <w:tmpl w:val="70DAB85A"/>
    <w:lvl w:ilvl="0">
      <w:start w:val="1"/>
      <w:numFmt w:val="decimal"/>
      <w:lvlText w:val="%1."/>
      <w:lvlJc w:val="left"/>
      <w:pPr>
        <w:ind w:left="1440" w:hanging="360"/>
      </w:pPr>
      <w:rPr>
        <w:strike w:val="0"/>
        <w:dstrike w:val="0"/>
        <w:u w:val="none"/>
        <w:effect w:val="none"/>
      </w:rPr>
    </w:lvl>
    <w:lvl w:ilvl="1">
      <w:start w:val="1"/>
      <w:numFmt w:val="lowerLetter"/>
      <w:lvlText w:val="%2."/>
      <w:lvlJc w:val="left"/>
      <w:pPr>
        <w:ind w:left="2160" w:hanging="360"/>
      </w:pPr>
      <w:rPr>
        <w:strike w:val="0"/>
        <w:dstrike w:val="0"/>
        <w:u w:val="none"/>
        <w:effect w:val="none"/>
      </w:rPr>
    </w:lvl>
    <w:lvl w:ilvl="2">
      <w:start w:val="1"/>
      <w:numFmt w:val="lowerRoman"/>
      <w:lvlText w:val="%3."/>
      <w:lvlJc w:val="right"/>
      <w:pPr>
        <w:ind w:left="2880" w:hanging="360"/>
      </w:pPr>
      <w:rPr>
        <w:strike w:val="0"/>
        <w:dstrike w:val="0"/>
        <w:u w:val="none"/>
        <w:effect w:val="none"/>
      </w:rPr>
    </w:lvl>
    <w:lvl w:ilvl="3">
      <w:start w:val="1"/>
      <w:numFmt w:val="decimal"/>
      <w:lvlText w:val="%4."/>
      <w:lvlJc w:val="left"/>
      <w:pPr>
        <w:ind w:left="3600" w:hanging="360"/>
      </w:pPr>
      <w:rPr>
        <w:strike w:val="0"/>
        <w:dstrike w:val="0"/>
        <w:u w:val="none"/>
        <w:effect w:val="none"/>
      </w:rPr>
    </w:lvl>
    <w:lvl w:ilvl="4">
      <w:start w:val="1"/>
      <w:numFmt w:val="lowerLetter"/>
      <w:lvlText w:val="%5."/>
      <w:lvlJc w:val="left"/>
      <w:pPr>
        <w:ind w:left="4320" w:hanging="360"/>
      </w:pPr>
      <w:rPr>
        <w:strike w:val="0"/>
        <w:dstrike w:val="0"/>
        <w:u w:val="none"/>
        <w:effect w:val="none"/>
      </w:rPr>
    </w:lvl>
    <w:lvl w:ilvl="5">
      <w:start w:val="1"/>
      <w:numFmt w:val="lowerRoman"/>
      <w:lvlText w:val="%6."/>
      <w:lvlJc w:val="right"/>
      <w:pPr>
        <w:ind w:left="5040" w:hanging="360"/>
      </w:pPr>
      <w:rPr>
        <w:strike w:val="0"/>
        <w:dstrike w:val="0"/>
        <w:u w:val="none"/>
        <w:effect w:val="none"/>
      </w:rPr>
    </w:lvl>
    <w:lvl w:ilvl="6">
      <w:start w:val="1"/>
      <w:numFmt w:val="decimal"/>
      <w:lvlText w:val="%7."/>
      <w:lvlJc w:val="left"/>
      <w:pPr>
        <w:ind w:left="5760" w:hanging="360"/>
      </w:pPr>
      <w:rPr>
        <w:strike w:val="0"/>
        <w:dstrike w:val="0"/>
        <w:u w:val="none"/>
        <w:effect w:val="none"/>
      </w:rPr>
    </w:lvl>
    <w:lvl w:ilvl="7">
      <w:start w:val="1"/>
      <w:numFmt w:val="lowerLetter"/>
      <w:lvlText w:val="%8."/>
      <w:lvlJc w:val="left"/>
      <w:pPr>
        <w:ind w:left="6480" w:hanging="360"/>
      </w:pPr>
      <w:rPr>
        <w:strike w:val="0"/>
        <w:dstrike w:val="0"/>
        <w:u w:val="none"/>
        <w:effect w:val="none"/>
      </w:rPr>
    </w:lvl>
    <w:lvl w:ilvl="8">
      <w:start w:val="1"/>
      <w:numFmt w:val="lowerRoman"/>
      <w:lvlText w:val="%9."/>
      <w:lvlJc w:val="right"/>
      <w:pPr>
        <w:ind w:left="7200" w:hanging="360"/>
      </w:pPr>
      <w:rPr>
        <w:strike w:val="0"/>
        <w:dstrike w:val="0"/>
        <w:u w:val="none"/>
        <w:effect w:val="none"/>
      </w:rPr>
    </w:lvl>
  </w:abstractNum>
  <w:abstractNum w:abstractNumId="12" w15:restartNumberingAfterBreak="0">
    <w:nsid w:val="0BBA11B5"/>
    <w:multiLevelType w:val="hybridMultilevel"/>
    <w:tmpl w:val="21DC7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3E58E5"/>
    <w:multiLevelType w:val="multilevel"/>
    <w:tmpl w:val="1C902BB8"/>
    <w:lvl w:ilvl="0">
      <w:start w:val="1"/>
      <w:numFmt w:val="decimal"/>
      <w:lvlText w:val="%1."/>
      <w:lvlJc w:val="left"/>
      <w:pPr>
        <w:ind w:left="1440" w:hanging="360"/>
      </w:pPr>
      <w:rPr>
        <w:strike w:val="0"/>
        <w:dstrike w:val="0"/>
        <w:u w:val="none"/>
        <w:effect w:val="none"/>
      </w:rPr>
    </w:lvl>
    <w:lvl w:ilvl="1">
      <w:start w:val="1"/>
      <w:numFmt w:val="lowerLetter"/>
      <w:lvlText w:val="%2."/>
      <w:lvlJc w:val="left"/>
      <w:pPr>
        <w:ind w:left="2160" w:hanging="360"/>
      </w:pPr>
      <w:rPr>
        <w:strike w:val="0"/>
        <w:dstrike w:val="0"/>
        <w:u w:val="none"/>
        <w:effect w:val="none"/>
      </w:rPr>
    </w:lvl>
    <w:lvl w:ilvl="2">
      <w:start w:val="1"/>
      <w:numFmt w:val="lowerRoman"/>
      <w:lvlText w:val="%3."/>
      <w:lvlJc w:val="right"/>
      <w:pPr>
        <w:ind w:left="2880" w:hanging="360"/>
      </w:pPr>
      <w:rPr>
        <w:strike w:val="0"/>
        <w:dstrike w:val="0"/>
        <w:u w:val="none"/>
        <w:effect w:val="none"/>
      </w:rPr>
    </w:lvl>
    <w:lvl w:ilvl="3">
      <w:start w:val="1"/>
      <w:numFmt w:val="decimal"/>
      <w:lvlText w:val="%4."/>
      <w:lvlJc w:val="left"/>
      <w:pPr>
        <w:ind w:left="3600" w:hanging="360"/>
      </w:pPr>
      <w:rPr>
        <w:strike w:val="0"/>
        <w:dstrike w:val="0"/>
        <w:u w:val="none"/>
        <w:effect w:val="none"/>
      </w:rPr>
    </w:lvl>
    <w:lvl w:ilvl="4">
      <w:start w:val="1"/>
      <w:numFmt w:val="lowerLetter"/>
      <w:lvlText w:val="%5."/>
      <w:lvlJc w:val="left"/>
      <w:pPr>
        <w:ind w:left="4320" w:hanging="360"/>
      </w:pPr>
      <w:rPr>
        <w:strike w:val="0"/>
        <w:dstrike w:val="0"/>
        <w:u w:val="none"/>
        <w:effect w:val="none"/>
      </w:rPr>
    </w:lvl>
    <w:lvl w:ilvl="5">
      <w:start w:val="1"/>
      <w:numFmt w:val="lowerRoman"/>
      <w:lvlText w:val="%6."/>
      <w:lvlJc w:val="right"/>
      <w:pPr>
        <w:ind w:left="5040" w:hanging="360"/>
      </w:pPr>
      <w:rPr>
        <w:strike w:val="0"/>
        <w:dstrike w:val="0"/>
        <w:u w:val="none"/>
        <w:effect w:val="none"/>
      </w:rPr>
    </w:lvl>
    <w:lvl w:ilvl="6">
      <w:start w:val="1"/>
      <w:numFmt w:val="decimal"/>
      <w:lvlText w:val="%7."/>
      <w:lvlJc w:val="left"/>
      <w:pPr>
        <w:ind w:left="5760" w:hanging="360"/>
      </w:pPr>
      <w:rPr>
        <w:strike w:val="0"/>
        <w:dstrike w:val="0"/>
        <w:u w:val="none"/>
        <w:effect w:val="none"/>
      </w:rPr>
    </w:lvl>
    <w:lvl w:ilvl="7">
      <w:start w:val="1"/>
      <w:numFmt w:val="lowerLetter"/>
      <w:lvlText w:val="%8."/>
      <w:lvlJc w:val="left"/>
      <w:pPr>
        <w:ind w:left="6480" w:hanging="360"/>
      </w:pPr>
      <w:rPr>
        <w:strike w:val="0"/>
        <w:dstrike w:val="0"/>
        <w:u w:val="none"/>
        <w:effect w:val="none"/>
      </w:rPr>
    </w:lvl>
    <w:lvl w:ilvl="8">
      <w:start w:val="1"/>
      <w:numFmt w:val="lowerRoman"/>
      <w:lvlText w:val="%9."/>
      <w:lvlJc w:val="right"/>
      <w:pPr>
        <w:ind w:left="7200" w:hanging="360"/>
      </w:pPr>
      <w:rPr>
        <w:strike w:val="0"/>
        <w:dstrike w:val="0"/>
        <w:u w:val="none"/>
        <w:effect w:val="none"/>
      </w:rPr>
    </w:lvl>
  </w:abstractNum>
  <w:abstractNum w:abstractNumId="14" w15:restartNumberingAfterBreak="0">
    <w:nsid w:val="6DB21F28"/>
    <w:multiLevelType w:val="multilevel"/>
    <w:tmpl w:val="DCB49A50"/>
    <w:lvl w:ilvl="0">
      <w:start w:val="1"/>
      <w:numFmt w:val="decimal"/>
      <w:lvlText w:val="%1."/>
      <w:lvlJc w:val="left"/>
      <w:pPr>
        <w:ind w:left="1440" w:hanging="360"/>
      </w:pPr>
      <w:rPr>
        <w:strike w:val="0"/>
        <w:dstrike w:val="0"/>
        <w:u w:val="none"/>
        <w:effect w:val="none"/>
      </w:rPr>
    </w:lvl>
    <w:lvl w:ilvl="1">
      <w:start w:val="1"/>
      <w:numFmt w:val="lowerLetter"/>
      <w:lvlText w:val="%2."/>
      <w:lvlJc w:val="left"/>
      <w:pPr>
        <w:ind w:left="2160" w:hanging="360"/>
      </w:pPr>
      <w:rPr>
        <w:strike w:val="0"/>
        <w:dstrike w:val="0"/>
        <w:u w:val="none"/>
        <w:effect w:val="none"/>
      </w:rPr>
    </w:lvl>
    <w:lvl w:ilvl="2">
      <w:start w:val="1"/>
      <w:numFmt w:val="lowerRoman"/>
      <w:lvlText w:val="%3."/>
      <w:lvlJc w:val="right"/>
      <w:pPr>
        <w:ind w:left="2880" w:hanging="360"/>
      </w:pPr>
      <w:rPr>
        <w:strike w:val="0"/>
        <w:dstrike w:val="0"/>
        <w:u w:val="none"/>
        <w:effect w:val="none"/>
      </w:rPr>
    </w:lvl>
    <w:lvl w:ilvl="3">
      <w:start w:val="1"/>
      <w:numFmt w:val="decimal"/>
      <w:lvlText w:val="%4."/>
      <w:lvlJc w:val="left"/>
      <w:pPr>
        <w:ind w:left="3600" w:hanging="360"/>
      </w:pPr>
      <w:rPr>
        <w:strike w:val="0"/>
        <w:dstrike w:val="0"/>
        <w:u w:val="none"/>
        <w:effect w:val="none"/>
      </w:rPr>
    </w:lvl>
    <w:lvl w:ilvl="4">
      <w:start w:val="1"/>
      <w:numFmt w:val="lowerLetter"/>
      <w:lvlText w:val="%5."/>
      <w:lvlJc w:val="left"/>
      <w:pPr>
        <w:ind w:left="4320" w:hanging="360"/>
      </w:pPr>
      <w:rPr>
        <w:strike w:val="0"/>
        <w:dstrike w:val="0"/>
        <w:u w:val="none"/>
        <w:effect w:val="none"/>
      </w:rPr>
    </w:lvl>
    <w:lvl w:ilvl="5">
      <w:start w:val="1"/>
      <w:numFmt w:val="lowerRoman"/>
      <w:lvlText w:val="%6."/>
      <w:lvlJc w:val="right"/>
      <w:pPr>
        <w:ind w:left="5040" w:hanging="360"/>
      </w:pPr>
      <w:rPr>
        <w:strike w:val="0"/>
        <w:dstrike w:val="0"/>
        <w:u w:val="none"/>
        <w:effect w:val="none"/>
      </w:rPr>
    </w:lvl>
    <w:lvl w:ilvl="6">
      <w:start w:val="1"/>
      <w:numFmt w:val="decimal"/>
      <w:lvlText w:val="%7."/>
      <w:lvlJc w:val="left"/>
      <w:pPr>
        <w:ind w:left="5760" w:hanging="360"/>
      </w:pPr>
      <w:rPr>
        <w:strike w:val="0"/>
        <w:dstrike w:val="0"/>
        <w:u w:val="none"/>
        <w:effect w:val="none"/>
      </w:rPr>
    </w:lvl>
    <w:lvl w:ilvl="7">
      <w:start w:val="1"/>
      <w:numFmt w:val="lowerLetter"/>
      <w:lvlText w:val="%8."/>
      <w:lvlJc w:val="left"/>
      <w:pPr>
        <w:ind w:left="6480" w:hanging="360"/>
      </w:pPr>
      <w:rPr>
        <w:strike w:val="0"/>
        <w:dstrike w:val="0"/>
        <w:u w:val="none"/>
        <w:effect w:val="none"/>
      </w:rPr>
    </w:lvl>
    <w:lvl w:ilvl="8">
      <w:start w:val="1"/>
      <w:numFmt w:val="lowerRoman"/>
      <w:lvlText w:val="%9."/>
      <w:lvlJc w:val="right"/>
      <w:pPr>
        <w:ind w:left="7200" w:hanging="360"/>
      </w:pPr>
      <w:rPr>
        <w:strike w:val="0"/>
        <w:dstrike w:val="0"/>
        <w:u w:val="none"/>
        <w:effect w:val="none"/>
      </w:rPr>
    </w:lvl>
  </w:abstractNum>
  <w:num w:numId="1" w16cid:durableId="1568496946">
    <w:abstractNumId w:val="9"/>
  </w:num>
  <w:num w:numId="2" w16cid:durableId="520702557">
    <w:abstractNumId w:val="7"/>
  </w:num>
  <w:num w:numId="3" w16cid:durableId="247352081">
    <w:abstractNumId w:val="6"/>
  </w:num>
  <w:num w:numId="4" w16cid:durableId="284582564">
    <w:abstractNumId w:val="5"/>
  </w:num>
  <w:num w:numId="5" w16cid:durableId="2131849925">
    <w:abstractNumId w:val="4"/>
  </w:num>
  <w:num w:numId="6" w16cid:durableId="1106734182">
    <w:abstractNumId w:val="8"/>
  </w:num>
  <w:num w:numId="7" w16cid:durableId="1534883546">
    <w:abstractNumId w:val="3"/>
  </w:num>
  <w:num w:numId="8" w16cid:durableId="1331761766">
    <w:abstractNumId w:val="2"/>
  </w:num>
  <w:num w:numId="9" w16cid:durableId="432627173">
    <w:abstractNumId w:val="1"/>
  </w:num>
  <w:num w:numId="10" w16cid:durableId="1531140799">
    <w:abstractNumId w:val="0"/>
  </w:num>
  <w:num w:numId="11" w16cid:durableId="733435199">
    <w:abstractNumId w:val="12"/>
  </w:num>
  <w:num w:numId="12" w16cid:durableId="1550780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7207720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6810475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301816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76"/>
  <w:doNotHyphenateCaps/>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E94"/>
    <w:rsid w:val="00004D39"/>
    <w:rsid w:val="00005E47"/>
    <w:rsid w:val="00006A94"/>
    <w:rsid w:val="00012F3A"/>
    <w:rsid w:val="00013565"/>
    <w:rsid w:val="00016E22"/>
    <w:rsid w:val="000171C9"/>
    <w:rsid w:val="00033967"/>
    <w:rsid w:val="000349CD"/>
    <w:rsid w:val="00036558"/>
    <w:rsid w:val="000444F2"/>
    <w:rsid w:val="00044761"/>
    <w:rsid w:val="000649C1"/>
    <w:rsid w:val="00065F22"/>
    <w:rsid w:val="00071FB8"/>
    <w:rsid w:val="00074262"/>
    <w:rsid w:val="00075335"/>
    <w:rsid w:val="000777FD"/>
    <w:rsid w:val="000A48E1"/>
    <w:rsid w:val="000A4B92"/>
    <w:rsid w:val="000A623F"/>
    <w:rsid w:val="000B5783"/>
    <w:rsid w:val="000B5929"/>
    <w:rsid w:val="000B7CD6"/>
    <w:rsid w:val="000C6F37"/>
    <w:rsid w:val="000D0406"/>
    <w:rsid w:val="000D0E21"/>
    <w:rsid w:val="000F26A1"/>
    <w:rsid w:val="000F4A16"/>
    <w:rsid w:val="000F67F2"/>
    <w:rsid w:val="00116ABE"/>
    <w:rsid w:val="00124F2C"/>
    <w:rsid w:val="001253C6"/>
    <w:rsid w:val="00130516"/>
    <w:rsid w:val="00130C9E"/>
    <w:rsid w:val="001363B0"/>
    <w:rsid w:val="00140DCF"/>
    <w:rsid w:val="00145D5A"/>
    <w:rsid w:val="001514F9"/>
    <w:rsid w:val="00156996"/>
    <w:rsid w:val="00162CAD"/>
    <w:rsid w:val="0016615B"/>
    <w:rsid w:val="001763A4"/>
    <w:rsid w:val="001829BC"/>
    <w:rsid w:val="001878F4"/>
    <w:rsid w:val="00193D5C"/>
    <w:rsid w:val="001941FC"/>
    <w:rsid w:val="00196FB9"/>
    <w:rsid w:val="001A253B"/>
    <w:rsid w:val="001C0475"/>
    <w:rsid w:val="001E38CF"/>
    <w:rsid w:val="001E75EF"/>
    <w:rsid w:val="001F0CB0"/>
    <w:rsid w:val="001F156B"/>
    <w:rsid w:val="001F26B9"/>
    <w:rsid w:val="001F58BB"/>
    <w:rsid w:val="001F6BC3"/>
    <w:rsid w:val="0020424B"/>
    <w:rsid w:val="002133CF"/>
    <w:rsid w:val="00215EDB"/>
    <w:rsid w:val="002202BA"/>
    <w:rsid w:val="00230653"/>
    <w:rsid w:val="002328D2"/>
    <w:rsid w:val="00237DB6"/>
    <w:rsid w:val="00247D59"/>
    <w:rsid w:val="002547F5"/>
    <w:rsid w:val="00256B25"/>
    <w:rsid w:val="00256C79"/>
    <w:rsid w:val="0025710E"/>
    <w:rsid w:val="0026018A"/>
    <w:rsid w:val="00262AA6"/>
    <w:rsid w:val="00267AC1"/>
    <w:rsid w:val="00270850"/>
    <w:rsid w:val="00271297"/>
    <w:rsid w:val="00282646"/>
    <w:rsid w:val="0028713F"/>
    <w:rsid w:val="00287D08"/>
    <w:rsid w:val="0029167F"/>
    <w:rsid w:val="0029571F"/>
    <w:rsid w:val="002957C5"/>
    <w:rsid w:val="00296812"/>
    <w:rsid w:val="002A35E7"/>
    <w:rsid w:val="002A47EC"/>
    <w:rsid w:val="002A51E0"/>
    <w:rsid w:val="002B0DB7"/>
    <w:rsid w:val="002B4607"/>
    <w:rsid w:val="002C14DA"/>
    <w:rsid w:val="002D59AB"/>
    <w:rsid w:val="002E0527"/>
    <w:rsid w:val="002E5E8F"/>
    <w:rsid w:val="002E7D8B"/>
    <w:rsid w:val="002F6A22"/>
    <w:rsid w:val="002F7D43"/>
    <w:rsid w:val="00302CDA"/>
    <w:rsid w:val="00302D02"/>
    <w:rsid w:val="0031411A"/>
    <w:rsid w:val="00320198"/>
    <w:rsid w:val="00323F73"/>
    <w:rsid w:val="003273D8"/>
    <w:rsid w:val="00331AB5"/>
    <w:rsid w:val="00341348"/>
    <w:rsid w:val="003557B3"/>
    <w:rsid w:val="00355EA8"/>
    <w:rsid w:val="00376218"/>
    <w:rsid w:val="003808E4"/>
    <w:rsid w:val="00382E93"/>
    <w:rsid w:val="003A19A2"/>
    <w:rsid w:val="003C197A"/>
    <w:rsid w:val="003C31AC"/>
    <w:rsid w:val="003C3E36"/>
    <w:rsid w:val="003C4E23"/>
    <w:rsid w:val="003C6844"/>
    <w:rsid w:val="003D2BC4"/>
    <w:rsid w:val="003D39DD"/>
    <w:rsid w:val="003D479D"/>
    <w:rsid w:val="003D53F1"/>
    <w:rsid w:val="003E0587"/>
    <w:rsid w:val="003E6561"/>
    <w:rsid w:val="003E6D28"/>
    <w:rsid w:val="003F5AD1"/>
    <w:rsid w:val="003F7224"/>
    <w:rsid w:val="00406D13"/>
    <w:rsid w:val="00416E18"/>
    <w:rsid w:val="00421C9D"/>
    <w:rsid w:val="004312D0"/>
    <w:rsid w:val="00433443"/>
    <w:rsid w:val="00436DFF"/>
    <w:rsid w:val="004401EA"/>
    <w:rsid w:val="00453B41"/>
    <w:rsid w:val="00454CC0"/>
    <w:rsid w:val="00455E92"/>
    <w:rsid w:val="00457797"/>
    <w:rsid w:val="0046066A"/>
    <w:rsid w:val="0046463C"/>
    <w:rsid w:val="00465FD6"/>
    <w:rsid w:val="00480EBC"/>
    <w:rsid w:val="00490607"/>
    <w:rsid w:val="00494706"/>
    <w:rsid w:val="00495EC8"/>
    <w:rsid w:val="004967F8"/>
    <w:rsid w:val="004A3474"/>
    <w:rsid w:val="004B1FAA"/>
    <w:rsid w:val="004C14B5"/>
    <w:rsid w:val="004C2D20"/>
    <w:rsid w:val="004C3485"/>
    <w:rsid w:val="004E0B36"/>
    <w:rsid w:val="00501675"/>
    <w:rsid w:val="00521441"/>
    <w:rsid w:val="005215C0"/>
    <w:rsid w:val="00522E9E"/>
    <w:rsid w:val="005269DF"/>
    <w:rsid w:val="00532DC2"/>
    <w:rsid w:val="00534CAD"/>
    <w:rsid w:val="005376A8"/>
    <w:rsid w:val="005429CC"/>
    <w:rsid w:val="005471F3"/>
    <w:rsid w:val="005471F6"/>
    <w:rsid w:val="00547B76"/>
    <w:rsid w:val="005542D3"/>
    <w:rsid w:val="0055530F"/>
    <w:rsid w:val="00562697"/>
    <w:rsid w:val="0056471A"/>
    <w:rsid w:val="005660F3"/>
    <w:rsid w:val="005667F3"/>
    <w:rsid w:val="00567220"/>
    <w:rsid w:val="005722A6"/>
    <w:rsid w:val="00574497"/>
    <w:rsid w:val="0058107D"/>
    <w:rsid w:val="005930D5"/>
    <w:rsid w:val="00595DCD"/>
    <w:rsid w:val="005A63D6"/>
    <w:rsid w:val="005C0BE0"/>
    <w:rsid w:val="005C0C35"/>
    <w:rsid w:val="005C114D"/>
    <w:rsid w:val="005C11F4"/>
    <w:rsid w:val="005C326A"/>
    <w:rsid w:val="005D1AAA"/>
    <w:rsid w:val="005D5564"/>
    <w:rsid w:val="005D7C91"/>
    <w:rsid w:val="005E183E"/>
    <w:rsid w:val="005E4523"/>
    <w:rsid w:val="005E6416"/>
    <w:rsid w:val="005E64FC"/>
    <w:rsid w:val="005F3938"/>
    <w:rsid w:val="005F6A19"/>
    <w:rsid w:val="005F6CF8"/>
    <w:rsid w:val="00604DDD"/>
    <w:rsid w:val="00605458"/>
    <w:rsid w:val="006056F1"/>
    <w:rsid w:val="00616A9A"/>
    <w:rsid w:val="00624016"/>
    <w:rsid w:val="00633A84"/>
    <w:rsid w:val="00636A91"/>
    <w:rsid w:val="00650644"/>
    <w:rsid w:val="006536EC"/>
    <w:rsid w:val="0065408B"/>
    <w:rsid w:val="00657A3A"/>
    <w:rsid w:val="00675CE0"/>
    <w:rsid w:val="006A7441"/>
    <w:rsid w:val="006B269B"/>
    <w:rsid w:val="006B610D"/>
    <w:rsid w:val="006C1262"/>
    <w:rsid w:val="006C6510"/>
    <w:rsid w:val="006D66F4"/>
    <w:rsid w:val="006D7B76"/>
    <w:rsid w:val="006E2159"/>
    <w:rsid w:val="006E3284"/>
    <w:rsid w:val="006E3B57"/>
    <w:rsid w:val="006E533D"/>
    <w:rsid w:val="006F6014"/>
    <w:rsid w:val="006F65D6"/>
    <w:rsid w:val="00700ECC"/>
    <w:rsid w:val="00703991"/>
    <w:rsid w:val="00704337"/>
    <w:rsid w:val="00704B2B"/>
    <w:rsid w:val="007108ED"/>
    <w:rsid w:val="00723AEB"/>
    <w:rsid w:val="007243F0"/>
    <w:rsid w:val="00727D60"/>
    <w:rsid w:val="00731435"/>
    <w:rsid w:val="00737509"/>
    <w:rsid w:val="007376C4"/>
    <w:rsid w:val="0074130A"/>
    <w:rsid w:val="0074165D"/>
    <w:rsid w:val="0074477B"/>
    <w:rsid w:val="00750007"/>
    <w:rsid w:val="0075114B"/>
    <w:rsid w:val="007517D6"/>
    <w:rsid w:val="00751FB0"/>
    <w:rsid w:val="00752BBE"/>
    <w:rsid w:val="00756C4F"/>
    <w:rsid w:val="00771BBB"/>
    <w:rsid w:val="007762AE"/>
    <w:rsid w:val="00777C68"/>
    <w:rsid w:val="00780C18"/>
    <w:rsid w:val="007818C1"/>
    <w:rsid w:val="00785C6C"/>
    <w:rsid w:val="00786AB3"/>
    <w:rsid w:val="0079022F"/>
    <w:rsid w:val="00791DBD"/>
    <w:rsid w:val="007A25CD"/>
    <w:rsid w:val="007B5309"/>
    <w:rsid w:val="007B7175"/>
    <w:rsid w:val="007C046E"/>
    <w:rsid w:val="007C0BAB"/>
    <w:rsid w:val="007D2AB3"/>
    <w:rsid w:val="007F0E01"/>
    <w:rsid w:val="007F2C3D"/>
    <w:rsid w:val="007F495E"/>
    <w:rsid w:val="007F5DD5"/>
    <w:rsid w:val="0080165D"/>
    <w:rsid w:val="008028AF"/>
    <w:rsid w:val="00803F8E"/>
    <w:rsid w:val="008054B9"/>
    <w:rsid w:val="00806716"/>
    <w:rsid w:val="00810441"/>
    <w:rsid w:val="00811539"/>
    <w:rsid w:val="00816BA6"/>
    <w:rsid w:val="00822FCC"/>
    <w:rsid w:val="008312DC"/>
    <w:rsid w:val="00835AF4"/>
    <w:rsid w:val="00841901"/>
    <w:rsid w:val="00843150"/>
    <w:rsid w:val="00843B81"/>
    <w:rsid w:val="00851802"/>
    <w:rsid w:val="00854548"/>
    <w:rsid w:val="00854E3A"/>
    <w:rsid w:val="00855E0D"/>
    <w:rsid w:val="00857787"/>
    <w:rsid w:val="00861F13"/>
    <w:rsid w:val="008702FE"/>
    <w:rsid w:val="008763C7"/>
    <w:rsid w:val="00884265"/>
    <w:rsid w:val="00890505"/>
    <w:rsid w:val="008923AD"/>
    <w:rsid w:val="008A3CB1"/>
    <w:rsid w:val="008A51D8"/>
    <w:rsid w:val="008B05A9"/>
    <w:rsid w:val="008B5ED2"/>
    <w:rsid w:val="008B64E1"/>
    <w:rsid w:val="008B75EF"/>
    <w:rsid w:val="008C061D"/>
    <w:rsid w:val="008C2F00"/>
    <w:rsid w:val="008C4C14"/>
    <w:rsid w:val="008D1EC2"/>
    <w:rsid w:val="008F1C18"/>
    <w:rsid w:val="008F3E94"/>
    <w:rsid w:val="008F5047"/>
    <w:rsid w:val="008F5C9A"/>
    <w:rsid w:val="00910D45"/>
    <w:rsid w:val="00913F4B"/>
    <w:rsid w:val="0091456D"/>
    <w:rsid w:val="00915BA0"/>
    <w:rsid w:val="009175F8"/>
    <w:rsid w:val="00923CB2"/>
    <w:rsid w:val="00925C4A"/>
    <w:rsid w:val="00934C8D"/>
    <w:rsid w:val="00936361"/>
    <w:rsid w:val="00940E66"/>
    <w:rsid w:val="009427AD"/>
    <w:rsid w:val="00944212"/>
    <w:rsid w:val="00947B3A"/>
    <w:rsid w:val="00950A1B"/>
    <w:rsid w:val="00951B00"/>
    <w:rsid w:val="00952C1C"/>
    <w:rsid w:val="0095397B"/>
    <w:rsid w:val="009654D1"/>
    <w:rsid w:val="0098059B"/>
    <w:rsid w:val="009861B7"/>
    <w:rsid w:val="0099319A"/>
    <w:rsid w:val="009A17CD"/>
    <w:rsid w:val="009A6556"/>
    <w:rsid w:val="009A7A40"/>
    <w:rsid w:val="009B2F87"/>
    <w:rsid w:val="009B53AB"/>
    <w:rsid w:val="009C3FB9"/>
    <w:rsid w:val="009D38AE"/>
    <w:rsid w:val="009E00D1"/>
    <w:rsid w:val="009E2361"/>
    <w:rsid w:val="009E33C6"/>
    <w:rsid w:val="009E3ED4"/>
    <w:rsid w:val="009E77F2"/>
    <w:rsid w:val="009F2F96"/>
    <w:rsid w:val="009F53DC"/>
    <w:rsid w:val="00A1056E"/>
    <w:rsid w:val="00A12133"/>
    <w:rsid w:val="00A15CDD"/>
    <w:rsid w:val="00A16D53"/>
    <w:rsid w:val="00A246E4"/>
    <w:rsid w:val="00A25FD9"/>
    <w:rsid w:val="00A308A3"/>
    <w:rsid w:val="00A36F14"/>
    <w:rsid w:val="00A42536"/>
    <w:rsid w:val="00A4394F"/>
    <w:rsid w:val="00A50027"/>
    <w:rsid w:val="00A531A1"/>
    <w:rsid w:val="00A550CB"/>
    <w:rsid w:val="00A61B4D"/>
    <w:rsid w:val="00A7041B"/>
    <w:rsid w:val="00A75833"/>
    <w:rsid w:val="00A76744"/>
    <w:rsid w:val="00A7703D"/>
    <w:rsid w:val="00A778A2"/>
    <w:rsid w:val="00A84C50"/>
    <w:rsid w:val="00A86F1D"/>
    <w:rsid w:val="00A93CC0"/>
    <w:rsid w:val="00A944FA"/>
    <w:rsid w:val="00A977F1"/>
    <w:rsid w:val="00AA3D05"/>
    <w:rsid w:val="00AA5F0A"/>
    <w:rsid w:val="00AB0771"/>
    <w:rsid w:val="00AB319F"/>
    <w:rsid w:val="00AB4B66"/>
    <w:rsid w:val="00AC03FD"/>
    <w:rsid w:val="00AC1A41"/>
    <w:rsid w:val="00AC2048"/>
    <w:rsid w:val="00AC3AC0"/>
    <w:rsid w:val="00AC41B8"/>
    <w:rsid w:val="00AC72C1"/>
    <w:rsid w:val="00AC7E31"/>
    <w:rsid w:val="00AD3980"/>
    <w:rsid w:val="00AD566A"/>
    <w:rsid w:val="00AE4A8E"/>
    <w:rsid w:val="00AF2AD1"/>
    <w:rsid w:val="00B03B32"/>
    <w:rsid w:val="00B1164E"/>
    <w:rsid w:val="00B1754C"/>
    <w:rsid w:val="00B21879"/>
    <w:rsid w:val="00B256CA"/>
    <w:rsid w:val="00B2573A"/>
    <w:rsid w:val="00B34A43"/>
    <w:rsid w:val="00B4023E"/>
    <w:rsid w:val="00B41BEF"/>
    <w:rsid w:val="00B438CF"/>
    <w:rsid w:val="00B43B72"/>
    <w:rsid w:val="00B64256"/>
    <w:rsid w:val="00B67B02"/>
    <w:rsid w:val="00B70C69"/>
    <w:rsid w:val="00B71197"/>
    <w:rsid w:val="00B71BF3"/>
    <w:rsid w:val="00B8157A"/>
    <w:rsid w:val="00B8488F"/>
    <w:rsid w:val="00B86A68"/>
    <w:rsid w:val="00B8770A"/>
    <w:rsid w:val="00B923B4"/>
    <w:rsid w:val="00B92C33"/>
    <w:rsid w:val="00B934AE"/>
    <w:rsid w:val="00BA7D0D"/>
    <w:rsid w:val="00BB0DD4"/>
    <w:rsid w:val="00BB3299"/>
    <w:rsid w:val="00BD06FD"/>
    <w:rsid w:val="00BD74D6"/>
    <w:rsid w:val="00BE2BA7"/>
    <w:rsid w:val="00BF2079"/>
    <w:rsid w:val="00BF34C2"/>
    <w:rsid w:val="00BF6679"/>
    <w:rsid w:val="00C00CF4"/>
    <w:rsid w:val="00C02B9C"/>
    <w:rsid w:val="00C04537"/>
    <w:rsid w:val="00C05A9E"/>
    <w:rsid w:val="00C05C2C"/>
    <w:rsid w:val="00C11324"/>
    <w:rsid w:val="00C173DB"/>
    <w:rsid w:val="00C20EBA"/>
    <w:rsid w:val="00C237F0"/>
    <w:rsid w:val="00C238C3"/>
    <w:rsid w:val="00C254EF"/>
    <w:rsid w:val="00C26DCA"/>
    <w:rsid w:val="00C32610"/>
    <w:rsid w:val="00C32C38"/>
    <w:rsid w:val="00C3524C"/>
    <w:rsid w:val="00C35C08"/>
    <w:rsid w:val="00C35E2C"/>
    <w:rsid w:val="00C435A9"/>
    <w:rsid w:val="00C43D70"/>
    <w:rsid w:val="00C46360"/>
    <w:rsid w:val="00C47F04"/>
    <w:rsid w:val="00C508F8"/>
    <w:rsid w:val="00C536FD"/>
    <w:rsid w:val="00C60A6E"/>
    <w:rsid w:val="00C66D09"/>
    <w:rsid w:val="00C7018B"/>
    <w:rsid w:val="00C878AC"/>
    <w:rsid w:val="00C87BD9"/>
    <w:rsid w:val="00C93313"/>
    <w:rsid w:val="00C949C1"/>
    <w:rsid w:val="00CA2CC9"/>
    <w:rsid w:val="00CA5FE2"/>
    <w:rsid w:val="00CB0625"/>
    <w:rsid w:val="00CB525D"/>
    <w:rsid w:val="00CB7EC5"/>
    <w:rsid w:val="00CD0DBB"/>
    <w:rsid w:val="00CD1128"/>
    <w:rsid w:val="00CD1A9E"/>
    <w:rsid w:val="00CD3A8F"/>
    <w:rsid w:val="00CD6401"/>
    <w:rsid w:val="00CE1153"/>
    <w:rsid w:val="00CE2F86"/>
    <w:rsid w:val="00CF02F6"/>
    <w:rsid w:val="00CF10AE"/>
    <w:rsid w:val="00CF115C"/>
    <w:rsid w:val="00CF590C"/>
    <w:rsid w:val="00CF6453"/>
    <w:rsid w:val="00D048B8"/>
    <w:rsid w:val="00D069C8"/>
    <w:rsid w:val="00D07F63"/>
    <w:rsid w:val="00D21EE4"/>
    <w:rsid w:val="00D30FE7"/>
    <w:rsid w:val="00D40142"/>
    <w:rsid w:val="00D454B2"/>
    <w:rsid w:val="00D56B72"/>
    <w:rsid w:val="00D57E52"/>
    <w:rsid w:val="00D6233B"/>
    <w:rsid w:val="00D67C60"/>
    <w:rsid w:val="00D709CD"/>
    <w:rsid w:val="00D9014C"/>
    <w:rsid w:val="00D9333F"/>
    <w:rsid w:val="00D95BBF"/>
    <w:rsid w:val="00D95F66"/>
    <w:rsid w:val="00DA13F4"/>
    <w:rsid w:val="00DA47CF"/>
    <w:rsid w:val="00DA5722"/>
    <w:rsid w:val="00DA6032"/>
    <w:rsid w:val="00DB1BE4"/>
    <w:rsid w:val="00DB689B"/>
    <w:rsid w:val="00DC0F54"/>
    <w:rsid w:val="00DC171E"/>
    <w:rsid w:val="00DC6991"/>
    <w:rsid w:val="00DC724D"/>
    <w:rsid w:val="00DD0F7A"/>
    <w:rsid w:val="00DD36B2"/>
    <w:rsid w:val="00DD5821"/>
    <w:rsid w:val="00DE64A5"/>
    <w:rsid w:val="00DF3F70"/>
    <w:rsid w:val="00DF74FA"/>
    <w:rsid w:val="00E12A93"/>
    <w:rsid w:val="00E1454F"/>
    <w:rsid w:val="00E1634F"/>
    <w:rsid w:val="00E17430"/>
    <w:rsid w:val="00E21534"/>
    <w:rsid w:val="00E33B6E"/>
    <w:rsid w:val="00E3440A"/>
    <w:rsid w:val="00E46664"/>
    <w:rsid w:val="00E5047F"/>
    <w:rsid w:val="00E504A6"/>
    <w:rsid w:val="00E53359"/>
    <w:rsid w:val="00E550AF"/>
    <w:rsid w:val="00E561E8"/>
    <w:rsid w:val="00E713C2"/>
    <w:rsid w:val="00E71B85"/>
    <w:rsid w:val="00E86710"/>
    <w:rsid w:val="00E86C62"/>
    <w:rsid w:val="00E87125"/>
    <w:rsid w:val="00E8759D"/>
    <w:rsid w:val="00EA5764"/>
    <w:rsid w:val="00EB2310"/>
    <w:rsid w:val="00EB3441"/>
    <w:rsid w:val="00ED299E"/>
    <w:rsid w:val="00EE0D9D"/>
    <w:rsid w:val="00EE239F"/>
    <w:rsid w:val="00EE4033"/>
    <w:rsid w:val="00EF226F"/>
    <w:rsid w:val="00EF7CD2"/>
    <w:rsid w:val="00F0071A"/>
    <w:rsid w:val="00F0213F"/>
    <w:rsid w:val="00F03951"/>
    <w:rsid w:val="00F11F8F"/>
    <w:rsid w:val="00F16640"/>
    <w:rsid w:val="00F21601"/>
    <w:rsid w:val="00F25F46"/>
    <w:rsid w:val="00F32150"/>
    <w:rsid w:val="00F47A5D"/>
    <w:rsid w:val="00F50EA3"/>
    <w:rsid w:val="00F52913"/>
    <w:rsid w:val="00F53EFF"/>
    <w:rsid w:val="00F6771E"/>
    <w:rsid w:val="00F74F78"/>
    <w:rsid w:val="00F76DF0"/>
    <w:rsid w:val="00F779CF"/>
    <w:rsid w:val="00F866F8"/>
    <w:rsid w:val="00F879CA"/>
    <w:rsid w:val="00F95A54"/>
    <w:rsid w:val="00FA386C"/>
    <w:rsid w:val="00FA547A"/>
    <w:rsid w:val="00FB04DF"/>
    <w:rsid w:val="00FB1BED"/>
    <w:rsid w:val="00FB2CD5"/>
    <w:rsid w:val="00FB332E"/>
    <w:rsid w:val="00FB35BF"/>
    <w:rsid w:val="00FC0B26"/>
    <w:rsid w:val="00FC0F00"/>
    <w:rsid w:val="00FC6C0C"/>
    <w:rsid w:val="00FD1228"/>
    <w:rsid w:val="00FD32F0"/>
    <w:rsid w:val="00FE26BF"/>
    <w:rsid w:val="00FE562D"/>
    <w:rsid w:val="00FE6189"/>
    <w:rsid w:val="00FF6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60015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73DB"/>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qFormat/>
    <w:rsid w:val="002A35E7"/>
    <w:pPr>
      <w:keepNext/>
      <w:spacing w:after="60"/>
      <w:outlineLvl w:val="0"/>
    </w:pPr>
    <w:rPr>
      <w:b/>
      <w:bCs/>
      <w:kern w:val="32"/>
      <w:sz w:val="32"/>
      <w:szCs w:val="32"/>
    </w:rPr>
  </w:style>
  <w:style w:type="paragraph" w:styleId="Heading2">
    <w:name w:val="heading 2"/>
    <w:basedOn w:val="Normal"/>
    <w:next w:val="Normal"/>
    <w:qFormat/>
    <w:rsid w:val="002A35E7"/>
    <w:pPr>
      <w:keepNext/>
      <w:spacing w:after="60"/>
      <w:outlineLvl w:val="1"/>
    </w:pPr>
    <w:rPr>
      <w:b/>
      <w:bCs/>
      <w:i/>
      <w:iCs/>
      <w:sz w:val="28"/>
      <w:szCs w:val="28"/>
    </w:rPr>
  </w:style>
  <w:style w:type="paragraph" w:styleId="Heading3">
    <w:name w:val="heading 3"/>
    <w:basedOn w:val="Normal"/>
    <w:next w:val="Normal"/>
    <w:qFormat/>
    <w:rsid w:val="002A35E7"/>
    <w:pPr>
      <w:keepNext/>
      <w:spacing w:after="60"/>
      <w:outlineLvl w:val="2"/>
    </w:pPr>
    <w:rPr>
      <w:b/>
      <w:bCs/>
      <w:sz w:val="26"/>
      <w:szCs w:val="26"/>
    </w:rPr>
  </w:style>
  <w:style w:type="paragraph" w:styleId="Heading4">
    <w:name w:val="heading 4"/>
    <w:basedOn w:val="Normal"/>
    <w:next w:val="Normal"/>
    <w:link w:val="Heading4Char"/>
    <w:qFormat/>
    <w:rsid w:val="002A35E7"/>
    <w:pPr>
      <w:keepNext/>
      <w:outlineLvl w:val="3"/>
    </w:pPr>
    <w:rPr>
      <w:b/>
      <w:bCs/>
      <w:sz w:val="22"/>
    </w:rPr>
  </w:style>
  <w:style w:type="paragraph" w:styleId="Heading5">
    <w:name w:val="heading 5"/>
    <w:basedOn w:val="Normal"/>
    <w:next w:val="Normal"/>
    <w:link w:val="Heading5Char"/>
    <w:qFormat/>
    <w:rsid w:val="002A35E7"/>
    <w:pPr>
      <w:keepNext/>
      <w:outlineLvl w:val="4"/>
    </w:pPr>
    <w:rPr>
      <w:bCs/>
      <w:sz w:val="22"/>
    </w:rPr>
  </w:style>
  <w:style w:type="paragraph" w:styleId="Heading6">
    <w:name w:val="heading 6"/>
    <w:basedOn w:val="Normal"/>
    <w:next w:val="Normal"/>
    <w:qFormat/>
    <w:rsid w:val="008F3E94"/>
    <w:pPr>
      <w:spacing w:before="240" w:after="60"/>
      <w:outlineLvl w:val="5"/>
    </w:pPr>
    <w:rPr>
      <w:b/>
      <w:bCs/>
      <w:sz w:val="22"/>
      <w:szCs w:val="22"/>
    </w:rPr>
  </w:style>
  <w:style w:type="paragraph" w:styleId="Heading7">
    <w:name w:val="heading 7"/>
    <w:basedOn w:val="Normal"/>
    <w:next w:val="Normal"/>
    <w:qFormat/>
    <w:rsid w:val="008F3E94"/>
    <w:pPr>
      <w:spacing w:before="240" w:after="60"/>
      <w:outlineLvl w:val="6"/>
    </w:pPr>
  </w:style>
  <w:style w:type="paragraph" w:styleId="Heading8">
    <w:name w:val="heading 8"/>
    <w:basedOn w:val="Normal"/>
    <w:next w:val="Normal"/>
    <w:qFormat/>
    <w:rsid w:val="008F3E94"/>
    <w:pPr>
      <w:spacing w:before="240" w:after="60"/>
      <w:outlineLvl w:val="7"/>
    </w:pPr>
    <w:rPr>
      <w:i/>
      <w:iCs/>
    </w:rPr>
  </w:style>
  <w:style w:type="paragraph" w:styleId="Heading9">
    <w:name w:val="heading 9"/>
    <w:basedOn w:val="Normal"/>
    <w:next w:val="Normal"/>
    <w:qFormat/>
    <w:rsid w:val="008F3E94"/>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rsid w:val="00C173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73DB"/>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itle">
    <w:name w:val="Title"/>
    <w:basedOn w:val="Normal"/>
    <w:qFormat/>
    <w:pPr>
      <w:jc w:val="center"/>
    </w:pPr>
    <w:rPr>
      <w:b/>
    </w:rPr>
  </w:style>
  <w:style w:type="paragraph" w:styleId="BodyTextIndent">
    <w:name w:val="Body Text Indent"/>
    <w:basedOn w:val="Normal"/>
    <w:pPr>
      <w:tabs>
        <w:tab w:val="left" w:pos="1800"/>
      </w:tabs>
      <w:ind w:left="1800" w:hanging="360"/>
    </w:pPr>
  </w:style>
  <w:style w:type="paragraph" w:styleId="BodyTextIndent2">
    <w:name w:val="Body Text Indent 2"/>
    <w:basedOn w:val="Normal"/>
    <w:pPr>
      <w:ind w:left="1440"/>
    </w:pPr>
  </w:style>
  <w:style w:type="paragraph" w:styleId="BodyTextIndent3">
    <w:name w:val="Body Text Indent 3"/>
    <w:basedOn w:val="Normal"/>
    <w:pPr>
      <w:tabs>
        <w:tab w:val="left" w:pos="2160"/>
      </w:tabs>
      <w:ind w:left="2160" w:hanging="360"/>
    </w:pPr>
  </w:style>
  <w:style w:type="paragraph" w:styleId="Subtitle">
    <w:name w:val="Subtitle"/>
    <w:basedOn w:val="Normal"/>
    <w:qFormat/>
    <w:pPr>
      <w:tabs>
        <w:tab w:val="left" w:pos="1170"/>
      </w:tabs>
    </w:pPr>
    <w:rPr>
      <w:b/>
    </w:rPr>
  </w:style>
  <w:style w:type="paragraph" w:customStyle="1" w:styleId="Title1">
    <w:name w:val="Title1"/>
    <w:basedOn w:val="Normal"/>
    <w:rsid w:val="002A35E7"/>
    <w:pPr>
      <w:tabs>
        <w:tab w:val="left" w:pos="720"/>
        <w:tab w:val="left" w:pos="1440"/>
        <w:tab w:val="left" w:pos="2160"/>
      </w:tabs>
      <w:ind w:left="720" w:hanging="720"/>
    </w:pPr>
    <w:rPr>
      <w:b/>
      <w:bCs/>
    </w:rPr>
  </w:style>
  <w:style w:type="paragraph" w:customStyle="1" w:styleId="Title2">
    <w:name w:val="Title2"/>
    <w:basedOn w:val="Title1"/>
    <w:rsid w:val="002A35E7"/>
    <w:rPr>
      <w:sz w:val="20"/>
      <w:szCs w:val="20"/>
    </w:rPr>
  </w:style>
  <w:style w:type="paragraph" w:customStyle="1" w:styleId="Title3">
    <w:name w:val="Title3"/>
    <w:basedOn w:val="Title2"/>
    <w:rsid w:val="002A35E7"/>
  </w:style>
  <w:style w:type="paragraph" w:customStyle="1" w:styleId="upar1">
    <w:name w:val="upar1"/>
    <w:basedOn w:val="Normal"/>
    <w:rsid w:val="002A35E7"/>
    <w:pPr>
      <w:tabs>
        <w:tab w:val="left" w:pos="720"/>
        <w:tab w:val="left" w:pos="1440"/>
      </w:tabs>
    </w:pPr>
  </w:style>
  <w:style w:type="paragraph" w:customStyle="1" w:styleId="upar2">
    <w:name w:val="upar2"/>
    <w:basedOn w:val="upar1"/>
    <w:rsid w:val="002A35E7"/>
    <w:pPr>
      <w:ind w:left="720"/>
    </w:pPr>
  </w:style>
  <w:style w:type="paragraph" w:customStyle="1" w:styleId="upar3">
    <w:name w:val="upar3"/>
    <w:basedOn w:val="upar1"/>
    <w:rsid w:val="002A35E7"/>
    <w:pPr>
      <w:ind w:left="1440"/>
    </w:pPr>
  </w:style>
  <w:style w:type="paragraph" w:customStyle="1" w:styleId="upar4">
    <w:name w:val="upar4"/>
    <w:basedOn w:val="upar1"/>
    <w:rsid w:val="002A35E7"/>
    <w:pPr>
      <w:ind w:left="2160"/>
    </w:pPr>
  </w:style>
  <w:style w:type="paragraph" w:customStyle="1" w:styleId="upar5">
    <w:name w:val="upar5"/>
    <w:basedOn w:val="upar1"/>
    <w:rsid w:val="002A35E7"/>
    <w:pPr>
      <w:ind w:left="2880"/>
    </w:pPr>
  </w:style>
  <w:style w:type="paragraph" w:customStyle="1" w:styleId="upar6">
    <w:name w:val="upar6"/>
    <w:basedOn w:val="upar1"/>
    <w:rsid w:val="002A35E7"/>
    <w:pPr>
      <w:ind w:left="3600"/>
    </w:pPr>
  </w:style>
  <w:style w:type="paragraph" w:customStyle="1" w:styleId="par1">
    <w:name w:val="par1"/>
    <w:basedOn w:val="Normal"/>
    <w:rsid w:val="002A35E7"/>
    <w:pPr>
      <w:tabs>
        <w:tab w:val="left" w:pos="720"/>
        <w:tab w:val="left" w:pos="1440"/>
        <w:tab w:val="left" w:pos="2160"/>
      </w:tabs>
      <w:ind w:left="720" w:hanging="720"/>
    </w:pPr>
  </w:style>
  <w:style w:type="paragraph" w:customStyle="1" w:styleId="par2">
    <w:name w:val="par2"/>
    <w:basedOn w:val="par1"/>
    <w:rsid w:val="002A35E7"/>
    <w:pPr>
      <w:ind w:left="1440"/>
    </w:pPr>
  </w:style>
  <w:style w:type="paragraph" w:customStyle="1" w:styleId="par3">
    <w:name w:val="par3"/>
    <w:basedOn w:val="par1"/>
    <w:rsid w:val="002A35E7"/>
    <w:pPr>
      <w:ind w:left="2160"/>
    </w:pPr>
  </w:style>
  <w:style w:type="paragraph" w:customStyle="1" w:styleId="par4">
    <w:name w:val="par4"/>
    <w:basedOn w:val="par1"/>
    <w:rsid w:val="002A35E7"/>
    <w:pPr>
      <w:ind w:left="2880"/>
    </w:pPr>
  </w:style>
  <w:style w:type="paragraph" w:customStyle="1" w:styleId="par5">
    <w:name w:val="par5"/>
    <w:basedOn w:val="par1"/>
    <w:rsid w:val="002A35E7"/>
    <w:pPr>
      <w:ind w:left="3600"/>
    </w:pPr>
  </w:style>
  <w:style w:type="character" w:customStyle="1" w:styleId="InlineGraphic">
    <w:name w:val="Inline Graphic"/>
    <w:rsid w:val="002A35E7"/>
    <w:rPr>
      <w:rFonts w:ascii="Arial" w:hAnsi="Arial" w:cs="Arial"/>
      <w:color w:val="FF6600"/>
      <w:sz w:val="20"/>
      <w:szCs w:val="20"/>
    </w:rPr>
  </w:style>
  <w:style w:type="paragraph" w:customStyle="1" w:styleId="Footnote">
    <w:name w:val="Footnote"/>
    <w:basedOn w:val="Normal"/>
    <w:rsid w:val="002A35E7"/>
    <w:pPr>
      <w:spacing w:before="120"/>
    </w:pPr>
    <w:rPr>
      <w:sz w:val="16"/>
      <w:szCs w:val="16"/>
    </w:rPr>
  </w:style>
  <w:style w:type="paragraph" w:customStyle="1" w:styleId="figure-caption">
    <w:name w:val="figure-caption"/>
    <w:basedOn w:val="Normal"/>
    <w:rsid w:val="002A35E7"/>
    <w:rPr>
      <w:color w:val="800080"/>
    </w:rPr>
  </w:style>
  <w:style w:type="paragraph" w:customStyle="1" w:styleId="figure-filename">
    <w:name w:val="figure-filename"/>
    <w:basedOn w:val="Normal"/>
    <w:rsid w:val="002A35E7"/>
    <w:rPr>
      <w:color w:val="800080"/>
    </w:rPr>
  </w:style>
  <w:style w:type="paragraph" w:customStyle="1" w:styleId="Department">
    <w:name w:val="Department"/>
    <w:rsid w:val="002A35E7"/>
    <w:pPr>
      <w:jc w:val="center"/>
    </w:pPr>
    <w:rPr>
      <w:rFonts w:ascii="Arial" w:hAnsi="Arial" w:cs="Arial"/>
      <w:b/>
      <w:bCs/>
      <w:caps/>
      <w:sz w:val="28"/>
      <w:szCs w:val="28"/>
    </w:rPr>
  </w:style>
  <w:style w:type="paragraph" w:customStyle="1" w:styleId="Agency">
    <w:name w:val="Agency"/>
    <w:basedOn w:val="Normal"/>
    <w:rsid w:val="002A35E7"/>
    <w:pPr>
      <w:jc w:val="center"/>
    </w:pPr>
    <w:rPr>
      <w:b/>
      <w:bCs/>
      <w:sz w:val="28"/>
      <w:szCs w:val="28"/>
    </w:rPr>
  </w:style>
  <w:style w:type="paragraph" w:customStyle="1" w:styleId="CCRNumber">
    <w:name w:val="CCR Number"/>
    <w:rsid w:val="002A35E7"/>
    <w:pPr>
      <w:spacing w:before="240"/>
      <w:jc w:val="center"/>
    </w:pPr>
    <w:rPr>
      <w:rFonts w:ascii="Arial" w:hAnsi="Arial" w:cs="Arial"/>
      <w:b/>
      <w:bCs/>
      <w:caps/>
      <w:sz w:val="24"/>
      <w:szCs w:val="24"/>
    </w:rPr>
  </w:style>
  <w:style w:type="paragraph" w:customStyle="1" w:styleId="CCRTitle">
    <w:name w:val="CCR Title"/>
    <w:rsid w:val="002A35E7"/>
    <w:pPr>
      <w:spacing w:before="240"/>
      <w:jc w:val="center"/>
    </w:pPr>
    <w:rPr>
      <w:rFonts w:ascii="Arial" w:hAnsi="Arial" w:cs="Arial"/>
      <w:b/>
      <w:bCs/>
      <w:caps/>
      <w:sz w:val="24"/>
      <w:szCs w:val="24"/>
    </w:rPr>
  </w:style>
  <w:style w:type="character" w:customStyle="1" w:styleId="upar1Char">
    <w:name w:val="upar1 Char"/>
    <w:rPr>
      <w:rFonts w:ascii="Arial" w:hAnsi="Arial" w:cs="Arial"/>
      <w:lang w:val="en-US" w:eastAsia="en-US" w:bidi="ar-SA"/>
    </w:rPr>
  </w:style>
  <w:style w:type="character" w:customStyle="1" w:styleId="par1Char">
    <w:name w:val="par1 Char"/>
    <w:rPr>
      <w:rFonts w:ascii="Arial" w:hAnsi="Arial"/>
      <w:szCs w:val="24"/>
      <w:lang w:val="en-US" w:eastAsia="en-US" w:bidi="ar-SA"/>
    </w:rPr>
  </w:style>
  <w:style w:type="character" w:customStyle="1" w:styleId="par3Char">
    <w:name w:val="par3 Char"/>
    <w:basedOn w:val="par1Char"/>
    <w:rPr>
      <w:rFonts w:ascii="Arial" w:hAnsi="Arial"/>
      <w:szCs w:val="24"/>
      <w:lang w:val="en-US" w:eastAsia="en-US" w:bidi="ar-SA"/>
    </w:rPr>
  </w:style>
  <w:style w:type="paragraph" w:styleId="BalloonText">
    <w:name w:val="Balloon Text"/>
    <w:basedOn w:val="Normal"/>
    <w:semiHidden/>
    <w:rsid w:val="008F3E94"/>
    <w:rPr>
      <w:rFonts w:ascii="Tahoma" w:hAnsi="Tahoma" w:cs="Tahoma"/>
      <w:sz w:val="16"/>
      <w:szCs w:val="16"/>
    </w:rPr>
  </w:style>
  <w:style w:type="paragraph" w:styleId="BlockText">
    <w:name w:val="Block Text"/>
    <w:basedOn w:val="Normal"/>
    <w:rsid w:val="008F3E94"/>
    <w:pPr>
      <w:spacing w:after="120"/>
      <w:ind w:left="1440" w:right="1440"/>
    </w:pPr>
  </w:style>
  <w:style w:type="paragraph" w:styleId="BodyText">
    <w:name w:val="Body Text"/>
    <w:basedOn w:val="Normal"/>
    <w:rsid w:val="008F3E94"/>
    <w:pPr>
      <w:spacing w:after="120"/>
    </w:pPr>
  </w:style>
  <w:style w:type="paragraph" w:styleId="BodyText2">
    <w:name w:val="Body Text 2"/>
    <w:basedOn w:val="Normal"/>
    <w:rsid w:val="008F3E94"/>
    <w:pPr>
      <w:spacing w:after="120" w:line="480" w:lineRule="auto"/>
    </w:pPr>
  </w:style>
  <w:style w:type="paragraph" w:styleId="BodyText3">
    <w:name w:val="Body Text 3"/>
    <w:basedOn w:val="Normal"/>
    <w:rsid w:val="008F3E94"/>
    <w:pPr>
      <w:spacing w:after="120"/>
    </w:pPr>
    <w:rPr>
      <w:sz w:val="16"/>
      <w:szCs w:val="16"/>
    </w:rPr>
  </w:style>
  <w:style w:type="paragraph" w:styleId="BodyTextFirstIndent">
    <w:name w:val="Body Text First Indent"/>
    <w:basedOn w:val="BodyText"/>
    <w:rsid w:val="008F3E94"/>
    <w:pPr>
      <w:ind w:firstLine="210"/>
    </w:pPr>
  </w:style>
  <w:style w:type="paragraph" w:styleId="BodyTextFirstIndent2">
    <w:name w:val="Body Text First Indent 2"/>
    <w:basedOn w:val="BodyTextIndent"/>
    <w:rsid w:val="008F3E94"/>
    <w:pPr>
      <w:tabs>
        <w:tab w:val="clear" w:pos="1800"/>
      </w:tabs>
      <w:spacing w:after="120"/>
      <w:ind w:left="360" w:firstLine="210"/>
    </w:pPr>
  </w:style>
  <w:style w:type="paragraph" w:styleId="Caption">
    <w:name w:val="caption"/>
    <w:basedOn w:val="Normal"/>
    <w:next w:val="Normal"/>
    <w:qFormat/>
    <w:rsid w:val="008F3E94"/>
    <w:rPr>
      <w:b/>
      <w:bCs/>
    </w:rPr>
  </w:style>
  <w:style w:type="paragraph" w:styleId="Closing">
    <w:name w:val="Closing"/>
    <w:basedOn w:val="Normal"/>
    <w:rsid w:val="008F3E94"/>
    <w:pPr>
      <w:ind w:left="4320"/>
    </w:pPr>
  </w:style>
  <w:style w:type="paragraph" w:styleId="CommentText">
    <w:name w:val="annotation text"/>
    <w:basedOn w:val="Normal"/>
    <w:semiHidden/>
    <w:rsid w:val="008F3E94"/>
  </w:style>
  <w:style w:type="paragraph" w:styleId="CommentSubject">
    <w:name w:val="annotation subject"/>
    <w:basedOn w:val="CommentText"/>
    <w:next w:val="CommentText"/>
    <w:semiHidden/>
    <w:rsid w:val="008F3E94"/>
    <w:rPr>
      <w:b/>
      <w:bCs/>
    </w:rPr>
  </w:style>
  <w:style w:type="paragraph" w:styleId="Date">
    <w:name w:val="Date"/>
    <w:basedOn w:val="Normal"/>
    <w:next w:val="Normal"/>
    <w:rsid w:val="008F3E94"/>
  </w:style>
  <w:style w:type="paragraph" w:styleId="DocumentMap">
    <w:name w:val="Document Map"/>
    <w:basedOn w:val="Normal"/>
    <w:semiHidden/>
    <w:rsid w:val="008F3E94"/>
    <w:pPr>
      <w:shd w:val="clear" w:color="auto" w:fill="000080"/>
    </w:pPr>
    <w:rPr>
      <w:rFonts w:ascii="Tahoma" w:hAnsi="Tahoma" w:cs="Tahoma"/>
    </w:rPr>
  </w:style>
  <w:style w:type="paragraph" w:styleId="E-mailSignature">
    <w:name w:val="E-mail Signature"/>
    <w:basedOn w:val="Normal"/>
    <w:rsid w:val="008F3E94"/>
  </w:style>
  <w:style w:type="paragraph" w:styleId="EndnoteText">
    <w:name w:val="endnote text"/>
    <w:basedOn w:val="Normal"/>
    <w:semiHidden/>
    <w:rsid w:val="008F3E94"/>
  </w:style>
  <w:style w:type="paragraph" w:styleId="EnvelopeAddress">
    <w:name w:val="envelope address"/>
    <w:basedOn w:val="Normal"/>
    <w:rsid w:val="008F3E94"/>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8F3E94"/>
    <w:rPr>
      <w:rFonts w:ascii="Arial" w:hAnsi="Arial" w:cs="Arial"/>
    </w:rPr>
  </w:style>
  <w:style w:type="paragraph" w:styleId="FootnoteText">
    <w:name w:val="footnote text"/>
    <w:basedOn w:val="Normal"/>
    <w:semiHidden/>
    <w:rsid w:val="008F3E94"/>
  </w:style>
  <w:style w:type="paragraph" w:styleId="HTMLAddress">
    <w:name w:val="HTML Address"/>
    <w:basedOn w:val="Normal"/>
    <w:rsid w:val="008F3E94"/>
    <w:rPr>
      <w:i/>
      <w:iCs/>
    </w:rPr>
  </w:style>
  <w:style w:type="paragraph" w:styleId="HTMLPreformatted">
    <w:name w:val="HTML Preformatted"/>
    <w:basedOn w:val="Normal"/>
    <w:rsid w:val="008F3E94"/>
    <w:rPr>
      <w:rFonts w:ascii="Courier New" w:hAnsi="Courier New" w:cs="Courier New"/>
    </w:rPr>
  </w:style>
  <w:style w:type="paragraph" w:styleId="Index1">
    <w:name w:val="index 1"/>
    <w:basedOn w:val="Normal"/>
    <w:next w:val="Normal"/>
    <w:autoRedefine/>
    <w:semiHidden/>
    <w:rsid w:val="008F3E94"/>
    <w:pPr>
      <w:ind w:left="200" w:hanging="200"/>
    </w:pPr>
  </w:style>
  <w:style w:type="paragraph" w:styleId="Index2">
    <w:name w:val="index 2"/>
    <w:basedOn w:val="Normal"/>
    <w:next w:val="Normal"/>
    <w:autoRedefine/>
    <w:semiHidden/>
    <w:rsid w:val="008F3E94"/>
    <w:pPr>
      <w:ind w:left="400" w:hanging="200"/>
    </w:pPr>
  </w:style>
  <w:style w:type="paragraph" w:styleId="Index3">
    <w:name w:val="index 3"/>
    <w:basedOn w:val="Normal"/>
    <w:next w:val="Normal"/>
    <w:autoRedefine/>
    <w:semiHidden/>
    <w:rsid w:val="008F3E94"/>
    <w:pPr>
      <w:ind w:left="600" w:hanging="200"/>
    </w:pPr>
  </w:style>
  <w:style w:type="paragraph" w:styleId="Index4">
    <w:name w:val="index 4"/>
    <w:basedOn w:val="Normal"/>
    <w:next w:val="Normal"/>
    <w:autoRedefine/>
    <w:semiHidden/>
    <w:rsid w:val="008F3E94"/>
    <w:pPr>
      <w:ind w:left="800" w:hanging="200"/>
    </w:pPr>
  </w:style>
  <w:style w:type="paragraph" w:styleId="Index5">
    <w:name w:val="index 5"/>
    <w:basedOn w:val="Normal"/>
    <w:next w:val="Normal"/>
    <w:autoRedefine/>
    <w:semiHidden/>
    <w:rsid w:val="008F3E94"/>
    <w:pPr>
      <w:ind w:left="1000" w:hanging="200"/>
    </w:pPr>
  </w:style>
  <w:style w:type="paragraph" w:styleId="Index6">
    <w:name w:val="index 6"/>
    <w:basedOn w:val="Normal"/>
    <w:next w:val="Normal"/>
    <w:autoRedefine/>
    <w:semiHidden/>
    <w:rsid w:val="008F3E94"/>
    <w:pPr>
      <w:ind w:left="1200" w:hanging="200"/>
    </w:pPr>
  </w:style>
  <w:style w:type="paragraph" w:styleId="Index7">
    <w:name w:val="index 7"/>
    <w:basedOn w:val="Normal"/>
    <w:next w:val="Normal"/>
    <w:autoRedefine/>
    <w:semiHidden/>
    <w:rsid w:val="008F3E94"/>
    <w:pPr>
      <w:ind w:left="1400" w:hanging="200"/>
    </w:pPr>
  </w:style>
  <w:style w:type="paragraph" w:styleId="Index8">
    <w:name w:val="index 8"/>
    <w:basedOn w:val="Normal"/>
    <w:next w:val="Normal"/>
    <w:autoRedefine/>
    <w:semiHidden/>
    <w:rsid w:val="008F3E94"/>
    <w:pPr>
      <w:ind w:left="1600" w:hanging="200"/>
    </w:pPr>
  </w:style>
  <w:style w:type="paragraph" w:styleId="Index9">
    <w:name w:val="index 9"/>
    <w:basedOn w:val="Normal"/>
    <w:next w:val="Normal"/>
    <w:autoRedefine/>
    <w:semiHidden/>
    <w:rsid w:val="008F3E94"/>
    <w:pPr>
      <w:ind w:left="1800" w:hanging="200"/>
    </w:pPr>
  </w:style>
  <w:style w:type="paragraph" w:styleId="IndexHeading">
    <w:name w:val="index heading"/>
    <w:basedOn w:val="Normal"/>
    <w:next w:val="Index1"/>
    <w:semiHidden/>
    <w:rsid w:val="008F3E94"/>
    <w:rPr>
      <w:rFonts w:ascii="Arial" w:hAnsi="Arial" w:cs="Arial"/>
      <w:b/>
      <w:bCs/>
    </w:rPr>
  </w:style>
  <w:style w:type="paragraph" w:styleId="List">
    <w:name w:val="List"/>
    <w:basedOn w:val="Normal"/>
    <w:rsid w:val="008F3E94"/>
    <w:pPr>
      <w:ind w:left="360" w:hanging="360"/>
    </w:pPr>
  </w:style>
  <w:style w:type="paragraph" w:styleId="List2">
    <w:name w:val="List 2"/>
    <w:basedOn w:val="Normal"/>
    <w:rsid w:val="008F3E94"/>
    <w:pPr>
      <w:ind w:left="720" w:hanging="360"/>
    </w:pPr>
  </w:style>
  <w:style w:type="paragraph" w:styleId="List3">
    <w:name w:val="List 3"/>
    <w:basedOn w:val="Normal"/>
    <w:rsid w:val="008F3E94"/>
    <w:pPr>
      <w:ind w:left="1080" w:hanging="360"/>
    </w:pPr>
  </w:style>
  <w:style w:type="paragraph" w:styleId="List4">
    <w:name w:val="List 4"/>
    <w:basedOn w:val="Normal"/>
    <w:rsid w:val="008F3E94"/>
    <w:pPr>
      <w:ind w:left="1440" w:hanging="360"/>
    </w:pPr>
  </w:style>
  <w:style w:type="paragraph" w:styleId="List5">
    <w:name w:val="List 5"/>
    <w:basedOn w:val="Normal"/>
    <w:rsid w:val="008F3E94"/>
    <w:pPr>
      <w:ind w:left="1800" w:hanging="360"/>
    </w:pPr>
  </w:style>
  <w:style w:type="paragraph" w:styleId="ListBullet">
    <w:name w:val="List Bullet"/>
    <w:basedOn w:val="Normal"/>
    <w:rsid w:val="008F3E94"/>
    <w:pPr>
      <w:numPr>
        <w:numId w:val="1"/>
      </w:numPr>
    </w:pPr>
  </w:style>
  <w:style w:type="paragraph" w:styleId="ListBullet2">
    <w:name w:val="List Bullet 2"/>
    <w:basedOn w:val="Normal"/>
    <w:rsid w:val="008F3E94"/>
    <w:pPr>
      <w:numPr>
        <w:numId w:val="2"/>
      </w:numPr>
    </w:pPr>
  </w:style>
  <w:style w:type="paragraph" w:styleId="ListBullet3">
    <w:name w:val="List Bullet 3"/>
    <w:basedOn w:val="Normal"/>
    <w:rsid w:val="008F3E94"/>
    <w:pPr>
      <w:numPr>
        <w:numId w:val="3"/>
      </w:numPr>
    </w:pPr>
  </w:style>
  <w:style w:type="paragraph" w:styleId="ListBullet4">
    <w:name w:val="List Bullet 4"/>
    <w:basedOn w:val="Normal"/>
    <w:rsid w:val="008F3E94"/>
    <w:pPr>
      <w:numPr>
        <w:numId w:val="4"/>
      </w:numPr>
    </w:pPr>
  </w:style>
  <w:style w:type="paragraph" w:styleId="ListBullet5">
    <w:name w:val="List Bullet 5"/>
    <w:basedOn w:val="Normal"/>
    <w:rsid w:val="008F3E94"/>
    <w:pPr>
      <w:numPr>
        <w:numId w:val="5"/>
      </w:numPr>
    </w:pPr>
  </w:style>
  <w:style w:type="paragraph" w:styleId="ListContinue">
    <w:name w:val="List Continue"/>
    <w:basedOn w:val="Normal"/>
    <w:rsid w:val="008F3E94"/>
    <w:pPr>
      <w:spacing w:after="120"/>
      <w:ind w:left="360"/>
    </w:pPr>
  </w:style>
  <w:style w:type="paragraph" w:styleId="ListContinue2">
    <w:name w:val="List Continue 2"/>
    <w:basedOn w:val="Normal"/>
    <w:rsid w:val="008F3E94"/>
    <w:pPr>
      <w:spacing w:after="120"/>
      <w:ind w:left="720"/>
    </w:pPr>
  </w:style>
  <w:style w:type="paragraph" w:styleId="ListContinue3">
    <w:name w:val="List Continue 3"/>
    <w:basedOn w:val="Normal"/>
    <w:rsid w:val="008F3E94"/>
    <w:pPr>
      <w:spacing w:after="120"/>
      <w:ind w:left="1080"/>
    </w:pPr>
  </w:style>
  <w:style w:type="paragraph" w:styleId="ListContinue4">
    <w:name w:val="List Continue 4"/>
    <w:basedOn w:val="Normal"/>
    <w:rsid w:val="008F3E94"/>
    <w:pPr>
      <w:spacing w:after="120"/>
      <w:ind w:left="1440"/>
    </w:pPr>
  </w:style>
  <w:style w:type="paragraph" w:styleId="ListContinue5">
    <w:name w:val="List Continue 5"/>
    <w:basedOn w:val="Normal"/>
    <w:rsid w:val="008F3E94"/>
    <w:pPr>
      <w:spacing w:after="120"/>
      <w:ind w:left="1800"/>
    </w:pPr>
  </w:style>
  <w:style w:type="paragraph" w:styleId="ListNumber">
    <w:name w:val="List Number"/>
    <w:basedOn w:val="Normal"/>
    <w:rsid w:val="008F3E94"/>
    <w:pPr>
      <w:numPr>
        <w:numId w:val="6"/>
      </w:numPr>
    </w:pPr>
  </w:style>
  <w:style w:type="paragraph" w:styleId="ListNumber2">
    <w:name w:val="List Number 2"/>
    <w:basedOn w:val="Normal"/>
    <w:rsid w:val="008F3E94"/>
    <w:pPr>
      <w:numPr>
        <w:numId w:val="7"/>
      </w:numPr>
    </w:pPr>
  </w:style>
  <w:style w:type="paragraph" w:styleId="ListNumber3">
    <w:name w:val="List Number 3"/>
    <w:basedOn w:val="Normal"/>
    <w:rsid w:val="008F3E94"/>
    <w:pPr>
      <w:numPr>
        <w:numId w:val="8"/>
      </w:numPr>
    </w:pPr>
  </w:style>
  <w:style w:type="paragraph" w:styleId="ListNumber4">
    <w:name w:val="List Number 4"/>
    <w:basedOn w:val="Normal"/>
    <w:rsid w:val="008F3E94"/>
    <w:pPr>
      <w:numPr>
        <w:numId w:val="9"/>
      </w:numPr>
    </w:pPr>
  </w:style>
  <w:style w:type="paragraph" w:styleId="ListNumber5">
    <w:name w:val="List Number 5"/>
    <w:basedOn w:val="Normal"/>
    <w:rsid w:val="008F3E94"/>
    <w:pPr>
      <w:numPr>
        <w:numId w:val="10"/>
      </w:numPr>
    </w:pPr>
  </w:style>
  <w:style w:type="paragraph" w:styleId="MacroText">
    <w:name w:val="macro"/>
    <w:semiHidden/>
    <w:rsid w:val="008F3E9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8F3E94"/>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8F3E94"/>
  </w:style>
  <w:style w:type="paragraph" w:styleId="NormalIndent">
    <w:name w:val="Normal Indent"/>
    <w:basedOn w:val="Normal"/>
    <w:rsid w:val="008F3E94"/>
    <w:pPr>
      <w:ind w:left="720"/>
    </w:pPr>
  </w:style>
  <w:style w:type="paragraph" w:styleId="NoteHeading">
    <w:name w:val="Note Heading"/>
    <w:basedOn w:val="Normal"/>
    <w:next w:val="Normal"/>
    <w:rsid w:val="008F3E94"/>
  </w:style>
  <w:style w:type="paragraph" w:styleId="PlainText">
    <w:name w:val="Plain Text"/>
    <w:basedOn w:val="Normal"/>
    <w:rsid w:val="008F3E94"/>
    <w:rPr>
      <w:rFonts w:ascii="Courier New" w:hAnsi="Courier New" w:cs="Courier New"/>
    </w:rPr>
  </w:style>
  <w:style w:type="paragraph" w:styleId="Salutation">
    <w:name w:val="Salutation"/>
    <w:basedOn w:val="Normal"/>
    <w:next w:val="Normal"/>
    <w:rsid w:val="008F3E94"/>
  </w:style>
  <w:style w:type="paragraph" w:styleId="Signature">
    <w:name w:val="Signature"/>
    <w:basedOn w:val="Normal"/>
    <w:rsid w:val="008F3E94"/>
    <w:pPr>
      <w:ind w:left="4320"/>
    </w:pPr>
  </w:style>
  <w:style w:type="paragraph" w:styleId="TableofAuthorities">
    <w:name w:val="table of authorities"/>
    <w:basedOn w:val="Normal"/>
    <w:next w:val="Normal"/>
    <w:semiHidden/>
    <w:rsid w:val="008F3E94"/>
    <w:pPr>
      <w:ind w:left="200" w:hanging="200"/>
    </w:pPr>
  </w:style>
  <w:style w:type="paragraph" w:styleId="TableofFigures">
    <w:name w:val="table of figures"/>
    <w:basedOn w:val="Normal"/>
    <w:next w:val="Normal"/>
    <w:semiHidden/>
    <w:rsid w:val="008F3E94"/>
  </w:style>
  <w:style w:type="paragraph" w:styleId="TOAHeading">
    <w:name w:val="toa heading"/>
    <w:basedOn w:val="Normal"/>
    <w:next w:val="Normal"/>
    <w:semiHidden/>
    <w:rsid w:val="008F3E94"/>
    <w:pPr>
      <w:spacing w:before="120"/>
    </w:pPr>
    <w:rPr>
      <w:rFonts w:ascii="Arial" w:hAnsi="Arial" w:cs="Arial"/>
      <w:b/>
      <w:bCs/>
    </w:rPr>
  </w:style>
  <w:style w:type="paragraph" w:styleId="TOC1">
    <w:name w:val="toc 1"/>
    <w:basedOn w:val="Normal"/>
    <w:next w:val="Normal"/>
    <w:autoRedefine/>
    <w:semiHidden/>
    <w:rsid w:val="008F3E94"/>
  </w:style>
  <w:style w:type="paragraph" w:styleId="TOC2">
    <w:name w:val="toc 2"/>
    <w:basedOn w:val="Normal"/>
    <w:next w:val="Normal"/>
    <w:autoRedefine/>
    <w:semiHidden/>
    <w:rsid w:val="008F3E94"/>
    <w:pPr>
      <w:ind w:left="200"/>
    </w:pPr>
  </w:style>
  <w:style w:type="paragraph" w:styleId="TOC3">
    <w:name w:val="toc 3"/>
    <w:basedOn w:val="Normal"/>
    <w:next w:val="Normal"/>
    <w:autoRedefine/>
    <w:semiHidden/>
    <w:rsid w:val="008F3E94"/>
    <w:pPr>
      <w:ind w:left="400"/>
    </w:pPr>
  </w:style>
  <w:style w:type="paragraph" w:styleId="TOC4">
    <w:name w:val="toc 4"/>
    <w:basedOn w:val="Normal"/>
    <w:next w:val="Normal"/>
    <w:autoRedefine/>
    <w:semiHidden/>
    <w:rsid w:val="008F3E94"/>
    <w:pPr>
      <w:ind w:left="600"/>
    </w:pPr>
  </w:style>
  <w:style w:type="paragraph" w:styleId="TOC5">
    <w:name w:val="toc 5"/>
    <w:basedOn w:val="Normal"/>
    <w:next w:val="Normal"/>
    <w:autoRedefine/>
    <w:semiHidden/>
    <w:rsid w:val="008F3E94"/>
    <w:pPr>
      <w:ind w:left="800"/>
    </w:pPr>
  </w:style>
  <w:style w:type="paragraph" w:styleId="TOC6">
    <w:name w:val="toc 6"/>
    <w:basedOn w:val="Normal"/>
    <w:next w:val="Normal"/>
    <w:autoRedefine/>
    <w:semiHidden/>
    <w:rsid w:val="008F3E94"/>
    <w:pPr>
      <w:ind w:left="1000"/>
    </w:pPr>
  </w:style>
  <w:style w:type="paragraph" w:styleId="TOC7">
    <w:name w:val="toc 7"/>
    <w:basedOn w:val="Normal"/>
    <w:next w:val="Normal"/>
    <w:autoRedefine/>
    <w:semiHidden/>
    <w:rsid w:val="008F3E94"/>
    <w:pPr>
      <w:ind w:left="1200"/>
    </w:pPr>
  </w:style>
  <w:style w:type="paragraph" w:styleId="TOC8">
    <w:name w:val="toc 8"/>
    <w:basedOn w:val="Normal"/>
    <w:next w:val="Normal"/>
    <w:autoRedefine/>
    <w:semiHidden/>
    <w:rsid w:val="008F3E94"/>
    <w:pPr>
      <w:ind w:left="1400"/>
    </w:pPr>
  </w:style>
  <w:style w:type="paragraph" w:styleId="TOC9">
    <w:name w:val="toc 9"/>
    <w:basedOn w:val="Normal"/>
    <w:next w:val="Normal"/>
    <w:autoRedefine/>
    <w:semiHidden/>
    <w:rsid w:val="008F3E94"/>
    <w:pPr>
      <w:ind w:left="1600"/>
    </w:pPr>
  </w:style>
  <w:style w:type="paragraph" w:customStyle="1" w:styleId="Title5">
    <w:name w:val="Title5"/>
    <w:basedOn w:val="Title2"/>
    <w:rsid w:val="002A35E7"/>
  </w:style>
  <w:style w:type="character" w:customStyle="1" w:styleId="cite">
    <w:name w:val="cite"/>
    <w:rsid w:val="002A35E7"/>
    <w:rPr>
      <w:color w:val="008080"/>
    </w:rPr>
  </w:style>
  <w:style w:type="paragraph" w:customStyle="1" w:styleId="cp">
    <w:name w:val="cp"/>
    <w:basedOn w:val="Normal"/>
    <w:rsid w:val="002A35E7"/>
    <w:pPr>
      <w:jc w:val="center"/>
    </w:pPr>
  </w:style>
  <w:style w:type="paragraph" w:customStyle="1" w:styleId="Title4">
    <w:name w:val="Title4"/>
    <w:basedOn w:val="Title2"/>
    <w:rsid w:val="002A35E7"/>
  </w:style>
  <w:style w:type="paragraph" w:customStyle="1" w:styleId="figure-orientation">
    <w:name w:val="figure-orientation"/>
    <w:basedOn w:val="Normal"/>
    <w:rsid w:val="002A35E7"/>
    <w:rPr>
      <w:color w:val="800080"/>
    </w:rPr>
  </w:style>
  <w:style w:type="character" w:customStyle="1" w:styleId="provision">
    <w:name w:val="provision"/>
    <w:rsid w:val="002A35E7"/>
    <w:rPr>
      <w:rFonts w:ascii="Arial" w:hAnsi="Arial" w:cs="Arial"/>
      <w:color w:val="333399"/>
      <w:sz w:val="20"/>
      <w:szCs w:val="20"/>
    </w:rPr>
  </w:style>
  <w:style w:type="character" w:customStyle="1" w:styleId="eff">
    <w:name w:val="eff"/>
    <w:rsid w:val="002A35E7"/>
    <w:rPr>
      <w:rFonts w:ascii="Arial" w:hAnsi="Arial" w:cs="Arial"/>
      <w:i/>
      <w:iCs/>
      <w:color w:val="0000FF"/>
      <w:sz w:val="20"/>
      <w:szCs w:val="20"/>
    </w:rPr>
  </w:style>
  <w:style w:type="paragraph" w:customStyle="1" w:styleId="Title6">
    <w:name w:val="Title6"/>
    <w:basedOn w:val="Title2"/>
    <w:rsid w:val="002A35E7"/>
  </w:style>
  <w:style w:type="paragraph" w:customStyle="1" w:styleId="par6">
    <w:name w:val="par6"/>
    <w:basedOn w:val="par1"/>
    <w:rsid w:val="002A35E7"/>
    <w:pPr>
      <w:ind w:left="4320"/>
    </w:pPr>
  </w:style>
  <w:style w:type="paragraph" w:customStyle="1" w:styleId="par7">
    <w:name w:val="par7"/>
    <w:basedOn w:val="par6"/>
    <w:rsid w:val="002A35E7"/>
  </w:style>
  <w:style w:type="paragraph" w:customStyle="1" w:styleId="upar7">
    <w:name w:val="upar7"/>
    <w:basedOn w:val="upar6"/>
    <w:rsid w:val="002A35E7"/>
  </w:style>
  <w:style w:type="paragraph" w:customStyle="1" w:styleId="upar8">
    <w:name w:val="upar8"/>
    <w:basedOn w:val="upar6"/>
    <w:rsid w:val="002A35E7"/>
  </w:style>
  <w:style w:type="paragraph" w:customStyle="1" w:styleId="upar9">
    <w:name w:val="upar9"/>
    <w:basedOn w:val="par6"/>
    <w:rsid w:val="002A35E7"/>
  </w:style>
  <w:style w:type="paragraph" w:customStyle="1" w:styleId="par8">
    <w:name w:val="par8"/>
    <w:basedOn w:val="par7"/>
    <w:rsid w:val="002A35E7"/>
  </w:style>
  <w:style w:type="character" w:customStyle="1" w:styleId="Heading4Char">
    <w:name w:val="Heading 4 Char"/>
    <w:link w:val="Heading4"/>
    <w:rsid w:val="002A35E7"/>
    <w:rPr>
      <w:rFonts w:ascii="Arial" w:hAnsi="Arial" w:cs="Arial"/>
      <w:b/>
      <w:bCs/>
      <w:sz w:val="22"/>
    </w:rPr>
  </w:style>
  <w:style w:type="character" w:customStyle="1" w:styleId="Heading5Char">
    <w:name w:val="Heading 5 Char"/>
    <w:link w:val="Heading5"/>
    <w:rsid w:val="002A35E7"/>
    <w:rPr>
      <w:rFonts w:ascii="Arial" w:hAnsi="Arial" w:cs="Arial"/>
      <w:bCs/>
      <w:sz w:val="22"/>
    </w:rPr>
  </w:style>
  <w:style w:type="character" w:styleId="CommentReference">
    <w:name w:val="annotation reference"/>
    <w:rsid w:val="00D935B6"/>
    <w:rPr>
      <w:sz w:val="16"/>
      <w:szCs w:val="16"/>
    </w:rPr>
  </w:style>
  <w:style w:type="table" w:styleId="TableGrid">
    <w:name w:val="Table Grid"/>
    <w:basedOn w:val="TableNormal"/>
    <w:rsid w:val="0010414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otnoteReference">
    <w:name w:val="footnote reference"/>
    <w:rsid w:val="00A50027"/>
    <w:rPr>
      <w:vertAlign w:val="superscript"/>
    </w:rPr>
  </w:style>
  <w:style w:type="paragraph" w:styleId="Revision">
    <w:name w:val="Revision"/>
    <w:hidden/>
    <w:uiPriority w:val="99"/>
    <w:semiHidden/>
    <w:rsid w:val="00E1634F"/>
    <w:rPr>
      <w:rFonts w:ascii="Arial" w:hAnsi="Arial" w:cs="Arial"/>
    </w:rPr>
  </w:style>
  <w:style w:type="character" w:styleId="Hyperlink">
    <w:name w:val="Hyperlink"/>
    <w:rsid w:val="003273D8"/>
    <w:rPr>
      <w:color w:val="467886"/>
      <w:u w:val="single"/>
    </w:rPr>
  </w:style>
  <w:style w:type="character" w:styleId="UnresolvedMention">
    <w:name w:val="Unresolved Mention"/>
    <w:uiPriority w:val="99"/>
    <w:semiHidden/>
    <w:unhideWhenUsed/>
    <w:rsid w:val="003273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246092">
      <w:bodyDiv w:val="1"/>
      <w:marLeft w:val="0"/>
      <w:marRight w:val="0"/>
      <w:marTop w:val="0"/>
      <w:marBottom w:val="0"/>
      <w:divBdr>
        <w:top w:val="none" w:sz="0" w:space="0" w:color="auto"/>
        <w:left w:val="none" w:sz="0" w:space="0" w:color="auto"/>
        <w:bottom w:val="none" w:sz="0" w:space="0" w:color="auto"/>
        <w:right w:val="none" w:sz="0" w:space="0" w:color="auto"/>
      </w:divBdr>
    </w:div>
    <w:div w:id="223757256">
      <w:bodyDiv w:val="1"/>
      <w:marLeft w:val="0"/>
      <w:marRight w:val="0"/>
      <w:marTop w:val="0"/>
      <w:marBottom w:val="0"/>
      <w:divBdr>
        <w:top w:val="none" w:sz="0" w:space="0" w:color="auto"/>
        <w:left w:val="none" w:sz="0" w:space="0" w:color="auto"/>
        <w:bottom w:val="none" w:sz="0" w:space="0" w:color="auto"/>
        <w:right w:val="none" w:sz="0" w:space="0" w:color="auto"/>
      </w:divBdr>
    </w:div>
    <w:div w:id="347413421">
      <w:bodyDiv w:val="1"/>
      <w:marLeft w:val="0"/>
      <w:marRight w:val="0"/>
      <w:marTop w:val="0"/>
      <w:marBottom w:val="0"/>
      <w:divBdr>
        <w:top w:val="none" w:sz="0" w:space="0" w:color="auto"/>
        <w:left w:val="none" w:sz="0" w:space="0" w:color="auto"/>
        <w:bottom w:val="none" w:sz="0" w:space="0" w:color="auto"/>
        <w:right w:val="none" w:sz="0" w:space="0" w:color="auto"/>
      </w:divBdr>
    </w:div>
    <w:div w:id="505052165">
      <w:bodyDiv w:val="1"/>
      <w:marLeft w:val="0"/>
      <w:marRight w:val="0"/>
      <w:marTop w:val="0"/>
      <w:marBottom w:val="0"/>
      <w:divBdr>
        <w:top w:val="none" w:sz="0" w:space="0" w:color="auto"/>
        <w:left w:val="none" w:sz="0" w:space="0" w:color="auto"/>
        <w:bottom w:val="none" w:sz="0" w:space="0" w:color="auto"/>
        <w:right w:val="none" w:sz="0" w:space="0" w:color="auto"/>
      </w:divBdr>
    </w:div>
    <w:div w:id="1113477188">
      <w:bodyDiv w:val="1"/>
      <w:marLeft w:val="0"/>
      <w:marRight w:val="0"/>
      <w:marTop w:val="0"/>
      <w:marBottom w:val="0"/>
      <w:divBdr>
        <w:top w:val="none" w:sz="0" w:space="0" w:color="auto"/>
        <w:left w:val="none" w:sz="0" w:space="0" w:color="auto"/>
        <w:bottom w:val="none" w:sz="0" w:space="0" w:color="auto"/>
        <w:right w:val="none" w:sz="0" w:space="0" w:color="auto"/>
      </w:divBdr>
    </w:div>
    <w:div w:id="1139691677">
      <w:bodyDiv w:val="1"/>
      <w:marLeft w:val="0"/>
      <w:marRight w:val="0"/>
      <w:marTop w:val="0"/>
      <w:marBottom w:val="0"/>
      <w:divBdr>
        <w:top w:val="none" w:sz="0" w:space="0" w:color="auto"/>
        <w:left w:val="none" w:sz="0" w:space="0" w:color="auto"/>
        <w:bottom w:val="none" w:sz="0" w:space="0" w:color="auto"/>
        <w:right w:val="none" w:sz="0" w:space="0" w:color="auto"/>
      </w:divBdr>
    </w:div>
    <w:div w:id="1226529170">
      <w:bodyDiv w:val="1"/>
      <w:marLeft w:val="0"/>
      <w:marRight w:val="0"/>
      <w:marTop w:val="0"/>
      <w:marBottom w:val="0"/>
      <w:divBdr>
        <w:top w:val="none" w:sz="0" w:space="0" w:color="auto"/>
        <w:left w:val="none" w:sz="0" w:space="0" w:color="auto"/>
        <w:bottom w:val="none" w:sz="0" w:space="0" w:color="auto"/>
        <w:right w:val="none" w:sz="0" w:space="0" w:color="auto"/>
      </w:divBdr>
    </w:div>
    <w:div w:id="1305426028">
      <w:bodyDiv w:val="1"/>
      <w:marLeft w:val="0"/>
      <w:marRight w:val="0"/>
      <w:marTop w:val="0"/>
      <w:marBottom w:val="0"/>
      <w:divBdr>
        <w:top w:val="none" w:sz="0" w:space="0" w:color="auto"/>
        <w:left w:val="none" w:sz="0" w:space="0" w:color="auto"/>
        <w:bottom w:val="none" w:sz="0" w:space="0" w:color="auto"/>
        <w:right w:val="none" w:sz="0" w:space="0" w:color="auto"/>
      </w:divBdr>
    </w:div>
    <w:div w:id="1972638246">
      <w:bodyDiv w:val="1"/>
      <w:marLeft w:val="0"/>
      <w:marRight w:val="0"/>
      <w:marTop w:val="0"/>
      <w:marBottom w:val="0"/>
      <w:divBdr>
        <w:top w:val="none" w:sz="0" w:space="0" w:color="auto"/>
        <w:left w:val="none" w:sz="0" w:space="0" w:color="auto"/>
        <w:bottom w:val="none" w:sz="0" w:space="0" w:color="auto"/>
        <w:right w:val="none" w:sz="0" w:space="0" w:color="auto"/>
      </w:divBdr>
    </w:div>
    <w:div w:id="2119988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9DC4FC-13DF-4475-B8AD-47619E542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1057</Words>
  <Characters>6030</Characters>
  <Application>Microsoft Office Word</Application>
  <DocSecurity>0</DocSecurity>
  <Lines>50</Lines>
  <Paragraphs>14</Paragraphs>
  <ScaleCrop>false</ScaleCrop>
  <Company/>
  <LinksUpToDate>false</LinksUpToDate>
  <CharactersWithSpaces>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2026-07-01T16:31:00Z</dcterms:created>
  <dcterms:modified xsi:type="dcterms:W3CDTF">2026-07-01T16:31:00Z</dcterms:modified>
</cp:coreProperties>
</file>