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D9E9" w14:textId="77777777" w:rsidR="00A36FE9" w:rsidRPr="00D35D9F" w:rsidRDefault="00A36FE9" w:rsidP="00A36FE9">
      <w:pPr>
        <w:pStyle w:val="Department"/>
      </w:pPr>
      <w:r w:rsidRPr="00D35D9F">
        <w:t>DEPARTMENT OF PUBLIC HEALTH AND ENVIRONMENT</w:t>
      </w:r>
    </w:p>
    <w:p w14:paraId="12A99CDC" w14:textId="77777777" w:rsidR="00A36FE9" w:rsidRPr="00D35D9F" w:rsidRDefault="00A36FE9" w:rsidP="00A36FE9">
      <w:pPr>
        <w:spacing w:after="0" w:line="240" w:lineRule="auto"/>
        <w:rPr>
          <w:rFonts w:ascii="Arial" w:hAnsi="Arial" w:cs="Arial"/>
        </w:rPr>
      </w:pPr>
    </w:p>
    <w:p w14:paraId="0FF355E7" w14:textId="77777777" w:rsidR="00A36FE9" w:rsidRPr="00D35D9F" w:rsidRDefault="00A36FE9" w:rsidP="00A36FE9">
      <w:pPr>
        <w:pStyle w:val="Agency"/>
        <w:spacing w:after="0" w:line="240" w:lineRule="auto"/>
        <w:rPr>
          <w:rFonts w:ascii="Arial" w:hAnsi="Arial" w:cs="Arial"/>
        </w:rPr>
      </w:pPr>
    </w:p>
    <w:p w14:paraId="05333851" w14:textId="77777777" w:rsidR="00A36FE9" w:rsidRPr="004C4A09" w:rsidRDefault="00A36FE9" w:rsidP="00A36FE9">
      <w:pPr>
        <w:pStyle w:val="Agency"/>
        <w:spacing w:after="0" w:line="240" w:lineRule="auto"/>
        <w:rPr>
          <w:rFonts w:ascii="Arial" w:hAnsi="Arial" w:cs="Arial"/>
        </w:rPr>
      </w:pPr>
      <w:r w:rsidRPr="004C4A09">
        <w:rPr>
          <w:rFonts w:ascii="Arial" w:hAnsi="Arial" w:cs="Arial"/>
        </w:rPr>
        <w:t>Solid and Hazardous Waste Commission/Hazardous Materials and Waste Management Division</w:t>
      </w:r>
    </w:p>
    <w:p w14:paraId="19043426" w14:textId="77777777" w:rsidR="00A36FE9" w:rsidRPr="004C4A09" w:rsidRDefault="00A36FE9" w:rsidP="00A36FE9">
      <w:pPr>
        <w:pStyle w:val="CCRNumber"/>
        <w:spacing w:before="0"/>
      </w:pPr>
    </w:p>
    <w:p w14:paraId="51515C89" w14:textId="77777777" w:rsidR="00A36FE9" w:rsidRPr="004C4A09" w:rsidRDefault="00A36FE9" w:rsidP="00A36FE9">
      <w:pPr>
        <w:pStyle w:val="CCRNumber"/>
        <w:spacing w:before="0"/>
      </w:pPr>
    </w:p>
    <w:p w14:paraId="3957DF98" w14:textId="77777777" w:rsidR="00A36FE9" w:rsidRPr="004C4A09" w:rsidRDefault="00A36FE9" w:rsidP="00A36FE9">
      <w:pPr>
        <w:pStyle w:val="CCRNumber"/>
        <w:spacing w:before="0"/>
      </w:pPr>
      <w:r w:rsidRPr="004C4A09">
        <w:t>6 CCR 1007-3</w:t>
      </w:r>
    </w:p>
    <w:p w14:paraId="7B298C4D" w14:textId="77777777" w:rsidR="00A36FE9" w:rsidRPr="004C4A09" w:rsidRDefault="00A36FE9" w:rsidP="00A36FE9">
      <w:pPr>
        <w:spacing w:after="0" w:line="240" w:lineRule="auto"/>
        <w:rPr>
          <w:rFonts w:ascii="Arial" w:hAnsi="Arial" w:cs="Arial"/>
        </w:rPr>
      </w:pPr>
    </w:p>
    <w:p w14:paraId="03F86E1F" w14:textId="77777777" w:rsidR="00A36FE9" w:rsidRPr="004C4A09" w:rsidRDefault="00A36FE9" w:rsidP="00A36FE9">
      <w:pPr>
        <w:spacing w:after="0" w:line="240" w:lineRule="auto"/>
        <w:rPr>
          <w:rFonts w:ascii="Arial" w:hAnsi="Arial" w:cs="Arial"/>
        </w:rPr>
      </w:pPr>
    </w:p>
    <w:p w14:paraId="6CA55062" w14:textId="77777777" w:rsidR="00A36FE9" w:rsidRPr="004C4A09" w:rsidRDefault="00A36FE9" w:rsidP="00A36FE9">
      <w:pPr>
        <w:pStyle w:val="CCRTitle"/>
        <w:spacing w:before="0"/>
      </w:pPr>
      <w:r w:rsidRPr="004C4A09">
        <w:t>hazardous waste</w:t>
      </w:r>
    </w:p>
    <w:p w14:paraId="1D09B77D" w14:textId="77777777" w:rsidR="00A36FE9" w:rsidRPr="004C4A09" w:rsidRDefault="00A36FE9" w:rsidP="00A36FE9">
      <w:pPr>
        <w:pStyle w:val="Title1"/>
        <w:spacing w:after="0" w:line="240" w:lineRule="auto"/>
        <w:ind w:left="0" w:firstLine="0"/>
        <w:rPr>
          <w:rFonts w:ascii="Arial" w:hAnsi="Arial" w:cs="Arial"/>
          <w:u w:val="single"/>
        </w:rPr>
      </w:pPr>
    </w:p>
    <w:p w14:paraId="18D101DE" w14:textId="77777777" w:rsidR="00064330" w:rsidRPr="004C4A09" w:rsidRDefault="00064330" w:rsidP="00687824">
      <w:pPr>
        <w:pStyle w:val="Title1"/>
        <w:spacing w:after="0" w:line="240" w:lineRule="auto"/>
        <w:ind w:left="0" w:firstLine="0"/>
        <w:rPr>
          <w:rFonts w:ascii="Arial" w:hAnsi="Arial" w:cs="Arial"/>
          <w:u w:val="single"/>
        </w:rPr>
      </w:pPr>
    </w:p>
    <w:p w14:paraId="254151C1" w14:textId="77777777" w:rsidR="002F13F9" w:rsidRPr="004C4A09" w:rsidRDefault="00C15C88" w:rsidP="001F6AB9">
      <w:pPr>
        <w:pStyle w:val="Heading1"/>
        <w:rPr>
          <w:rFonts w:ascii="Arial" w:hAnsi="Arial" w:cs="Arial"/>
          <w:sz w:val="24"/>
        </w:rPr>
      </w:pPr>
      <w:r w:rsidRPr="004C4A09">
        <w:rPr>
          <w:rFonts w:ascii="Arial" w:hAnsi="Arial" w:cs="Arial"/>
          <w:sz w:val="24"/>
        </w:rPr>
        <w:t>Hazardous Waste Management System: Conditional Exclusion for Carbon Dioxide (CO</w:t>
      </w:r>
      <w:r w:rsidRPr="004C4A09">
        <w:rPr>
          <w:rFonts w:ascii="Arial" w:hAnsi="Arial" w:cs="Arial"/>
          <w:sz w:val="24"/>
          <w:vertAlign w:val="subscript"/>
        </w:rPr>
        <w:t>2</w:t>
      </w:r>
      <w:r w:rsidRPr="004C4A09">
        <w:rPr>
          <w:rFonts w:ascii="Arial" w:hAnsi="Arial" w:cs="Arial"/>
          <w:sz w:val="24"/>
        </w:rPr>
        <w:t xml:space="preserve">) Streams in Geologic Sequestration Activities </w:t>
      </w:r>
    </w:p>
    <w:p w14:paraId="55EA241E" w14:textId="77777777" w:rsidR="009B586C" w:rsidRPr="00D35D9F" w:rsidRDefault="009B586C" w:rsidP="00687824">
      <w:pPr>
        <w:pStyle w:val="Title2"/>
        <w:spacing w:after="0" w:line="240" w:lineRule="auto"/>
        <w:ind w:left="0" w:firstLine="0"/>
        <w:rPr>
          <w:rFonts w:ascii="Arial" w:hAnsi="Arial" w:cs="Arial"/>
        </w:rPr>
      </w:pPr>
    </w:p>
    <w:p w14:paraId="127865EC" w14:textId="77777777" w:rsidR="00471FEF" w:rsidRPr="00D35D9F" w:rsidRDefault="00471FEF" w:rsidP="00687824">
      <w:pPr>
        <w:pStyle w:val="Title2"/>
        <w:spacing w:after="0" w:line="240" w:lineRule="auto"/>
        <w:ind w:left="0" w:firstLine="0"/>
        <w:rPr>
          <w:rFonts w:ascii="Arial" w:hAnsi="Arial" w:cs="Arial"/>
        </w:rPr>
      </w:pPr>
    </w:p>
    <w:p w14:paraId="2FEACC1A" w14:textId="77777777" w:rsidR="00F422DB" w:rsidRPr="004C4A09" w:rsidRDefault="00604C7E" w:rsidP="001F6AB9">
      <w:pPr>
        <w:pStyle w:val="Heading2"/>
        <w:rPr>
          <w:rFonts w:ascii="Arial" w:hAnsi="Arial" w:cs="Arial"/>
          <w:sz w:val="24"/>
          <w:szCs w:val="24"/>
        </w:rPr>
      </w:pPr>
      <w:r w:rsidRPr="004C4A09">
        <w:rPr>
          <w:rFonts w:ascii="Arial" w:hAnsi="Arial" w:cs="Arial"/>
          <w:sz w:val="24"/>
          <w:szCs w:val="24"/>
        </w:rPr>
        <w:t>1)</w:t>
      </w:r>
      <w:r w:rsidR="00C15C88" w:rsidRPr="004C4A09">
        <w:rPr>
          <w:rFonts w:ascii="Arial" w:hAnsi="Arial" w:cs="Arial"/>
          <w:sz w:val="24"/>
          <w:szCs w:val="24"/>
        </w:rPr>
        <w:t xml:space="preserve"> </w:t>
      </w:r>
      <w:r w:rsidR="00064330" w:rsidRPr="004C4A09">
        <w:rPr>
          <w:rFonts w:ascii="Arial" w:hAnsi="Arial" w:cs="Arial"/>
          <w:sz w:val="24"/>
          <w:szCs w:val="24"/>
        </w:rPr>
        <w:t>Section</w:t>
      </w:r>
      <w:r w:rsidR="0076670F" w:rsidRPr="004C4A09">
        <w:rPr>
          <w:rFonts w:ascii="Arial" w:hAnsi="Arial" w:cs="Arial"/>
          <w:sz w:val="24"/>
          <w:szCs w:val="24"/>
        </w:rPr>
        <w:t xml:space="preserve"> 260.</w:t>
      </w:r>
      <w:r w:rsidR="00D62CB7" w:rsidRPr="004C4A09">
        <w:rPr>
          <w:rFonts w:ascii="Arial" w:hAnsi="Arial" w:cs="Arial"/>
          <w:sz w:val="24"/>
          <w:szCs w:val="24"/>
        </w:rPr>
        <w:t>10</w:t>
      </w:r>
      <w:r w:rsidR="0076670F" w:rsidRPr="004C4A09">
        <w:rPr>
          <w:rFonts w:ascii="Arial" w:hAnsi="Arial" w:cs="Arial"/>
          <w:sz w:val="24"/>
          <w:szCs w:val="24"/>
        </w:rPr>
        <w:t xml:space="preserve"> </w:t>
      </w:r>
      <w:r w:rsidR="00064330" w:rsidRPr="004C4A09">
        <w:rPr>
          <w:rFonts w:ascii="Arial" w:hAnsi="Arial" w:cs="Arial"/>
          <w:sz w:val="24"/>
          <w:szCs w:val="24"/>
        </w:rPr>
        <w:t>is amended by adding in alphabetical order the</w:t>
      </w:r>
      <w:r w:rsidR="000E32CB" w:rsidRPr="004C4A09">
        <w:rPr>
          <w:rFonts w:ascii="Arial" w:hAnsi="Arial" w:cs="Arial"/>
          <w:sz w:val="24"/>
          <w:szCs w:val="24"/>
        </w:rPr>
        <w:t xml:space="preserve"> </w:t>
      </w:r>
      <w:r w:rsidR="00C15C88" w:rsidRPr="004C4A09">
        <w:rPr>
          <w:rFonts w:ascii="Arial" w:hAnsi="Arial" w:cs="Arial"/>
          <w:sz w:val="24"/>
          <w:szCs w:val="24"/>
        </w:rPr>
        <w:t>definition of ‘‘Carbon dioxide stream’’ to</w:t>
      </w:r>
      <w:r w:rsidR="00064330" w:rsidRPr="004C4A09">
        <w:rPr>
          <w:rFonts w:ascii="Arial" w:hAnsi="Arial" w:cs="Arial"/>
          <w:sz w:val="24"/>
          <w:szCs w:val="24"/>
        </w:rPr>
        <w:t xml:space="preserve"> read as follows:</w:t>
      </w:r>
      <w:r w:rsidR="0076670F" w:rsidRPr="004C4A09">
        <w:rPr>
          <w:rFonts w:ascii="Arial" w:hAnsi="Arial" w:cs="Arial"/>
          <w:sz w:val="24"/>
          <w:szCs w:val="24"/>
        </w:rPr>
        <w:t xml:space="preserve"> </w:t>
      </w:r>
    </w:p>
    <w:p w14:paraId="5DA4D237" w14:textId="77777777" w:rsidR="00B634FF" w:rsidRPr="00D35D9F" w:rsidRDefault="00B634FF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72180D8" w14:textId="77777777" w:rsidR="0074497D" w:rsidRDefault="0074497D" w:rsidP="001F6AB9">
      <w:pPr>
        <w:pStyle w:val="Heading3"/>
      </w:pPr>
      <w:r w:rsidRPr="0074497D">
        <w:t>§ 260.</w:t>
      </w:r>
      <w:r w:rsidR="00064330">
        <w:t>10 Definitions</w:t>
      </w:r>
      <w:r w:rsidRPr="0074497D">
        <w:t>.</w:t>
      </w:r>
    </w:p>
    <w:p w14:paraId="7B58916B" w14:textId="77777777" w:rsidR="0074497D" w:rsidRDefault="0074497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FCFA37F" w14:textId="77777777" w:rsidR="003D001D" w:rsidRPr="00D35D9F" w:rsidRDefault="003D001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5D9F">
        <w:rPr>
          <w:rFonts w:ascii="Arial" w:hAnsi="Arial" w:cs="Arial"/>
          <w:sz w:val="20"/>
          <w:szCs w:val="20"/>
        </w:rPr>
        <w:t>*******</w:t>
      </w:r>
    </w:p>
    <w:p w14:paraId="2BBFE8B9" w14:textId="77777777" w:rsidR="00697101" w:rsidRDefault="00697101" w:rsidP="0084758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C4FD3C6" w14:textId="77777777" w:rsidR="00C15C88" w:rsidRDefault="00C15C88" w:rsidP="00C15C8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b/>
          <w:bCs/>
          <w:sz w:val="20"/>
          <w:szCs w:val="20"/>
        </w:rPr>
        <w:t>“Carbon dioxide stream”</w:t>
      </w:r>
      <w:r w:rsidRPr="00C15C88">
        <w:rPr>
          <w:rFonts w:ascii="Arial" w:hAnsi="Arial" w:cs="Arial"/>
          <w:sz w:val="20"/>
          <w:szCs w:val="20"/>
        </w:rPr>
        <w:t xml:space="preserve"> means carbon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that has been captured from an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emission source (e.g., power plant), plus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incidental associated substances derived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from the source materials and the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capture process, and any substances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added to the stream to enable or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improve the injection process.</w:t>
      </w:r>
    </w:p>
    <w:p w14:paraId="1D7C5994" w14:textId="77777777" w:rsidR="00697101" w:rsidRDefault="00697101" w:rsidP="0084758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68545FA" w14:textId="77777777" w:rsidR="003D001D" w:rsidRPr="00D35D9F" w:rsidRDefault="003D001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5D9F">
        <w:rPr>
          <w:rFonts w:ascii="Arial" w:hAnsi="Arial" w:cs="Arial"/>
          <w:sz w:val="20"/>
          <w:szCs w:val="20"/>
        </w:rPr>
        <w:t>*******</w:t>
      </w:r>
    </w:p>
    <w:p w14:paraId="01DA5F0A" w14:textId="77777777" w:rsidR="003D001D" w:rsidRPr="00D35D9F" w:rsidRDefault="003D001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17CC698" w14:textId="77777777" w:rsidR="00575670" w:rsidRPr="00D35D9F" w:rsidRDefault="00575670" w:rsidP="00847586">
      <w:pPr>
        <w:pStyle w:val="Title2"/>
        <w:spacing w:after="0" w:line="240" w:lineRule="auto"/>
        <w:ind w:left="0" w:firstLine="0"/>
        <w:rPr>
          <w:rFonts w:ascii="Arial" w:hAnsi="Arial" w:cs="Arial"/>
        </w:rPr>
      </w:pPr>
    </w:p>
    <w:p w14:paraId="72994BCE" w14:textId="2ACA99F6" w:rsidR="001C1D2C" w:rsidRPr="004C4A09" w:rsidRDefault="00C61A03" w:rsidP="001F6AB9">
      <w:pPr>
        <w:pStyle w:val="Heading2"/>
        <w:rPr>
          <w:rFonts w:ascii="Arial" w:hAnsi="Arial" w:cs="Arial"/>
          <w:bCs w:val="0"/>
          <w:sz w:val="24"/>
          <w:szCs w:val="24"/>
        </w:rPr>
      </w:pPr>
      <w:r w:rsidRPr="004C4A09">
        <w:rPr>
          <w:rFonts w:ascii="Arial" w:hAnsi="Arial" w:cs="Arial"/>
          <w:sz w:val="24"/>
        </w:rPr>
        <w:t xml:space="preserve">2) </w:t>
      </w:r>
      <w:r w:rsidR="0076670F" w:rsidRPr="004C4A09">
        <w:rPr>
          <w:rFonts w:ascii="Arial" w:hAnsi="Arial" w:cs="Arial"/>
          <w:sz w:val="24"/>
        </w:rPr>
        <w:t xml:space="preserve">Section </w:t>
      </w:r>
      <w:r w:rsidR="00064330" w:rsidRPr="004C4A09">
        <w:rPr>
          <w:rFonts w:ascii="Arial" w:hAnsi="Arial" w:cs="Arial"/>
          <w:sz w:val="24"/>
        </w:rPr>
        <w:t xml:space="preserve">261.4 is amended by </w:t>
      </w:r>
      <w:r w:rsidR="00111F6F" w:rsidRPr="004C4A09">
        <w:rPr>
          <w:rFonts w:ascii="Arial" w:hAnsi="Arial" w:cs="Arial"/>
          <w:sz w:val="24"/>
        </w:rPr>
        <w:t>revising</w:t>
      </w:r>
      <w:r w:rsidR="00FD3F35" w:rsidRPr="004C4A09">
        <w:rPr>
          <w:rFonts w:ascii="Arial" w:hAnsi="Arial" w:cs="Arial"/>
          <w:sz w:val="24"/>
        </w:rPr>
        <w:t xml:space="preserve"> </w:t>
      </w:r>
      <w:r w:rsidR="00111F6F" w:rsidRPr="004C4A09">
        <w:rPr>
          <w:rFonts w:ascii="Arial" w:hAnsi="Arial" w:cs="Arial"/>
          <w:sz w:val="24"/>
        </w:rPr>
        <w:t xml:space="preserve">reserved </w:t>
      </w:r>
      <w:r w:rsidR="00064330" w:rsidRPr="004C4A09">
        <w:rPr>
          <w:rFonts w:ascii="Arial" w:hAnsi="Arial" w:cs="Arial"/>
          <w:sz w:val="24"/>
        </w:rPr>
        <w:t>paragraph (</w:t>
      </w:r>
      <w:r w:rsidR="00C15C88" w:rsidRPr="004C4A09">
        <w:rPr>
          <w:rFonts w:ascii="Arial" w:hAnsi="Arial" w:cs="Arial"/>
          <w:sz w:val="24"/>
        </w:rPr>
        <w:t>h</w:t>
      </w:r>
      <w:r w:rsidR="00064330" w:rsidRPr="004C4A09">
        <w:rPr>
          <w:rFonts w:ascii="Arial" w:hAnsi="Arial" w:cs="Arial"/>
          <w:sz w:val="24"/>
        </w:rPr>
        <w:t xml:space="preserve">) </w:t>
      </w:r>
      <w:r w:rsidR="00535803" w:rsidRPr="004C4A09">
        <w:rPr>
          <w:rFonts w:ascii="Arial" w:hAnsi="Arial" w:cs="Arial"/>
          <w:sz w:val="24"/>
        </w:rPr>
        <w:t xml:space="preserve">and adding paragraphs (h)(1) – (h)(4)(iii) </w:t>
      </w:r>
      <w:r w:rsidR="00064330" w:rsidRPr="004C4A09">
        <w:rPr>
          <w:rFonts w:ascii="Arial" w:hAnsi="Arial" w:cs="Arial"/>
          <w:sz w:val="24"/>
        </w:rPr>
        <w:t>to read as</w:t>
      </w:r>
      <w:r w:rsidR="00535803" w:rsidRPr="004C4A09">
        <w:rPr>
          <w:rFonts w:ascii="Arial" w:hAnsi="Arial" w:cs="Arial"/>
          <w:sz w:val="24"/>
        </w:rPr>
        <w:t xml:space="preserve"> </w:t>
      </w:r>
      <w:r w:rsidR="00064330" w:rsidRPr="004C4A09">
        <w:rPr>
          <w:rFonts w:ascii="Arial" w:hAnsi="Arial" w:cs="Arial"/>
          <w:sz w:val="24"/>
        </w:rPr>
        <w:t>follows:</w:t>
      </w:r>
      <w:r w:rsidR="0076670F" w:rsidRPr="004C4A09">
        <w:rPr>
          <w:rFonts w:ascii="Arial" w:hAnsi="Arial" w:cs="Arial"/>
          <w:bCs w:val="0"/>
          <w:sz w:val="24"/>
          <w:szCs w:val="24"/>
        </w:rPr>
        <w:t xml:space="preserve"> </w:t>
      </w:r>
    </w:p>
    <w:p w14:paraId="7DFE0F0D" w14:textId="77777777" w:rsidR="00F0085F" w:rsidRPr="00D35D9F" w:rsidRDefault="00F0085F" w:rsidP="001C1D2C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</w:rPr>
      </w:pPr>
    </w:p>
    <w:p w14:paraId="1694513F" w14:textId="77777777" w:rsidR="00D16381" w:rsidRPr="00D35D9F" w:rsidRDefault="00D16381" w:rsidP="001F6AB9">
      <w:pPr>
        <w:pStyle w:val="Heading3"/>
      </w:pPr>
      <w:r w:rsidRPr="00D35D9F">
        <w:t>§ 261.</w:t>
      </w:r>
      <w:r w:rsidR="00FD3F35">
        <w:t>4</w:t>
      </w:r>
      <w:r w:rsidRPr="00D35D9F">
        <w:t xml:space="preserve"> </w:t>
      </w:r>
      <w:r w:rsidR="00FD3F35">
        <w:t>Exclusions</w:t>
      </w:r>
      <w:r w:rsidRPr="00D35D9F">
        <w:t>.</w:t>
      </w:r>
      <w:r w:rsidR="0074497D" w:rsidRPr="0074497D">
        <w:t xml:space="preserve"> </w:t>
      </w:r>
    </w:p>
    <w:p w14:paraId="52FDAA8A" w14:textId="77777777" w:rsidR="004C78F0" w:rsidRDefault="004C78F0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8844300" w14:textId="77777777" w:rsidR="00C15C88" w:rsidRPr="00D35D9F" w:rsidRDefault="00C15C88" w:rsidP="00C15C88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5D9F">
        <w:rPr>
          <w:rFonts w:ascii="Arial" w:hAnsi="Arial" w:cs="Arial"/>
          <w:sz w:val="20"/>
          <w:szCs w:val="20"/>
        </w:rPr>
        <w:t>*******</w:t>
      </w:r>
    </w:p>
    <w:p w14:paraId="350B5328" w14:textId="77777777" w:rsidR="00C15C88" w:rsidRDefault="00C15C88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E81FE8D" w14:textId="7777777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lastRenderedPageBreak/>
        <w:t xml:space="preserve">(h) </w:t>
      </w:r>
      <w:del w:id="0" w:author="Perila, Randy" w:date="2026-04-23T14:35:00Z">
        <w:r w:rsidRPr="00111F6F" w:rsidDel="00111F6F">
          <w:rPr>
            <w:rFonts w:ascii="Arial" w:hAnsi="Arial" w:cs="Arial"/>
            <w:b/>
            <w:bCs/>
            <w:sz w:val="20"/>
            <w:szCs w:val="20"/>
          </w:rPr>
          <w:delText>Reserved.</w:delText>
        </w:r>
        <w:r w:rsidDel="00111F6F">
          <w:rPr>
            <w:rFonts w:ascii="Arial" w:hAnsi="Arial" w:cs="Arial"/>
            <w:sz w:val="20"/>
            <w:szCs w:val="20"/>
          </w:rPr>
          <w:delText xml:space="preserve"> </w:delText>
        </w:r>
      </w:del>
      <w:r w:rsidRPr="00C15C88">
        <w:rPr>
          <w:rFonts w:ascii="Arial" w:hAnsi="Arial" w:cs="Arial"/>
          <w:b/>
          <w:bCs/>
          <w:sz w:val="20"/>
          <w:szCs w:val="20"/>
        </w:rPr>
        <w:t>Carbon dioxide stream injected for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15C88">
        <w:rPr>
          <w:rFonts w:ascii="Arial" w:hAnsi="Arial" w:cs="Arial"/>
          <w:b/>
          <w:bCs/>
          <w:sz w:val="20"/>
          <w:szCs w:val="20"/>
        </w:rPr>
        <w:t>geologic sequestration</w:t>
      </w:r>
      <w:r w:rsidRPr="00C15C88">
        <w:rPr>
          <w:rFonts w:ascii="Arial" w:hAnsi="Arial" w:cs="Arial"/>
          <w:sz w:val="20"/>
          <w:szCs w:val="20"/>
        </w:rPr>
        <w:t>. Carbon dioxide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streams that are captured and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transported for purposes of injection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into an underground injection well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subject to the requirements for Class VI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Underground Injection Control wells,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including the requirements in 40 CFR</w:t>
      </w:r>
    </w:p>
    <w:p w14:paraId="2C0F129C" w14:textId="3A7EAAF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 xml:space="preserve">Parts 144 </w:t>
      </w:r>
      <w:r w:rsidR="00091D55">
        <w:rPr>
          <w:rFonts w:ascii="Arial" w:hAnsi="Arial" w:cs="Arial"/>
          <w:sz w:val="20"/>
          <w:szCs w:val="20"/>
        </w:rPr>
        <w:t xml:space="preserve">(2026) </w:t>
      </w:r>
      <w:r w:rsidRPr="00C15C88">
        <w:rPr>
          <w:rFonts w:ascii="Arial" w:hAnsi="Arial" w:cs="Arial"/>
          <w:sz w:val="20"/>
          <w:szCs w:val="20"/>
        </w:rPr>
        <w:t xml:space="preserve">and 146 </w:t>
      </w:r>
      <w:r w:rsidR="00091D55">
        <w:rPr>
          <w:rFonts w:ascii="Arial" w:hAnsi="Arial" w:cs="Arial"/>
          <w:sz w:val="20"/>
          <w:szCs w:val="20"/>
        </w:rPr>
        <w:t xml:space="preserve">(2026) </w:t>
      </w:r>
      <w:r w:rsidRPr="00C15C88">
        <w:rPr>
          <w:rFonts w:ascii="Arial" w:hAnsi="Arial" w:cs="Arial"/>
          <w:sz w:val="20"/>
          <w:szCs w:val="20"/>
        </w:rPr>
        <w:t>of the Underground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Injection Control Program of the Safe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Drinking Water Act, are not a hazardous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waste, provided the following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conditions are met:</w:t>
      </w:r>
    </w:p>
    <w:p w14:paraId="5949A4AA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93EFE39" w14:textId="3856CC4A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(1) Transportation of the carbon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stream must be in compliance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 U.S. Department of Transportation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requirements, including the pipeline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safety laws (49 U.S.C. 60101 et seq.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and</w:t>
      </w:r>
    </w:p>
    <w:p w14:paraId="00ABC334" w14:textId="3733269B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regulations (49 CFR Parts 190–199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of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U.S. Department of Transportation,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and pipeline safety regulations adopted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and administered by a state authority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pursuant to a certification under 49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U.S.C. 60105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, as applicable.</w:t>
      </w:r>
    </w:p>
    <w:p w14:paraId="586C43FB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C78E6D3" w14:textId="774FBCF8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(2) Injection of the carbon dioxide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stream must be in compliance with the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applicable requirements for Class VI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Underground Injection Control wells,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including the applicable requirements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 40 CFR Parts 144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 xml:space="preserve"> and 146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;</w:t>
      </w:r>
    </w:p>
    <w:p w14:paraId="553C0E82" w14:textId="7777777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C05739B" w14:textId="7777777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(3) No hazardous wastes shall be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mixed with, or otherwise co-injected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with, the carbon dioxide stream; and</w:t>
      </w:r>
    </w:p>
    <w:p w14:paraId="7830EE1A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82B51C3" w14:textId="7777777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(4)(i) Any generator of a carbon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stream, who claims that a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carbon dioxide stream is excluded</w:t>
      </w:r>
    </w:p>
    <w:p w14:paraId="00EC5220" w14:textId="245FFB7B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under this paragraph (h), must have an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authorized representative (as defined in</w:t>
      </w:r>
      <w:r>
        <w:rPr>
          <w:rFonts w:ascii="Arial" w:hAnsi="Arial" w:cs="Arial"/>
          <w:sz w:val="20"/>
          <w:szCs w:val="20"/>
        </w:rPr>
        <w:t xml:space="preserve">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260.10) sign a certification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statement worded as follows:</w:t>
      </w:r>
    </w:p>
    <w:p w14:paraId="05175684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B5EC4F7" w14:textId="759627AF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I certify under penalty of law that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carbon dioxide stream that I am claiming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be excluded under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261.4(h) has not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been mixed with hazardous wastes, and I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have transported the carbon dioxide stream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 compliance with (or have contracted with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 pipeline operator or transporter to transport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carbon dioxide stream in compliance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with) Department of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Transportation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requirements, including the pipeline safety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laws (49 U.S.C. 60101 et seq.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and regulations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(49 CFR Parts 190–199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of the U.S.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Department of Transportation, and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pipeline safety regulations adopted and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administered by a state authority pursuant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 certification under 49 U.S.C. 60105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, as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applicable, for injection into a well subject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requirements for the Class VI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Underground Injection Control Program of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Safe Drinking Water Act.</w:t>
      </w:r>
    </w:p>
    <w:p w14:paraId="2DB73A37" w14:textId="77777777" w:rsidR="00C1640E" w:rsidRDefault="00C1640E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9411B95" w14:textId="77777777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547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(ii) Any Class VI Underground Injection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Control well owner or operator, who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claims that a carbon dioxide stream is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excluded under paragraph (h) of this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section, must have an authorized</w:t>
      </w:r>
    </w:p>
    <w:p w14:paraId="01CC0789" w14:textId="386FA8C7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547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 xml:space="preserve">representative (as defined in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260.10) sign a certification statement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worded as follows:</w:t>
      </w:r>
    </w:p>
    <w:p w14:paraId="0B49D589" w14:textId="77777777" w:rsidR="00C1640E" w:rsidRDefault="00C1640E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A91962E" w14:textId="27021FB1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I certify under penalty of law that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carbon dioxide stream that I am claiming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be excluded under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261.4(h) has not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been mixed with, or otherwise co-injected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with, hazardous waste at the Underground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Injection Control (UIC) Class VI permitted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facility, and that injection of the carbon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stream is in compliance with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applicable requirements for UIC Class VI</w:t>
      </w:r>
    </w:p>
    <w:p w14:paraId="2E3B3007" w14:textId="7208E57F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wells, including the applicable requirements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in 40 CFR Parts 144 </w:t>
      </w:r>
      <w:r w:rsidR="00091D55">
        <w:rPr>
          <w:rFonts w:ascii="Arial" w:hAnsi="Arial" w:cs="Arial"/>
          <w:sz w:val="20"/>
          <w:szCs w:val="20"/>
        </w:rPr>
        <w:t xml:space="preserve">(2026) </w:t>
      </w:r>
      <w:r w:rsidRPr="00C15C88">
        <w:rPr>
          <w:rFonts w:ascii="Arial" w:hAnsi="Arial" w:cs="Arial"/>
          <w:sz w:val="20"/>
          <w:szCs w:val="20"/>
        </w:rPr>
        <w:t>and 146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.</w:t>
      </w:r>
    </w:p>
    <w:p w14:paraId="2FAE5885" w14:textId="77777777" w:rsidR="00C1640E" w:rsidRDefault="00C1640E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F7183B5" w14:textId="0A30A9BF" w:rsid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(iii) The signed certification statement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must be kept on-site for no less than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three years, and must be made available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within 72 hours of a written request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from the</w:t>
      </w:r>
      <w:r w:rsidR="00775A18">
        <w:rPr>
          <w:rFonts w:ascii="Arial" w:hAnsi="Arial" w:cs="Arial"/>
          <w:sz w:val="20"/>
          <w:szCs w:val="20"/>
        </w:rPr>
        <w:t xml:space="preserve"> Department</w:t>
      </w:r>
      <w:r w:rsidRPr="00C15C88">
        <w:rPr>
          <w:rFonts w:ascii="Arial" w:hAnsi="Arial" w:cs="Arial"/>
          <w:sz w:val="20"/>
          <w:szCs w:val="20"/>
        </w:rPr>
        <w:t>. The signed certification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statement must be renewed every year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that the exclusion is claimed, by having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an authorized representative (as defined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in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260.10) annually prepare and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sign a new copy of the certification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statement within one year of the date of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previous statement. The signed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certification statement </w:t>
      </w:r>
      <w:r w:rsidRPr="00C15C88">
        <w:rPr>
          <w:rFonts w:ascii="Arial" w:hAnsi="Arial" w:cs="Arial"/>
          <w:sz w:val="20"/>
          <w:szCs w:val="20"/>
        </w:rPr>
        <w:lastRenderedPageBreak/>
        <w:t>must also be</w:t>
      </w:r>
      <w:r w:rsidR="00775A18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readily accessible on the facility’s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publicly-available Web site (if such Web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site exists) as a public notification with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title of ‘‘Carbon Dioxide Stream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Certification’’ at the time the exclusion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is claimed.</w:t>
      </w:r>
    </w:p>
    <w:p w14:paraId="60D66941" w14:textId="77777777" w:rsidR="00C15C88" w:rsidRDefault="00C1640E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******* </w:t>
      </w:r>
    </w:p>
    <w:p w14:paraId="1C90CCCA" w14:textId="77777777" w:rsidR="00C15C88" w:rsidRDefault="00C15C88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A0D239E" w14:textId="77777777" w:rsidR="000E32CB" w:rsidRDefault="000E32CB" w:rsidP="001653B8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</w:rPr>
      </w:pPr>
    </w:p>
    <w:p w14:paraId="651C541D" w14:textId="77777777" w:rsidR="00307516" w:rsidRPr="004C4A09" w:rsidRDefault="00F10D79" w:rsidP="001F6AB9">
      <w:pPr>
        <w:pStyle w:val="Heading2"/>
        <w:rPr>
          <w:rFonts w:ascii="Arial" w:hAnsi="Arial" w:cs="Arial"/>
          <w:sz w:val="24"/>
          <w:szCs w:val="24"/>
        </w:rPr>
      </w:pPr>
      <w:r w:rsidRPr="004C4A09">
        <w:rPr>
          <w:rFonts w:ascii="Arial" w:hAnsi="Arial" w:cs="Arial"/>
          <w:sz w:val="24"/>
          <w:szCs w:val="24"/>
        </w:rPr>
        <w:t>3</w:t>
      </w:r>
      <w:r w:rsidR="00B4393D" w:rsidRPr="004C4A09">
        <w:rPr>
          <w:rFonts w:ascii="Arial" w:hAnsi="Arial" w:cs="Arial"/>
          <w:sz w:val="24"/>
          <w:szCs w:val="24"/>
        </w:rPr>
        <w:t xml:space="preserve">) </w:t>
      </w:r>
      <w:r w:rsidR="00405538" w:rsidRPr="004C4A09">
        <w:rPr>
          <w:rFonts w:ascii="Arial" w:hAnsi="Arial" w:cs="Arial"/>
          <w:sz w:val="24"/>
          <w:szCs w:val="24"/>
        </w:rPr>
        <w:t>Section 8.</w:t>
      </w:r>
      <w:r w:rsidR="0085236F" w:rsidRPr="004C4A09">
        <w:rPr>
          <w:rFonts w:ascii="Arial" w:hAnsi="Arial" w:cs="Arial"/>
          <w:sz w:val="24"/>
          <w:szCs w:val="24"/>
        </w:rPr>
        <w:t>10</w:t>
      </w:r>
      <w:r w:rsidR="00D62CB7" w:rsidRPr="004C4A09">
        <w:rPr>
          <w:rFonts w:ascii="Arial" w:hAnsi="Arial" w:cs="Arial"/>
          <w:sz w:val="24"/>
          <w:szCs w:val="24"/>
        </w:rPr>
        <w:t>9</w:t>
      </w:r>
      <w:r w:rsidR="00405538" w:rsidRPr="004C4A09">
        <w:rPr>
          <w:rFonts w:ascii="Arial" w:hAnsi="Arial" w:cs="Arial"/>
          <w:sz w:val="24"/>
          <w:szCs w:val="24"/>
        </w:rPr>
        <w:t xml:space="preserve"> (Statement of Basis for the Rulemaking Hearing of </w:t>
      </w:r>
      <w:r w:rsidR="00D62CB7" w:rsidRPr="004C4A09">
        <w:rPr>
          <w:rFonts w:ascii="Arial" w:hAnsi="Arial" w:cs="Arial"/>
          <w:sz w:val="24"/>
          <w:szCs w:val="24"/>
        </w:rPr>
        <w:t>August 18, 2026</w:t>
      </w:r>
      <w:r w:rsidR="00405538" w:rsidRPr="004C4A09">
        <w:rPr>
          <w:rFonts w:ascii="Arial" w:hAnsi="Arial" w:cs="Arial"/>
          <w:sz w:val="24"/>
          <w:szCs w:val="24"/>
        </w:rPr>
        <w:t>) is</w:t>
      </w:r>
      <w:r w:rsidR="007514C8" w:rsidRPr="004C4A09">
        <w:rPr>
          <w:rFonts w:ascii="Arial" w:hAnsi="Arial" w:cs="Arial"/>
          <w:sz w:val="24"/>
          <w:szCs w:val="24"/>
        </w:rPr>
        <w:t xml:space="preserve"> </w:t>
      </w:r>
      <w:r w:rsidR="00CE39CD" w:rsidRPr="004C4A09">
        <w:rPr>
          <w:rFonts w:ascii="Arial" w:hAnsi="Arial" w:cs="Arial"/>
          <w:sz w:val="24"/>
          <w:szCs w:val="24"/>
        </w:rPr>
        <w:t>a</w:t>
      </w:r>
      <w:r w:rsidR="00405538" w:rsidRPr="004C4A09">
        <w:rPr>
          <w:rFonts w:ascii="Arial" w:hAnsi="Arial" w:cs="Arial"/>
          <w:sz w:val="24"/>
          <w:szCs w:val="24"/>
        </w:rPr>
        <w:t>dded to Part 8 of the Regulations to read as follows:</w:t>
      </w:r>
    </w:p>
    <w:p w14:paraId="0AD3D626" w14:textId="77777777" w:rsidR="004B2DE9" w:rsidRPr="00D35D9F" w:rsidRDefault="004B2DE9" w:rsidP="00687824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</w:rPr>
      </w:pPr>
    </w:p>
    <w:p w14:paraId="7BCB1BB6" w14:textId="77777777" w:rsidR="004B2DE9" w:rsidRPr="004C4A09" w:rsidRDefault="004B2DE9" w:rsidP="001F6AB9">
      <w:pPr>
        <w:pStyle w:val="Heading3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4A09">
        <w:rPr>
          <w:rFonts w:ascii="Arial" w:hAnsi="Arial" w:cs="Arial"/>
          <w:sz w:val="20"/>
          <w:szCs w:val="20"/>
        </w:rPr>
        <w:t>Statement of Basis and Purpose</w:t>
      </w:r>
    </w:p>
    <w:p w14:paraId="39F2FFE4" w14:textId="77777777" w:rsidR="004B2DE9" w:rsidRPr="004C4A09" w:rsidRDefault="004B2DE9" w:rsidP="001F6AB9">
      <w:pPr>
        <w:pStyle w:val="Heading3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4A09">
        <w:rPr>
          <w:rFonts w:ascii="Arial" w:hAnsi="Arial" w:cs="Arial"/>
          <w:sz w:val="20"/>
          <w:szCs w:val="20"/>
        </w:rPr>
        <w:t xml:space="preserve">Rulemaking Hearing of </w:t>
      </w:r>
      <w:r w:rsidR="00D62CB7" w:rsidRPr="004C4A09">
        <w:rPr>
          <w:rFonts w:ascii="Arial" w:hAnsi="Arial" w:cs="Arial"/>
          <w:sz w:val="20"/>
          <w:szCs w:val="20"/>
        </w:rPr>
        <w:t>August 18, 2026</w:t>
      </w:r>
    </w:p>
    <w:p w14:paraId="3A4FA186" w14:textId="77777777" w:rsidR="004B2DE9" w:rsidRPr="000A2E81" w:rsidRDefault="004B2DE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BF46766" w14:textId="77777777" w:rsidR="004B2DE9" w:rsidRPr="004C4A09" w:rsidRDefault="004B2DE9" w:rsidP="004C4A09">
      <w:pPr>
        <w:pStyle w:val="Heading3"/>
        <w:spacing w:after="0" w:line="240" w:lineRule="auto"/>
      </w:pPr>
      <w:r w:rsidRPr="004C4A09">
        <w:rPr>
          <w:rStyle w:val="Heading3Char"/>
          <w:rFonts w:ascii="Arial" w:hAnsi="Arial" w:cs="Arial"/>
          <w:b/>
          <w:bCs w:val="0"/>
          <w:sz w:val="20"/>
          <w:szCs w:val="20"/>
        </w:rPr>
        <w:t>8.10</w:t>
      </w:r>
      <w:r w:rsidR="00D62CB7" w:rsidRPr="004C4A09">
        <w:rPr>
          <w:rStyle w:val="Heading3Char"/>
          <w:rFonts w:ascii="Arial" w:hAnsi="Arial" w:cs="Arial"/>
          <w:b/>
          <w:bCs w:val="0"/>
          <w:sz w:val="20"/>
          <w:szCs w:val="20"/>
        </w:rPr>
        <w:t>9</w:t>
      </w:r>
      <w:r w:rsidRPr="004C4A09">
        <w:rPr>
          <w:rStyle w:val="Heading3Char"/>
          <w:rFonts w:ascii="Arial" w:hAnsi="Arial" w:cs="Arial"/>
          <w:b/>
          <w:bCs w:val="0"/>
          <w:sz w:val="20"/>
          <w:szCs w:val="20"/>
        </w:rPr>
        <w:tab/>
        <w:t>Basis and Purpose</w:t>
      </w:r>
      <w:r w:rsidRPr="004C4A09">
        <w:t>.</w:t>
      </w:r>
    </w:p>
    <w:p w14:paraId="0A2F861B" w14:textId="77777777" w:rsidR="004B2DE9" w:rsidRPr="000A2E81" w:rsidRDefault="004B2DE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C386950" w14:textId="77777777" w:rsidR="004B2DE9" w:rsidRDefault="004B2DE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These amendments to 6 CCR 1007-3, Part</w:t>
      </w:r>
      <w:r w:rsidR="00C1640E" w:rsidRPr="000A2E81">
        <w:rPr>
          <w:rFonts w:ascii="Arial" w:hAnsi="Arial" w:cs="Arial"/>
          <w:sz w:val="20"/>
          <w:szCs w:val="20"/>
        </w:rPr>
        <w:t>s</w:t>
      </w:r>
      <w:r w:rsidRPr="000A2E81">
        <w:rPr>
          <w:rFonts w:ascii="Arial" w:hAnsi="Arial" w:cs="Arial"/>
          <w:sz w:val="20"/>
          <w:szCs w:val="20"/>
        </w:rPr>
        <w:t xml:space="preserve"> 260</w:t>
      </w:r>
      <w:r w:rsidR="00C1640E" w:rsidRPr="000A2E81">
        <w:rPr>
          <w:rFonts w:ascii="Arial" w:hAnsi="Arial" w:cs="Arial"/>
          <w:sz w:val="20"/>
          <w:szCs w:val="20"/>
        </w:rPr>
        <w:t xml:space="preserve"> and </w:t>
      </w:r>
      <w:r w:rsidRPr="000A2E81">
        <w:rPr>
          <w:rFonts w:ascii="Arial" w:hAnsi="Arial" w:cs="Arial"/>
          <w:sz w:val="20"/>
          <w:szCs w:val="20"/>
        </w:rPr>
        <w:t>261</w:t>
      </w:r>
      <w:r w:rsidR="00DC4BA5" w:rsidRPr="000A2E81">
        <w:rPr>
          <w:rFonts w:ascii="Arial" w:hAnsi="Arial" w:cs="Arial"/>
          <w:sz w:val="20"/>
          <w:szCs w:val="20"/>
        </w:rPr>
        <w:t xml:space="preserve"> </w:t>
      </w:r>
      <w:r w:rsidRPr="000A2E81">
        <w:rPr>
          <w:rFonts w:ascii="Arial" w:hAnsi="Arial" w:cs="Arial"/>
          <w:sz w:val="20"/>
          <w:szCs w:val="20"/>
        </w:rPr>
        <w:t>are made pursuant to the authority granted to the Solid and Hazardous Waste Commission in § 25-15-302(2), C.R.S.</w:t>
      </w:r>
    </w:p>
    <w:p w14:paraId="04914305" w14:textId="77777777" w:rsidR="004C4A09" w:rsidRPr="000A2E81" w:rsidRDefault="004C4A0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8B453FD" w14:textId="77777777" w:rsidR="00CD6245" w:rsidRPr="00CF6A33" w:rsidRDefault="00C1640E" w:rsidP="00CF6A33">
      <w:pPr>
        <w:pStyle w:val="Heading3"/>
        <w:spacing w:after="0" w:line="240" w:lineRule="auto"/>
        <w:rPr>
          <w:rFonts w:ascii="Arial" w:hAnsi="Arial" w:cs="Arial"/>
          <w:sz w:val="20"/>
        </w:rPr>
      </w:pPr>
      <w:r w:rsidRPr="00CF6A33">
        <w:rPr>
          <w:rFonts w:ascii="Arial" w:hAnsi="Arial" w:cs="Arial"/>
          <w:sz w:val="20"/>
        </w:rPr>
        <w:t>Conditional Exclusion for Carbon Dioxide (CO2) Streams in Geologic Sequestration Activities</w:t>
      </w:r>
      <w:r w:rsidR="00CD6245" w:rsidRPr="00CF6A33">
        <w:rPr>
          <w:rFonts w:ascii="Arial" w:hAnsi="Arial" w:cs="Arial"/>
          <w:sz w:val="20"/>
        </w:rPr>
        <w:t xml:space="preserve"> </w:t>
      </w:r>
    </w:p>
    <w:p w14:paraId="0906CB48" w14:textId="77777777" w:rsidR="00CD6245" w:rsidRPr="000A2E81" w:rsidRDefault="00CD6245" w:rsidP="00CD62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64B14FBD" w14:textId="77777777" w:rsidR="00CD6245" w:rsidRPr="000A2E81" w:rsidRDefault="00CD6245" w:rsidP="00CD62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These amendments to the Colorado Hazardous Waste Regulations (6 CCR 1007-3) finalize revisions to the state’s hazardous waste </w:t>
      </w:r>
      <w:r w:rsidR="00B376E8" w:rsidRPr="000A2E81">
        <w:rPr>
          <w:rFonts w:ascii="Arial" w:hAnsi="Arial" w:cs="Arial"/>
          <w:sz w:val="20"/>
          <w:szCs w:val="20"/>
        </w:rPr>
        <w:t>manifest regulations</w:t>
      </w:r>
      <w:r w:rsidRPr="000A2E81">
        <w:rPr>
          <w:rFonts w:ascii="Arial" w:hAnsi="Arial" w:cs="Arial"/>
          <w:sz w:val="20"/>
          <w:szCs w:val="20"/>
        </w:rPr>
        <w:t xml:space="preserve">. These amendments correspond to the Environmental Protection Agency (EPA) rule published in the Federal Register on </w:t>
      </w:r>
      <w:r w:rsidR="00C1640E" w:rsidRPr="000A2E81">
        <w:rPr>
          <w:rFonts w:ascii="Arial" w:hAnsi="Arial" w:cs="Arial"/>
          <w:sz w:val="20"/>
          <w:szCs w:val="20"/>
        </w:rPr>
        <w:t>January 3, 2014</w:t>
      </w:r>
      <w:r w:rsidR="00DC4BA5" w:rsidRPr="000A2E81">
        <w:rPr>
          <w:rFonts w:ascii="Arial" w:hAnsi="Arial" w:cs="Arial"/>
          <w:sz w:val="20"/>
          <w:szCs w:val="20"/>
        </w:rPr>
        <w:t xml:space="preserve"> </w:t>
      </w:r>
      <w:r w:rsidR="00B376E8" w:rsidRPr="000A2E81">
        <w:rPr>
          <w:rFonts w:ascii="Arial" w:hAnsi="Arial" w:cs="Arial"/>
          <w:sz w:val="20"/>
          <w:szCs w:val="20"/>
        </w:rPr>
        <w:t>{</w:t>
      </w:r>
      <w:r w:rsidR="00943BDC" w:rsidRPr="000A2E81">
        <w:rPr>
          <w:rFonts w:ascii="Arial" w:hAnsi="Arial" w:cs="Arial"/>
          <w:sz w:val="20"/>
          <w:szCs w:val="20"/>
        </w:rPr>
        <w:t>7</w:t>
      </w:r>
      <w:r w:rsidR="00C1640E" w:rsidRPr="000A2E81">
        <w:rPr>
          <w:rFonts w:ascii="Arial" w:hAnsi="Arial" w:cs="Arial"/>
          <w:sz w:val="20"/>
          <w:szCs w:val="20"/>
        </w:rPr>
        <w:t>9</w:t>
      </w:r>
      <w:r w:rsidR="00B376E8" w:rsidRPr="000A2E81">
        <w:rPr>
          <w:rFonts w:ascii="Arial" w:hAnsi="Arial" w:cs="Arial"/>
          <w:sz w:val="20"/>
          <w:szCs w:val="20"/>
        </w:rPr>
        <w:t xml:space="preserve"> FR </w:t>
      </w:r>
      <w:r w:rsidR="00C1640E" w:rsidRPr="000A2E81">
        <w:rPr>
          <w:rFonts w:ascii="Arial" w:hAnsi="Arial" w:cs="Arial"/>
          <w:sz w:val="20"/>
          <w:szCs w:val="20"/>
        </w:rPr>
        <w:t>350-364</w:t>
      </w:r>
      <w:r w:rsidR="00B376E8" w:rsidRPr="000A2E81">
        <w:rPr>
          <w:rFonts w:ascii="Arial" w:hAnsi="Arial" w:cs="Arial"/>
          <w:sz w:val="20"/>
          <w:szCs w:val="20"/>
        </w:rPr>
        <w:t xml:space="preserve">}. </w:t>
      </w:r>
    </w:p>
    <w:p w14:paraId="014CE38D" w14:textId="77777777" w:rsidR="00CD6245" w:rsidRPr="000A2E81" w:rsidRDefault="00CD6245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1F8BDE79" w14:textId="08DA06B3" w:rsidR="00943BDC" w:rsidRPr="000A2E81" w:rsidRDefault="00943BDC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This rule revises the definition of solid waste to conditionally exclude </w:t>
      </w:r>
      <w:r w:rsidR="00C1640E" w:rsidRPr="000A2E81">
        <w:rPr>
          <w:rFonts w:ascii="Arial" w:hAnsi="Arial" w:cs="Arial"/>
          <w:sz w:val="20"/>
          <w:szCs w:val="20"/>
        </w:rPr>
        <w:t>carbon dioxide (CO</w:t>
      </w:r>
      <w:r w:rsidR="00C1640E" w:rsidRPr="000A2E81">
        <w:rPr>
          <w:rFonts w:ascii="Arial" w:hAnsi="Arial" w:cs="Arial"/>
          <w:sz w:val="20"/>
          <w:szCs w:val="20"/>
          <w:vertAlign w:val="subscript"/>
        </w:rPr>
        <w:t>2</w:t>
      </w:r>
      <w:r w:rsidR="00C1640E" w:rsidRPr="000A2E81">
        <w:rPr>
          <w:rFonts w:ascii="Arial" w:hAnsi="Arial" w:cs="Arial"/>
          <w:sz w:val="20"/>
          <w:szCs w:val="20"/>
        </w:rPr>
        <w:t>) streams that are hazardous from the definition of hazardous waste, provided these hazardous CO</w:t>
      </w:r>
      <w:r w:rsidR="00C1640E" w:rsidRPr="000A2E81">
        <w:rPr>
          <w:rFonts w:ascii="Arial" w:hAnsi="Arial" w:cs="Arial"/>
          <w:sz w:val="20"/>
          <w:szCs w:val="20"/>
          <w:vertAlign w:val="subscript"/>
        </w:rPr>
        <w:t>2</w:t>
      </w:r>
      <w:r w:rsidR="00C1640E" w:rsidRPr="000A2E81">
        <w:rPr>
          <w:rFonts w:ascii="Arial" w:hAnsi="Arial" w:cs="Arial"/>
          <w:sz w:val="20"/>
          <w:szCs w:val="20"/>
        </w:rPr>
        <w:t xml:space="preserve"> streams are captured from emission sources, are injected into Underground Injection</w:t>
      </w:r>
      <w:r w:rsidR="00775A18">
        <w:rPr>
          <w:rFonts w:ascii="Arial" w:hAnsi="Arial" w:cs="Arial"/>
          <w:sz w:val="20"/>
          <w:szCs w:val="20"/>
        </w:rPr>
        <w:t xml:space="preserve"> </w:t>
      </w:r>
      <w:r w:rsidR="00C1640E" w:rsidRPr="000A2E81">
        <w:rPr>
          <w:rFonts w:ascii="Arial" w:hAnsi="Arial" w:cs="Arial"/>
          <w:sz w:val="20"/>
          <w:szCs w:val="20"/>
        </w:rPr>
        <w:t>Control (UIC) Class VI wells for purposes of geologic sequestration (GS</w:t>
      </w:r>
      <w:r w:rsidR="00C63F9E" w:rsidRPr="000A2E81">
        <w:rPr>
          <w:rFonts w:ascii="Arial" w:hAnsi="Arial" w:cs="Arial"/>
          <w:sz w:val="20"/>
          <w:szCs w:val="20"/>
        </w:rPr>
        <w:t>)</w:t>
      </w:r>
      <w:r w:rsidR="008F3BDA">
        <w:rPr>
          <w:rFonts w:ascii="Arial" w:hAnsi="Arial" w:cs="Arial"/>
          <w:sz w:val="20"/>
          <w:szCs w:val="20"/>
        </w:rPr>
        <w:t>,</w:t>
      </w:r>
      <w:r w:rsidR="00C63F9E" w:rsidRPr="000A2E81">
        <w:rPr>
          <w:rFonts w:ascii="Arial" w:hAnsi="Arial" w:cs="Arial"/>
          <w:sz w:val="20"/>
          <w:szCs w:val="20"/>
        </w:rPr>
        <w:t xml:space="preserve"> and</w:t>
      </w:r>
      <w:r w:rsidR="00C1640E" w:rsidRPr="000A2E81">
        <w:rPr>
          <w:rFonts w:ascii="Arial" w:hAnsi="Arial" w:cs="Arial"/>
          <w:sz w:val="20"/>
          <w:szCs w:val="20"/>
        </w:rPr>
        <w:t xml:space="preserve"> meet certain other conditions. </w:t>
      </w:r>
    </w:p>
    <w:p w14:paraId="53E28FAA" w14:textId="77777777" w:rsidR="00943BDC" w:rsidRPr="000A2E81" w:rsidRDefault="00C63F9E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 </w:t>
      </w:r>
    </w:p>
    <w:p w14:paraId="35AE4014" w14:textId="77777777" w:rsidR="00D62CB7" w:rsidRPr="000A2E81" w:rsidRDefault="00D62CB7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This rulemaking includes the following amendments:</w:t>
      </w:r>
    </w:p>
    <w:p w14:paraId="78DD1881" w14:textId="77777777" w:rsidR="00D62CB7" w:rsidRPr="000A2E81" w:rsidRDefault="00D62CB7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501F384" w14:textId="5AD4E9ED" w:rsidR="006A4602" w:rsidRPr="000A2E81" w:rsidRDefault="006A4602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1) Section 260.10 (Definitions) is amended by adding the definition of ‘‘Carbon dioxide stream’’</w:t>
      </w:r>
      <w:r w:rsidR="00091D55">
        <w:rPr>
          <w:rFonts w:ascii="Arial" w:hAnsi="Arial" w:cs="Arial"/>
          <w:sz w:val="20"/>
          <w:szCs w:val="20"/>
        </w:rPr>
        <w:t>; and</w:t>
      </w:r>
    </w:p>
    <w:p w14:paraId="46E7E319" w14:textId="05C3C313" w:rsidR="006A4602" w:rsidRPr="000A2E81" w:rsidRDefault="006A4602" w:rsidP="006A46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2) Section 261.4 (Exclusions) is being amended by adding paragraph</w:t>
      </w:r>
      <w:r w:rsidR="00091D55">
        <w:rPr>
          <w:rFonts w:ascii="Arial" w:hAnsi="Arial" w:cs="Arial"/>
          <w:sz w:val="20"/>
          <w:szCs w:val="20"/>
        </w:rPr>
        <w:t>s</w:t>
      </w:r>
      <w:r w:rsidRPr="000A2E81">
        <w:rPr>
          <w:rFonts w:ascii="Arial" w:hAnsi="Arial" w:cs="Arial"/>
          <w:sz w:val="20"/>
          <w:szCs w:val="20"/>
        </w:rPr>
        <w:t xml:space="preserve"> (h)</w:t>
      </w:r>
      <w:r w:rsidR="00091D55">
        <w:rPr>
          <w:rFonts w:ascii="Arial" w:hAnsi="Arial" w:cs="Arial"/>
          <w:sz w:val="20"/>
          <w:szCs w:val="20"/>
        </w:rPr>
        <w:t xml:space="preserve"> – (h)(4)(iii)</w:t>
      </w:r>
      <w:r w:rsidRPr="000A2E81">
        <w:rPr>
          <w:rFonts w:ascii="Arial" w:hAnsi="Arial" w:cs="Arial"/>
          <w:sz w:val="20"/>
          <w:szCs w:val="20"/>
        </w:rPr>
        <w:t xml:space="preserve"> </w:t>
      </w:r>
      <w:r w:rsidR="00091D55">
        <w:rPr>
          <w:rFonts w:ascii="Arial" w:hAnsi="Arial" w:cs="Arial"/>
          <w:sz w:val="20"/>
          <w:szCs w:val="20"/>
        </w:rPr>
        <w:t>regarding c</w:t>
      </w:r>
      <w:r w:rsidRPr="000A2E81">
        <w:rPr>
          <w:rFonts w:ascii="Arial" w:hAnsi="Arial" w:cs="Arial"/>
          <w:sz w:val="20"/>
          <w:szCs w:val="20"/>
        </w:rPr>
        <w:t xml:space="preserve">arbon dioxide stream injected for geologic sequestration. </w:t>
      </w:r>
    </w:p>
    <w:p w14:paraId="49000F3F" w14:textId="77777777" w:rsidR="006A4602" w:rsidRDefault="006A4602" w:rsidP="006A46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255C393" w14:textId="77777777" w:rsidR="00111F6F" w:rsidRPr="00111F6F" w:rsidRDefault="00111F6F" w:rsidP="00111F6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</w:t>
      </w:r>
      <w:r w:rsidRPr="00111F6F">
        <w:rPr>
          <w:rFonts w:ascii="Arial" w:hAnsi="Arial" w:cs="Arial"/>
          <w:sz w:val="20"/>
          <w:szCs w:val="20"/>
        </w:rPr>
        <w:t xml:space="preserve"> exclusion is less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 xml:space="preserve">stringent than the </w:t>
      </w:r>
      <w:r>
        <w:rPr>
          <w:rFonts w:ascii="Arial" w:hAnsi="Arial" w:cs="Arial"/>
          <w:sz w:val="20"/>
          <w:szCs w:val="20"/>
        </w:rPr>
        <w:t>current state requirements</w:t>
      </w:r>
      <w:r w:rsidRPr="00111F6F">
        <w:rPr>
          <w:rFonts w:ascii="Arial" w:hAnsi="Arial" w:cs="Arial"/>
          <w:sz w:val="20"/>
          <w:szCs w:val="20"/>
        </w:rPr>
        <w:t>, and</w:t>
      </w:r>
      <w:r>
        <w:rPr>
          <w:rFonts w:ascii="Arial" w:hAnsi="Arial" w:cs="Arial"/>
          <w:sz w:val="20"/>
          <w:szCs w:val="20"/>
        </w:rPr>
        <w:t xml:space="preserve"> Colorado is</w:t>
      </w:r>
      <w:r w:rsidRPr="00111F6F">
        <w:rPr>
          <w:rFonts w:ascii="Arial" w:hAnsi="Arial" w:cs="Arial"/>
          <w:sz w:val="20"/>
          <w:szCs w:val="20"/>
        </w:rPr>
        <w:t xml:space="preserve"> not required to adopt this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provision.</w:t>
      </w:r>
      <w:r>
        <w:rPr>
          <w:rFonts w:ascii="Arial" w:hAnsi="Arial" w:cs="Arial"/>
          <w:sz w:val="20"/>
          <w:szCs w:val="20"/>
        </w:rPr>
        <w:t xml:space="preserve"> While Colorado is not required to a</w:t>
      </w:r>
      <w:r w:rsidRPr="00111F6F">
        <w:rPr>
          <w:rFonts w:ascii="Arial" w:hAnsi="Arial" w:cs="Arial"/>
          <w:sz w:val="20"/>
          <w:szCs w:val="20"/>
        </w:rPr>
        <w:t>dopt th</w:t>
      </w:r>
      <w:r>
        <w:rPr>
          <w:rFonts w:ascii="Arial" w:hAnsi="Arial" w:cs="Arial"/>
          <w:sz w:val="20"/>
          <w:szCs w:val="20"/>
        </w:rPr>
        <w:t>ese amendments</w:t>
      </w:r>
      <w:r w:rsidRPr="00111F6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these amendments </w:t>
      </w:r>
      <w:r w:rsidRPr="00111F6F">
        <w:rPr>
          <w:rFonts w:ascii="Arial" w:hAnsi="Arial" w:cs="Arial"/>
          <w:sz w:val="20"/>
          <w:szCs w:val="20"/>
        </w:rPr>
        <w:t>will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substantially reduce the uncertainty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associated with defining and managing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these CO</w:t>
      </w:r>
      <w:r w:rsidRPr="00111F6F">
        <w:rPr>
          <w:rFonts w:ascii="Arial" w:hAnsi="Arial" w:cs="Arial"/>
          <w:sz w:val="20"/>
          <w:szCs w:val="20"/>
          <w:vertAlign w:val="subscript"/>
        </w:rPr>
        <w:t>2</w:t>
      </w:r>
      <w:r w:rsidRPr="00111F6F">
        <w:rPr>
          <w:rFonts w:ascii="Arial" w:hAnsi="Arial" w:cs="Arial"/>
          <w:sz w:val="20"/>
          <w:szCs w:val="20"/>
        </w:rPr>
        <w:t xml:space="preserve"> streams under RCRA subtitle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C, which will remove the uncertainty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regarding the type of permit needed for</w:t>
      </w:r>
    </w:p>
    <w:p w14:paraId="4F3C9027" w14:textId="77777777" w:rsidR="00111F6F" w:rsidRDefault="00111F6F" w:rsidP="00111F6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111F6F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geologic sequestration </w:t>
      </w:r>
      <w:r w:rsidRPr="00111F6F">
        <w:rPr>
          <w:rFonts w:ascii="Arial" w:hAnsi="Arial" w:cs="Arial"/>
          <w:sz w:val="20"/>
          <w:szCs w:val="20"/>
        </w:rPr>
        <w:t>of CO</w:t>
      </w:r>
      <w:r w:rsidRPr="00111F6F">
        <w:rPr>
          <w:rFonts w:ascii="Arial" w:hAnsi="Arial" w:cs="Arial"/>
          <w:sz w:val="20"/>
          <w:szCs w:val="20"/>
          <w:vertAlign w:val="subscript"/>
        </w:rPr>
        <w:t>2</w:t>
      </w:r>
      <w:r w:rsidRPr="00111F6F">
        <w:rPr>
          <w:rFonts w:ascii="Arial" w:hAnsi="Arial" w:cs="Arial"/>
          <w:sz w:val="20"/>
          <w:szCs w:val="20"/>
        </w:rPr>
        <w:t xml:space="preserve"> streams.</w:t>
      </w:r>
    </w:p>
    <w:p w14:paraId="61731962" w14:textId="77777777" w:rsidR="00111F6F" w:rsidRPr="000A2E81" w:rsidRDefault="00111F6F" w:rsidP="006A46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7A1B00D" w14:textId="77777777" w:rsidR="003D2B3C" w:rsidRPr="000A2E81" w:rsidRDefault="00B376E8" w:rsidP="00B82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This Basis and Purpose incorporates by reference the applicable portions of the preamble language for the EPA regulations as published in the Federal Register at </w:t>
      </w:r>
      <w:r w:rsidR="00C63F9E" w:rsidRPr="000A2E81">
        <w:rPr>
          <w:rFonts w:ascii="Arial" w:hAnsi="Arial" w:cs="Arial"/>
          <w:sz w:val="20"/>
          <w:szCs w:val="20"/>
        </w:rPr>
        <w:t>79</w:t>
      </w:r>
      <w:r w:rsidRPr="000A2E81">
        <w:rPr>
          <w:rFonts w:ascii="Arial" w:hAnsi="Arial" w:cs="Arial"/>
          <w:sz w:val="20"/>
          <w:szCs w:val="20"/>
        </w:rPr>
        <w:t xml:space="preserve"> FR </w:t>
      </w:r>
      <w:r w:rsidR="00C63F9E" w:rsidRPr="000A2E81">
        <w:rPr>
          <w:rFonts w:ascii="Arial" w:hAnsi="Arial" w:cs="Arial"/>
          <w:sz w:val="20"/>
          <w:szCs w:val="20"/>
        </w:rPr>
        <w:t>350-364</w:t>
      </w:r>
      <w:r w:rsidRPr="000A2E81">
        <w:rPr>
          <w:rFonts w:ascii="Arial" w:hAnsi="Arial" w:cs="Arial"/>
          <w:sz w:val="20"/>
          <w:szCs w:val="20"/>
        </w:rPr>
        <w:t>, J</w:t>
      </w:r>
      <w:r w:rsidR="00C63F9E" w:rsidRPr="000A2E81">
        <w:rPr>
          <w:rFonts w:ascii="Arial" w:hAnsi="Arial" w:cs="Arial"/>
          <w:sz w:val="20"/>
          <w:szCs w:val="20"/>
        </w:rPr>
        <w:t xml:space="preserve">anuary </w:t>
      </w:r>
      <w:r w:rsidR="00943BDC" w:rsidRPr="000A2E81">
        <w:rPr>
          <w:rFonts w:ascii="Arial" w:hAnsi="Arial" w:cs="Arial"/>
          <w:sz w:val="20"/>
          <w:szCs w:val="20"/>
        </w:rPr>
        <w:t>3</w:t>
      </w:r>
      <w:r w:rsidRPr="000A2E81">
        <w:rPr>
          <w:rFonts w:ascii="Arial" w:hAnsi="Arial" w:cs="Arial"/>
          <w:sz w:val="20"/>
          <w:szCs w:val="20"/>
        </w:rPr>
        <w:t>, 20</w:t>
      </w:r>
      <w:r w:rsidR="00943BDC" w:rsidRPr="000A2E81">
        <w:rPr>
          <w:rFonts w:ascii="Arial" w:hAnsi="Arial" w:cs="Arial"/>
          <w:sz w:val="20"/>
          <w:szCs w:val="20"/>
        </w:rPr>
        <w:t>1</w:t>
      </w:r>
      <w:r w:rsidR="00C63F9E" w:rsidRPr="000A2E81">
        <w:rPr>
          <w:rFonts w:ascii="Arial" w:hAnsi="Arial" w:cs="Arial"/>
          <w:sz w:val="20"/>
          <w:szCs w:val="20"/>
        </w:rPr>
        <w:t>4</w:t>
      </w:r>
      <w:r w:rsidRPr="000A2E81">
        <w:rPr>
          <w:rFonts w:ascii="Arial" w:hAnsi="Arial" w:cs="Arial"/>
          <w:sz w:val="20"/>
          <w:szCs w:val="20"/>
        </w:rPr>
        <w:t>.</w:t>
      </w:r>
      <w:r w:rsidR="003D2B3C" w:rsidRPr="000A2E81">
        <w:rPr>
          <w:rFonts w:ascii="Arial" w:hAnsi="Arial" w:cs="Arial"/>
          <w:sz w:val="20"/>
          <w:szCs w:val="20"/>
        </w:rPr>
        <w:t xml:space="preserve"> </w:t>
      </w:r>
    </w:p>
    <w:sectPr w:rsidR="003D2B3C" w:rsidRPr="000A2E81" w:rsidSect="00840B8B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3858" w14:textId="77777777" w:rsidR="007C2684" w:rsidRDefault="007C2684">
      <w:r>
        <w:separator/>
      </w:r>
    </w:p>
  </w:endnote>
  <w:endnote w:type="continuationSeparator" w:id="0">
    <w:p w14:paraId="76FF5529" w14:textId="77777777" w:rsidR="007C2684" w:rsidRDefault="007C2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Rmn 10p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B08D" w14:textId="77777777" w:rsidR="005C3018" w:rsidRDefault="005C3018" w:rsidP="00F23673">
    <w:pPr>
      <w:pStyle w:val="Footer"/>
      <w:spacing w:after="0" w:line="240" w:lineRule="auto"/>
      <w:rPr>
        <w:rFonts w:ascii="Arial" w:hAnsi="Arial" w:cs="Arial"/>
        <w:sz w:val="18"/>
        <w:szCs w:val="18"/>
      </w:rPr>
    </w:pPr>
  </w:p>
  <w:p w14:paraId="2593F687" w14:textId="77777777" w:rsidR="005C3018" w:rsidRPr="00F23673" w:rsidRDefault="00C1640E" w:rsidP="00F23673">
    <w:pPr>
      <w:pStyle w:val="Footer"/>
      <w:spacing w:after="0" w:line="240" w:lineRule="aut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Conditional Exclusion for Carbon Dioxide (CO</w:t>
    </w:r>
    <w:r w:rsidRPr="00C1640E">
      <w:rPr>
        <w:rFonts w:ascii="Arial" w:hAnsi="Arial" w:cs="Arial"/>
        <w:sz w:val="18"/>
        <w:szCs w:val="18"/>
        <w:vertAlign w:val="subscript"/>
      </w:rPr>
      <w:t>2</w:t>
    </w:r>
    <w:r>
      <w:rPr>
        <w:rFonts w:ascii="Arial" w:hAnsi="Arial" w:cs="Arial"/>
        <w:sz w:val="18"/>
        <w:szCs w:val="18"/>
      </w:rPr>
      <w:t>) Streams in Geologic Sequestration Activities</w:t>
    </w:r>
  </w:p>
  <w:p w14:paraId="386562B3" w14:textId="77777777" w:rsidR="005C3018" w:rsidRDefault="006A4602" w:rsidP="00F23673">
    <w:pPr>
      <w:pStyle w:val="Footer"/>
      <w:spacing w:after="0" w:line="240" w:lineRule="auto"/>
      <w:rPr>
        <w:rFonts w:ascii="Arial" w:hAnsi="Arial" w:cs="Arial"/>
        <w:sz w:val="18"/>
        <w:szCs w:val="16"/>
      </w:rPr>
    </w:pPr>
    <w:r>
      <w:rPr>
        <w:rFonts w:ascii="Arial" w:hAnsi="Arial" w:cs="Arial"/>
        <w:sz w:val="18"/>
        <w:szCs w:val="16"/>
      </w:rPr>
      <w:t xml:space="preserve">August 18, </w:t>
    </w:r>
    <w:r w:rsidR="001B5C21">
      <w:rPr>
        <w:rFonts w:ascii="Arial" w:hAnsi="Arial" w:cs="Arial"/>
        <w:sz w:val="18"/>
        <w:szCs w:val="16"/>
      </w:rPr>
      <w:t>202</w:t>
    </w:r>
    <w:r w:rsidR="00FD3F35">
      <w:rPr>
        <w:rFonts w:ascii="Arial" w:hAnsi="Arial" w:cs="Arial"/>
        <w:sz w:val="18"/>
        <w:szCs w:val="16"/>
      </w:rPr>
      <w:t>6</w:t>
    </w:r>
    <w:r w:rsidR="005C3018">
      <w:rPr>
        <w:rFonts w:ascii="Arial" w:hAnsi="Arial" w:cs="Arial"/>
        <w:sz w:val="18"/>
        <w:szCs w:val="16"/>
      </w:rPr>
      <w:t xml:space="preserve"> S&amp;HW Commission Hearing </w:t>
    </w:r>
  </w:p>
  <w:p w14:paraId="248835B6" w14:textId="77777777" w:rsidR="005C3018" w:rsidRPr="00F23673" w:rsidRDefault="005C3018" w:rsidP="00F23673">
    <w:pPr>
      <w:pStyle w:val="Footer"/>
      <w:spacing w:after="0" w:line="240" w:lineRule="auto"/>
      <w:rPr>
        <w:rFonts w:ascii="Arial" w:hAnsi="Arial"/>
        <w:sz w:val="18"/>
      </w:rPr>
    </w:pPr>
    <w:r w:rsidRPr="00F23673">
      <w:rPr>
        <w:rFonts w:ascii="Arial" w:hAnsi="Arial" w:cs="Arial"/>
        <w:sz w:val="18"/>
        <w:szCs w:val="16"/>
      </w:rPr>
      <w:t xml:space="preserve">Page </w:t>
    </w:r>
    <w:r w:rsidRPr="00F23673">
      <w:rPr>
        <w:rFonts w:ascii="Arial" w:hAnsi="Arial" w:cs="Arial"/>
        <w:sz w:val="18"/>
        <w:szCs w:val="16"/>
      </w:rPr>
      <w:fldChar w:fldCharType="begin"/>
    </w:r>
    <w:r w:rsidRPr="00F23673">
      <w:rPr>
        <w:rFonts w:ascii="Arial" w:hAnsi="Arial" w:cs="Arial"/>
        <w:sz w:val="18"/>
        <w:szCs w:val="16"/>
      </w:rPr>
      <w:instrText xml:space="preserve"> PAGE </w:instrText>
    </w:r>
    <w:r w:rsidRPr="00F23673">
      <w:rPr>
        <w:rFonts w:ascii="Arial" w:hAnsi="Arial" w:cs="Arial"/>
        <w:sz w:val="18"/>
        <w:szCs w:val="16"/>
      </w:rPr>
      <w:fldChar w:fldCharType="separate"/>
    </w:r>
    <w:r w:rsidR="003C14A2">
      <w:rPr>
        <w:rFonts w:ascii="Arial" w:hAnsi="Arial" w:cs="Arial"/>
        <w:noProof/>
        <w:sz w:val="18"/>
        <w:szCs w:val="16"/>
      </w:rPr>
      <w:t>24</w:t>
    </w:r>
    <w:r w:rsidRPr="00F23673">
      <w:rPr>
        <w:rFonts w:ascii="Arial" w:hAnsi="Arial" w:cs="Arial"/>
        <w:sz w:val="18"/>
        <w:szCs w:val="16"/>
      </w:rPr>
      <w:fldChar w:fldCharType="end"/>
    </w:r>
    <w:r w:rsidRPr="00F23673">
      <w:rPr>
        <w:rFonts w:ascii="Arial" w:hAnsi="Arial" w:cs="Arial"/>
        <w:sz w:val="18"/>
        <w:szCs w:val="16"/>
      </w:rPr>
      <w:t xml:space="preserve"> of </w:t>
    </w:r>
    <w:r w:rsidRPr="00F23673">
      <w:rPr>
        <w:rFonts w:ascii="Arial" w:hAnsi="Arial" w:cs="Arial"/>
        <w:sz w:val="18"/>
        <w:szCs w:val="16"/>
      </w:rPr>
      <w:fldChar w:fldCharType="begin"/>
    </w:r>
    <w:r w:rsidRPr="00F23673">
      <w:rPr>
        <w:rFonts w:ascii="Arial" w:hAnsi="Arial" w:cs="Arial"/>
        <w:sz w:val="18"/>
        <w:szCs w:val="16"/>
      </w:rPr>
      <w:instrText xml:space="preserve"> NUMPAGES </w:instrText>
    </w:r>
    <w:r w:rsidRPr="00F23673">
      <w:rPr>
        <w:rFonts w:ascii="Arial" w:hAnsi="Arial" w:cs="Arial"/>
        <w:sz w:val="18"/>
        <w:szCs w:val="16"/>
      </w:rPr>
      <w:fldChar w:fldCharType="separate"/>
    </w:r>
    <w:r w:rsidR="003C14A2">
      <w:rPr>
        <w:rFonts w:ascii="Arial" w:hAnsi="Arial" w:cs="Arial"/>
        <w:noProof/>
        <w:sz w:val="18"/>
        <w:szCs w:val="16"/>
      </w:rPr>
      <w:t>37</w:t>
    </w:r>
    <w:r w:rsidRPr="00F23673">
      <w:rPr>
        <w:rFonts w:ascii="Arial" w:hAnsi="Arial" w:cs="Arial"/>
        <w:sz w:val="18"/>
        <w:szCs w:val="16"/>
      </w:rPr>
      <w:fldChar w:fldCharType="end"/>
    </w:r>
    <w:r w:rsidRPr="00F23673">
      <w:rPr>
        <w:rFonts w:ascii="Arial" w:hAnsi="Arial"/>
        <w:sz w:val="18"/>
        <w:szCs w:val="16"/>
      </w:rPr>
      <w:t xml:space="preserve"> </w:t>
    </w:r>
  </w:p>
  <w:p w14:paraId="188141F0" w14:textId="77777777" w:rsidR="005C3018" w:rsidRDefault="005C3018" w:rsidP="00F23673">
    <w:pPr>
      <w:pStyle w:val="Footer"/>
      <w:spacing w:after="0" w:line="240" w:lineRule="auto"/>
      <w:rPr>
        <w:sz w:val="18"/>
        <w:szCs w:val="18"/>
      </w:rPr>
    </w:pPr>
    <w:r>
      <w:rPr>
        <w:sz w:val="18"/>
        <w:szCs w:val="18"/>
      </w:rPr>
      <w:t xml:space="preserve"> </w:t>
    </w:r>
  </w:p>
  <w:p w14:paraId="31CB5E38" w14:textId="77777777" w:rsidR="005C3018" w:rsidRPr="00F23673" w:rsidRDefault="005C3018">
    <w:pPr>
      <w:pStyle w:val="Footer"/>
      <w:rPr>
        <w:sz w:val="18"/>
        <w:szCs w:val="18"/>
      </w:rPr>
    </w:pPr>
  </w:p>
  <w:p w14:paraId="61EA4F80" w14:textId="77777777" w:rsidR="005C3018" w:rsidRDefault="005C30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0E2C" w14:textId="77777777" w:rsidR="007C2684" w:rsidRDefault="007C2684">
      <w:r>
        <w:separator/>
      </w:r>
    </w:p>
  </w:footnote>
  <w:footnote w:type="continuationSeparator" w:id="0">
    <w:p w14:paraId="1EB73E3A" w14:textId="77777777" w:rsidR="007C2684" w:rsidRDefault="007C2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9C470" w14:textId="77777777" w:rsidR="005C3018" w:rsidRDefault="005C3018">
    <w:pPr>
      <w:tabs>
        <w:tab w:val="right" w:pos="7920"/>
      </w:tabs>
      <w:rPr>
        <w:sz w:val="20"/>
        <w:szCs w:val="20"/>
      </w:rPr>
    </w:pPr>
    <w:r>
      <w:rPr>
        <w:b/>
        <w:bCs/>
        <w:sz w:val="20"/>
        <w:szCs w:val="20"/>
      </w:rPr>
      <w:tab/>
      <w:t xml:space="preserve"> </w:t>
    </w:r>
  </w:p>
  <w:p w14:paraId="34D1F2B3" w14:textId="77777777" w:rsidR="005C3018" w:rsidRDefault="005C3018">
    <w:pPr>
      <w:spacing w:line="240" w:lineRule="exact"/>
      <w:rPr>
        <w:sz w:val="20"/>
        <w:szCs w:val="20"/>
      </w:rPr>
    </w:pPr>
  </w:p>
  <w:p w14:paraId="75589A16" w14:textId="77777777" w:rsidR="005C3018" w:rsidRDefault="005C30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52FAE"/>
    <w:multiLevelType w:val="hybridMultilevel"/>
    <w:tmpl w:val="FFFFFFFF"/>
    <w:lvl w:ilvl="0" w:tplc="F264A398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068F4D57"/>
    <w:multiLevelType w:val="hybridMultilevel"/>
    <w:tmpl w:val="FFFFFFFF"/>
    <w:lvl w:ilvl="0" w:tplc="7C6E2FE0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2" w15:restartNumberingAfterBreak="0">
    <w:nsid w:val="0F487849"/>
    <w:multiLevelType w:val="hybridMultilevel"/>
    <w:tmpl w:val="FFFFFFFF"/>
    <w:lvl w:ilvl="0" w:tplc="8B78FF8E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1DD7724"/>
    <w:multiLevelType w:val="hybridMultilevel"/>
    <w:tmpl w:val="FFFFFFFF"/>
    <w:lvl w:ilvl="0" w:tplc="FFFFFFFF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4" w15:restartNumberingAfterBreak="0">
    <w:nsid w:val="192C6E66"/>
    <w:multiLevelType w:val="hybridMultilevel"/>
    <w:tmpl w:val="FFFFFFFF"/>
    <w:lvl w:ilvl="0" w:tplc="57B417CE">
      <w:start w:val="3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0A6331A"/>
    <w:multiLevelType w:val="hybridMultilevel"/>
    <w:tmpl w:val="FFFFFFFF"/>
    <w:lvl w:ilvl="0" w:tplc="39B2B714">
      <w:start w:val="5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294160D7"/>
    <w:multiLevelType w:val="hybridMultilevel"/>
    <w:tmpl w:val="FFFFFFFF"/>
    <w:lvl w:ilvl="0" w:tplc="9612C84E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2A6F211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 w15:restartNumberingAfterBreak="0">
    <w:nsid w:val="2CC535CA"/>
    <w:multiLevelType w:val="hybridMultilevel"/>
    <w:tmpl w:val="FFFFFFFF"/>
    <w:lvl w:ilvl="0" w:tplc="E55CA0E4">
      <w:start w:val="1"/>
      <w:numFmt w:val="decimal"/>
      <w:lvlText w:val="(%1)"/>
      <w:lvlJc w:val="left"/>
      <w:pPr>
        <w:ind w:left="672" w:hanging="360"/>
      </w:pPr>
      <w:rPr>
        <w:rFonts w:cs="Times New Roman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  <w:rPr>
        <w:rFonts w:cs="Times New Roman"/>
      </w:rPr>
    </w:lvl>
  </w:abstractNum>
  <w:abstractNum w:abstractNumId="19" w15:restartNumberingAfterBreak="0">
    <w:nsid w:val="39CB67C1"/>
    <w:multiLevelType w:val="hybridMultilevel"/>
    <w:tmpl w:val="FFFFFFFF"/>
    <w:lvl w:ilvl="0" w:tplc="298E869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3DAA5DC0"/>
    <w:multiLevelType w:val="hybridMultilevel"/>
    <w:tmpl w:val="FFFFFFFF"/>
    <w:lvl w:ilvl="0" w:tplc="D32268A2">
      <w:start w:val="4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3EC84C0F"/>
    <w:multiLevelType w:val="hybridMultilevel"/>
    <w:tmpl w:val="FFFFFFFF"/>
    <w:lvl w:ilvl="0" w:tplc="CAA6BFA2">
      <w:start w:val="3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22" w15:restartNumberingAfterBreak="0">
    <w:nsid w:val="498F389E"/>
    <w:multiLevelType w:val="hybridMultilevel"/>
    <w:tmpl w:val="FFFFFFFF"/>
    <w:lvl w:ilvl="0" w:tplc="77382C5E">
      <w:start w:val="6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11D7F0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36465"/>
    <w:multiLevelType w:val="hybridMultilevel"/>
    <w:tmpl w:val="FFFFFFFF"/>
    <w:lvl w:ilvl="0" w:tplc="701ECB5C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8904F0A"/>
    <w:multiLevelType w:val="hybridMultilevel"/>
    <w:tmpl w:val="FFFFFFFF"/>
    <w:lvl w:ilvl="0" w:tplc="8B409962">
      <w:start w:val="8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6" w15:restartNumberingAfterBreak="0">
    <w:nsid w:val="66A632B3"/>
    <w:multiLevelType w:val="hybridMultilevel"/>
    <w:tmpl w:val="FFFFFFFF"/>
    <w:lvl w:ilvl="0" w:tplc="F36059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DFD5514"/>
    <w:multiLevelType w:val="hybridMultilevel"/>
    <w:tmpl w:val="FFFFFFFF"/>
    <w:lvl w:ilvl="0" w:tplc="E35861B8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0984209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2741205"/>
    <w:multiLevelType w:val="hybridMultilevel"/>
    <w:tmpl w:val="FFFFFFFF"/>
    <w:lvl w:ilvl="0" w:tplc="BCF8F60A">
      <w:start w:val="1"/>
      <w:numFmt w:val="upperLetter"/>
      <w:lvlText w:val="(%1)"/>
      <w:lvlJc w:val="left"/>
      <w:pPr>
        <w:ind w:left="15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8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  <w:rPr>
        <w:rFonts w:cs="Times New Roman"/>
      </w:rPr>
    </w:lvl>
  </w:abstractNum>
  <w:num w:numId="1" w16cid:durableId="216940645">
    <w:abstractNumId w:val="9"/>
  </w:num>
  <w:num w:numId="2" w16cid:durableId="671763836">
    <w:abstractNumId w:val="7"/>
  </w:num>
  <w:num w:numId="3" w16cid:durableId="1242836264">
    <w:abstractNumId w:val="6"/>
  </w:num>
  <w:num w:numId="4" w16cid:durableId="313532119">
    <w:abstractNumId w:val="5"/>
  </w:num>
  <w:num w:numId="5" w16cid:durableId="1116097888">
    <w:abstractNumId w:val="4"/>
  </w:num>
  <w:num w:numId="6" w16cid:durableId="859591263">
    <w:abstractNumId w:val="8"/>
  </w:num>
  <w:num w:numId="7" w16cid:durableId="1173180396">
    <w:abstractNumId w:val="3"/>
  </w:num>
  <w:num w:numId="8" w16cid:durableId="1309170590">
    <w:abstractNumId w:val="2"/>
  </w:num>
  <w:num w:numId="9" w16cid:durableId="355412">
    <w:abstractNumId w:val="1"/>
  </w:num>
  <w:num w:numId="10" w16cid:durableId="424303836">
    <w:abstractNumId w:val="0"/>
  </w:num>
  <w:num w:numId="11" w16cid:durableId="539364809">
    <w:abstractNumId w:val="13"/>
  </w:num>
  <w:num w:numId="12" w16cid:durableId="187261190">
    <w:abstractNumId w:val="20"/>
  </w:num>
  <w:num w:numId="13" w16cid:durableId="1682050868">
    <w:abstractNumId w:val="11"/>
  </w:num>
  <w:num w:numId="14" w16cid:durableId="1631205965">
    <w:abstractNumId w:val="25"/>
  </w:num>
  <w:num w:numId="15" w16cid:durableId="1688362342">
    <w:abstractNumId w:val="16"/>
  </w:num>
  <w:num w:numId="16" w16cid:durableId="1715303349">
    <w:abstractNumId w:val="22"/>
  </w:num>
  <w:num w:numId="17" w16cid:durableId="1058825912">
    <w:abstractNumId w:val="10"/>
  </w:num>
  <w:num w:numId="18" w16cid:durableId="1819222618">
    <w:abstractNumId w:val="15"/>
  </w:num>
  <w:num w:numId="19" w16cid:durableId="517932209">
    <w:abstractNumId w:val="26"/>
  </w:num>
  <w:num w:numId="20" w16cid:durableId="394820966">
    <w:abstractNumId w:val="21"/>
  </w:num>
  <w:num w:numId="21" w16cid:durableId="304743669">
    <w:abstractNumId w:val="14"/>
  </w:num>
  <w:num w:numId="22" w16cid:durableId="1537545497">
    <w:abstractNumId w:val="19"/>
  </w:num>
  <w:num w:numId="23" w16cid:durableId="370349311">
    <w:abstractNumId w:val="18"/>
  </w:num>
  <w:num w:numId="24" w16cid:durableId="667290298">
    <w:abstractNumId w:val="27"/>
  </w:num>
  <w:num w:numId="25" w16cid:durableId="812334050">
    <w:abstractNumId w:val="29"/>
  </w:num>
  <w:num w:numId="26" w16cid:durableId="2130665645">
    <w:abstractNumId w:val="12"/>
  </w:num>
  <w:num w:numId="27" w16cid:durableId="614600486">
    <w:abstractNumId w:val="24"/>
  </w:num>
  <w:num w:numId="28" w16cid:durableId="1201167984">
    <w:abstractNumId w:val="17"/>
  </w:num>
  <w:num w:numId="29" w16cid:durableId="1099060445">
    <w:abstractNumId w:val="28"/>
  </w:num>
  <w:num w:numId="30" w16cid:durableId="1715424102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rila, Randy">
    <w15:presenceInfo w15:providerId="AD" w15:userId="S::rperila@dphe.state.co.us::09d3d96a-5aed-4b9b-b791-c532597209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linkStyles/>
  <w:trackRevisions/>
  <w:defaultTabStop w:val="36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8F"/>
    <w:rsid w:val="000045A0"/>
    <w:rsid w:val="00011C1F"/>
    <w:rsid w:val="00012684"/>
    <w:rsid w:val="0001358C"/>
    <w:rsid w:val="00014164"/>
    <w:rsid w:val="0001445D"/>
    <w:rsid w:val="00016A7E"/>
    <w:rsid w:val="00016E11"/>
    <w:rsid w:val="00021098"/>
    <w:rsid w:val="000234A4"/>
    <w:rsid w:val="000246ED"/>
    <w:rsid w:val="00025246"/>
    <w:rsid w:val="00026BDE"/>
    <w:rsid w:val="0003319E"/>
    <w:rsid w:val="00033713"/>
    <w:rsid w:val="00033957"/>
    <w:rsid w:val="000345DF"/>
    <w:rsid w:val="0003766D"/>
    <w:rsid w:val="000406E5"/>
    <w:rsid w:val="000424FA"/>
    <w:rsid w:val="00042BCF"/>
    <w:rsid w:val="0004365F"/>
    <w:rsid w:val="00045CA4"/>
    <w:rsid w:val="000476FC"/>
    <w:rsid w:val="0005148D"/>
    <w:rsid w:val="00051516"/>
    <w:rsid w:val="00051BE2"/>
    <w:rsid w:val="00051E7C"/>
    <w:rsid w:val="00052D42"/>
    <w:rsid w:val="0005779D"/>
    <w:rsid w:val="0005781C"/>
    <w:rsid w:val="00060094"/>
    <w:rsid w:val="00061E2B"/>
    <w:rsid w:val="00062549"/>
    <w:rsid w:val="00064330"/>
    <w:rsid w:val="00064C0F"/>
    <w:rsid w:val="00065A46"/>
    <w:rsid w:val="00065E43"/>
    <w:rsid w:val="000700ED"/>
    <w:rsid w:val="0007137F"/>
    <w:rsid w:val="00071640"/>
    <w:rsid w:val="000719F1"/>
    <w:rsid w:val="00074BD3"/>
    <w:rsid w:val="00084C33"/>
    <w:rsid w:val="00084C3C"/>
    <w:rsid w:val="00085E91"/>
    <w:rsid w:val="00086C38"/>
    <w:rsid w:val="000911F2"/>
    <w:rsid w:val="00091D55"/>
    <w:rsid w:val="00091D59"/>
    <w:rsid w:val="00092B81"/>
    <w:rsid w:val="0009399F"/>
    <w:rsid w:val="00094675"/>
    <w:rsid w:val="00097073"/>
    <w:rsid w:val="00097A38"/>
    <w:rsid w:val="000A1B4B"/>
    <w:rsid w:val="000A2E81"/>
    <w:rsid w:val="000A4D9F"/>
    <w:rsid w:val="000A5068"/>
    <w:rsid w:val="000A6E7A"/>
    <w:rsid w:val="000A7B07"/>
    <w:rsid w:val="000B0E3B"/>
    <w:rsid w:val="000B171B"/>
    <w:rsid w:val="000B1DAE"/>
    <w:rsid w:val="000B35B1"/>
    <w:rsid w:val="000B7101"/>
    <w:rsid w:val="000C5341"/>
    <w:rsid w:val="000C7BF8"/>
    <w:rsid w:val="000D34BB"/>
    <w:rsid w:val="000D3F96"/>
    <w:rsid w:val="000D67BF"/>
    <w:rsid w:val="000E024E"/>
    <w:rsid w:val="000E0984"/>
    <w:rsid w:val="000E32CB"/>
    <w:rsid w:val="000E3EBF"/>
    <w:rsid w:val="000E4116"/>
    <w:rsid w:val="000E5144"/>
    <w:rsid w:val="000F5CE4"/>
    <w:rsid w:val="001003AD"/>
    <w:rsid w:val="00100B77"/>
    <w:rsid w:val="00103FEA"/>
    <w:rsid w:val="0010545E"/>
    <w:rsid w:val="00105BB7"/>
    <w:rsid w:val="001110DF"/>
    <w:rsid w:val="00111CCC"/>
    <w:rsid w:val="00111EA2"/>
    <w:rsid w:val="00111F6F"/>
    <w:rsid w:val="0011271D"/>
    <w:rsid w:val="00114943"/>
    <w:rsid w:val="00115DF4"/>
    <w:rsid w:val="001163B9"/>
    <w:rsid w:val="00120080"/>
    <w:rsid w:val="0012041B"/>
    <w:rsid w:val="001211F0"/>
    <w:rsid w:val="001227CB"/>
    <w:rsid w:val="00127FA5"/>
    <w:rsid w:val="00136200"/>
    <w:rsid w:val="001400C2"/>
    <w:rsid w:val="00140611"/>
    <w:rsid w:val="00144CD2"/>
    <w:rsid w:val="0014503C"/>
    <w:rsid w:val="00151152"/>
    <w:rsid w:val="00160DC1"/>
    <w:rsid w:val="00161BF6"/>
    <w:rsid w:val="00162B3D"/>
    <w:rsid w:val="00163F80"/>
    <w:rsid w:val="001641A7"/>
    <w:rsid w:val="001653B8"/>
    <w:rsid w:val="0016551A"/>
    <w:rsid w:val="001703D4"/>
    <w:rsid w:val="00170DCC"/>
    <w:rsid w:val="00172020"/>
    <w:rsid w:val="001722CF"/>
    <w:rsid w:val="00172C27"/>
    <w:rsid w:val="00173EB6"/>
    <w:rsid w:val="00174059"/>
    <w:rsid w:val="00176561"/>
    <w:rsid w:val="00180CF4"/>
    <w:rsid w:val="001811DC"/>
    <w:rsid w:val="001825A0"/>
    <w:rsid w:val="00183496"/>
    <w:rsid w:val="001849DC"/>
    <w:rsid w:val="001934EE"/>
    <w:rsid w:val="00193507"/>
    <w:rsid w:val="00197125"/>
    <w:rsid w:val="001A02AF"/>
    <w:rsid w:val="001A5D58"/>
    <w:rsid w:val="001A6DE3"/>
    <w:rsid w:val="001B2118"/>
    <w:rsid w:val="001B25BE"/>
    <w:rsid w:val="001B5048"/>
    <w:rsid w:val="001B569D"/>
    <w:rsid w:val="001B5C21"/>
    <w:rsid w:val="001B6B18"/>
    <w:rsid w:val="001C1788"/>
    <w:rsid w:val="001C1D2C"/>
    <w:rsid w:val="001C3D33"/>
    <w:rsid w:val="001C46BC"/>
    <w:rsid w:val="001C71D7"/>
    <w:rsid w:val="001C798A"/>
    <w:rsid w:val="001D3090"/>
    <w:rsid w:val="001D5D42"/>
    <w:rsid w:val="001D649B"/>
    <w:rsid w:val="001E00E9"/>
    <w:rsid w:val="001E12ED"/>
    <w:rsid w:val="001E278D"/>
    <w:rsid w:val="001E2E1D"/>
    <w:rsid w:val="001E51E4"/>
    <w:rsid w:val="001F469C"/>
    <w:rsid w:val="001F4E3E"/>
    <w:rsid w:val="001F67FA"/>
    <w:rsid w:val="001F6AB9"/>
    <w:rsid w:val="00207853"/>
    <w:rsid w:val="00210D57"/>
    <w:rsid w:val="00211189"/>
    <w:rsid w:val="00212540"/>
    <w:rsid w:val="00217AEA"/>
    <w:rsid w:val="002214CC"/>
    <w:rsid w:val="00221CD2"/>
    <w:rsid w:val="002222C3"/>
    <w:rsid w:val="00230339"/>
    <w:rsid w:val="0023409A"/>
    <w:rsid w:val="00243E34"/>
    <w:rsid w:val="002440B1"/>
    <w:rsid w:val="002452D1"/>
    <w:rsid w:val="00245635"/>
    <w:rsid w:val="002465DA"/>
    <w:rsid w:val="002469E2"/>
    <w:rsid w:val="00247F92"/>
    <w:rsid w:val="002504EA"/>
    <w:rsid w:val="002524B3"/>
    <w:rsid w:val="00256D76"/>
    <w:rsid w:val="00261CB8"/>
    <w:rsid w:val="0026429E"/>
    <w:rsid w:val="002727EA"/>
    <w:rsid w:val="00272B32"/>
    <w:rsid w:val="002755D3"/>
    <w:rsid w:val="00280460"/>
    <w:rsid w:val="00282984"/>
    <w:rsid w:val="00283AAF"/>
    <w:rsid w:val="00284E7C"/>
    <w:rsid w:val="00290597"/>
    <w:rsid w:val="00291CDE"/>
    <w:rsid w:val="00292C37"/>
    <w:rsid w:val="00293916"/>
    <w:rsid w:val="00296E8C"/>
    <w:rsid w:val="002A164E"/>
    <w:rsid w:val="002A351D"/>
    <w:rsid w:val="002A4EE8"/>
    <w:rsid w:val="002A518B"/>
    <w:rsid w:val="002B2456"/>
    <w:rsid w:val="002B29B9"/>
    <w:rsid w:val="002B4EB9"/>
    <w:rsid w:val="002C1FBC"/>
    <w:rsid w:val="002D35F3"/>
    <w:rsid w:val="002D50C9"/>
    <w:rsid w:val="002D553B"/>
    <w:rsid w:val="002D595B"/>
    <w:rsid w:val="002E678B"/>
    <w:rsid w:val="002F02AF"/>
    <w:rsid w:val="002F073D"/>
    <w:rsid w:val="002F13F9"/>
    <w:rsid w:val="002F3392"/>
    <w:rsid w:val="002F49F6"/>
    <w:rsid w:val="002F65DC"/>
    <w:rsid w:val="003013EE"/>
    <w:rsid w:val="00307227"/>
    <w:rsid w:val="00307516"/>
    <w:rsid w:val="00311352"/>
    <w:rsid w:val="00314F13"/>
    <w:rsid w:val="003151E8"/>
    <w:rsid w:val="00316434"/>
    <w:rsid w:val="003168D9"/>
    <w:rsid w:val="0032015C"/>
    <w:rsid w:val="00323863"/>
    <w:rsid w:val="00323CDB"/>
    <w:rsid w:val="00325BE2"/>
    <w:rsid w:val="0033016F"/>
    <w:rsid w:val="00334646"/>
    <w:rsid w:val="00335521"/>
    <w:rsid w:val="0033646F"/>
    <w:rsid w:val="00336626"/>
    <w:rsid w:val="003404B0"/>
    <w:rsid w:val="003437F5"/>
    <w:rsid w:val="00344271"/>
    <w:rsid w:val="00350F84"/>
    <w:rsid w:val="003517A4"/>
    <w:rsid w:val="0035309C"/>
    <w:rsid w:val="00354D08"/>
    <w:rsid w:val="003558FB"/>
    <w:rsid w:val="0035625D"/>
    <w:rsid w:val="00357A32"/>
    <w:rsid w:val="00361947"/>
    <w:rsid w:val="00361B32"/>
    <w:rsid w:val="00362400"/>
    <w:rsid w:val="0036312E"/>
    <w:rsid w:val="0036446E"/>
    <w:rsid w:val="00366351"/>
    <w:rsid w:val="00370548"/>
    <w:rsid w:val="00374C7F"/>
    <w:rsid w:val="00380B72"/>
    <w:rsid w:val="00381565"/>
    <w:rsid w:val="003818F2"/>
    <w:rsid w:val="0038240B"/>
    <w:rsid w:val="0038448B"/>
    <w:rsid w:val="003857DD"/>
    <w:rsid w:val="00385AE3"/>
    <w:rsid w:val="00386851"/>
    <w:rsid w:val="003876CF"/>
    <w:rsid w:val="00394575"/>
    <w:rsid w:val="00395FDC"/>
    <w:rsid w:val="003A1D5C"/>
    <w:rsid w:val="003A424C"/>
    <w:rsid w:val="003A66DC"/>
    <w:rsid w:val="003A6F70"/>
    <w:rsid w:val="003B02E7"/>
    <w:rsid w:val="003B13CF"/>
    <w:rsid w:val="003B1438"/>
    <w:rsid w:val="003B4018"/>
    <w:rsid w:val="003B4056"/>
    <w:rsid w:val="003B5704"/>
    <w:rsid w:val="003B63DE"/>
    <w:rsid w:val="003C14A2"/>
    <w:rsid w:val="003C3061"/>
    <w:rsid w:val="003C35AC"/>
    <w:rsid w:val="003C3E2F"/>
    <w:rsid w:val="003C5A3C"/>
    <w:rsid w:val="003C6B72"/>
    <w:rsid w:val="003C7D7B"/>
    <w:rsid w:val="003D001D"/>
    <w:rsid w:val="003D05D7"/>
    <w:rsid w:val="003D0913"/>
    <w:rsid w:val="003D2B3C"/>
    <w:rsid w:val="003D44F4"/>
    <w:rsid w:val="003E04DC"/>
    <w:rsid w:val="003E0C4B"/>
    <w:rsid w:val="003E0C53"/>
    <w:rsid w:val="003E26BC"/>
    <w:rsid w:val="003E33FB"/>
    <w:rsid w:val="003E42BF"/>
    <w:rsid w:val="003E7103"/>
    <w:rsid w:val="003E7815"/>
    <w:rsid w:val="003F2FCC"/>
    <w:rsid w:val="003F3D4D"/>
    <w:rsid w:val="003F4C22"/>
    <w:rsid w:val="00400D21"/>
    <w:rsid w:val="00403B67"/>
    <w:rsid w:val="004044C6"/>
    <w:rsid w:val="004044F2"/>
    <w:rsid w:val="00405538"/>
    <w:rsid w:val="00405FF6"/>
    <w:rsid w:val="00406236"/>
    <w:rsid w:val="00406F09"/>
    <w:rsid w:val="00407812"/>
    <w:rsid w:val="0041003F"/>
    <w:rsid w:val="00410210"/>
    <w:rsid w:val="00412E67"/>
    <w:rsid w:val="00413311"/>
    <w:rsid w:val="00415679"/>
    <w:rsid w:val="00416F9D"/>
    <w:rsid w:val="00417D20"/>
    <w:rsid w:val="00420424"/>
    <w:rsid w:val="00422F2D"/>
    <w:rsid w:val="0042341C"/>
    <w:rsid w:val="00424143"/>
    <w:rsid w:val="00424D81"/>
    <w:rsid w:val="00425DDB"/>
    <w:rsid w:val="0043531C"/>
    <w:rsid w:val="00436E0F"/>
    <w:rsid w:val="00437E79"/>
    <w:rsid w:val="00440F44"/>
    <w:rsid w:val="00442269"/>
    <w:rsid w:val="00443658"/>
    <w:rsid w:val="00446B1B"/>
    <w:rsid w:val="0044794B"/>
    <w:rsid w:val="0045072B"/>
    <w:rsid w:val="00451D96"/>
    <w:rsid w:val="004576C9"/>
    <w:rsid w:val="0046013A"/>
    <w:rsid w:val="00460A9A"/>
    <w:rsid w:val="004646E6"/>
    <w:rsid w:val="0046578C"/>
    <w:rsid w:val="00465906"/>
    <w:rsid w:val="00471FEF"/>
    <w:rsid w:val="0047608F"/>
    <w:rsid w:val="00480BAC"/>
    <w:rsid w:val="00480F47"/>
    <w:rsid w:val="0048136A"/>
    <w:rsid w:val="0048150B"/>
    <w:rsid w:val="0048284C"/>
    <w:rsid w:val="004850B3"/>
    <w:rsid w:val="004879B4"/>
    <w:rsid w:val="00490476"/>
    <w:rsid w:val="00491FA6"/>
    <w:rsid w:val="00492D5C"/>
    <w:rsid w:val="0049755E"/>
    <w:rsid w:val="004A3CE7"/>
    <w:rsid w:val="004A7EB4"/>
    <w:rsid w:val="004B0CEF"/>
    <w:rsid w:val="004B2DE9"/>
    <w:rsid w:val="004B4848"/>
    <w:rsid w:val="004B495B"/>
    <w:rsid w:val="004B6926"/>
    <w:rsid w:val="004C0B5F"/>
    <w:rsid w:val="004C270A"/>
    <w:rsid w:val="004C4A09"/>
    <w:rsid w:val="004C507D"/>
    <w:rsid w:val="004C6F2E"/>
    <w:rsid w:val="004C78F0"/>
    <w:rsid w:val="004D1F44"/>
    <w:rsid w:val="004D28EB"/>
    <w:rsid w:val="004D5DDF"/>
    <w:rsid w:val="004E23B2"/>
    <w:rsid w:val="004E6E57"/>
    <w:rsid w:val="004F42A8"/>
    <w:rsid w:val="004F76E6"/>
    <w:rsid w:val="005008A0"/>
    <w:rsid w:val="0050208C"/>
    <w:rsid w:val="005049BA"/>
    <w:rsid w:val="00505EC3"/>
    <w:rsid w:val="005071F6"/>
    <w:rsid w:val="00512B76"/>
    <w:rsid w:val="00513C6D"/>
    <w:rsid w:val="00513FAB"/>
    <w:rsid w:val="0051464A"/>
    <w:rsid w:val="00515306"/>
    <w:rsid w:val="00517CD5"/>
    <w:rsid w:val="0052145F"/>
    <w:rsid w:val="00522358"/>
    <w:rsid w:val="00524918"/>
    <w:rsid w:val="00525E80"/>
    <w:rsid w:val="00530F4C"/>
    <w:rsid w:val="00531B0E"/>
    <w:rsid w:val="00531E1F"/>
    <w:rsid w:val="005321A8"/>
    <w:rsid w:val="0053237A"/>
    <w:rsid w:val="005326D7"/>
    <w:rsid w:val="0053419B"/>
    <w:rsid w:val="00534BE1"/>
    <w:rsid w:val="00535803"/>
    <w:rsid w:val="0053589A"/>
    <w:rsid w:val="00537C9E"/>
    <w:rsid w:val="00540767"/>
    <w:rsid w:val="005417A6"/>
    <w:rsid w:val="00550FB7"/>
    <w:rsid w:val="00551B35"/>
    <w:rsid w:val="0055378E"/>
    <w:rsid w:val="0055517D"/>
    <w:rsid w:val="00555357"/>
    <w:rsid w:val="005564AF"/>
    <w:rsid w:val="00560FF3"/>
    <w:rsid w:val="005619F2"/>
    <w:rsid w:val="00562431"/>
    <w:rsid w:val="00567B8E"/>
    <w:rsid w:val="0057265F"/>
    <w:rsid w:val="005752C6"/>
    <w:rsid w:val="005754AA"/>
    <w:rsid w:val="00575670"/>
    <w:rsid w:val="00580660"/>
    <w:rsid w:val="005806BF"/>
    <w:rsid w:val="00580C8E"/>
    <w:rsid w:val="00580E50"/>
    <w:rsid w:val="00581DCC"/>
    <w:rsid w:val="00584075"/>
    <w:rsid w:val="005852A4"/>
    <w:rsid w:val="00587A65"/>
    <w:rsid w:val="005910E2"/>
    <w:rsid w:val="00593948"/>
    <w:rsid w:val="00593E15"/>
    <w:rsid w:val="005A0E08"/>
    <w:rsid w:val="005A1DAE"/>
    <w:rsid w:val="005A2ED6"/>
    <w:rsid w:val="005A4A1A"/>
    <w:rsid w:val="005B0F48"/>
    <w:rsid w:val="005B4CE8"/>
    <w:rsid w:val="005B596E"/>
    <w:rsid w:val="005B6065"/>
    <w:rsid w:val="005C0BF2"/>
    <w:rsid w:val="005C234D"/>
    <w:rsid w:val="005C2A8A"/>
    <w:rsid w:val="005C3018"/>
    <w:rsid w:val="005C33D1"/>
    <w:rsid w:val="005C4DAC"/>
    <w:rsid w:val="005D19A6"/>
    <w:rsid w:val="005D2C54"/>
    <w:rsid w:val="005D2D3D"/>
    <w:rsid w:val="005D5F0B"/>
    <w:rsid w:val="005D7209"/>
    <w:rsid w:val="005E07E4"/>
    <w:rsid w:val="005E42E5"/>
    <w:rsid w:val="005E4785"/>
    <w:rsid w:val="005E512E"/>
    <w:rsid w:val="005E52D4"/>
    <w:rsid w:val="005E6701"/>
    <w:rsid w:val="005E67AB"/>
    <w:rsid w:val="005E7CBC"/>
    <w:rsid w:val="005F336F"/>
    <w:rsid w:val="005F3388"/>
    <w:rsid w:val="005F37EF"/>
    <w:rsid w:val="005F3F8B"/>
    <w:rsid w:val="005F7B24"/>
    <w:rsid w:val="006001CD"/>
    <w:rsid w:val="00601EBB"/>
    <w:rsid w:val="006033A3"/>
    <w:rsid w:val="00604C7E"/>
    <w:rsid w:val="00605275"/>
    <w:rsid w:val="00606F84"/>
    <w:rsid w:val="006159EF"/>
    <w:rsid w:val="00615EE1"/>
    <w:rsid w:val="00616053"/>
    <w:rsid w:val="006177BF"/>
    <w:rsid w:val="00617AE1"/>
    <w:rsid w:val="00626070"/>
    <w:rsid w:val="00630FFC"/>
    <w:rsid w:val="00631256"/>
    <w:rsid w:val="006353B5"/>
    <w:rsid w:val="006371FD"/>
    <w:rsid w:val="00640572"/>
    <w:rsid w:val="006407CD"/>
    <w:rsid w:val="00640C0A"/>
    <w:rsid w:val="00644935"/>
    <w:rsid w:val="00653A66"/>
    <w:rsid w:val="00653A9D"/>
    <w:rsid w:val="00654ABB"/>
    <w:rsid w:val="0065603B"/>
    <w:rsid w:val="00661B77"/>
    <w:rsid w:val="00662167"/>
    <w:rsid w:val="00662E8C"/>
    <w:rsid w:val="00666C6A"/>
    <w:rsid w:val="006712EA"/>
    <w:rsid w:val="00672A4C"/>
    <w:rsid w:val="006743DE"/>
    <w:rsid w:val="00674567"/>
    <w:rsid w:val="00675998"/>
    <w:rsid w:val="0067754C"/>
    <w:rsid w:val="00682786"/>
    <w:rsid w:val="006828E4"/>
    <w:rsid w:val="00687824"/>
    <w:rsid w:val="00690CCF"/>
    <w:rsid w:val="00691F16"/>
    <w:rsid w:val="00691F8D"/>
    <w:rsid w:val="00693C3B"/>
    <w:rsid w:val="00693D4B"/>
    <w:rsid w:val="00697101"/>
    <w:rsid w:val="00697772"/>
    <w:rsid w:val="006A0180"/>
    <w:rsid w:val="006A1CE8"/>
    <w:rsid w:val="006A4602"/>
    <w:rsid w:val="006A5466"/>
    <w:rsid w:val="006B0A46"/>
    <w:rsid w:val="006B426E"/>
    <w:rsid w:val="006B568A"/>
    <w:rsid w:val="006B6A42"/>
    <w:rsid w:val="006B7206"/>
    <w:rsid w:val="006C0230"/>
    <w:rsid w:val="006C173C"/>
    <w:rsid w:val="006C20E0"/>
    <w:rsid w:val="006D005E"/>
    <w:rsid w:val="006D11A7"/>
    <w:rsid w:val="006D2D78"/>
    <w:rsid w:val="006D3166"/>
    <w:rsid w:val="006D3D5F"/>
    <w:rsid w:val="006D568E"/>
    <w:rsid w:val="006D6D82"/>
    <w:rsid w:val="006E351B"/>
    <w:rsid w:val="006E3C3B"/>
    <w:rsid w:val="006E3D1E"/>
    <w:rsid w:val="006E4083"/>
    <w:rsid w:val="006E5BD5"/>
    <w:rsid w:val="006E5FB9"/>
    <w:rsid w:val="006E6AC4"/>
    <w:rsid w:val="006E6F69"/>
    <w:rsid w:val="006F01A7"/>
    <w:rsid w:val="006F083D"/>
    <w:rsid w:val="006F311A"/>
    <w:rsid w:val="006F734C"/>
    <w:rsid w:val="00700E1D"/>
    <w:rsid w:val="007017B1"/>
    <w:rsid w:val="0070196F"/>
    <w:rsid w:val="00703095"/>
    <w:rsid w:val="0070680E"/>
    <w:rsid w:val="00707E1E"/>
    <w:rsid w:val="007119A5"/>
    <w:rsid w:val="00713BA2"/>
    <w:rsid w:val="0071473B"/>
    <w:rsid w:val="007171BA"/>
    <w:rsid w:val="007179F9"/>
    <w:rsid w:val="0072088C"/>
    <w:rsid w:val="00724036"/>
    <w:rsid w:val="0072602A"/>
    <w:rsid w:val="0072614B"/>
    <w:rsid w:val="00727CCB"/>
    <w:rsid w:val="00730CED"/>
    <w:rsid w:val="00731AD5"/>
    <w:rsid w:val="00732968"/>
    <w:rsid w:val="00733CD4"/>
    <w:rsid w:val="00734302"/>
    <w:rsid w:val="0073495D"/>
    <w:rsid w:val="00734D7E"/>
    <w:rsid w:val="00736089"/>
    <w:rsid w:val="0073651F"/>
    <w:rsid w:val="00736570"/>
    <w:rsid w:val="00740592"/>
    <w:rsid w:val="007424BB"/>
    <w:rsid w:val="0074497D"/>
    <w:rsid w:val="0074565B"/>
    <w:rsid w:val="007508F7"/>
    <w:rsid w:val="007514C8"/>
    <w:rsid w:val="00752D87"/>
    <w:rsid w:val="0075369E"/>
    <w:rsid w:val="007550F9"/>
    <w:rsid w:val="007557DD"/>
    <w:rsid w:val="00763E48"/>
    <w:rsid w:val="0076670F"/>
    <w:rsid w:val="00766FB2"/>
    <w:rsid w:val="00767390"/>
    <w:rsid w:val="00770852"/>
    <w:rsid w:val="0077328D"/>
    <w:rsid w:val="00774BD3"/>
    <w:rsid w:val="00774D8A"/>
    <w:rsid w:val="00774DDF"/>
    <w:rsid w:val="00774ED9"/>
    <w:rsid w:val="00775A18"/>
    <w:rsid w:val="00775E7F"/>
    <w:rsid w:val="007766E1"/>
    <w:rsid w:val="00777065"/>
    <w:rsid w:val="00785FA3"/>
    <w:rsid w:val="0078663B"/>
    <w:rsid w:val="00792DC8"/>
    <w:rsid w:val="00797325"/>
    <w:rsid w:val="007A3A8A"/>
    <w:rsid w:val="007A4000"/>
    <w:rsid w:val="007B19B5"/>
    <w:rsid w:val="007B1B6B"/>
    <w:rsid w:val="007B1FAA"/>
    <w:rsid w:val="007B5D58"/>
    <w:rsid w:val="007B6B13"/>
    <w:rsid w:val="007B79B3"/>
    <w:rsid w:val="007C04B5"/>
    <w:rsid w:val="007C172F"/>
    <w:rsid w:val="007C1C69"/>
    <w:rsid w:val="007C220F"/>
    <w:rsid w:val="007C2684"/>
    <w:rsid w:val="007C409B"/>
    <w:rsid w:val="007C4C04"/>
    <w:rsid w:val="007C566E"/>
    <w:rsid w:val="007D1938"/>
    <w:rsid w:val="007D59DD"/>
    <w:rsid w:val="007D5A4F"/>
    <w:rsid w:val="007D6AE7"/>
    <w:rsid w:val="007D7CEB"/>
    <w:rsid w:val="007E2123"/>
    <w:rsid w:val="007E461A"/>
    <w:rsid w:val="007E5E70"/>
    <w:rsid w:val="007E6B12"/>
    <w:rsid w:val="007F14E9"/>
    <w:rsid w:val="007F3083"/>
    <w:rsid w:val="007F5DD0"/>
    <w:rsid w:val="007F70B1"/>
    <w:rsid w:val="007F767D"/>
    <w:rsid w:val="00800B65"/>
    <w:rsid w:val="00802BE7"/>
    <w:rsid w:val="00802DEA"/>
    <w:rsid w:val="00806AA8"/>
    <w:rsid w:val="00806FB2"/>
    <w:rsid w:val="00814C53"/>
    <w:rsid w:val="00820FAD"/>
    <w:rsid w:val="0082159B"/>
    <w:rsid w:val="0082338A"/>
    <w:rsid w:val="00824A08"/>
    <w:rsid w:val="00826D3B"/>
    <w:rsid w:val="008331CF"/>
    <w:rsid w:val="00833E31"/>
    <w:rsid w:val="008369BA"/>
    <w:rsid w:val="0083749A"/>
    <w:rsid w:val="00840A48"/>
    <w:rsid w:val="00840B8B"/>
    <w:rsid w:val="00841D44"/>
    <w:rsid w:val="00845D36"/>
    <w:rsid w:val="00846F5E"/>
    <w:rsid w:val="00847586"/>
    <w:rsid w:val="00851C06"/>
    <w:rsid w:val="0085236F"/>
    <w:rsid w:val="00854510"/>
    <w:rsid w:val="00856B73"/>
    <w:rsid w:val="008605D1"/>
    <w:rsid w:val="00862399"/>
    <w:rsid w:val="0086335E"/>
    <w:rsid w:val="00871EC8"/>
    <w:rsid w:val="008749B6"/>
    <w:rsid w:val="008756EE"/>
    <w:rsid w:val="00876549"/>
    <w:rsid w:val="008815B1"/>
    <w:rsid w:val="00887CE9"/>
    <w:rsid w:val="00893748"/>
    <w:rsid w:val="00895D98"/>
    <w:rsid w:val="00896A30"/>
    <w:rsid w:val="008A22EF"/>
    <w:rsid w:val="008A37BF"/>
    <w:rsid w:val="008A7450"/>
    <w:rsid w:val="008B3123"/>
    <w:rsid w:val="008B3A09"/>
    <w:rsid w:val="008B4694"/>
    <w:rsid w:val="008B591B"/>
    <w:rsid w:val="008C544E"/>
    <w:rsid w:val="008D09EC"/>
    <w:rsid w:val="008D3927"/>
    <w:rsid w:val="008D39DE"/>
    <w:rsid w:val="008D3DB7"/>
    <w:rsid w:val="008D3ED8"/>
    <w:rsid w:val="008D44F8"/>
    <w:rsid w:val="008E40DF"/>
    <w:rsid w:val="008E59A7"/>
    <w:rsid w:val="008E64B5"/>
    <w:rsid w:val="008F3BDA"/>
    <w:rsid w:val="008F3F23"/>
    <w:rsid w:val="008F77AF"/>
    <w:rsid w:val="009033DE"/>
    <w:rsid w:val="009063F6"/>
    <w:rsid w:val="00911066"/>
    <w:rsid w:val="00912047"/>
    <w:rsid w:val="009153CB"/>
    <w:rsid w:val="00915976"/>
    <w:rsid w:val="009169AF"/>
    <w:rsid w:val="00917A4C"/>
    <w:rsid w:val="0092125C"/>
    <w:rsid w:val="0092125E"/>
    <w:rsid w:val="00924B6E"/>
    <w:rsid w:val="009256E8"/>
    <w:rsid w:val="0092750E"/>
    <w:rsid w:val="00932EA4"/>
    <w:rsid w:val="00933361"/>
    <w:rsid w:val="00934239"/>
    <w:rsid w:val="00937F0E"/>
    <w:rsid w:val="00941BF8"/>
    <w:rsid w:val="00942941"/>
    <w:rsid w:val="00943BDC"/>
    <w:rsid w:val="00945EF9"/>
    <w:rsid w:val="00947EC5"/>
    <w:rsid w:val="00952FD7"/>
    <w:rsid w:val="00954487"/>
    <w:rsid w:val="009562E8"/>
    <w:rsid w:val="009564D0"/>
    <w:rsid w:val="0095678A"/>
    <w:rsid w:val="009714B0"/>
    <w:rsid w:val="009725EC"/>
    <w:rsid w:val="009822EE"/>
    <w:rsid w:val="00982E56"/>
    <w:rsid w:val="009841D5"/>
    <w:rsid w:val="009877A2"/>
    <w:rsid w:val="0099311B"/>
    <w:rsid w:val="009A04FC"/>
    <w:rsid w:val="009A5549"/>
    <w:rsid w:val="009A5E67"/>
    <w:rsid w:val="009A5FA7"/>
    <w:rsid w:val="009A6CC3"/>
    <w:rsid w:val="009B1401"/>
    <w:rsid w:val="009B19F2"/>
    <w:rsid w:val="009B5123"/>
    <w:rsid w:val="009B586C"/>
    <w:rsid w:val="009B6AE5"/>
    <w:rsid w:val="009B7CFA"/>
    <w:rsid w:val="009C0054"/>
    <w:rsid w:val="009C437A"/>
    <w:rsid w:val="009C539B"/>
    <w:rsid w:val="009C574C"/>
    <w:rsid w:val="009C5A9F"/>
    <w:rsid w:val="009C6622"/>
    <w:rsid w:val="009C6D98"/>
    <w:rsid w:val="009D1034"/>
    <w:rsid w:val="009D3F12"/>
    <w:rsid w:val="009D4175"/>
    <w:rsid w:val="009D6580"/>
    <w:rsid w:val="009D736F"/>
    <w:rsid w:val="009E076A"/>
    <w:rsid w:val="009E120E"/>
    <w:rsid w:val="009E49D1"/>
    <w:rsid w:val="009E4ABF"/>
    <w:rsid w:val="009E4EFF"/>
    <w:rsid w:val="009E5858"/>
    <w:rsid w:val="009E7060"/>
    <w:rsid w:val="009F180D"/>
    <w:rsid w:val="009F2F0C"/>
    <w:rsid w:val="009F453B"/>
    <w:rsid w:val="009F5C79"/>
    <w:rsid w:val="009F68A2"/>
    <w:rsid w:val="009F75DF"/>
    <w:rsid w:val="00A00DDA"/>
    <w:rsid w:val="00A01401"/>
    <w:rsid w:val="00A046D4"/>
    <w:rsid w:val="00A04977"/>
    <w:rsid w:val="00A068DC"/>
    <w:rsid w:val="00A07F02"/>
    <w:rsid w:val="00A14460"/>
    <w:rsid w:val="00A14858"/>
    <w:rsid w:val="00A15354"/>
    <w:rsid w:val="00A16556"/>
    <w:rsid w:val="00A20461"/>
    <w:rsid w:val="00A2263B"/>
    <w:rsid w:val="00A22C9F"/>
    <w:rsid w:val="00A27DB1"/>
    <w:rsid w:val="00A305A4"/>
    <w:rsid w:val="00A30F55"/>
    <w:rsid w:val="00A31451"/>
    <w:rsid w:val="00A33FD0"/>
    <w:rsid w:val="00A36FE9"/>
    <w:rsid w:val="00A40A91"/>
    <w:rsid w:val="00A47611"/>
    <w:rsid w:val="00A50E8F"/>
    <w:rsid w:val="00A517E7"/>
    <w:rsid w:val="00A53564"/>
    <w:rsid w:val="00A5696C"/>
    <w:rsid w:val="00A56DB2"/>
    <w:rsid w:val="00A5709A"/>
    <w:rsid w:val="00A60FE8"/>
    <w:rsid w:val="00A61B24"/>
    <w:rsid w:val="00A62E08"/>
    <w:rsid w:val="00A651E9"/>
    <w:rsid w:val="00A67B1F"/>
    <w:rsid w:val="00A705F2"/>
    <w:rsid w:val="00A73658"/>
    <w:rsid w:val="00A75D62"/>
    <w:rsid w:val="00A774D9"/>
    <w:rsid w:val="00A77D73"/>
    <w:rsid w:val="00A80647"/>
    <w:rsid w:val="00A81B78"/>
    <w:rsid w:val="00A85E00"/>
    <w:rsid w:val="00A90301"/>
    <w:rsid w:val="00A911E6"/>
    <w:rsid w:val="00A9228D"/>
    <w:rsid w:val="00A93634"/>
    <w:rsid w:val="00A938FF"/>
    <w:rsid w:val="00A95B1E"/>
    <w:rsid w:val="00A9605D"/>
    <w:rsid w:val="00A9640D"/>
    <w:rsid w:val="00A9651D"/>
    <w:rsid w:val="00A97289"/>
    <w:rsid w:val="00AA0B6D"/>
    <w:rsid w:val="00AA2380"/>
    <w:rsid w:val="00AA4058"/>
    <w:rsid w:val="00AA64CF"/>
    <w:rsid w:val="00AB2193"/>
    <w:rsid w:val="00AB21C1"/>
    <w:rsid w:val="00AB2656"/>
    <w:rsid w:val="00AB2B58"/>
    <w:rsid w:val="00AB6FD1"/>
    <w:rsid w:val="00AB70E1"/>
    <w:rsid w:val="00AC0072"/>
    <w:rsid w:val="00AC3B2D"/>
    <w:rsid w:val="00AC51F2"/>
    <w:rsid w:val="00AC558E"/>
    <w:rsid w:val="00AC7A6A"/>
    <w:rsid w:val="00AD0D46"/>
    <w:rsid w:val="00AD27CD"/>
    <w:rsid w:val="00AD2A64"/>
    <w:rsid w:val="00AD2C5D"/>
    <w:rsid w:val="00AD65B8"/>
    <w:rsid w:val="00AD677C"/>
    <w:rsid w:val="00AD7933"/>
    <w:rsid w:val="00AE0817"/>
    <w:rsid w:val="00AE1818"/>
    <w:rsid w:val="00AE1F7B"/>
    <w:rsid w:val="00AE48CB"/>
    <w:rsid w:val="00AE4C39"/>
    <w:rsid w:val="00AE51A0"/>
    <w:rsid w:val="00AE7661"/>
    <w:rsid w:val="00AF1816"/>
    <w:rsid w:val="00AF60E5"/>
    <w:rsid w:val="00AF6533"/>
    <w:rsid w:val="00AF6F48"/>
    <w:rsid w:val="00AF7546"/>
    <w:rsid w:val="00AF7E68"/>
    <w:rsid w:val="00B009F0"/>
    <w:rsid w:val="00B02F20"/>
    <w:rsid w:val="00B03E99"/>
    <w:rsid w:val="00B0752D"/>
    <w:rsid w:val="00B11552"/>
    <w:rsid w:val="00B12130"/>
    <w:rsid w:val="00B203B9"/>
    <w:rsid w:val="00B277FE"/>
    <w:rsid w:val="00B30ED2"/>
    <w:rsid w:val="00B34E10"/>
    <w:rsid w:val="00B36EA8"/>
    <w:rsid w:val="00B3716A"/>
    <w:rsid w:val="00B376E8"/>
    <w:rsid w:val="00B402BF"/>
    <w:rsid w:val="00B417D9"/>
    <w:rsid w:val="00B4329D"/>
    <w:rsid w:val="00B4393D"/>
    <w:rsid w:val="00B5229D"/>
    <w:rsid w:val="00B523DD"/>
    <w:rsid w:val="00B529AB"/>
    <w:rsid w:val="00B52FFF"/>
    <w:rsid w:val="00B5374D"/>
    <w:rsid w:val="00B554D4"/>
    <w:rsid w:val="00B60108"/>
    <w:rsid w:val="00B634FF"/>
    <w:rsid w:val="00B70618"/>
    <w:rsid w:val="00B710D6"/>
    <w:rsid w:val="00B71804"/>
    <w:rsid w:val="00B7379F"/>
    <w:rsid w:val="00B745A3"/>
    <w:rsid w:val="00B74F3A"/>
    <w:rsid w:val="00B76751"/>
    <w:rsid w:val="00B80F26"/>
    <w:rsid w:val="00B82399"/>
    <w:rsid w:val="00B83852"/>
    <w:rsid w:val="00B843AB"/>
    <w:rsid w:val="00B869BC"/>
    <w:rsid w:val="00B90787"/>
    <w:rsid w:val="00B91402"/>
    <w:rsid w:val="00B91A8E"/>
    <w:rsid w:val="00B92EFD"/>
    <w:rsid w:val="00B93CB3"/>
    <w:rsid w:val="00B940C7"/>
    <w:rsid w:val="00B94D06"/>
    <w:rsid w:val="00B96BA6"/>
    <w:rsid w:val="00BA0A99"/>
    <w:rsid w:val="00BA597D"/>
    <w:rsid w:val="00BB005B"/>
    <w:rsid w:val="00BB0DDB"/>
    <w:rsid w:val="00BB33A2"/>
    <w:rsid w:val="00BB5C64"/>
    <w:rsid w:val="00BC07E0"/>
    <w:rsid w:val="00BC2E31"/>
    <w:rsid w:val="00BC5746"/>
    <w:rsid w:val="00BC5ED9"/>
    <w:rsid w:val="00BD18BE"/>
    <w:rsid w:val="00BD288A"/>
    <w:rsid w:val="00BD32D9"/>
    <w:rsid w:val="00BD371D"/>
    <w:rsid w:val="00BE347C"/>
    <w:rsid w:val="00BE3FED"/>
    <w:rsid w:val="00BE5726"/>
    <w:rsid w:val="00BE775E"/>
    <w:rsid w:val="00BF1E46"/>
    <w:rsid w:val="00BF334D"/>
    <w:rsid w:val="00BF4B3A"/>
    <w:rsid w:val="00BF5916"/>
    <w:rsid w:val="00C00B46"/>
    <w:rsid w:val="00C0205C"/>
    <w:rsid w:val="00C034B6"/>
    <w:rsid w:val="00C0391E"/>
    <w:rsid w:val="00C0478F"/>
    <w:rsid w:val="00C06AD7"/>
    <w:rsid w:val="00C06B3A"/>
    <w:rsid w:val="00C06E18"/>
    <w:rsid w:val="00C07280"/>
    <w:rsid w:val="00C07508"/>
    <w:rsid w:val="00C1405C"/>
    <w:rsid w:val="00C15C88"/>
    <w:rsid w:val="00C163A6"/>
    <w:rsid w:val="00C1640E"/>
    <w:rsid w:val="00C222FC"/>
    <w:rsid w:val="00C26DD3"/>
    <w:rsid w:val="00C2721E"/>
    <w:rsid w:val="00C31BAE"/>
    <w:rsid w:val="00C325A9"/>
    <w:rsid w:val="00C362E9"/>
    <w:rsid w:val="00C37A85"/>
    <w:rsid w:val="00C428E6"/>
    <w:rsid w:val="00C429D0"/>
    <w:rsid w:val="00C42E64"/>
    <w:rsid w:val="00C43AF4"/>
    <w:rsid w:val="00C45A0C"/>
    <w:rsid w:val="00C47830"/>
    <w:rsid w:val="00C5220D"/>
    <w:rsid w:val="00C558C2"/>
    <w:rsid w:val="00C56098"/>
    <w:rsid w:val="00C603FA"/>
    <w:rsid w:val="00C6084C"/>
    <w:rsid w:val="00C61A03"/>
    <w:rsid w:val="00C63F9E"/>
    <w:rsid w:val="00C64CCB"/>
    <w:rsid w:val="00C66E48"/>
    <w:rsid w:val="00C71F63"/>
    <w:rsid w:val="00C72529"/>
    <w:rsid w:val="00C72F5F"/>
    <w:rsid w:val="00C76A66"/>
    <w:rsid w:val="00C7721B"/>
    <w:rsid w:val="00C850BE"/>
    <w:rsid w:val="00C90725"/>
    <w:rsid w:val="00C91446"/>
    <w:rsid w:val="00CA0CC1"/>
    <w:rsid w:val="00CA2CD1"/>
    <w:rsid w:val="00CA3DFC"/>
    <w:rsid w:val="00CA462E"/>
    <w:rsid w:val="00CA6D4E"/>
    <w:rsid w:val="00CB0D2B"/>
    <w:rsid w:val="00CB4020"/>
    <w:rsid w:val="00CB698E"/>
    <w:rsid w:val="00CB7A23"/>
    <w:rsid w:val="00CC1728"/>
    <w:rsid w:val="00CC1A2E"/>
    <w:rsid w:val="00CC42A3"/>
    <w:rsid w:val="00CC4372"/>
    <w:rsid w:val="00CC4724"/>
    <w:rsid w:val="00CC56B8"/>
    <w:rsid w:val="00CC5B79"/>
    <w:rsid w:val="00CC7287"/>
    <w:rsid w:val="00CD2452"/>
    <w:rsid w:val="00CD33D4"/>
    <w:rsid w:val="00CD34A5"/>
    <w:rsid w:val="00CD3875"/>
    <w:rsid w:val="00CD50B4"/>
    <w:rsid w:val="00CD6245"/>
    <w:rsid w:val="00CD6F7D"/>
    <w:rsid w:val="00CD762F"/>
    <w:rsid w:val="00CE0C5D"/>
    <w:rsid w:val="00CE0E71"/>
    <w:rsid w:val="00CE1BC4"/>
    <w:rsid w:val="00CE1D23"/>
    <w:rsid w:val="00CE37EA"/>
    <w:rsid w:val="00CE39CD"/>
    <w:rsid w:val="00CE45FC"/>
    <w:rsid w:val="00CE5574"/>
    <w:rsid w:val="00CF6A33"/>
    <w:rsid w:val="00CF704E"/>
    <w:rsid w:val="00CF7B47"/>
    <w:rsid w:val="00D03216"/>
    <w:rsid w:val="00D033BE"/>
    <w:rsid w:val="00D050CD"/>
    <w:rsid w:val="00D07355"/>
    <w:rsid w:val="00D10094"/>
    <w:rsid w:val="00D1100E"/>
    <w:rsid w:val="00D115E0"/>
    <w:rsid w:val="00D13099"/>
    <w:rsid w:val="00D1426C"/>
    <w:rsid w:val="00D161B2"/>
    <w:rsid w:val="00D16381"/>
    <w:rsid w:val="00D20690"/>
    <w:rsid w:val="00D20D54"/>
    <w:rsid w:val="00D211EB"/>
    <w:rsid w:val="00D2277B"/>
    <w:rsid w:val="00D22821"/>
    <w:rsid w:val="00D24C07"/>
    <w:rsid w:val="00D24CB1"/>
    <w:rsid w:val="00D25AA1"/>
    <w:rsid w:val="00D27A0F"/>
    <w:rsid w:val="00D27D93"/>
    <w:rsid w:val="00D328D9"/>
    <w:rsid w:val="00D32BC0"/>
    <w:rsid w:val="00D3483B"/>
    <w:rsid w:val="00D35D9F"/>
    <w:rsid w:val="00D40797"/>
    <w:rsid w:val="00D409EB"/>
    <w:rsid w:val="00D51545"/>
    <w:rsid w:val="00D54143"/>
    <w:rsid w:val="00D57825"/>
    <w:rsid w:val="00D608C8"/>
    <w:rsid w:val="00D61752"/>
    <w:rsid w:val="00D62BD5"/>
    <w:rsid w:val="00D62CB7"/>
    <w:rsid w:val="00D653DF"/>
    <w:rsid w:val="00D67F6C"/>
    <w:rsid w:val="00D7178C"/>
    <w:rsid w:val="00D72936"/>
    <w:rsid w:val="00D7378E"/>
    <w:rsid w:val="00D748DD"/>
    <w:rsid w:val="00D75385"/>
    <w:rsid w:val="00D76360"/>
    <w:rsid w:val="00D767D3"/>
    <w:rsid w:val="00D77396"/>
    <w:rsid w:val="00D7779F"/>
    <w:rsid w:val="00D77B23"/>
    <w:rsid w:val="00D80563"/>
    <w:rsid w:val="00D844F5"/>
    <w:rsid w:val="00D86074"/>
    <w:rsid w:val="00D86B2D"/>
    <w:rsid w:val="00D87DB3"/>
    <w:rsid w:val="00DA1D67"/>
    <w:rsid w:val="00DA2A24"/>
    <w:rsid w:val="00DA4A24"/>
    <w:rsid w:val="00DA66EC"/>
    <w:rsid w:val="00DB0E88"/>
    <w:rsid w:val="00DB2CA2"/>
    <w:rsid w:val="00DB3527"/>
    <w:rsid w:val="00DB383C"/>
    <w:rsid w:val="00DC1220"/>
    <w:rsid w:val="00DC291B"/>
    <w:rsid w:val="00DC4BA5"/>
    <w:rsid w:val="00DC558D"/>
    <w:rsid w:val="00DC6E9F"/>
    <w:rsid w:val="00DD7BAE"/>
    <w:rsid w:val="00DE14FD"/>
    <w:rsid w:val="00DE5090"/>
    <w:rsid w:val="00DF3B09"/>
    <w:rsid w:val="00DF3D09"/>
    <w:rsid w:val="00DF449B"/>
    <w:rsid w:val="00DF4960"/>
    <w:rsid w:val="00DF53CE"/>
    <w:rsid w:val="00DF60D7"/>
    <w:rsid w:val="00DF6B8A"/>
    <w:rsid w:val="00DF7EBC"/>
    <w:rsid w:val="00E0128C"/>
    <w:rsid w:val="00E01463"/>
    <w:rsid w:val="00E03FF5"/>
    <w:rsid w:val="00E109BC"/>
    <w:rsid w:val="00E12E2B"/>
    <w:rsid w:val="00E140E3"/>
    <w:rsid w:val="00E14D7F"/>
    <w:rsid w:val="00E17997"/>
    <w:rsid w:val="00E17A40"/>
    <w:rsid w:val="00E20866"/>
    <w:rsid w:val="00E2114A"/>
    <w:rsid w:val="00E222D5"/>
    <w:rsid w:val="00E22FAB"/>
    <w:rsid w:val="00E233D4"/>
    <w:rsid w:val="00E25D4A"/>
    <w:rsid w:val="00E26007"/>
    <w:rsid w:val="00E329C3"/>
    <w:rsid w:val="00E32A77"/>
    <w:rsid w:val="00E32E54"/>
    <w:rsid w:val="00E36F80"/>
    <w:rsid w:val="00E40F3F"/>
    <w:rsid w:val="00E4344E"/>
    <w:rsid w:val="00E44A20"/>
    <w:rsid w:val="00E45D5B"/>
    <w:rsid w:val="00E51A4C"/>
    <w:rsid w:val="00E53069"/>
    <w:rsid w:val="00E62B87"/>
    <w:rsid w:val="00E63A93"/>
    <w:rsid w:val="00E64241"/>
    <w:rsid w:val="00E70B88"/>
    <w:rsid w:val="00E73F44"/>
    <w:rsid w:val="00E74A79"/>
    <w:rsid w:val="00E75C7A"/>
    <w:rsid w:val="00E76451"/>
    <w:rsid w:val="00E827F1"/>
    <w:rsid w:val="00E829D9"/>
    <w:rsid w:val="00E834CA"/>
    <w:rsid w:val="00E848A0"/>
    <w:rsid w:val="00E87B10"/>
    <w:rsid w:val="00E90CF1"/>
    <w:rsid w:val="00E90ECD"/>
    <w:rsid w:val="00E96EC1"/>
    <w:rsid w:val="00E97FBD"/>
    <w:rsid w:val="00EA5257"/>
    <w:rsid w:val="00EB00A2"/>
    <w:rsid w:val="00EB611F"/>
    <w:rsid w:val="00EB6312"/>
    <w:rsid w:val="00EB7492"/>
    <w:rsid w:val="00EC2184"/>
    <w:rsid w:val="00EC3818"/>
    <w:rsid w:val="00EC5AA4"/>
    <w:rsid w:val="00EC70F0"/>
    <w:rsid w:val="00ED26E6"/>
    <w:rsid w:val="00ED4F69"/>
    <w:rsid w:val="00ED60C7"/>
    <w:rsid w:val="00EF2641"/>
    <w:rsid w:val="00EF29DE"/>
    <w:rsid w:val="00EF39EA"/>
    <w:rsid w:val="00EF430C"/>
    <w:rsid w:val="00EF4EC6"/>
    <w:rsid w:val="00EF68D1"/>
    <w:rsid w:val="00F003E8"/>
    <w:rsid w:val="00F0085F"/>
    <w:rsid w:val="00F02007"/>
    <w:rsid w:val="00F022B5"/>
    <w:rsid w:val="00F063AA"/>
    <w:rsid w:val="00F065DB"/>
    <w:rsid w:val="00F07BC5"/>
    <w:rsid w:val="00F10D79"/>
    <w:rsid w:val="00F116D3"/>
    <w:rsid w:val="00F12685"/>
    <w:rsid w:val="00F170AF"/>
    <w:rsid w:val="00F22DF3"/>
    <w:rsid w:val="00F23673"/>
    <w:rsid w:val="00F24EEF"/>
    <w:rsid w:val="00F271C8"/>
    <w:rsid w:val="00F31902"/>
    <w:rsid w:val="00F33120"/>
    <w:rsid w:val="00F37A23"/>
    <w:rsid w:val="00F422DB"/>
    <w:rsid w:val="00F43EBD"/>
    <w:rsid w:val="00F442CC"/>
    <w:rsid w:val="00F45FF2"/>
    <w:rsid w:val="00F464DA"/>
    <w:rsid w:val="00F46872"/>
    <w:rsid w:val="00F46EC0"/>
    <w:rsid w:val="00F5792D"/>
    <w:rsid w:val="00F60FDA"/>
    <w:rsid w:val="00F615D8"/>
    <w:rsid w:val="00F62217"/>
    <w:rsid w:val="00F63385"/>
    <w:rsid w:val="00F66A42"/>
    <w:rsid w:val="00F66BFE"/>
    <w:rsid w:val="00F71B8B"/>
    <w:rsid w:val="00F731F4"/>
    <w:rsid w:val="00F80248"/>
    <w:rsid w:val="00F80E86"/>
    <w:rsid w:val="00F81E05"/>
    <w:rsid w:val="00F82E71"/>
    <w:rsid w:val="00F8309F"/>
    <w:rsid w:val="00F84007"/>
    <w:rsid w:val="00F84E6B"/>
    <w:rsid w:val="00F91D6B"/>
    <w:rsid w:val="00F976F5"/>
    <w:rsid w:val="00F978CA"/>
    <w:rsid w:val="00FA024F"/>
    <w:rsid w:val="00FA107D"/>
    <w:rsid w:val="00FA3658"/>
    <w:rsid w:val="00FA7E50"/>
    <w:rsid w:val="00FB09C9"/>
    <w:rsid w:val="00FB3499"/>
    <w:rsid w:val="00FC0EF8"/>
    <w:rsid w:val="00FC12C8"/>
    <w:rsid w:val="00FC14C6"/>
    <w:rsid w:val="00FC2CE8"/>
    <w:rsid w:val="00FC6438"/>
    <w:rsid w:val="00FD0786"/>
    <w:rsid w:val="00FD0DF8"/>
    <w:rsid w:val="00FD3E61"/>
    <w:rsid w:val="00FD3F35"/>
    <w:rsid w:val="00FD7DCC"/>
    <w:rsid w:val="00FE4C86"/>
    <w:rsid w:val="00FF1B9D"/>
    <w:rsid w:val="00FF3A75"/>
    <w:rsid w:val="00FF4F7A"/>
    <w:rsid w:val="00FF5746"/>
    <w:rsid w:val="00FF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9B019"/>
  <w14:defaultImageDpi w14:val="0"/>
  <w15:docId w15:val="{53308CE9-2961-4C8F-9D37-6B11AE8F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annotation text" w:semiHidden="1"/>
    <w:lsdException w:name="header" w:semiHidden="1"/>
    <w:lsdException w:name="footer" w:semiHidden="1"/>
    <w:lsdException w:name="caption" w:semiHidden="1" w:uiPriority="35" w:unhideWhenUsed="1" w:qFormat="1"/>
    <w:lsdException w:name="annotation reference" w:semiHidden="1"/>
    <w:lsdException w:name="line number" w:semiHidden="1"/>
    <w:lsdException w:name="page number" w:semiHidden="1"/>
    <w:lsdException w:name="toa heading" w:semiHidden="1" w:uiPriority="0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0" w:qFormat="1"/>
    <w:lsdException w:name="Default Paragraph Font" w:semiHidden="1" w:uiPriority="1"/>
    <w:lsdException w:name="Body Tex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/>
    <w:lsdException w:name="Body Text Indent 2" w:semiHidden="1"/>
    <w:lsdException w:name="Hyperlink" w:semiHidden="1"/>
    <w:lsdException w:name="FollowedHyperlink" w:semiHidden="1"/>
    <w:lsdException w:name="Strong" w:uiPriority="0" w:qFormat="1"/>
    <w:lsdException w:name="Emphasis" w:uiPriority="20" w:qFormat="1"/>
    <w:lsdException w:name="Plain Text" w:uiPriority="0"/>
    <w:lsdException w:name="HTML Preformatted" w:uiPriority="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AB9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73D"/>
    <w:pPr>
      <w:keepNext/>
      <w:spacing w:after="120"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2F073D"/>
    <w:pPr>
      <w:spacing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F073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sid w:val="001F6AB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F6AB9"/>
  </w:style>
  <w:style w:type="character" w:customStyle="1" w:styleId="Heading1Char">
    <w:name w:val="Heading 1 Char"/>
    <w:basedOn w:val="DefaultParagraphFont"/>
    <w:link w:val="Heading1"/>
    <w:uiPriority w:val="9"/>
    <w:locked/>
    <w:rsid w:val="002F073D"/>
    <w:rPr>
      <w:rFonts w:ascii="Arial" w:hAnsi="Arial" w:cs="Times New Roman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2F073D"/>
    <w:rPr>
      <w:rFonts w:ascii="Arial" w:hAnsi="Arial" w:cs="Times New Roman"/>
      <w:b/>
      <w:sz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hAnsi="Cambria" w:cs="Times New Roman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2F073D"/>
    <w:rPr>
      <w:rFonts w:cs="Times New Roman"/>
      <w:b/>
      <w:sz w:val="28"/>
    </w:rPr>
  </w:style>
  <w:style w:type="paragraph" w:customStyle="1" w:styleId="Department">
    <w:name w:val="Department"/>
    <w:uiPriority w:val="99"/>
    <w:pPr>
      <w:jc w:val="center"/>
    </w:pPr>
    <w:rPr>
      <w:rFonts w:ascii="Arial" w:hAnsi="Arial" w:cs="Arial"/>
      <w:b/>
      <w:bCs/>
      <w:caps/>
      <w:sz w:val="28"/>
      <w:szCs w:val="28"/>
    </w:rPr>
  </w:style>
  <w:style w:type="paragraph" w:customStyle="1" w:styleId="Agency">
    <w:name w:val="Agency"/>
    <w:basedOn w:val="Normal"/>
    <w:uiPriority w:val="99"/>
    <w:rPr>
      <w:b/>
      <w:bCs/>
      <w:sz w:val="28"/>
      <w:szCs w:val="28"/>
    </w:rPr>
  </w:style>
  <w:style w:type="paragraph" w:customStyle="1" w:styleId="CCRNumber">
    <w:name w:val="CCR Number"/>
    <w:uiPriority w:val="99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CCRTitle">
    <w:name w:val="CCR Title"/>
    <w:uiPriority w:val="99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Title1">
    <w:name w:val="Title1"/>
    <w:basedOn w:val="Normal"/>
    <w:uiPriority w:val="99"/>
    <w:pPr>
      <w:tabs>
        <w:tab w:val="left" w:pos="720"/>
        <w:tab w:val="left" w:pos="1440"/>
        <w:tab w:val="left" w:pos="2160"/>
      </w:tabs>
      <w:ind w:left="720" w:hanging="720"/>
    </w:pPr>
    <w:rPr>
      <w:b/>
      <w:bCs/>
    </w:rPr>
  </w:style>
  <w:style w:type="paragraph" w:customStyle="1" w:styleId="Title5">
    <w:name w:val="Title5"/>
    <w:basedOn w:val="Title2"/>
    <w:uiPriority w:val="99"/>
  </w:style>
  <w:style w:type="character" w:customStyle="1" w:styleId="cite">
    <w:name w:val="cite"/>
    <w:uiPriority w:val="99"/>
    <w:rPr>
      <w:color w:val="008080"/>
    </w:rPr>
  </w:style>
  <w:style w:type="paragraph" w:customStyle="1" w:styleId="par1">
    <w:name w:val="par1"/>
    <w:basedOn w:val="Normal"/>
    <w:pPr>
      <w:tabs>
        <w:tab w:val="left" w:pos="720"/>
        <w:tab w:val="left" w:pos="1440"/>
        <w:tab w:val="left" w:pos="2160"/>
      </w:tabs>
      <w:ind w:left="720" w:hanging="720"/>
    </w:pPr>
  </w:style>
  <w:style w:type="paragraph" w:customStyle="1" w:styleId="cp">
    <w:name w:val="cp"/>
    <w:basedOn w:val="Normal"/>
    <w:uiPriority w:val="99"/>
  </w:style>
  <w:style w:type="paragraph" w:customStyle="1" w:styleId="par2">
    <w:name w:val="par2"/>
    <w:basedOn w:val="par1"/>
    <w:uiPriority w:val="99"/>
    <w:pPr>
      <w:ind w:left="1440"/>
    </w:pPr>
  </w:style>
  <w:style w:type="paragraph" w:customStyle="1" w:styleId="upar2">
    <w:name w:val="upar2"/>
    <w:basedOn w:val="upar1"/>
    <w:uiPriority w:val="99"/>
    <w:pPr>
      <w:ind w:left="720"/>
    </w:pPr>
  </w:style>
  <w:style w:type="paragraph" w:customStyle="1" w:styleId="upar1">
    <w:name w:val="upar1"/>
    <w:basedOn w:val="Normal"/>
    <w:uiPriority w:val="99"/>
    <w:pPr>
      <w:tabs>
        <w:tab w:val="left" w:pos="720"/>
        <w:tab w:val="left" w:pos="1440"/>
      </w:tabs>
    </w:pPr>
  </w:style>
  <w:style w:type="paragraph" w:customStyle="1" w:styleId="upar3">
    <w:name w:val="upar3"/>
    <w:basedOn w:val="upar1"/>
    <w:uiPriority w:val="99"/>
    <w:pPr>
      <w:ind w:left="1440"/>
    </w:pPr>
  </w:style>
  <w:style w:type="paragraph" w:customStyle="1" w:styleId="Title2">
    <w:name w:val="Title2"/>
    <w:basedOn w:val="Title1"/>
    <w:uiPriority w:val="99"/>
  </w:style>
  <w:style w:type="paragraph" w:customStyle="1" w:styleId="Title3">
    <w:name w:val="Title3"/>
    <w:basedOn w:val="Title2"/>
    <w:uiPriority w:val="99"/>
  </w:style>
  <w:style w:type="paragraph" w:customStyle="1" w:styleId="Title4">
    <w:name w:val="Title4"/>
    <w:basedOn w:val="Title2"/>
    <w:uiPriority w:val="99"/>
  </w:style>
  <w:style w:type="paragraph" w:customStyle="1" w:styleId="upar4">
    <w:name w:val="upar4"/>
    <w:basedOn w:val="upar1"/>
    <w:uiPriority w:val="99"/>
    <w:pPr>
      <w:ind w:left="2160"/>
    </w:pPr>
  </w:style>
  <w:style w:type="paragraph" w:customStyle="1" w:styleId="par3">
    <w:name w:val="par3"/>
    <w:basedOn w:val="par1"/>
    <w:uiPriority w:val="99"/>
    <w:pPr>
      <w:ind w:left="2160"/>
    </w:pPr>
  </w:style>
  <w:style w:type="paragraph" w:customStyle="1" w:styleId="par4">
    <w:name w:val="par4"/>
    <w:basedOn w:val="par1"/>
    <w:uiPriority w:val="99"/>
    <w:pPr>
      <w:ind w:left="2880"/>
    </w:pPr>
  </w:style>
  <w:style w:type="paragraph" w:customStyle="1" w:styleId="figure-caption">
    <w:name w:val="figure-caption"/>
    <w:basedOn w:val="Normal"/>
    <w:uiPriority w:val="99"/>
    <w:rPr>
      <w:color w:val="800080"/>
    </w:rPr>
  </w:style>
  <w:style w:type="paragraph" w:customStyle="1" w:styleId="figure-orientation">
    <w:name w:val="figure-orientation"/>
    <w:basedOn w:val="Normal"/>
    <w:uiPriority w:val="99"/>
    <w:rPr>
      <w:color w:val="800080"/>
    </w:rPr>
  </w:style>
  <w:style w:type="paragraph" w:customStyle="1" w:styleId="figure-filename">
    <w:name w:val="figure-filename"/>
    <w:basedOn w:val="Normal"/>
    <w:uiPriority w:val="99"/>
    <w:rPr>
      <w:color w:val="800080"/>
    </w:rPr>
  </w:style>
  <w:style w:type="paragraph" w:customStyle="1" w:styleId="par5">
    <w:name w:val="par5"/>
    <w:basedOn w:val="par1"/>
    <w:uiPriority w:val="99"/>
    <w:pPr>
      <w:ind w:left="3600"/>
    </w:pPr>
  </w:style>
  <w:style w:type="paragraph" w:customStyle="1" w:styleId="upar5">
    <w:name w:val="upar5"/>
    <w:basedOn w:val="upar1"/>
    <w:uiPriority w:val="99"/>
    <w:pPr>
      <w:ind w:left="2880"/>
    </w:pPr>
  </w:style>
  <w:style w:type="character" w:customStyle="1" w:styleId="provision">
    <w:name w:val="provision"/>
    <w:uiPriority w:val="99"/>
    <w:rPr>
      <w:rFonts w:ascii="Arial" w:hAnsi="Arial"/>
      <w:color w:val="auto"/>
      <w:sz w:val="20"/>
    </w:rPr>
  </w:style>
  <w:style w:type="character" w:customStyle="1" w:styleId="eff">
    <w:name w:val="eff"/>
    <w:uiPriority w:val="99"/>
    <w:rPr>
      <w:rFonts w:ascii="Arial" w:hAnsi="Arial"/>
      <w:i/>
      <w:color w:val="0000FF"/>
      <w:sz w:val="20"/>
    </w:rPr>
  </w:style>
  <w:style w:type="paragraph" w:customStyle="1" w:styleId="Title6">
    <w:name w:val="Title6"/>
    <w:basedOn w:val="Title2"/>
    <w:uiPriority w:val="99"/>
  </w:style>
  <w:style w:type="paragraph" w:customStyle="1" w:styleId="par6">
    <w:name w:val="par6"/>
    <w:basedOn w:val="par1"/>
    <w:uiPriority w:val="99"/>
    <w:pPr>
      <w:ind w:left="4320"/>
    </w:pPr>
  </w:style>
  <w:style w:type="paragraph" w:customStyle="1" w:styleId="upar6">
    <w:name w:val="upar6"/>
    <w:basedOn w:val="upar1"/>
    <w:uiPriority w:val="99"/>
    <w:pPr>
      <w:ind w:left="3600"/>
    </w:pPr>
  </w:style>
  <w:style w:type="paragraph" w:customStyle="1" w:styleId="par7">
    <w:name w:val="par7"/>
    <w:basedOn w:val="par6"/>
    <w:uiPriority w:val="99"/>
  </w:style>
  <w:style w:type="paragraph" w:customStyle="1" w:styleId="upar7">
    <w:name w:val="upar7"/>
    <w:basedOn w:val="upar6"/>
    <w:uiPriority w:val="99"/>
  </w:style>
  <w:style w:type="paragraph" w:customStyle="1" w:styleId="upar8">
    <w:name w:val="upar8"/>
    <w:basedOn w:val="upar6"/>
    <w:uiPriority w:val="99"/>
  </w:style>
  <w:style w:type="paragraph" w:customStyle="1" w:styleId="upar9">
    <w:name w:val="upar9"/>
    <w:basedOn w:val="par6"/>
    <w:uiPriority w:val="99"/>
  </w:style>
  <w:style w:type="paragraph" w:customStyle="1" w:styleId="par8">
    <w:name w:val="par8"/>
    <w:basedOn w:val="par7"/>
    <w:uiPriority w:val="99"/>
  </w:style>
  <w:style w:type="character" w:customStyle="1" w:styleId="InlineGraphic">
    <w:name w:val="Inline Graphic"/>
    <w:uiPriority w:val="99"/>
    <w:rPr>
      <w:rFonts w:ascii="Arial" w:hAnsi="Arial"/>
      <w:color w:val="auto"/>
      <w:sz w:val="20"/>
    </w:rPr>
  </w:style>
  <w:style w:type="paragraph" w:customStyle="1" w:styleId="Footnote">
    <w:name w:val="Footnote"/>
    <w:basedOn w:val="Normal"/>
    <w:uiPriority w:val="99"/>
    <w:pPr>
      <w:spacing w:before="120"/>
    </w:pPr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Pr>
      <w:b/>
      <w:bCs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</w:rPr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mallCaps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Times New Roman" w:hAnsi="Times New Roman" w:cs="Times New Roman"/>
      <w:sz w:val="24"/>
    </w:rPr>
  </w:style>
  <w:style w:type="paragraph" w:styleId="Title">
    <w:name w:val="Title"/>
    <w:basedOn w:val="Normal"/>
    <w:link w:val="TitleChar"/>
    <w:uiPriority w:val="10"/>
    <w:qFormat/>
    <w:rsid w:val="002F073D"/>
    <w:rPr>
      <w:u w:val="single"/>
    </w:rPr>
  </w:style>
  <w:style w:type="character" w:customStyle="1" w:styleId="TitleChar">
    <w:name w:val="Title Char"/>
    <w:basedOn w:val="DefaultParagraphFont"/>
    <w:link w:val="Title"/>
    <w:uiPriority w:val="10"/>
    <w:locked/>
    <w:rsid w:val="002F073D"/>
    <w:rPr>
      <w:rFonts w:ascii="Arial" w:hAnsi="Arial" w:cs="Times New Roman"/>
      <w:sz w:val="24"/>
      <w:u w:val="single"/>
    </w:rPr>
  </w:style>
  <w:style w:type="paragraph" w:styleId="BodyText2">
    <w:name w:val="Body Text 2"/>
    <w:basedOn w:val="Normal"/>
    <w:link w:val="BodyText2Char"/>
    <w:uiPriority w:val="99"/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Times New Roman" w:hAnsi="Times New Roman" w:cs="Times New Roman"/>
      <w:sz w:val="24"/>
    </w:rPr>
  </w:style>
  <w:style w:type="character" w:styleId="LineNumber">
    <w:name w:val="line number"/>
    <w:basedOn w:val="DefaultParagraphFont"/>
    <w:uiPriority w:val="99"/>
    <w:rPr>
      <w:rFonts w:cs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ascii="Times New Roman" w:hAnsi="Times New Roman" w:cs="Times New Roman"/>
      <w:sz w:val="20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F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D5F0B"/>
    <w:rPr>
      <w:rFonts w:ascii="Tahoma" w:hAnsi="Tahoma" w:cs="Times New Roman"/>
      <w:sz w:val="16"/>
    </w:rPr>
  </w:style>
  <w:style w:type="paragraph" w:styleId="TOAHeading">
    <w:name w:val="toa heading"/>
    <w:basedOn w:val="Normal"/>
    <w:next w:val="Normal"/>
    <w:uiPriority w:val="99"/>
    <w:semiHidden/>
    <w:rsid w:val="00EA525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</w:pPr>
    <w:rPr>
      <w:rFonts w:ascii="TmsRmn 10pt" w:hAnsi="TmsRmn 10pt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406F0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406F09"/>
    <w:rPr>
      <w:rFonts w:ascii="Consolas" w:hAnsi="Consolas" w:cs="Times New Roman"/>
      <w:sz w:val="21"/>
    </w:rPr>
  </w:style>
  <w:style w:type="character" w:styleId="Strong">
    <w:name w:val="Strong"/>
    <w:basedOn w:val="DefaultParagraphFont"/>
    <w:uiPriority w:val="22"/>
    <w:qFormat/>
    <w:rsid w:val="002F073D"/>
    <w:rPr>
      <w:rFonts w:cs="Times New Roman"/>
      <w:b/>
    </w:rPr>
  </w:style>
  <w:style w:type="character" w:styleId="Emphasis">
    <w:name w:val="Emphasis"/>
    <w:basedOn w:val="DefaultParagraphFont"/>
    <w:uiPriority w:val="20"/>
    <w:qFormat/>
    <w:rsid w:val="002F073D"/>
    <w:rPr>
      <w:rFonts w:cs="Times New Roman"/>
      <w:i/>
    </w:rPr>
  </w:style>
  <w:style w:type="paragraph" w:styleId="ListParagraph">
    <w:name w:val="List Paragraph"/>
    <w:basedOn w:val="Normal"/>
    <w:uiPriority w:val="34"/>
    <w:qFormat/>
    <w:rsid w:val="002F073D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D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841D44"/>
    <w:rPr>
      <w:rFonts w:ascii="Calibri" w:hAnsi="Calibri" w:cs="Times New Roman"/>
      <w:b/>
      <w:sz w:val="20"/>
    </w:rPr>
  </w:style>
  <w:style w:type="table" w:styleId="TableGrid">
    <w:name w:val="Table Grid"/>
    <w:basedOn w:val="TableNormal"/>
    <w:uiPriority w:val="59"/>
    <w:rsid w:val="003B40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80CF4"/>
    <w:rPr>
      <w:rFonts w:asciiTheme="minorHAnsi" w:hAnsiTheme="minorHAnsi" w:cs="Times New Roman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284E7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284E7C"/>
    <w:rPr>
      <w:rFonts w:asciiTheme="minorHAnsi" w:hAnsiTheme="minorHAnsi" w:cs="Times New Roman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rsid w:val="00C0728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C07280"/>
    <w:rPr>
      <w:rFonts w:asciiTheme="minorHAnsi" w:hAnsiTheme="minorHAnsi"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F07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F07BC5"/>
    <w:rPr>
      <w:rFonts w:ascii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rsid w:val="004A3CE7"/>
    <w:pPr>
      <w:autoSpaceDE w:val="0"/>
      <w:autoSpaceDN w:val="0"/>
      <w:adjustRightInd w:val="0"/>
      <w:spacing w:after="0" w:line="202" w:lineRule="exact"/>
      <w:ind w:left="108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4EB4B1-4C1F-40F6-AD09-B86597DE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Perila, Randy</dc:creator>
  <cp:keywords/>
  <dc:description/>
  <cp:lastModifiedBy>Perila, Randy</cp:lastModifiedBy>
  <cp:revision>2</cp:revision>
  <cp:lastPrinted>2025-09-23T17:42:00Z</cp:lastPrinted>
  <dcterms:created xsi:type="dcterms:W3CDTF">2026-07-15T23:05:00Z</dcterms:created>
  <dcterms:modified xsi:type="dcterms:W3CDTF">2026-07-15T23:05:00Z</dcterms:modified>
</cp:coreProperties>
</file>