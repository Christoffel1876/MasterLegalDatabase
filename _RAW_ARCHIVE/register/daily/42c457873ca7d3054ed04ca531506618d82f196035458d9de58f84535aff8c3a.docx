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CA6A" w14:textId="77777777" w:rsidR="00EE4100" w:rsidRDefault="00EE4100" w:rsidP="00EE4100">
      <w:pPr>
        <w:pStyle w:val="Department"/>
      </w:pPr>
      <w:r>
        <w:t>DEPARTMENT OF REGULATORY AGENCIES</w:t>
      </w:r>
    </w:p>
    <w:p w14:paraId="4A7734AD" w14:textId="77777777" w:rsidR="004E14B5" w:rsidRDefault="00EE4100" w:rsidP="00EE4100">
      <w:pPr>
        <w:pStyle w:val="Agency"/>
      </w:pPr>
      <w:r>
        <w:t>Division of Insurance</w:t>
      </w:r>
    </w:p>
    <w:p w14:paraId="5A2CA78A" w14:textId="77777777" w:rsidR="00EE4100" w:rsidRDefault="00205887" w:rsidP="00EE4100">
      <w:pPr>
        <w:pStyle w:val="CCRNumber"/>
      </w:pPr>
      <w:r>
        <w:t>3 CCR 702-</w:t>
      </w:r>
      <w:r w:rsidR="006D29CE">
        <w:t>4</w:t>
      </w:r>
    </w:p>
    <w:p w14:paraId="7E24390A" w14:textId="77777777" w:rsidR="006D29CE" w:rsidRDefault="006D29CE" w:rsidP="00B23075">
      <w:pPr>
        <w:pStyle w:val="CCRTitle"/>
      </w:pPr>
      <w:r>
        <w:rPr>
          <w:rFonts w:eastAsia="Arial"/>
        </w:rPr>
        <w:t>LIFE ACCIDENT AND HEALTH</w:t>
      </w:r>
    </w:p>
    <w:p w14:paraId="4EAD21A7" w14:textId="77777777" w:rsidR="006D29CE" w:rsidRDefault="006D29CE" w:rsidP="003200CE">
      <w:pPr>
        <w:pStyle w:val="Title1"/>
        <w:spacing w:after="240"/>
      </w:pPr>
      <w:ins w:id="0" w:author="Author">
        <w:r>
          <w:rPr>
            <w:smallCaps/>
          </w:rPr>
          <w:t xml:space="preserve">DRAFT </w:t>
        </w:r>
        <w:r w:rsidR="00633230" w:rsidRPr="001A1CFF">
          <w:t>P</w:t>
        </w:r>
        <w:r w:rsidR="00633230" w:rsidRPr="00633230">
          <w:t xml:space="preserve">roposed </w:t>
        </w:r>
      </w:ins>
      <w:r>
        <w:t>Amended Regulation 4-2-73</w:t>
      </w:r>
    </w:p>
    <w:p w14:paraId="62F0E898" w14:textId="77777777" w:rsidR="006D29CE" w:rsidRPr="000C0679" w:rsidRDefault="006D29CE" w:rsidP="000C0679">
      <w:pPr>
        <w:pStyle w:val="Heading1"/>
        <w:rPr>
          <w:sz w:val="24"/>
          <w:szCs w:val="24"/>
        </w:rPr>
      </w:pPr>
      <w:r w:rsidRPr="000C0679">
        <w:rPr>
          <w:sz w:val="24"/>
          <w:szCs w:val="24"/>
        </w:rPr>
        <w:t>CONCERNING HUMAN IMMUNODEFICIENCY VIRUS PRE-EXPOSURE PROPHYLAXIS PRESCRIPTION DRUGS AND BASELINE AND MONITORING SERVICES</w:t>
      </w:r>
    </w:p>
    <w:p w14:paraId="4F1802C2" w14:textId="77777777" w:rsidR="003200CE" w:rsidRDefault="003200CE" w:rsidP="003200CE">
      <w:pPr>
        <w:pStyle w:val="par1"/>
        <w:spacing w:before="0"/>
      </w:pPr>
    </w:p>
    <w:p w14:paraId="672EA9C3" w14:textId="77777777" w:rsidR="006D29CE" w:rsidRDefault="006D29CE" w:rsidP="003200CE">
      <w:pPr>
        <w:pStyle w:val="par1"/>
        <w:spacing w:before="0"/>
        <w:ind w:left="0" w:firstLine="0"/>
      </w:pPr>
      <w:r>
        <w:t>Section 1</w:t>
      </w:r>
      <w:r>
        <w:tab/>
        <w:t>Authority</w:t>
      </w:r>
    </w:p>
    <w:p w14:paraId="04337D27" w14:textId="77777777" w:rsidR="006D29CE" w:rsidRDefault="006D29CE" w:rsidP="003200CE">
      <w:pPr>
        <w:pStyle w:val="par1"/>
        <w:spacing w:before="0"/>
      </w:pPr>
      <w:r>
        <w:t>Section 2</w:t>
      </w:r>
      <w:r>
        <w:tab/>
        <w:t xml:space="preserve">Scope and Purpose </w:t>
      </w:r>
    </w:p>
    <w:p w14:paraId="4654F671" w14:textId="77777777" w:rsidR="006D29CE" w:rsidRDefault="006D29CE" w:rsidP="003200CE">
      <w:pPr>
        <w:pStyle w:val="par1"/>
        <w:spacing w:before="0"/>
      </w:pPr>
      <w:r>
        <w:t>Section 3</w:t>
      </w:r>
      <w:r>
        <w:tab/>
        <w:t>Applicability</w:t>
      </w:r>
    </w:p>
    <w:p w14:paraId="447F2C82" w14:textId="77777777" w:rsidR="006D29CE" w:rsidRDefault="006D29CE" w:rsidP="003200CE">
      <w:pPr>
        <w:pStyle w:val="par1"/>
        <w:spacing w:before="0"/>
      </w:pPr>
      <w:r>
        <w:t>Section 4</w:t>
      </w:r>
      <w:r>
        <w:tab/>
        <w:t>Definitions</w:t>
      </w:r>
    </w:p>
    <w:p w14:paraId="5DDB60CD" w14:textId="77777777" w:rsidR="006D29CE" w:rsidRDefault="006D29CE" w:rsidP="003200CE">
      <w:pPr>
        <w:pStyle w:val="par1"/>
        <w:spacing w:before="0"/>
      </w:pPr>
      <w:r>
        <w:t>Section 5</w:t>
      </w:r>
      <w:r>
        <w:tab/>
        <w:t xml:space="preserve">Carrier Coverage Requirements </w:t>
      </w:r>
    </w:p>
    <w:p w14:paraId="441D6FB0" w14:textId="77777777" w:rsidR="006D29CE" w:rsidRDefault="006D29CE" w:rsidP="003200CE">
      <w:pPr>
        <w:pStyle w:val="par1"/>
        <w:spacing w:before="0"/>
      </w:pPr>
      <w:r>
        <w:t>Section 6</w:t>
      </w:r>
      <w:r>
        <w:tab/>
        <w:t>Severability</w:t>
      </w:r>
    </w:p>
    <w:p w14:paraId="38529D43" w14:textId="77777777" w:rsidR="006D29CE" w:rsidRDefault="006D29CE" w:rsidP="003200CE">
      <w:pPr>
        <w:pStyle w:val="par1"/>
        <w:spacing w:before="0"/>
      </w:pPr>
      <w:r>
        <w:t>Section 7</w:t>
      </w:r>
      <w:r>
        <w:tab/>
        <w:t xml:space="preserve">Incorporated Materials </w:t>
      </w:r>
    </w:p>
    <w:p w14:paraId="5467E383" w14:textId="77777777" w:rsidR="006D29CE" w:rsidRDefault="006D29CE" w:rsidP="003200CE">
      <w:pPr>
        <w:pStyle w:val="par1"/>
        <w:spacing w:before="0"/>
      </w:pPr>
      <w:r>
        <w:t>Section 8</w:t>
      </w:r>
      <w:r>
        <w:tab/>
        <w:t>Enforcement</w:t>
      </w:r>
    </w:p>
    <w:p w14:paraId="30900011" w14:textId="77777777" w:rsidR="006D29CE" w:rsidRDefault="006D29CE" w:rsidP="003200CE">
      <w:pPr>
        <w:pStyle w:val="par1"/>
        <w:spacing w:before="0"/>
      </w:pPr>
      <w:r>
        <w:t>Section 9</w:t>
      </w:r>
      <w:r>
        <w:tab/>
        <w:t>Effective Date</w:t>
      </w:r>
    </w:p>
    <w:p w14:paraId="1F5F6019" w14:textId="77777777" w:rsidR="006D29CE" w:rsidRDefault="006D29CE" w:rsidP="003200CE">
      <w:pPr>
        <w:pStyle w:val="par1"/>
        <w:spacing w:before="0"/>
      </w:pPr>
      <w:r>
        <w:t>Section 10</w:t>
      </w:r>
      <w:r>
        <w:tab/>
        <w:t>History</w:t>
      </w:r>
    </w:p>
    <w:p w14:paraId="28F66358" w14:textId="77777777" w:rsidR="006D29CE" w:rsidRDefault="006D29CE" w:rsidP="00B23075">
      <w:pPr>
        <w:pStyle w:val="Title2"/>
      </w:pPr>
      <w:r>
        <w:t>Section 1</w:t>
      </w:r>
      <w:r>
        <w:tab/>
        <w:t>Authority</w:t>
      </w:r>
    </w:p>
    <w:p w14:paraId="0F4DECA8" w14:textId="77777777" w:rsidR="006D29CE" w:rsidRDefault="006D29CE" w:rsidP="00B23075">
      <w:pPr>
        <w:pStyle w:val="upar1"/>
      </w:pPr>
      <w:r>
        <w:t>This regulation is promulgated and adopted by the Commissioner of Insurance under the authority of §§ 10-1-109(1), 10-16-104(18)(b)(X), and 10-16-109, C.R.S.</w:t>
      </w:r>
    </w:p>
    <w:p w14:paraId="3B7C99A9" w14:textId="77777777" w:rsidR="006D29CE" w:rsidRDefault="006D29CE" w:rsidP="00B23075">
      <w:pPr>
        <w:pStyle w:val="Title2"/>
      </w:pPr>
      <w:r>
        <w:t>Section 2</w:t>
      </w:r>
      <w:r>
        <w:tab/>
        <w:t>Scope and Purpose</w:t>
      </w:r>
    </w:p>
    <w:p w14:paraId="361FBDD0" w14:textId="77777777" w:rsidR="006D29CE" w:rsidRDefault="006D29CE" w:rsidP="00B23075">
      <w:pPr>
        <w:pStyle w:val="upar1"/>
      </w:pPr>
      <w:r>
        <w:t>The purpose of this regulation is to establish the requirements for individual and group health benefit plans to provide coverage for human immunodeficiency virus (HIV) pre-exposure prophylaxis (</w:t>
      </w:r>
      <w:proofErr w:type="spellStart"/>
      <w:r>
        <w:t>PrEP</w:t>
      </w:r>
      <w:proofErr w:type="spellEnd"/>
      <w:r>
        <w:t>) as well as baseline and monitoring services in accordance with Article 16 of Title 10 of the Colorado Revised Statutes, and the Patient Protection and Affordable Care Act of 2010, Pub. L. No. 111-148, 124 Stat. 119 (2010) and the Health Care and Education Reconciliation Act of 2010, Pub. L. No. 111-152, 124 Stat. 1029 (2010), together referred to as the “Affordable Care Act” (ACA).</w:t>
      </w:r>
    </w:p>
    <w:p w14:paraId="7AC1B118" w14:textId="77777777" w:rsidR="006D29CE" w:rsidRDefault="006D29CE" w:rsidP="00B23075">
      <w:pPr>
        <w:pStyle w:val="Title2"/>
      </w:pPr>
      <w:r>
        <w:t>Section 3</w:t>
      </w:r>
      <w:r>
        <w:tab/>
        <w:t>Applicability</w:t>
      </w:r>
    </w:p>
    <w:p w14:paraId="73B3F26E" w14:textId="77777777" w:rsidR="006D29CE" w:rsidRDefault="006D29CE" w:rsidP="00B23075">
      <w:pPr>
        <w:pStyle w:val="upar1"/>
      </w:pPr>
      <w:r>
        <w:t xml:space="preserve">This regulation applies to all carriers marketing and issuing individual and group health benefit plans subject to the individual and group laws of Colorado on or after the effective date of this regulation. This regulation does not apply to grandfathered health benefit plans or short-term limited duration insurance policies. </w:t>
      </w:r>
    </w:p>
    <w:p w14:paraId="59686AF5" w14:textId="77777777" w:rsidR="006D29CE" w:rsidRDefault="006D29CE" w:rsidP="00B23075">
      <w:pPr>
        <w:pStyle w:val="Title2"/>
      </w:pPr>
      <w:r>
        <w:t>Section 4</w:t>
      </w:r>
      <w:r>
        <w:tab/>
        <w:t>Definitions</w:t>
      </w:r>
    </w:p>
    <w:p w14:paraId="15DC22BB" w14:textId="77777777" w:rsidR="006D29CE" w:rsidRDefault="006D29CE" w:rsidP="00B23075">
      <w:pPr>
        <w:pStyle w:val="par1"/>
      </w:pPr>
      <w:r>
        <w:t>A.</w:t>
      </w:r>
      <w:r>
        <w:tab/>
        <w:t>“Carrier” shall have the same meaning as found at § 10-16-102(8), C.R.S.</w:t>
      </w:r>
    </w:p>
    <w:p w14:paraId="392D1EB9" w14:textId="77777777" w:rsidR="006D29CE" w:rsidRDefault="006D29CE" w:rsidP="00B23075">
      <w:pPr>
        <w:pStyle w:val="par1"/>
      </w:pPr>
      <w:r>
        <w:t>B.</w:t>
      </w:r>
      <w:r>
        <w:tab/>
        <w:t>“Health benefit plan” shall have the same meaning as found at § 10-16-102(32), C.R.S.</w:t>
      </w:r>
    </w:p>
    <w:p w14:paraId="1300814B" w14:textId="77777777" w:rsidR="006D29CE" w:rsidRDefault="006D29CE" w:rsidP="00B23075">
      <w:pPr>
        <w:pStyle w:val="par1"/>
      </w:pPr>
      <w:r>
        <w:lastRenderedPageBreak/>
        <w:t>C.</w:t>
      </w:r>
      <w:r>
        <w:tab/>
        <w:t>“Human immunodeficiency virus” and “HIV” mean, for the purposes of this regulation, the virus that attacks the immune system that can lead to acquired immunodeficiency syndrome or AIDS if not treated.</w:t>
      </w:r>
    </w:p>
    <w:p w14:paraId="156CC4CF" w14:textId="77777777" w:rsidR="006D29CE" w:rsidRDefault="006D29CE" w:rsidP="00B23075">
      <w:pPr>
        <w:pStyle w:val="par1"/>
        <w:rPr>
          <w:del w:id="1" w:author="Author"/>
        </w:rPr>
      </w:pPr>
      <w:r>
        <w:t>D.</w:t>
      </w:r>
      <w:r>
        <w:tab/>
        <w:t>“Pre-exposure prophylaxis” and “</w:t>
      </w:r>
      <w:proofErr w:type="spellStart"/>
      <w:r>
        <w:t>PrEP</w:t>
      </w:r>
      <w:proofErr w:type="spellEnd"/>
      <w:r>
        <w:t>” mean, for the purposes of this regulation, medication or medications intended to prevent HIV infection when an individual is exposed to HIV.</w:t>
      </w:r>
    </w:p>
    <w:p w14:paraId="08C6F346" w14:textId="77777777" w:rsidR="006D29CE" w:rsidRDefault="006D29CE" w:rsidP="00B23075">
      <w:pPr>
        <w:pStyle w:val="par1"/>
      </w:pPr>
      <w:del w:id="2" w:author="Author">
        <w:r>
          <w:delText>E.</w:delText>
        </w:r>
        <w:r>
          <w:tab/>
          <w:delText>“Serodiscordant sex partner” means, for purposes of this regulation, having a sexual relationship with a partner who is living with HIV.</w:delText>
        </w:r>
      </w:del>
    </w:p>
    <w:p w14:paraId="536F6F23" w14:textId="77777777" w:rsidR="006D29CE" w:rsidRPr="00AE7429" w:rsidRDefault="006D29CE" w:rsidP="00B23075">
      <w:pPr>
        <w:pStyle w:val="par1"/>
      </w:pPr>
      <w:ins w:id="3" w:author="Author">
        <w:r w:rsidRPr="00AE7429">
          <w:t>E</w:t>
        </w:r>
      </w:ins>
      <w:del w:id="4" w:author="Author">
        <w:r w:rsidRPr="00AE7429">
          <w:delText>F</w:delText>
        </w:r>
      </w:del>
      <w:r w:rsidRPr="00AE7429">
        <w:t>.</w:t>
      </w:r>
      <w:r w:rsidRPr="00AE7429">
        <w:tab/>
        <w:t>“United States Preventive Services Taskforce” and “USPSTF” shall have the same meaning as found at § 10-16-104(18)(c)(IV), C.R.S.</w:t>
      </w:r>
    </w:p>
    <w:p w14:paraId="75078015" w14:textId="77777777" w:rsidR="006D29CE" w:rsidRDefault="006D29CE" w:rsidP="00B23075">
      <w:pPr>
        <w:pStyle w:val="par1"/>
      </w:pPr>
      <w:ins w:id="5" w:author="Author">
        <w:r w:rsidRPr="00AE7429">
          <w:t>F</w:t>
        </w:r>
      </w:ins>
      <w:del w:id="6" w:author="Author">
        <w:r w:rsidRPr="00AE7429">
          <w:delText>G</w:delText>
        </w:r>
      </w:del>
      <w:r w:rsidRPr="00AE7429">
        <w:t>.</w:t>
      </w:r>
      <w:r>
        <w:tab/>
        <w:t>“Urgent prior authorization request” shall have the same meaning as found at § 10-16- 124.5(8)(b), C.R.S.</w:t>
      </w:r>
    </w:p>
    <w:p w14:paraId="3BC994D3" w14:textId="77777777" w:rsidR="006D29CE" w:rsidRDefault="006D29CE" w:rsidP="00B23075">
      <w:pPr>
        <w:pStyle w:val="Title2"/>
      </w:pPr>
      <w:r>
        <w:t>Section 5</w:t>
      </w:r>
      <w:r>
        <w:tab/>
        <w:t>Carrier Coverage Requirements</w:t>
      </w:r>
    </w:p>
    <w:p w14:paraId="3F5F2B68" w14:textId="77777777" w:rsidR="006D29CE" w:rsidRPr="00F14FCB" w:rsidRDefault="006D29CE" w:rsidP="006D29CE">
      <w:pPr>
        <w:pBdr>
          <w:top w:val="nil"/>
          <w:left w:val="nil"/>
          <w:bottom w:val="nil"/>
          <w:right w:val="nil"/>
          <w:between w:val="nil"/>
        </w:pBdr>
        <w:tabs>
          <w:tab w:val="left" w:pos="720"/>
          <w:tab w:val="left" w:pos="1440"/>
          <w:tab w:val="left" w:pos="2160"/>
        </w:tabs>
        <w:ind w:left="720" w:hanging="720"/>
        <w:rPr>
          <w:rStyle w:val="par1Char"/>
        </w:rPr>
      </w:pPr>
      <w:r>
        <w:rPr>
          <w:rFonts w:eastAsia="Arial"/>
          <w:color w:val="000000"/>
        </w:rPr>
        <w:t>A.</w:t>
      </w:r>
      <w:r>
        <w:rPr>
          <w:rFonts w:eastAsia="Arial"/>
          <w:color w:val="000000"/>
        </w:rPr>
        <w:tab/>
      </w:r>
      <w:r w:rsidRPr="00F14FCB">
        <w:rPr>
          <w:rStyle w:val="par1Char"/>
        </w:rPr>
        <w:t>Consistent with USPSTF Recommendations, carriers must provide coverage for</w:t>
      </w:r>
      <w:del w:id="7" w:author="Author">
        <w:r w:rsidRPr="00F14FCB">
          <w:rPr>
            <w:rStyle w:val="par1Char"/>
          </w:rPr>
          <w:delText xml:space="preserve"> the</w:delText>
        </w:r>
      </w:del>
      <w:r w:rsidRPr="00F14FCB">
        <w:rPr>
          <w:rStyle w:val="par1Char"/>
        </w:rPr>
        <w:t xml:space="preserve"> federal Food and Drug Administration (FDA)-approved medication</w:t>
      </w:r>
      <w:ins w:id="8" w:author="Author">
        <w:r w:rsidRPr="00F14FCB">
          <w:rPr>
            <w:rStyle w:val="par1Char"/>
          </w:rPr>
          <w:t>s</w:t>
        </w:r>
      </w:ins>
      <w:r w:rsidRPr="00F14FCB">
        <w:rPr>
          <w:rStyle w:val="par1Char"/>
        </w:rPr>
        <w:t xml:space="preserve"> prescribed for pre-exposure prophylaxis (</w:t>
      </w:r>
      <w:proofErr w:type="spellStart"/>
      <w:r w:rsidRPr="00F14FCB">
        <w:rPr>
          <w:rStyle w:val="par1Char"/>
        </w:rPr>
        <w:t>PrEP</w:t>
      </w:r>
      <w:proofErr w:type="spellEnd"/>
      <w:r w:rsidRPr="00F14FCB">
        <w:rPr>
          <w:rStyle w:val="par1Char"/>
        </w:rPr>
        <w:t xml:space="preserve">) without copayment or cost-sharing for individuals who, according to their provider or pharmacist pursuant to § 12-280-125.7, C.R.S., are indicated for </w:t>
      </w:r>
      <w:proofErr w:type="spellStart"/>
      <w:r w:rsidRPr="00F14FCB">
        <w:rPr>
          <w:rStyle w:val="par1Char"/>
        </w:rPr>
        <w:t>PrEP.</w:t>
      </w:r>
      <w:proofErr w:type="spellEnd"/>
      <w:r w:rsidRPr="00F14FCB">
        <w:rPr>
          <w:rStyle w:val="par1Char"/>
        </w:rPr>
        <w:t xml:space="preserve"> Carriers shall provide such coverage without copayment or cost-sharing for the </w:t>
      </w:r>
      <w:proofErr w:type="spellStart"/>
      <w:r w:rsidRPr="00F14FCB">
        <w:rPr>
          <w:rStyle w:val="par1Char"/>
        </w:rPr>
        <w:t>PrEP</w:t>
      </w:r>
      <w:proofErr w:type="spellEnd"/>
      <w:r w:rsidRPr="00F14FCB">
        <w:rPr>
          <w:rStyle w:val="par1Char"/>
        </w:rPr>
        <w:t xml:space="preserve"> medication that is clinically indicated for the individual according to the prescribing provider or pharmacist. Based on </w:t>
      </w:r>
      <w:ins w:id="9" w:author="Author">
        <w:r w:rsidRPr="00F14FCB">
          <w:rPr>
            <w:rStyle w:val="par1Char"/>
          </w:rPr>
          <w:t>U</w:t>
        </w:r>
        <w:del w:id="10" w:author="Author">
          <w:r w:rsidRPr="00F14FCB">
            <w:rPr>
              <w:rStyle w:val="par1Char"/>
            </w:rPr>
            <w:delText>P</w:delText>
          </w:r>
        </w:del>
        <w:r w:rsidRPr="00F14FCB">
          <w:rPr>
            <w:rStyle w:val="par1Char"/>
          </w:rPr>
          <w:t xml:space="preserve">SPSTF recommendations, </w:t>
        </w:r>
      </w:ins>
      <w:del w:id="11" w:author="Author">
        <w:r w:rsidRPr="00F14FCB">
          <w:rPr>
            <w:rStyle w:val="par1Char"/>
          </w:rPr>
          <w:delText>Centers for Disease Control and Prevention Guidelines</w:delText>
        </w:r>
      </w:del>
      <w:r w:rsidRPr="00F14FCB">
        <w:rPr>
          <w:rStyle w:val="par1Char"/>
        </w:rPr>
        <w:t xml:space="preserve">, individuals indicated for </w:t>
      </w:r>
      <w:proofErr w:type="spellStart"/>
      <w:r w:rsidRPr="00F14FCB">
        <w:rPr>
          <w:rStyle w:val="par1Char"/>
        </w:rPr>
        <w:t>PrEP</w:t>
      </w:r>
      <w:proofErr w:type="spellEnd"/>
      <w:r w:rsidRPr="00F14FCB">
        <w:rPr>
          <w:rStyle w:val="par1Char"/>
        </w:rPr>
        <w:t xml:space="preserve"> include:</w:t>
      </w:r>
    </w:p>
    <w:p w14:paraId="41111CEF" w14:textId="77777777" w:rsidR="006D29CE" w:rsidRDefault="006D29CE" w:rsidP="00B23075">
      <w:pPr>
        <w:pStyle w:val="par2"/>
      </w:pPr>
      <w:r>
        <w:t>1.</w:t>
      </w:r>
      <w:r>
        <w:tab/>
      </w:r>
      <w:ins w:id="12" w:author="Author">
        <w:r>
          <w:t xml:space="preserve">Sexually active adults and adolescents weighing at least 35 kg (77 </w:t>
        </w:r>
        <w:proofErr w:type="spellStart"/>
        <w:r>
          <w:t>lb</w:t>
        </w:r>
        <w:proofErr w:type="spellEnd"/>
        <w:r>
          <w:t>) who have engaged in anal or vaginal sex in the past 6 months and have any of the following</w:t>
        </w:r>
      </w:ins>
      <w:del w:id="13" w:author="Author">
        <w:r>
          <w:delText>Men who have sex with men, are sexually active, and have one of the following characteristics</w:delText>
        </w:r>
      </w:del>
      <w:r>
        <w:t>:</w:t>
      </w:r>
    </w:p>
    <w:p w14:paraId="488FC2BB" w14:textId="77777777" w:rsidR="006D29CE" w:rsidRDefault="006D29CE" w:rsidP="00B23075">
      <w:pPr>
        <w:pStyle w:val="par3"/>
      </w:pPr>
      <w:r>
        <w:t>a.</w:t>
      </w:r>
      <w:r>
        <w:tab/>
      </w:r>
      <w:ins w:id="14" w:author="Author">
        <w:r>
          <w:t>A sexual partner who has HIV (especially if the partner has an unknown or detectable viral load)</w:t>
        </w:r>
      </w:ins>
      <w:del w:id="15" w:author="Author">
        <w:r>
          <w:delText>Having a serodiscordant sex partner</w:delText>
        </w:r>
      </w:del>
      <w:r>
        <w:t>;</w:t>
      </w:r>
    </w:p>
    <w:p w14:paraId="4E2E6BD4" w14:textId="77777777" w:rsidR="006D29CE" w:rsidRDefault="006D29CE" w:rsidP="00B23075">
      <w:pPr>
        <w:pStyle w:val="par3"/>
      </w:pPr>
      <w:r>
        <w:t>b.</w:t>
      </w:r>
      <w:r>
        <w:tab/>
      </w:r>
      <w:ins w:id="16" w:author="Author">
        <w:r>
          <w:t>A bacterial sexually transmitted infection (STI) (syphilis, gonorrhea, or chlamydia for men who have sex with men and transgender women; gonorrhea and syphilis for heterosexual women and men) in the past 6 months</w:t>
        </w:r>
      </w:ins>
      <w:del w:id="17" w:author="Author">
        <w:r>
          <w:delText>Inconsistent use of condoms during receptive or insertive anal sex</w:delText>
        </w:r>
      </w:del>
      <w:r>
        <w:t xml:space="preserve">; </w:t>
      </w:r>
      <w:del w:id="18" w:author="Author">
        <w:r w:rsidDel="00AE7429">
          <w:delText>or</w:delText>
        </w:r>
      </w:del>
    </w:p>
    <w:p w14:paraId="65EB936F" w14:textId="77777777" w:rsidR="006D29CE" w:rsidRDefault="006D29CE" w:rsidP="00B23075">
      <w:pPr>
        <w:pStyle w:val="par3"/>
      </w:pPr>
      <w:r>
        <w:t>c.</w:t>
      </w:r>
      <w:r>
        <w:tab/>
      </w:r>
      <w:ins w:id="19" w:author="Author">
        <w:r>
          <w:t>A history of inconsistent or no condom use with sex partner(s) whose HIV status is not known; assessing risk in conversation with the patient and considering factors such as number of partners, the specific sexual activities a person engages in, and whether their sex partner or partners are in a group with a higher prevalence of HIV (e.g. men who have sex with men or with men and women, transgender women, persons who inject drugs, and persons who engage in transactional sex)</w:t>
        </w:r>
      </w:ins>
      <w:del w:id="20" w:author="Author">
        <w:r>
          <w:delText>A sexually transmitted infection (STI) with syphilis, gonorrhea, or chlamydia within the past 6 months</w:delText>
        </w:r>
      </w:del>
      <w:r>
        <w:t>.</w:t>
      </w:r>
    </w:p>
    <w:p w14:paraId="1983E6FD" w14:textId="77777777" w:rsidR="006D29CE" w:rsidRDefault="006D29CE" w:rsidP="00E960D5">
      <w:pPr>
        <w:pStyle w:val="par2"/>
        <w:rPr>
          <w:del w:id="21" w:author="Author"/>
        </w:rPr>
      </w:pPr>
      <w:del w:id="22" w:author="Author">
        <w:r>
          <w:delText>2.</w:delText>
        </w:r>
        <w:r>
          <w:tab/>
          <w:delText>Heterosexually active women and men who have one of the following characteristics:</w:delText>
        </w:r>
      </w:del>
    </w:p>
    <w:p w14:paraId="74412D55" w14:textId="77777777" w:rsidR="006D29CE" w:rsidRDefault="006D29CE" w:rsidP="00E960D5">
      <w:pPr>
        <w:pStyle w:val="par3"/>
        <w:rPr>
          <w:del w:id="23" w:author="Author"/>
        </w:rPr>
      </w:pPr>
      <w:del w:id="24" w:author="Author">
        <w:r>
          <w:delText>a.</w:delText>
        </w:r>
        <w:r>
          <w:tab/>
          <w:delText>Having a serodiscordant sex partner;</w:delText>
        </w:r>
      </w:del>
    </w:p>
    <w:p w14:paraId="03750347" w14:textId="77777777" w:rsidR="006D29CE" w:rsidRDefault="006D29CE" w:rsidP="00E960D5">
      <w:pPr>
        <w:pStyle w:val="par3"/>
        <w:rPr>
          <w:del w:id="25" w:author="Author"/>
        </w:rPr>
      </w:pPr>
      <w:del w:id="26" w:author="Author">
        <w:r>
          <w:delText>b.</w:delText>
        </w:r>
        <w:r>
          <w:tab/>
          <w:delText>Inconsistent use of condoms during sex with a partner whose HIV status is unknown and who is at high risk (e.g., a person who injects drugs or a man who has sex with men and women); or</w:delText>
        </w:r>
      </w:del>
    </w:p>
    <w:p w14:paraId="3B0B75C3" w14:textId="77777777" w:rsidR="006D29CE" w:rsidRDefault="006D29CE" w:rsidP="00E960D5">
      <w:pPr>
        <w:pStyle w:val="par3"/>
        <w:rPr>
          <w:del w:id="27" w:author="Author"/>
        </w:rPr>
      </w:pPr>
      <w:del w:id="28" w:author="Author">
        <w:r>
          <w:lastRenderedPageBreak/>
          <w:delText>c.</w:delText>
        </w:r>
        <w:r>
          <w:tab/>
          <w:delText>An STI with syphilis or gonorrhea within the past 6 months.</w:delText>
        </w:r>
      </w:del>
    </w:p>
    <w:p w14:paraId="41B191CE" w14:textId="77777777" w:rsidR="006D29CE" w:rsidRDefault="006D29CE" w:rsidP="00E960D5">
      <w:pPr>
        <w:pStyle w:val="par2"/>
      </w:pPr>
      <w:ins w:id="29" w:author="Author">
        <w:r>
          <w:t>2</w:t>
        </w:r>
      </w:ins>
      <w:del w:id="30" w:author="Author">
        <w:r>
          <w:delText>3</w:delText>
        </w:r>
      </w:del>
      <w:r>
        <w:t>.</w:t>
      </w:r>
      <w:r>
        <w:tab/>
        <w:t xml:space="preserve">Persons who inject drugs and </w:t>
      </w:r>
      <w:ins w:id="31" w:author="Author">
        <w:r>
          <w:t>share injection equipment or have a drug-injecting partner who has HIV.</w:t>
        </w:r>
      </w:ins>
      <w:del w:id="32" w:author="Author">
        <w:r>
          <w:delText>have one of the following characteristics:</w:delText>
        </w:r>
      </w:del>
    </w:p>
    <w:p w14:paraId="54336F1D" w14:textId="77777777" w:rsidR="006D29CE" w:rsidRDefault="006D29CE" w:rsidP="00E960D5">
      <w:pPr>
        <w:pStyle w:val="par3"/>
        <w:rPr>
          <w:del w:id="33" w:author="Author"/>
        </w:rPr>
      </w:pPr>
      <w:del w:id="34" w:author="Author">
        <w:r>
          <w:delText>a.</w:delText>
        </w:r>
        <w:r>
          <w:tab/>
          <w:delText>Shared use of drug injection equipment; or</w:delText>
        </w:r>
      </w:del>
    </w:p>
    <w:p w14:paraId="543A9F39" w14:textId="77777777" w:rsidR="006D29CE" w:rsidRDefault="006D29CE" w:rsidP="00E960D5">
      <w:pPr>
        <w:pStyle w:val="par3"/>
        <w:rPr>
          <w:del w:id="35" w:author="Author"/>
        </w:rPr>
      </w:pPr>
      <w:del w:id="36" w:author="Author">
        <w:r>
          <w:delText>b.</w:delText>
        </w:r>
        <w:r>
          <w:tab/>
          <w:delText>Engage in any of the behaviors or have any of the conditions identified in Sections 5.A.1. or 5.A.2.</w:delText>
        </w:r>
      </w:del>
    </w:p>
    <w:p w14:paraId="67FB38ED" w14:textId="77777777" w:rsidR="006D29CE" w:rsidRDefault="006D29CE" w:rsidP="00E960D5">
      <w:pPr>
        <w:pStyle w:val="par2"/>
      </w:pPr>
      <w:ins w:id="37" w:author="Author">
        <w:r w:rsidRPr="001A1CFF">
          <w:t>3</w:t>
        </w:r>
      </w:ins>
      <w:del w:id="38" w:author="Author">
        <w:r w:rsidRPr="001A1CFF">
          <w:delText>4</w:delText>
        </w:r>
      </w:del>
      <w:r w:rsidRPr="00AE7429">
        <w:rPr>
          <w:sz w:val="22"/>
          <w:szCs w:val="22"/>
        </w:rPr>
        <w:t>.</w:t>
      </w:r>
      <w:r>
        <w:tab/>
        <w:t>Persons who engage in transactional sex, such as sex for money, drugs, or housing, including commercial sex workers or persons trafficked for sex work</w:t>
      </w:r>
      <w:del w:id="39" w:author="Author">
        <w:r w:rsidDel="00AE7429">
          <w:delText>.</w:delText>
        </w:r>
      </w:del>
      <w:ins w:id="40" w:author="Author">
        <w:r w:rsidR="00AE7429">
          <w:t xml:space="preserve">, constitute a group at increased risk of HIV acquisition and should be considered for </w:t>
        </w:r>
        <w:proofErr w:type="spellStart"/>
        <w:r w:rsidR="00AE7429">
          <w:t>PrEP</w:t>
        </w:r>
        <w:proofErr w:type="spellEnd"/>
        <w:r w:rsidR="00AE7429">
          <w:t xml:space="preserve"> based on the criteria outlines above;</w:t>
        </w:r>
      </w:ins>
    </w:p>
    <w:p w14:paraId="2BC3D987" w14:textId="77777777" w:rsidR="006D29CE" w:rsidRDefault="006D29CE" w:rsidP="00E960D5">
      <w:pPr>
        <w:pStyle w:val="par2"/>
      </w:pPr>
      <w:ins w:id="41" w:author="Author">
        <w:r w:rsidRPr="001A1CFF">
          <w:t>4</w:t>
        </w:r>
      </w:ins>
      <w:del w:id="42" w:author="Author">
        <w:r w:rsidRPr="001A1CFF">
          <w:delText>5</w:delText>
        </w:r>
      </w:del>
      <w:r w:rsidRPr="00AE7429">
        <w:rPr>
          <w:sz w:val="22"/>
          <w:szCs w:val="22"/>
        </w:rPr>
        <w:t>.</w:t>
      </w:r>
      <w:r>
        <w:tab/>
      </w:r>
      <w:proofErr w:type="gramStart"/>
      <w:ins w:id="43" w:author="Author">
        <w:r>
          <w:t>Persons</w:t>
        </w:r>
        <w:proofErr w:type="gramEnd"/>
        <w:r>
          <w:t xml:space="preserve"> who request </w:t>
        </w:r>
        <w:proofErr w:type="spellStart"/>
        <w:proofErr w:type="gramStart"/>
        <w:r>
          <w:t>PrEP</w:t>
        </w:r>
        <w:proofErr w:type="spellEnd"/>
        <w:r>
          <w:t xml:space="preserve"> that</w:t>
        </w:r>
        <w:proofErr w:type="gramEnd"/>
        <w:r>
          <w:t xml:space="preserve"> may have undisclosed behaviors that put them at risk.</w:t>
        </w:r>
      </w:ins>
      <w:del w:id="44" w:author="Author">
        <w:r>
          <w:delText>Men who have sex with men and women who engage in any of the behaviors or have any of the conditions identified in Sections 5.A.1. through 5.A.4</w:delText>
        </w:r>
      </w:del>
      <w:r>
        <w:t>.</w:t>
      </w:r>
    </w:p>
    <w:p w14:paraId="137CEC6F" w14:textId="77777777" w:rsidR="006D29CE" w:rsidRDefault="006D29CE" w:rsidP="00E960D5">
      <w:pPr>
        <w:pStyle w:val="par2"/>
      </w:pPr>
      <w:ins w:id="45" w:author="Author">
        <w:r w:rsidRPr="001A1CFF">
          <w:t>5</w:t>
        </w:r>
      </w:ins>
      <w:del w:id="46" w:author="Author">
        <w:r w:rsidRPr="001A1CFF">
          <w:delText>6</w:delText>
        </w:r>
      </w:del>
      <w:r>
        <w:t>.</w:t>
      </w:r>
      <w:r>
        <w:tab/>
        <w:t>Transgender women and men who are sexually active</w:t>
      </w:r>
      <w:ins w:id="47" w:author="Author">
        <w:r w:rsidR="00AE7429">
          <w:t xml:space="preserve"> should be considered for Pr</w:t>
        </w:r>
      </w:ins>
      <w:del w:id="48" w:author="Author">
        <w:r>
          <w:delText xml:space="preserve"> and who engage in any of the behaviors or have any of the conditions identified in Sections 5.A.1. through 5.A.4</w:delText>
        </w:r>
      </w:del>
      <w:r>
        <w:t>.</w:t>
      </w:r>
    </w:p>
    <w:p w14:paraId="3A871061" w14:textId="77777777" w:rsidR="006D29CE" w:rsidRPr="00BC3F1E" w:rsidRDefault="006D29CE" w:rsidP="006D29CE">
      <w:pPr>
        <w:pBdr>
          <w:top w:val="nil"/>
          <w:left w:val="nil"/>
          <w:bottom w:val="nil"/>
          <w:right w:val="nil"/>
          <w:between w:val="nil"/>
        </w:pBdr>
        <w:tabs>
          <w:tab w:val="left" w:pos="720"/>
          <w:tab w:val="left" w:pos="1440"/>
          <w:tab w:val="left" w:pos="2160"/>
        </w:tabs>
        <w:ind w:left="720" w:hanging="720"/>
        <w:rPr>
          <w:rStyle w:val="par1Char"/>
        </w:rPr>
      </w:pPr>
      <w:r>
        <w:rPr>
          <w:rFonts w:eastAsia="Arial"/>
          <w:color w:val="000000"/>
        </w:rPr>
        <w:t>B.</w:t>
      </w:r>
      <w:r>
        <w:rPr>
          <w:rFonts w:eastAsia="Arial"/>
          <w:color w:val="000000"/>
        </w:rPr>
        <w:tab/>
      </w:r>
      <w:r w:rsidRPr="00BC3F1E">
        <w:rPr>
          <w:rStyle w:val="par1Char"/>
        </w:rPr>
        <w:t xml:space="preserve">Carriers must provide coverage for </w:t>
      </w:r>
      <w:proofErr w:type="spellStart"/>
      <w:r w:rsidRPr="00BC3F1E">
        <w:rPr>
          <w:rStyle w:val="par1Char"/>
        </w:rPr>
        <w:t>PrEP</w:t>
      </w:r>
      <w:proofErr w:type="spellEnd"/>
      <w:r w:rsidRPr="00BC3F1E">
        <w:rPr>
          <w:rStyle w:val="par1Char"/>
        </w:rPr>
        <w:t xml:space="preserve"> baseline and monitoring services, consistent with USPSTF recommendations</w:t>
      </w:r>
      <w:ins w:id="49" w:author="Author">
        <w:r w:rsidRPr="00BC3F1E">
          <w:rPr>
            <w:rStyle w:val="par1Char"/>
          </w:rPr>
          <w:t xml:space="preserve"> </w:t>
        </w:r>
      </w:ins>
      <w:del w:id="50" w:author="Author">
        <w:r w:rsidRPr="00BC3F1E">
          <w:rPr>
            <w:rStyle w:val="par1Char"/>
          </w:rPr>
          <w:delText>articulated in the FAQs about Affordable Care Act Implementation Part 47</w:delText>
        </w:r>
      </w:del>
      <w:r w:rsidRPr="00BC3F1E">
        <w:rPr>
          <w:rStyle w:val="par1Char"/>
        </w:rPr>
        <w:t xml:space="preserve">, without copayment or cost sharing for services obtained from participating providers when HIV </w:t>
      </w:r>
      <w:proofErr w:type="spellStart"/>
      <w:r w:rsidRPr="00BC3F1E">
        <w:rPr>
          <w:rStyle w:val="par1Char"/>
        </w:rPr>
        <w:t>PrEP</w:t>
      </w:r>
      <w:proofErr w:type="spellEnd"/>
      <w:r w:rsidRPr="00BC3F1E">
        <w:rPr>
          <w:rStyle w:val="par1Char"/>
        </w:rPr>
        <w:t xml:space="preserve"> medication is </w:t>
      </w:r>
      <w:proofErr w:type="gramStart"/>
      <w:r w:rsidRPr="00BC3F1E">
        <w:rPr>
          <w:rStyle w:val="par1Char"/>
        </w:rPr>
        <w:t>prescribed</w:t>
      </w:r>
      <w:ins w:id="51" w:author="Author">
        <w:r w:rsidRPr="00BC3F1E">
          <w:rPr>
            <w:rStyle w:val="par1Char"/>
          </w:rPr>
          <w:t>, and</w:t>
        </w:r>
        <w:proofErr w:type="gramEnd"/>
        <w:r w:rsidRPr="00BC3F1E">
          <w:rPr>
            <w:rStyle w:val="par1Char"/>
          </w:rPr>
          <w:t xml:space="preserve"> are not permitted to use medical management techniques to direct individuals prescribed </w:t>
        </w:r>
        <w:proofErr w:type="spellStart"/>
        <w:r w:rsidRPr="00BC3F1E">
          <w:rPr>
            <w:rStyle w:val="par1Char"/>
          </w:rPr>
          <w:t>PrEP</w:t>
        </w:r>
        <w:proofErr w:type="spellEnd"/>
        <w:r w:rsidRPr="00BC3F1E">
          <w:rPr>
            <w:rStyle w:val="par1Char"/>
          </w:rPr>
          <w:t xml:space="preserve"> to utilize one formulation over another</w:t>
        </w:r>
      </w:ins>
      <w:r w:rsidRPr="00BC3F1E">
        <w:rPr>
          <w:rStyle w:val="par1Char"/>
        </w:rPr>
        <w:t xml:space="preserve">. </w:t>
      </w:r>
    </w:p>
    <w:p w14:paraId="6A8C1999" w14:textId="77777777" w:rsidR="006D29CE" w:rsidRDefault="006D29CE" w:rsidP="00E960D5">
      <w:pPr>
        <w:pStyle w:val="par2"/>
        <w:rPr>
          <w:rFonts w:ascii="Times New Roman" w:hAnsi="Times New Roman"/>
        </w:rPr>
      </w:pPr>
      <w:r>
        <w:t>1.</w:t>
      </w:r>
      <w:r>
        <w:tab/>
        <w:t xml:space="preserve">Baseline and monitoring services </w:t>
      </w:r>
      <w:proofErr w:type="gramStart"/>
      <w:r>
        <w:t>include:</w:t>
      </w:r>
      <w:proofErr w:type="gramEnd"/>
      <w:r>
        <w:t xml:space="preserve"> HIV testing; Hepatitis B and C testing; creatinine testing and calculated estimated creatinine clearance (</w:t>
      </w:r>
      <w:proofErr w:type="spellStart"/>
      <w:r>
        <w:t>eCrCl</w:t>
      </w:r>
      <w:proofErr w:type="spellEnd"/>
      <w:r>
        <w:t xml:space="preserve">) or glomerular filtration rate (eGFR); pregnancy testing; sexually transmitted infection screening and counseling; and adherence counseling. </w:t>
      </w:r>
    </w:p>
    <w:p w14:paraId="1BBF03E9" w14:textId="77777777" w:rsidR="006D29CE" w:rsidRDefault="006D29CE" w:rsidP="00E960D5">
      <w:pPr>
        <w:pStyle w:val="par2"/>
        <w:rPr>
          <w:rFonts w:ascii="Times New Roman" w:hAnsi="Times New Roman"/>
        </w:rPr>
      </w:pPr>
      <w:r>
        <w:t>2.</w:t>
      </w:r>
      <w:r>
        <w:tab/>
        <w:t>Office visits associated with baseline and monitoring services must also be covered without cost sharing, when the service is not billed separately from an office visit</w:t>
      </w:r>
      <w:del w:id="52" w:author="Author">
        <w:r>
          <w:delText>s</w:delText>
        </w:r>
      </w:del>
      <w:r>
        <w:t>, and the primary purpose of the office visit is the delivery of the recommended preventive service.</w:t>
      </w:r>
    </w:p>
    <w:p w14:paraId="0A05C8C1" w14:textId="77777777" w:rsidR="006D29CE" w:rsidRDefault="006D29CE" w:rsidP="00E960D5">
      <w:pPr>
        <w:pStyle w:val="par2"/>
        <w:rPr>
          <w:rFonts w:ascii="Times New Roman" w:hAnsi="Times New Roman"/>
        </w:rPr>
      </w:pPr>
      <w:r>
        <w:t>3.</w:t>
      </w:r>
      <w:r>
        <w:tab/>
        <w:t xml:space="preserve">Carriers cannot limit or restrict the frequency of </w:t>
      </w:r>
      <w:proofErr w:type="spellStart"/>
      <w:r>
        <w:t>PrEP</w:t>
      </w:r>
      <w:proofErr w:type="spellEnd"/>
      <w:r>
        <w:t xml:space="preserve"> baseline and monitoring services in a manner inconsistent with the USPSTF </w:t>
      </w:r>
      <w:proofErr w:type="spellStart"/>
      <w:r>
        <w:t>PrEP</w:t>
      </w:r>
      <w:proofErr w:type="spellEnd"/>
      <w:r>
        <w:t xml:space="preserve"> recommendation. Carriers also cannot limit or restrict the number of times an individual may start </w:t>
      </w:r>
      <w:proofErr w:type="spellStart"/>
      <w:r>
        <w:t>PrEP</w:t>
      </w:r>
      <w:proofErr w:type="spellEnd"/>
      <w:r>
        <w:t xml:space="preserve"> if the individual meets the criteria specified in the USPSTF recommendation and </w:t>
      </w:r>
      <w:proofErr w:type="spellStart"/>
      <w:r>
        <w:t>PrEP</w:t>
      </w:r>
      <w:proofErr w:type="spellEnd"/>
      <w:r>
        <w:t xml:space="preserve"> is deemed to be medically appropriate by the individual’s health care provider.</w:t>
      </w:r>
    </w:p>
    <w:p w14:paraId="1AF3560E" w14:textId="77777777" w:rsidR="006D29CE" w:rsidRDefault="006D29CE" w:rsidP="006D29CE">
      <w:pPr>
        <w:pBdr>
          <w:top w:val="nil"/>
          <w:left w:val="nil"/>
          <w:bottom w:val="nil"/>
          <w:right w:val="nil"/>
          <w:between w:val="nil"/>
        </w:pBdr>
        <w:tabs>
          <w:tab w:val="left" w:pos="720"/>
          <w:tab w:val="left" w:pos="1440"/>
          <w:tab w:val="left" w:pos="2160"/>
        </w:tabs>
        <w:ind w:left="720" w:hanging="720"/>
        <w:rPr>
          <w:color w:val="000000"/>
        </w:rPr>
      </w:pPr>
      <w:del w:id="53" w:author="Author">
        <w:r>
          <w:rPr>
            <w:rFonts w:eastAsia="Arial"/>
            <w:color w:val="000000"/>
          </w:rPr>
          <w:delText>C.</w:delText>
        </w:r>
        <w:r>
          <w:rPr>
            <w:rFonts w:eastAsia="Arial"/>
            <w:color w:val="000000"/>
          </w:rPr>
          <w:tab/>
        </w:r>
        <w:r w:rsidRPr="00E960D5">
          <w:rPr>
            <w:rStyle w:val="par1Char"/>
          </w:rPr>
          <w:delText>No more than 50% of drugs on a carrier’s formulary used for the prevention of HIV may be placed on the plan’s highest cost formulary tier. This section C only applies to individual and small group health benefit plans</w:delText>
        </w:r>
      </w:del>
      <w:r>
        <w:rPr>
          <w:rFonts w:eastAsia="Arial"/>
          <w:color w:val="000000"/>
        </w:rPr>
        <w:t>.</w:t>
      </w:r>
    </w:p>
    <w:p w14:paraId="04390492" w14:textId="77777777" w:rsidR="006D29CE" w:rsidRDefault="006D29CE" w:rsidP="006D29CE">
      <w:pPr>
        <w:pBdr>
          <w:top w:val="nil"/>
          <w:left w:val="nil"/>
          <w:bottom w:val="nil"/>
          <w:right w:val="nil"/>
          <w:between w:val="nil"/>
        </w:pBdr>
        <w:tabs>
          <w:tab w:val="left" w:pos="720"/>
          <w:tab w:val="left" w:pos="1440"/>
          <w:tab w:val="left" w:pos="2160"/>
        </w:tabs>
        <w:ind w:left="720" w:hanging="720"/>
        <w:rPr>
          <w:color w:val="000000"/>
        </w:rPr>
      </w:pPr>
      <w:ins w:id="54" w:author="Author">
        <w:r w:rsidRPr="00F14FCB">
          <w:t>C</w:t>
        </w:r>
      </w:ins>
      <w:del w:id="55" w:author="Author">
        <w:r w:rsidRPr="00F14FCB">
          <w:delText>D</w:delText>
        </w:r>
      </w:del>
      <w:r>
        <w:rPr>
          <w:rFonts w:eastAsia="Arial"/>
          <w:color w:val="000000"/>
        </w:rPr>
        <w:t>.</w:t>
      </w:r>
      <w:r>
        <w:rPr>
          <w:rFonts w:eastAsia="Arial"/>
          <w:color w:val="000000"/>
        </w:rPr>
        <w:tab/>
        <w:t>Carriers shall not require a covered person to undergo step therapy or receive prior authorization before a pharmacist</w:t>
      </w:r>
      <w:ins w:id="56" w:author="Author">
        <w:r>
          <w:rPr>
            <w:rFonts w:eastAsia="Arial"/>
            <w:color w:val="000000"/>
          </w:rPr>
          <w:t xml:space="preserve"> </w:t>
        </w:r>
        <w:r>
          <w:rPr>
            <w:color w:val="000000"/>
          </w:rPr>
          <w:t>or provider</w:t>
        </w:r>
      </w:ins>
      <w:r>
        <w:rPr>
          <w:rFonts w:eastAsia="Arial"/>
          <w:color w:val="000000"/>
        </w:rPr>
        <w:t xml:space="preserve"> may prescribe and dispense </w:t>
      </w:r>
      <w:proofErr w:type="spellStart"/>
      <w:r>
        <w:rPr>
          <w:rFonts w:eastAsia="Arial"/>
          <w:color w:val="000000"/>
        </w:rPr>
        <w:t>PrEP</w:t>
      </w:r>
      <w:proofErr w:type="spellEnd"/>
      <w:r>
        <w:rPr>
          <w:rFonts w:eastAsia="Arial"/>
          <w:color w:val="000000"/>
        </w:rPr>
        <w:t>, pursuant to § 10-16-152, C.R.S.</w:t>
      </w:r>
      <w:ins w:id="57" w:author="Author">
        <w:r>
          <w:rPr>
            <w:rFonts w:eastAsia="Arial"/>
            <w:color w:val="000000"/>
          </w:rPr>
          <w:t xml:space="preserve"> </w:t>
        </w:r>
      </w:ins>
    </w:p>
    <w:p w14:paraId="1A711255" w14:textId="77777777" w:rsidR="006D29CE" w:rsidRPr="00785DF2" w:rsidRDefault="006D29CE" w:rsidP="006D29CE">
      <w:pPr>
        <w:pBdr>
          <w:top w:val="nil"/>
          <w:left w:val="nil"/>
          <w:bottom w:val="nil"/>
          <w:right w:val="nil"/>
          <w:between w:val="nil"/>
        </w:pBdr>
        <w:tabs>
          <w:tab w:val="left" w:pos="720"/>
          <w:tab w:val="left" w:pos="1440"/>
          <w:tab w:val="left" w:pos="2160"/>
        </w:tabs>
        <w:ind w:left="720" w:hanging="720"/>
        <w:rPr>
          <w:strike/>
          <w:color w:val="000000"/>
          <w:rPrChange w:id="58" w:author="Author">
            <w:rPr>
              <w:color w:val="000000"/>
            </w:rPr>
          </w:rPrChange>
        </w:rPr>
      </w:pPr>
      <w:ins w:id="59" w:author="Author">
        <w:r w:rsidRPr="00F14FCB">
          <w:t>D</w:t>
        </w:r>
      </w:ins>
      <w:del w:id="60" w:author="Author">
        <w:r w:rsidRPr="00F14FCB">
          <w:delText>E</w:delText>
        </w:r>
      </w:del>
      <w:r>
        <w:rPr>
          <w:rFonts w:eastAsia="Arial"/>
          <w:color w:val="000000"/>
        </w:rPr>
        <w:t>.</w:t>
      </w:r>
      <w:r>
        <w:rPr>
          <w:rFonts w:eastAsia="Arial"/>
          <w:color w:val="000000"/>
        </w:rPr>
        <w:tab/>
        <w:t xml:space="preserve">Carriers shall consider any request for </w:t>
      </w:r>
      <w:proofErr w:type="spellStart"/>
      <w:r>
        <w:rPr>
          <w:rFonts w:eastAsia="Arial"/>
          <w:color w:val="000000"/>
        </w:rPr>
        <w:t>PrEP</w:t>
      </w:r>
      <w:proofErr w:type="spellEnd"/>
      <w:r>
        <w:rPr>
          <w:rFonts w:eastAsia="Arial"/>
          <w:color w:val="000000"/>
        </w:rPr>
        <w:t xml:space="preserve"> from a provider, as specified in § 10-16-124.5(8)(b), C.R.S., other than from a pharmacist, to be an urgent prior authorization request, and a carrier </w:t>
      </w:r>
      <w:r>
        <w:rPr>
          <w:rFonts w:eastAsia="Arial"/>
          <w:color w:val="000000"/>
        </w:rPr>
        <w:lastRenderedPageBreak/>
        <w:t>must comply with the requirements for an urgent prior authorization request found in Colorado Insurance Regulation 4-2-49</w:t>
      </w:r>
      <w:ins w:id="61" w:author="Author">
        <w:r>
          <w:rPr>
            <w:color w:val="000000"/>
          </w:rPr>
          <w:t>.</w:t>
        </w:r>
      </w:ins>
      <w:del w:id="62" w:author="Author">
        <w:r>
          <w:rPr>
            <w:rFonts w:eastAsia="Arial"/>
            <w:color w:val="000000"/>
          </w:rPr>
          <w:delText>, “Concerning the development and implementation of a uniform drug benefit prior authorization process, the required drug appeals process, and the coverage of certain opioid dependence and other substance use disorder treatment drugs.</w:delText>
        </w:r>
        <w:r w:rsidRPr="00785DF2">
          <w:rPr>
            <w:strike/>
            <w:color w:val="000000"/>
            <w:rPrChange w:id="63" w:author="Author">
              <w:rPr>
                <w:color w:val="000000"/>
              </w:rPr>
            </w:rPrChange>
          </w:rPr>
          <w:delText>”</w:delText>
        </w:r>
      </w:del>
    </w:p>
    <w:p w14:paraId="7ED910AE" w14:textId="77777777" w:rsidR="006D29CE" w:rsidRDefault="006D29CE" w:rsidP="006D29CE">
      <w:pPr>
        <w:pBdr>
          <w:top w:val="nil"/>
          <w:left w:val="nil"/>
          <w:bottom w:val="nil"/>
          <w:right w:val="nil"/>
          <w:between w:val="nil"/>
        </w:pBdr>
        <w:tabs>
          <w:tab w:val="left" w:pos="720"/>
          <w:tab w:val="left" w:pos="1440"/>
          <w:tab w:val="left" w:pos="2160"/>
        </w:tabs>
        <w:ind w:left="720" w:hanging="720"/>
        <w:rPr>
          <w:color w:val="000000"/>
        </w:rPr>
      </w:pPr>
      <w:ins w:id="64" w:author="Author">
        <w:r w:rsidRPr="00F14FCB">
          <w:t>E</w:t>
        </w:r>
      </w:ins>
      <w:del w:id="65" w:author="Author">
        <w:r w:rsidRPr="00F14FCB">
          <w:delText>F</w:delText>
        </w:r>
      </w:del>
      <w:r>
        <w:rPr>
          <w:rFonts w:eastAsia="Arial"/>
          <w:color w:val="000000"/>
        </w:rPr>
        <w:t>.</w:t>
      </w:r>
      <w:r>
        <w:rPr>
          <w:rFonts w:eastAsia="Arial"/>
          <w:color w:val="000000"/>
        </w:rPr>
        <w:tab/>
        <w:t xml:space="preserve">Carriers shall not impose additional utilization management procedures or requirements that restrict or limit access to </w:t>
      </w:r>
      <w:proofErr w:type="spellStart"/>
      <w:r>
        <w:rPr>
          <w:rFonts w:eastAsia="Arial"/>
          <w:color w:val="000000"/>
        </w:rPr>
        <w:t>PrEP.</w:t>
      </w:r>
      <w:proofErr w:type="spellEnd"/>
    </w:p>
    <w:p w14:paraId="6861E030" w14:textId="77777777" w:rsidR="006D29CE" w:rsidRDefault="006D29CE" w:rsidP="00E960D5">
      <w:pPr>
        <w:pStyle w:val="Title2"/>
      </w:pPr>
      <w:r>
        <w:t>Section 6</w:t>
      </w:r>
      <w:r>
        <w:tab/>
        <w:t>Severability</w:t>
      </w:r>
    </w:p>
    <w:p w14:paraId="0DE290BE" w14:textId="77777777" w:rsidR="006D29CE" w:rsidRDefault="006D29CE" w:rsidP="00E960D5">
      <w:pPr>
        <w:pStyle w:val="upar1"/>
      </w:pPr>
      <w:r>
        <w:t>If any provision of this regulation or the application of it to any person or circumstances is for any reason held to be invalid, the remainder of this regulation shall not be affected.</w:t>
      </w:r>
    </w:p>
    <w:p w14:paraId="47D793CD" w14:textId="77777777" w:rsidR="006D29CE" w:rsidRDefault="006D29CE" w:rsidP="00E960D5">
      <w:pPr>
        <w:pStyle w:val="Title2"/>
      </w:pPr>
      <w:r>
        <w:t>Section 7</w:t>
      </w:r>
      <w:r>
        <w:tab/>
        <w:t>Incorporated Materials</w:t>
      </w:r>
    </w:p>
    <w:p w14:paraId="344E03F4" w14:textId="77777777" w:rsidR="006D29CE" w:rsidRDefault="006D29CE" w:rsidP="00E960D5">
      <w:pPr>
        <w:pStyle w:val="upar1"/>
      </w:pPr>
      <w:r>
        <w:t xml:space="preserve">The U.S. Preventive Services Task Force A and B Recommendations as published on the effective date of this regulation and does not include later amendments or editions of the Recommendations. A copy of the Recommendations may be examined during regular business hours at the Colorado Division of Insurance, 1560 Broadway, Suite 850, Denver, Colorado 80202. A certified copy of the Recommendations may be requested from the Colorado Division of Insurance, 1560 Broadway, Suite 850, Denver, Colorado 80202. A charge for certification or copies may apply. A copy may also be obtained online at: </w:t>
      </w:r>
      <w:del w:id="66" w:author="Author">
        <w:r w:rsidDel="00AE7429">
          <w:delText>https:/</w:delText>
        </w:r>
        <w:r w:rsidDel="00AE7429">
          <w:fldChar w:fldCharType="begin"/>
        </w:r>
        <w:r w:rsidDel="00AE7429">
          <w:delInstrText>HYPERLINK "http://www.uspreventiveservicestaskforce.org/uspstf/document/RecommendationStatementFinal/" \h</w:delInstrText>
        </w:r>
        <w:r w:rsidDel="00AE7429">
          <w:fldChar w:fldCharType="separate"/>
        </w:r>
        <w:r w:rsidDel="00AE7429">
          <w:delText>/www.usp</w:delText>
        </w:r>
        <w:r w:rsidDel="00AE7429">
          <w:fldChar w:fldCharType="end"/>
        </w:r>
        <w:r w:rsidDel="00AE7429">
          <w:delText>r</w:delText>
        </w:r>
        <w:r w:rsidDel="00AE7429">
          <w:fldChar w:fldCharType="begin"/>
        </w:r>
        <w:r w:rsidDel="00AE7429">
          <w:delInstrText>HYPERLINK "http://www.uspreventiveservicestaskforce.org/uspstf/document/RecommendationStatementFinal/" \h</w:delInstrText>
        </w:r>
        <w:r w:rsidDel="00AE7429">
          <w:fldChar w:fldCharType="separate"/>
        </w:r>
        <w:r w:rsidDel="00AE7429">
          <w:delText>eventiveservicestaskforce.org/uspstf/document/RecommendationStatementFinal/</w:delText>
        </w:r>
        <w:r w:rsidDel="00AE7429">
          <w:fldChar w:fldCharType="end"/>
        </w:r>
        <w:r w:rsidDel="00AE7429">
          <w:delText xml:space="preserve"> prevention-of-human-immunodeficiency-virus-hiv-infection-pre-exposure-prophylaxis</w:delText>
        </w:r>
      </w:del>
      <w:ins w:id="67" w:author="Author">
        <w:r w:rsidR="00AE7429">
          <w:t xml:space="preserve"> </w:t>
        </w:r>
        <w:r w:rsidR="00AE7429" w:rsidRPr="00AE7429">
          <w:t>https://www.uspreventiveservicestaskforce.org/uspstf/recommendation/prevention-of-human-immunodeficiency-virus-hiv-infection-pre-exposure-prophylaxis</w:t>
        </w:r>
      </w:ins>
    </w:p>
    <w:p w14:paraId="2FFA715F" w14:textId="77777777" w:rsidR="006D29CE" w:rsidRDefault="006D29CE" w:rsidP="00E960D5">
      <w:pPr>
        <w:pStyle w:val="upar1"/>
        <w:rPr>
          <w:del w:id="68" w:author="Author"/>
        </w:rPr>
      </w:pPr>
      <w:del w:id="69" w:author="Author">
        <w:r>
          <w:delText>The FAQs about Affordable Care Act Implementation Part 47 as published on the effective date of this regulation and does not include later amendments or editions of the FAQs. A copy of the FAQs may be examined during regular business hours at the Colorado Division of Insurance, 1560 Broadway, Suite 850, Denver, CO 80202. A certified copy of the FAQs may be requested from the Division of Insurance, 1560 Broadway, Suite 850, Denver, Colorado 80202. A charge for certification or copies may apply. A copy may also be obtained online at https://www.dol.gov/sites/dolgov/files/EBSA/about-ebsa/our-activities/resource-center/faqs/aca-part-47.pdf.</w:delText>
        </w:r>
      </w:del>
    </w:p>
    <w:p w14:paraId="35DC1929" w14:textId="77777777" w:rsidR="006D29CE" w:rsidRDefault="006D29CE" w:rsidP="00E960D5">
      <w:pPr>
        <w:pStyle w:val="Title2"/>
      </w:pPr>
      <w:r>
        <w:t>Section 8</w:t>
      </w:r>
      <w:r>
        <w:tab/>
        <w:t>Enforcement</w:t>
      </w:r>
    </w:p>
    <w:p w14:paraId="57BE16F4" w14:textId="77777777" w:rsidR="006D29CE" w:rsidRDefault="006D29CE" w:rsidP="00E960D5">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32837F69" w14:textId="77777777" w:rsidR="006D29CE" w:rsidRDefault="006D29CE" w:rsidP="00E960D5">
      <w:pPr>
        <w:pStyle w:val="Title2"/>
      </w:pPr>
      <w:r>
        <w:t>Section 8</w:t>
      </w:r>
      <w:r>
        <w:tab/>
        <w:t>Effective Date</w:t>
      </w:r>
    </w:p>
    <w:p w14:paraId="79BBA0C7" w14:textId="77777777" w:rsidR="006D29CE" w:rsidRDefault="006D29CE" w:rsidP="00E960D5">
      <w:pPr>
        <w:pStyle w:val="upar1"/>
      </w:pPr>
      <w:r>
        <w:t xml:space="preserve">This </w:t>
      </w:r>
      <w:ins w:id="70" w:author="Author">
        <w:r>
          <w:t xml:space="preserve">amended </w:t>
        </w:r>
      </w:ins>
      <w:r>
        <w:t xml:space="preserve">regulation shall be effective </w:t>
      </w:r>
      <w:ins w:id="71" w:author="Author">
        <w:del w:id="72" w:author="Author">
          <w:r w:rsidDel="00AE7429">
            <w:delText>month, day, year</w:delText>
          </w:r>
        </w:del>
      </w:ins>
      <w:del w:id="73" w:author="Author">
        <w:r>
          <w:delText>March 2, 2022</w:delText>
        </w:r>
      </w:del>
      <w:ins w:id="74" w:author="Author">
        <w:r w:rsidR="00AE7429" w:rsidRPr="00AE7429">
          <w:t xml:space="preserve"> </w:t>
        </w:r>
        <w:r w:rsidR="00AE7429">
          <w:t>September 30, 2026.</w:t>
        </w:r>
      </w:ins>
    </w:p>
    <w:p w14:paraId="2E13F6FE" w14:textId="77777777" w:rsidR="006D29CE" w:rsidRDefault="006D29CE" w:rsidP="00AE7429">
      <w:pPr>
        <w:pStyle w:val="Title2"/>
        <w:spacing w:after="240"/>
      </w:pPr>
      <w:r>
        <w:t>Section 9</w:t>
      </w:r>
      <w:r>
        <w:tab/>
        <w:t>History</w:t>
      </w:r>
    </w:p>
    <w:p w14:paraId="4EF73C20" w14:textId="77777777" w:rsidR="006D29CE" w:rsidRDefault="006D29CE" w:rsidP="00AE7429">
      <w:pPr>
        <w:pStyle w:val="upar1"/>
        <w:spacing w:before="0"/>
      </w:pPr>
      <w:r>
        <w:t xml:space="preserve">New </w:t>
      </w:r>
      <w:proofErr w:type="gramStart"/>
      <w:r>
        <w:t>regulation</w:t>
      </w:r>
      <w:proofErr w:type="gramEnd"/>
      <w:r>
        <w:t xml:space="preserve"> effective January 1, 2021.</w:t>
      </w:r>
    </w:p>
    <w:p w14:paraId="7DCA66E5" w14:textId="77777777" w:rsidR="006D29CE" w:rsidRDefault="006D29CE" w:rsidP="00AE7429">
      <w:pPr>
        <w:pStyle w:val="upar1"/>
        <w:spacing w:before="0"/>
        <w:rPr>
          <w:ins w:id="75" w:author="Author"/>
        </w:rPr>
      </w:pPr>
      <w:r>
        <w:t>Amended regulation effective March 2, 2022</w:t>
      </w:r>
    </w:p>
    <w:p w14:paraId="58DA6623" w14:textId="77777777" w:rsidR="00756300" w:rsidRPr="00F14FCB" w:rsidRDefault="006D29CE" w:rsidP="00AE7429">
      <w:pPr>
        <w:pStyle w:val="upar1"/>
        <w:spacing w:before="0"/>
        <w:rPr>
          <w:sz w:val="24"/>
          <w:szCs w:val="24"/>
        </w:rPr>
      </w:pPr>
      <w:ins w:id="76" w:author="Author">
        <w:r>
          <w:t xml:space="preserve">Amended regulation effective </w:t>
        </w:r>
        <w:del w:id="77" w:author="Author">
          <w:r w:rsidDel="00AE7429">
            <w:delText>month, day, year</w:delText>
          </w:r>
        </w:del>
        <w:r w:rsidR="00AE7429">
          <w:t>September 30, 2026.</w:t>
        </w:r>
      </w:ins>
    </w:p>
    <w:sectPr w:rsidR="00756300" w:rsidRPr="00F14FCB" w:rsidSect="000D5D0C">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3">
      <wne:acd wne:acdName="acd1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Data r:id="rId1"/>
  </wne:toolbars>
  <wne:acds>
    <wne:acd wne:argValue="AgBEAGUAcABhAHIAdABtAGUAbgB0AA==" wne:acdName="acd0" wne:fciIndexBasedOn="0065"/>
    <wne:acd wne:argValue="AgBBAGcAZQBuAGMAeQA=" wne:acdName="acd1" wne:fciIndexBasedOn="0065"/>
    <wne:acd wne:argValue="AgBDAEMAUgAgAFQAaQB0AGwAZQA=" wne:acdName="acd2" wne:fciIndexBasedOn="0065"/>
    <wne:acd wne:argValue="AgBDAEMAUgAgAE4AdQBtAGIAZQByAA==" wne:acdName="acd3" wne:fciIndexBasedOn="0065"/>
    <wne:acd wne:argValue="AgBjAGkAdABlAA==" wne:acdName="acd4" wne:fciIndexBasedOn="0065"/>
    <wne:acd wne:argValue="AgBUAGkAdABsAGUAMQA=" wne:acdName="acd5" wne:fciIndexBasedOn="0065"/>
    <wne:acd wne:argValue="AgBUAGkAdABsAGUAMgA=" wne:acdName="acd6" wne:fciIndexBasedOn="0065"/>
    <wne:acd wne:argValue="AgBUAGkAdABsAGUAMwA=" wne:acdName="acd7" wne:fciIndexBasedOn="0065"/>
    <wne:acd wne:argValue="AgBUAGkAdABsAGUANAA=" wne:acdName="acd8" wne:fciIndexBasedOn="0065"/>
    <wne:acd wne:argValue="AgBUAGkAdABsAGUANQA=" wne:acdName="acd9" wne:fciIndexBasedOn="0065"/>
    <wne:acd wne:argValue="AgBUAGkAdABsAGUANgA=" wne:acdName="acd10" wne:fciIndexBasedOn="0065"/>
    <wne:acd wne:argValue="AgB1AHAAYQByADEA" wne:acdName="acd11" wne:fciIndexBasedOn="0065"/>
    <wne:acd wne:argValue="AgB1AHAAYQByADIA" wne:acdName="acd12" wne:fciIndexBasedOn="0065"/>
    <wne:acd wne:argValue="AgB1AHAAYQByADMA" wne:acdName="acd13" wne:fciIndexBasedOn="0065"/>
    <wne:acd wne:argValue="AgB1AHAAYQByADQA" wne:acdName="acd14" wne:fciIndexBasedOn="0065"/>
    <wne:acd wne:argValue="AgB1AHAAYQByADUA" wne:acdName="acd15" wne:fciIndexBasedOn="0065"/>
    <wne:acd wne:argValue="AgB1AHAAYQByADYA" wne:acdName="acd16" wne:fciIndexBasedOn="0065"/>
    <wne:acd wne:argValue="AgBjAHAA" wne:acdName="acd17" wne:fciIndexBasedOn="0065"/>
    <wne:acd wne:argValue="AgBGAG8AbwB0AG4AbwB0AGUA" wne:acdName="acd18" wne:fciIndexBasedOn="0065"/>
    <wne:acd wne:argValue="AgBwAGEAcgAxAA==" wne:acdName="acd19" wne:fciIndexBasedOn="0065"/>
    <wne:acd wne:argValue="AgBwAGEAcgAyAA==" wne:acdName="acd20" wne:fciIndexBasedOn="0065"/>
    <wne:acd wne:argValue="AgBwAGEAcgAzAA==" wne:acdName="acd21" wne:fciIndexBasedOn="0065"/>
    <wne:acd wne:argValue="AgBwAGEAcgA0AA==" wne:acdName="acd22" wne:fciIndexBasedOn="0065"/>
    <wne:acd wne:argValue="AgBwAGEAcgA1AA==" wne:acdName="acd23" wne:fciIndexBasedOn="0065"/>
    <wne:acd wne:argValue="AgBwAGEAcgA2AA==" wne:acdName="acd24" wne:fciIndexBasedOn="0065"/>
    <wne:acd wne:argValue="AgBwAGEAcgA3AA==" wne:acdName="acd25" wne:fciIndexBasedOn="0065"/>
    <wne:acd wne:argValue="AgBwAGEAcgA4AA==" wne:acdName="acd26" wne:fciIndexBasedOn="0065"/>
    <wne:acd wne:argValue="AgBJAG4AbABpAG4AZQAgAEcAcgBhAHAAaABpAGMA" wne:acdName="acd27" wne:fciIndexBasedOn="0065"/>
    <wne:acd wne:argValue="AgBmAGkAZwB1AHIAZQAtAGMAYQBwAHQAaQBvAG4A" wne:acdName="acd28" wne:fciIndexBasedOn="0065"/>
    <wne:acd wne:argValue="AgBmAGkAZwB1AHIAZQAtAGYAaQBsAGUAbgBhAG0AZQA=" wne:acdName="acd29" wne:fciIndexBasedOn="0065"/>
    <wne:acd wne:argValue="AgBmAGkAZwB1AHIAZQAtAG8AcgBpAGUAbgB0AGEAdABpAG8AbgA="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17E8" w14:textId="77777777" w:rsidR="00726E0E" w:rsidRDefault="00726E0E" w:rsidP="009C5126">
      <w:r>
        <w:separator/>
      </w:r>
    </w:p>
  </w:endnote>
  <w:endnote w:type="continuationSeparator" w:id="0">
    <w:p w14:paraId="4A571763" w14:textId="77777777" w:rsidR="00726E0E" w:rsidRDefault="00726E0E" w:rsidP="009C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CDB3" w14:textId="77777777" w:rsidR="00726E0E" w:rsidRDefault="00726E0E" w:rsidP="009C5126">
      <w:r>
        <w:separator/>
      </w:r>
    </w:p>
  </w:footnote>
  <w:footnote w:type="continuationSeparator" w:id="0">
    <w:p w14:paraId="2C0B122F" w14:textId="77777777" w:rsidR="00726E0E" w:rsidRDefault="00726E0E" w:rsidP="009C5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2094" w14:textId="77777777" w:rsidR="005D7AEF" w:rsidRDefault="00726E0E">
    <w:pPr>
      <w:pStyle w:val="Header"/>
    </w:pPr>
    <w:r>
      <w:rPr>
        <w:noProof/>
      </w:rPr>
      <w:pict w14:anchorId="19C964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13876" o:spid="_x0000_s1026" type="#_x0000_t136" style="position:absolute;margin-left:0;margin-top:0;width:471.3pt;height:188.5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C381" w14:textId="77777777" w:rsidR="005D7AEF" w:rsidRDefault="00726E0E">
    <w:pPr>
      <w:pStyle w:val="Header"/>
    </w:pPr>
    <w:r>
      <w:rPr>
        <w:noProof/>
      </w:rPr>
      <w:pict w14:anchorId="5E1070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13877" o:spid="_x0000_s1027" type="#_x0000_t136" style="position:absolute;margin-left:0;margin-top:0;width:471.3pt;height:188.5pt;rotation:315;z-index:-25165772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4A68" w14:textId="77777777" w:rsidR="005D7AEF" w:rsidRDefault="00726E0E">
    <w:pPr>
      <w:pStyle w:val="Header"/>
    </w:pPr>
    <w:r>
      <w:rPr>
        <w:noProof/>
      </w:rPr>
      <w:pict w14:anchorId="37C77B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13875" o:spid="_x0000_s1025" type="#_x0000_t136" style="position:absolute;margin-left:0;margin-top:0;width:471.3pt;height:188.5pt;rotation:315;z-index:-2516597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F272BE"/>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650793439">
    <w:abstractNumId w:val="9"/>
  </w:num>
  <w:num w:numId="2" w16cid:durableId="240916582">
    <w:abstractNumId w:val="7"/>
  </w:num>
  <w:num w:numId="3" w16cid:durableId="961378722">
    <w:abstractNumId w:val="6"/>
  </w:num>
  <w:num w:numId="4" w16cid:durableId="341274900">
    <w:abstractNumId w:val="5"/>
  </w:num>
  <w:num w:numId="5" w16cid:durableId="1322350173">
    <w:abstractNumId w:val="4"/>
  </w:num>
  <w:num w:numId="6" w16cid:durableId="519516969">
    <w:abstractNumId w:val="8"/>
  </w:num>
  <w:num w:numId="7" w16cid:durableId="1534341259">
    <w:abstractNumId w:val="3"/>
  </w:num>
  <w:num w:numId="8" w16cid:durableId="180778163">
    <w:abstractNumId w:val="2"/>
  </w:num>
  <w:num w:numId="9" w16cid:durableId="1330600288">
    <w:abstractNumId w:val="1"/>
  </w:num>
  <w:num w:numId="10" w16cid:durableId="140970344">
    <w:abstractNumId w:val="0"/>
  </w:num>
  <w:num w:numId="11" w16cid:durableId="417580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efaultTableStyle w:val="TableNormal"/>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2E68"/>
    <w:rsid w:val="0000490A"/>
    <w:rsid w:val="00016C2E"/>
    <w:rsid w:val="000355D1"/>
    <w:rsid w:val="000374A5"/>
    <w:rsid w:val="000434F3"/>
    <w:rsid w:val="00045F2E"/>
    <w:rsid w:val="00052BCD"/>
    <w:rsid w:val="000578E5"/>
    <w:rsid w:val="0006315B"/>
    <w:rsid w:val="000956AA"/>
    <w:rsid w:val="000B1DCF"/>
    <w:rsid w:val="000B77DA"/>
    <w:rsid w:val="000C0679"/>
    <w:rsid w:val="000D38A8"/>
    <w:rsid w:val="000D5D0C"/>
    <w:rsid w:val="000F4BCA"/>
    <w:rsid w:val="000F5E21"/>
    <w:rsid w:val="0011358B"/>
    <w:rsid w:val="0013422A"/>
    <w:rsid w:val="00136129"/>
    <w:rsid w:val="001375C8"/>
    <w:rsid w:val="001409F9"/>
    <w:rsid w:val="00166CAE"/>
    <w:rsid w:val="001763A4"/>
    <w:rsid w:val="00194636"/>
    <w:rsid w:val="00196F94"/>
    <w:rsid w:val="001A1CFF"/>
    <w:rsid w:val="001C5878"/>
    <w:rsid w:val="001F0FAC"/>
    <w:rsid w:val="001F5D23"/>
    <w:rsid w:val="00200B1A"/>
    <w:rsid w:val="00205887"/>
    <w:rsid w:val="00214E33"/>
    <w:rsid w:val="00217015"/>
    <w:rsid w:val="00230272"/>
    <w:rsid w:val="00235366"/>
    <w:rsid w:val="00242CC7"/>
    <w:rsid w:val="002451A9"/>
    <w:rsid w:val="00273DB9"/>
    <w:rsid w:val="00285558"/>
    <w:rsid w:val="002A0193"/>
    <w:rsid w:val="002C3BB8"/>
    <w:rsid w:val="002C5218"/>
    <w:rsid w:val="002C6F74"/>
    <w:rsid w:val="002E4628"/>
    <w:rsid w:val="003200CE"/>
    <w:rsid w:val="00320378"/>
    <w:rsid w:val="003347C4"/>
    <w:rsid w:val="00337E03"/>
    <w:rsid w:val="00342864"/>
    <w:rsid w:val="00346084"/>
    <w:rsid w:val="0035615E"/>
    <w:rsid w:val="00361911"/>
    <w:rsid w:val="00362D18"/>
    <w:rsid w:val="003635C9"/>
    <w:rsid w:val="0036510E"/>
    <w:rsid w:val="00366652"/>
    <w:rsid w:val="003761EC"/>
    <w:rsid w:val="003B0522"/>
    <w:rsid w:val="003C40AB"/>
    <w:rsid w:val="003C4CBB"/>
    <w:rsid w:val="003D2E68"/>
    <w:rsid w:val="003E4248"/>
    <w:rsid w:val="003E4BAD"/>
    <w:rsid w:val="003E5426"/>
    <w:rsid w:val="003F1C21"/>
    <w:rsid w:val="00453407"/>
    <w:rsid w:val="00455534"/>
    <w:rsid w:val="00472E4E"/>
    <w:rsid w:val="00492B8F"/>
    <w:rsid w:val="004931F4"/>
    <w:rsid w:val="004A497D"/>
    <w:rsid w:val="004A54A0"/>
    <w:rsid w:val="004C4A52"/>
    <w:rsid w:val="004E14B5"/>
    <w:rsid w:val="004E161A"/>
    <w:rsid w:val="004E724F"/>
    <w:rsid w:val="004F0141"/>
    <w:rsid w:val="004F187C"/>
    <w:rsid w:val="004F3903"/>
    <w:rsid w:val="00512C23"/>
    <w:rsid w:val="0052071F"/>
    <w:rsid w:val="005316E2"/>
    <w:rsid w:val="0054540F"/>
    <w:rsid w:val="00555882"/>
    <w:rsid w:val="00573E74"/>
    <w:rsid w:val="00574A15"/>
    <w:rsid w:val="005922BD"/>
    <w:rsid w:val="005B362F"/>
    <w:rsid w:val="005C5A9E"/>
    <w:rsid w:val="005C5B12"/>
    <w:rsid w:val="005D5038"/>
    <w:rsid w:val="005D6DB4"/>
    <w:rsid w:val="005D7AEF"/>
    <w:rsid w:val="005E3262"/>
    <w:rsid w:val="005E3709"/>
    <w:rsid w:val="006140F2"/>
    <w:rsid w:val="00614C5A"/>
    <w:rsid w:val="00633230"/>
    <w:rsid w:val="00651B78"/>
    <w:rsid w:val="00670053"/>
    <w:rsid w:val="0068018E"/>
    <w:rsid w:val="006810F6"/>
    <w:rsid w:val="00681883"/>
    <w:rsid w:val="00683896"/>
    <w:rsid w:val="00691CDE"/>
    <w:rsid w:val="006C1090"/>
    <w:rsid w:val="006C664B"/>
    <w:rsid w:val="006D1856"/>
    <w:rsid w:val="006D21C0"/>
    <w:rsid w:val="006D29CE"/>
    <w:rsid w:val="00726C5A"/>
    <w:rsid w:val="00726E0E"/>
    <w:rsid w:val="0073739C"/>
    <w:rsid w:val="00740CCD"/>
    <w:rsid w:val="00756300"/>
    <w:rsid w:val="00762642"/>
    <w:rsid w:val="00770010"/>
    <w:rsid w:val="00785DF2"/>
    <w:rsid w:val="00796036"/>
    <w:rsid w:val="007A0F18"/>
    <w:rsid w:val="007A3A49"/>
    <w:rsid w:val="007C36F4"/>
    <w:rsid w:val="007D7EEC"/>
    <w:rsid w:val="007E728D"/>
    <w:rsid w:val="007F2CFF"/>
    <w:rsid w:val="00804448"/>
    <w:rsid w:val="00835BCB"/>
    <w:rsid w:val="00841C32"/>
    <w:rsid w:val="008465E3"/>
    <w:rsid w:val="008A709E"/>
    <w:rsid w:val="008A7FC9"/>
    <w:rsid w:val="008D3194"/>
    <w:rsid w:val="00910382"/>
    <w:rsid w:val="00935476"/>
    <w:rsid w:val="00944001"/>
    <w:rsid w:val="00944B99"/>
    <w:rsid w:val="00946342"/>
    <w:rsid w:val="00951181"/>
    <w:rsid w:val="009649D7"/>
    <w:rsid w:val="00982D59"/>
    <w:rsid w:val="0099478C"/>
    <w:rsid w:val="00994E43"/>
    <w:rsid w:val="00997327"/>
    <w:rsid w:val="009C5126"/>
    <w:rsid w:val="009E0A72"/>
    <w:rsid w:val="009E1566"/>
    <w:rsid w:val="009E7BFB"/>
    <w:rsid w:val="009F3BE3"/>
    <w:rsid w:val="009F5755"/>
    <w:rsid w:val="00A01ED0"/>
    <w:rsid w:val="00A04887"/>
    <w:rsid w:val="00A2629A"/>
    <w:rsid w:val="00A34EB7"/>
    <w:rsid w:val="00A40B22"/>
    <w:rsid w:val="00A63B59"/>
    <w:rsid w:val="00A82182"/>
    <w:rsid w:val="00AB0817"/>
    <w:rsid w:val="00AB54DD"/>
    <w:rsid w:val="00AB6B32"/>
    <w:rsid w:val="00AD19ED"/>
    <w:rsid w:val="00AE1ADC"/>
    <w:rsid w:val="00AE7429"/>
    <w:rsid w:val="00AF5678"/>
    <w:rsid w:val="00B01A2E"/>
    <w:rsid w:val="00B06D7F"/>
    <w:rsid w:val="00B23075"/>
    <w:rsid w:val="00B25468"/>
    <w:rsid w:val="00B4091C"/>
    <w:rsid w:val="00B436F4"/>
    <w:rsid w:val="00B5659D"/>
    <w:rsid w:val="00B60A03"/>
    <w:rsid w:val="00B628BF"/>
    <w:rsid w:val="00B81A32"/>
    <w:rsid w:val="00B97474"/>
    <w:rsid w:val="00B975E4"/>
    <w:rsid w:val="00BA495A"/>
    <w:rsid w:val="00BB0960"/>
    <w:rsid w:val="00BB68C3"/>
    <w:rsid w:val="00BC3F1E"/>
    <w:rsid w:val="00BC691E"/>
    <w:rsid w:val="00BF29F4"/>
    <w:rsid w:val="00C12306"/>
    <w:rsid w:val="00C136FB"/>
    <w:rsid w:val="00C13DBB"/>
    <w:rsid w:val="00C333DB"/>
    <w:rsid w:val="00C355E9"/>
    <w:rsid w:val="00C35D85"/>
    <w:rsid w:val="00C61A70"/>
    <w:rsid w:val="00C65DF7"/>
    <w:rsid w:val="00C87AEA"/>
    <w:rsid w:val="00CC1BC4"/>
    <w:rsid w:val="00CD06F3"/>
    <w:rsid w:val="00CD5735"/>
    <w:rsid w:val="00D05327"/>
    <w:rsid w:val="00D24BE5"/>
    <w:rsid w:val="00D42425"/>
    <w:rsid w:val="00D72C14"/>
    <w:rsid w:val="00D87165"/>
    <w:rsid w:val="00DB1E52"/>
    <w:rsid w:val="00DC0D06"/>
    <w:rsid w:val="00DD2F38"/>
    <w:rsid w:val="00DD3741"/>
    <w:rsid w:val="00DE11D2"/>
    <w:rsid w:val="00DE6E16"/>
    <w:rsid w:val="00DF0958"/>
    <w:rsid w:val="00E030A8"/>
    <w:rsid w:val="00E0484B"/>
    <w:rsid w:val="00E10E23"/>
    <w:rsid w:val="00E122B5"/>
    <w:rsid w:val="00E350CD"/>
    <w:rsid w:val="00E35CF0"/>
    <w:rsid w:val="00E37D64"/>
    <w:rsid w:val="00E43338"/>
    <w:rsid w:val="00E46752"/>
    <w:rsid w:val="00E506E7"/>
    <w:rsid w:val="00E607A5"/>
    <w:rsid w:val="00E960D5"/>
    <w:rsid w:val="00EC53EB"/>
    <w:rsid w:val="00EE4100"/>
    <w:rsid w:val="00F14FCB"/>
    <w:rsid w:val="00F15F6E"/>
    <w:rsid w:val="00F1632E"/>
    <w:rsid w:val="00F232A2"/>
    <w:rsid w:val="00F51D5A"/>
    <w:rsid w:val="00F60E8B"/>
    <w:rsid w:val="00F61B21"/>
    <w:rsid w:val="00F638CC"/>
    <w:rsid w:val="00F8151A"/>
    <w:rsid w:val="00F8368E"/>
    <w:rsid w:val="00F9125B"/>
    <w:rsid w:val="00FB5422"/>
    <w:rsid w:val="00FB6142"/>
    <w:rsid w:val="00FB6F24"/>
    <w:rsid w:val="00FD0E5E"/>
    <w:rsid w:val="00FD5CAD"/>
    <w:rsid w:val="00FE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C06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99"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0679"/>
    <w:pPr>
      <w:spacing w:before="240"/>
    </w:pPr>
    <w:rPr>
      <w:rFonts w:ascii="Arial" w:hAnsi="Arial" w:cs="Arial"/>
    </w:rPr>
  </w:style>
  <w:style w:type="paragraph" w:styleId="Heading1">
    <w:name w:val="heading 1"/>
    <w:basedOn w:val="Normal"/>
    <w:next w:val="Normal"/>
    <w:qFormat/>
    <w:rsid w:val="000C0679"/>
    <w:pPr>
      <w:keepNext/>
      <w:spacing w:after="60"/>
      <w:outlineLvl w:val="0"/>
    </w:pPr>
    <w:rPr>
      <w:b/>
      <w:bCs/>
      <w:kern w:val="32"/>
      <w:sz w:val="32"/>
      <w:szCs w:val="32"/>
    </w:rPr>
  </w:style>
  <w:style w:type="paragraph" w:styleId="Heading2">
    <w:name w:val="heading 2"/>
    <w:basedOn w:val="Normal"/>
    <w:next w:val="Normal"/>
    <w:qFormat/>
    <w:rsid w:val="000C0679"/>
    <w:pPr>
      <w:keepNext/>
      <w:spacing w:after="60"/>
      <w:outlineLvl w:val="1"/>
    </w:pPr>
    <w:rPr>
      <w:b/>
      <w:bCs/>
      <w:i/>
      <w:iCs/>
      <w:sz w:val="28"/>
      <w:szCs w:val="28"/>
    </w:rPr>
  </w:style>
  <w:style w:type="paragraph" w:styleId="Heading3">
    <w:name w:val="heading 3"/>
    <w:basedOn w:val="Normal"/>
    <w:next w:val="Normal"/>
    <w:qFormat/>
    <w:rsid w:val="000C0679"/>
    <w:pPr>
      <w:keepNext/>
      <w:spacing w:after="60"/>
      <w:outlineLvl w:val="2"/>
    </w:pPr>
    <w:rPr>
      <w:b/>
      <w:bCs/>
      <w:sz w:val="26"/>
      <w:szCs w:val="26"/>
    </w:rPr>
  </w:style>
  <w:style w:type="paragraph" w:styleId="Heading4">
    <w:name w:val="heading 4"/>
    <w:basedOn w:val="Normal"/>
    <w:next w:val="Normal"/>
    <w:link w:val="Heading4Char"/>
    <w:qFormat/>
    <w:rsid w:val="000C0679"/>
    <w:pPr>
      <w:keepNext/>
      <w:outlineLvl w:val="3"/>
    </w:pPr>
    <w:rPr>
      <w:b/>
      <w:bCs/>
      <w:sz w:val="22"/>
    </w:rPr>
  </w:style>
  <w:style w:type="paragraph" w:styleId="Heading5">
    <w:name w:val="heading 5"/>
    <w:basedOn w:val="Normal"/>
    <w:next w:val="Normal"/>
    <w:link w:val="Heading5Char"/>
    <w:qFormat/>
    <w:rsid w:val="000C0679"/>
    <w:pPr>
      <w:keepNext/>
      <w:outlineLvl w:val="4"/>
    </w:pPr>
    <w:rPr>
      <w:bCs/>
      <w:sz w:val="22"/>
    </w:rPr>
  </w:style>
  <w:style w:type="character" w:default="1" w:styleId="DefaultParagraphFont">
    <w:name w:val="Default Paragraph Font"/>
    <w:semiHidden/>
    <w:rsid w:val="000C06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679"/>
  </w:style>
  <w:style w:type="paragraph" w:customStyle="1" w:styleId="Department">
    <w:name w:val="Department"/>
    <w:rsid w:val="000C0679"/>
    <w:pPr>
      <w:jc w:val="center"/>
    </w:pPr>
    <w:rPr>
      <w:rFonts w:ascii="Arial" w:hAnsi="Arial" w:cs="Arial"/>
      <w:b/>
      <w:bCs/>
      <w:caps/>
      <w:sz w:val="28"/>
      <w:szCs w:val="28"/>
    </w:rPr>
  </w:style>
  <w:style w:type="paragraph" w:customStyle="1" w:styleId="Agency">
    <w:name w:val="Agency"/>
    <w:basedOn w:val="Normal"/>
    <w:rsid w:val="000C0679"/>
    <w:pPr>
      <w:jc w:val="center"/>
    </w:pPr>
    <w:rPr>
      <w:b/>
      <w:bCs/>
      <w:sz w:val="28"/>
      <w:szCs w:val="28"/>
    </w:rPr>
  </w:style>
  <w:style w:type="paragraph" w:customStyle="1" w:styleId="CCRNumber">
    <w:name w:val="CCR Number"/>
    <w:rsid w:val="000C0679"/>
    <w:pPr>
      <w:spacing w:before="240"/>
      <w:jc w:val="center"/>
    </w:pPr>
    <w:rPr>
      <w:rFonts w:ascii="Arial" w:hAnsi="Arial" w:cs="Arial"/>
      <w:b/>
      <w:bCs/>
      <w:caps/>
      <w:sz w:val="24"/>
      <w:szCs w:val="24"/>
    </w:rPr>
  </w:style>
  <w:style w:type="paragraph" w:customStyle="1" w:styleId="CCRTitle">
    <w:name w:val="CCR Title"/>
    <w:rsid w:val="000C0679"/>
    <w:pPr>
      <w:spacing w:before="240"/>
      <w:jc w:val="center"/>
    </w:pPr>
    <w:rPr>
      <w:rFonts w:ascii="Arial" w:hAnsi="Arial" w:cs="Arial"/>
      <w:b/>
      <w:bCs/>
      <w:caps/>
      <w:sz w:val="24"/>
      <w:szCs w:val="24"/>
    </w:rPr>
  </w:style>
  <w:style w:type="paragraph" w:customStyle="1" w:styleId="Title1">
    <w:name w:val="Title1"/>
    <w:basedOn w:val="Normal"/>
    <w:rsid w:val="000C0679"/>
    <w:pPr>
      <w:tabs>
        <w:tab w:val="left" w:pos="720"/>
        <w:tab w:val="left" w:pos="1440"/>
        <w:tab w:val="left" w:pos="2160"/>
      </w:tabs>
      <w:ind w:left="720" w:hanging="720"/>
    </w:pPr>
    <w:rPr>
      <w:b/>
      <w:bCs/>
      <w:sz w:val="24"/>
      <w:szCs w:val="24"/>
    </w:rPr>
  </w:style>
  <w:style w:type="paragraph" w:customStyle="1" w:styleId="Title5">
    <w:name w:val="Title5"/>
    <w:basedOn w:val="Title2"/>
    <w:rsid w:val="000C0679"/>
  </w:style>
  <w:style w:type="character" w:customStyle="1" w:styleId="cite">
    <w:name w:val="cite"/>
    <w:rsid w:val="000C0679"/>
    <w:rPr>
      <w:color w:val="008080"/>
    </w:rPr>
  </w:style>
  <w:style w:type="paragraph" w:customStyle="1" w:styleId="par1">
    <w:name w:val="par1"/>
    <w:basedOn w:val="Normal"/>
    <w:link w:val="par1Char"/>
    <w:rsid w:val="000C0679"/>
    <w:pPr>
      <w:tabs>
        <w:tab w:val="left" w:pos="720"/>
        <w:tab w:val="left" w:pos="1440"/>
        <w:tab w:val="left" w:pos="2160"/>
      </w:tabs>
      <w:ind w:left="720" w:hanging="720"/>
    </w:pPr>
  </w:style>
  <w:style w:type="paragraph" w:customStyle="1" w:styleId="cp">
    <w:name w:val="cp"/>
    <w:basedOn w:val="Normal"/>
    <w:rsid w:val="000C0679"/>
    <w:pPr>
      <w:jc w:val="center"/>
    </w:pPr>
  </w:style>
  <w:style w:type="paragraph" w:customStyle="1" w:styleId="par2">
    <w:name w:val="par2"/>
    <w:basedOn w:val="par1"/>
    <w:rsid w:val="000C0679"/>
    <w:pPr>
      <w:ind w:left="1440"/>
    </w:pPr>
  </w:style>
  <w:style w:type="paragraph" w:customStyle="1" w:styleId="upar2">
    <w:name w:val="upar2"/>
    <w:basedOn w:val="upar1"/>
    <w:rsid w:val="000C0679"/>
    <w:pPr>
      <w:ind w:left="720"/>
    </w:pPr>
  </w:style>
  <w:style w:type="paragraph" w:customStyle="1" w:styleId="upar1">
    <w:name w:val="upar1"/>
    <w:basedOn w:val="Normal"/>
    <w:rsid w:val="000C0679"/>
    <w:pPr>
      <w:tabs>
        <w:tab w:val="left" w:pos="720"/>
        <w:tab w:val="left" w:pos="1440"/>
      </w:tabs>
    </w:pPr>
  </w:style>
  <w:style w:type="paragraph" w:customStyle="1" w:styleId="upar3">
    <w:name w:val="upar3"/>
    <w:basedOn w:val="upar1"/>
    <w:rsid w:val="000C0679"/>
    <w:pPr>
      <w:ind w:left="1440"/>
    </w:pPr>
  </w:style>
  <w:style w:type="paragraph" w:customStyle="1" w:styleId="Title2">
    <w:name w:val="Title2"/>
    <w:basedOn w:val="Title1"/>
    <w:rsid w:val="000C0679"/>
    <w:rPr>
      <w:sz w:val="20"/>
      <w:szCs w:val="20"/>
    </w:rPr>
  </w:style>
  <w:style w:type="paragraph" w:customStyle="1" w:styleId="Title3">
    <w:name w:val="Title3"/>
    <w:basedOn w:val="Title2"/>
    <w:rsid w:val="000C0679"/>
  </w:style>
  <w:style w:type="paragraph" w:customStyle="1" w:styleId="Title4">
    <w:name w:val="Title4"/>
    <w:basedOn w:val="Title2"/>
    <w:rsid w:val="000C0679"/>
  </w:style>
  <w:style w:type="paragraph" w:customStyle="1" w:styleId="upar4">
    <w:name w:val="upar4"/>
    <w:basedOn w:val="upar1"/>
    <w:rsid w:val="000C0679"/>
    <w:pPr>
      <w:ind w:left="2160"/>
    </w:pPr>
  </w:style>
  <w:style w:type="paragraph" w:customStyle="1" w:styleId="par3">
    <w:name w:val="par3"/>
    <w:basedOn w:val="par1"/>
    <w:rsid w:val="000C0679"/>
    <w:pPr>
      <w:ind w:left="2160"/>
    </w:pPr>
  </w:style>
  <w:style w:type="paragraph" w:customStyle="1" w:styleId="par4">
    <w:name w:val="par4"/>
    <w:basedOn w:val="par1"/>
    <w:rsid w:val="000C0679"/>
    <w:pPr>
      <w:ind w:left="2880"/>
    </w:pPr>
  </w:style>
  <w:style w:type="paragraph" w:customStyle="1" w:styleId="figure-caption">
    <w:name w:val="figure-caption"/>
    <w:basedOn w:val="Normal"/>
    <w:rsid w:val="000C0679"/>
    <w:rPr>
      <w:color w:val="800080"/>
    </w:rPr>
  </w:style>
  <w:style w:type="paragraph" w:customStyle="1" w:styleId="figure-orientation">
    <w:name w:val="figure-orientation"/>
    <w:basedOn w:val="Normal"/>
    <w:rsid w:val="000C0679"/>
    <w:rPr>
      <w:color w:val="800080"/>
    </w:rPr>
  </w:style>
  <w:style w:type="paragraph" w:customStyle="1" w:styleId="figure-filename">
    <w:name w:val="figure-filename"/>
    <w:basedOn w:val="Normal"/>
    <w:rsid w:val="000C0679"/>
    <w:rPr>
      <w:color w:val="800080"/>
    </w:rPr>
  </w:style>
  <w:style w:type="paragraph" w:customStyle="1" w:styleId="par5">
    <w:name w:val="par5"/>
    <w:basedOn w:val="par1"/>
    <w:rsid w:val="000C0679"/>
    <w:pPr>
      <w:ind w:left="3600"/>
    </w:pPr>
  </w:style>
  <w:style w:type="paragraph" w:customStyle="1" w:styleId="upar5">
    <w:name w:val="upar5"/>
    <w:basedOn w:val="upar1"/>
    <w:rsid w:val="000C0679"/>
    <w:pPr>
      <w:ind w:left="2880"/>
    </w:pPr>
  </w:style>
  <w:style w:type="character" w:customStyle="1" w:styleId="provision">
    <w:name w:val="provision"/>
    <w:rsid w:val="000C0679"/>
    <w:rPr>
      <w:rFonts w:ascii="Arial" w:hAnsi="Arial" w:cs="Arial"/>
      <w:color w:val="333399"/>
      <w:sz w:val="20"/>
      <w:szCs w:val="20"/>
    </w:rPr>
  </w:style>
  <w:style w:type="character" w:customStyle="1" w:styleId="eff">
    <w:name w:val="eff"/>
    <w:rsid w:val="000C0679"/>
    <w:rPr>
      <w:rFonts w:ascii="Arial" w:hAnsi="Arial" w:cs="Arial"/>
      <w:i/>
      <w:iCs/>
      <w:color w:val="0000FF"/>
      <w:sz w:val="20"/>
      <w:szCs w:val="20"/>
    </w:rPr>
  </w:style>
  <w:style w:type="paragraph" w:customStyle="1" w:styleId="Title6">
    <w:name w:val="Title6"/>
    <w:basedOn w:val="Title2"/>
    <w:rsid w:val="000C0679"/>
  </w:style>
  <w:style w:type="paragraph" w:customStyle="1" w:styleId="par6">
    <w:name w:val="par6"/>
    <w:basedOn w:val="par1"/>
    <w:rsid w:val="000C0679"/>
    <w:pPr>
      <w:ind w:left="4320"/>
    </w:pPr>
  </w:style>
  <w:style w:type="paragraph" w:customStyle="1" w:styleId="upar6">
    <w:name w:val="upar6"/>
    <w:basedOn w:val="upar1"/>
    <w:rsid w:val="000C0679"/>
    <w:pPr>
      <w:ind w:left="3600"/>
    </w:pPr>
  </w:style>
  <w:style w:type="paragraph" w:customStyle="1" w:styleId="par7">
    <w:name w:val="par7"/>
    <w:basedOn w:val="par6"/>
    <w:rsid w:val="000C0679"/>
  </w:style>
  <w:style w:type="paragraph" w:customStyle="1" w:styleId="upar7">
    <w:name w:val="upar7"/>
    <w:basedOn w:val="upar6"/>
    <w:rsid w:val="000C0679"/>
  </w:style>
  <w:style w:type="paragraph" w:customStyle="1" w:styleId="upar8">
    <w:name w:val="upar8"/>
    <w:basedOn w:val="upar6"/>
    <w:rsid w:val="000C0679"/>
  </w:style>
  <w:style w:type="paragraph" w:customStyle="1" w:styleId="upar9">
    <w:name w:val="upar9"/>
    <w:basedOn w:val="par6"/>
    <w:rsid w:val="000C0679"/>
  </w:style>
  <w:style w:type="paragraph" w:customStyle="1" w:styleId="par8">
    <w:name w:val="par8"/>
    <w:basedOn w:val="par7"/>
    <w:rsid w:val="000C0679"/>
  </w:style>
  <w:style w:type="character" w:customStyle="1" w:styleId="InlineGraphic">
    <w:name w:val="Inline Graphic"/>
    <w:rsid w:val="000C0679"/>
    <w:rPr>
      <w:rFonts w:ascii="Arial" w:hAnsi="Arial" w:cs="Arial"/>
      <w:color w:val="FF6600"/>
      <w:sz w:val="20"/>
      <w:szCs w:val="20"/>
    </w:rPr>
  </w:style>
  <w:style w:type="paragraph" w:customStyle="1" w:styleId="Footnote">
    <w:name w:val="Footnote"/>
    <w:basedOn w:val="Normal"/>
    <w:rsid w:val="000C0679"/>
    <w:pPr>
      <w:spacing w:before="120"/>
    </w:pPr>
    <w:rPr>
      <w:sz w:val="16"/>
      <w:szCs w:val="16"/>
    </w:rPr>
  </w:style>
  <w:style w:type="paragraph" w:styleId="Title">
    <w:name w:val="Title"/>
    <w:basedOn w:val="Normal"/>
    <w:link w:val="TitleChar"/>
    <w:uiPriority w:val="99"/>
    <w:qFormat/>
    <w:rsid w:val="00361911"/>
    <w:pPr>
      <w:spacing w:before="0"/>
      <w:jc w:val="center"/>
    </w:pPr>
    <w:rPr>
      <w:b/>
      <w:bCs/>
      <w:sz w:val="32"/>
      <w:szCs w:val="32"/>
      <w:lang w:val="x-none" w:eastAsia="x-none"/>
    </w:rPr>
  </w:style>
  <w:style w:type="character" w:customStyle="1" w:styleId="TitleChar">
    <w:name w:val="Title Char"/>
    <w:link w:val="Title"/>
    <w:uiPriority w:val="99"/>
    <w:rsid w:val="00361911"/>
    <w:rPr>
      <w:rFonts w:ascii="Arial" w:hAnsi="Arial"/>
      <w:b/>
      <w:bCs/>
      <w:sz w:val="32"/>
      <w:szCs w:val="32"/>
    </w:rPr>
  </w:style>
  <w:style w:type="paragraph" w:styleId="CommentText">
    <w:name w:val="annotation text"/>
    <w:basedOn w:val="Normal"/>
    <w:link w:val="CommentTextChar"/>
    <w:uiPriority w:val="99"/>
    <w:rsid w:val="00FB5422"/>
    <w:pPr>
      <w:spacing w:before="0"/>
    </w:pPr>
    <w:rPr>
      <w:rFonts w:ascii="Times New Roman" w:hAnsi="Times New Roman"/>
    </w:rPr>
  </w:style>
  <w:style w:type="character" w:customStyle="1" w:styleId="CommentTextChar">
    <w:name w:val="Comment Text Char"/>
    <w:basedOn w:val="DefaultParagraphFont"/>
    <w:link w:val="CommentText"/>
    <w:uiPriority w:val="99"/>
    <w:rsid w:val="00FB5422"/>
  </w:style>
  <w:style w:type="character" w:styleId="CommentReference">
    <w:name w:val="annotation reference"/>
    <w:uiPriority w:val="99"/>
    <w:rsid w:val="00FB5422"/>
    <w:rPr>
      <w:sz w:val="16"/>
      <w:szCs w:val="16"/>
    </w:rPr>
  </w:style>
  <w:style w:type="paragraph" w:styleId="BalloonText">
    <w:name w:val="Balloon Text"/>
    <w:basedOn w:val="Normal"/>
    <w:link w:val="BalloonTextChar"/>
    <w:rsid w:val="00FB5422"/>
    <w:pPr>
      <w:spacing w:before="0"/>
    </w:pPr>
    <w:rPr>
      <w:rFonts w:ascii="Tahoma" w:hAnsi="Tahoma"/>
      <w:sz w:val="16"/>
      <w:szCs w:val="16"/>
      <w:lang w:val="x-none" w:eastAsia="x-none"/>
    </w:rPr>
  </w:style>
  <w:style w:type="character" w:customStyle="1" w:styleId="BalloonTextChar">
    <w:name w:val="Balloon Text Char"/>
    <w:link w:val="BalloonText"/>
    <w:rsid w:val="00FB5422"/>
    <w:rPr>
      <w:rFonts w:ascii="Tahoma" w:hAnsi="Tahoma" w:cs="Tahoma"/>
      <w:sz w:val="16"/>
      <w:szCs w:val="16"/>
    </w:rPr>
  </w:style>
  <w:style w:type="paragraph" w:styleId="CommentSubject">
    <w:name w:val="annotation subject"/>
    <w:basedOn w:val="CommentText"/>
    <w:next w:val="CommentText"/>
    <w:link w:val="CommentSubjectChar"/>
    <w:rsid w:val="00E37D64"/>
    <w:pPr>
      <w:spacing w:before="240"/>
    </w:pPr>
    <w:rPr>
      <w:rFonts w:ascii="Arial" w:hAnsi="Arial"/>
      <w:b/>
      <w:bCs/>
      <w:lang w:val="x-none" w:eastAsia="x-none"/>
    </w:rPr>
  </w:style>
  <w:style w:type="character" w:customStyle="1" w:styleId="CommentSubjectChar">
    <w:name w:val="Comment Subject Char"/>
    <w:link w:val="CommentSubject"/>
    <w:rsid w:val="00E37D64"/>
    <w:rPr>
      <w:rFonts w:ascii="Arial" w:hAnsi="Arial"/>
      <w:b/>
      <w:bCs/>
    </w:rPr>
  </w:style>
  <w:style w:type="paragraph" w:styleId="Revision">
    <w:name w:val="Revision"/>
    <w:hidden/>
    <w:uiPriority w:val="99"/>
    <w:semiHidden/>
    <w:rsid w:val="00E37D64"/>
    <w:rPr>
      <w:rFonts w:ascii="Arial" w:hAnsi="Arial"/>
    </w:rPr>
  </w:style>
  <w:style w:type="paragraph" w:styleId="DocumentMap">
    <w:name w:val="Document Map"/>
    <w:basedOn w:val="Normal"/>
    <w:link w:val="DocumentMapChar"/>
    <w:rsid w:val="002E4628"/>
    <w:rPr>
      <w:rFonts w:ascii="Tahoma" w:hAnsi="Tahoma"/>
      <w:sz w:val="16"/>
      <w:szCs w:val="16"/>
      <w:lang w:val="x-none" w:eastAsia="x-none"/>
    </w:rPr>
  </w:style>
  <w:style w:type="character" w:customStyle="1" w:styleId="DocumentMapChar">
    <w:name w:val="Document Map Char"/>
    <w:link w:val="DocumentMap"/>
    <w:rsid w:val="002E4628"/>
    <w:rPr>
      <w:rFonts w:ascii="Tahoma" w:hAnsi="Tahoma" w:cs="Tahoma"/>
      <w:sz w:val="16"/>
      <w:szCs w:val="16"/>
    </w:rPr>
  </w:style>
  <w:style w:type="character" w:styleId="Hyperlink">
    <w:name w:val="Hyperlink"/>
    <w:rsid w:val="00B628BF"/>
    <w:rPr>
      <w:color w:val="0000FF"/>
      <w:u w:val="single"/>
    </w:rPr>
  </w:style>
  <w:style w:type="paragraph" w:styleId="Header">
    <w:name w:val="header"/>
    <w:basedOn w:val="Normal"/>
    <w:link w:val="HeaderChar"/>
    <w:rsid w:val="009C5126"/>
    <w:pPr>
      <w:tabs>
        <w:tab w:val="center" w:pos="4680"/>
        <w:tab w:val="right" w:pos="9360"/>
      </w:tabs>
    </w:pPr>
    <w:rPr>
      <w:lang w:val="x-none" w:eastAsia="x-none"/>
    </w:rPr>
  </w:style>
  <w:style w:type="character" w:customStyle="1" w:styleId="HeaderChar">
    <w:name w:val="Header Char"/>
    <w:link w:val="Header"/>
    <w:rsid w:val="009C5126"/>
    <w:rPr>
      <w:rFonts w:ascii="Arial" w:hAnsi="Arial"/>
    </w:rPr>
  </w:style>
  <w:style w:type="paragraph" w:styleId="Footer">
    <w:name w:val="footer"/>
    <w:basedOn w:val="Normal"/>
    <w:link w:val="FooterChar"/>
    <w:rsid w:val="009C5126"/>
    <w:pPr>
      <w:tabs>
        <w:tab w:val="center" w:pos="4680"/>
        <w:tab w:val="right" w:pos="9360"/>
      </w:tabs>
    </w:pPr>
    <w:rPr>
      <w:lang w:val="x-none" w:eastAsia="x-none"/>
    </w:rPr>
  </w:style>
  <w:style w:type="character" w:customStyle="1" w:styleId="FooterChar">
    <w:name w:val="Footer Char"/>
    <w:link w:val="Footer"/>
    <w:rsid w:val="009C5126"/>
    <w:rPr>
      <w:rFonts w:ascii="Arial" w:hAnsi="Arial"/>
    </w:rPr>
  </w:style>
  <w:style w:type="character" w:customStyle="1" w:styleId="par1Char">
    <w:name w:val="par1 Char"/>
    <w:link w:val="par1"/>
    <w:locked/>
    <w:rsid w:val="00FB6142"/>
    <w:rPr>
      <w:rFonts w:ascii="Arial" w:hAnsi="Arial" w:cs="Arial"/>
    </w:rPr>
  </w:style>
  <w:style w:type="character" w:styleId="FollowedHyperlink">
    <w:name w:val="FollowedHyperlink"/>
    <w:rsid w:val="006C664B"/>
    <w:rPr>
      <w:color w:val="800080"/>
      <w:u w:val="single"/>
    </w:rPr>
  </w:style>
  <w:style w:type="character" w:customStyle="1" w:styleId="Heading4Char">
    <w:name w:val="Heading 4 Char"/>
    <w:link w:val="Heading4"/>
    <w:rsid w:val="000C0679"/>
    <w:rPr>
      <w:rFonts w:ascii="Arial" w:hAnsi="Arial" w:cs="Arial"/>
      <w:b/>
      <w:bCs/>
      <w:sz w:val="22"/>
    </w:rPr>
  </w:style>
  <w:style w:type="character" w:customStyle="1" w:styleId="Heading5Char">
    <w:name w:val="Heading 5 Char"/>
    <w:link w:val="Heading5"/>
    <w:rsid w:val="000C0679"/>
    <w:rPr>
      <w:rFonts w:ascii="Arial" w:hAnsi="Arial" w:cs="Arial"/>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60432">
      <w:bodyDiv w:val="1"/>
      <w:marLeft w:val="0"/>
      <w:marRight w:val="0"/>
      <w:marTop w:val="0"/>
      <w:marBottom w:val="0"/>
      <w:divBdr>
        <w:top w:val="none" w:sz="0" w:space="0" w:color="auto"/>
        <w:left w:val="none" w:sz="0" w:space="0" w:color="auto"/>
        <w:bottom w:val="none" w:sz="0" w:space="0" w:color="auto"/>
        <w:right w:val="none" w:sz="0" w:space="0" w:color="auto"/>
      </w:divBdr>
    </w:div>
    <w:div w:id="190413185">
      <w:bodyDiv w:val="1"/>
      <w:marLeft w:val="0"/>
      <w:marRight w:val="0"/>
      <w:marTop w:val="0"/>
      <w:marBottom w:val="0"/>
      <w:divBdr>
        <w:top w:val="none" w:sz="0" w:space="0" w:color="auto"/>
        <w:left w:val="none" w:sz="0" w:space="0" w:color="auto"/>
        <w:bottom w:val="none" w:sz="0" w:space="0" w:color="auto"/>
        <w:right w:val="none" w:sz="0" w:space="0" w:color="auto"/>
      </w:divBdr>
    </w:div>
    <w:div w:id="279074772">
      <w:bodyDiv w:val="1"/>
      <w:marLeft w:val="0"/>
      <w:marRight w:val="0"/>
      <w:marTop w:val="0"/>
      <w:marBottom w:val="0"/>
      <w:divBdr>
        <w:top w:val="none" w:sz="0" w:space="0" w:color="auto"/>
        <w:left w:val="none" w:sz="0" w:space="0" w:color="auto"/>
        <w:bottom w:val="none" w:sz="0" w:space="0" w:color="auto"/>
        <w:right w:val="none" w:sz="0" w:space="0" w:color="auto"/>
      </w:divBdr>
    </w:div>
    <w:div w:id="1996882220">
      <w:bodyDiv w:val="1"/>
      <w:marLeft w:val="0"/>
      <w:marRight w:val="0"/>
      <w:marTop w:val="0"/>
      <w:marBottom w:val="0"/>
      <w:divBdr>
        <w:top w:val="none" w:sz="0" w:space="0" w:color="auto"/>
        <w:left w:val="none" w:sz="0" w:space="0" w:color="auto"/>
        <w:bottom w:val="none" w:sz="0" w:space="0" w:color="auto"/>
        <w:right w:val="none" w:sz="0" w:space="0" w:color="auto"/>
      </w:divBdr>
    </w:div>
    <w:div w:id="211373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G:\INSDIV\Compliance%20-%20CORA%20-%20DO%20NOT%20PURGE\Regs\REGS\DO%20NOT%20DELETE%20How%20To%20Draft%20Regs\Coordinator%20Doc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CCR Template</Template>
  <TotalTime>0</TotalTime>
  <Pages>4</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2026-06-30T16:50:00Z</dcterms:created>
  <dcterms:modified xsi:type="dcterms:W3CDTF">2026-07-01T16:33:00Z</dcterms:modified>
</cp:coreProperties>
</file>