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7A9F" w:rsidRDefault="00000000" w:rsidP="004750D7">
      <w:pPr>
        <w:pStyle w:val="Heading1"/>
      </w:pPr>
      <w:r>
        <w:t>DEPARTMENT OF TRANSPORTATION</w:t>
      </w:r>
    </w:p>
    <w:p w14:paraId="00000002" w14:textId="77777777" w:rsidR="00BE7A9F" w:rsidRPr="002E7D46" w:rsidRDefault="00000000" w:rsidP="002E7D46">
      <w:pPr>
        <w:rPr>
          <w:b/>
          <w:bCs/>
        </w:rPr>
      </w:pPr>
      <w:r w:rsidRPr="002E7D46">
        <w:rPr>
          <w:b/>
          <w:bCs/>
        </w:rPr>
        <w:t>Transportation Commission</w:t>
      </w:r>
    </w:p>
    <w:p w14:paraId="00000003" w14:textId="77777777" w:rsidR="00BE7A9F" w:rsidRPr="002E7D46" w:rsidRDefault="00000000" w:rsidP="002E7D46">
      <w:pPr>
        <w:pStyle w:val="Heading2"/>
      </w:pPr>
      <w:r w:rsidRPr="002E7D46">
        <w:t>RULES GOVERNING CHAIN LAW AND PASSENGER VEHICLE TRACTION LAW REQUIREMENTS ON THE STATE HIGHWAY SYSTEM</w:t>
      </w:r>
    </w:p>
    <w:p w14:paraId="00000004" w14:textId="77777777" w:rsidR="00BE7A9F" w:rsidRPr="002E7D46" w:rsidRDefault="00000000" w:rsidP="002E7D46">
      <w:pPr>
        <w:rPr>
          <w:b/>
          <w:bCs/>
        </w:rPr>
      </w:pPr>
      <w:r w:rsidRPr="002E7D46">
        <w:rPr>
          <w:b/>
          <w:bCs/>
        </w:rPr>
        <w:t>2 CCR 601-14</w:t>
      </w:r>
    </w:p>
    <w:p w14:paraId="00000005" w14:textId="77777777" w:rsidR="00BE7A9F" w:rsidRDefault="00000000" w:rsidP="004750D7">
      <w:pPr>
        <w:pBdr>
          <w:top w:val="nil"/>
          <w:left w:val="nil"/>
          <w:bottom w:val="nil"/>
          <w:right w:val="nil"/>
          <w:between w:val="nil"/>
        </w:pBdr>
        <w:spacing w:before="120"/>
        <w:rPr>
          <w:color w:val="000000"/>
          <w:sz w:val="16"/>
          <w:szCs w:val="16"/>
        </w:rPr>
      </w:pPr>
      <w:r>
        <w:rPr>
          <w:i/>
          <w:iCs/>
          <w:color w:val="000000"/>
          <w:sz w:val="16"/>
          <w:szCs w:val="16"/>
        </w:rPr>
        <w:t>[Editor’s Notes follow the text of the rules at the end of this CCR Document.]</w:t>
      </w:r>
    </w:p>
    <w:p w14:paraId="00000006" w14:textId="77777777" w:rsidR="00BE7A9F" w:rsidRDefault="00000000" w:rsidP="004750D7">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_________________________________________________________________________</w:t>
      </w:r>
    </w:p>
    <w:p w14:paraId="00000007" w14:textId="77777777" w:rsidR="00BE7A9F" w:rsidRDefault="00000000" w:rsidP="002E7D46">
      <w:pPr>
        <w:pStyle w:val="Heading3"/>
      </w:pPr>
      <w:r>
        <w:t>Statement of Basis and Purpose and Statutory Authority</w:t>
      </w:r>
    </w:p>
    <w:p w14:paraId="00000008" w14:textId="77777777" w:rsidR="00BE7A9F" w:rsidRDefault="00000000">
      <w:pPr>
        <w:pBdr>
          <w:top w:val="nil"/>
          <w:left w:val="nil"/>
          <w:bottom w:val="nil"/>
          <w:right w:val="nil"/>
          <w:between w:val="nil"/>
        </w:pBdr>
        <w:tabs>
          <w:tab w:val="left" w:pos="720"/>
          <w:tab w:val="left" w:pos="1440"/>
        </w:tabs>
        <w:rPr>
          <w:color w:val="000000"/>
        </w:rPr>
      </w:pPr>
      <w:r>
        <w:rPr>
          <w:color w:val="000000"/>
        </w:rPr>
        <w:t xml:space="preserve">The purpose of these rules is to describe the travel conditions, types of vehicles, and the locations which require tire chains, adequate types of tires, four-wheel drive or other means to provide adequate traction, when the Department determines such means are necessary to protect the safety of the travelling public and to minimize the occurrence of road closures. </w:t>
      </w:r>
      <w:sdt>
        <w:sdtPr>
          <w:tag w:val="goog_rdk_0"/>
          <w:id w:val="-1769086058"/>
        </w:sdtPr>
        <w:sdtContent>
          <w:del w:id="0" w:author="Paoloemilio, Amber" w:date="2026-02-11T16:57:00Z">
            <w:r>
              <w:rPr>
                <w:color w:val="000000"/>
              </w:rPr>
              <w:delText>The Department revised the rules in order to make them more understandable to the travelling public. It removed the codes used to communicate when chains or snow tires were required and replaced the codes with clearer categories pertaining to Passenger Vehicles and Commercial Motor Vehicles, and updated the rules to current practice. The new rules explicitly refer to "Non-Commercial or Recreational Vehicles" and state that they fall within the specified type of travel restriction depending on the vehicle weight and the road and weather conditions. These changes to the rules reflect the now widespread use of communicating via electronic messaging signs and via other means of technology. Additional changes being proposed address existing provisions of the rule on the grounds of clarity, accuracy and completeness as required by the Colorado Administrative Procedure Act.</w:delText>
            </w:r>
          </w:del>
        </w:sdtContent>
      </w:sdt>
    </w:p>
    <w:p w14:paraId="00000009" w14:textId="77777777" w:rsidR="00BE7A9F" w:rsidRDefault="00000000">
      <w:pPr>
        <w:pBdr>
          <w:top w:val="nil"/>
          <w:left w:val="nil"/>
          <w:bottom w:val="nil"/>
          <w:right w:val="nil"/>
          <w:between w:val="nil"/>
        </w:pBdr>
        <w:tabs>
          <w:tab w:val="left" w:pos="720"/>
          <w:tab w:val="left" w:pos="1440"/>
        </w:tabs>
        <w:rPr>
          <w:color w:val="000000"/>
        </w:rPr>
      </w:pPr>
      <w:r>
        <w:rPr>
          <w:color w:val="000000"/>
        </w:rPr>
        <w:t xml:space="preserve">The rules </w:t>
      </w:r>
      <w:sdt>
        <w:sdtPr>
          <w:tag w:val="goog_rdk_1"/>
          <w:id w:val="-1648764224"/>
        </w:sdtPr>
        <w:sdtContent>
          <w:del w:id="1" w:author="Paoloemilio, Amber" w:date="2026-02-11T16:57:00Z">
            <w:r>
              <w:rPr>
                <w:color w:val="000000"/>
              </w:rPr>
              <w:delText>shall</w:delText>
            </w:r>
          </w:del>
        </w:sdtContent>
      </w:sdt>
      <w:r>
        <w:rPr>
          <w:color w:val="000000"/>
        </w:rPr>
        <w:t xml:space="preserve"> apply to all state highways on the State Highway System as defined in §43-2-101(1), C.R.S. or as determined by the Transportation Commission. These rules are based on the following statutory sections: §42-4-106(5)(b) C.R.S. (rule-making authority granted to the Transportation Commission); §42-4-106 C.R.S. (setting forth who may restrict the use of highways); §43-2-101(1) C.R.S. (defining State Highway System); §42-4-214 C.R.S. (setting forth required visual signals on service vehicles), and §42-4-1701(4)(a)(I)(F) C.R.S. (penalties for non-compliance)</w:t>
      </w:r>
      <w:sdt>
        <w:sdtPr>
          <w:tag w:val="goog_rdk_2"/>
          <w:id w:val="-1084063376"/>
        </w:sdtPr>
        <w:sdtContent>
          <w:sdt>
            <w:sdtPr>
              <w:tag w:val="goog_rdk_3"/>
              <w:id w:val="-702432042"/>
            </w:sdtPr>
            <w:sdtContent/>
          </w:sdt>
          <w:ins w:id="2" w:author="Paoloemilio, Amber" w:date="2026-02-11T16:59:00Z">
            <w:r>
              <w:rPr>
                <w:color w:val="000000"/>
              </w:rPr>
              <w:t>; §43-2-150 (roadside chain service)</w:t>
            </w:r>
          </w:ins>
        </w:sdtContent>
      </w:sdt>
      <w:r>
        <w:rPr>
          <w:color w:val="000000"/>
        </w:rPr>
        <w:t>.</w:t>
      </w:r>
    </w:p>
    <w:p w14:paraId="0000000A" w14:textId="77777777" w:rsidR="00BE7A9F" w:rsidRDefault="00000000" w:rsidP="002E7D46">
      <w:pPr>
        <w:pStyle w:val="Heading3"/>
      </w:pPr>
      <w:r>
        <w:t>1.00</w:t>
      </w:r>
      <w:r>
        <w:tab/>
        <w:t>Definitions</w:t>
      </w:r>
    </w:p>
    <w:p w14:paraId="0000000B"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1.01</w:t>
      </w:r>
      <w:r>
        <w:rPr>
          <w:color w:val="000000"/>
        </w:rPr>
        <w:tab/>
        <w:t xml:space="preserve">“Alternate Traction Device" or "ATD" means a device approved by the Department as capable of providing traction comparable to that of such metal chains </w:t>
      </w:r>
      <w:sdt>
        <w:sdtPr>
          <w:tag w:val="goog_rdk_4"/>
          <w:id w:val="-1223163943"/>
        </w:sdtPr>
        <w:sdtContent>
          <w:del w:id="3" w:author="Amber Paoloemilio - CDOT" w:date="2026-03-24T16:31:00Z">
            <w:r>
              <w:rPr>
                <w:color w:val="000000"/>
              </w:rPr>
              <w:delText xml:space="preserve">or cables </w:delText>
            </w:r>
          </w:del>
        </w:sdtContent>
      </w:sdt>
      <w:r>
        <w:rPr>
          <w:color w:val="000000"/>
        </w:rPr>
        <w:t>under similar conditions, which is also listed on the CDOT Approved Product List ("APL").</w:t>
      </w:r>
    </w:p>
    <w:p w14:paraId="0000000C"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1.02</w:t>
      </w:r>
      <w:r>
        <w:rPr>
          <w:color w:val="000000"/>
        </w:rPr>
        <w:tab/>
        <w:t>"Authorized Service Vehicles" mean such highway or traffic maintenance vehicle(s) as are publicly owned and operated on a highway, by or for a governmental agency, the function of which requires the use of service vehicle warning lights as prescribed by state law and such other vehicles having a public service function, including, but not limited to, public utility vehicles and tow trucks, as determined by the Department of Transportation under §42-4-214(5), C.R.S. Some vehicles may be designated as both an Authorized Emergency Vehicle and an Authorized Service Vehicle. See §42-1-102(7) C.R.S.</w:t>
      </w:r>
    </w:p>
    <w:p w14:paraId="0000000D"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1.03</w:t>
      </w:r>
      <w:r>
        <w:rPr>
          <w:color w:val="000000"/>
        </w:rPr>
        <w:tab/>
        <w:t>"</w:t>
      </w:r>
      <w:proofErr w:type="spellStart"/>
      <w:r>
        <w:rPr>
          <w:color w:val="000000"/>
        </w:rPr>
        <w:t>Autotransport</w:t>
      </w:r>
      <w:proofErr w:type="spellEnd"/>
      <w:r>
        <w:rPr>
          <w:color w:val="000000"/>
        </w:rPr>
        <w:t xml:space="preserve"> Carriers" means vehicles specifically designed and used for the transport of automobiles.</w:t>
      </w:r>
    </w:p>
    <w:p w14:paraId="0000000E"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1.04</w:t>
      </w:r>
      <w:r>
        <w:rPr>
          <w:color w:val="000000"/>
        </w:rPr>
        <w:tab/>
        <w:t xml:space="preserve">"Chain Law" means the requirement imposed by the Department for all vehicles using certain areas of the State Highway System during periods of adverse road and weather conditions </w:t>
      </w:r>
      <w:proofErr w:type="gramStart"/>
      <w:r>
        <w:rPr>
          <w:color w:val="000000"/>
        </w:rPr>
        <w:t>in order to</w:t>
      </w:r>
      <w:proofErr w:type="gramEnd"/>
      <w:r>
        <w:rPr>
          <w:color w:val="000000"/>
        </w:rPr>
        <w:t xml:space="preserve"> protect the safety of the </w:t>
      </w:r>
      <w:sdt>
        <w:sdtPr>
          <w:tag w:val="goog_rdk_5"/>
          <w:id w:val="-1009008873"/>
        </w:sdtPr>
        <w:sdtContent>
          <w:sdt>
            <w:sdtPr>
              <w:tag w:val="goog_rdk_6"/>
              <w:id w:val="-361955275"/>
            </w:sdtPr>
            <w:sdtContent>
              <w:ins w:id="4" w:author="Bob Fifer - CDOT" w:date="2026-09-08T14:26:00Z">
                <w:r w:rsidRPr="00C60C23">
                  <w:t>traveling</w:t>
                </w:r>
              </w:ins>
            </w:sdtContent>
          </w:sdt>
        </w:sdtContent>
      </w:sdt>
      <w:sdt>
        <w:sdtPr>
          <w:tag w:val="goog_rdk_7"/>
          <w:id w:val="351497116"/>
        </w:sdtPr>
        <w:sdtContent>
          <w:sdt>
            <w:sdtPr>
              <w:tag w:val="goog_rdk_8"/>
              <w:id w:val="241300627"/>
            </w:sdtPr>
            <w:sdtContent>
              <w:del w:id="5" w:author="Bob Fifer - CDOT" w:date="2026-09-08T14:26:00Z">
                <w:r>
                  <w:rPr>
                    <w:rPrChange w:id="6" w:author="Bob Fifer - CDOT" w:date="2026-09-08T14:26:00Z">
                      <w:rPr>
                        <w:color w:val="000000"/>
                      </w:rPr>
                    </w:rPrChange>
                  </w:rPr>
                  <w:delText>travelling</w:delText>
                </w:r>
              </w:del>
            </w:sdtContent>
          </w:sdt>
        </w:sdtContent>
      </w:sdt>
      <w:r>
        <w:rPr>
          <w:color w:val="000000"/>
        </w:rPr>
        <w:t xml:space="preserve"> public and prevent accidents resulting in traffic issues and road closures. Notification of Chain Law requirements shall occur as set forth in Rule 2.02 herein, contingent upon assessed road and weather conditions.</w:t>
      </w:r>
    </w:p>
    <w:p w14:paraId="0000000F"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1.05</w:t>
      </w:r>
      <w:r>
        <w:rPr>
          <w:color w:val="000000"/>
        </w:rPr>
        <w:tab/>
        <w:t>"Colorado State Patrol" shall mean the organization created by §24-33.5-201, C.R.S.</w:t>
      </w:r>
    </w:p>
    <w:p w14:paraId="00000010"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1.06</w:t>
      </w:r>
      <w:r>
        <w:rPr>
          <w:color w:val="000000"/>
        </w:rPr>
        <w:tab/>
        <w:t>"Commercial Motor Vehicle" or "CMV" for purposes of these rules means a vehicle having a manufacturer's GVWR or GCWR of at least 16,001 pounds and used in commerce on public highways or a GVWR or GCWR of at least 16,001 pounds and used to transport at least 16 passengers, including the driver. See §42-4-235(1) (a)-(c), C.R.S.</w:t>
      </w:r>
    </w:p>
    <w:p w14:paraId="00000011"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1.07</w:t>
      </w:r>
      <w:r>
        <w:rPr>
          <w:color w:val="000000"/>
        </w:rPr>
        <w:tab/>
        <w:t>"Department" means the Colorado Department of Transportation.</w:t>
      </w:r>
    </w:p>
    <w:p w14:paraId="00000012"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1.08</w:t>
      </w:r>
      <w:r>
        <w:rPr>
          <w:color w:val="000000"/>
        </w:rPr>
        <w:tab/>
        <w:t>“Drive Wheel Tire” means a tire attached to a wheel through which tractive force is transferred from the vehicle to the road causing the vehicle to move.</w:t>
      </w:r>
    </w:p>
    <w:p w14:paraId="00000013"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1.09</w:t>
      </w:r>
      <w:r>
        <w:rPr>
          <w:color w:val="000000"/>
        </w:rPr>
        <w:tab/>
        <w:t>“GCWR” means Gross Combined Weight Rating.</w:t>
      </w:r>
    </w:p>
    <w:p w14:paraId="00000014"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1.10</w:t>
      </w:r>
      <w:r>
        <w:rPr>
          <w:color w:val="000000"/>
        </w:rPr>
        <w:tab/>
        <w:t>"GVWR" means gross vehicle weight rating.</w:t>
      </w:r>
    </w:p>
    <w:p w14:paraId="00000015"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1.11</w:t>
      </w:r>
      <w:r>
        <w:rPr>
          <w:color w:val="000000"/>
        </w:rPr>
        <w:tab/>
        <w:t>"Motor Vehicle" means the same as defined in §42-1-102(58), C.R.S. For purposes of these rules, the term Motor Vehicle shall include Passenger Vehicles, Commercial Motor Vehicles and Recreational Motor Vehicles.</w:t>
      </w:r>
    </w:p>
    <w:p w14:paraId="00000016"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1.12</w:t>
      </w:r>
      <w:r>
        <w:rPr>
          <w:color w:val="000000"/>
        </w:rPr>
        <w:tab/>
        <w:t xml:space="preserve">"Non-Commercial or Recreational Vehicle" means a truck, or unladen truck tractor, operated singly or in combination with a trailer or utility trailer or a motor home, which truck, or unladen truck tractor, or motor home is used exclusively for </w:t>
      </w:r>
      <w:r>
        <w:rPr>
          <w:color w:val="000000"/>
        </w:rPr>
        <w:lastRenderedPageBreak/>
        <w:t>personal pleasure, enjoyment, other recreational purposes, or personal or family transportation of the owner, lessee, or occupant and is not used to transport cargo or passengers for profit, hire, or otherwise to further the purposes of a business or commercial enterprise.” See §42-1-102(61), C.R.S. For the purposes of these rules, Non-Commercial or Recreational Vehicles are categorized by weight as either a Commercial Motor Vehicle or a Passenger Vehicle.</w:t>
      </w:r>
    </w:p>
    <w:p w14:paraId="00000017"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1.13</w:t>
      </w:r>
      <w:r>
        <w:rPr>
          <w:color w:val="000000"/>
        </w:rPr>
        <w:tab/>
        <w:t>"Passenger Vehicle" means any vehicle having a GVWR or GCWR 16,000 pounds or less with four or more tires and capable of transporting up to 15 passengers, including the driver.</w:t>
      </w:r>
    </w:p>
    <w:p w14:paraId="00000018"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1.14</w:t>
      </w:r>
      <w:r>
        <w:rPr>
          <w:color w:val="000000"/>
        </w:rPr>
        <w:tab/>
      </w:r>
      <w:sdt>
        <w:sdtPr>
          <w:tag w:val="goog_rdk_9"/>
          <w:id w:val="102215096"/>
        </w:sdtPr>
        <w:sdtContent>
          <w:sdt>
            <w:sdtPr>
              <w:tag w:val="goog_rdk_10"/>
              <w:id w:val="485780376"/>
            </w:sdtPr>
            <w:sdtContent>
              <w:ins w:id="7" w:author="Bob Fifer - CDOT" w:date="2026-09-08T14:58:00Z">
                <w:r w:rsidRPr="00C60C23">
                  <w:t>"Passenger Vehicle Traction Law" shall mean the requirements imposed by the Department upon the operation of Passenger Vehicles when traveling on identified areas of the State Highway System during periods of adverse road and weather conditions in order to increase the safety of the travelling public and prevent accidents resulting in traffic issues and road closures.</w:t>
                </w:r>
              </w:ins>
            </w:sdtContent>
          </w:sdt>
        </w:sdtContent>
      </w:sdt>
      <w:sdt>
        <w:sdtPr>
          <w:tag w:val="goog_rdk_11"/>
          <w:id w:val="2077804688"/>
        </w:sdtPr>
        <w:sdtContent>
          <w:del w:id="8" w:author="Bob Fifer - CDOT" w:date="2026-09-08T14:58:00Z">
            <w:r>
              <w:rPr>
                <w:color w:val="000000"/>
              </w:rPr>
              <w:delText>"Recreational Motor Vehicle" means the same as "Non-Commercial or Recreational Vehicle."</w:delText>
            </w:r>
          </w:del>
        </w:sdtContent>
      </w:sdt>
    </w:p>
    <w:p w14:paraId="00000019"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1.15</w:t>
      </w:r>
      <w:r>
        <w:rPr>
          <w:color w:val="000000"/>
        </w:rPr>
        <w:tab/>
      </w:r>
      <w:sdt>
        <w:sdtPr>
          <w:tag w:val="goog_rdk_12"/>
          <w:id w:val="113488970"/>
        </w:sdtPr>
        <w:sdtContent>
          <w:del w:id="9" w:author="Bob Fifer - CDOT" w:date="2026-09-08T14:58:00Z">
            <w:r>
              <w:rPr>
                <w:color w:val="000000"/>
              </w:rPr>
              <w:delText>"Passenger Vehicle Traction Law" shall mean the requirements imposed by the Department upon the operation of Passenger Vehicles when traveling on identified areas of the State Highway System during periods of adverse road and weather conditions in order to increase the safety of the travelling public and prevent accidents resulting in traffic issues and road closures.</w:delText>
            </w:r>
          </w:del>
        </w:sdtContent>
      </w:sdt>
      <w:sdt>
        <w:sdtPr>
          <w:tag w:val="goog_rdk_13"/>
          <w:id w:val="-451383784"/>
        </w:sdtPr>
        <w:sdtContent>
          <w:ins w:id="10" w:author="Bob Fifer - CDOT" w:date="2026-09-08T14:58:00Z">
            <w:r>
              <w:rPr>
                <w:color w:val="000000"/>
              </w:rPr>
              <w:t xml:space="preserve"> </w:t>
            </w:r>
          </w:ins>
          <w:sdt>
            <w:sdtPr>
              <w:tag w:val="goog_rdk_14"/>
              <w:id w:val="391327313"/>
            </w:sdtPr>
            <w:sdtContent>
              <w:ins w:id="11" w:author="Bob Fifer - CDOT" w:date="2026-09-08T14:58:00Z">
                <w:r w:rsidRPr="00C60C23">
                  <w:t>"Recreational Motor Vehicle" means the same as "Non-Commercial or Recreational Vehicle."</w:t>
                </w:r>
              </w:ins>
            </w:sdtContent>
          </w:sdt>
        </w:sdtContent>
      </w:sdt>
    </w:p>
    <w:p w14:paraId="0000001A" w14:textId="77777777" w:rsidR="00BE7A9F" w:rsidRDefault="00000000">
      <w:pPr>
        <w:pBdr>
          <w:top w:val="nil"/>
          <w:left w:val="nil"/>
          <w:bottom w:val="nil"/>
          <w:right w:val="nil"/>
          <w:between w:val="nil"/>
        </w:pBdr>
        <w:tabs>
          <w:tab w:val="left" w:pos="720"/>
          <w:tab w:val="left" w:pos="1440"/>
          <w:tab w:val="left" w:pos="2160"/>
        </w:tabs>
        <w:ind w:left="720" w:hanging="720"/>
        <w:rPr>
          <w:color w:val="FF0000"/>
        </w:rPr>
      </w:pPr>
      <w:r>
        <w:rPr>
          <w:color w:val="FF0000"/>
        </w:rPr>
        <w:t>1.16</w:t>
      </w:r>
      <w:r>
        <w:rPr>
          <w:color w:val="FF0000"/>
        </w:rPr>
        <w:tab/>
        <w:t>"Tow Truck" means a motor vehicle specially designed or equipped for transporting another motor vehicle from one location to another by means of flatbeds, wheel-lifts, tow bars, winches, cables, or pulleys, pursuant to § 40-10.1-101(21), C.R.S., and operated by a towing carrier permitted by the Public Utilities Commission. The term "Tow Truck" shall not include standard passenger vehicles or light-duty pickup trucks utilizing temporary or hitch-mounted towing equipment, nor shall it include specialized Vehicle Recovery Units unless specifically equipped for over-the-road transport.</w:t>
      </w:r>
    </w:p>
    <w:p w14:paraId="0000001B"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1.1</w:t>
      </w:r>
      <w:sdt>
        <w:sdtPr>
          <w:tag w:val="goog_rdk_15"/>
          <w:id w:val="-2132123392"/>
        </w:sdtPr>
        <w:sdtContent>
          <w:sdt>
            <w:sdtPr>
              <w:tag w:val="goog_rdk_16"/>
              <w:id w:val="1074781786"/>
            </w:sdtPr>
            <w:sdtContent>
              <w:ins w:id="12" w:author="Bob Fifer - CDOT" w:date="2026-09-08T15:27:00Z">
                <w:r w:rsidRPr="00C60C23">
                  <w:t>7</w:t>
                </w:r>
              </w:ins>
            </w:sdtContent>
          </w:sdt>
        </w:sdtContent>
      </w:sdt>
      <w:sdt>
        <w:sdtPr>
          <w:tag w:val="goog_rdk_17"/>
          <w:id w:val="1662474770"/>
        </w:sdtPr>
        <w:sdtContent>
          <w:del w:id="13" w:author="Bob Fifer - CDOT" w:date="2026-09-08T15:27:00Z">
            <w:r>
              <w:rPr>
                <w:color w:val="000000"/>
              </w:rPr>
              <w:delText>6</w:delText>
            </w:r>
          </w:del>
        </w:sdtContent>
      </w:sdt>
      <w:r>
        <w:rPr>
          <w:color w:val="000000"/>
        </w:rPr>
        <w:tab/>
        <w:t xml:space="preserve">"Variable Message Signs" or "VMS" shall mean the electronic messaging signs on the State Highway System </w:t>
      </w:r>
      <w:r>
        <w:t xml:space="preserve">used </w:t>
      </w:r>
      <w:r>
        <w:rPr>
          <w:color w:val="FF0000"/>
        </w:rPr>
        <w:t xml:space="preserve">to </w:t>
      </w:r>
      <w:r>
        <w:t>facilitate</w:t>
      </w:r>
      <w:r>
        <w:rPr>
          <w:color w:val="000000"/>
        </w:rPr>
        <w:t xml:space="preserve"> traffic control and to advise the travelling public through electronic or static means of road conditions and travel requirements, including the status of any Passenger Vehicle Traction Law or Chain Law.</w:t>
      </w:r>
    </w:p>
    <w:p w14:paraId="0000001C" w14:textId="77777777" w:rsidR="00BE7A9F" w:rsidRDefault="00000000">
      <w:pPr>
        <w:pBdr>
          <w:top w:val="nil"/>
          <w:left w:val="nil"/>
          <w:bottom w:val="nil"/>
          <w:right w:val="nil"/>
          <w:between w:val="nil"/>
        </w:pBdr>
        <w:tabs>
          <w:tab w:val="left" w:pos="720"/>
          <w:tab w:val="left" w:pos="1440"/>
          <w:tab w:val="left" w:pos="2160"/>
        </w:tabs>
        <w:ind w:left="720" w:hanging="720"/>
        <w:rPr>
          <w:color w:val="FF0000"/>
        </w:rPr>
      </w:pPr>
      <w:r>
        <w:rPr>
          <w:color w:val="FF0000"/>
        </w:rPr>
        <w:lastRenderedPageBreak/>
        <w:t>1.18</w:t>
      </w:r>
      <w:r>
        <w:rPr>
          <w:color w:val="FF0000"/>
        </w:rPr>
        <w:tab/>
        <w:t>“Vehicle Recovery Unit” means a motor vehicle, commercially or publicly operated, equipped with permanently mounted, dedicated vehicle recovery machinery manufactured and certified specifically for vehicle extraction, and identified by permanent commercial or agency insignia. The term "Vehicle Recovery Unit" shall not include standard passenger vehicles, unmodified light-duty pickup trucks, or any vehicle whose recovery capacity relies solely on bumper-mounted hitches, portable winches, tow straps, or temporary recovery attachments.</w:t>
      </w:r>
    </w:p>
    <w:p w14:paraId="0000001D" w14:textId="77777777" w:rsidR="00BE7A9F" w:rsidRDefault="00000000" w:rsidP="002E7D46">
      <w:pPr>
        <w:pStyle w:val="Heading3"/>
      </w:pPr>
      <w:r>
        <w:t>2.00</w:t>
      </w:r>
      <w:r>
        <w:tab/>
        <w:t>Means of Notification Regarding Road Conditions and Travel Requirements</w:t>
      </w:r>
    </w:p>
    <w:p w14:paraId="0000001E"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2.01</w:t>
      </w:r>
      <w:r>
        <w:rPr>
          <w:color w:val="000000"/>
        </w:rPr>
        <w:tab/>
        <w:t>Who May Implement Travel Requirements on state highways. Any Department maintenance supervisor or their designee shall have the authority to implement the Chain Law or Passenger Vehicle Traction Law. It is within their discretion to determine when road, weather, and driving conditions are such that the Chain Law or Passenger Vehicle Traction Law should be in effect.</w:t>
      </w:r>
    </w:p>
    <w:p w14:paraId="0000001F"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2.02</w:t>
      </w:r>
      <w:r>
        <w:rPr>
          <w:color w:val="000000"/>
        </w:rPr>
        <w:tab/>
        <w:t>The applicable Traction and Chain Law requirements will be messaged out through the CDOT notification process, to include Variable Message Signs, static signs, other official traffic control devices as appropriate, the CDOT travel website, telephonic messaging system, email, text notifications and other technologies. Notifications will specify by mile points and by exit number when chains are required.</w:t>
      </w:r>
    </w:p>
    <w:p w14:paraId="00000020"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2.03</w:t>
      </w:r>
      <w:r>
        <w:rPr>
          <w:color w:val="000000"/>
        </w:rPr>
        <w:tab/>
        <w:t xml:space="preserve">The Chain Law and Passenger Vehicle Traction Law shall remain in effect until either notice is communicated to the traveling public by VMS, static sign or other CDOT notification, </w:t>
      </w:r>
      <w:sdt>
        <w:sdtPr>
          <w:tag w:val="goog_rdk_18"/>
          <w:id w:val="579081317"/>
        </w:sdtPr>
        <w:sdtContent>
          <w:del w:id="14" w:author="Amber Paoloemilio - CDOT" w:date="2026-09-04T15:02:00Z">
            <w:r>
              <w:rPr>
                <w:color w:val="000000"/>
              </w:rPr>
              <w:delText>or when the center line or lane lines are visible on a descending grade.</w:delText>
            </w:r>
          </w:del>
        </w:sdtContent>
      </w:sdt>
    </w:p>
    <w:p w14:paraId="00000021" w14:textId="77777777" w:rsidR="00BE7A9F" w:rsidRDefault="00000000" w:rsidP="002E7D46">
      <w:pPr>
        <w:pStyle w:val="Heading3"/>
      </w:pPr>
      <w:r>
        <w:t>3.00</w:t>
      </w:r>
      <w:r>
        <w:tab/>
        <w:t>Passenger Vehicle Traction Law</w:t>
      </w:r>
    </w:p>
    <w:p w14:paraId="00000022"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3.01</w:t>
      </w:r>
      <w:r>
        <w:rPr>
          <w:color w:val="000000"/>
        </w:rPr>
        <w:tab/>
        <w:t xml:space="preserve">Passenger Vehicles are </w:t>
      </w:r>
      <w:proofErr w:type="gramStart"/>
      <w:r>
        <w:rPr>
          <w:color w:val="000000"/>
        </w:rPr>
        <w:t>vehicles having</w:t>
      </w:r>
      <w:proofErr w:type="gramEnd"/>
      <w:r>
        <w:rPr>
          <w:color w:val="000000"/>
        </w:rPr>
        <w:t xml:space="preserve"> a GVWR or GCWR less than 16,001 pounds capable of transporting up to 15 passengers, including the driver. Vehicles that meet these </w:t>
      </w:r>
      <w:proofErr w:type="gramStart"/>
      <w:r>
        <w:rPr>
          <w:color w:val="000000"/>
        </w:rPr>
        <w:t>requirements include</w:t>
      </w:r>
      <w:proofErr w:type="gramEnd"/>
      <w:r>
        <w:rPr>
          <w:color w:val="000000"/>
        </w:rPr>
        <w:t xml:space="preserve"> but are not limited to:</w:t>
      </w:r>
    </w:p>
    <w:p w14:paraId="00000023"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3.01.1</w:t>
      </w:r>
      <w:r>
        <w:rPr>
          <w:color w:val="000000"/>
        </w:rPr>
        <w:tab/>
        <w:t>A vehicle towing a trailer or another vehicle;</w:t>
      </w:r>
    </w:p>
    <w:p w14:paraId="00000024"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3.01.2</w:t>
      </w:r>
      <w:r>
        <w:rPr>
          <w:color w:val="000000"/>
        </w:rPr>
        <w:tab/>
        <w:t>Non-Commercial or Recreational Vehicles having a GVWR or GCWR less than 16,001 pounds; and</w:t>
      </w:r>
    </w:p>
    <w:p w14:paraId="00000025"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3.01.3</w:t>
      </w:r>
      <w:r>
        <w:rPr>
          <w:color w:val="000000"/>
        </w:rPr>
        <w:tab/>
        <w:t>Passenger vans designed to transport up to 15 passengers, including the driver.</w:t>
      </w:r>
    </w:p>
    <w:p w14:paraId="00000026"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3.01.4</w:t>
      </w:r>
      <w:r>
        <w:rPr>
          <w:color w:val="000000"/>
        </w:rPr>
        <w:tab/>
        <w:t>A Passenger Vehicle can be a two-wheel drive vehicle, an all-wheel drive vehicle or a four-wheel drive vehicle.</w:t>
      </w:r>
    </w:p>
    <w:p w14:paraId="00000027"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3.02</w:t>
      </w:r>
      <w:r>
        <w:rPr>
          <w:color w:val="000000"/>
        </w:rPr>
        <w:tab/>
        <w:t>The Passenger Vehicle Traction Law applies to Non-Commercial or Recreational Vehicles under 16,001 pounds GVWR or GCWR.</w:t>
      </w:r>
    </w:p>
    <w:p w14:paraId="00000028"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3.03</w:t>
      </w:r>
      <w:r>
        <w:rPr>
          <w:color w:val="000000"/>
        </w:rPr>
        <w:tab/>
        <w:t>To travel on a state highway when the Passenger Vehicle Traction Law is in effect, a Passenger Vehicle must have either:</w:t>
      </w:r>
    </w:p>
    <w:p w14:paraId="00000029"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3.03.1</w:t>
      </w:r>
      <w:r>
        <w:rPr>
          <w:color w:val="000000"/>
        </w:rPr>
        <w:tab/>
        <w:t>Chains on two or more drive tires; or</w:t>
      </w:r>
    </w:p>
    <w:p w14:paraId="0000002A"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3.03.2</w:t>
      </w:r>
      <w:r>
        <w:rPr>
          <w:color w:val="000000"/>
        </w:rPr>
        <w:tab/>
        <w:t>An approved ATD on two or more drive tires; or</w:t>
      </w:r>
    </w:p>
    <w:p w14:paraId="0000002B"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3.03.2</w:t>
      </w:r>
      <w:r>
        <w:rPr>
          <w:color w:val="000000"/>
        </w:rPr>
        <w:tab/>
        <w:t>Is a two-wheel drive vehicle equipped with statutorily sufficient tires as set forth by section 3.04 of these rules; or</w:t>
      </w:r>
    </w:p>
    <w:p w14:paraId="0000002C"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3.03.3</w:t>
      </w:r>
      <w:r>
        <w:rPr>
          <w:color w:val="000000"/>
        </w:rPr>
        <w:tab/>
        <w:t xml:space="preserve">Is a four-wheel or all-wheel drive vehicle with all drive wheels engaged and equipped with tires having a </w:t>
      </w:r>
      <w:proofErr w:type="gramStart"/>
      <w:r>
        <w:rPr>
          <w:color w:val="000000"/>
        </w:rPr>
        <w:t>minimum of</w:t>
      </w:r>
      <w:proofErr w:type="gramEnd"/>
      <w:r>
        <w:rPr>
          <w:color w:val="000000"/>
        </w:rPr>
        <w:t xml:space="preserve"> 3/16-inch tread depth.</w:t>
      </w:r>
    </w:p>
    <w:p w14:paraId="0000002D"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3.04</w:t>
      </w:r>
      <w:r>
        <w:rPr>
          <w:color w:val="000000"/>
        </w:rPr>
        <w:tab/>
        <w:t>Statutorily sufficient shall mean tires with a minimum of a 3/16-inch tread depth, which shall include:</w:t>
      </w:r>
    </w:p>
    <w:p w14:paraId="0000002E"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3.04.1</w:t>
      </w:r>
      <w:r>
        <w:rPr>
          <w:color w:val="000000"/>
        </w:rPr>
        <w:tab/>
        <w:t>Tires imprinted with a mountain snowflake symbol by the manufacturer; or</w:t>
      </w:r>
    </w:p>
    <w:p w14:paraId="0000002F"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3.04.2</w:t>
      </w:r>
      <w:r>
        <w:rPr>
          <w:color w:val="000000"/>
        </w:rPr>
        <w:tab/>
        <w:t>Tires having a “mud and snow” (M+S, M &amp;S, OR M/S) rating; or</w:t>
      </w:r>
    </w:p>
    <w:p w14:paraId="00000030"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3.04.3</w:t>
      </w:r>
      <w:r>
        <w:rPr>
          <w:color w:val="000000"/>
        </w:rPr>
        <w:tab/>
        <w:t>Tires with an all-weather rating by the manufacturer. Summer, all-season and performance all-season tires do not qualify as all-weather tires.</w:t>
      </w:r>
    </w:p>
    <w:p w14:paraId="00000031"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3.05</w:t>
      </w:r>
      <w:r>
        <w:rPr>
          <w:color w:val="000000"/>
        </w:rPr>
        <w:tab/>
        <w:t>The Department recommends that Passenger Vehicles travelling on state highways carry adequate chains or an approved ATD during the months when snow could be encountered.</w:t>
      </w:r>
    </w:p>
    <w:p w14:paraId="00000032" w14:textId="77777777" w:rsidR="00BE7A9F" w:rsidRDefault="00000000" w:rsidP="002E7D46">
      <w:pPr>
        <w:pStyle w:val="Heading3"/>
      </w:pPr>
      <w:r>
        <w:t>4.00</w:t>
      </w:r>
      <w:r>
        <w:tab/>
        <w:t>Passenger Vehicle Chain Law</w:t>
      </w:r>
    </w:p>
    <w:p w14:paraId="00000033"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4.01</w:t>
      </w:r>
      <w:r>
        <w:rPr>
          <w:color w:val="000000"/>
        </w:rPr>
        <w:tab/>
        <w:t xml:space="preserve">Passenger Vehicles include but are not limited to vehicles under 16,001 GVWR or GCWR, and vehicles capable of transporting up to 15 passengers, including the driver. Vehicles that meet these </w:t>
      </w:r>
      <w:proofErr w:type="gramStart"/>
      <w:r>
        <w:rPr>
          <w:color w:val="000000"/>
        </w:rPr>
        <w:t>requirements include</w:t>
      </w:r>
      <w:proofErr w:type="gramEnd"/>
      <w:r>
        <w:rPr>
          <w:color w:val="000000"/>
        </w:rPr>
        <w:t xml:space="preserve"> but are not limited to:</w:t>
      </w:r>
    </w:p>
    <w:p w14:paraId="00000034"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4.01.1</w:t>
      </w:r>
      <w:r>
        <w:rPr>
          <w:color w:val="000000"/>
        </w:rPr>
        <w:tab/>
        <w:t>A vehicle towing a trailer or another vehicle;</w:t>
      </w:r>
    </w:p>
    <w:p w14:paraId="00000035"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4.01.2</w:t>
      </w:r>
      <w:r>
        <w:rPr>
          <w:color w:val="000000"/>
        </w:rPr>
        <w:tab/>
        <w:t>Non-Commercial or Recreational Vehicles less than 16,001 pounds GVWR or GCWR; and</w:t>
      </w:r>
    </w:p>
    <w:p w14:paraId="00000036"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4.01.3</w:t>
      </w:r>
      <w:r>
        <w:rPr>
          <w:color w:val="000000"/>
        </w:rPr>
        <w:tab/>
        <w:t>Passenger vans capable of transporting up to 15 passengers, including the driver.</w:t>
      </w:r>
    </w:p>
    <w:p w14:paraId="00000037"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4.01.4</w:t>
      </w:r>
      <w:r>
        <w:rPr>
          <w:color w:val="000000"/>
        </w:rPr>
        <w:tab/>
        <w:t>A Passenger Vehicle can be a two-wheel drive vehicle, an all-wheel drive vehicle or a four-wheel drive vehicle.</w:t>
      </w:r>
    </w:p>
    <w:p w14:paraId="00000038"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4.02</w:t>
      </w:r>
      <w:r>
        <w:rPr>
          <w:color w:val="000000"/>
        </w:rPr>
        <w:tab/>
        <w:t>The Passenger Vehicle Chain Law applies to Non-Commercial or Recreational Motor Vehicles under 16,001 pounds GVWR or GCWR.</w:t>
      </w:r>
    </w:p>
    <w:p w14:paraId="00000039"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4.03</w:t>
      </w:r>
      <w:r>
        <w:rPr>
          <w:color w:val="000000"/>
        </w:rPr>
        <w:tab/>
        <w:t>To travel on a state highway when the Passenger Vehicle Chain Law is in effect, a Passenger Vehicle must have either:</w:t>
      </w:r>
    </w:p>
    <w:p w14:paraId="0000003A"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4.03.1</w:t>
      </w:r>
      <w:r>
        <w:rPr>
          <w:color w:val="000000"/>
        </w:rPr>
        <w:tab/>
        <w:t>Chains on two or more drive tires; or</w:t>
      </w:r>
    </w:p>
    <w:p w14:paraId="0000003B"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4.03.2</w:t>
      </w:r>
      <w:r>
        <w:rPr>
          <w:color w:val="000000"/>
        </w:rPr>
        <w:tab/>
        <w:t>An approved ATD on two or more drive tires.</w:t>
      </w:r>
    </w:p>
    <w:p w14:paraId="0000003C" w14:textId="77777777" w:rsidR="00BE7A9F" w:rsidRDefault="00000000" w:rsidP="002E7D46">
      <w:pPr>
        <w:pStyle w:val="Heading3"/>
      </w:pPr>
      <w:r>
        <w:t>5.00</w:t>
      </w:r>
      <w:r>
        <w:tab/>
        <w:t xml:space="preserve">Commercial Motor Vehicle Chain Law </w:t>
      </w:r>
    </w:p>
    <w:p w14:paraId="0000003D"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5.01</w:t>
      </w:r>
      <w:r>
        <w:rPr>
          <w:color w:val="000000"/>
        </w:rPr>
        <w:tab/>
        <w:t>A Commercial Motor Vehicle for purposes of these rules is any vehicle having a GVWR or GCWR 16,001 pounds or more and used in commerce on public highways or vehicles 16,001 pounds GVWR or GCWR or more and has the capacity to carry 16 or more passengers, including the driver.</w:t>
      </w:r>
    </w:p>
    <w:p w14:paraId="0000003E"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5.01.1</w:t>
      </w:r>
      <w:r>
        <w:rPr>
          <w:color w:val="000000"/>
        </w:rPr>
        <w:tab/>
        <w:t>Non-Commercial or Recreational Vehicles having a GVWR or GCWR of 16,001 pounds or more shall comply with the provisions of the Commercial Motor Vehicle Chain Law when in effect.</w:t>
      </w:r>
    </w:p>
    <w:p w14:paraId="0000003F"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5.02</w:t>
      </w:r>
      <w:r>
        <w:rPr>
          <w:color w:val="000000"/>
        </w:rPr>
        <w:tab/>
        <w:t xml:space="preserve">To travel on a state highway when the Commercial Motor Vehicle Chain Law is in effect, a Commercial Motor Vehicle or Non-Commercial or Recreational Vehicle must have chains or ATDs </w:t>
      </w:r>
      <w:sdt>
        <w:sdtPr>
          <w:tag w:val="goog_rdk_19"/>
          <w:id w:val="-1487197787"/>
        </w:sdtPr>
        <w:sdtContent>
          <w:sdt>
            <w:sdtPr>
              <w:tag w:val="goog_rdk_20"/>
              <w:id w:val="1300053390"/>
            </w:sdtPr>
            <w:sdtContent>
              <w:ins w:id="15" w:author="Amber Paoloemilio - CDOT" w:date="2026-03-24T16:28:00Z">
                <w:r w:rsidRPr="00C60C23">
                  <w:t>as stated in section 6.</w:t>
                </w:r>
              </w:ins>
            </w:sdtContent>
          </w:sdt>
        </w:sdtContent>
      </w:sdt>
      <w:sdt>
        <w:sdtPr>
          <w:tag w:val="goog_rdk_21"/>
          <w:id w:val="2006072665"/>
        </w:sdtPr>
        <w:sdtContent>
          <w:sdt>
            <w:sdtPr>
              <w:tag w:val="goog_rdk_22"/>
              <w:id w:val="-1869270516"/>
            </w:sdtPr>
            <w:sdtContent>
              <w:del w:id="16" w:author="Amber Paoloemilio - CDOT" w:date="2026-03-24T16:28:00Z">
                <w:r>
                  <w:rPr>
                    <w:rPrChange w:id="17" w:author="Amber Paoloemilio - CDOT" w:date="2026-03-24T16:28:00Z">
                      <w:rPr>
                        <w:color w:val="000000"/>
                      </w:rPr>
                    </w:rPrChange>
                  </w:rPr>
                  <w:delText>on at least four of the drive wheel tires, or all of the drive wheel tires if the vehicle has fewer than four drive wheel tires</w:delText>
                </w:r>
              </w:del>
            </w:sdtContent>
          </w:sdt>
        </w:sdtContent>
      </w:sdt>
      <w:r>
        <w:rPr>
          <w:color w:val="000000"/>
        </w:rPr>
        <w:t>.</w:t>
      </w:r>
      <w:sdt>
        <w:sdtPr>
          <w:tag w:val="goog_rdk_23"/>
          <w:id w:val="463080124"/>
        </w:sdtPr>
        <w:sdtContent>
          <w:del w:id="18" w:author="Amber Paoloemilio - CDOT" w:date="2026-03-24T16:28:00Z">
            <w:r>
              <w:rPr>
                <w:color w:val="000000"/>
              </w:rPr>
              <w:delText xml:space="preserve"> Buses are required to chain or have ATDs on two drive wheel tires.  See §42-4-106(5) (a)(I), C.R.S.</w:delText>
            </w:r>
          </w:del>
        </w:sdtContent>
      </w:sdt>
    </w:p>
    <w:p w14:paraId="00000040"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5.03</w:t>
      </w:r>
      <w:r>
        <w:rPr>
          <w:color w:val="000000"/>
        </w:rPr>
        <w:tab/>
        <w:t>Commercial Motor Vehicles hauling flammable, combustible or explosive materials as defined by federal regulations may continue beyond the VMS until they encounter snow on the road.  The driver shall affix chains at the earliest possible opportunity where the traction of the vehicle is compromised (where the pavement is primarily covered by snow or ice) at a safe location outside the travel</w:t>
      </w:r>
      <w:sdt>
        <w:sdtPr>
          <w:tag w:val="goog_rdk_24"/>
          <w:id w:val="-19819108"/>
        </w:sdtPr>
        <w:sdtContent>
          <w:del w:id="19" w:author="Bob Fifer - CDOT" w:date="2026-09-01T18:21:00Z">
            <w:r>
              <w:rPr>
                <w:color w:val="000000"/>
              </w:rPr>
              <w:delText>l</w:delText>
            </w:r>
          </w:del>
        </w:sdtContent>
      </w:sdt>
      <w:r>
        <w:rPr>
          <w:color w:val="000000"/>
        </w:rPr>
        <w:t>ed portion of the highway.</w:t>
      </w:r>
    </w:p>
    <w:p w14:paraId="00000041"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5.04</w:t>
      </w:r>
      <w:r>
        <w:rPr>
          <w:color w:val="000000"/>
        </w:rPr>
        <w:tab/>
        <w:t xml:space="preserve">A Commercial Motor Vehicle or Non-Commercial or Recreational Vehicle may proceed beyond the chain area to the next safe location in the event the chain station is full </w:t>
      </w:r>
      <w:proofErr w:type="gramStart"/>
      <w:r>
        <w:rPr>
          <w:color w:val="000000"/>
        </w:rPr>
        <w:t>in order to</w:t>
      </w:r>
      <w:proofErr w:type="gramEnd"/>
      <w:r>
        <w:rPr>
          <w:color w:val="000000"/>
        </w:rPr>
        <w:t xml:space="preserve"> safely affix or remove chains.</w:t>
      </w:r>
    </w:p>
    <w:p w14:paraId="00000042"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5.05</w:t>
      </w:r>
      <w:r>
        <w:rPr>
          <w:color w:val="000000"/>
        </w:rPr>
        <w:tab/>
        <w:t xml:space="preserve">Passing Requirements when the Commercial Motor Vehicle Chain Law is in Effect. Whenever the Commercial Motor Vehicle Chain Law is in effect, Commercial Motor Vehicles or Non-Commercial or Recreational Vehicles shall be restricted to the right lane unless encountering a stalled or slower moving vehicle that would result in the </w:t>
      </w:r>
      <w:r>
        <w:rPr>
          <w:color w:val="000000"/>
        </w:rPr>
        <w:lastRenderedPageBreak/>
        <w:t>loss of traction, in which case the CMV or Non-Commercial or Recreational Vehicles may utilize the left or center lane to pass if the movement can be made safely and without interference with other traffic.  Any such pass must be completed without losing traction and the CMV or Non-Commercial or Recreational Vehicle must return immediately to the right lane upon completion of the pass.</w:t>
      </w:r>
    </w:p>
    <w:p w14:paraId="00000043"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5.06</w:t>
      </w:r>
      <w:r>
        <w:rPr>
          <w:color w:val="000000"/>
        </w:rPr>
        <w:tab/>
      </w:r>
      <w:proofErr w:type="spellStart"/>
      <w:r>
        <w:rPr>
          <w:color w:val="000000"/>
        </w:rPr>
        <w:t>Autotransport</w:t>
      </w:r>
      <w:proofErr w:type="spellEnd"/>
      <w:r>
        <w:rPr>
          <w:color w:val="000000"/>
        </w:rPr>
        <w:t xml:space="preserve"> Carriers</w:t>
      </w:r>
    </w:p>
    <w:p w14:paraId="00000044"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5.06.1</w:t>
      </w:r>
      <w:r>
        <w:rPr>
          <w:color w:val="000000"/>
        </w:rPr>
        <w:tab/>
      </w:r>
      <w:proofErr w:type="spellStart"/>
      <w:r>
        <w:rPr>
          <w:color w:val="000000"/>
        </w:rPr>
        <w:t>Autotransport</w:t>
      </w:r>
      <w:proofErr w:type="spellEnd"/>
      <w:r>
        <w:rPr>
          <w:color w:val="000000"/>
        </w:rPr>
        <w:t xml:space="preserve"> Carriers shall be exempt from using tire chains on at least four drive wheels in the event the tire chains would jeopardize the safety of the hydraulic lines of the vehicle.</w:t>
      </w:r>
    </w:p>
    <w:p w14:paraId="00000045"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5.06.2</w:t>
      </w:r>
      <w:r>
        <w:rPr>
          <w:color w:val="000000"/>
        </w:rPr>
        <w:tab/>
        <w:t xml:space="preserve">To the extent tire chains do not interfere with the hydraulic lines, </w:t>
      </w:r>
      <w:proofErr w:type="spellStart"/>
      <w:r>
        <w:rPr>
          <w:color w:val="000000"/>
        </w:rPr>
        <w:t>Autotransport</w:t>
      </w:r>
      <w:proofErr w:type="spellEnd"/>
      <w:r>
        <w:rPr>
          <w:color w:val="000000"/>
        </w:rPr>
        <w:t xml:space="preserve"> Carriers shall be subject to these rules.</w:t>
      </w:r>
    </w:p>
    <w:p w14:paraId="00000046"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5.06.3</w:t>
      </w:r>
      <w:r>
        <w:rPr>
          <w:color w:val="000000"/>
        </w:rPr>
        <w:tab/>
        <w:t xml:space="preserve">When the Commercial Motor Vehicle Chain Law has been implemented and </w:t>
      </w:r>
      <w:proofErr w:type="spellStart"/>
      <w:r>
        <w:rPr>
          <w:color w:val="000000"/>
        </w:rPr>
        <w:t>Autotransport</w:t>
      </w:r>
      <w:proofErr w:type="spellEnd"/>
      <w:r>
        <w:rPr>
          <w:color w:val="000000"/>
        </w:rPr>
        <w:t xml:space="preserve"> Carriers cannot use tire chains on at least four drive wheels, then the use of pneumatically driven chains, drive wheel sanders or other Department approved ATDs, or the use of tires having a mud and snow rating (“M&amp;S,” “M+S,” OR “M/S,” or imprinted with a mountain snowflake symbol by the manufacturer having a minimum of a 3/16-inch tread depth shall be required.</w:t>
      </w:r>
    </w:p>
    <w:p w14:paraId="00000047" w14:textId="77777777" w:rsidR="00BE7A9F" w:rsidRDefault="00000000" w:rsidP="002E7D46">
      <w:pPr>
        <w:pStyle w:val="Heading3"/>
      </w:pPr>
      <w:r>
        <w:t>6.00</w:t>
      </w:r>
      <w:r>
        <w:tab/>
        <w:t>Tire Chains, Tire Cables and Approved Alternate Traction Devices</w:t>
      </w:r>
    </w:p>
    <w:p w14:paraId="00000048"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6.01</w:t>
      </w:r>
      <w:r>
        <w:rPr>
          <w:color w:val="000000"/>
        </w:rPr>
        <w:tab/>
        <w:t xml:space="preserve">Under certain road conditions, chains or Department approved ATDs may be required. For Passenger Vehicles, the required use of these traction devices may depend on the type and quality of </w:t>
      </w:r>
      <w:proofErr w:type="gramStart"/>
      <w:r>
        <w:rPr>
          <w:color w:val="000000"/>
        </w:rPr>
        <w:t>tire</w:t>
      </w:r>
      <w:proofErr w:type="gramEnd"/>
      <w:r>
        <w:rPr>
          <w:color w:val="000000"/>
        </w:rPr>
        <w:t xml:space="preserve"> on the Passenger Vehicle.</w:t>
      </w:r>
    </w:p>
    <w:p w14:paraId="00000049"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6.02</w:t>
      </w:r>
      <w:r>
        <w:rPr>
          <w:color w:val="000000"/>
        </w:rPr>
        <w:tab/>
        <w:t>Tire Chains. Tire Chains include but are not limited to metal chains, which consist of two circular hoops, one on each side of the tire, connected by not less than nine evenly spaced chains across the tire tread. See §42-4-106(5) (a) (I), C.R.S. Tire chains shall meet the SAE classification as outlined in NACM 92805 (TC) by the National Association of Chain Manufacturers. Dual tire chains are acceptable.</w:t>
      </w:r>
    </w:p>
    <w:p w14:paraId="0000004A" w14:textId="77777777" w:rsidR="00BE7A9F" w:rsidRDefault="00000000">
      <w:pPr>
        <w:pBdr>
          <w:top w:val="nil"/>
          <w:left w:val="nil"/>
          <w:bottom w:val="nil"/>
          <w:right w:val="nil"/>
          <w:between w:val="nil"/>
        </w:pBdr>
        <w:tabs>
          <w:tab w:val="left" w:pos="720"/>
          <w:tab w:val="left" w:pos="1440"/>
          <w:tab w:val="left" w:pos="2160"/>
        </w:tabs>
        <w:ind w:left="720" w:hanging="720"/>
      </w:pPr>
      <w:r>
        <w:rPr>
          <w:color w:val="000000"/>
        </w:rPr>
        <w:t>6.03</w:t>
      </w:r>
      <w:r>
        <w:rPr>
          <w:color w:val="000000"/>
        </w:rPr>
        <w:tab/>
        <w:t>Clip</w:t>
      </w:r>
      <w:r>
        <w:t>-</w:t>
      </w:r>
      <w:r>
        <w:rPr>
          <w:color w:val="000000"/>
        </w:rPr>
        <w:t>on chains are not permitted, nor is any other device not designated as an approved ATD by the department.</w:t>
      </w:r>
    </w:p>
    <w:p w14:paraId="0000004B"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6.04</w:t>
      </w:r>
      <w:r>
        <w:rPr>
          <w:color w:val="000000"/>
        </w:rPr>
        <w:tab/>
        <w:t>Tire Cables. Tire cables are ATDs made of steel cable as opposed to steel chain link, which have high strength steel cross member rollers 0.415" or greater in diameter, which may be used on passenger vehicles and by commercial vehicles under limited circumstances.</w:t>
      </w:r>
    </w:p>
    <w:sdt>
      <w:sdtPr>
        <w:tag w:val="goog_rdk_35"/>
        <w:id w:val="-2115867552"/>
      </w:sdtPr>
      <w:sdtContent>
        <w:p w14:paraId="0000004C" w14:textId="77777777" w:rsidR="00BE7A9F" w:rsidRDefault="00000000">
          <w:pPr>
            <w:pBdr>
              <w:top w:val="nil"/>
              <w:left w:val="nil"/>
              <w:bottom w:val="nil"/>
              <w:right w:val="nil"/>
              <w:between w:val="nil"/>
            </w:pBdr>
            <w:tabs>
              <w:tab w:val="left" w:pos="720"/>
              <w:tab w:val="left" w:pos="1440"/>
              <w:tab w:val="left" w:pos="2160"/>
            </w:tabs>
            <w:ind w:left="1440" w:hanging="720"/>
            <w:rPr>
              <w:ins w:id="20" w:author="Amber Paoloemilio - CDOT" w:date="2026-03-24T16:20:00Z"/>
              <w:color w:val="000000"/>
            </w:rPr>
          </w:pPr>
          <w:r>
            <w:rPr>
              <w:color w:val="000000"/>
            </w:rPr>
            <w:t>6.04.1</w:t>
          </w:r>
          <w:r>
            <w:rPr>
              <w:color w:val="000000"/>
            </w:rPr>
            <w:tab/>
            <w:t xml:space="preserve">Tire Cables as ATDs on Commercial Motor Vehicles are permitted on a tandem power drive axle combination </w:t>
          </w:r>
          <w:sdt>
            <w:sdtPr>
              <w:tag w:val="goog_rdk_25"/>
              <w:id w:val="770378160"/>
            </w:sdtPr>
            <w:sdtContent>
              <w:del w:id="21" w:author="Amber Paoloemilio - CDOT" w:date="2026-03-24T16:25:00Z">
                <w:r>
                  <w:rPr>
                    <w:color w:val="000000"/>
                  </w:rPr>
                  <w:delText xml:space="preserve">commercial motor vehicle </w:delText>
                </w:r>
              </w:del>
            </w:sdtContent>
          </w:sdt>
          <w:r>
            <w:rPr>
              <w:color w:val="000000"/>
            </w:rPr>
            <w:t xml:space="preserve">where any type of cable may be used, but only if </w:t>
          </w:r>
          <w:sdt>
            <w:sdtPr>
              <w:tag w:val="goog_rdk_26"/>
              <w:id w:val="2032212734"/>
            </w:sdtPr>
            <w:sdtContent>
              <w:sdt>
                <w:sdtPr>
                  <w:tag w:val="goog_rdk_27"/>
                  <w:id w:val="757741684"/>
                </w:sdtPr>
                <w:sdtContent>
                  <w:ins w:id="22" w:author="Amber Paoloemilio - CDOT" w:date="2026-03-24T16:18:00Z">
                    <w:r w:rsidRPr="00C60C23">
                      <w:t>(a)</w:t>
                    </w:r>
                  </w:ins>
                </w:sdtContent>
              </w:sdt>
            </w:sdtContent>
          </w:sdt>
          <w:r>
            <w:rPr>
              <w:color w:val="000000"/>
            </w:rPr>
            <w:t xml:space="preserve"> there are chains on the two outside tires of one of the power drive axles and cables </w:t>
          </w:r>
          <w:sdt>
            <w:sdtPr>
              <w:tag w:val="goog_rdk_28"/>
              <w:id w:val="-1113079081"/>
            </w:sdtPr>
            <w:sdtContent>
              <w:sdt>
                <w:sdtPr>
                  <w:tag w:val="goog_rdk_29"/>
                  <w:id w:val="341530942"/>
                </w:sdtPr>
                <w:sdtContent>
                  <w:ins w:id="23" w:author="Amber Paoloemilio - CDOT" w:date="2026-03-24T16:19:00Z">
                    <w:r w:rsidRPr="00C60C23">
                      <w:t xml:space="preserve">all four </w:t>
                    </w:r>
                  </w:ins>
                </w:sdtContent>
              </w:sdt>
            </w:sdtContent>
          </w:sdt>
          <w:sdt>
            <w:sdtPr>
              <w:tag w:val="goog_rdk_30"/>
              <w:id w:val="-1370986655"/>
            </w:sdtPr>
            <w:sdtContent>
              <w:del w:id="24" w:author="Amber Paoloemilio - CDOT" w:date="2026-03-24T16:19:00Z">
                <w:r>
                  <w:rPr>
                    <w:color w:val="000000"/>
                  </w:rPr>
                  <w:delText xml:space="preserve">on two or more </w:delText>
                </w:r>
              </w:del>
            </w:sdtContent>
          </w:sdt>
          <w:r>
            <w:rPr>
              <w:color w:val="000000"/>
            </w:rPr>
            <w:t>tires of the other power drive axle</w:t>
          </w:r>
          <w:sdt>
            <w:sdtPr>
              <w:tag w:val="goog_rdk_31"/>
              <w:id w:val="-130261213"/>
            </w:sdtPr>
            <w:sdtContent>
              <w:sdt>
                <w:sdtPr>
                  <w:tag w:val="goog_rdk_32"/>
                  <w:id w:val="149628869"/>
                </w:sdtPr>
                <w:sdtContent>
                  <w:ins w:id="25" w:author="Amber Paoloemilio - CDOT" w:date="2026-03-24T16:18:00Z">
                    <w:r w:rsidRPr="00C60C23">
                      <w:t xml:space="preserve"> or (b) all eight tires on both power axles</w:t>
                    </w:r>
                  </w:ins>
                </w:sdtContent>
              </w:sdt>
            </w:sdtContent>
          </w:sdt>
          <w:sdt>
            <w:sdtPr>
              <w:tag w:val="goog_rdk_33"/>
              <w:id w:val="602259582"/>
            </w:sdtPr>
            <w:sdtContent>
              <w:del w:id="26" w:author="Amber Paoloemilio - CDOT" w:date="2026-03-24T16:18:00Z">
                <w:r>
                  <w:rPr>
                    <w:color w:val="000000"/>
                  </w:rPr>
                  <w:delText>.</w:delText>
                </w:r>
              </w:del>
            </w:sdtContent>
          </w:sdt>
          <w:sdt>
            <w:sdtPr>
              <w:tag w:val="goog_rdk_34"/>
              <w:id w:val="1004899221"/>
            </w:sdtPr>
            <w:sdtContent/>
          </w:sdt>
        </w:p>
      </w:sdtContent>
    </w:sdt>
    <w:sdt>
      <w:sdtPr>
        <w:tag w:val="goog_rdk_42"/>
        <w:id w:val="-52519380"/>
      </w:sdtPr>
      <w:sdtContent>
        <w:p w14:paraId="0000004D" w14:textId="77777777" w:rsidR="00BE7A9F" w:rsidRPr="00C60C23" w:rsidRDefault="00000000">
          <w:pPr>
            <w:pBdr>
              <w:top w:val="nil"/>
              <w:left w:val="nil"/>
              <w:bottom w:val="nil"/>
              <w:right w:val="nil"/>
              <w:between w:val="nil"/>
            </w:pBdr>
            <w:tabs>
              <w:tab w:val="left" w:pos="720"/>
              <w:tab w:val="left" w:pos="1440"/>
              <w:tab w:val="left" w:pos="2160"/>
            </w:tabs>
            <w:ind w:left="1440" w:hanging="720"/>
          </w:pPr>
          <w:sdt>
            <w:sdtPr>
              <w:tag w:val="goog_rdk_36"/>
              <w:id w:val="-181472877"/>
            </w:sdtPr>
            <w:sdtContent>
              <w:sdt>
                <w:sdtPr>
                  <w:tag w:val="goog_rdk_37"/>
                  <w:id w:val="2146762469"/>
                </w:sdtPr>
                <w:sdtContent>
                  <w:ins w:id="27" w:author="Amber Paoloemilio - CDOT" w:date="2026-03-24T16:20:00Z">
                    <w:r w:rsidRPr="00C60C23">
                      <w:t>6.04.2</w:t>
                    </w:r>
                    <w:r w:rsidRPr="00C60C23">
                      <w:tab/>
                    </w:r>
                  </w:ins>
                </w:sdtContent>
              </w:sdt>
              <w:customXmlInsRangeStart w:id="28" w:author="Amber Paoloemilio - CDOT" w:date="2026-03-24T16:20:00Z"/>
              <w:sdt>
                <w:sdtPr>
                  <w:tag w:val="goog_rdk_38"/>
                  <w:id w:val="-596030518"/>
                </w:sdtPr>
                <w:sdtContent>
                  <w:customXmlInsRangeEnd w:id="28"/>
                  <w:ins w:id="29" w:author="Amber Paoloemilio - CDOT" w:date="2026-03-24T16:20:00Z">
                    <w:r w:rsidRPr="00C60C23">
                      <w:t xml:space="preserve">Tire Cables as ATDs on Commercial Motor Vehicles are permitted on a tandem power drive axle combination with super single tires only if they have a chain on one </w:t>
                    </w:r>
                  </w:ins>
                  <w:customXmlInsRangeStart w:id="30" w:author="Amber Paoloemilio - CDOT" w:date="2026-03-24T16:20:00Z"/>
                </w:sdtContent>
              </w:sdt>
              <w:customXmlInsRangeEnd w:id="30"/>
              <w:customXmlInsRangeStart w:id="31" w:author="Amber Paoloemilio - CDOT" w:date="2026-03-24T16:20:00Z"/>
              <w:sdt>
                <w:sdtPr>
                  <w:tag w:val="goog_rdk_39"/>
                  <w:id w:val="1331923990"/>
                </w:sdtPr>
                <w:sdtContent>
                  <w:customXmlInsRangeEnd w:id="31"/>
                  <w:ins w:id="32" w:author="Amber Paoloemilio - CDOT" w:date="2026-03-24T16:20:00Z">
                    <w:r w:rsidRPr="00C60C23">
                      <w:t>axle</w:t>
                    </w:r>
                  </w:ins>
                  <w:customXmlInsRangeStart w:id="33" w:author="Amber Paoloemilio - CDOT" w:date="2026-03-24T16:20:00Z"/>
                </w:sdtContent>
              </w:sdt>
              <w:customXmlInsRangeEnd w:id="33"/>
              <w:customXmlInsRangeStart w:id="34" w:author="Amber Paoloemilio - CDOT" w:date="2026-03-24T16:20:00Z"/>
              <w:sdt>
                <w:sdtPr>
                  <w:tag w:val="goog_rdk_40"/>
                  <w:id w:val="-379015606"/>
                </w:sdtPr>
                <w:sdtContent>
                  <w:customXmlInsRangeEnd w:id="34"/>
                  <w:ins w:id="35" w:author="Amber Paoloemilio - CDOT" w:date="2026-03-24T16:20:00Z">
                    <w:r w:rsidRPr="00C60C23">
                      <w:t xml:space="preserve"> and have cables or chains on the second axle.  </w:t>
                    </w:r>
                  </w:ins>
                  <w:customXmlInsRangeStart w:id="36" w:author="Amber Paoloemilio - CDOT" w:date="2026-03-24T16:20:00Z"/>
                </w:sdtContent>
              </w:sdt>
              <w:customXmlInsRangeEnd w:id="36"/>
            </w:sdtContent>
          </w:sdt>
          <w:sdt>
            <w:sdtPr>
              <w:tag w:val="goog_rdk_41"/>
              <w:id w:val="275493032"/>
            </w:sdtPr>
            <w:sdtContent/>
          </w:sdt>
        </w:p>
      </w:sdtContent>
    </w:sdt>
    <w:sdt>
      <w:sdtPr>
        <w:tag w:val="goog_rdk_45"/>
        <w:id w:val="-1059912249"/>
      </w:sdtPr>
      <w:sdtContent>
        <w:p w14:paraId="0000004E" w14:textId="77777777" w:rsidR="00BE7A9F" w:rsidRDefault="00000000">
          <w:pPr>
            <w:pBdr>
              <w:top w:val="nil"/>
              <w:left w:val="nil"/>
              <w:bottom w:val="nil"/>
              <w:right w:val="nil"/>
              <w:between w:val="nil"/>
            </w:pBdr>
            <w:tabs>
              <w:tab w:val="left" w:pos="720"/>
              <w:tab w:val="left" w:pos="1440"/>
              <w:tab w:val="left" w:pos="2160"/>
            </w:tabs>
            <w:ind w:left="1440" w:hanging="720"/>
            <w:rPr>
              <w:ins w:id="37" w:author="Amber Paoloemilio - CDOT" w:date="2026-03-24T16:29:00Z"/>
              <w:color w:val="000000"/>
            </w:rPr>
          </w:pPr>
          <w:r>
            <w:rPr>
              <w:color w:val="000000"/>
            </w:rPr>
            <w:t>6.04.</w:t>
          </w:r>
          <w:r>
            <w:t>3</w:t>
          </w:r>
          <w:r>
            <w:rPr>
              <w:color w:val="000000"/>
            </w:rPr>
            <w:t>Tire cables are not approved for use as an ATD on single drive axle commercial motor vehicles.</w:t>
          </w:r>
          <w:sdt>
            <w:sdtPr>
              <w:tag w:val="goog_rdk_43"/>
              <w:id w:val="-720686052"/>
            </w:sdtPr>
            <w:sdtContent>
              <w:sdt>
                <w:sdtPr>
                  <w:tag w:val="goog_rdk_44"/>
                  <w:id w:val="-373781850"/>
                </w:sdtPr>
                <w:sdtContent/>
              </w:sdt>
            </w:sdtContent>
          </w:sdt>
        </w:p>
      </w:sdtContent>
    </w:sdt>
    <w:sdt>
      <w:sdtPr>
        <w:tag w:val="goog_rdk_52"/>
        <w:id w:val="1047274739"/>
      </w:sdtPr>
      <w:sdtContent>
        <w:p w14:paraId="0000004F" w14:textId="2C450B12" w:rsidR="00BE7A9F" w:rsidRPr="00C60C23" w:rsidRDefault="00000000" w:rsidP="00C60C23">
          <w:pPr>
            <w:tabs>
              <w:tab w:val="left" w:pos="720"/>
              <w:tab w:val="left" w:pos="1440"/>
              <w:tab w:val="left" w:pos="2160"/>
            </w:tabs>
            <w:ind w:left="720"/>
          </w:pPr>
          <w:sdt>
            <w:sdtPr>
              <w:tag w:val="goog_rdk_46"/>
              <w:id w:val="-577670508"/>
            </w:sdtPr>
            <w:sdtContent>
              <w:sdt>
                <w:sdtPr>
                  <w:tag w:val="goog_rdk_47"/>
                  <w:id w:val="-2101051739"/>
                  <w:showingPlcHdr/>
                </w:sdtPr>
                <w:sdtContent>
                  <w:r w:rsidR="00C60C23">
                    <w:t xml:space="preserve">     </w:t>
                  </w:r>
                </w:sdtContent>
              </w:sdt>
              <w:customXmlInsRangeStart w:id="38" w:author="Amber Paoloemilio - CDOT" w:date="2026-03-24T16:29:00Z"/>
              <w:sdt>
                <w:sdtPr>
                  <w:tag w:val="goog_rdk_48"/>
                  <w:id w:val="-2007506814"/>
                </w:sdtPr>
                <w:sdtContent>
                  <w:customXmlInsRangeEnd w:id="38"/>
                  <w:ins w:id="39" w:author="Amber Paoloemilio - CDOT" w:date="2026-03-24T16:29:00Z">
                    <w:r w:rsidRPr="00C60C23">
                      <w:t>6.05</w:t>
                    </w:r>
                  </w:ins>
                  <w:customXmlInsRangeStart w:id="40" w:author="Amber Paoloemilio - CDOT" w:date="2026-03-24T16:29:00Z"/>
                </w:sdtContent>
              </w:sdt>
              <w:customXmlInsRangeEnd w:id="40"/>
              <w:customXmlInsRangeStart w:id="41" w:author="Amber Paoloemilio - CDOT" w:date="2026-03-24T16:29:00Z"/>
              <w:sdt>
                <w:sdtPr>
                  <w:tag w:val="goog_rdk_49"/>
                  <w:id w:val="-75730333"/>
                </w:sdtPr>
                <w:sdtContent>
                  <w:customXmlInsRangeEnd w:id="41"/>
                  <w:ins w:id="42" w:author="Amber Paoloemilio - CDOT" w:date="2026-03-24T16:29:00Z">
                    <w:r w:rsidRPr="00C60C23">
                      <w:t xml:space="preserve"> </w:t>
                    </w:r>
                  </w:ins>
                  <w:customXmlInsRangeStart w:id="43" w:author="Amber Paoloemilio - CDOT" w:date="2026-03-24T16:29:00Z"/>
                </w:sdtContent>
              </w:sdt>
              <w:customXmlInsRangeEnd w:id="43"/>
              <w:customXmlInsRangeStart w:id="44" w:author="Amber Paoloemilio - CDOT" w:date="2026-03-24T16:29:00Z"/>
              <w:sdt>
                <w:sdtPr>
                  <w:tag w:val="goog_rdk_50"/>
                  <w:id w:val="1620423908"/>
                </w:sdtPr>
                <w:sdtContent>
                  <w:customXmlInsRangeEnd w:id="44"/>
                  <w:ins w:id="45" w:author="Amber Paoloemilio - CDOT" w:date="2026-03-24T16:29:00Z">
                    <w:r w:rsidRPr="00C60C23">
                      <w:tab/>
                      <w:t>Buses are required to chain or have ATDs on two drive wheel tires.  See §42-4-106(5) (a)(I), C.R.S.</w:t>
                    </w:r>
                  </w:ins>
                  <w:customXmlInsRangeStart w:id="46" w:author="Amber Paoloemilio - CDOT" w:date="2026-03-24T16:29:00Z"/>
                </w:sdtContent>
              </w:sdt>
              <w:customXmlInsRangeEnd w:id="46"/>
            </w:sdtContent>
          </w:sdt>
          <w:sdt>
            <w:sdtPr>
              <w:tag w:val="goog_rdk_51"/>
              <w:id w:val="1833912919"/>
            </w:sdtPr>
            <w:sdtContent/>
          </w:sdt>
        </w:p>
      </w:sdtContent>
    </w:sdt>
    <w:p w14:paraId="00000050"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6.0</w:t>
      </w:r>
      <w:r>
        <w:t>6</w:t>
      </w:r>
      <w:r>
        <w:rPr>
          <w:color w:val="000000"/>
        </w:rPr>
        <w:tab/>
        <w:t>To be permitted, ATDs must be one of the ATDs included in the CDOT Approved Product List ("APL"). Drive wheel sanders and pneumatically driven chains are also allowed.</w:t>
      </w:r>
    </w:p>
    <w:p w14:paraId="00000051" w14:textId="77777777" w:rsidR="00BE7A9F" w:rsidRDefault="00000000" w:rsidP="002E7D46">
      <w:pPr>
        <w:pStyle w:val="Heading3"/>
      </w:pPr>
      <w:r>
        <w:t>7.00</w:t>
      </w:r>
      <w:r>
        <w:tab/>
        <w:t>Truck Chain Up, Truck Chain Down and Inspection Stations</w:t>
      </w:r>
    </w:p>
    <w:p w14:paraId="00000052"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7.01</w:t>
      </w:r>
      <w:r>
        <w:rPr>
          <w:color w:val="000000"/>
        </w:rPr>
        <w:tab/>
        <w:t>The Department shall designate the locations of chain inspection stations.</w:t>
      </w:r>
    </w:p>
    <w:p w14:paraId="00000053"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7.02</w:t>
      </w:r>
      <w:r>
        <w:rPr>
          <w:color w:val="000000"/>
        </w:rPr>
        <w:tab/>
        <w:t>The Department may designate Authorized Service Vehicles to sell, mount, and assist in mounting chains in compliance with these rules at certain chain-up stations.</w:t>
      </w:r>
    </w:p>
    <w:p w14:paraId="00000054"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7.03</w:t>
      </w:r>
      <w:r>
        <w:rPr>
          <w:color w:val="000000"/>
        </w:rPr>
        <w:tab/>
        <w:t>The Department or law enforcement personnel may control the reentry of vehicles from a chain station or inspection station to the state highway in such a manner as to enhance the flow of traffic and ensure the safety of the travelling public.</w:t>
      </w:r>
    </w:p>
    <w:p w14:paraId="00000055"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7.04</w:t>
      </w:r>
      <w:r>
        <w:rPr>
          <w:color w:val="000000"/>
        </w:rPr>
        <w:tab/>
        <w:t>All vehicles subject to the Passenger Vehicle Traction and/or Chain law applicable at the time may be subject to inspection by Department personnel or appropriate law enforcement personnel for compliance with the chain law or Passenger Vehicle Traction Law before proceeding on the state highway.</w:t>
      </w:r>
    </w:p>
    <w:p w14:paraId="00000056"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7.05</w:t>
      </w:r>
      <w:r>
        <w:rPr>
          <w:color w:val="000000"/>
        </w:rPr>
        <w:tab/>
        <w:t xml:space="preserve">Passenger vehicles shall </w:t>
      </w:r>
      <w:sdt>
        <w:sdtPr>
          <w:tag w:val="goog_rdk_53"/>
          <w:id w:val="-2067375987"/>
        </w:sdtPr>
        <w:sdtContent>
          <w:ins w:id="47" w:author="Paoloemilio, Amber" w:date="2026-02-11T16:56:00Z">
            <w:r>
              <w:rPr>
                <w:color w:val="000000"/>
              </w:rPr>
              <w:t xml:space="preserve">only </w:t>
            </w:r>
          </w:ins>
        </w:sdtContent>
      </w:sdt>
      <w:r>
        <w:rPr>
          <w:color w:val="000000"/>
        </w:rPr>
        <w:t xml:space="preserve">chain up at safe locations in rest areas or locations with public access off the main line of traffic. </w:t>
      </w:r>
      <w:sdt>
        <w:sdtPr>
          <w:tag w:val="goog_rdk_54"/>
          <w:id w:val="-42199786"/>
        </w:sdtPr>
        <w:sdtContent>
          <w:sdt>
            <w:sdtPr>
              <w:tag w:val="goog_rdk_55"/>
              <w:id w:val="135178023"/>
            </w:sdtPr>
            <w:sdtContent/>
          </w:sdt>
          <w:customXmlDelRangeStart w:id="48" w:author="Paoloemilio, Amber" w:date="2026-02-11T16:56:00Z"/>
          <w:sdt>
            <w:sdtPr>
              <w:tag w:val="goog_rdk_56"/>
              <w:id w:val="955666529"/>
            </w:sdtPr>
            <w:sdtContent>
              <w:customXmlDelRangeEnd w:id="48"/>
              <w:customXmlDelRangeStart w:id="49" w:author="Paoloemilio, Amber" w:date="2026-02-11T16:56:00Z"/>
            </w:sdtContent>
          </w:sdt>
          <w:customXmlDelRangeEnd w:id="49"/>
          <w:del w:id="50" w:author="Paoloemilio, Amber" w:date="2026-02-11T16:56:00Z">
            <w:r>
              <w:rPr>
                <w:color w:val="000000"/>
              </w:rPr>
              <w:delText>It is recommended that Passenger Vehicles not affix chains in areas designated for commercial vehicles.</w:delText>
            </w:r>
          </w:del>
        </w:sdtContent>
      </w:sdt>
    </w:p>
    <w:p w14:paraId="00000057"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7.06</w:t>
      </w:r>
      <w:r>
        <w:rPr>
          <w:color w:val="000000"/>
        </w:rPr>
        <w:tab/>
        <w:t>If any vehicle is not in compliance, law enforcement or Department personnel may:</w:t>
      </w:r>
    </w:p>
    <w:p w14:paraId="00000058"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7.06.1</w:t>
      </w:r>
      <w:r>
        <w:rPr>
          <w:color w:val="000000"/>
        </w:rPr>
        <w:tab/>
        <w:t>Hold the vehicle in the inspection or chain area;</w:t>
      </w:r>
    </w:p>
    <w:p w14:paraId="00000059"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lastRenderedPageBreak/>
        <w:t>7.06.2</w:t>
      </w:r>
      <w:r>
        <w:rPr>
          <w:color w:val="000000"/>
        </w:rPr>
        <w:tab/>
        <w:t>Require the driver of the vehicle to reverse its direction of travel or stop travel; or</w:t>
      </w:r>
    </w:p>
    <w:p w14:paraId="0000005A" w14:textId="77777777" w:rsidR="00BE7A9F"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7.06.3</w:t>
      </w:r>
      <w:r>
        <w:rPr>
          <w:color w:val="000000"/>
        </w:rPr>
        <w:tab/>
        <w:t>Be required to retain a private towing service to convey the vehicle through the area covered by the chain law implementation.</w:t>
      </w:r>
    </w:p>
    <w:p w14:paraId="0000005B" w14:textId="77777777" w:rsidR="00BE7A9F" w:rsidRDefault="00000000" w:rsidP="002E7D46">
      <w:pPr>
        <w:pStyle w:val="Heading3"/>
      </w:pPr>
      <w:r>
        <w:t>8.00</w:t>
      </w:r>
      <w:r>
        <w:tab/>
        <w:t>Authorized Service Vehicles and Authorized Emergency Vehicles</w:t>
      </w:r>
    </w:p>
    <w:p w14:paraId="0000005C"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8.01</w:t>
      </w:r>
      <w:r>
        <w:rPr>
          <w:color w:val="000000"/>
        </w:rPr>
        <w:tab/>
        <w:t>Government Owned Highway Maintenance Vehicles. Government-owned highway maintenance vehicles, in the exercise of highway maintenance activities, or incident management, are exempt from the travel restrictions in these rules.</w:t>
      </w:r>
    </w:p>
    <w:p w14:paraId="0000005D"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sdt>
        <w:sdtPr>
          <w:tag w:val="goog_rdk_57"/>
          <w:id w:val="-78082300"/>
        </w:sdtPr>
        <w:sdtContent/>
      </w:sdt>
      <w:sdt>
        <w:sdtPr>
          <w:tag w:val="goog_rdk_58"/>
          <w:id w:val="506853973"/>
        </w:sdtPr>
        <w:sdtContent/>
      </w:sdt>
      <w:r>
        <w:rPr>
          <w:color w:val="000000"/>
        </w:rPr>
        <w:t>8.02</w:t>
      </w:r>
      <w:r>
        <w:rPr>
          <w:color w:val="000000"/>
        </w:rPr>
        <w:tab/>
        <w:t>Vehicle Recovery Units</w:t>
      </w:r>
      <w:sdt>
        <w:sdtPr>
          <w:tag w:val="goog_rdk_59"/>
          <w:id w:val="-500872450"/>
        </w:sdtPr>
        <w:sdtContent>
          <w:ins w:id="51" w:author="Bob Fifer - CDOT" w:date="2026-09-08T15:29:00Z">
            <w:r>
              <w:rPr>
                <w:color w:val="000000"/>
              </w:rPr>
              <w:t xml:space="preserve"> and Tow Trucks</w:t>
            </w:r>
          </w:ins>
        </w:sdtContent>
      </w:sdt>
      <w:r>
        <w:rPr>
          <w:color w:val="000000"/>
        </w:rPr>
        <w:t xml:space="preserve">. </w:t>
      </w:r>
      <w:sdt>
        <w:sdtPr>
          <w:tag w:val="goog_rdk_60"/>
          <w:id w:val="-1597534268"/>
        </w:sdtPr>
        <w:sdtContent>
          <w:ins w:id="52" w:author="Bob Fifer - CDOT" w:date="2026-09-08T15:30:00Z">
            <w:r>
              <w:rPr>
                <w:color w:val="000000"/>
              </w:rPr>
              <w:t>V</w:t>
            </w:r>
          </w:ins>
          <w:sdt>
            <w:sdtPr>
              <w:tag w:val="goog_rdk_61"/>
              <w:id w:val="731838397"/>
            </w:sdtPr>
            <w:sdtContent>
              <w:ins w:id="53" w:author="Bob Fifer - CDOT" w:date="2026-09-08T15:30:00Z">
                <w:r w:rsidRPr="00C60C23">
                  <w:t>ehicle Recovery Units and Tow Trucks, as defined in Section 1.00 of these rules, that are actively engaged in clearing travel lanes, performing vehicle recovery operations, or transporting disabled vehicles within a designated enforcement area shall be exempt solely from the requirements of Section 5.00 (Commercial Motor Vehicle Chain Law) and Section 6.00 (Tire Chains, Tire Cables, and Approved Alternate Traction Devices). No other light-duty vehicle, personal truck, or unpermitted service vehicle shall claim an exemption under this section.</w:t>
                </w:r>
              </w:ins>
            </w:sdtContent>
          </w:sdt>
        </w:sdtContent>
      </w:sdt>
      <w:sdt>
        <w:sdtPr>
          <w:tag w:val="goog_rdk_62"/>
          <w:id w:val="1980761656"/>
        </w:sdtPr>
        <w:sdtContent>
          <w:sdt>
            <w:sdtPr>
              <w:tag w:val="goog_rdk_63"/>
              <w:id w:val="954907094"/>
            </w:sdtPr>
            <w:sdtContent>
              <w:del w:id="54" w:author="Bob Fifer - CDOT" w:date="2026-09-08T15:30:00Z">
                <w:r>
                  <w:rPr>
                    <w:rPrChange w:id="55" w:author="Bob Fifer - CDOT" w:date="2026-09-08T15:30:00Z">
                      <w:rPr>
                        <w:color w:val="000000"/>
                      </w:rPr>
                    </w:rPrChange>
                  </w:rPr>
                  <w:delText xml:space="preserve">Vehicle recovery units </w:delText>
                </w:r>
              </w:del>
            </w:sdtContent>
          </w:sdt>
        </w:sdtContent>
      </w:sdt>
      <w:sdt>
        <w:sdtPr>
          <w:tag w:val="goog_rdk_64"/>
          <w:id w:val="904716528"/>
        </w:sdtPr>
        <w:sdtContent>
          <w:customXmlInsRangeStart w:id="56" w:author="Bob Fifer - CDOT" w:date="2026-09-01T18:20:00Z"/>
          <w:sdt>
            <w:sdtPr>
              <w:tag w:val="goog_rdk_65"/>
              <w:id w:val="1059846531"/>
            </w:sdtPr>
            <w:sdtContent>
              <w:customXmlInsRangeEnd w:id="56"/>
              <w:customXmlInsRangeStart w:id="57" w:author="Bob Fifer - CDOT" w:date="2026-09-01T18:20:00Z"/>
            </w:sdtContent>
          </w:sdt>
          <w:customXmlInsRangeEnd w:id="57"/>
          <w:sdt>
            <w:sdtPr>
              <w:tag w:val="goog_rdk_66"/>
              <w:id w:val="970936895"/>
            </w:sdtPr>
            <w:sdtContent>
              <w:ins w:id="58" w:author="Bob Fifer - CDOT" w:date="2026-09-01T18:20:00Z">
                <w:del w:id="59" w:author="Bob Fifer - CDOT" w:date="2026-09-08T15:30:00Z">
                  <w:r>
                    <w:rPr>
                      <w:rPrChange w:id="60" w:author="Bob Fifer - CDOT" w:date="2026-09-08T15:30:00Z">
                        <w:rPr>
                          <w:color w:val="000000"/>
                        </w:rPr>
                      </w:rPrChange>
                    </w:rPr>
                    <w:delText xml:space="preserve">engaged in </w:delText>
                  </w:r>
                </w:del>
              </w:ins>
            </w:sdtContent>
          </w:sdt>
        </w:sdtContent>
      </w:sdt>
      <w:sdt>
        <w:sdtPr>
          <w:tag w:val="goog_rdk_67"/>
          <w:id w:val="921364822"/>
        </w:sdtPr>
        <w:sdtContent>
          <w:sdt>
            <w:sdtPr>
              <w:tag w:val="goog_rdk_68"/>
              <w:id w:val="316782256"/>
            </w:sdtPr>
            <w:sdtContent>
              <w:del w:id="61" w:author="Bob Fifer - CDOT" w:date="2026-09-08T15:30:00Z">
                <w:r>
                  <w:rPr>
                    <w:rPrChange w:id="62" w:author="Bob Fifer - CDOT" w:date="2026-09-08T15:30:00Z">
                      <w:rPr>
                        <w:color w:val="000000"/>
                      </w:rPr>
                    </w:rPrChange>
                  </w:rPr>
                  <w:delText xml:space="preserve">that are in the exercise of </w:delText>
                </w:r>
              </w:del>
            </w:sdtContent>
          </w:sdt>
          <w:customXmlDelRangeStart w:id="63" w:author="Bob Fifer - CDOT" w:date="2026-09-08T15:30:00Z"/>
          <w:sdt>
            <w:sdtPr>
              <w:tag w:val="goog_rdk_69"/>
              <w:id w:val="922733863"/>
            </w:sdtPr>
            <w:sdtContent>
              <w:customXmlDelRangeEnd w:id="63"/>
              <w:del w:id="64" w:author="Bob Fifer - CDOT" w:date="2026-09-08T15:30:00Z">
                <w:r>
                  <w:rPr>
                    <w:rPrChange w:id="65" w:author="Bob Fifer - CDOT" w:date="2026-09-08T15:30:00Z">
                      <w:rPr>
                        <w:color w:val="000000"/>
                      </w:rPr>
                    </w:rPrChange>
                  </w:rPr>
                  <w:delText xml:space="preserve">clearing travel lanes in a chain law enforcement area shall be exempt from </w:delText>
                </w:r>
              </w:del>
              <w:customXmlDelRangeStart w:id="66" w:author="Bob Fifer - CDOT" w:date="2026-09-08T15:30:00Z"/>
            </w:sdtContent>
          </w:sdt>
          <w:customXmlDelRangeEnd w:id="66"/>
        </w:sdtContent>
      </w:sdt>
      <w:sdt>
        <w:sdtPr>
          <w:tag w:val="goog_rdk_70"/>
          <w:id w:val="2621815"/>
        </w:sdtPr>
        <w:sdtContent>
          <w:customXmlInsRangeStart w:id="67" w:author="Bob Fifer - CDOT" w:date="2026-09-08T14:32:00Z"/>
          <w:sdt>
            <w:sdtPr>
              <w:tag w:val="goog_rdk_71"/>
              <w:id w:val="-716721401"/>
            </w:sdtPr>
            <w:sdtContent>
              <w:customXmlInsRangeEnd w:id="67"/>
              <w:customXmlInsRangeStart w:id="68" w:author="Bob Fifer - CDOT" w:date="2026-09-08T14:32:00Z"/>
            </w:sdtContent>
          </w:sdt>
          <w:customXmlInsRangeEnd w:id="68"/>
          <w:sdt>
            <w:sdtPr>
              <w:tag w:val="goog_rdk_72"/>
              <w:id w:val="-603917969"/>
            </w:sdtPr>
            <w:sdtContent>
              <w:ins w:id="69" w:author="Bob Fifer - CDOT" w:date="2026-09-08T14:32:00Z">
                <w:del w:id="70" w:author="Bob Fifer - CDOT" w:date="2026-09-08T15:30:00Z">
                  <w:r>
                    <w:rPr>
                      <w:rPrChange w:id="71" w:author="Bob Fifer - CDOT" w:date="2026-09-08T15:30:00Z">
                        <w:rPr>
                          <w:color w:val="000000"/>
                        </w:rPr>
                      </w:rPrChange>
                    </w:rPr>
                    <w:delText>Sections 5 and 6 of these rules</w:delText>
                  </w:r>
                </w:del>
              </w:ins>
            </w:sdtContent>
          </w:sdt>
        </w:sdtContent>
      </w:sdt>
      <w:sdt>
        <w:sdtPr>
          <w:tag w:val="goog_rdk_73"/>
          <w:id w:val="981374353"/>
        </w:sdtPr>
        <w:sdtContent>
          <w:sdt>
            <w:sdtPr>
              <w:tag w:val="goog_rdk_74"/>
              <w:id w:val="-1323885716"/>
            </w:sdtPr>
            <w:sdtContent>
              <w:del w:id="72" w:author="Bob Fifer - CDOT" w:date="2026-09-08T15:30:00Z">
                <w:r>
                  <w:rPr>
                    <w:rPrChange w:id="73" w:author="Bob Fifer - CDOT" w:date="2026-09-08T15:30:00Z">
                      <w:rPr>
                        <w:color w:val="000000"/>
                      </w:rPr>
                    </w:rPrChange>
                  </w:rPr>
                  <w:delText>these rules</w:delText>
                </w:r>
              </w:del>
            </w:sdtContent>
          </w:sdt>
          <w:customXmlDelRangeStart w:id="74" w:author="Bob Fifer - CDOT" w:date="2026-09-08T15:30:00Z"/>
          <w:sdt>
            <w:sdtPr>
              <w:tag w:val="goog_rdk_75"/>
              <w:id w:val="2078676577"/>
            </w:sdtPr>
            <w:sdtContent>
              <w:customXmlDelRangeEnd w:id="74"/>
              <w:del w:id="75" w:author="Bob Fifer - CDOT" w:date="2026-09-08T15:30:00Z">
                <w:r>
                  <w:rPr>
                    <w:rPrChange w:id="76" w:author="Bob Fifer - CDOT" w:date="2026-09-08T15:30:00Z">
                      <w:rPr>
                        <w:color w:val="000000"/>
                      </w:rPr>
                    </w:rPrChange>
                  </w:rPr>
                  <w:delText>.</w:delText>
                </w:r>
              </w:del>
              <w:customXmlDelRangeStart w:id="77" w:author="Bob Fifer - CDOT" w:date="2026-09-08T15:30:00Z"/>
            </w:sdtContent>
          </w:sdt>
          <w:customXmlDelRangeEnd w:id="77"/>
        </w:sdtContent>
      </w:sdt>
    </w:p>
    <w:p w14:paraId="0000005E"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8.03</w:t>
      </w:r>
      <w:r>
        <w:rPr>
          <w:color w:val="000000"/>
        </w:rPr>
        <w:tab/>
        <w:t>Authorized Emergency Vehicles shall be exempt from these rules.</w:t>
      </w:r>
    </w:p>
    <w:p w14:paraId="0000005F" w14:textId="77777777" w:rsidR="00BE7A9F" w:rsidRPr="002E7D46" w:rsidRDefault="00000000" w:rsidP="002E7D46">
      <w:pPr>
        <w:pStyle w:val="Heading3"/>
        <w:rPr>
          <w:color w:val="FF0000"/>
        </w:rPr>
      </w:pPr>
      <w:r w:rsidRPr="002E7D46">
        <w:rPr>
          <w:color w:val="FF0000"/>
        </w:rPr>
        <w:t>9.00</w:t>
      </w:r>
      <w:r w:rsidRPr="002E7D46">
        <w:rPr>
          <w:color w:val="FF0000"/>
        </w:rPr>
        <w:tab/>
        <w:t xml:space="preserve">Tire Chain Traction Control Device Permit </w:t>
      </w:r>
    </w:p>
    <w:p w14:paraId="00000060"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 xml:space="preserve">9.01 </w:t>
      </w:r>
      <w:r>
        <w:rPr>
          <w:rFonts w:ascii="Arial" w:eastAsia="Arial" w:hAnsi="Arial" w:cs="Arial"/>
          <w:color w:val="FF0000"/>
        </w:rPr>
        <w:tab/>
        <w:t xml:space="preserve">Entities may apply to the Department for a permit to provide roadside chain and ATD assistance and installation. </w:t>
      </w:r>
    </w:p>
    <w:p w14:paraId="00000061"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9.02</w:t>
      </w:r>
      <w:r>
        <w:rPr>
          <w:rFonts w:ascii="Arial" w:eastAsia="Arial" w:hAnsi="Arial" w:cs="Arial"/>
          <w:color w:val="FF0000"/>
        </w:rPr>
        <w:tab/>
        <w:t xml:space="preserve">In order to apply for and be qualified for a permit, entities must: </w:t>
      </w:r>
    </w:p>
    <w:p w14:paraId="00000062"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9.02.01</w:t>
      </w:r>
      <w:r>
        <w:rPr>
          <w:rFonts w:ascii="Arial" w:eastAsia="Arial" w:hAnsi="Arial" w:cs="Arial"/>
          <w:color w:val="FF0000"/>
        </w:rPr>
        <w:tab/>
        <w:t xml:space="preserve">Complete the Department’s online permitting application form; </w:t>
      </w:r>
    </w:p>
    <w:p w14:paraId="00000063"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9.02.02</w:t>
      </w:r>
      <w:r>
        <w:rPr>
          <w:rFonts w:ascii="Arial" w:eastAsia="Arial" w:hAnsi="Arial" w:cs="Arial"/>
          <w:color w:val="FF0000"/>
        </w:rPr>
        <w:tab/>
        <w:t>Submit proof of insurance and bond;</w:t>
      </w:r>
    </w:p>
    <w:p w14:paraId="00000064"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9.02.03</w:t>
      </w:r>
      <w:r>
        <w:rPr>
          <w:rFonts w:ascii="Arial" w:eastAsia="Arial" w:hAnsi="Arial" w:cs="Arial"/>
          <w:color w:val="FF0000"/>
        </w:rPr>
        <w:tab/>
        <w:t>Participate in the required training and orientation session;</w:t>
      </w:r>
    </w:p>
    <w:p w14:paraId="00000065"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 xml:space="preserve">9.02.04 </w:t>
      </w:r>
      <w:r>
        <w:rPr>
          <w:rFonts w:ascii="Arial" w:eastAsia="Arial" w:hAnsi="Arial" w:cs="Arial"/>
          <w:color w:val="FF0000"/>
        </w:rPr>
        <w:tab/>
        <w:t xml:space="preserve">Pay the required permitting fees as outlined on the Department’s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website; and</w:t>
      </w:r>
    </w:p>
    <w:p w14:paraId="00000066"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9.02.05</w:t>
      </w:r>
      <w:r>
        <w:rPr>
          <w:rFonts w:ascii="Arial" w:eastAsia="Arial" w:hAnsi="Arial" w:cs="Arial"/>
          <w:color w:val="FF0000"/>
        </w:rPr>
        <w:tab/>
        <w:t xml:space="preserve">Hold general liability insurance ($1,000,000 minimum) and worker’s </w:t>
      </w:r>
      <w:r>
        <w:rPr>
          <w:rFonts w:ascii="Arial" w:eastAsia="Arial" w:hAnsi="Arial" w:cs="Arial"/>
          <w:color w:val="FF0000"/>
        </w:rPr>
        <w:tab/>
      </w:r>
      <w:r>
        <w:rPr>
          <w:rFonts w:ascii="Arial" w:eastAsia="Arial" w:hAnsi="Arial" w:cs="Arial"/>
          <w:color w:val="FF0000"/>
        </w:rPr>
        <w:tab/>
        <w:t>compensation as required by Colorado law.</w:t>
      </w:r>
    </w:p>
    <w:p w14:paraId="00000067"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9.03</w:t>
      </w:r>
      <w:r>
        <w:rPr>
          <w:rFonts w:ascii="Arial" w:eastAsia="Arial" w:hAnsi="Arial" w:cs="Arial"/>
          <w:color w:val="FF0000"/>
        </w:rPr>
        <w:tab/>
        <w:t xml:space="preserve">Permittee responsibilities. All permittees must abide by the following: </w:t>
      </w:r>
    </w:p>
    <w:p w14:paraId="00000068"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9.03.01</w:t>
      </w:r>
      <w:r>
        <w:rPr>
          <w:rFonts w:ascii="Arial" w:eastAsia="Arial" w:hAnsi="Arial" w:cs="Arial"/>
          <w:color w:val="FF0000"/>
        </w:rPr>
        <w:tab/>
        <w:t xml:space="preserve">Permittees must not solicit outside of the chain assist zone; </w:t>
      </w:r>
    </w:p>
    <w:p w14:paraId="00000069"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lastRenderedPageBreak/>
        <w:tab/>
        <w:t>9.03.02</w:t>
      </w:r>
      <w:r>
        <w:rPr>
          <w:rFonts w:ascii="Arial" w:eastAsia="Arial" w:hAnsi="Arial" w:cs="Arial"/>
          <w:color w:val="FF0000"/>
        </w:rPr>
        <w:tab/>
        <w:t xml:space="preserve">Permittees must not monopolize the chain </w:t>
      </w:r>
      <w:proofErr w:type="gramStart"/>
      <w:r>
        <w:rPr>
          <w:rFonts w:ascii="Arial" w:eastAsia="Arial" w:hAnsi="Arial" w:cs="Arial"/>
          <w:color w:val="FF0000"/>
        </w:rPr>
        <w:t>assist</w:t>
      </w:r>
      <w:proofErr w:type="gramEnd"/>
      <w:r>
        <w:rPr>
          <w:rFonts w:ascii="Arial" w:eastAsia="Arial" w:hAnsi="Arial" w:cs="Arial"/>
          <w:color w:val="FF0000"/>
        </w:rPr>
        <w:t xml:space="preserve"> zone; </w:t>
      </w:r>
    </w:p>
    <w:p w14:paraId="0000006A"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9.03.03</w:t>
      </w:r>
      <w:r>
        <w:rPr>
          <w:rFonts w:ascii="Arial" w:eastAsia="Arial" w:hAnsi="Arial" w:cs="Arial"/>
          <w:color w:val="FF0000"/>
        </w:rPr>
        <w:tab/>
        <w:t xml:space="preserve">Permittees may only sell, repair, install or remove tire chains, ATDs and elastic chain retainers to commercial and passenger vehicles under </w:t>
      </w:r>
      <w:proofErr w:type="gramStart"/>
      <w:r>
        <w:rPr>
          <w:rFonts w:ascii="Arial" w:eastAsia="Arial" w:hAnsi="Arial" w:cs="Arial"/>
          <w:color w:val="FF0000"/>
        </w:rPr>
        <w:t>the  conditions</w:t>
      </w:r>
      <w:proofErr w:type="gramEnd"/>
      <w:r>
        <w:rPr>
          <w:rFonts w:ascii="Arial" w:eastAsia="Arial" w:hAnsi="Arial" w:cs="Arial"/>
          <w:color w:val="FF0000"/>
        </w:rPr>
        <w:t xml:space="preserve"> set forth in CDOT Chain Assist Standard Operating Procedures and the Terms and Condition of the issued Permit.</w:t>
      </w:r>
    </w:p>
    <w:p w14:paraId="0000006B"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 xml:space="preserve">9.03.04 </w:t>
      </w:r>
      <w:r>
        <w:rPr>
          <w:rFonts w:ascii="Arial" w:eastAsia="Arial" w:hAnsi="Arial" w:cs="Arial"/>
          <w:color w:val="FF0000"/>
        </w:rPr>
        <w:tab/>
        <w:t xml:space="preserve">No unauthorized persons may assist in installations of tire chains;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and</w:t>
      </w:r>
    </w:p>
    <w:p w14:paraId="0000006C"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9.03.05</w:t>
      </w:r>
      <w:r>
        <w:rPr>
          <w:rFonts w:ascii="Arial" w:eastAsia="Arial" w:hAnsi="Arial" w:cs="Arial"/>
          <w:color w:val="FF0000"/>
        </w:rPr>
        <w:tab/>
        <w:t xml:space="preserve">Permittees may only engage in these actions: (1) chain installation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 xml:space="preserve">and removal; minor chain repair; (3) sale of elastic chain retainers;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 xml:space="preserve">and (4) sale of chains and ATDs. All services will be subject to a set </w:t>
      </w:r>
      <w:r>
        <w:rPr>
          <w:rFonts w:ascii="Arial" w:eastAsia="Arial" w:hAnsi="Arial" w:cs="Arial"/>
          <w:color w:val="FF0000"/>
        </w:rPr>
        <w:tab/>
      </w:r>
      <w:r>
        <w:rPr>
          <w:rFonts w:ascii="Arial" w:eastAsia="Arial" w:hAnsi="Arial" w:cs="Arial"/>
          <w:color w:val="FF0000"/>
        </w:rPr>
        <w:tab/>
        <w:t xml:space="preserve">fee as stated in the Chain Assist Standard Operating Procedures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and the Terms and Conditions of the Permit.</w:t>
      </w:r>
    </w:p>
    <w:p w14:paraId="0000006D"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9.04</w:t>
      </w:r>
      <w:r>
        <w:rPr>
          <w:rFonts w:ascii="Arial" w:eastAsia="Arial" w:hAnsi="Arial" w:cs="Arial"/>
          <w:color w:val="FF0000"/>
        </w:rPr>
        <w:tab/>
        <w:t xml:space="preserve">Safety Requirements. All Permittees must abide by the following safety requirements: </w:t>
      </w:r>
    </w:p>
    <w:p w14:paraId="0000006E"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 xml:space="preserve">9.04.01 </w:t>
      </w:r>
      <w:r>
        <w:rPr>
          <w:rFonts w:ascii="Arial" w:eastAsia="Arial" w:hAnsi="Arial" w:cs="Arial"/>
          <w:color w:val="FF0000"/>
        </w:rPr>
        <w:tab/>
        <w:t xml:space="preserve">Safety apparel with visible permit numbers must be attached to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 xml:space="preserve">Permittees vehicles that </w:t>
      </w:r>
      <w:proofErr w:type="gramStart"/>
      <w:r>
        <w:rPr>
          <w:rFonts w:ascii="Arial" w:eastAsia="Arial" w:hAnsi="Arial" w:cs="Arial"/>
          <w:color w:val="FF0000"/>
        </w:rPr>
        <w:t>meets</w:t>
      </w:r>
      <w:proofErr w:type="gramEnd"/>
      <w:r>
        <w:rPr>
          <w:rFonts w:ascii="Arial" w:eastAsia="Arial" w:hAnsi="Arial" w:cs="Arial"/>
          <w:color w:val="FF0000"/>
        </w:rPr>
        <w:t xml:space="preserve"> ANSI/ISEA Class 3 Type R; </w:t>
      </w:r>
    </w:p>
    <w:p w14:paraId="0000006F"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9.04.02</w:t>
      </w:r>
      <w:r>
        <w:rPr>
          <w:rFonts w:ascii="Arial" w:eastAsia="Arial" w:hAnsi="Arial" w:cs="Arial"/>
          <w:color w:val="FF0000"/>
        </w:rPr>
        <w:tab/>
        <w:t xml:space="preserve">Headlamps or lighting systems must be </w:t>
      </w:r>
      <w:proofErr w:type="gramStart"/>
      <w:r>
        <w:rPr>
          <w:rFonts w:ascii="Arial" w:eastAsia="Arial" w:hAnsi="Arial" w:cs="Arial"/>
          <w:color w:val="FF0000"/>
        </w:rPr>
        <w:t>worn at all times</w:t>
      </w:r>
      <w:proofErr w:type="gramEnd"/>
      <w:r>
        <w:rPr>
          <w:rFonts w:ascii="Arial" w:eastAsia="Arial" w:hAnsi="Arial" w:cs="Arial"/>
          <w:color w:val="FF0000"/>
        </w:rPr>
        <w:t xml:space="preserve"> during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night operations;</w:t>
      </w:r>
    </w:p>
    <w:p w14:paraId="00000070"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 xml:space="preserve">9.04.03 </w:t>
      </w:r>
      <w:r>
        <w:rPr>
          <w:rFonts w:ascii="Arial" w:eastAsia="Arial" w:hAnsi="Arial" w:cs="Arial"/>
          <w:color w:val="FF0000"/>
        </w:rPr>
        <w:tab/>
        <w:t xml:space="preserve">Permittees must always use </w:t>
      </w:r>
      <w:proofErr w:type="gramStart"/>
      <w:r>
        <w:rPr>
          <w:rFonts w:ascii="Arial" w:eastAsia="Arial" w:hAnsi="Arial" w:cs="Arial"/>
          <w:color w:val="FF0000"/>
        </w:rPr>
        <w:t>wheel chocks</w:t>
      </w:r>
      <w:proofErr w:type="gramEnd"/>
      <w:r>
        <w:rPr>
          <w:rFonts w:ascii="Arial" w:eastAsia="Arial" w:hAnsi="Arial" w:cs="Arial"/>
          <w:color w:val="FF0000"/>
        </w:rPr>
        <w:t xml:space="preserve"> and traffic cones during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operation;</w:t>
      </w:r>
    </w:p>
    <w:p w14:paraId="00000071"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9.04.04</w:t>
      </w:r>
      <w:r>
        <w:rPr>
          <w:rFonts w:ascii="Arial" w:eastAsia="Arial" w:hAnsi="Arial" w:cs="Arial"/>
          <w:color w:val="FF0000"/>
        </w:rPr>
        <w:tab/>
        <w:t xml:space="preserve">Permittees may only operate in Department - designated chain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assist zones.</w:t>
      </w:r>
    </w:p>
    <w:p w14:paraId="00000072"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 xml:space="preserve">9.04.05 </w:t>
      </w:r>
      <w:r>
        <w:rPr>
          <w:rFonts w:ascii="Arial" w:eastAsia="Arial" w:hAnsi="Arial" w:cs="Arial"/>
          <w:color w:val="FF0000"/>
        </w:rPr>
        <w:tab/>
        <w:t xml:space="preserve">Permittees must always display (1) name and permit number; (2)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 xml:space="preserve">Clear price signage, and (3) Emergency contact information during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operation; and</w:t>
      </w:r>
    </w:p>
    <w:p w14:paraId="00000073"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9.04.06</w:t>
      </w:r>
      <w:r>
        <w:rPr>
          <w:rFonts w:ascii="Arial" w:eastAsia="Arial" w:hAnsi="Arial" w:cs="Arial"/>
          <w:color w:val="FF0000"/>
        </w:rPr>
        <w:tab/>
        <w:t>Only entities with active permits may operate under this section.</w:t>
      </w:r>
    </w:p>
    <w:p w14:paraId="00000074"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 xml:space="preserve">9.05 </w:t>
      </w:r>
      <w:r>
        <w:rPr>
          <w:rFonts w:ascii="Arial" w:eastAsia="Arial" w:hAnsi="Arial" w:cs="Arial"/>
          <w:color w:val="FF0000"/>
        </w:rPr>
        <w:tab/>
        <w:t xml:space="preserve">The Department shall not be held liable for damages or injuries caused by Permittees, including but not limited to damage, injury, or performance. </w:t>
      </w:r>
    </w:p>
    <w:p w14:paraId="00000075"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9.06</w:t>
      </w:r>
      <w:r>
        <w:rPr>
          <w:rFonts w:ascii="Arial" w:eastAsia="Arial" w:hAnsi="Arial" w:cs="Arial"/>
          <w:color w:val="FF0000"/>
        </w:rPr>
        <w:tab/>
        <w:t xml:space="preserve">Permit Revocation or Suspension. A permit can be revoked or suspended under the following circumstances: </w:t>
      </w:r>
    </w:p>
    <w:p w14:paraId="00000076"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9.06.01</w:t>
      </w:r>
      <w:r>
        <w:rPr>
          <w:rFonts w:ascii="Arial" w:eastAsia="Arial" w:hAnsi="Arial" w:cs="Arial"/>
          <w:color w:val="FF0000"/>
        </w:rPr>
        <w:tab/>
        <w:t xml:space="preserve">A Permittee fails to adhere to any of the safety requirements or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responsibilities as outlined in this section;</w:t>
      </w:r>
    </w:p>
    <w:p w14:paraId="00000077"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lastRenderedPageBreak/>
        <w:tab/>
        <w:t xml:space="preserve">9.06.02 </w:t>
      </w:r>
      <w:r>
        <w:rPr>
          <w:rFonts w:ascii="Arial" w:eastAsia="Arial" w:hAnsi="Arial" w:cs="Arial"/>
          <w:color w:val="FF0000"/>
        </w:rPr>
        <w:tab/>
        <w:t xml:space="preserve">A Permittee provides false or misleading information on a permit </w:t>
      </w:r>
      <w:r>
        <w:rPr>
          <w:rFonts w:ascii="Arial" w:eastAsia="Arial" w:hAnsi="Arial" w:cs="Arial"/>
          <w:color w:val="FF0000"/>
        </w:rPr>
        <w:tab/>
      </w:r>
      <w:r>
        <w:rPr>
          <w:rFonts w:ascii="Arial" w:eastAsia="Arial" w:hAnsi="Arial" w:cs="Arial"/>
          <w:color w:val="FF0000"/>
        </w:rPr>
        <w:tab/>
      </w:r>
      <w:r>
        <w:rPr>
          <w:rFonts w:ascii="Arial" w:eastAsia="Arial" w:hAnsi="Arial" w:cs="Arial"/>
          <w:color w:val="FF0000"/>
        </w:rPr>
        <w:tab/>
        <w:t xml:space="preserve">application; </w:t>
      </w:r>
    </w:p>
    <w:p w14:paraId="00000078"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9.06.03</w:t>
      </w:r>
      <w:r>
        <w:rPr>
          <w:rFonts w:ascii="Arial" w:eastAsia="Arial" w:hAnsi="Arial" w:cs="Arial"/>
          <w:color w:val="FF0000"/>
        </w:rPr>
        <w:tab/>
        <w:t>A Permittee engages in safety violations or misconduct; or</w:t>
      </w:r>
    </w:p>
    <w:p w14:paraId="00000079" w14:textId="77777777" w:rsidR="00BE7A9F" w:rsidRDefault="00000000">
      <w:pPr>
        <w:pBdr>
          <w:top w:val="nil"/>
          <w:left w:val="nil"/>
          <w:bottom w:val="nil"/>
          <w:right w:val="nil"/>
          <w:between w:val="nil"/>
        </w:pBdr>
        <w:tabs>
          <w:tab w:val="left" w:pos="720"/>
          <w:tab w:val="left" w:pos="1440"/>
          <w:tab w:val="left" w:pos="2160"/>
        </w:tabs>
        <w:ind w:left="720" w:hanging="720"/>
        <w:rPr>
          <w:rFonts w:ascii="Arial" w:eastAsia="Arial" w:hAnsi="Arial" w:cs="Arial"/>
          <w:color w:val="FF0000"/>
        </w:rPr>
      </w:pPr>
      <w:r>
        <w:rPr>
          <w:rFonts w:ascii="Arial" w:eastAsia="Arial" w:hAnsi="Arial" w:cs="Arial"/>
          <w:color w:val="FF0000"/>
        </w:rPr>
        <w:tab/>
        <w:t>9.06.04</w:t>
      </w:r>
      <w:r>
        <w:rPr>
          <w:rFonts w:ascii="Arial" w:eastAsia="Arial" w:hAnsi="Arial" w:cs="Arial"/>
          <w:color w:val="FF0000"/>
        </w:rPr>
        <w:tab/>
        <w:t>Breach of contract or any Departmental guidelines.</w:t>
      </w:r>
    </w:p>
    <w:p w14:paraId="0000007A" w14:textId="77777777" w:rsidR="00BE7A9F" w:rsidRDefault="00000000" w:rsidP="002E7D46">
      <w:pPr>
        <w:pStyle w:val="Heading3"/>
      </w:pPr>
      <w:r>
        <w:rPr>
          <w:color w:val="FF0000"/>
        </w:rPr>
        <w:t>10.00</w:t>
      </w:r>
      <w:r>
        <w:tab/>
        <w:t>Penalties</w:t>
      </w:r>
    </w:p>
    <w:p w14:paraId="0000007B"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10.01</w:t>
      </w:r>
      <w:r>
        <w:rPr>
          <w:color w:val="000000"/>
        </w:rPr>
        <w:tab/>
        <w:t>Persons operating motor vehicles on any portion of the State Highway System that has the Chain Law and/or Passenger Vehicle Traction Law in effect must comply with these rules.</w:t>
      </w:r>
    </w:p>
    <w:p w14:paraId="0000007C"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10.02</w:t>
      </w:r>
      <w:r>
        <w:rPr>
          <w:color w:val="000000"/>
        </w:rPr>
        <w:tab/>
        <w:t>A person who operates a motor vehicle in violation of these rules or in violation of restrictions imposed by the Department or the State Patrol shall be subject to fines set forth in §42-4-1701, C.R.S.</w:t>
      </w:r>
    </w:p>
    <w:p w14:paraId="0000007D"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10.03</w:t>
      </w:r>
      <w:r>
        <w:rPr>
          <w:color w:val="000000"/>
        </w:rPr>
        <w:tab/>
        <w:t>An enhanced penalty will be assessed as set forth in §42-4-1701(4)(</w:t>
      </w:r>
      <w:proofErr w:type="gramStart"/>
      <w:r>
        <w:rPr>
          <w:color w:val="000000"/>
        </w:rPr>
        <w:t>a)(I</w:t>
      </w:r>
      <w:proofErr w:type="gramEnd"/>
      <w:r>
        <w:rPr>
          <w:color w:val="000000"/>
        </w:rPr>
        <w:t>)(F), C.R.S., if the person violates these rules while operating a Commercial Motor Vehicle or where the violation causes a closure of a travel lane in one or both directions.</w:t>
      </w:r>
    </w:p>
    <w:p w14:paraId="0000007E" w14:textId="77777777" w:rsidR="00BE7A9F" w:rsidRDefault="00000000">
      <w:pPr>
        <w:pBdr>
          <w:top w:val="nil"/>
          <w:left w:val="nil"/>
          <w:bottom w:val="nil"/>
          <w:right w:val="nil"/>
          <w:between w:val="nil"/>
        </w:pBdr>
        <w:tabs>
          <w:tab w:val="left" w:pos="720"/>
          <w:tab w:val="left" w:pos="1440"/>
          <w:tab w:val="left" w:pos="2160"/>
        </w:tabs>
        <w:rPr>
          <w:color w:val="000000"/>
        </w:rPr>
      </w:pPr>
      <w:r>
        <w:rPr>
          <w:color w:val="FF0000"/>
        </w:rPr>
        <w:t>10.04</w:t>
      </w:r>
      <w:r>
        <w:rPr>
          <w:color w:val="000000"/>
        </w:rPr>
        <w:tab/>
      </w:r>
      <w:sdt>
        <w:sdtPr>
          <w:tag w:val="goog_rdk_76"/>
          <w:id w:val="648946811"/>
        </w:sdtPr>
        <w:sdtContent>
          <w:ins w:id="78" w:author="Bob Fifer - CDOT" w:date="2026-09-08T15:44:00Z">
            <w:r>
              <w:rPr>
                <w:color w:val="000000"/>
              </w:rPr>
              <w:t xml:space="preserve">The enhanced penalties set forth in </w:t>
            </w:r>
          </w:ins>
        </w:sdtContent>
      </w:sdt>
      <w:r>
        <w:rPr>
          <w:color w:val="000000"/>
        </w:rPr>
        <w:t xml:space="preserve">§42-4-1701(4)(a)(I)(F), C.R.S., </w:t>
      </w:r>
      <w:sdt>
        <w:sdtPr>
          <w:tag w:val="goog_rdk_77"/>
          <w:id w:val="-199275729"/>
        </w:sdtPr>
        <w:sdtContent>
          <w:sdt>
            <w:sdtPr>
              <w:tag w:val="goog_rdk_78"/>
              <w:id w:val="1332329640"/>
            </w:sdtPr>
            <w:sdtContent>
              <w:ins w:id="79" w:author="Bob Fifer - CDOT" w:date="2026-09-08T15:45:00Z">
                <w:r w:rsidRPr="00C60C23">
                  <w:t xml:space="preserve">shall not </w:t>
                </w:r>
                <w:r w:rsidRPr="00C60C23">
                  <w:tab/>
                </w:r>
                <w:r w:rsidRPr="00C60C23">
                  <w:tab/>
                  <w:t xml:space="preserve">apply to the operator of a permitted Tow Truck or Vehicle Recovery Unit, as </w:t>
                </w:r>
                <w:r w:rsidRPr="00C60C23">
                  <w:tab/>
                </w:r>
                <w:r w:rsidRPr="00C60C23">
                  <w:tab/>
                  <w:t xml:space="preserve">defined in Section 1.00 of these rules, while actively engaged in vehicle recovery </w:t>
                </w:r>
                <w:r w:rsidRPr="00C60C23">
                  <w:tab/>
                </w:r>
                <w:r w:rsidRPr="00C60C23">
                  <w:tab/>
                  <w:t xml:space="preserve">operations, lane clearance, or traveling directly to or from an incident site. This </w:t>
                </w:r>
                <w:r w:rsidRPr="00C60C23">
                  <w:tab/>
                </w:r>
                <w:r w:rsidRPr="00C60C23">
                  <w:tab/>
                  <w:t xml:space="preserve">penalty exception shall not extend to unpermitted vehicles, standard passenger </w:t>
                </w:r>
                <w:r w:rsidRPr="00C60C23">
                  <w:tab/>
                </w:r>
                <w:r w:rsidRPr="00C60C23">
                  <w:tab/>
                  <w:t>vehicles, or light-duty pickup trucks.</w:t>
                </w:r>
              </w:ins>
            </w:sdtContent>
          </w:sdt>
        </w:sdtContent>
      </w:sdt>
      <w:sdt>
        <w:sdtPr>
          <w:tag w:val="goog_rdk_79"/>
          <w:id w:val="-535737548"/>
        </w:sdtPr>
        <w:sdtContent>
          <w:sdt>
            <w:sdtPr>
              <w:tag w:val="goog_rdk_80"/>
              <w:id w:val="418459059"/>
            </w:sdtPr>
            <w:sdtContent>
              <w:del w:id="80" w:author="Bob Fifer - CDOT" w:date="2026-09-08T15:45:00Z">
                <w:r>
                  <w:rPr>
                    <w:rPrChange w:id="81" w:author="Bob Fifer - CDOT" w:date="2026-09-08T15:45:00Z">
                      <w:rPr>
                        <w:color w:val="000000"/>
                      </w:rPr>
                    </w:rPrChange>
                  </w:rPr>
                  <w:delText xml:space="preserve">regarding enhanced penalties shall not apply </w:delText>
                </w:r>
                <w:r>
                  <w:rPr>
                    <w:rPrChange w:id="82" w:author="Bob Fifer - CDOT" w:date="2026-09-08T15:45:00Z">
                      <w:rPr>
                        <w:color w:val="000000"/>
                      </w:rPr>
                    </w:rPrChange>
                  </w:rPr>
                  <w:tab/>
                </w:r>
                <w:r>
                  <w:rPr>
                    <w:rPrChange w:id="83" w:author="Bob Fifer - CDOT" w:date="2026-09-08T15:45:00Z">
                      <w:rPr>
                        <w:color w:val="000000"/>
                      </w:rPr>
                    </w:rPrChange>
                  </w:rPr>
                  <w:tab/>
                  <w:delText xml:space="preserve">to a tow operator who is towing a motor vehicle or traveling to a site from which a </w:delText>
                </w:r>
                <w:r>
                  <w:rPr>
                    <w:rPrChange w:id="84" w:author="Bob Fifer - CDOT" w:date="2026-09-08T15:45:00Z">
                      <w:rPr>
                        <w:color w:val="000000"/>
                      </w:rPr>
                    </w:rPrChange>
                  </w:rPr>
                  <w:tab/>
                  <w:delText>motor vehicle is to be towed.</w:delText>
                </w:r>
              </w:del>
            </w:sdtContent>
          </w:sdt>
        </w:sdtContent>
      </w:sdt>
    </w:p>
    <w:p w14:paraId="0000007F" w14:textId="77777777" w:rsidR="00BE7A9F" w:rsidRDefault="00000000" w:rsidP="002E7D46">
      <w:pPr>
        <w:pStyle w:val="Heading3"/>
      </w:pPr>
      <w:r>
        <w:rPr>
          <w:color w:val="FF0000"/>
        </w:rPr>
        <w:t>11.00</w:t>
      </w:r>
      <w:r>
        <w:tab/>
        <w:t>Declaratory Orders</w:t>
      </w:r>
    </w:p>
    <w:p w14:paraId="00000080"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11.01</w:t>
      </w:r>
      <w:r>
        <w:rPr>
          <w:color w:val="FF0000"/>
        </w:rPr>
        <w:tab/>
      </w:r>
      <w:r>
        <w:rPr>
          <w:color w:val="000000"/>
        </w:rPr>
        <w:t>The Department may entertain, at its discretion, petitions for declaratory orders pursuant to §24-4-105(11), C.R.S.</w:t>
      </w:r>
    </w:p>
    <w:p w14:paraId="00000081" w14:textId="77777777" w:rsidR="00BE7A9F" w:rsidRDefault="00000000" w:rsidP="002E7D46">
      <w:pPr>
        <w:pStyle w:val="Heading3"/>
      </w:pPr>
      <w:r>
        <w:rPr>
          <w:color w:val="FF0000"/>
        </w:rPr>
        <w:t>12.00</w:t>
      </w:r>
      <w:r>
        <w:tab/>
        <w:t>Incorporation by Reference</w:t>
      </w:r>
    </w:p>
    <w:p w14:paraId="00000082"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12.01</w:t>
      </w:r>
      <w:r>
        <w:rPr>
          <w:color w:val="000000"/>
        </w:rPr>
        <w:tab/>
        <w:t>All referenced laws and regulations shall be available for copying for a reasonable charge or for public inspection during regular business hours from the Office of Policy and Government Relations, Colorado Department of Transportation, 2829 W. Howard Place, Denver, Colorado 80204.</w:t>
      </w:r>
    </w:p>
    <w:p w14:paraId="00000083"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12.02</w:t>
      </w:r>
      <w:r>
        <w:rPr>
          <w:color w:val="000000"/>
        </w:rPr>
        <w:tab/>
        <w:t xml:space="preserve">The following material is incorporated by reference into these rules. Tire Chain Specifications NACM 92805 (TC), adopted by the National Association of Chain Manufacturers on September 25, 2005, and reaffirmed without change on April 12, </w:t>
      </w:r>
      <w:r>
        <w:rPr>
          <w:color w:val="000000"/>
        </w:rPr>
        <w:lastRenderedPageBreak/>
        <w:t>2015. Copies of NACM 92805 (TC) may be obtained by contacting The National Association of Chain Manufacturers by phone at (248) 994-2222, or by writing to them at the following address:</w:t>
      </w:r>
    </w:p>
    <w:p w14:paraId="00000084" w14:textId="77777777" w:rsidR="00BE7A9F" w:rsidRDefault="00000000">
      <w:pPr>
        <w:pBdr>
          <w:top w:val="nil"/>
          <w:left w:val="nil"/>
          <w:bottom w:val="nil"/>
          <w:right w:val="nil"/>
          <w:between w:val="nil"/>
        </w:pBdr>
        <w:tabs>
          <w:tab w:val="left" w:pos="720"/>
          <w:tab w:val="left" w:pos="1440"/>
        </w:tabs>
        <w:ind w:left="720"/>
        <w:rPr>
          <w:color w:val="000000"/>
        </w:rPr>
      </w:pPr>
      <w:r>
        <w:rPr>
          <w:color w:val="000000"/>
        </w:rPr>
        <w:t>The National Association of Chain Manufacturers</w:t>
      </w:r>
      <w:r>
        <w:rPr>
          <w:color w:val="000000"/>
        </w:rPr>
        <w:br/>
        <w:t>28175 Haggerty Road</w:t>
      </w:r>
      <w:r>
        <w:rPr>
          <w:color w:val="000000"/>
        </w:rPr>
        <w:br/>
        <w:t>Novi, MI 48377</w:t>
      </w:r>
    </w:p>
    <w:p w14:paraId="00000085"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12.03</w:t>
      </w:r>
      <w:r>
        <w:rPr>
          <w:color w:val="000000"/>
        </w:rPr>
        <w:tab/>
        <w:t>These rules do not include later amendments to or editions of any publications, standards, guidelines or rules incorporated by reference herein.</w:t>
      </w:r>
    </w:p>
    <w:p w14:paraId="00000086"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FF0000"/>
        </w:rPr>
        <w:t>12.04</w:t>
      </w:r>
      <w:r>
        <w:rPr>
          <w:color w:val="000000"/>
        </w:rPr>
        <w:tab/>
        <w:t>Copies of these rules are available online through the Colorado Secretary of State website</w:t>
      </w:r>
      <w:sdt>
        <w:sdtPr>
          <w:tag w:val="goog_rdk_81"/>
          <w:id w:val="-1944226231"/>
        </w:sdtPr>
        <w:sdtContent>
          <w:del w:id="85" w:author="Amber Paoloemilio - CDOT" w:date="2026-09-09T20:31:00Z">
            <w:r>
              <w:rPr>
                <w:color w:val="000000"/>
              </w:rPr>
              <w:delText xml:space="preserve"> at https://www.sos.state.co.us/ccr/welcome.do.</w:delText>
            </w:r>
          </w:del>
        </w:sdtContent>
      </w:sdt>
    </w:p>
    <w:p w14:paraId="00000087" w14:textId="77777777" w:rsidR="00BE7A9F" w:rsidRDefault="00000000">
      <w:pPr>
        <w:pBdr>
          <w:top w:val="nil"/>
          <w:left w:val="nil"/>
          <w:bottom w:val="nil"/>
          <w:right w:val="nil"/>
          <w:between w:val="nil"/>
        </w:pBdr>
        <w:tabs>
          <w:tab w:val="left" w:pos="720"/>
          <w:tab w:val="left" w:pos="1440"/>
        </w:tabs>
        <w:rPr>
          <w:color w:val="000000"/>
        </w:rPr>
      </w:pPr>
      <w:r>
        <w:rPr>
          <w:color w:val="000000"/>
        </w:rPr>
        <w:t>______________________________________________________________________</w:t>
      </w:r>
    </w:p>
    <w:p w14:paraId="00000088" w14:textId="77777777" w:rsidR="00BE7A9F" w:rsidRDefault="00000000">
      <w:pPr>
        <w:pBdr>
          <w:top w:val="nil"/>
          <w:left w:val="nil"/>
          <w:bottom w:val="nil"/>
          <w:right w:val="nil"/>
          <w:between w:val="nil"/>
        </w:pBdr>
        <w:tabs>
          <w:tab w:val="left" w:pos="720"/>
          <w:tab w:val="left" w:pos="1440"/>
          <w:tab w:val="left" w:pos="2160"/>
        </w:tabs>
        <w:ind w:left="720" w:hanging="720"/>
        <w:rPr>
          <w:b/>
          <w:bCs/>
          <w:color w:val="000000"/>
        </w:rPr>
      </w:pPr>
      <w:r>
        <w:rPr>
          <w:b/>
          <w:bCs/>
          <w:color w:val="000000"/>
        </w:rPr>
        <w:t>Editor's Notes</w:t>
      </w:r>
    </w:p>
    <w:p w14:paraId="00000089" w14:textId="77777777" w:rsidR="00BE7A9F" w:rsidRDefault="00000000">
      <w:pPr>
        <w:pBdr>
          <w:top w:val="nil"/>
          <w:left w:val="nil"/>
          <w:bottom w:val="nil"/>
          <w:right w:val="nil"/>
          <w:between w:val="nil"/>
        </w:pBdr>
        <w:tabs>
          <w:tab w:val="left" w:pos="720"/>
          <w:tab w:val="left" w:pos="1440"/>
        </w:tabs>
        <w:rPr>
          <w:color w:val="000000"/>
        </w:rPr>
      </w:pPr>
      <w:r>
        <w:rPr>
          <w:b/>
          <w:bCs/>
          <w:color w:val="000000"/>
        </w:rPr>
        <w:t>History</w:t>
      </w:r>
    </w:p>
    <w:p w14:paraId="0000008A" w14:textId="77777777" w:rsidR="00BE7A9F"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Entire rule emer. rule eff. 11/17/2011; expired eff. 03/16/2012.</w:t>
      </w:r>
    </w:p>
    <w:p w14:paraId="0000008B" w14:textId="77777777" w:rsidR="00BE7A9F"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04/14/2012.</w:t>
      </w:r>
    </w:p>
    <w:p w14:paraId="0000008C" w14:textId="77777777" w:rsidR="00BE7A9F"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08/14/2019.</w:t>
      </w:r>
    </w:p>
    <w:p w14:paraId="0000008D" w14:textId="77777777" w:rsidR="00BE7A9F"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emer. rule eff. 11/21/2019.</w:t>
      </w:r>
    </w:p>
    <w:p w14:paraId="0000008E" w14:textId="77777777" w:rsidR="00BE7A9F" w:rsidRDefault="00000000">
      <w:pPr>
        <w:pBdr>
          <w:top w:val="nil"/>
          <w:left w:val="nil"/>
          <w:bottom w:val="nil"/>
          <w:right w:val="nil"/>
          <w:between w:val="nil"/>
        </w:pBdr>
        <w:tabs>
          <w:tab w:val="left" w:pos="720"/>
          <w:tab w:val="left" w:pos="1440"/>
          <w:tab w:val="left" w:pos="2160"/>
        </w:tabs>
        <w:spacing w:before="60"/>
        <w:ind w:left="720" w:hanging="720"/>
        <w:rPr>
          <w:color w:val="000000"/>
        </w:rPr>
      </w:pPr>
      <w:r>
        <w:rPr>
          <w:color w:val="000000"/>
        </w:rPr>
        <w:t>Entire rule eff. 03/16/2020.</w:t>
      </w:r>
    </w:p>
    <w:sectPr w:rsidR="00BE7A9F">
      <w:headerReference w:type="default" r:id="rId7"/>
      <w:footerReference w:type="default" r:id="rId8"/>
      <w:footerReference w:type="first" r:id="rId9"/>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351BE" w14:textId="77777777" w:rsidR="00FC59DE" w:rsidRDefault="00FC59DE">
      <w:pPr>
        <w:spacing w:after="0" w:line="240" w:lineRule="auto"/>
      </w:pPr>
      <w:r>
        <w:separator/>
      </w:r>
    </w:p>
  </w:endnote>
  <w:endnote w:type="continuationSeparator" w:id="0">
    <w:p w14:paraId="0C889D91" w14:textId="77777777" w:rsidR="00FC59DE" w:rsidRDefault="00FC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8A41C85-4853-4E84-97C1-858BF0754AD8}"/>
    <w:embedBold r:id="rId2" w:fontKey="{A25ECA8E-23CC-4AAA-8817-B12A7A7C862C}"/>
    <w:embedItalic r:id="rId3" w:fontKey="{E54D23DF-D154-4C62-B3EB-872154A9976D}"/>
    <w:embedBoldItalic r:id="rId4" w:fontKey="{DDDC9FEF-28A4-4666-BCEB-561F5FB7A79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4753F78-5E68-44F9-9454-F0CDC074FFC1}"/>
  </w:font>
  <w:font w:name="Calibri">
    <w:panose1 w:val="020F0502020204030204"/>
    <w:charset w:val="00"/>
    <w:family w:val="swiss"/>
    <w:pitch w:val="variable"/>
    <w:sig w:usb0="E4002EFF" w:usb1="C200247B" w:usb2="00000009" w:usb3="00000000" w:csb0="000001FF" w:csb1="00000000"/>
    <w:embedRegular r:id="rId6" w:fontKey="{6DDEEB48-CB18-4E5A-8C24-49C26DFD8EF7}"/>
  </w:font>
  <w:font w:name="Cambria">
    <w:panose1 w:val="02040503050406030204"/>
    <w:charset w:val="00"/>
    <w:family w:val="roman"/>
    <w:pitch w:val="variable"/>
    <w:sig w:usb0="E00006FF" w:usb1="420024FF" w:usb2="02000000" w:usb3="00000000" w:csb0="0000019F" w:csb1="00000000"/>
    <w:embedRegular r:id="rId7" w:fontKey="{85C50339-BBB7-4B81-B360-7C05A7D410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26EC8381" w:rsidR="00BE7A9F" w:rsidRDefault="00000000">
    <w:pPr>
      <w:pBdr>
        <w:top w:val="single" w:sz="8" w:space="1" w:color="000000"/>
        <w:left w:val="nil"/>
        <w:bottom w:val="nil"/>
        <w:right w:val="nil"/>
        <w:between w:val="nil"/>
      </w:pBdr>
      <w:tabs>
        <w:tab w:val="center" w:pos="4680"/>
        <w:tab w:val="right" w:pos="9360"/>
      </w:tabs>
      <w:rPr>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FF29D1">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6A3C5096" w:rsidR="00BE7A9F" w:rsidRDefault="00000000">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FF29D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B947" w14:textId="77777777" w:rsidR="00FC59DE" w:rsidRDefault="00FC59DE">
      <w:pPr>
        <w:spacing w:after="0" w:line="240" w:lineRule="auto"/>
      </w:pPr>
      <w:r>
        <w:separator/>
      </w:r>
    </w:p>
  </w:footnote>
  <w:footnote w:type="continuationSeparator" w:id="0">
    <w:p w14:paraId="48D37E2F" w14:textId="77777777" w:rsidR="00FC59DE" w:rsidRDefault="00FC5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77777777" w:rsidR="00BE7A9F" w:rsidRDefault="00000000">
    <w:pPr>
      <w:pBdr>
        <w:top w:val="nil"/>
        <w:left w:val="nil"/>
        <w:bottom w:val="single" w:sz="12" w:space="1" w:color="000000"/>
        <w:right w:val="nil"/>
        <w:between w:val="nil"/>
      </w:pBdr>
      <w:tabs>
        <w:tab w:val="center" w:pos="4680"/>
        <w:tab w:val="right" w:pos="9360"/>
      </w:tabs>
      <w:rPr>
        <w:color w:val="000000"/>
        <w:sz w:val="18"/>
        <w:szCs w:val="18"/>
      </w:rPr>
    </w:pPr>
    <w:r>
      <w:rPr>
        <w:b/>
        <w:bCs/>
        <w:i/>
        <w:iCs/>
        <w:smallCaps/>
        <w:color w:val="000000"/>
        <w:sz w:val="18"/>
        <w:szCs w:val="18"/>
      </w:rPr>
      <w:t>CODE OF COLORADO REGULATIONS</w:t>
    </w:r>
    <w:r>
      <w:rPr>
        <w:b/>
        <w:bCs/>
        <w:i/>
        <w:iCs/>
        <w:smallCaps/>
        <w:color w:val="000000"/>
        <w:sz w:val="18"/>
        <w:szCs w:val="18"/>
      </w:rPr>
      <w:tab/>
      <w:t>2</w:t>
    </w:r>
    <w:r>
      <w:rPr>
        <w:b/>
        <w:bCs/>
        <w:i/>
        <w:iCs/>
        <w:color w:val="000000"/>
        <w:sz w:val="18"/>
        <w:szCs w:val="18"/>
      </w:rPr>
      <w:t xml:space="preserve"> CCR 601-14</w:t>
    </w:r>
  </w:p>
  <w:p w14:paraId="00000090" w14:textId="77777777" w:rsidR="00BE7A9F" w:rsidRDefault="00000000">
    <w:pPr>
      <w:pBdr>
        <w:top w:val="nil"/>
        <w:left w:val="nil"/>
        <w:bottom w:val="single" w:sz="12" w:space="1" w:color="000000"/>
        <w:right w:val="nil"/>
        <w:between w:val="nil"/>
      </w:pBdr>
      <w:tabs>
        <w:tab w:val="center" w:pos="4680"/>
        <w:tab w:val="right" w:pos="9360"/>
      </w:tabs>
      <w:rPr>
        <w:color w:val="000000"/>
        <w:sz w:val="18"/>
        <w:szCs w:val="18"/>
      </w:rPr>
    </w:pPr>
    <w:r>
      <w:rPr>
        <w:b/>
        <w:bCs/>
        <w:i/>
        <w:iCs/>
        <w:color w:val="000000"/>
        <w:sz w:val="18"/>
        <w:szCs w:val="18"/>
      </w:rPr>
      <w:t>Transportation Commission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A9F"/>
    <w:rsid w:val="002E7D46"/>
    <w:rsid w:val="004160D0"/>
    <w:rsid w:val="004750D7"/>
    <w:rsid w:val="007F3B86"/>
    <w:rsid w:val="00907AA1"/>
    <w:rsid w:val="00BE7A9F"/>
    <w:rsid w:val="00C60C23"/>
    <w:rsid w:val="00C81D97"/>
    <w:rsid w:val="00FC59DE"/>
    <w:rsid w:val="00FF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E8BD75-1EF2-411F-8CDC-6C51A7A9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60C23"/>
    <w:pPr>
      <w:keepNext/>
      <w:spacing w:after="60"/>
      <w:outlineLvl w:val="0"/>
    </w:pPr>
    <w:rPr>
      <w:b/>
      <w:bCs/>
      <w:szCs w:val="32"/>
    </w:rPr>
  </w:style>
  <w:style w:type="paragraph" w:styleId="Heading2">
    <w:name w:val="heading 2"/>
    <w:basedOn w:val="Normal"/>
    <w:next w:val="Normal"/>
    <w:uiPriority w:val="9"/>
    <w:unhideWhenUsed/>
    <w:qFormat/>
    <w:rsid w:val="004750D7"/>
    <w:pPr>
      <w:keepNext/>
      <w:spacing w:after="60"/>
      <w:outlineLvl w:val="1"/>
    </w:pPr>
    <w:rPr>
      <w:b/>
      <w:bCs/>
      <w:iCs/>
      <w:szCs w:val="28"/>
    </w:rPr>
  </w:style>
  <w:style w:type="paragraph" w:styleId="Heading3">
    <w:name w:val="heading 3"/>
    <w:basedOn w:val="Normal"/>
    <w:next w:val="Normal"/>
    <w:uiPriority w:val="9"/>
    <w:unhideWhenUsed/>
    <w:qFormat/>
    <w:rsid w:val="002E7D46"/>
    <w:pPr>
      <w:keepNext/>
      <w:spacing w:after="60"/>
      <w:outlineLvl w:val="2"/>
    </w:pPr>
    <w:rPr>
      <w:b/>
      <w:bCs/>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Title1">
    <w:name w:val="Title1"/>
    <w:basedOn w:val="Normal"/>
    <w:pPr>
      <w:tabs>
        <w:tab w:val="left" w:pos="720"/>
        <w:tab w:val="left" w:pos="1440"/>
        <w:tab w:val="left" w:pos="2160"/>
      </w:tabs>
      <w:suppressAutoHyphens/>
      <w:ind w:leftChars="-1" w:left="720" w:hangingChars="1" w:hanging="720"/>
      <w:textDirection w:val="btLr"/>
      <w:textAlignment w:val="top"/>
      <w:outlineLvl w:val="0"/>
    </w:pPr>
    <w:rPr>
      <w:rFonts w:cs="Arial"/>
      <w:b/>
      <w:bCs/>
      <w:kern w:val="2"/>
      <w:position w:val="-1"/>
      <w:lang w:val="en-US"/>
    </w:rPr>
  </w:style>
  <w:style w:type="paragraph" w:customStyle="1" w:styleId="Title2">
    <w:name w:val="Title2"/>
    <w:basedOn w:val="Title1"/>
    <w:pPr>
      <w:outlineLvl w:val="1"/>
    </w:pPr>
  </w:style>
  <w:style w:type="paragraph" w:customStyle="1" w:styleId="par1">
    <w:name w:val="par1"/>
    <w:basedOn w:val="Normal"/>
    <w:pPr>
      <w:tabs>
        <w:tab w:val="left" w:pos="720"/>
        <w:tab w:val="left" w:pos="1440"/>
        <w:tab w:val="left" w:pos="2160"/>
      </w:tabs>
      <w:suppressAutoHyphens/>
      <w:ind w:leftChars="-1" w:left="720" w:hangingChars="1" w:hanging="720"/>
      <w:textDirection w:val="btLr"/>
      <w:textAlignment w:val="top"/>
      <w:outlineLvl w:val="0"/>
    </w:pPr>
    <w:rPr>
      <w:kern w:val="2"/>
      <w:position w:val="-1"/>
      <w:lang w:val="en-US"/>
    </w:rPr>
  </w:style>
  <w:style w:type="paragraph" w:customStyle="1" w:styleId="cp">
    <w:name w:val="cp"/>
    <w:basedOn w:val="Normal"/>
    <w:pPr>
      <w:suppressAutoHyphens/>
      <w:ind w:leftChars="-1" w:left="-1" w:hangingChars="1" w:hanging="1"/>
      <w:jc w:val="center"/>
      <w:textDirection w:val="btLr"/>
      <w:textAlignment w:val="top"/>
      <w:outlineLvl w:val="0"/>
    </w:pPr>
    <w:rPr>
      <w:kern w:val="2"/>
      <w:position w:val="-1"/>
      <w:lang w:val="en-US"/>
    </w:rPr>
  </w:style>
  <w:style w:type="paragraph" w:customStyle="1" w:styleId="par2">
    <w:name w:val="par2"/>
    <w:basedOn w:val="par1"/>
    <w:pPr>
      <w:ind w:left="1440"/>
    </w:pPr>
  </w:style>
  <w:style w:type="paragraph" w:customStyle="1" w:styleId="upar2">
    <w:name w:val="upar2"/>
    <w:basedOn w:val="upar1"/>
    <w:pPr>
      <w:ind w:left="720"/>
    </w:pPr>
  </w:style>
  <w:style w:type="paragraph" w:customStyle="1" w:styleId="upar1">
    <w:name w:val="upar1"/>
    <w:basedOn w:val="Normal"/>
    <w:pPr>
      <w:tabs>
        <w:tab w:val="left" w:pos="720"/>
        <w:tab w:val="left" w:pos="1440"/>
      </w:tabs>
      <w:suppressAutoHyphens/>
      <w:ind w:leftChars="-1" w:left="-1" w:hangingChars="1" w:hanging="1"/>
      <w:textDirection w:val="btLr"/>
      <w:textAlignment w:val="top"/>
      <w:outlineLvl w:val="0"/>
    </w:pPr>
    <w:rPr>
      <w:rFonts w:cs="Arial"/>
      <w:kern w:val="2"/>
      <w:position w:val="-1"/>
      <w:lang w:val="en-US"/>
    </w:rPr>
  </w:style>
  <w:style w:type="paragraph" w:customStyle="1" w:styleId="upar3">
    <w:name w:val="upar3"/>
    <w:basedOn w:val="upar1"/>
    <w:pPr>
      <w:ind w:left="1440"/>
    </w:pPr>
  </w:style>
  <w:style w:type="paragraph" w:customStyle="1" w:styleId="Title3">
    <w:name w:val="Title3"/>
    <w:basedOn w:val="Title2"/>
    <w:pPr>
      <w:outlineLvl w:val="2"/>
    </w:pPr>
  </w:style>
  <w:style w:type="paragraph" w:customStyle="1" w:styleId="Title4">
    <w:name w:val="Title4"/>
    <w:basedOn w:val="Title2"/>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uppressAutoHyphens/>
      <w:spacing w:before="120"/>
      <w:ind w:leftChars="-1" w:left="-1" w:hangingChars="1" w:hanging="1"/>
      <w:textDirection w:val="btLr"/>
      <w:textAlignment w:val="top"/>
      <w:outlineLvl w:val="0"/>
    </w:pPr>
    <w:rPr>
      <w:kern w:val="2"/>
      <w:position w:val="-1"/>
      <w:sz w:val="16"/>
      <w:szCs w:val="16"/>
      <w:lang w:val="en-US"/>
    </w:rPr>
  </w:style>
  <w:style w:type="paragraph" w:styleId="Header">
    <w:name w:val="header"/>
    <w:basedOn w:val="Normal"/>
    <w:pPr>
      <w:tabs>
        <w:tab w:val="center" w:pos="4680"/>
        <w:tab w:val="right" w:pos="9360"/>
      </w:tabs>
      <w:suppressAutoHyphens/>
      <w:ind w:leftChars="-1" w:left="-1" w:hangingChars="1" w:hanging="1"/>
      <w:textDirection w:val="btLr"/>
      <w:textAlignment w:val="top"/>
      <w:outlineLvl w:val="0"/>
    </w:pPr>
    <w:rPr>
      <w:kern w:val="2"/>
      <w:position w:val="-1"/>
      <w:lang w:val="en-US"/>
    </w:rPr>
  </w:style>
  <w:style w:type="character" w:customStyle="1" w:styleId="HeaderChar">
    <w:name w:val="Header Char"/>
    <w:rPr>
      <w:rFonts w:ascii="Arial" w:hAnsi="Arial"/>
      <w:w w:val="100"/>
      <w:position w:val="-1"/>
      <w:effect w:val="none"/>
      <w:vertAlign w:val="baseline"/>
      <w:cs w:val="0"/>
      <w:em w:val="none"/>
    </w:rPr>
  </w:style>
  <w:style w:type="paragraph" w:styleId="Footer">
    <w:name w:val="footer"/>
    <w:basedOn w:val="Normal"/>
    <w:pPr>
      <w:tabs>
        <w:tab w:val="center" w:pos="4680"/>
        <w:tab w:val="right" w:pos="9360"/>
      </w:tabs>
      <w:suppressAutoHyphens/>
      <w:ind w:leftChars="-1" w:left="-1" w:hangingChars="1" w:hanging="1"/>
      <w:textDirection w:val="btLr"/>
      <w:textAlignment w:val="top"/>
      <w:outlineLvl w:val="0"/>
    </w:pPr>
    <w:rPr>
      <w:kern w:val="2"/>
      <w:position w:val="-1"/>
      <w:lang w:val="en-US"/>
    </w:rPr>
  </w:style>
  <w:style w:type="character" w:customStyle="1" w:styleId="FooterChar">
    <w:name w:val="Footer Char"/>
    <w:rPr>
      <w:rFonts w:ascii="Arial" w:hAnsi="Arial"/>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rFonts w:ascii="Arial" w:hAnsi="Arial"/>
      <w:position w:val="-1"/>
      <w:lang w:val="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ind w:leftChars="-1" w:left="-1" w:hangingChars="1" w:hanging="1"/>
      <w:textDirection w:val="btLr"/>
      <w:textAlignment w:val="top"/>
      <w:outlineLvl w:val="0"/>
    </w:pPr>
    <w:rPr>
      <w:kern w:val="2"/>
      <w:position w:val="-1"/>
      <w:sz w:val="20"/>
      <w:szCs w:val="20"/>
      <w:lang w:val="en-US"/>
    </w:rPr>
  </w:style>
  <w:style w:type="character" w:customStyle="1" w:styleId="CommentTextChar">
    <w:name w:val="Comment Text Char"/>
    <w:rPr>
      <w:rFonts w:ascii="Aptos" w:eastAsia="Aptos" w:hAnsi="Aptos" w:cs="Times New Roman"/>
      <w:w w:val="100"/>
      <w:kern w:val="2"/>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Aptos" w:eastAsia="Aptos" w:hAnsi="Aptos" w:cs="Times New Roman"/>
      <w:b/>
      <w:bCs/>
      <w:w w:val="100"/>
      <w:kern w:val="2"/>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729DaBM6tNX4Tw+EfVluFkv3rQ==">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3813</Words>
  <Characters>21740</Characters>
  <Application>Microsoft Office Word</Application>
  <DocSecurity>0</DocSecurity>
  <Lines>181</Lines>
  <Paragraphs>51</Paragraphs>
  <ScaleCrop>false</ScaleCrop>
  <Company/>
  <LinksUpToDate>false</LinksUpToDate>
  <CharactersWithSpaces>25502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Walker</dc:creator>
  <cp:lastModifiedBy>Stockinger, Herman</cp:lastModifiedBy>
  <cp:revision>4</cp:revision>
  <dcterms:created xsi:type="dcterms:W3CDTF">2026-09-24T19:34:00Z</dcterms:created>
  <dcterms:modified xsi:type="dcterms:W3CDTF">2026-09-25T13:35:00Z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77d2f39d-a185-449e-89ab-685b64758ab4</vt:lpwstr>
  </property>
</Properties>
</file>