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F841" w14:textId="2FD83D09" w:rsidR="001375B4" w:rsidRPr="00BF6E0D" w:rsidRDefault="001375B4" w:rsidP="006467BD">
      <w:pPr>
        <w:pStyle w:val="Upar1Bold"/>
      </w:pPr>
      <w:r w:rsidRPr="00BF6E0D">
        <w:t>Department</w:t>
      </w:r>
      <w:r w:rsidR="00B26B5D">
        <w:t xml:space="preserve"> of Revenue</w:t>
      </w:r>
    </w:p>
    <w:p w14:paraId="0034C8B5" w14:textId="1F7616EA" w:rsidR="001375B4" w:rsidRPr="00BF6E0D" w:rsidRDefault="00B26B5D" w:rsidP="006467BD">
      <w:pPr>
        <w:pStyle w:val="Upar1Bold"/>
      </w:pPr>
      <w:r>
        <w:t>Liquor and Tobacco Enforcement Division</w:t>
      </w:r>
    </w:p>
    <w:p w14:paraId="04047B3C" w14:textId="0EB3FE2C" w:rsidR="001375B4" w:rsidRPr="00BF6E0D" w:rsidRDefault="00B26B5D" w:rsidP="006467BD">
      <w:pPr>
        <w:pStyle w:val="Heading1"/>
        <w:spacing w:after="120"/>
      </w:pPr>
      <w:r>
        <w:t>Colorado cigarette, tobacco product, and nicotine product retailer rules</w:t>
      </w:r>
    </w:p>
    <w:p w14:paraId="3AF8581C" w14:textId="5F7BBEEA" w:rsidR="001375B4" w:rsidRPr="00BF6E0D" w:rsidRDefault="00B26B5D" w:rsidP="006467BD">
      <w:pPr>
        <w:pStyle w:val="Upar1Bold"/>
      </w:pPr>
      <w:r>
        <w:t>1 CCR 203-1</w:t>
      </w:r>
    </w:p>
    <w:p w14:paraId="6458EB91" w14:textId="77777777" w:rsidR="001375B4" w:rsidRDefault="001375B4" w:rsidP="006467BD">
      <w:pPr>
        <w:pStyle w:val="FootnoteItalic"/>
      </w:pPr>
      <w:r w:rsidRPr="00BF6E0D">
        <w:t>[Editor’s Notes follow the text of the rules at the end of this CCR Document.]</w:t>
      </w:r>
    </w:p>
    <w:p w14:paraId="7F742054" w14:textId="6BBA6592" w:rsidR="00C41BD0" w:rsidRPr="00893A38" w:rsidRDefault="00893A38">
      <w:pPr>
        <w:pStyle w:val="Heading2"/>
        <w:rPr>
          <w:rPrChange w:id="1" w:author="Author">
            <w:rPr>
              <w:i/>
            </w:rPr>
          </w:rPrChange>
        </w:rPr>
        <w:pPrChange w:id="2" w:author="Author">
          <w:pPr/>
        </w:pPrChange>
      </w:pPr>
      <w:r>
        <w:rPr>
          <w:i/>
          <w:iCs w:val="0"/>
          <w:color w:val="0070C0"/>
        </w:rPr>
        <w:t>[</w:t>
      </w:r>
      <w:r w:rsidR="00C41BD0" w:rsidRPr="00893A38">
        <w:rPr>
          <w:i/>
          <w:iCs w:val="0"/>
          <w:color w:val="0070C0"/>
        </w:rPr>
        <w:t>Publication Note: Amendments to 1 CCR 203-1 are as follows:</w:t>
      </w:r>
    </w:p>
    <w:p w14:paraId="59A39E67" w14:textId="2D8B2EE8" w:rsidR="00C41BD0" w:rsidRPr="001E2436" w:rsidRDefault="00C41BD0" w:rsidP="001E2436">
      <w:pPr>
        <w:rPr>
          <w:i/>
          <w:iCs/>
          <w:color w:val="0070C0"/>
        </w:rPr>
      </w:pPr>
      <w:r w:rsidRPr="00893A38">
        <w:rPr>
          <w:i/>
          <w:iCs/>
          <w:color w:val="0070C0"/>
        </w:rPr>
        <w:t>Amendments</w:t>
      </w:r>
      <w:r w:rsidR="009D5FCB" w:rsidRPr="00893A38">
        <w:rPr>
          <w:i/>
          <w:iCs/>
          <w:color w:val="0070C0"/>
        </w:rPr>
        <w:t xml:space="preserve"> to Rule 7-311 concerning correcting statutory citations in the basis and </w:t>
      </w:r>
      <w:proofErr w:type="gramStart"/>
      <w:r w:rsidR="009D5FCB" w:rsidRPr="00893A38">
        <w:rPr>
          <w:i/>
          <w:iCs/>
          <w:color w:val="0070C0"/>
        </w:rPr>
        <w:t>purpose, and</w:t>
      </w:r>
      <w:proofErr w:type="gramEnd"/>
      <w:r w:rsidR="009D5FCB" w:rsidRPr="00893A38">
        <w:rPr>
          <w:i/>
          <w:iCs/>
          <w:color w:val="0070C0"/>
        </w:rPr>
        <w:t xml:space="preserve"> adding a subsection which details the circumstances in which the Division may deny a tobacco festival permit application.]</w:t>
      </w:r>
    </w:p>
    <w:p w14:paraId="425218FB" w14:textId="13026D2C" w:rsidR="001375B4" w:rsidRPr="00893A38" w:rsidRDefault="00893A38" w:rsidP="00893A38">
      <w:pPr>
        <w:pStyle w:val="Heading2"/>
      </w:pPr>
      <w:r>
        <w:rPr>
          <w:b/>
          <w:bCs/>
        </w:rPr>
        <w:t>Rule 7-</w:t>
      </w:r>
      <w:r w:rsidR="00B26B5D" w:rsidRPr="00893A38">
        <w:rPr>
          <w:b/>
          <w:bCs/>
        </w:rPr>
        <w:t>311.</w:t>
      </w:r>
      <w:r w:rsidR="001375B4" w:rsidRPr="00893A38">
        <w:rPr>
          <w:b/>
          <w:bCs/>
        </w:rPr>
        <w:tab/>
      </w:r>
      <w:r w:rsidR="00B26B5D" w:rsidRPr="00893A38">
        <w:rPr>
          <w:b/>
          <w:bCs/>
        </w:rPr>
        <w:t>Tobacco Festivals.</w:t>
      </w:r>
    </w:p>
    <w:p w14:paraId="0D33C9C8" w14:textId="68FA3EA8" w:rsidR="00B26B5D" w:rsidRPr="0000631E" w:rsidRDefault="00B26B5D" w:rsidP="00893A38">
      <w:pPr>
        <w:pStyle w:val="Heading2"/>
      </w:pPr>
      <w:r w:rsidRPr="0000631E">
        <w:t xml:space="preserve">Basis and Purpose. The statutory authority for this rule includes, but is not limited to, subsections </w:t>
      </w:r>
      <w:ins w:id="3" w:author="Author">
        <w:r w:rsidR="00152615" w:rsidRPr="0000631E">
          <w:rPr>
            <w:rPrChange w:id="4" w:author="Author">
              <w:rPr>
                <w:iCs w:val="0"/>
                <w:color w:val="F6F6F6"/>
                <w:szCs w:val="24"/>
              </w:rPr>
            </w:rPrChange>
          </w:rPr>
          <w:t>18-18-102(5), 24-4-</w:t>
        </w:r>
        <w:r w:rsidR="003E5173" w:rsidRPr="0000631E">
          <w:t>104</w:t>
        </w:r>
        <w:r w:rsidR="00152615" w:rsidRPr="0000631E">
          <w:rPr>
            <w:rPrChange w:id="5" w:author="Author">
              <w:rPr>
                <w:iCs w:val="0"/>
                <w:color w:val="F6F6F6"/>
                <w:szCs w:val="24"/>
              </w:rPr>
            </w:rPrChange>
          </w:rPr>
          <w:t xml:space="preserve">, 24-4-105, </w:t>
        </w:r>
      </w:ins>
      <w:r w:rsidRPr="0000631E">
        <w:t>44-7-104(5), 44-7-104.5(1)(a)(I)</w:t>
      </w:r>
      <w:del w:id="6" w:author="Author">
        <w:r w:rsidRPr="0000631E" w:rsidDel="00152615">
          <w:delText>, 18-18-102(5)</w:delText>
        </w:r>
      </w:del>
      <w:r w:rsidRPr="0000631E">
        <w:t>, and 44-7-105.5, C.R.S. The purpose of this rule is to authorize a retailer that holds a license pursuant to subsection 44-7-104.5(1)(a)(I), C.R.S., to apply for a tobacco festival permit as defined in Rule 7-100(N).</w:t>
      </w:r>
    </w:p>
    <w:p w14:paraId="58945565" w14:textId="6C5DC38C" w:rsidR="00B26B5D" w:rsidRDefault="00B26B5D" w:rsidP="00B26B5D">
      <w:pPr>
        <w:pStyle w:val="ListParagraph"/>
        <w:numPr>
          <w:ilvl w:val="0"/>
          <w:numId w:val="3"/>
        </w:numPr>
      </w:pPr>
      <w:r>
        <w:t>Applications</w:t>
      </w:r>
    </w:p>
    <w:p w14:paraId="47DFC66A" w14:textId="77777777" w:rsidR="00B26B5D" w:rsidRPr="00B26B5D" w:rsidRDefault="00B26B5D" w:rsidP="00B26B5D">
      <w:pPr>
        <w:pStyle w:val="ListParagraph"/>
        <w:numPr>
          <w:ilvl w:val="1"/>
          <w:numId w:val="3"/>
        </w:numPr>
      </w:pPr>
      <w:r w:rsidRPr="00B26B5D">
        <w:t>A retailer licensed pursuant to section 44-7-104.5 C.R.S. may apply for a tobacco festival permit with the Division. The applicant must:</w:t>
      </w:r>
    </w:p>
    <w:p w14:paraId="28812351" w14:textId="77777777" w:rsidR="00B26B5D" w:rsidRPr="00B26B5D" w:rsidRDefault="00B26B5D" w:rsidP="00B26B5D">
      <w:pPr>
        <w:pStyle w:val="ListParagraph"/>
        <w:numPr>
          <w:ilvl w:val="2"/>
          <w:numId w:val="3"/>
        </w:numPr>
      </w:pPr>
      <w:r w:rsidRPr="00B26B5D">
        <w:t>Specify the premises for where the festival will be held.</w:t>
      </w:r>
    </w:p>
    <w:p w14:paraId="510D5FE4" w14:textId="43013221" w:rsidR="00B26B5D" w:rsidRDefault="00B26B5D" w:rsidP="003E2ABA">
      <w:pPr>
        <w:pStyle w:val="ListParagraph"/>
        <w:numPr>
          <w:ilvl w:val="2"/>
          <w:numId w:val="3"/>
        </w:numPr>
      </w:pPr>
      <w:r>
        <w:t>Provide a site diagram and control plan to prevent anyone under twenty-one (21) years of age from entering the festival as well as attendees not violating the Colorado Clean Indoor Air Act;</w:t>
      </w:r>
    </w:p>
    <w:p w14:paraId="5ABA4E2E" w14:textId="060A234A" w:rsidR="00B26B5D" w:rsidRDefault="00B26B5D" w:rsidP="003E2ABA">
      <w:pPr>
        <w:pStyle w:val="ListParagraph"/>
        <w:numPr>
          <w:ilvl w:val="2"/>
          <w:numId w:val="3"/>
        </w:numPr>
      </w:pPr>
      <w:r>
        <w:t>File an application at least thirty (30) calendar days before the festival is to be held;</w:t>
      </w:r>
    </w:p>
    <w:p w14:paraId="5881E0DA" w14:textId="75610608" w:rsidR="00B26B5D" w:rsidRDefault="00B26B5D" w:rsidP="003E2ABA">
      <w:pPr>
        <w:pStyle w:val="ListParagraph"/>
        <w:numPr>
          <w:ilvl w:val="2"/>
          <w:numId w:val="3"/>
        </w:numPr>
      </w:pPr>
      <w:r>
        <w:t>Provide the hours of service of tobacco/nicotine products;</w:t>
      </w:r>
    </w:p>
    <w:p w14:paraId="3E2CAABE" w14:textId="691494D1" w:rsidR="00B26B5D" w:rsidRDefault="00B26B5D" w:rsidP="003E2ABA">
      <w:pPr>
        <w:pStyle w:val="ListParagraph"/>
        <w:numPr>
          <w:ilvl w:val="2"/>
          <w:numId w:val="3"/>
        </w:numPr>
      </w:pPr>
      <w:r>
        <w:lastRenderedPageBreak/>
        <w:t>Affirm that the retailer has obtained any permits required by the local licensing authority;</w:t>
      </w:r>
    </w:p>
    <w:p w14:paraId="3A3867BF" w14:textId="1DF5C203" w:rsidR="00B26B5D" w:rsidRDefault="00B26B5D" w:rsidP="003E2ABA">
      <w:pPr>
        <w:pStyle w:val="ListParagraph"/>
        <w:numPr>
          <w:ilvl w:val="2"/>
          <w:numId w:val="3"/>
        </w:numPr>
      </w:pPr>
      <w:r>
        <w:t>Provide the number and dates of other tobacco festivals held by the retailer in the same calendar year as the festival being applied for will take place;</w:t>
      </w:r>
    </w:p>
    <w:p w14:paraId="51205CE4" w14:textId="63CB97BB" w:rsidR="00B26B5D" w:rsidRDefault="00B26B5D" w:rsidP="003E2ABA">
      <w:pPr>
        <w:pStyle w:val="ListParagraph"/>
        <w:numPr>
          <w:ilvl w:val="2"/>
          <w:numId w:val="3"/>
        </w:numPr>
      </w:pPr>
      <w:r>
        <w:t>Provide explanation on how and where tobacco/nicotine products will be secured and stored when setting up for the festival, during the festival, and after the conclusion of the festival; and</w:t>
      </w:r>
    </w:p>
    <w:p w14:paraId="4C080F87" w14:textId="549ED333" w:rsidR="00B26B5D" w:rsidRDefault="00B26B5D" w:rsidP="003E2ABA">
      <w:pPr>
        <w:pStyle w:val="ListParagraph"/>
        <w:numPr>
          <w:ilvl w:val="2"/>
          <w:numId w:val="3"/>
        </w:numPr>
      </w:pPr>
      <w:r>
        <w:t>Pay in full the application fee for a tobacco festival permit to the Division.</w:t>
      </w:r>
    </w:p>
    <w:p w14:paraId="152AF646" w14:textId="13A27744" w:rsidR="003E2ABA" w:rsidRDefault="003E2ABA" w:rsidP="003E2ABA">
      <w:pPr>
        <w:pStyle w:val="ListParagraph"/>
        <w:numPr>
          <w:ilvl w:val="1"/>
          <w:numId w:val="3"/>
        </w:numPr>
      </w:pPr>
      <w:r>
        <w:t>A separate tobacco festival permit application shall be required for each tobacco festival event.</w:t>
      </w:r>
    </w:p>
    <w:p w14:paraId="46821005" w14:textId="65485E25" w:rsidR="003E2ABA" w:rsidRDefault="003E2ABA" w:rsidP="003E2ABA">
      <w:pPr>
        <w:pStyle w:val="ListParagraph"/>
        <w:numPr>
          <w:ilvl w:val="1"/>
          <w:numId w:val="3"/>
        </w:numPr>
      </w:pPr>
      <w:r>
        <w:t>The Division will post approved tobacco festival permits on its website.</w:t>
      </w:r>
    </w:p>
    <w:p w14:paraId="447EF1EE" w14:textId="222CCCC1" w:rsidR="003E2ABA" w:rsidRDefault="003E2ABA" w:rsidP="003E2ABA">
      <w:pPr>
        <w:pStyle w:val="ListParagraph"/>
        <w:numPr>
          <w:ilvl w:val="1"/>
          <w:numId w:val="3"/>
        </w:numPr>
      </w:pPr>
      <w:r>
        <w:t>A Tobacco Festival Permit shall only be held by one retailer. Multiple Tobacco Festival Permits may be issued to multiple retailers for the same festival location.</w:t>
      </w:r>
    </w:p>
    <w:p w14:paraId="56B075B2" w14:textId="09E6961A" w:rsidR="003E2ABA" w:rsidRDefault="003E2ABA" w:rsidP="003E2ABA">
      <w:pPr>
        <w:pStyle w:val="ListParagraph"/>
        <w:numPr>
          <w:ilvl w:val="1"/>
          <w:numId w:val="3"/>
        </w:numPr>
      </w:pPr>
      <w:r>
        <w:t>A Tobacco Festival Permit Holder shall list, on the forms prescribed by the Division, each wholesaler and manufacturer of tobacco products participating in the tobacco festival. A retailer licensed pursuant to section 44-7-104.5, C.R.S., or Tobacco Festival Permit Holder that previously filed an application pursuant to subparagraph (A)(1) of this Rule for a tobacco festival event may modify the participating wholesalers and manufacturers no later than fifteen (15) calendar days before the tobacco festival event.</w:t>
      </w:r>
    </w:p>
    <w:p w14:paraId="52AB37C0" w14:textId="2269582A" w:rsidR="003E2ABA" w:rsidRDefault="003E2ABA" w:rsidP="003E2ABA">
      <w:pPr>
        <w:pStyle w:val="ListParagraph"/>
        <w:numPr>
          <w:ilvl w:val="0"/>
          <w:numId w:val="3"/>
        </w:numPr>
      </w:pPr>
      <w:r>
        <w:t>Local Authority</w:t>
      </w:r>
    </w:p>
    <w:p w14:paraId="1E6599CC" w14:textId="77777777" w:rsidR="003E2ABA" w:rsidRPr="003E2ABA" w:rsidRDefault="003E2ABA" w:rsidP="003E2ABA">
      <w:pPr>
        <w:pStyle w:val="ListParagraph"/>
        <w:numPr>
          <w:ilvl w:val="1"/>
          <w:numId w:val="3"/>
        </w:numPr>
      </w:pPr>
      <w:r w:rsidRPr="003E2ABA">
        <w:t>A local authority may create a local permit for tobacco festivals. If a local authority does not create a local permit under subsection 44-7-105.5(2)(d), C.R.S., an applicant need not obtain a local permit to conduct a tobacco festival. All local ordinances must be adhered to in addition to the rules set forth by the Division.</w:t>
      </w:r>
    </w:p>
    <w:p w14:paraId="365FF13C" w14:textId="53EB224C" w:rsidR="003E2ABA" w:rsidRDefault="003E2ABA" w:rsidP="003E2ABA">
      <w:pPr>
        <w:pStyle w:val="ListParagraph"/>
        <w:numPr>
          <w:ilvl w:val="0"/>
          <w:numId w:val="3"/>
        </w:numPr>
      </w:pPr>
      <w:r>
        <w:t>Restrictions</w:t>
      </w:r>
    </w:p>
    <w:p w14:paraId="4236DF13" w14:textId="6E00AB17" w:rsidR="003E2ABA" w:rsidRDefault="003E2ABA" w:rsidP="003E2ABA">
      <w:pPr>
        <w:pStyle w:val="ListParagraph"/>
        <w:numPr>
          <w:ilvl w:val="1"/>
          <w:numId w:val="3"/>
        </w:numPr>
      </w:pPr>
      <w:r>
        <w:lastRenderedPageBreak/>
        <w:t>Pursuant to subsection 44-7-105.5(2)(f), C.R.S., the tobacco festival permit holder must prohibit an individual who is under twenty-one (21) years of age from taking part in the permitted tobacco festival. “Taking part in a festival” includes attending a tobacco festival, entering the permitted location of a tobacco festival, taking part in the sale of a tobacco product or nicotine product at a tobacco festival, working in the tobacco festival, or using any cigarette, tobacco product, or nicotine product at a tobacco festival.</w:t>
      </w:r>
    </w:p>
    <w:p w14:paraId="6572AB4B" w14:textId="1319DF63" w:rsidR="003E2ABA" w:rsidRDefault="003E2ABA" w:rsidP="003E2ABA">
      <w:pPr>
        <w:pStyle w:val="ListParagraph"/>
        <w:numPr>
          <w:ilvl w:val="1"/>
          <w:numId w:val="3"/>
        </w:numPr>
      </w:pPr>
      <w:r>
        <w:t xml:space="preserve">A tobacco festival permit does not authorize the tobacco festival permit holder to use the tobacco festival premises for more than seventy-two (72) hours for </w:t>
      </w:r>
      <w:proofErr w:type="gramStart"/>
      <w:r>
        <w:t>any one</w:t>
      </w:r>
      <w:proofErr w:type="gramEnd"/>
      <w:r>
        <w:t xml:space="preserve"> (1) festival, not including setup and tear down.</w:t>
      </w:r>
    </w:p>
    <w:p w14:paraId="04DA978E" w14:textId="66EDE6CA" w:rsidR="003E2ABA" w:rsidRDefault="003E2ABA" w:rsidP="003E2ABA">
      <w:pPr>
        <w:pStyle w:val="ListParagraph"/>
        <w:numPr>
          <w:ilvl w:val="0"/>
          <w:numId w:val="3"/>
        </w:numPr>
      </w:pPr>
      <w:r>
        <w:t>Unlawful Acts</w:t>
      </w:r>
    </w:p>
    <w:p w14:paraId="7DF76683" w14:textId="49FF8CA0" w:rsidR="003E2ABA" w:rsidRDefault="003E2ABA" w:rsidP="003E2ABA">
      <w:pPr>
        <w:pStyle w:val="ListParagraph"/>
        <w:numPr>
          <w:ilvl w:val="1"/>
          <w:numId w:val="3"/>
        </w:numPr>
      </w:pPr>
      <w:r>
        <w:t>The tobacco festival permit holder must not allow the sale, transfer, or use of gasoline, diesel fuel, or controlled substances as defined in subsection 18-18-102(5), C.R.S., on the approved tobacco festival premises.</w:t>
      </w:r>
    </w:p>
    <w:p w14:paraId="7204A66E" w14:textId="57ABCD5F" w:rsidR="003E2ABA" w:rsidRDefault="003E2ABA" w:rsidP="003E2ABA">
      <w:pPr>
        <w:pStyle w:val="ListParagraph"/>
        <w:numPr>
          <w:ilvl w:val="1"/>
          <w:numId w:val="3"/>
        </w:numPr>
      </w:pPr>
      <w:r>
        <w:t>Alcohol may not be sold without a valid state license or permit issued pursuant to Articles 3, 4, or 5 of Title 44, C.R.S.</w:t>
      </w:r>
    </w:p>
    <w:p w14:paraId="18BCFE02" w14:textId="4590900B" w:rsidR="003E2ABA" w:rsidRDefault="003E2ABA" w:rsidP="003E2ABA">
      <w:pPr>
        <w:pStyle w:val="ListParagraph"/>
        <w:numPr>
          <w:ilvl w:val="0"/>
          <w:numId w:val="3"/>
        </w:numPr>
      </w:pPr>
      <w:r>
        <w:t>Smoking Permitted</w:t>
      </w:r>
    </w:p>
    <w:p w14:paraId="2F557F4F" w14:textId="77777777" w:rsidR="003E2ABA" w:rsidRPr="003E2ABA" w:rsidRDefault="003E2ABA" w:rsidP="003E2ABA">
      <w:pPr>
        <w:pStyle w:val="ListParagraph"/>
        <w:numPr>
          <w:ilvl w:val="1"/>
          <w:numId w:val="3"/>
        </w:numPr>
      </w:pPr>
      <w:r w:rsidRPr="003E2ABA">
        <w:t>The tobacco festival permit holder must designate areas where smoking may occur on the permitted premises.</w:t>
      </w:r>
    </w:p>
    <w:p w14:paraId="62DF748F" w14:textId="77777777" w:rsidR="003E2ABA" w:rsidRPr="003E2ABA" w:rsidRDefault="003E2ABA" w:rsidP="003E2ABA">
      <w:pPr>
        <w:pStyle w:val="ListParagraph"/>
        <w:numPr>
          <w:ilvl w:val="2"/>
          <w:numId w:val="3"/>
        </w:numPr>
      </w:pPr>
      <w:r w:rsidRPr="003E2ABA">
        <w:t>Tobacco festival permit holders and any designated smoking areas must comply with the Colorado Clean Indoor Air Act in Part 2 of Article 14 of Title 25, C.R.S. Any violation of the Colorado Clean Indoor Air Act within a tobacco festival is also a violation of this rule.</w:t>
      </w:r>
    </w:p>
    <w:p w14:paraId="61C92579" w14:textId="77777777" w:rsidR="003E2ABA" w:rsidRPr="003E2ABA" w:rsidRDefault="003E2ABA" w:rsidP="003E2ABA">
      <w:pPr>
        <w:pStyle w:val="ListParagraph"/>
        <w:numPr>
          <w:ilvl w:val="1"/>
          <w:numId w:val="3"/>
        </w:numPr>
      </w:pPr>
      <w:r w:rsidRPr="003E2ABA">
        <w:t>The tobacco festival permit holder must display the following signage at every entrance and exit to the designated smoking areas of the tobacco festival:</w:t>
      </w:r>
    </w:p>
    <w:p w14:paraId="0AD399ED" w14:textId="77777777" w:rsidR="003E2ABA" w:rsidRPr="003E2ABA" w:rsidRDefault="003E2ABA" w:rsidP="003E2ABA">
      <w:pPr>
        <w:pStyle w:val="ListParagraph"/>
        <w:numPr>
          <w:ilvl w:val="2"/>
          <w:numId w:val="3"/>
        </w:numPr>
      </w:pPr>
      <w:r w:rsidRPr="003E2ABA">
        <w:t>“Smoking and/or vaping allowed. Persons under twenty-one (21) years of age must not enter.”</w:t>
      </w:r>
    </w:p>
    <w:p w14:paraId="1060D25E" w14:textId="77777777" w:rsidR="003E2ABA" w:rsidRPr="003E2ABA" w:rsidRDefault="003E2ABA" w:rsidP="003E2ABA">
      <w:pPr>
        <w:pStyle w:val="ListParagraph"/>
        <w:numPr>
          <w:ilvl w:val="2"/>
          <w:numId w:val="3"/>
        </w:numPr>
      </w:pPr>
      <w:r w:rsidRPr="003E2ABA">
        <w:lastRenderedPageBreak/>
        <w:t>The dimension of the sign must be no less than 8.5 inches by 11 inches.</w:t>
      </w:r>
    </w:p>
    <w:p w14:paraId="35F28943" w14:textId="77777777" w:rsidR="003E2ABA" w:rsidRPr="003E2ABA" w:rsidRDefault="003E2ABA" w:rsidP="003E2ABA">
      <w:pPr>
        <w:pStyle w:val="ListParagraph"/>
        <w:numPr>
          <w:ilvl w:val="0"/>
          <w:numId w:val="3"/>
        </w:numPr>
      </w:pPr>
      <w:r w:rsidRPr="003E2ABA">
        <w:t>Limits on the Number of Tobacco Festival Permits</w:t>
      </w:r>
    </w:p>
    <w:p w14:paraId="440243A4" w14:textId="583A3B83" w:rsidR="003E2ABA" w:rsidRDefault="003E2ABA" w:rsidP="003E2ABA">
      <w:pPr>
        <w:pStyle w:val="ListParagraph"/>
        <w:numPr>
          <w:ilvl w:val="1"/>
          <w:numId w:val="3"/>
        </w:numPr>
      </w:pPr>
      <w:r>
        <w:t>The number of tobacco festival permits issued for a retailer with more than ten (10) retail locations must not exceed five (5) permits per retailer per calendar year.</w:t>
      </w:r>
    </w:p>
    <w:p w14:paraId="25E9C65E" w14:textId="77777777" w:rsidR="003E2ABA" w:rsidRDefault="003E2ABA" w:rsidP="003E2ABA">
      <w:pPr>
        <w:pStyle w:val="ListParagraph"/>
        <w:numPr>
          <w:ilvl w:val="1"/>
          <w:numId w:val="3"/>
        </w:numPr>
      </w:pPr>
      <w:r>
        <w:t>The number of tobacco festival permits issued to a retailer with ten (10</w:t>
      </w:r>
      <w:proofErr w:type="gramStart"/>
      <w:r>
        <w:t>)</w:t>
      </w:r>
      <w:proofErr w:type="gramEnd"/>
      <w:r>
        <w:t xml:space="preserve"> or fewer retail locations must not exceed five (5) permits per retailer per calendar year.</w:t>
      </w:r>
    </w:p>
    <w:p w14:paraId="5F4A1458" w14:textId="36F03ADE" w:rsidR="003E2ABA" w:rsidRDefault="003E2ABA" w:rsidP="003E2ABA">
      <w:pPr>
        <w:pStyle w:val="ListParagraph"/>
        <w:numPr>
          <w:ilvl w:val="0"/>
          <w:numId w:val="3"/>
        </w:numPr>
      </w:pPr>
      <w:r>
        <w:t>Penalties</w:t>
      </w:r>
    </w:p>
    <w:p w14:paraId="687A2DF3" w14:textId="77777777" w:rsidR="003E2ABA" w:rsidRPr="003E2ABA" w:rsidRDefault="003E2ABA" w:rsidP="003E2ABA">
      <w:pPr>
        <w:pStyle w:val="ListParagraph"/>
        <w:numPr>
          <w:ilvl w:val="1"/>
          <w:numId w:val="3"/>
        </w:numPr>
      </w:pPr>
      <w:r w:rsidRPr="003E2ABA">
        <w:t>The Executive Director, and local licensing authority if applicable, may impose appropriate penalties against the retailer license based on a violation of Article 7 of Title 44, C.R.S., or these rules occurring during a tobacco festival.</w:t>
      </w:r>
    </w:p>
    <w:p w14:paraId="160085E1" w14:textId="6A84D7F7" w:rsidR="003E2ABA" w:rsidRDefault="003E2ABA" w:rsidP="003E2ABA">
      <w:pPr>
        <w:pStyle w:val="ListParagraph"/>
        <w:numPr>
          <w:ilvl w:val="0"/>
          <w:numId w:val="3"/>
        </w:numPr>
      </w:pPr>
      <w:r>
        <w:t>Sales</w:t>
      </w:r>
    </w:p>
    <w:p w14:paraId="07E12F81" w14:textId="77777777" w:rsidR="003E2ABA" w:rsidRPr="003E2ABA" w:rsidRDefault="003E2ABA" w:rsidP="003E2ABA">
      <w:pPr>
        <w:pStyle w:val="ListParagraph"/>
        <w:numPr>
          <w:ilvl w:val="1"/>
          <w:numId w:val="3"/>
        </w:numPr>
      </w:pPr>
      <w:r w:rsidRPr="003E2ABA">
        <w:t>Any sale at a tobacco festival must go through the tobacco festival permittee’s point of sale system and may not be sold by a participating wholesaler or manufacturer.</w:t>
      </w:r>
    </w:p>
    <w:p w14:paraId="05D893E1" w14:textId="48DAB930" w:rsidR="003E2ABA" w:rsidRDefault="003E2ABA" w:rsidP="003E2ABA">
      <w:pPr>
        <w:pStyle w:val="ListParagraph"/>
        <w:numPr>
          <w:ilvl w:val="0"/>
          <w:numId w:val="3"/>
        </w:numPr>
      </w:pPr>
      <w:r>
        <w:t>Enforcement</w:t>
      </w:r>
    </w:p>
    <w:p w14:paraId="6AB9A65C" w14:textId="412DC642" w:rsidR="003E2ABA" w:rsidRPr="00D00143" w:rsidRDefault="003E2ABA" w:rsidP="003E2ABA">
      <w:pPr>
        <w:numPr>
          <w:ilvl w:val="1"/>
          <w:numId w:val="3"/>
        </w:numPr>
        <w:pBdr>
          <w:top w:val="nil"/>
          <w:left w:val="nil"/>
          <w:bottom w:val="nil"/>
          <w:right w:val="nil"/>
          <w:between w:val="nil"/>
        </w:pBdr>
        <w:rPr>
          <w:rFonts w:cs="Arial"/>
          <w:color w:val="000000"/>
          <w:szCs w:val="24"/>
        </w:rPr>
      </w:pPr>
      <w:r w:rsidRPr="00D00143">
        <w:rPr>
          <w:rFonts w:cs="Arial"/>
          <w:color w:val="000000"/>
          <w:szCs w:val="24"/>
        </w:rPr>
        <w:t xml:space="preserve">The </w:t>
      </w:r>
      <w:ins w:id="7" w:author="Author">
        <w:r w:rsidR="000E71E0">
          <w:rPr>
            <w:rFonts w:cs="Arial"/>
            <w:color w:val="000000"/>
            <w:szCs w:val="24"/>
          </w:rPr>
          <w:t>D</w:t>
        </w:r>
      </w:ins>
      <w:del w:id="8" w:author="Author">
        <w:r w:rsidRPr="00D00143" w:rsidDel="000E71E0">
          <w:rPr>
            <w:rFonts w:cs="Arial"/>
            <w:color w:val="000000"/>
            <w:szCs w:val="24"/>
          </w:rPr>
          <w:delText>d</w:delText>
        </w:r>
      </w:del>
      <w:r w:rsidRPr="00D00143">
        <w:rPr>
          <w:rFonts w:cs="Arial"/>
          <w:color w:val="000000"/>
          <w:szCs w:val="24"/>
        </w:rPr>
        <w:t>ivision shall enforce a violation of the tobacco code or tobacco regulation against the holder of a tobacco festival permit.</w:t>
      </w:r>
    </w:p>
    <w:p w14:paraId="6F2FFFF2" w14:textId="77777777" w:rsidR="003E2ABA" w:rsidRPr="00D00143" w:rsidRDefault="003E2ABA" w:rsidP="003E2ABA">
      <w:pPr>
        <w:pBdr>
          <w:top w:val="nil"/>
          <w:left w:val="nil"/>
          <w:bottom w:val="nil"/>
          <w:right w:val="nil"/>
          <w:between w:val="nil"/>
        </w:pBdr>
        <w:ind w:left="1555"/>
        <w:rPr>
          <w:rFonts w:cs="Arial"/>
          <w:color w:val="000000"/>
          <w:szCs w:val="24"/>
        </w:rPr>
      </w:pPr>
    </w:p>
    <w:p w14:paraId="42B678B6" w14:textId="0A017C63" w:rsidR="003E2ABA" w:rsidRDefault="003E2ABA" w:rsidP="00B53BDD">
      <w:pPr>
        <w:numPr>
          <w:ilvl w:val="1"/>
          <w:numId w:val="3"/>
        </w:numPr>
        <w:pBdr>
          <w:top w:val="nil"/>
          <w:left w:val="nil"/>
          <w:bottom w:val="nil"/>
          <w:right w:val="nil"/>
          <w:between w:val="nil"/>
        </w:pBdr>
        <w:rPr>
          <w:ins w:id="9" w:author="Author"/>
          <w:rFonts w:cs="Arial"/>
          <w:color w:val="000000"/>
          <w:szCs w:val="24"/>
        </w:rPr>
      </w:pPr>
      <w:r w:rsidRPr="00D00143">
        <w:rPr>
          <w:rFonts w:cs="Arial"/>
          <w:color w:val="000000"/>
          <w:szCs w:val="24"/>
        </w:rPr>
        <w:t xml:space="preserve">If a violation of Article 7 of Title 44, C.R.S., or the tobacco regulation occurs during a tobacco festival and the licensee responsible can be identified, the Division may charge and impose appropriate penalties on the licensee. If the </w:t>
      </w:r>
      <w:proofErr w:type="gramStart"/>
      <w:r w:rsidRPr="00D00143">
        <w:rPr>
          <w:rFonts w:cs="Arial"/>
          <w:color w:val="000000"/>
          <w:szCs w:val="24"/>
        </w:rPr>
        <w:t>responsible party</w:t>
      </w:r>
      <w:proofErr w:type="gramEnd"/>
      <w:r w:rsidRPr="00D00143">
        <w:rPr>
          <w:rFonts w:cs="Arial"/>
          <w:color w:val="000000"/>
          <w:szCs w:val="24"/>
        </w:rPr>
        <w:t xml:space="preserve"> cannot be identified, the Division may send written notice to every licensee identified on the permit application(s) for the location in which the tobacco festival took place and may fine each licensee the same dollar amount.</w:t>
      </w:r>
    </w:p>
    <w:p w14:paraId="3408528C" w14:textId="77777777" w:rsidR="00152615" w:rsidRDefault="00152615">
      <w:pPr>
        <w:pStyle w:val="ListParagraph"/>
        <w:rPr>
          <w:ins w:id="10" w:author="Author"/>
          <w:rFonts w:cs="Arial"/>
          <w:color w:val="000000"/>
          <w:szCs w:val="24"/>
        </w:rPr>
        <w:pPrChange w:id="11" w:author="Author">
          <w:pPr>
            <w:numPr>
              <w:ilvl w:val="1"/>
              <w:numId w:val="3"/>
            </w:numPr>
            <w:pBdr>
              <w:top w:val="nil"/>
              <w:left w:val="nil"/>
              <w:bottom w:val="nil"/>
              <w:right w:val="nil"/>
              <w:between w:val="nil"/>
            </w:pBdr>
            <w:ind w:left="1440" w:hanging="360"/>
          </w:pPr>
        </w:pPrChange>
      </w:pPr>
    </w:p>
    <w:p w14:paraId="46227C53" w14:textId="386E05DB" w:rsidR="00152615" w:rsidRDefault="00152615" w:rsidP="003C0D6F">
      <w:pPr>
        <w:numPr>
          <w:ilvl w:val="0"/>
          <w:numId w:val="3"/>
        </w:numPr>
        <w:pBdr>
          <w:top w:val="nil"/>
          <w:left w:val="nil"/>
          <w:bottom w:val="nil"/>
          <w:right w:val="nil"/>
          <w:between w:val="nil"/>
        </w:pBdr>
        <w:rPr>
          <w:ins w:id="12" w:author="Author"/>
          <w:rFonts w:cs="Arial"/>
          <w:color w:val="000000"/>
          <w:szCs w:val="24"/>
        </w:rPr>
      </w:pPr>
      <w:ins w:id="13" w:author="Author">
        <w:r>
          <w:rPr>
            <w:rFonts w:cs="Arial"/>
            <w:color w:val="000000"/>
            <w:szCs w:val="24"/>
          </w:rPr>
          <w:lastRenderedPageBreak/>
          <w:t>Denials</w:t>
        </w:r>
      </w:ins>
    </w:p>
    <w:p w14:paraId="48F5CA56" w14:textId="13D76E88" w:rsidR="00152615" w:rsidRPr="00152615" w:rsidRDefault="00152615" w:rsidP="00152615">
      <w:pPr>
        <w:pStyle w:val="ListParagraph"/>
        <w:numPr>
          <w:ilvl w:val="1"/>
          <w:numId w:val="3"/>
        </w:numPr>
        <w:rPr>
          <w:ins w:id="14" w:author="Author"/>
          <w:rFonts w:cs="Arial"/>
          <w:color w:val="000000"/>
          <w:szCs w:val="24"/>
        </w:rPr>
      </w:pPr>
      <w:ins w:id="15" w:author="Author">
        <w:r w:rsidRPr="00152615">
          <w:rPr>
            <w:rFonts w:cs="Arial"/>
            <w:color w:val="000000"/>
            <w:szCs w:val="24"/>
          </w:rPr>
          <w:t xml:space="preserve">The </w:t>
        </w:r>
        <w:r>
          <w:rPr>
            <w:rFonts w:cs="Arial"/>
            <w:color w:val="000000"/>
            <w:szCs w:val="24"/>
          </w:rPr>
          <w:t>D</w:t>
        </w:r>
        <w:r w:rsidRPr="00152615">
          <w:rPr>
            <w:rFonts w:cs="Arial"/>
            <w:color w:val="000000"/>
            <w:szCs w:val="24"/>
          </w:rPr>
          <w:t>ivision may deny a tobacco festival permit application, for good cause. Good cause shall include the following:</w:t>
        </w:r>
      </w:ins>
    </w:p>
    <w:p w14:paraId="06A869E6" w14:textId="512ED070" w:rsidR="00152615" w:rsidRPr="00152615" w:rsidRDefault="00152615" w:rsidP="00152615">
      <w:pPr>
        <w:numPr>
          <w:ilvl w:val="2"/>
          <w:numId w:val="3"/>
        </w:numPr>
        <w:pBdr>
          <w:top w:val="nil"/>
          <w:left w:val="nil"/>
          <w:bottom w:val="nil"/>
          <w:right w:val="nil"/>
          <w:between w:val="nil"/>
        </w:pBdr>
        <w:rPr>
          <w:ins w:id="16" w:author="Author"/>
          <w:rFonts w:cs="Arial"/>
          <w:color w:val="000000"/>
          <w:szCs w:val="24"/>
        </w:rPr>
      </w:pPr>
      <w:ins w:id="17" w:author="Author">
        <w:r w:rsidRPr="00152615">
          <w:rPr>
            <w:rFonts w:cs="Arial"/>
            <w:color w:val="000000"/>
            <w:szCs w:val="24"/>
          </w:rPr>
          <w:t>The proposed location specified pursuant to sub</w:t>
        </w:r>
        <w:r w:rsidR="000E71E0">
          <w:rPr>
            <w:rFonts w:cs="Arial"/>
            <w:color w:val="000000"/>
            <w:szCs w:val="24"/>
          </w:rPr>
          <w:t>paragraph</w:t>
        </w:r>
        <w:r w:rsidRPr="00152615">
          <w:rPr>
            <w:rFonts w:cs="Arial"/>
            <w:color w:val="000000"/>
            <w:szCs w:val="24"/>
          </w:rPr>
          <w:t xml:space="preserve"> (</w:t>
        </w:r>
        <w:r>
          <w:rPr>
            <w:rFonts w:cs="Arial"/>
            <w:color w:val="000000"/>
            <w:szCs w:val="24"/>
          </w:rPr>
          <w:t>A</w:t>
        </w:r>
        <w:r w:rsidRPr="00152615">
          <w:rPr>
            <w:rFonts w:cs="Arial"/>
            <w:color w:val="000000"/>
            <w:szCs w:val="24"/>
          </w:rPr>
          <w:t>)(1)(a) of this rule poses a risk to public safety;</w:t>
        </w:r>
      </w:ins>
    </w:p>
    <w:p w14:paraId="62B3D02E" w14:textId="298CCE8A" w:rsidR="00152615" w:rsidRPr="00152615" w:rsidRDefault="00152615" w:rsidP="00152615">
      <w:pPr>
        <w:numPr>
          <w:ilvl w:val="2"/>
          <w:numId w:val="3"/>
        </w:numPr>
        <w:pBdr>
          <w:top w:val="nil"/>
          <w:left w:val="nil"/>
          <w:bottom w:val="nil"/>
          <w:right w:val="nil"/>
          <w:between w:val="nil"/>
        </w:pBdr>
        <w:rPr>
          <w:ins w:id="18" w:author="Author"/>
          <w:rFonts w:cs="Arial"/>
          <w:color w:val="000000"/>
          <w:szCs w:val="24"/>
        </w:rPr>
      </w:pPr>
      <w:ins w:id="19" w:author="Author">
        <w:r w:rsidRPr="00152615">
          <w:rPr>
            <w:rFonts w:cs="Arial"/>
            <w:color w:val="000000"/>
            <w:szCs w:val="24"/>
          </w:rPr>
          <w:t xml:space="preserve">When an applicant failed to provide all required information, documents, or fees required by this rule, </w:t>
        </w:r>
        <w:proofErr w:type="gramStart"/>
        <w:r w:rsidRPr="00152615">
          <w:rPr>
            <w:rFonts w:cs="Arial"/>
            <w:color w:val="000000"/>
            <w:szCs w:val="24"/>
          </w:rPr>
          <w:t>or,</w:t>
        </w:r>
        <w:proofErr w:type="gramEnd"/>
        <w:r w:rsidRPr="00152615">
          <w:rPr>
            <w:rFonts w:cs="Arial"/>
            <w:color w:val="000000"/>
            <w:szCs w:val="24"/>
          </w:rPr>
          <w:t xml:space="preserve"> provided inaccurate, incomplete, or untruthful information or documents, or failed to cooperate with the </w:t>
        </w:r>
        <w:r>
          <w:rPr>
            <w:rFonts w:cs="Arial"/>
            <w:color w:val="000000"/>
            <w:szCs w:val="24"/>
          </w:rPr>
          <w:t>D</w:t>
        </w:r>
        <w:r w:rsidRPr="00152615">
          <w:rPr>
            <w:rFonts w:cs="Arial"/>
            <w:color w:val="000000"/>
            <w:szCs w:val="24"/>
          </w:rPr>
          <w:t>ivision;</w:t>
        </w:r>
      </w:ins>
    </w:p>
    <w:p w14:paraId="512EB2A6" w14:textId="601A5133" w:rsidR="00152615" w:rsidRPr="00152615" w:rsidRDefault="00152615" w:rsidP="00152615">
      <w:pPr>
        <w:numPr>
          <w:ilvl w:val="2"/>
          <w:numId w:val="3"/>
        </w:numPr>
        <w:pBdr>
          <w:top w:val="nil"/>
          <w:left w:val="nil"/>
          <w:bottom w:val="nil"/>
          <w:right w:val="nil"/>
          <w:between w:val="nil"/>
        </w:pBdr>
        <w:rPr>
          <w:ins w:id="20" w:author="Author"/>
          <w:rFonts w:cs="Arial"/>
          <w:color w:val="000000"/>
          <w:szCs w:val="24"/>
        </w:rPr>
      </w:pPr>
      <w:ins w:id="21" w:author="Author">
        <w:r w:rsidRPr="00152615">
          <w:rPr>
            <w:rFonts w:cs="Arial"/>
            <w:color w:val="000000"/>
            <w:szCs w:val="24"/>
          </w:rPr>
          <w:t xml:space="preserve">The applicant has violated, </w:t>
        </w:r>
        <w:proofErr w:type="gramStart"/>
        <w:r w:rsidRPr="00152615">
          <w:rPr>
            <w:rFonts w:cs="Arial"/>
            <w:color w:val="000000"/>
            <w:szCs w:val="24"/>
          </w:rPr>
          <w:t>does not meet</w:t>
        </w:r>
        <w:proofErr w:type="gramEnd"/>
        <w:r w:rsidRPr="00152615">
          <w:rPr>
            <w:rFonts w:cs="Arial"/>
            <w:color w:val="000000"/>
            <w:szCs w:val="24"/>
          </w:rPr>
          <w:t xml:space="preserve">, or has failed to comply with any of the terms, conditions, or provisions of </w:t>
        </w:r>
        <w:r>
          <w:rPr>
            <w:rFonts w:cs="Arial"/>
            <w:color w:val="000000"/>
            <w:szCs w:val="24"/>
          </w:rPr>
          <w:t>A</w:t>
        </w:r>
        <w:r w:rsidRPr="00152615">
          <w:rPr>
            <w:rFonts w:cs="Arial"/>
            <w:color w:val="000000"/>
            <w:szCs w:val="24"/>
          </w:rPr>
          <w:t xml:space="preserve">rticle 7 of </w:t>
        </w:r>
        <w:r>
          <w:rPr>
            <w:rFonts w:cs="Arial"/>
            <w:color w:val="000000"/>
            <w:szCs w:val="24"/>
          </w:rPr>
          <w:t>T</w:t>
        </w:r>
        <w:r w:rsidRPr="00152615">
          <w:rPr>
            <w:rFonts w:cs="Arial"/>
            <w:color w:val="000000"/>
            <w:szCs w:val="24"/>
          </w:rPr>
          <w:t>itle 44 or any rules promulgated thereunder;</w:t>
        </w:r>
      </w:ins>
    </w:p>
    <w:p w14:paraId="1967CF3C" w14:textId="639A08C4" w:rsidR="00152615" w:rsidRPr="00152615" w:rsidRDefault="00152615" w:rsidP="00152615">
      <w:pPr>
        <w:numPr>
          <w:ilvl w:val="2"/>
          <w:numId w:val="3"/>
        </w:numPr>
        <w:pBdr>
          <w:top w:val="nil"/>
          <w:left w:val="nil"/>
          <w:bottom w:val="nil"/>
          <w:right w:val="nil"/>
          <w:between w:val="nil"/>
        </w:pBdr>
        <w:rPr>
          <w:ins w:id="22" w:author="Author"/>
          <w:rFonts w:cs="Arial"/>
          <w:color w:val="000000"/>
          <w:szCs w:val="24"/>
        </w:rPr>
      </w:pPr>
      <w:ins w:id="23" w:author="Author">
        <w:r w:rsidRPr="00152615">
          <w:rPr>
            <w:rFonts w:cs="Arial"/>
            <w:color w:val="000000"/>
            <w:szCs w:val="24"/>
          </w:rPr>
          <w:t xml:space="preserve">A wholesaler or manufacturer of tobacco products participating in the tobacco festival has violated, does not meet, or has failed to comply with any of the terms, conditions, or provisions of </w:t>
        </w:r>
        <w:r>
          <w:rPr>
            <w:rFonts w:cs="Arial"/>
            <w:color w:val="000000"/>
            <w:szCs w:val="24"/>
          </w:rPr>
          <w:t>A</w:t>
        </w:r>
        <w:r w:rsidRPr="00152615">
          <w:rPr>
            <w:rFonts w:cs="Arial"/>
            <w:color w:val="000000"/>
            <w:szCs w:val="24"/>
          </w:rPr>
          <w:t xml:space="preserve">rticle 7 of </w:t>
        </w:r>
        <w:r>
          <w:rPr>
            <w:rFonts w:cs="Arial"/>
            <w:color w:val="000000"/>
            <w:szCs w:val="24"/>
          </w:rPr>
          <w:t>T</w:t>
        </w:r>
        <w:r w:rsidRPr="00152615">
          <w:rPr>
            <w:rFonts w:cs="Arial"/>
            <w:color w:val="000000"/>
            <w:szCs w:val="24"/>
          </w:rPr>
          <w:t>itle 44 or any rules promulgated thereunder;</w:t>
        </w:r>
      </w:ins>
    </w:p>
    <w:p w14:paraId="30AD2D73" w14:textId="41BFA9EF" w:rsidR="00152615" w:rsidRPr="00152615" w:rsidRDefault="00152615" w:rsidP="00152615">
      <w:pPr>
        <w:numPr>
          <w:ilvl w:val="2"/>
          <w:numId w:val="3"/>
        </w:numPr>
        <w:pBdr>
          <w:top w:val="nil"/>
          <w:left w:val="nil"/>
          <w:bottom w:val="nil"/>
          <w:right w:val="nil"/>
          <w:between w:val="nil"/>
        </w:pBdr>
        <w:rPr>
          <w:ins w:id="24" w:author="Author"/>
          <w:rFonts w:cs="Arial"/>
          <w:color w:val="000000"/>
          <w:szCs w:val="24"/>
        </w:rPr>
      </w:pPr>
      <w:ins w:id="25" w:author="Author">
        <w:r w:rsidRPr="00152615">
          <w:rPr>
            <w:rFonts w:cs="Arial"/>
            <w:color w:val="000000"/>
            <w:szCs w:val="24"/>
          </w:rPr>
          <w:t xml:space="preserve">The application is for a festival to be held during any period in which an applicant is ineligible to apply, or prohibited from applying, for a license pursuant to a penalty imposed under sections 44-7-105 or 44-7-106, </w:t>
        </w:r>
        <w:r>
          <w:rPr>
            <w:rFonts w:cs="Arial"/>
            <w:color w:val="000000"/>
            <w:szCs w:val="24"/>
          </w:rPr>
          <w:t>C.R.S</w:t>
        </w:r>
        <w:r w:rsidRPr="00152615">
          <w:rPr>
            <w:rFonts w:cs="Arial"/>
            <w:color w:val="000000"/>
            <w:szCs w:val="24"/>
          </w:rPr>
          <w:t xml:space="preserve">., and </w:t>
        </w:r>
        <w:r>
          <w:rPr>
            <w:rFonts w:cs="Arial"/>
            <w:color w:val="000000"/>
            <w:szCs w:val="24"/>
          </w:rPr>
          <w:t>R</w:t>
        </w:r>
        <w:r w:rsidRPr="00152615">
          <w:rPr>
            <w:rFonts w:cs="Arial"/>
            <w:color w:val="000000"/>
            <w:szCs w:val="24"/>
          </w:rPr>
          <w:t>ule 7-601; or</w:t>
        </w:r>
      </w:ins>
    </w:p>
    <w:p w14:paraId="7EB55E94" w14:textId="6BE357A8" w:rsidR="00152615" w:rsidRPr="00152615" w:rsidRDefault="00152615" w:rsidP="00152615">
      <w:pPr>
        <w:numPr>
          <w:ilvl w:val="2"/>
          <w:numId w:val="3"/>
        </w:numPr>
        <w:pBdr>
          <w:top w:val="nil"/>
          <w:left w:val="nil"/>
          <w:bottom w:val="nil"/>
          <w:right w:val="nil"/>
          <w:between w:val="nil"/>
        </w:pBdr>
        <w:rPr>
          <w:ins w:id="26" w:author="Author"/>
          <w:rFonts w:cs="Arial"/>
          <w:color w:val="000000"/>
          <w:szCs w:val="24"/>
        </w:rPr>
      </w:pPr>
      <w:ins w:id="27" w:author="Author">
        <w:r w:rsidRPr="00152615">
          <w:rPr>
            <w:rFonts w:cs="Arial"/>
            <w:color w:val="000000"/>
            <w:szCs w:val="24"/>
          </w:rPr>
          <w:t>The applicant has not obtained any local permit required by the local authority for the tobacco festival.</w:t>
        </w:r>
      </w:ins>
    </w:p>
    <w:p w14:paraId="676832E2" w14:textId="16570ED3" w:rsidR="00152615" w:rsidRPr="003C0D6F" w:rsidRDefault="00152615">
      <w:pPr>
        <w:pStyle w:val="ListParagraph"/>
        <w:numPr>
          <w:ilvl w:val="1"/>
          <w:numId w:val="3"/>
        </w:numPr>
        <w:rPr>
          <w:rFonts w:cs="Arial"/>
          <w:color w:val="000000"/>
          <w:szCs w:val="24"/>
          <w:rPrChange w:id="28" w:author="Author">
            <w:rPr/>
          </w:rPrChange>
        </w:rPr>
        <w:pPrChange w:id="29" w:author="Author">
          <w:pPr>
            <w:numPr>
              <w:ilvl w:val="1"/>
              <w:numId w:val="3"/>
            </w:numPr>
            <w:pBdr>
              <w:top w:val="nil"/>
              <w:left w:val="nil"/>
              <w:bottom w:val="nil"/>
              <w:right w:val="nil"/>
              <w:between w:val="nil"/>
            </w:pBdr>
            <w:ind w:left="1440" w:hanging="360"/>
          </w:pPr>
        </w:pPrChange>
      </w:pPr>
      <w:ins w:id="30" w:author="Author">
        <w:r w:rsidRPr="00152615">
          <w:rPr>
            <w:rFonts w:cs="Arial"/>
            <w:color w:val="000000"/>
            <w:szCs w:val="24"/>
          </w:rPr>
          <w:t>Rule 7-705 shall apply to any denial of a tobacco festival application.</w:t>
        </w:r>
      </w:ins>
    </w:p>
    <w:p w14:paraId="00A5E833" w14:textId="3A804BAC" w:rsidR="009D5FCB" w:rsidRPr="00893A38" w:rsidRDefault="00D06D55" w:rsidP="00893A38">
      <w:pPr>
        <w:pStyle w:val="Heading2"/>
      </w:pPr>
      <w:r>
        <w:rPr>
          <w:i/>
          <w:iCs w:val="0"/>
          <w:color w:val="0070C0"/>
        </w:rPr>
        <w:t>[</w:t>
      </w:r>
      <w:r w:rsidR="009D5FCB" w:rsidRPr="00D06D55">
        <w:rPr>
          <w:i/>
          <w:iCs w:val="0"/>
          <w:color w:val="0070C0"/>
        </w:rPr>
        <w:t>Publication Note: Amendments to 1 CCR 203-1 are as follows:</w:t>
      </w:r>
    </w:p>
    <w:p w14:paraId="77C9A76B" w14:textId="1121AC7F" w:rsidR="009D5FCB" w:rsidRPr="00893A38" w:rsidRDefault="009D5FCB" w:rsidP="009D5FCB">
      <w:pPr>
        <w:rPr>
          <w:i/>
          <w:iCs/>
          <w:color w:val="0070C0"/>
        </w:rPr>
      </w:pPr>
      <w:r w:rsidRPr="00893A38">
        <w:rPr>
          <w:i/>
          <w:iCs/>
          <w:color w:val="0070C0"/>
        </w:rPr>
        <w:t>Amendments to Rule 7-500 concerning</w:t>
      </w:r>
      <w:r w:rsidRPr="00893A38">
        <w:rPr>
          <w:color w:val="0070C0"/>
        </w:rPr>
        <w:t xml:space="preserve"> </w:t>
      </w:r>
      <w:r w:rsidRPr="00893A38">
        <w:rPr>
          <w:i/>
          <w:iCs/>
          <w:color w:val="0070C0"/>
        </w:rPr>
        <w:t xml:space="preserve">changing the fee table into a list for increased readability, accessibility compliance, and to clarify the permit renewal line is for delivery permits. The Division does not intend to change any fees </w:t>
      </w:r>
      <w:proofErr w:type="gramStart"/>
      <w:r w:rsidRPr="00893A38">
        <w:rPr>
          <w:i/>
          <w:iCs/>
          <w:color w:val="0070C0"/>
        </w:rPr>
        <w:t>at this time</w:t>
      </w:r>
      <w:proofErr w:type="gramEnd"/>
      <w:r w:rsidRPr="00893A38">
        <w:rPr>
          <w:i/>
          <w:iCs/>
          <w:color w:val="0070C0"/>
        </w:rPr>
        <w:t>.]</w:t>
      </w:r>
    </w:p>
    <w:p w14:paraId="62139566" w14:textId="77777777" w:rsidR="00B26B5D" w:rsidRDefault="00B26B5D" w:rsidP="00893A38">
      <w:pPr>
        <w:pStyle w:val="Heading2"/>
      </w:pPr>
    </w:p>
    <w:p w14:paraId="0DF804D9" w14:textId="11420B9D" w:rsidR="001375B4" w:rsidRPr="00D06D55" w:rsidRDefault="00D06D55" w:rsidP="00893A38">
      <w:pPr>
        <w:pStyle w:val="Heading2"/>
        <w:rPr>
          <w:b/>
          <w:bCs/>
        </w:rPr>
      </w:pPr>
      <w:r>
        <w:rPr>
          <w:b/>
          <w:bCs/>
        </w:rPr>
        <w:t xml:space="preserve">Rule </w:t>
      </w:r>
      <w:r w:rsidR="00B53BDD" w:rsidRPr="00D06D55">
        <w:rPr>
          <w:b/>
          <w:bCs/>
        </w:rPr>
        <w:t>7-500.</w:t>
      </w:r>
      <w:r w:rsidR="001375B4" w:rsidRPr="00D06D55">
        <w:rPr>
          <w:b/>
          <w:bCs/>
        </w:rPr>
        <w:tab/>
      </w:r>
      <w:r w:rsidR="00B53BDD" w:rsidRPr="00D06D55">
        <w:rPr>
          <w:b/>
          <w:bCs/>
        </w:rPr>
        <w:t>Fees.</w:t>
      </w:r>
    </w:p>
    <w:p w14:paraId="67F775C7" w14:textId="4615F565" w:rsidR="00B53BDD" w:rsidRDefault="00B53BDD" w:rsidP="00B53BDD">
      <w:pPr>
        <w:pStyle w:val="par2"/>
        <w:ind w:left="0"/>
      </w:pPr>
      <w:r w:rsidRPr="00B53BDD">
        <w:t>Basis and Purpose. The statutory authority for this rule includes, but is not limited to, subsections 44-7-104(5), 44-7-104.5(1), and 44-7-104.7(3)(b), C.R.S. The purpose of this rule is to establish fees for certain licenses and permits that may be issued by the Division.</w:t>
      </w:r>
    </w:p>
    <w:p w14:paraId="2225CF5A" w14:textId="2D3AC956" w:rsidR="00B53BDD" w:rsidRDefault="00B53BDD" w:rsidP="00B53BDD">
      <w:pPr>
        <w:pStyle w:val="par2"/>
        <w:ind w:left="0"/>
      </w:pPr>
      <w:r w:rsidRPr="00B53BDD">
        <w:t>Below are the fees established by the Executive Director:</w:t>
      </w:r>
    </w:p>
    <w:p w14:paraId="01B847F2" w14:textId="5F7E147A" w:rsidR="001236F5" w:rsidRDefault="001236F5" w:rsidP="001236F5">
      <w:pPr>
        <w:rPr>
          <w:ins w:id="31" w:author="Author"/>
        </w:rPr>
      </w:pPr>
      <w:ins w:id="32" w:author="Author">
        <w:r>
          <w:t>Cigarette, Tobacco Product, or Nicotine Product Retailer License</w:t>
        </w:r>
        <w:proofErr w:type="gramStart"/>
        <w:r>
          <w:t>*</w:t>
        </w:r>
        <w:r>
          <w:tab/>
        </w:r>
        <w:r>
          <w:tab/>
          <w:t>$</w:t>
        </w:r>
        <w:proofErr w:type="gramEnd"/>
        <w:r>
          <w:t>400.00</w:t>
        </w:r>
      </w:ins>
    </w:p>
    <w:p w14:paraId="15ACB641" w14:textId="77777777" w:rsidR="001236F5" w:rsidRDefault="001236F5" w:rsidP="001236F5">
      <w:pPr>
        <w:rPr>
          <w:ins w:id="33" w:author="Author"/>
        </w:rPr>
      </w:pPr>
      <w:ins w:id="34" w:author="Author">
        <w:r>
          <w:t>Temporary License</w:t>
        </w:r>
        <w:r>
          <w:tab/>
        </w:r>
        <w:r>
          <w:tab/>
        </w:r>
        <w:r>
          <w:tab/>
        </w:r>
        <w:r>
          <w:tab/>
        </w:r>
        <w:r>
          <w:tab/>
        </w:r>
        <w:r>
          <w:tab/>
        </w:r>
        <w:r>
          <w:tab/>
        </w:r>
        <w:r>
          <w:tab/>
        </w:r>
        <w:r>
          <w:tab/>
          <w:t>$35.00</w:t>
        </w:r>
      </w:ins>
    </w:p>
    <w:p w14:paraId="1DD89CF5" w14:textId="77777777" w:rsidR="001236F5" w:rsidRDefault="001236F5" w:rsidP="001236F5">
      <w:pPr>
        <w:rPr>
          <w:ins w:id="35" w:author="Author"/>
        </w:rPr>
      </w:pPr>
      <w:ins w:id="36" w:author="Author">
        <w:r>
          <w:t>Cigarette, Tobacco Product, or Nicotine Product Retailer License Renewal</w:t>
        </w:r>
        <w:r>
          <w:tab/>
          <w:t>$400.00</w:t>
        </w:r>
      </w:ins>
    </w:p>
    <w:p w14:paraId="1A0A161C" w14:textId="63202013" w:rsidR="001236F5" w:rsidRDefault="001236F5" w:rsidP="001236F5">
      <w:pPr>
        <w:rPr>
          <w:ins w:id="37" w:author="Author"/>
        </w:rPr>
      </w:pPr>
      <w:ins w:id="38" w:author="Author">
        <w:r>
          <w:t>Large-Operator License(</w:t>
        </w:r>
        <w:proofErr w:type="gramStart"/>
        <w:r>
          <w:t>s)*</w:t>
        </w:r>
        <w:proofErr w:type="gramEnd"/>
        <w:r w:rsidRPr="00C60CF5">
          <w:rPr>
            <w:rPrChange w:id="39" w:author="Author">
              <w:rPr>
                <w:color w:val="ED0000"/>
              </w:rPr>
            </w:rPrChange>
          </w:rPr>
          <w:t>*</w:t>
        </w:r>
        <w:r>
          <w:tab/>
        </w:r>
        <w:r>
          <w:tab/>
        </w:r>
        <w:r>
          <w:tab/>
        </w:r>
        <w:r>
          <w:tab/>
        </w:r>
        <w:r>
          <w:tab/>
        </w:r>
        <w:r>
          <w:tab/>
        </w:r>
        <w:r>
          <w:tab/>
          <w:t>$400.00</w:t>
        </w:r>
      </w:ins>
    </w:p>
    <w:p w14:paraId="0FFEDF01" w14:textId="77777777" w:rsidR="001236F5" w:rsidRDefault="001236F5" w:rsidP="001236F5">
      <w:pPr>
        <w:rPr>
          <w:ins w:id="40" w:author="Author"/>
        </w:rPr>
      </w:pPr>
      <w:ins w:id="41" w:author="Author">
        <w:r>
          <w:t>Delivery Permit</w:t>
        </w:r>
        <w:r>
          <w:tab/>
        </w:r>
        <w:r>
          <w:tab/>
        </w:r>
        <w:r>
          <w:tab/>
        </w:r>
        <w:r>
          <w:tab/>
        </w:r>
        <w:r>
          <w:tab/>
        </w:r>
        <w:r>
          <w:tab/>
        </w:r>
        <w:r>
          <w:tab/>
        </w:r>
        <w:r>
          <w:tab/>
        </w:r>
        <w:r>
          <w:tab/>
          <w:t>$250.00</w:t>
        </w:r>
      </w:ins>
    </w:p>
    <w:p w14:paraId="3FBDF0FF" w14:textId="3C7A6E7C" w:rsidR="001236F5" w:rsidRDefault="001236F5" w:rsidP="001236F5">
      <w:pPr>
        <w:rPr>
          <w:ins w:id="42" w:author="Author"/>
        </w:rPr>
      </w:pPr>
      <w:ins w:id="43" w:author="Author">
        <w:r w:rsidRPr="00C60CF5">
          <w:rPr>
            <w:rPrChange w:id="44" w:author="Author">
              <w:rPr>
                <w:color w:val="ED0000"/>
              </w:rPr>
            </w:rPrChange>
          </w:rPr>
          <w:t>Delivery</w:t>
        </w:r>
        <w:r>
          <w:t xml:space="preserve"> Permit Renewal</w:t>
        </w:r>
        <w:r>
          <w:tab/>
        </w:r>
        <w:r>
          <w:tab/>
        </w:r>
        <w:r>
          <w:tab/>
        </w:r>
        <w:r>
          <w:tab/>
        </w:r>
        <w:r>
          <w:tab/>
        </w:r>
        <w:r>
          <w:tab/>
        </w:r>
        <w:r>
          <w:tab/>
        </w:r>
        <w:r>
          <w:tab/>
          <w:t>$250.00</w:t>
        </w:r>
      </w:ins>
    </w:p>
    <w:p w14:paraId="74D332FC" w14:textId="77777777" w:rsidR="001236F5" w:rsidRDefault="001236F5" w:rsidP="001236F5">
      <w:pPr>
        <w:rPr>
          <w:ins w:id="45" w:author="Author"/>
        </w:rPr>
      </w:pPr>
      <w:ins w:id="46" w:author="Author">
        <w:r>
          <w:t>Festival Permit</w:t>
        </w:r>
        <w:r>
          <w:tab/>
        </w:r>
        <w:r>
          <w:tab/>
        </w:r>
        <w:r>
          <w:tab/>
        </w:r>
        <w:r>
          <w:tab/>
        </w:r>
        <w:r>
          <w:tab/>
        </w:r>
        <w:r>
          <w:tab/>
        </w:r>
        <w:r>
          <w:tab/>
        </w:r>
        <w:r>
          <w:tab/>
        </w:r>
        <w:r>
          <w:tab/>
          <w:t>$50.00</w:t>
        </w:r>
      </w:ins>
    </w:p>
    <w:p w14:paraId="6557F145" w14:textId="77777777" w:rsidR="001236F5" w:rsidRDefault="001236F5" w:rsidP="001236F5">
      <w:pPr>
        <w:rPr>
          <w:ins w:id="47" w:author="Author"/>
        </w:rPr>
      </w:pPr>
      <w:ins w:id="48" w:author="Author">
        <w:r>
          <w:t xml:space="preserve"> </w:t>
        </w:r>
      </w:ins>
    </w:p>
    <w:p w14:paraId="79CFCA7D" w14:textId="62D6CBD5" w:rsidR="001236F5" w:rsidRDefault="001236F5" w:rsidP="001236F5">
      <w:pPr>
        <w:rPr>
          <w:ins w:id="49" w:author="Author"/>
        </w:rPr>
      </w:pPr>
      <w:ins w:id="50" w:author="Author">
        <w:r>
          <w:t xml:space="preserve">(* - classifications </w:t>
        </w:r>
        <w:proofErr w:type="gramStart"/>
        <w:r>
          <w:t>include:</w:t>
        </w:r>
        <w:proofErr w:type="gramEnd"/>
        <w:r>
          <w:t xml:space="preserve"> Indoor Age Restricted Retailer; Off-Premises Retailer; and Cigar-Tobacco Bar).</w:t>
        </w:r>
      </w:ins>
    </w:p>
    <w:p w14:paraId="3398293A" w14:textId="77777777" w:rsidR="001236F5" w:rsidRDefault="001236F5" w:rsidP="001236F5">
      <w:pPr>
        <w:rPr>
          <w:ins w:id="51" w:author="Author"/>
        </w:rPr>
      </w:pPr>
      <w:ins w:id="52" w:author="Author">
        <w:r>
          <w:t>(*</w:t>
        </w:r>
        <w:r w:rsidRPr="00C60CF5">
          <w:rPr>
            <w:rPrChange w:id="53" w:author="Author">
              <w:rPr>
                <w:color w:val="ED0000"/>
              </w:rPr>
            </w:rPrChange>
          </w:rPr>
          <w:t>*</w:t>
        </w:r>
        <w:r>
          <w:t xml:space="preserve"> - retailers who have more than ten (10) retail locations under the same corporate or business entity may apply, simultaneously and on one form, for licenses for all retail locations that sell cigarettes, tobacco products, and nicotine products. The large-operator license fee, which is to be paid in one transaction regardless of the number of licensed retail locations applied for, is to be calculated on a per-retail location basis in order to cover the direct and indirect costs of administration and enforcement of Article 7, Title 44, C.R.S.).</w:t>
        </w:r>
      </w:ins>
    </w:p>
    <w:p w14:paraId="6E1C53A2" w14:textId="77777777" w:rsidR="00B53BDD" w:rsidRDefault="00B53BDD" w:rsidP="00B53BDD">
      <w:pPr>
        <w:pStyle w:val="par2"/>
        <w:ind w:left="0"/>
      </w:pPr>
    </w:p>
    <w:p w14:paraId="4E17C9BE" w14:textId="5A7178EC" w:rsidR="009D5FCB" w:rsidRPr="00893A38" w:rsidRDefault="00D06D55" w:rsidP="00893A38">
      <w:pPr>
        <w:pStyle w:val="Heading2"/>
      </w:pPr>
      <w:r>
        <w:rPr>
          <w:i/>
          <w:iCs w:val="0"/>
          <w:color w:val="0070C0"/>
        </w:rPr>
        <w:lastRenderedPageBreak/>
        <w:t>[</w:t>
      </w:r>
      <w:r w:rsidR="009D5FCB" w:rsidRPr="00D06D55">
        <w:rPr>
          <w:i/>
          <w:iCs w:val="0"/>
          <w:color w:val="0070C0"/>
        </w:rPr>
        <w:t>Publication Note: Amendments to 1 CCR 203-1 are as follows:</w:t>
      </w:r>
    </w:p>
    <w:p w14:paraId="4C575E6C" w14:textId="3B0299DE" w:rsidR="009D5FCB" w:rsidRPr="00893A38" w:rsidRDefault="009D5FCB">
      <w:pPr>
        <w:rPr>
          <w:i/>
          <w:iCs/>
          <w:color w:val="0070C0"/>
          <w:rPrChange w:id="54" w:author="Author">
            <w:rPr/>
          </w:rPrChange>
        </w:rPr>
        <w:pPrChange w:id="55" w:author="Author">
          <w:pPr>
            <w:pStyle w:val="par2"/>
            <w:ind w:left="0"/>
          </w:pPr>
        </w:pPrChange>
      </w:pPr>
      <w:r w:rsidRPr="00893A38">
        <w:rPr>
          <w:i/>
          <w:iCs/>
          <w:color w:val="0070C0"/>
        </w:rPr>
        <w:t xml:space="preserve">Amendments to Rule 7-705 concerning providing clarification that there are exceptions to the sixty (60) day approval or denial timeframe, depending on the license or permit type, and to specify that only complete applications received by the Division will initiate the sixty (60) </w:t>
      </w:r>
      <w:proofErr w:type="gramStart"/>
      <w:r w:rsidRPr="00893A38">
        <w:rPr>
          <w:i/>
          <w:iCs/>
          <w:color w:val="0070C0"/>
        </w:rPr>
        <w:t>day time</w:t>
      </w:r>
      <w:proofErr w:type="gramEnd"/>
      <w:r w:rsidRPr="00893A38">
        <w:rPr>
          <w:i/>
          <w:iCs/>
          <w:color w:val="0070C0"/>
        </w:rPr>
        <w:t xml:space="preserve"> frame in which the Division must approve or deny an application.]</w:t>
      </w:r>
    </w:p>
    <w:p w14:paraId="53CD3D3C" w14:textId="7FD84C91" w:rsidR="001375B4" w:rsidRPr="00D06D55" w:rsidRDefault="00D06D55" w:rsidP="00893A38">
      <w:pPr>
        <w:pStyle w:val="Heading2"/>
        <w:rPr>
          <w:b/>
          <w:bCs/>
        </w:rPr>
      </w:pPr>
      <w:r>
        <w:rPr>
          <w:b/>
          <w:bCs/>
        </w:rPr>
        <w:t xml:space="preserve">Rule </w:t>
      </w:r>
      <w:r w:rsidR="00095338" w:rsidRPr="00D06D55">
        <w:rPr>
          <w:b/>
          <w:bCs/>
        </w:rPr>
        <w:t>7-705.</w:t>
      </w:r>
      <w:r w:rsidR="001375B4" w:rsidRPr="00D06D55">
        <w:rPr>
          <w:b/>
          <w:bCs/>
        </w:rPr>
        <w:tab/>
      </w:r>
      <w:r w:rsidR="00095338" w:rsidRPr="00D06D55">
        <w:rPr>
          <w:b/>
          <w:bCs/>
        </w:rPr>
        <w:t>License</w:t>
      </w:r>
      <w:ins w:id="56" w:author="Author">
        <w:r w:rsidR="00152615" w:rsidRPr="00D06D55">
          <w:rPr>
            <w:b/>
            <w:bCs/>
          </w:rPr>
          <w:t xml:space="preserve"> or Permit</w:t>
        </w:r>
      </w:ins>
      <w:r w:rsidR="00095338" w:rsidRPr="00D06D55">
        <w:rPr>
          <w:b/>
          <w:bCs/>
        </w:rPr>
        <w:t xml:space="preserve"> Denials, Disciplinary Actions, and Hearings.</w:t>
      </w:r>
    </w:p>
    <w:p w14:paraId="2BEA2FDD" w14:textId="5F4AF8BB" w:rsidR="00095338" w:rsidRDefault="00095338" w:rsidP="00095338">
      <w:pPr>
        <w:pStyle w:val="ListParagraph"/>
        <w:numPr>
          <w:ilvl w:val="0"/>
          <w:numId w:val="5"/>
        </w:numPr>
      </w:pPr>
      <w:r>
        <w:t>Hearings – General Procedures</w:t>
      </w:r>
    </w:p>
    <w:p w14:paraId="40091676" w14:textId="37A02960" w:rsidR="00095338" w:rsidRDefault="00095338" w:rsidP="00095338">
      <w:pPr>
        <w:pStyle w:val="ListParagraph"/>
        <w:numPr>
          <w:ilvl w:val="1"/>
          <w:numId w:val="5"/>
        </w:numPr>
      </w:pPr>
      <w:r w:rsidRPr="00095338">
        <w:t xml:space="preserve">Hearing Location. Hearings will be conducted by the Department of Revenue’s Hearings Division. Hearings will be held virtually, unless otherwise ordered by the hearing officer for good cause. If the hearing officer orders an </w:t>
      </w:r>
      <w:proofErr w:type="gramStart"/>
      <w:r w:rsidRPr="00095338">
        <w:t>in person</w:t>
      </w:r>
      <w:proofErr w:type="gramEnd"/>
      <w:r w:rsidRPr="00095338">
        <w:t xml:space="preserve"> hearing, the hearing will be conducted at a location in the greater Denver metropolitan area to be determined by the hearing officer.</w:t>
      </w:r>
    </w:p>
    <w:p w14:paraId="50AF6BA0" w14:textId="77777777" w:rsidR="00095338" w:rsidRPr="00095338" w:rsidRDefault="00095338" w:rsidP="00095338">
      <w:pPr>
        <w:pStyle w:val="ListParagraph"/>
        <w:numPr>
          <w:ilvl w:val="2"/>
          <w:numId w:val="5"/>
        </w:numPr>
      </w:pPr>
      <w:r w:rsidRPr="00095338">
        <w:t xml:space="preserve">Good cause for in-person hearings. Good cause shall include unusual circumstances where justice, judicial </w:t>
      </w:r>
      <w:proofErr w:type="gramStart"/>
      <w:r w:rsidRPr="00095338">
        <w:t>economy</w:t>
      </w:r>
      <w:proofErr w:type="gramEnd"/>
      <w:r w:rsidRPr="00095338">
        <w:t xml:space="preserve"> and convenience of the parties would be served by holding a hearing in person.</w:t>
      </w:r>
    </w:p>
    <w:p w14:paraId="480B0D1F" w14:textId="57AA592E" w:rsidR="00E472DB" w:rsidRDefault="00E472DB" w:rsidP="00E472DB">
      <w:pPr>
        <w:pStyle w:val="ListParagraph"/>
        <w:numPr>
          <w:ilvl w:val="1"/>
          <w:numId w:val="5"/>
        </w:numPr>
      </w:pPr>
      <w:r>
        <w:t>Scope of Hearing Rules. This rule shall be construed to promote the just and efficient determination of all matters presented.</w:t>
      </w:r>
    </w:p>
    <w:p w14:paraId="74ABD934" w14:textId="3D20A013" w:rsidR="00E472DB" w:rsidRDefault="00E472DB" w:rsidP="00E472DB">
      <w:pPr>
        <w:pStyle w:val="ListParagraph"/>
        <w:numPr>
          <w:ilvl w:val="1"/>
          <w:numId w:val="5"/>
        </w:numPr>
      </w:pPr>
      <w:r>
        <w:t>Right to Legal Counsel. Any denied applicant or respondent has the right to legal counsel throughout all processes described in rules associated with the denial of an application and disciplinary action. Such counsel shall be provided solely at the denied applicant’s or respondent’s expense. Unless a retailer that is an entity satisfies the exception in subsection 13-1-127(2), C.R.S., the retailer must be represented by an attorney admitted to practice law in the state of Colorado.</w:t>
      </w:r>
    </w:p>
    <w:p w14:paraId="653F345D" w14:textId="2152B1A3" w:rsidR="00E472DB" w:rsidRDefault="00E472DB" w:rsidP="00E472DB">
      <w:pPr>
        <w:pStyle w:val="ListParagraph"/>
        <w:numPr>
          <w:ilvl w:val="1"/>
          <w:numId w:val="5"/>
        </w:numPr>
      </w:pPr>
      <w:r>
        <w:t>Liquor Enforcement Division Representation. The Division shall be represented by the Colorado Department of Law.</w:t>
      </w:r>
    </w:p>
    <w:p w14:paraId="0048032D" w14:textId="44C8D317" w:rsidR="00095338" w:rsidRDefault="00E472DB" w:rsidP="00E472DB">
      <w:pPr>
        <w:pStyle w:val="ListParagraph"/>
        <w:numPr>
          <w:ilvl w:val="1"/>
          <w:numId w:val="5"/>
        </w:numPr>
      </w:pPr>
      <w:r>
        <w:t xml:space="preserve">No Ex </w:t>
      </w:r>
      <w:proofErr w:type="spellStart"/>
      <w:r>
        <w:t>Parte</w:t>
      </w:r>
      <w:proofErr w:type="spellEnd"/>
      <w:r>
        <w:t xml:space="preserve"> Communication. </w:t>
      </w:r>
      <w:proofErr w:type="gramStart"/>
      <w:r>
        <w:t xml:space="preserve">Ex </w:t>
      </w:r>
      <w:proofErr w:type="spellStart"/>
      <w:r>
        <w:t>parte</w:t>
      </w:r>
      <w:proofErr w:type="spellEnd"/>
      <w:proofErr w:type="gramEnd"/>
      <w:r>
        <w:t xml:space="preserve"> communication with the Hearings Division shall not be allowed at any point following the formal initiation of the hearing process. A party or counsel for a party shall not initiate any </w:t>
      </w:r>
      <w:r>
        <w:lastRenderedPageBreak/>
        <w:t>communication with a hearing officer pertaining to any pending matter unless all other parties are included in the communication or unless prior consent of all other parties (and any pro se parties) has been obtained. Parties shall provide all other parties with copies of any pleading or other document or communication submitted to the hearing officer in connection with a hearing.</w:t>
      </w:r>
    </w:p>
    <w:p w14:paraId="5907839F" w14:textId="77777777" w:rsidR="00E472DB" w:rsidRPr="00E472DB" w:rsidRDefault="00E472DB" w:rsidP="00E472DB">
      <w:pPr>
        <w:pStyle w:val="ListParagraph"/>
        <w:numPr>
          <w:ilvl w:val="0"/>
          <w:numId w:val="5"/>
        </w:numPr>
      </w:pPr>
      <w:r w:rsidRPr="00E472DB">
        <w:t xml:space="preserve">Notices of Denial and Requests for </w:t>
      </w:r>
      <w:proofErr w:type="gramStart"/>
      <w:r w:rsidRPr="00E472DB">
        <w:t>a Hearing</w:t>
      </w:r>
      <w:proofErr w:type="gramEnd"/>
      <w:r w:rsidRPr="00E472DB">
        <w:t>.</w:t>
      </w:r>
    </w:p>
    <w:p w14:paraId="44AF7AEA" w14:textId="0FC652A1" w:rsidR="00E472DB" w:rsidRDefault="00E472DB" w:rsidP="00E472DB">
      <w:pPr>
        <w:pStyle w:val="ListParagraph"/>
        <w:numPr>
          <w:ilvl w:val="1"/>
          <w:numId w:val="5"/>
        </w:numPr>
        <w:rPr>
          <w:ins w:id="57" w:author="Author"/>
        </w:rPr>
      </w:pPr>
      <w:r w:rsidRPr="00E472DB">
        <w:t>Applicant Bears the Burden of Proving it Meets Licensure Requirements. A license or permit is a revocable privilege. At all times during the application process, an applicant must be capable of establishing it is qualified to hold a license</w:t>
      </w:r>
      <w:ins w:id="58" w:author="Author">
        <w:r w:rsidR="00152615">
          <w:t xml:space="preserve"> or permit</w:t>
        </w:r>
      </w:ins>
      <w:r>
        <w:t xml:space="preserve">. </w:t>
      </w:r>
      <w:ins w:id="59" w:author="Author">
        <w:r w:rsidR="00152615">
          <w:t>Except as otherwise provided, t</w:t>
        </w:r>
      </w:ins>
      <w:del w:id="60" w:author="Author">
        <w:r w:rsidDel="00152615">
          <w:delText>T</w:delText>
        </w:r>
      </w:del>
      <w:proofErr w:type="gramStart"/>
      <w:r>
        <w:t>he</w:t>
      </w:r>
      <w:proofErr w:type="gramEnd"/>
      <w:r>
        <w:t xml:space="preserve"> Division shall approve or deny a state license</w:t>
      </w:r>
      <w:ins w:id="61" w:author="Author">
        <w:r w:rsidR="00152615">
          <w:t xml:space="preserve"> or permit</w:t>
        </w:r>
      </w:ins>
      <w:r>
        <w:t xml:space="preserve"> application within sixty (60) days after receiving </w:t>
      </w:r>
      <w:del w:id="62" w:author="Author">
        <w:r w:rsidDel="004E74CB">
          <w:delText>the</w:delText>
        </w:r>
      </w:del>
      <w:ins w:id="63" w:author="Author">
        <w:r w:rsidR="004E74CB">
          <w:t>a complete</w:t>
        </w:r>
      </w:ins>
      <w:r>
        <w:t xml:space="preserve"> application</w:t>
      </w:r>
      <w:r w:rsidR="00EA167D">
        <w:t>.</w:t>
      </w:r>
    </w:p>
    <w:p w14:paraId="63B7A139" w14:textId="0EE7BFB2" w:rsidR="004E74CB" w:rsidRDefault="00816CFC">
      <w:pPr>
        <w:pStyle w:val="ListParagraph"/>
        <w:numPr>
          <w:ilvl w:val="2"/>
          <w:numId w:val="5"/>
        </w:numPr>
        <w:pPrChange w:id="64" w:author="Author">
          <w:pPr>
            <w:pStyle w:val="ListParagraph"/>
            <w:numPr>
              <w:ilvl w:val="1"/>
              <w:numId w:val="5"/>
            </w:numPr>
            <w:ind w:left="1555" w:hanging="360"/>
          </w:pPr>
        </w:pPrChange>
      </w:pPr>
      <w:ins w:id="65" w:author="Author">
        <w:r w:rsidRPr="004E74CB">
          <w:t xml:space="preserve">No application will be considered which is not complete in every material detail, which is not accompanied by a remittance in full for the whole amount of the annual state license fee or other fee, or which is not accompanied by a copy of a valid approved local license if the retail location is within the jurisdiction of a local government that imposes licensing requirement on retailers. The sixty (60) </w:t>
        </w:r>
        <w:proofErr w:type="gramStart"/>
        <w:r w:rsidRPr="004E74CB">
          <w:t>day time</w:t>
        </w:r>
        <w:proofErr w:type="gramEnd"/>
        <w:r w:rsidR="000E71E0">
          <w:t xml:space="preserve"> </w:t>
        </w:r>
        <w:r w:rsidRPr="004E74CB">
          <w:t xml:space="preserve">frame for the </w:t>
        </w:r>
        <w:r>
          <w:t>D</w:t>
        </w:r>
        <w:r w:rsidRPr="004E74CB">
          <w:t xml:space="preserve">ivision to approve or deny a license application as provided in </w:t>
        </w:r>
        <w:r w:rsidR="000E71E0">
          <w:t xml:space="preserve">subsection </w:t>
        </w:r>
        <w:r w:rsidRPr="004E74CB">
          <w:t xml:space="preserve">44-7-104.5(2)(a), </w:t>
        </w:r>
        <w:r>
          <w:t>C.R.S</w:t>
        </w:r>
        <w:r w:rsidRPr="004E74CB">
          <w:t xml:space="preserve">. and </w:t>
        </w:r>
        <w:r w:rsidR="000E71E0">
          <w:t>subparagraph</w:t>
        </w:r>
        <w:r w:rsidRPr="004E74CB">
          <w:t xml:space="preserve"> (</w:t>
        </w:r>
        <w:r>
          <w:t>B</w:t>
        </w:r>
        <w:r w:rsidRPr="004E74CB">
          <w:t>)(1) of this rule shall begin only upon receipt of a complete application, accompanied by all required fees and documents.</w:t>
        </w:r>
      </w:ins>
    </w:p>
    <w:p w14:paraId="3E9E6197" w14:textId="52271CE8" w:rsidR="00EA167D" w:rsidRDefault="00EA167D" w:rsidP="00EA167D">
      <w:pPr>
        <w:pStyle w:val="ListParagraph"/>
        <w:numPr>
          <w:ilvl w:val="1"/>
          <w:numId w:val="5"/>
        </w:numPr>
      </w:pPr>
      <w:r>
        <w:t>Applicants Must Provide Information to the Division in a Full, Faithful, Truthful, and Fair Manner. An application may be denied where the applicant made misstatements, omissions, misrepresentations, or untruths in the application. Providing misstatements, misrepresentations, omissions, or untruths to the Division also may be the basis for administrative action.</w:t>
      </w:r>
    </w:p>
    <w:p w14:paraId="662DDFBB" w14:textId="5D12A27D" w:rsidR="00EA167D" w:rsidRDefault="00EA167D" w:rsidP="00EA167D">
      <w:pPr>
        <w:pStyle w:val="ListParagraph"/>
        <w:numPr>
          <w:ilvl w:val="1"/>
          <w:numId w:val="5"/>
        </w:numPr>
      </w:pPr>
      <w:r>
        <w:lastRenderedPageBreak/>
        <w:t>Good Cause for Denial. The Division may deny an application, including an initial or renewal application, only for good cause. Good cause shall include the following:</w:t>
      </w:r>
    </w:p>
    <w:p w14:paraId="1F2FE14D" w14:textId="7EFEB53A" w:rsidR="00EA167D" w:rsidRDefault="00EA167D" w:rsidP="00EA167D">
      <w:pPr>
        <w:pStyle w:val="ListParagraph"/>
        <w:numPr>
          <w:ilvl w:val="2"/>
          <w:numId w:val="5"/>
        </w:numPr>
      </w:pPr>
      <w:r>
        <w:t>During any period in which an applicant is ineligible to apply, or prohibited from applying, for a license pursuant to a penalty imposed under section 44-7-106, C.R.S., and Rule 7-601;</w:t>
      </w:r>
    </w:p>
    <w:p w14:paraId="4058A354" w14:textId="031B19C5" w:rsidR="00EA167D" w:rsidRDefault="00EA167D" w:rsidP="00EA167D">
      <w:pPr>
        <w:pStyle w:val="ListParagraph"/>
        <w:numPr>
          <w:ilvl w:val="2"/>
          <w:numId w:val="5"/>
        </w:numPr>
      </w:pPr>
      <w:r>
        <w:t>When an applicant failed to provide all required information or documents, provided inaccurate, incomplete, or untruthful information or documents, or failed to cooperate with the Division.</w:t>
      </w:r>
    </w:p>
    <w:p w14:paraId="5288E98B" w14:textId="237EAF73" w:rsidR="00EA167D" w:rsidRDefault="00EA167D" w:rsidP="00EA167D">
      <w:pPr>
        <w:pStyle w:val="ListParagraph"/>
        <w:numPr>
          <w:ilvl w:val="2"/>
          <w:numId w:val="5"/>
        </w:numPr>
      </w:pPr>
      <w:r>
        <w:t>The applicant has violated, does not meet, or has failed to comply with any of the terms, conditions, or provisions of Article 7 of Title 44 or any rules promulgated thereunder.</w:t>
      </w:r>
    </w:p>
    <w:p w14:paraId="231A5049" w14:textId="77777777" w:rsidR="00EA167D" w:rsidRPr="00EA167D" w:rsidRDefault="00EA167D" w:rsidP="00EA167D">
      <w:pPr>
        <w:pStyle w:val="ListParagraph"/>
        <w:numPr>
          <w:ilvl w:val="0"/>
          <w:numId w:val="5"/>
        </w:numPr>
      </w:pPr>
      <w:r w:rsidRPr="00EA167D">
        <w:t>Notice of Denial. If the Division denies an application, the Division shall inform the applicant in writing of the reasons for the denial in a notice of denial, personally delivered to the retailer at the actual retail location or mailed to the retailer at the last-known address as shown by the records of the Division. A notice of denial shall be deemed to have been received on the date of delivery, if personally delivered, or three (3) days after the date of mailing, if sent by mail.</w:t>
      </w:r>
    </w:p>
    <w:p w14:paraId="54DF0175" w14:textId="25EA1B08" w:rsidR="00EA167D" w:rsidRDefault="00EA167D" w:rsidP="00EA167D">
      <w:pPr>
        <w:pStyle w:val="ListParagraph"/>
        <w:numPr>
          <w:ilvl w:val="1"/>
          <w:numId w:val="5"/>
        </w:numPr>
      </w:pPr>
      <w:r w:rsidRPr="00EA167D">
        <w:t>Request for Hearing. A denied applicant that has been served with a notice of denial may request a hearing within fourteen (14) days after receiving the notice of denial by making a written request for a hearing to the Division. The request for a hearing must be submitted by United States mail by hand delivery, or by email at: dor_led_legal@state.co.us. The request must be sent to the mailing address of the Division’s headquarters, as listed on the Division’s website. Include “Attn: Hearing Request” in the mailing address. The written request for a hearing must be received by the Division within the time stated in the notice of denial. An untimely request for a hearing will not be considered.</w:t>
      </w:r>
    </w:p>
    <w:p w14:paraId="3D0FD350" w14:textId="165B1510" w:rsidR="00EA167D" w:rsidRDefault="00EA167D" w:rsidP="00EA167D">
      <w:pPr>
        <w:pStyle w:val="ListParagraph"/>
        <w:numPr>
          <w:ilvl w:val="2"/>
          <w:numId w:val="5"/>
        </w:numPr>
      </w:pPr>
      <w:r>
        <w:t xml:space="preserve">A denied applicant that timely requests a hearing following issuance of a notice of denial shall be served with a notice of </w:t>
      </w:r>
      <w:r>
        <w:lastRenderedPageBreak/>
        <w:t>grounds for denial and shall be entitled to a hearing regarding the matters addressed therein.</w:t>
      </w:r>
    </w:p>
    <w:p w14:paraId="232A76A3" w14:textId="77777777" w:rsidR="00EA167D" w:rsidRDefault="00EA167D" w:rsidP="00EA167D">
      <w:pPr>
        <w:pStyle w:val="ListParagraph"/>
        <w:numPr>
          <w:ilvl w:val="2"/>
          <w:numId w:val="5"/>
        </w:numPr>
      </w:pPr>
      <w:r>
        <w:t>A respondent that has been served with an order to show cause shall be entitled to a hearing regarding the matters addressed therein.</w:t>
      </w:r>
    </w:p>
    <w:p w14:paraId="50153F11" w14:textId="77777777" w:rsidR="00EA167D" w:rsidRPr="00EA167D" w:rsidRDefault="00EA167D" w:rsidP="00EA167D">
      <w:pPr>
        <w:pStyle w:val="ListParagraph"/>
        <w:numPr>
          <w:ilvl w:val="0"/>
          <w:numId w:val="5"/>
        </w:numPr>
      </w:pPr>
      <w:r w:rsidRPr="00EA167D">
        <w:t>Voluntary Withdrawal of Application.</w:t>
      </w:r>
    </w:p>
    <w:p w14:paraId="243375FF" w14:textId="110F3DD4" w:rsidR="00EA167D" w:rsidRDefault="00EA167D" w:rsidP="00EA167D">
      <w:pPr>
        <w:pStyle w:val="ListParagraph"/>
        <w:numPr>
          <w:ilvl w:val="1"/>
          <w:numId w:val="5"/>
        </w:numPr>
      </w:pPr>
      <w:r>
        <w:t>The Division and the applicant may mutually agree to allow the voluntary withdrawal of an application in lieu of a denial proceeding.</w:t>
      </w:r>
    </w:p>
    <w:p w14:paraId="454CAD12" w14:textId="11BF48E7" w:rsidR="00EA167D" w:rsidRDefault="00EA167D" w:rsidP="00EA167D">
      <w:pPr>
        <w:pStyle w:val="ListParagraph"/>
        <w:numPr>
          <w:ilvl w:val="1"/>
          <w:numId w:val="5"/>
        </w:numPr>
      </w:pPr>
      <w:r>
        <w:t xml:space="preserve">Applicants must first submit a form to the Division requesting the voluntary withdrawal of the application. Applicants will submit the form with the understanding that they are not obligated to request </w:t>
      </w:r>
      <w:proofErr w:type="gramStart"/>
      <w:r>
        <w:t>the voluntary</w:t>
      </w:r>
      <w:proofErr w:type="gramEnd"/>
      <w:r>
        <w:t xml:space="preserve"> withdrawal and that any right to a hearing in the matter is waived once the voluntary withdrawal is approved.</w:t>
      </w:r>
    </w:p>
    <w:p w14:paraId="56ACA974" w14:textId="689A4171" w:rsidR="00EA167D" w:rsidRDefault="00EA167D" w:rsidP="00EA167D">
      <w:pPr>
        <w:pStyle w:val="ListParagraph"/>
        <w:numPr>
          <w:ilvl w:val="1"/>
          <w:numId w:val="5"/>
        </w:numPr>
      </w:pPr>
      <w:r>
        <w:t xml:space="preserve">The Division will consider the request along with any circumstances at issue with the application in </w:t>
      </w:r>
      <w:proofErr w:type="gramStart"/>
      <w:r>
        <w:t>making a decision</w:t>
      </w:r>
      <w:proofErr w:type="gramEnd"/>
      <w:r>
        <w:t xml:space="preserve"> to accept the voluntary withdrawal. The Division may at its discretion grant or deny the request.</w:t>
      </w:r>
    </w:p>
    <w:p w14:paraId="442BF2AC" w14:textId="38ED9EF5" w:rsidR="00EA167D" w:rsidRDefault="00EA167D" w:rsidP="00EA167D">
      <w:pPr>
        <w:pStyle w:val="ListParagraph"/>
        <w:numPr>
          <w:ilvl w:val="1"/>
          <w:numId w:val="5"/>
        </w:numPr>
      </w:pPr>
      <w:r>
        <w:t>The Division will notify the applicant of its acceptance of the voluntary withdrawal and the terms thereof.</w:t>
      </w:r>
    </w:p>
    <w:p w14:paraId="48A9CDD9" w14:textId="77777777" w:rsidR="00EA167D" w:rsidRPr="00EA167D" w:rsidRDefault="00EA167D" w:rsidP="00EA167D">
      <w:pPr>
        <w:pStyle w:val="ListParagraph"/>
        <w:numPr>
          <w:ilvl w:val="0"/>
          <w:numId w:val="5"/>
        </w:numPr>
      </w:pPr>
      <w:r w:rsidRPr="00EA167D">
        <w:t xml:space="preserve">When </w:t>
      </w:r>
      <w:proofErr w:type="gramStart"/>
      <w:r w:rsidRPr="00EA167D">
        <w:t>a Responsive</w:t>
      </w:r>
      <w:proofErr w:type="gramEnd"/>
      <w:r w:rsidRPr="00EA167D">
        <w:t xml:space="preserve"> Pleading is Required.</w:t>
      </w:r>
    </w:p>
    <w:p w14:paraId="33B98812" w14:textId="1673EB22" w:rsidR="00EA167D" w:rsidRDefault="00EA167D" w:rsidP="00EA167D">
      <w:pPr>
        <w:pStyle w:val="ListParagraph"/>
        <w:numPr>
          <w:ilvl w:val="1"/>
          <w:numId w:val="5"/>
        </w:numPr>
      </w:pPr>
      <w:r>
        <w:t xml:space="preserve">A denied applicant shall file a written answer with the Hearings Division and the Division within thirty (30) days after the date of mailing of any notice of grounds for denial. The written answer shall comply with the requirements of Rule 8 of the Colorado Rules of Civil Procedure. If a denied applicant fails to file </w:t>
      </w:r>
      <w:proofErr w:type="gramStart"/>
      <w:r>
        <w:t>a required</w:t>
      </w:r>
      <w:proofErr w:type="gramEnd"/>
      <w:r>
        <w:t xml:space="preserve"> answer, the hearing officer, upon motion, may enter a default against the denied applicant pursuant to subsection 24-4-105(2)(b), C.R.S. For good cause, as described in this rule, shown, the hearing officer may set aside the entry of default within ten (10) days after the date of such entry.</w:t>
      </w:r>
    </w:p>
    <w:p w14:paraId="638E24B4" w14:textId="6FA5FB92" w:rsidR="00EA167D" w:rsidRDefault="00EA167D" w:rsidP="00EA167D">
      <w:pPr>
        <w:pStyle w:val="ListParagraph"/>
        <w:numPr>
          <w:ilvl w:val="1"/>
          <w:numId w:val="5"/>
        </w:numPr>
      </w:pPr>
      <w:r>
        <w:t xml:space="preserve">A respondent shall file a written answer with the Hearings Division and the Division within thirty (30) days after the date of mailing of any order to show cause. The written answer shall comply with the requirements of </w:t>
      </w:r>
      <w:r>
        <w:lastRenderedPageBreak/>
        <w:t>Rule 8 of the Colorado Rules of Civil Procedure. If a respondent fails to file a required answer, the hearing officer, upon motion, may enter a default against the respondent pursuant to subsection 24-4-105(2)(b), C.R.S. For good cause, as described in this rule, shown, the hearing officer may set aside the entry of default within ten (10) days after the date of such entry.</w:t>
      </w:r>
    </w:p>
    <w:p w14:paraId="1ED7BDBC" w14:textId="7B4B6184" w:rsidR="00EA167D" w:rsidRDefault="00EA167D" w:rsidP="00EA167D">
      <w:pPr>
        <w:pStyle w:val="ListParagraph"/>
        <w:numPr>
          <w:ilvl w:val="0"/>
          <w:numId w:val="5"/>
        </w:numPr>
      </w:pPr>
      <w:r>
        <w:t>Hearing Notices.</w:t>
      </w:r>
    </w:p>
    <w:p w14:paraId="0B9D1D31" w14:textId="44F95A24" w:rsidR="00EA167D" w:rsidRDefault="00EA167D" w:rsidP="00EA167D">
      <w:pPr>
        <w:pStyle w:val="ListParagraph"/>
        <w:numPr>
          <w:ilvl w:val="1"/>
          <w:numId w:val="5"/>
        </w:numPr>
      </w:pPr>
      <w:r>
        <w:t xml:space="preserve">Notice to Set. After issuance of a notice of grounds for denial or an order to show cause, the Division shall promptly file a notice to set with the Hearings </w:t>
      </w:r>
      <w:proofErr w:type="gramStart"/>
      <w:r>
        <w:t>Division, and</w:t>
      </w:r>
      <w:proofErr w:type="gramEnd"/>
      <w:r>
        <w:t xml:space="preserve"> shall send a copy of the notice to set a hearing to the denied applicant or respondent in writing by first-class mail to the last mailing address of record.</w:t>
      </w:r>
    </w:p>
    <w:p w14:paraId="25759866" w14:textId="23D892BE" w:rsidR="00EA167D" w:rsidRDefault="00EA167D" w:rsidP="00EA167D">
      <w:pPr>
        <w:pStyle w:val="ListParagraph"/>
        <w:numPr>
          <w:ilvl w:val="1"/>
          <w:numId w:val="5"/>
        </w:numPr>
      </w:pPr>
      <w:r>
        <w:t>Notice of Hearing. The Hearings Division shall notify the Division and denied applicant or respondent of the date, place, time, and nature of the hearing regarding denial of the license</w:t>
      </w:r>
      <w:ins w:id="66" w:author="Author">
        <w:r w:rsidR="004E74CB">
          <w:t xml:space="preserve"> or permit</w:t>
        </w:r>
      </w:ins>
      <w:r>
        <w:t xml:space="preserve"> application or whether discipline should be imposed against the respondent’s license</w:t>
      </w:r>
      <w:ins w:id="67" w:author="Author">
        <w:r w:rsidR="004E74CB">
          <w:t xml:space="preserve"> or permit</w:t>
        </w:r>
      </w:ins>
      <w:r>
        <w:t xml:space="preserve"> at least thirty (30) days prior to the date of such hearing, unless otherwise agreed to by both parties. This notice shall be sent to the denied applicant or respondent in writing by first-class mail to the last mailing address of record. Hearings shall be scheduled and held as soon as is practicable.</w:t>
      </w:r>
    </w:p>
    <w:p w14:paraId="629FAAB7" w14:textId="77777777" w:rsidR="00EA167D" w:rsidRPr="00EA167D" w:rsidRDefault="00EA167D" w:rsidP="00EA167D">
      <w:pPr>
        <w:pStyle w:val="ListParagraph"/>
        <w:numPr>
          <w:ilvl w:val="2"/>
          <w:numId w:val="5"/>
        </w:numPr>
      </w:pPr>
      <w:r w:rsidRPr="00EA167D">
        <w:t xml:space="preserve">If an order </w:t>
      </w:r>
      <w:proofErr w:type="gramStart"/>
      <w:r w:rsidRPr="00EA167D">
        <w:t>of</w:t>
      </w:r>
      <w:proofErr w:type="gramEnd"/>
      <w:r w:rsidRPr="00EA167D">
        <w:t xml:space="preserve"> summary suspension has been issued by the Division, the hearing on the order to show cause will be scheduled and held promptly.</w:t>
      </w:r>
    </w:p>
    <w:p w14:paraId="1BFF6565" w14:textId="77777777" w:rsidR="00EA167D" w:rsidRPr="00EA167D" w:rsidRDefault="00EA167D" w:rsidP="00EA167D">
      <w:pPr>
        <w:pStyle w:val="ListParagraph"/>
        <w:numPr>
          <w:ilvl w:val="1"/>
          <w:numId w:val="5"/>
        </w:numPr>
      </w:pPr>
      <w:r w:rsidRPr="00EA167D">
        <w:t>Continuances. Continuances may be granted for good cause shown. A motion for a continuance must be timely.</w:t>
      </w:r>
    </w:p>
    <w:p w14:paraId="23DFCAAA" w14:textId="08491DDA" w:rsidR="00EA167D" w:rsidRDefault="00EA167D" w:rsidP="00EA167D">
      <w:pPr>
        <w:pStyle w:val="ListParagraph"/>
        <w:numPr>
          <w:ilvl w:val="2"/>
          <w:numId w:val="5"/>
        </w:numPr>
      </w:pPr>
      <w:r w:rsidRPr="00EA167D">
        <w:t xml:space="preserve">Good cause for </w:t>
      </w:r>
      <w:proofErr w:type="gramStart"/>
      <w:r w:rsidRPr="00EA167D">
        <w:t>continuances</w:t>
      </w:r>
      <w:proofErr w:type="gramEnd"/>
      <w:r w:rsidRPr="00EA167D">
        <w:t xml:space="preserve">. Good cause for a continuance may include but is not limited to: death or incapacitation of a party or an attorney for a party; a court order staying proceedings or otherwise necessitating a continuance; entry or substitution of an attorney for a party a reasonable time prior to </w:t>
      </w:r>
      <w:r w:rsidRPr="00EA167D">
        <w:lastRenderedPageBreak/>
        <w:t>the hearing, if the entry or substitution reasonably requires a postponement of the hearing; a change in the parties or pleadings sufficiently significant to require a postponement; a showing that more time is clearly necessary to complete authorized discovery or other mandatory preparation for the hearing; or agreement of the parties to a settlement of the case. Good cause normally will not include the following: unavailability of counsel because of engagement in another judicial or administrative proceeding, unless the other proceeding was involuntarily set subsequent to the setting in the present case; unavailability of a necessary witness, if the witness’ testimony can be taken by telephone or by deposition; or failure of an attorney or a party timely to prepare for the hearing.</w:t>
      </w:r>
    </w:p>
    <w:p w14:paraId="540AB2CE" w14:textId="604C1A60" w:rsidR="00EA167D" w:rsidRDefault="00EA167D" w:rsidP="00EA167D">
      <w:pPr>
        <w:pStyle w:val="ListParagraph"/>
        <w:numPr>
          <w:ilvl w:val="0"/>
          <w:numId w:val="5"/>
        </w:numPr>
      </w:pPr>
      <w:r>
        <w:t>Prehearing Matters Generally.</w:t>
      </w:r>
    </w:p>
    <w:p w14:paraId="2113F2DC" w14:textId="7EF33C64" w:rsidR="00EA167D" w:rsidRDefault="00EA167D" w:rsidP="00EA167D">
      <w:pPr>
        <w:pStyle w:val="ListParagraph"/>
        <w:numPr>
          <w:ilvl w:val="1"/>
          <w:numId w:val="5"/>
        </w:numPr>
      </w:pPr>
      <w:r>
        <w:t>Prehearing Conferences Once a Hearing is Set. Prehearing conferences may be held at the discretion of the hearing officer upon request of any party, or upon the hearing officer’s own motion. If a prehearing conference is held and a prehearing order is issued by the hearing officer, the prehearing order will control the course of the proceedings. Such prehearing conferences may occur by telephone or video conference.</w:t>
      </w:r>
    </w:p>
    <w:p w14:paraId="057338AF" w14:textId="1800724F" w:rsidR="00EA167D" w:rsidRDefault="00EA167D" w:rsidP="00EA167D">
      <w:pPr>
        <w:pStyle w:val="ListParagraph"/>
        <w:numPr>
          <w:ilvl w:val="1"/>
          <w:numId w:val="5"/>
        </w:numPr>
      </w:pPr>
      <w:r>
        <w:t>Depositions. Depositions are generally not allowed; however, a hearing officer has discretion to allow a deposition if a party files a written motion and can show why such deposition is necessary to prove its case. When a hearing officer grants a motion for a deposition, C.R.C.P. 30 controls. Hearings will not be continued because a deposition is allowed unless (a) both parties stipulate to a continuance and the hearing officer grants the continuance, or (b) the hearing officer grants a continuance over the objection of any party in accordance with subparagraphs (D)(2)(b) and (c) of this Rule.</w:t>
      </w:r>
    </w:p>
    <w:p w14:paraId="33234EE8" w14:textId="30524055" w:rsidR="00EA167D" w:rsidRDefault="00EA167D" w:rsidP="00EA167D">
      <w:pPr>
        <w:pStyle w:val="ListParagraph"/>
        <w:numPr>
          <w:ilvl w:val="1"/>
          <w:numId w:val="5"/>
        </w:numPr>
      </w:pPr>
      <w:r>
        <w:lastRenderedPageBreak/>
        <w:t>Prehearing Statements Once a Hearing is Set. Prehearing Statements are required and unless otherwise ordered by the hearing officer, each party shall file with the hearing officer and serve on each party a prehearing statement no later than ten (10) calendar days prior to the hearing. Parties shall also exchange exhibits at that time. Parties shall not file exhibits with the hearing officer. Parties shall exchange exhibits by the date on which prehearing statements are to be filed. Prehearing statements shall include the following information:</w:t>
      </w:r>
    </w:p>
    <w:p w14:paraId="7D5902BC" w14:textId="7C193476" w:rsidR="00EA167D" w:rsidRDefault="00EA167D" w:rsidP="00EA167D">
      <w:pPr>
        <w:pStyle w:val="ListParagraph"/>
        <w:numPr>
          <w:ilvl w:val="2"/>
          <w:numId w:val="5"/>
        </w:numPr>
      </w:pPr>
      <w:r>
        <w:t>Witnesses. The name, mailing address, and telephone number of any witness whom the party may call at the hearing, together with a detailed statement of the expected testimony.</w:t>
      </w:r>
    </w:p>
    <w:p w14:paraId="332AC325" w14:textId="567D3805" w:rsidR="00EA167D" w:rsidRDefault="00EA167D" w:rsidP="00EA167D">
      <w:pPr>
        <w:pStyle w:val="ListParagraph"/>
        <w:numPr>
          <w:ilvl w:val="2"/>
          <w:numId w:val="5"/>
        </w:numPr>
      </w:pPr>
      <w:r>
        <w:t xml:space="preserve">Experts. The name, mailing address, and </w:t>
      </w:r>
      <w:proofErr w:type="gramStart"/>
      <w:r>
        <w:t>brief summary</w:t>
      </w:r>
      <w:proofErr w:type="gramEnd"/>
      <w:r>
        <w:t xml:space="preserve"> of the qualifications of any expert witness a party may call at the hearing, together with a statement that details the opinions to which each expert is expected to testify. These requirements may be satisfied by the incorporation of an expert’s resume or report containing the required information.</w:t>
      </w:r>
    </w:p>
    <w:p w14:paraId="65461F3C" w14:textId="60C22E04" w:rsidR="00EA167D" w:rsidRDefault="00EA167D" w:rsidP="00EA167D">
      <w:pPr>
        <w:pStyle w:val="ListParagraph"/>
        <w:numPr>
          <w:ilvl w:val="2"/>
          <w:numId w:val="5"/>
        </w:numPr>
      </w:pPr>
      <w:r>
        <w:t xml:space="preserve">Exhibits. A description of any physical or documentary evidence </w:t>
      </w:r>
      <w:proofErr w:type="gramStart"/>
      <w:r>
        <w:t>to</w:t>
      </w:r>
      <w:proofErr w:type="gramEnd"/>
      <w:r>
        <w:t xml:space="preserve"> be offered into evidence at the hearing. Exhibits should be identified as follows: Division using numbers and denied applicant or respondent using letters.</w:t>
      </w:r>
    </w:p>
    <w:p w14:paraId="4E292B32" w14:textId="77777777" w:rsidR="00EA167D" w:rsidRDefault="00EA167D" w:rsidP="00EA167D">
      <w:pPr>
        <w:pStyle w:val="ListParagraph"/>
        <w:numPr>
          <w:ilvl w:val="2"/>
          <w:numId w:val="5"/>
        </w:numPr>
      </w:pPr>
      <w:r>
        <w:t>Stipulations. A list of all stipulations of fact or law reached, as well as a list of any additional stipulations requested or offered to facilitate the disposition of the case.</w:t>
      </w:r>
    </w:p>
    <w:p w14:paraId="38C36E01" w14:textId="02A988F1" w:rsidR="00EA167D" w:rsidRDefault="00EA167D" w:rsidP="00EA167D">
      <w:pPr>
        <w:pStyle w:val="ListParagraph"/>
        <w:numPr>
          <w:ilvl w:val="1"/>
          <w:numId w:val="5"/>
        </w:numPr>
      </w:pPr>
      <w:r>
        <w:t>Prehearing Statements Binding. The information provided in a party’s prehearing statement shall be binding on that party throughout the course of the hearing unless modified to prevent manifest injustice. New witnesses or exhibits may be added only if: (1) the need to do so was not reasonably foreseeable at the time of filing of the prehearing statement; (2) it would not prejudice other parties; and (3) it would not necessitate a delay of the hearing.</w:t>
      </w:r>
    </w:p>
    <w:p w14:paraId="3C5FDFA6" w14:textId="77777777" w:rsidR="00EA167D" w:rsidRDefault="00EA167D" w:rsidP="00EA167D">
      <w:pPr>
        <w:pStyle w:val="ListParagraph"/>
        <w:numPr>
          <w:ilvl w:val="1"/>
          <w:numId w:val="5"/>
        </w:numPr>
      </w:pPr>
      <w:r>
        <w:lastRenderedPageBreak/>
        <w:t>Consequence of Not Filing a Prehearing Statement Once a Hearing is Set. If a party does not timely file a prehearing statement, the hearing officer may impose appropriate sanctions including, but not limited to, striking proposed witnesses and exhibits.</w:t>
      </w:r>
    </w:p>
    <w:p w14:paraId="5195B8AD" w14:textId="5863CA38" w:rsidR="00EA167D" w:rsidRDefault="00EA167D" w:rsidP="00EA167D">
      <w:pPr>
        <w:pStyle w:val="ListParagraph"/>
        <w:numPr>
          <w:ilvl w:val="0"/>
          <w:numId w:val="5"/>
        </w:numPr>
      </w:pPr>
      <w:r>
        <w:t>Conduct of Hearings.</w:t>
      </w:r>
    </w:p>
    <w:p w14:paraId="6FAF24FE" w14:textId="07F8A3A2" w:rsidR="00EA167D" w:rsidRDefault="00EA167D" w:rsidP="00EA167D">
      <w:pPr>
        <w:pStyle w:val="ListParagraph"/>
        <w:numPr>
          <w:ilvl w:val="1"/>
          <w:numId w:val="5"/>
        </w:numPr>
      </w:pPr>
      <w:r>
        <w:t>The hearing officer shall cause all hearings to be electronically recorded.</w:t>
      </w:r>
    </w:p>
    <w:p w14:paraId="666EC42D" w14:textId="16C32338" w:rsidR="00EA167D" w:rsidRDefault="00EA167D" w:rsidP="00EA167D">
      <w:pPr>
        <w:pStyle w:val="ListParagraph"/>
        <w:numPr>
          <w:ilvl w:val="1"/>
          <w:numId w:val="5"/>
        </w:numPr>
      </w:pPr>
      <w:r>
        <w:t>The hearing officer may allow a hearing, or any portion of the hearing, to be conducted in real time by telephone or other electronic means. If a party is appearing by telephone, the party must provide copies of the exhibits to be offered into evidence at the hearing to the hearing officer when the prehearing statement is filed. Electronic filings will be accepted at: dor_regulatoryhearings@state.co.us.</w:t>
      </w:r>
    </w:p>
    <w:p w14:paraId="4F2AFD06" w14:textId="07285C10" w:rsidR="00EA167D" w:rsidRDefault="00EA167D" w:rsidP="00EA167D">
      <w:pPr>
        <w:pStyle w:val="ListParagraph"/>
        <w:numPr>
          <w:ilvl w:val="1"/>
          <w:numId w:val="5"/>
        </w:numPr>
      </w:pPr>
      <w:r>
        <w:t>The hearing officer shall administer oaths to all witnesses at the hearing. The hearing officer may question any witness.</w:t>
      </w:r>
    </w:p>
    <w:p w14:paraId="22A2D027" w14:textId="6A4366EE" w:rsidR="00EA167D" w:rsidRDefault="00EA167D" w:rsidP="00EA167D">
      <w:pPr>
        <w:pStyle w:val="ListParagraph"/>
        <w:numPr>
          <w:ilvl w:val="1"/>
          <w:numId w:val="5"/>
        </w:numPr>
      </w:pPr>
      <w:r>
        <w:t>The hearing, including testimony and exhibits, shall be open to the public unless otherwise ordered by the hearing officer in accordance with a specific provision of law. Any party may move the hearing officer to seal an exhibit or order other appropriate relief if necessary to safeguard the confidentiality of evidence.</w:t>
      </w:r>
    </w:p>
    <w:p w14:paraId="62107605" w14:textId="5B183771" w:rsidR="00EA167D" w:rsidRDefault="00EA167D" w:rsidP="00EA167D">
      <w:pPr>
        <w:pStyle w:val="ListParagraph"/>
        <w:numPr>
          <w:ilvl w:val="1"/>
          <w:numId w:val="5"/>
        </w:numPr>
      </w:pPr>
      <w:r>
        <w:t>Court Rules.</w:t>
      </w:r>
    </w:p>
    <w:p w14:paraId="15E65E23" w14:textId="0789418C" w:rsidR="00EA167D" w:rsidRDefault="00EA167D" w:rsidP="00EA167D">
      <w:pPr>
        <w:pStyle w:val="ListParagraph"/>
        <w:numPr>
          <w:ilvl w:val="2"/>
          <w:numId w:val="5"/>
        </w:numPr>
      </w:pPr>
      <w:r>
        <w:t>To the extent practicable, the Colorado Rules of Evidence apply. Unless the context requires otherwise, whenever the word “court,” “judge,” or “jury” appears in the Colorado Rules of Evidence, such word shall be construed to mean a hearing officer. A hearing officer has discretion to consider evidence not admissible under such rules, including but not limited to hearsay evidence, pursuant to subsection 24-4-105(7), C.R.S.</w:t>
      </w:r>
    </w:p>
    <w:p w14:paraId="41B62275" w14:textId="77777777" w:rsidR="00EA167D" w:rsidRDefault="00EA167D" w:rsidP="00EA167D">
      <w:pPr>
        <w:pStyle w:val="ListParagraph"/>
        <w:numPr>
          <w:ilvl w:val="2"/>
          <w:numId w:val="5"/>
        </w:numPr>
      </w:pPr>
      <w:r>
        <w:t xml:space="preserve">To the extent practicable, the Colorado Rules of Civil Procedure apply. However, Colorado Rules of Civil Procedure 16 and 26-37 do not apply, although parties are encouraged to voluntarily work together to resolve the case, simplify issues, and exchange </w:t>
      </w:r>
      <w:r>
        <w:lastRenderedPageBreak/>
        <w:t>information relevant to the case prior to a hearing. Unless the context otherwise requires, whenever the word “court” appears in a rule of civil procedure, that word shall be construed to mean a hearing officer.</w:t>
      </w:r>
    </w:p>
    <w:p w14:paraId="7EFBB26E" w14:textId="5FD3F068" w:rsidR="00EA167D" w:rsidRDefault="00EA167D" w:rsidP="00EA167D">
      <w:pPr>
        <w:pStyle w:val="ListParagraph"/>
        <w:numPr>
          <w:ilvl w:val="1"/>
          <w:numId w:val="5"/>
        </w:numPr>
      </w:pPr>
      <w:r>
        <w:t>Exhibits.</w:t>
      </w:r>
    </w:p>
    <w:p w14:paraId="4B873C9C" w14:textId="2A4153C0" w:rsidR="00EA167D" w:rsidRDefault="00EA167D" w:rsidP="00EA167D">
      <w:pPr>
        <w:pStyle w:val="ListParagraph"/>
        <w:numPr>
          <w:ilvl w:val="2"/>
          <w:numId w:val="5"/>
        </w:numPr>
      </w:pPr>
      <w:r>
        <w:t>All documentary exhibits must be paginated by the party offering the exhibit into evidence.</w:t>
      </w:r>
    </w:p>
    <w:p w14:paraId="3E4BD930" w14:textId="1617C724" w:rsidR="00EA167D" w:rsidRDefault="00EA167D" w:rsidP="00EA167D">
      <w:pPr>
        <w:pStyle w:val="ListParagraph"/>
        <w:numPr>
          <w:ilvl w:val="2"/>
          <w:numId w:val="5"/>
        </w:numPr>
      </w:pPr>
      <w:r>
        <w:t>The Division shall use numbers to mark its exhibits.</w:t>
      </w:r>
    </w:p>
    <w:p w14:paraId="76EB75FE" w14:textId="7ED7DAF4" w:rsidR="00EA167D" w:rsidRDefault="00EA167D" w:rsidP="00EA167D">
      <w:pPr>
        <w:pStyle w:val="ListParagraph"/>
        <w:numPr>
          <w:ilvl w:val="2"/>
          <w:numId w:val="5"/>
        </w:numPr>
      </w:pPr>
      <w:r>
        <w:t>The denied applicant or respondent shall use letters to mark its exhibits.</w:t>
      </w:r>
    </w:p>
    <w:p w14:paraId="7FFD8EB4" w14:textId="0C064190" w:rsidR="00EA167D" w:rsidRDefault="00EA167D" w:rsidP="00EA167D">
      <w:pPr>
        <w:pStyle w:val="ListParagraph"/>
        <w:numPr>
          <w:ilvl w:val="1"/>
          <w:numId w:val="5"/>
        </w:numPr>
      </w:pPr>
      <w:r w:rsidRPr="00EA167D">
        <w:t>The hearing officer may proceed with the hearing or enter a default judgment if any party fails to appear at the hearing after proper notice.</w:t>
      </w:r>
    </w:p>
    <w:p w14:paraId="55175B2A" w14:textId="758E2C23" w:rsidR="00EA167D" w:rsidRDefault="00EA167D" w:rsidP="00EA167D">
      <w:pPr>
        <w:pStyle w:val="ListParagraph"/>
        <w:numPr>
          <w:ilvl w:val="0"/>
          <w:numId w:val="5"/>
        </w:numPr>
      </w:pPr>
      <w:r>
        <w:t>Final Agency Action. After considering all the evidence, the hearing officer shall determine in a written decision whether the proponent of the order has proven its case by a preponderance of the evidence, and shall make written findings of evidentiary fact, ultimate conclusions of fact, and conclusions of law. The hearing officer’s decision shall constitute a final agency action pursuant to subsection 44-7-105(5), C.R.S.</w:t>
      </w:r>
    </w:p>
    <w:p w14:paraId="1B3FC8DC" w14:textId="3614B1A7" w:rsidR="00EA167D" w:rsidRPr="00095338" w:rsidRDefault="00EA167D" w:rsidP="00EA167D">
      <w:pPr>
        <w:pStyle w:val="ListParagraph"/>
        <w:numPr>
          <w:ilvl w:val="0"/>
          <w:numId w:val="5"/>
        </w:numPr>
      </w:pPr>
      <w:r>
        <w:t>Appeal. Any appeal of the hearing officer’s decision shall be filed with a district court of competent jurisdiction pursuant to sections 44-7-105(5) and 24-4-106, C.R.S. Pursuant to subsection 24-4-106(4), C.R.S., venue for purposes of an appeal of a decision by a hearing officer is proper in the District Court for the City and County of Denver.</w:t>
      </w:r>
    </w:p>
    <w:p w14:paraId="5694993C" w14:textId="60E0FEFC" w:rsidR="001375B4" w:rsidRPr="00EA167D" w:rsidRDefault="001375B4" w:rsidP="001375B4">
      <w:pPr>
        <w:rPr>
          <w:b/>
          <w:bCs/>
          <w:szCs w:val="26"/>
        </w:rPr>
      </w:pPr>
      <w:r w:rsidRPr="00BF6E0D">
        <w:br w:type="page"/>
      </w:r>
    </w:p>
    <w:p w14:paraId="1DC7891C" w14:textId="77777777" w:rsidR="001375B4" w:rsidRPr="00BF6E0D" w:rsidRDefault="001375B4" w:rsidP="00893A38">
      <w:pPr>
        <w:pStyle w:val="Heading2"/>
      </w:pPr>
      <w:r w:rsidRPr="00BF6E0D">
        <w:lastRenderedPageBreak/>
        <w:t>Editor’s Notes</w:t>
      </w:r>
    </w:p>
    <w:p w14:paraId="0AE3C9BF" w14:textId="77777777" w:rsidR="001375B4" w:rsidRPr="00BF6E0D" w:rsidRDefault="001375B4" w:rsidP="001375B4">
      <w:pPr>
        <w:pStyle w:val="Upar1Bold"/>
      </w:pPr>
      <w:r w:rsidRPr="00BF6E0D">
        <w:t>History</w:t>
      </w:r>
    </w:p>
    <w:p w14:paraId="5FBF5E4E" w14:textId="724DE489" w:rsidR="001375B4" w:rsidRPr="00BF6E0D" w:rsidRDefault="001375B4" w:rsidP="001375B4">
      <w:pPr>
        <w:pStyle w:val="upar1"/>
      </w:pPr>
      <w:r w:rsidRPr="00BF6E0D">
        <w:t xml:space="preserve">This section is completed by the Colorado Secretary of State’s </w:t>
      </w:r>
      <w:proofErr w:type="gramStart"/>
      <w:r w:rsidRPr="00BF6E0D">
        <w:t>office.</w:t>
      </w:r>
      <w:r>
        <w:t>.</w:t>
      </w:r>
      <w:proofErr w:type="gramEnd"/>
    </w:p>
    <w:sectPr w:rsidR="001375B4" w:rsidRPr="00BF6E0D" w:rsidSect="00E76518">
      <w:headerReference w:type="default" r:id="rId8"/>
      <w:footerReference w:type="default" r:id="rId9"/>
      <w:headerReference w:type="firs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222A4" w14:textId="77777777" w:rsidR="00C76DE7" w:rsidRDefault="00C76DE7">
      <w:r>
        <w:separator/>
      </w:r>
    </w:p>
  </w:endnote>
  <w:endnote w:type="continuationSeparator" w:id="0">
    <w:p w14:paraId="59217FC7" w14:textId="77777777" w:rsidR="00C76DE7" w:rsidRDefault="00C7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863537"/>
      <w:docPartObj>
        <w:docPartGallery w:val="Page Numbers (Bottom of Page)"/>
        <w:docPartUnique/>
      </w:docPartObj>
    </w:sdtPr>
    <w:sdtEndPr>
      <w:rPr>
        <w:noProof/>
      </w:rPr>
    </w:sdtEndPr>
    <w:sdtContent>
      <w:p w14:paraId="7FF5AD0A" w14:textId="22B8581E" w:rsidR="007B6A5C" w:rsidRPr="00585F90" w:rsidRDefault="007B6A5C" w:rsidP="00585F90">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73EB" w14:textId="77777777" w:rsidR="007B6A5C" w:rsidRPr="00A36541" w:rsidRDefault="007B6A5C" w:rsidP="007B6A5C">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96946" w14:textId="77777777" w:rsidR="00C76DE7" w:rsidRDefault="00C76DE7">
      <w:r>
        <w:separator/>
      </w:r>
    </w:p>
  </w:footnote>
  <w:footnote w:type="continuationSeparator" w:id="0">
    <w:p w14:paraId="23887B18" w14:textId="77777777" w:rsidR="00C76DE7" w:rsidRDefault="00C7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9DD" w14:textId="1D781E76" w:rsidR="00BE0C58" w:rsidRPr="00D560A2" w:rsidRDefault="00BE0C58" w:rsidP="001F2E79">
    <w:pPr>
      <w:pBdr>
        <w:bottom w:val="single" w:sz="12" w:space="1" w:color="auto"/>
      </w:pBdr>
      <w:tabs>
        <w:tab w:val="left" w:pos="8002"/>
      </w:tabs>
      <w:spacing w:after="0"/>
      <w:rPr>
        <w:rFonts w:cs="Arial"/>
        <w:b/>
        <w:i/>
        <w:color w:val="000000"/>
      </w:rPr>
    </w:pPr>
    <w:bookmarkStart w:id="68" w:name="_Hlk220342015"/>
    <w:bookmarkStart w:id="69" w:name="_Hlk220342016"/>
    <w:bookmarkStart w:id="70" w:name="_Hlk220342063"/>
    <w:bookmarkStart w:id="71" w:name="_Hlk220342064"/>
    <w:bookmarkStart w:id="72" w:name="_Hlk226463999"/>
    <w:bookmarkStart w:id="73" w:name="_Hlk226464000"/>
    <w:r w:rsidRPr="00D560A2">
      <w:rPr>
        <w:rFonts w:cs="Arial"/>
        <w:b/>
        <w:i/>
      </w:rPr>
      <w:t>Code of Colorado Regulations</w:t>
    </w:r>
    <w:r w:rsidRPr="00D560A2">
      <w:rPr>
        <w:rFonts w:cs="Arial"/>
        <w:b/>
        <w:i/>
        <w:caps/>
      </w:rPr>
      <w:tab/>
    </w:r>
    <w:r w:rsidRPr="003E2ABA">
      <w:rPr>
        <w:rFonts w:cs="Arial"/>
        <w:b/>
        <w:i/>
        <w:caps/>
        <w:sz w:val="22"/>
        <w:szCs w:val="22"/>
      </w:rPr>
      <w:t>1</w:t>
    </w:r>
    <w:r w:rsidRPr="003E2ABA">
      <w:rPr>
        <w:rFonts w:cs="Arial"/>
        <w:b/>
        <w:i/>
        <w:color w:val="000000"/>
        <w:sz w:val="22"/>
        <w:szCs w:val="22"/>
      </w:rPr>
      <w:t xml:space="preserve"> CCR </w:t>
    </w:r>
    <w:r w:rsidR="003E2ABA" w:rsidRPr="003E2ABA">
      <w:rPr>
        <w:rFonts w:cs="Arial"/>
        <w:b/>
        <w:i/>
        <w:color w:val="000000"/>
        <w:sz w:val="22"/>
        <w:szCs w:val="22"/>
      </w:rPr>
      <w:t>203-1</w:t>
    </w:r>
  </w:p>
  <w:bookmarkEnd w:id="68"/>
  <w:bookmarkEnd w:id="69"/>
  <w:bookmarkEnd w:id="70"/>
  <w:bookmarkEnd w:id="71"/>
  <w:bookmarkEnd w:id="72"/>
  <w:bookmarkEnd w:id="73"/>
  <w:p w14:paraId="20EF39CB" w14:textId="64BC9954" w:rsidR="00BE0C58" w:rsidRPr="00D560A2" w:rsidRDefault="003E2ABA" w:rsidP="001F2E79">
    <w:pPr>
      <w:pBdr>
        <w:bottom w:val="single" w:sz="12" w:space="1" w:color="auto"/>
      </w:pBdr>
      <w:spacing w:after="0"/>
      <w:rPr>
        <w:rFonts w:cs="Arial"/>
        <w:b/>
        <w:i/>
      </w:rPr>
    </w:pPr>
    <w:r>
      <w:rPr>
        <w:rFonts w:cs="Arial"/>
        <w:b/>
        <w:i/>
      </w:rPr>
      <w:t>Liquor and Tobacco Enforcement Division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D1DF" w14:textId="66CAB82D" w:rsidR="002A00EC" w:rsidRDefault="002A00EC" w:rsidP="002A00EC">
    <w:pPr>
      <w:spacing w:after="0" w:line="240" w:lineRule="auto"/>
      <w:ind w:left="50"/>
      <w:rPr>
        <w:rFonts w:ascii="Times New Roman" w:hAnsi="Times New Roman"/>
      </w:rPr>
    </w:pPr>
    <w:r>
      <w:rPr>
        <w:rFonts w:eastAsia="Arial" w:cs="Arial"/>
        <w:noProof/>
        <w:color w:val="000000"/>
        <w:sz w:val="22"/>
        <w:szCs w:val="22"/>
      </w:rPr>
      <w:drawing>
        <wp:inline distT="0" distB="0" distL="0" distR="0" wp14:anchorId="762F82D4" wp14:editId="17BAE572">
          <wp:extent cx="3577175" cy="614363"/>
          <wp:effectExtent l="0" t="0" r="0" b="0"/>
          <wp:docPr id="1" name="image1.png" descr="This logo features a pine tree overlapped by a red and blue 'C' with mountains and a yellow sky in the middle. Next to the 'C' is a green and red circle with a white government building and 'CDOR' beneath it. To the right of these images, the title; Colorado Department of Revenue, Liquor and Tobacco Enforcement Division is displayed."/>
          <wp:cNvGraphicFramePr/>
          <a:graphic xmlns:a="http://schemas.openxmlformats.org/drawingml/2006/main">
            <a:graphicData uri="http://schemas.openxmlformats.org/drawingml/2006/picture">
              <pic:pic xmlns:pic="http://schemas.openxmlformats.org/drawingml/2006/picture">
                <pic:nvPicPr>
                  <pic:cNvPr id="1" name="image1.png" descr="This logo features a pine tree overlapped by a red and blue 'C' with mountains and a yellow sky in the middle. Next to the 'C' is a green and red circle with a white government building and 'CDOR' beneath it. To the right of these images, the title; Colorado Department of Revenue, Liquor and Tobacco Enforcement Division is displayed."/>
                  <pic:cNvPicPr preferRelativeResize="0"/>
                </pic:nvPicPr>
                <pic:blipFill>
                  <a:blip r:embed="rId1"/>
                  <a:srcRect/>
                  <a:stretch>
                    <a:fillRect/>
                  </a:stretch>
                </pic:blipFill>
                <pic:spPr>
                  <a:xfrm>
                    <a:off x="0" y="0"/>
                    <a:ext cx="3577175" cy="614363"/>
                  </a:xfrm>
                  <a:prstGeom prst="rect">
                    <a:avLst/>
                  </a:prstGeom>
                  <a:ln/>
                </pic:spPr>
              </pic:pic>
            </a:graphicData>
          </a:graphic>
        </wp:inline>
      </w:drawing>
    </w:r>
  </w:p>
  <w:p w14:paraId="4C08317A" w14:textId="77777777" w:rsidR="002A00EC" w:rsidRDefault="002A00EC" w:rsidP="002A00EC">
    <w:pPr>
      <w:widowControl w:val="0"/>
      <w:spacing w:after="0" w:line="240" w:lineRule="auto"/>
      <w:ind w:right="125"/>
      <w:rPr>
        <w:rFonts w:ascii="Trebuchet MS" w:eastAsia="Trebuchet MS" w:hAnsi="Trebuchet MS" w:cs="Trebuchet MS"/>
        <w:sz w:val="16"/>
        <w:szCs w:val="16"/>
      </w:rPr>
    </w:pPr>
    <w:r>
      <w:rPr>
        <w:rFonts w:ascii="Trebuchet MS" w:eastAsia="Trebuchet MS" w:hAnsi="Trebuchet MS" w:cs="Trebuchet MS"/>
        <w:sz w:val="16"/>
        <w:szCs w:val="16"/>
      </w:rPr>
      <w:t>Physical Address</w:t>
    </w:r>
    <w:proofErr w:type="gramStart"/>
    <w:r>
      <w:rPr>
        <w:rFonts w:ascii="Trebuchet MS" w:eastAsia="Trebuchet MS" w:hAnsi="Trebuchet MS" w:cs="Trebuchet MS"/>
        <w:sz w:val="16"/>
        <w:szCs w:val="16"/>
      </w:rPr>
      <w:t xml:space="preserve">:                                </w:t>
    </w:r>
    <w:r>
      <w:rPr>
        <w:rFonts w:ascii="Trebuchet MS" w:eastAsia="Trebuchet MS" w:hAnsi="Trebuchet MS" w:cs="Trebuchet MS"/>
        <w:sz w:val="16"/>
        <w:szCs w:val="16"/>
      </w:rPr>
      <w:tab/>
      <w:t>Mailing</w:t>
    </w:r>
    <w:proofErr w:type="gramEnd"/>
    <w:r>
      <w:rPr>
        <w:rFonts w:ascii="Trebuchet MS" w:eastAsia="Trebuchet MS" w:hAnsi="Trebuchet MS" w:cs="Trebuchet MS"/>
        <w:sz w:val="16"/>
        <w:szCs w:val="16"/>
      </w:rPr>
      <w:t xml:space="preserve"> Address:</w:t>
    </w:r>
  </w:p>
  <w:p w14:paraId="715EEA83" w14:textId="77777777" w:rsidR="002A00EC" w:rsidRDefault="002A00EC" w:rsidP="002A00EC">
    <w:pPr>
      <w:widowControl w:val="0"/>
      <w:spacing w:after="0" w:line="240" w:lineRule="auto"/>
      <w:jc w:val="both"/>
      <w:rPr>
        <w:rFonts w:ascii="Trebuchet MS" w:eastAsia="Trebuchet MS" w:hAnsi="Trebuchet MS" w:cs="Trebuchet MS"/>
        <w:sz w:val="16"/>
        <w:szCs w:val="16"/>
      </w:rPr>
    </w:pPr>
    <w:r>
      <w:rPr>
        <w:rFonts w:ascii="Trebuchet MS" w:eastAsia="Trebuchet MS" w:hAnsi="Trebuchet MS" w:cs="Trebuchet MS"/>
        <w:sz w:val="16"/>
        <w:szCs w:val="16"/>
      </w:rPr>
      <w:t xml:space="preserve">1707 Cole Boulevard, Suite 300          </w:t>
    </w:r>
    <w:r>
      <w:rPr>
        <w:rFonts w:ascii="Trebuchet MS" w:eastAsia="Trebuchet MS" w:hAnsi="Trebuchet MS" w:cs="Trebuchet MS"/>
        <w:sz w:val="16"/>
        <w:szCs w:val="16"/>
      </w:rPr>
      <w:tab/>
      <w:t>P.O. Box 17087</w:t>
    </w:r>
  </w:p>
  <w:p w14:paraId="66BAACD5" w14:textId="1F9D6998" w:rsidR="002A00EC" w:rsidRDefault="002A00EC" w:rsidP="002A00EC">
    <w:pPr>
      <w:widowControl w:val="0"/>
      <w:spacing w:after="0" w:line="240" w:lineRule="auto"/>
      <w:jc w:val="both"/>
      <w:rPr>
        <w:rFonts w:ascii="Trebuchet MS" w:eastAsia="Trebuchet MS" w:hAnsi="Trebuchet MS" w:cs="Trebuchet MS"/>
        <w:sz w:val="16"/>
        <w:szCs w:val="16"/>
      </w:rPr>
    </w:pPr>
    <w:r>
      <w:rPr>
        <w:rFonts w:ascii="Trebuchet MS" w:eastAsia="Trebuchet MS" w:hAnsi="Trebuchet MS" w:cs="Trebuchet MS"/>
        <w:sz w:val="16"/>
        <w:szCs w:val="16"/>
      </w:rPr>
      <w:t xml:space="preserve">Lakewood, CO 80401                          </w:t>
    </w:r>
    <w:r>
      <w:rPr>
        <w:rFonts w:ascii="Trebuchet MS" w:eastAsia="Trebuchet MS" w:hAnsi="Trebuchet MS" w:cs="Trebuchet MS"/>
        <w:sz w:val="16"/>
        <w:szCs w:val="16"/>
      </w:rPr>
      <w:tab/>
      <w:t>Denver, Colorado 80217-087</w:t>
    </w:r>
  </w:p>
  <w:p w14:paraId="206D85D9" w14:textId="77777777" w:rsidR="002A00EC" w:rsidRPr="002A00EC" w:rsidRDefault="002A00EC" w:rsidP="002A00EC">
    <w:pPr>
      <w:widowControl w:val="0"/>
      <w:spacing w:after="0" w:line="240" w:lineRule="auto"/>
      <w:jc w:val="both"/>
      <w:rPr>
        <w:rFonts w:ascii="Trebuchet MS" w:eastAsia="Trebuchet MS" w:hAnsi="Trebuchet MS" w:cs="Trebuchet M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76CB"/>
    <w:multiLevelType w:val="hybridMultilevel"/>
    <w:tmpl w:val="2F46EF92"/>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562A198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563F6707"/>
    <w:multiLevelType w:val="multilevel"/>
    <w:tmpl w:val="C42209AC"/>
    <w:numStyleLink w:val="CDOSCCR"/>
  </w:abstractNum>
  <w:abstractNum w:abstractNumId="3" w15:restartNumberingAfterBreak="0">
    <w:nsid w:val="6648264A"/>
    <w:multiLevelType w:val="multilevel"/>
    <w:tmpl w:val="8A72E0F6"/>
    <w:lvl w:ilvl="0">
      <w:start w:val="1"/>
      <w:numFmt w:val="upperLetter"/>
      <w:lvlText w:val="%1."/>
      <w:lvlJc w:val="left"/>
      <w:pPr>
        <w:ind w:left="835" w:hanging="360"/>
      </w:pPr>
    </w:lvl>
    <w:lvl w:ilvl="1">
      <w:start w:val="1"/>
      <w:numFmt w:val="decimal"/>
      <w:lvlText w:val="%2."/>
      <w:lvlJc w:val="left"/>
      <w:pPr>
        <w:ind w:left="1555" w:hanging="360"/>
      </w:pPr>
    </w:lvl>
    <w:lvl w:ilvl="2">
      <w:start w:val="1"/>
      <w:numFmt w:val="lowerLetter"/>
      <w:lvlText w:val="%3."/>
      <w:lvlJc w:val="left"/>
      <w:pPr>
        <w:ind w:left="2455" w:hanging="360"/>
      </w:pPr>
    </w:lvl>
    <w:lvl w:ilvl="3">
      <w:start w:val="1"/>
      <w:numFmt w:val="decimal"/>
      <w:lvlText w:val="%4."/>
      <w:lvlJc w:val="left"/>
      <w:pPr>
        <w:ind w:left="2995" w:hanging="360"/>
      </w:pPr>
    </w:lvl>
    <w:lvl w:ilvl="4">
      <w:start w:val="1"/>
      <w:numFmt w:val="lowerLetter"/>
      <w:lvlText w:val="%5."/>
      <w:lvlJc w:val="left"/>
      <w:pPr>
        <w:ind w:left="3715" w:hanging="360"/>
      </w:pPr>
    </w:lvl>
    <w:lvl w:ilvl="5">
      <w:start w:val="1"/>
      <w:numFmt w:val="lowerRoman"/>
      <w:lvlText w:val="%6."/>
      <w:lvlJc w:val="right"/>
      <w:pPr>
        <w:ind w:left="4435" w:hanging="180"/>
      </w:pPr>
    </w:lvl>
    <w:lvl w:ilvl="6">
      <w:start w:val="1"/>
      <w:numFmt w:val="decimal"/>
      <w:lvlText w:val="%7."/>
      <w:lvlJc w:val="left"/>
      <w:pPr>
        <w:ind w:left="5155" w:hanging="360"/>
      </w:pPr>
    </w:lvl>
    <w:lvl w:ilvl="7">
      <w:start w:val="1"/>
      <w:numFmt w:val="lowerLetter"/>
      <w:lvlText w:val="%8."/>
      <w:lvlJc w:val="left"/>
      <w:pPr>
        <w:ind w:left="5875" w:hanging="360"/>
      </w:pPr>
    </w:lvl>
    <w:lvl w:ilvl="8">
      <w:start w:val="1"/>
      <w:numFmt w:val="lowerRoman"/>
      <w:lvlText w:val="%9."/>
      <w:lvlJc w:val="right"/>
      <w:pPr>
        <w:ind w:left="6595" w:hanging="180"/>
      </w:pPr>
    </w:lvl>
  </w:abstractNum>
  <w:abstractNum w:abstractNumId="4" w15:restartNumberingAfterBreak="0">
    <w:nsid w:val="69EC41D9"/>
    <w:multiLevelType w:val="multilevel"/>
    <w:tmpl w:val="8A72E0F6"/>
    <w:lvl w:ilvl="0">
      <w:start w:val="1"/>
      <w:numFmt w:val="upperLetter"/>
      <w:lvlText w:val="%1."/>
      <w:lvlJc w:val="left"/>
      <w:pPr>
        <w:ind w:left="835" w:hanging="360"/>
      </w:pPr>
    </w:lvl>
    <w:lvl w:ilvl="1">
      <w:start w:val="1"/>
      <w:numFmt w:val="decimal"/>
      <w:lvlText w:val="%2."/>
      <w:lvlJc w:val="left"/>
      <w:pPr>
        <w:ind w:left="1555" w:hanging="360"/>
      </w:pPr>
    </w:lvl>
    <w:lvl w:ilvl="2">
      <w:start w:val="1"/>
      <w:numFmt w:val="lowerLetter"/>
      <w:lvlText w:val="%3."/>
      <w:lvlJc w:val="left"/>
      <w:pPr>
        <w:ind w:left="2455" w:hanging="360"/>
      </w:pPr>
    </w:lvl>
    <w:lvl w:ilvl="3">
      <w:start w:val="1"/>
      <w:numFmt w:val="decimal"/>
      <w:lvlText w:val="%4."/>
      <w:lvlJc w:val="left"/>
      <w:pPr>
        <w:ind w:left="2995" w:hanging="360"/>
      </w:pPr>
    </w:lvl>
    <w:lvl w:ilvl="4">
      <w:start w:val="1"/>
      <w:numFmt w:val="lowerLetter"/>
      <w:lvlText w:val="%5."/>
      <w:lvlJc w:val="left"/>
      <w:pPr>
        <w:ind w:left="3715" w:hanging="360"/>
      </w:pPr>
    </w:lvl>
    <w:lvl w:ilvl="5">
      <w:start w:val="1"/>
      <w:numFmt w:val="lowerRoman"/>
      <w:lvlText w:val="%6."/>
      <w:lvlJc w:val="right"/>
      <w:pPr>
        <w:ind w:left="4435" w:hanging="180"/>
      </w:pPr>
    </w:lvl>
    <w:lvl w:ilvl="6">
      <w:start w:val="1"/>
      <w:numFmt w:val="decimal"/>
      <w:lvlText w:val="%7."/>
      <w:lvlJc w:val="left"/>
      <w:pPr>
        <w:ind w:left="5155" w:hanging="360"/>
      </w:pPr>
    </w:lvl>
    <w:lvl w:ilvl="7">
      <w:start w:val="1"/>
      <w:numFmt w:val="lowerLetter"/>
      <w:lvlText w:val="%8."/>
      <w:lvlJc w:val="left"/>
      <w:pPr>
        <w:ind w:left="5875" w:hanging="360"/>
      </w:pPr>
    </w:lvl>
    <w:lvl w:ilvl="8">
      <w:start w:val="1"/>
      <w:numFmt w:val="lowerRoman"/>
      <w:lvlText w:val="%9."/>
      <w:lvlJc w:val="right"/>
      <w:pPr>
        <w:ind w:left="6595" w:hanging="180"/>
      </w:pPr>
    </w:lvl>
  </w:abstractNum>
  <w:num w:numId="1" w16cid:durableId="236018032">
    <w:abstractNumId w:val="1"/>
  </w:num>
  <w:num w:numId="2" w16cid:durableId="2116245184">
    <w:abstractNumId w:val="2"/>
    <w:lvlOverride w:ilvl="0">
      <w:lvl w:ilvl="0">
        <w:start w:val="1"/>
        <w:numFmt w:val="upperLetter"/>
        <w:lvlText w:val="%1."/>
        <w:lvlJc w:val="left"/>
        <w:pPr>
          <w:ind w:left="720" w:hanging="720"/>
        </w:pPr>
        <w:rPr>
          <w:rFonts w:hint="default"/>
          <w:color w:val="auto"/>
        </w:rPr>
      </w:lvl>
    </w:lvlOverride>
  </w:num>
  <w:num w:numId="3" w16cid:durableId="1345866635">
    <w:abstractNumId w:val="0"/>
  </w:num>
  <w:num w:numId="4" w16cid:durableId="641735241">
    <w:abstractNumId w:val="4"/>
  </w:num>
  <w:num w:numId="5" w16cid:durableId="369958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B4"/>
    <w:rsid w:val="0000631E"/>
    <w:rsid w:val="00012F38"/>
    <w:rsid w:val="000554F1"/>
    <w:rsid w:val="00095338"/>
    <w:rsid w:val="000D0BE6"/>
    <w:rsid w:val="000D2BE2"/>
    <w:rsid w:val="000E71E0"/>
    <w:rsid w:val="001236F5"/>
    <w:rsid w:val="001375B4"/>
    <w:rsid w:val="00152615"/>
    <w:rsid w:val="0018774D"/>
    <w:rsid w:val="001A4EA9"/>
    <w:rsid w:val="001E2436"/>
    <w:rsid w:val="001F2E79"/>
    <w:rsid w:val="00210EBE"/>
    <w:rsid w:val="002A00EC"/>
    <w:rsid w:val="002A18CB"/>
    <w:rsid w:val="002B74DD"/>
    <w:rsid w:val="002F3C1F"/>
    <w:rsid w:val="00352BDF"/>
    <w:rsid w:val="00365D1A"/>
    <w:rsid w:val="003C0D6F"/>
    <w:rsid w:val="003E2ABA"/>
    <w:rsid w:val="003E5173"/>
    <w:rsid w:val="003F0CC7"/>
    <w:rsid w:val="0041267F"/>
    <w:rsid w:val="00415DF6"/>
    <w:rsid w:val="00450CE1"/>
    <w:rsid w:val="004E74CB"/>
    <w:rsid w:val="00510AA8"/>
    <w:rsid w:val="005355E2"/>
    <w:rsid w:val="005477B1"/>
    <w:rsid w:val="00585F90"/>
    <w:rsid w:val="005D6B13"/>
    <w:rsid w:val="00633A1F"/>
    <w:rsid w:val="006374E5"/>
    <w:rsid w:val="006467BD"/>
    <w:rsid w:val="006B1A6D"/>
    <w:rsid w:val="006D421B"/>
    <w:rsid w:val="007B6A5C"/>
    <w:rsid w:val="00816CFC"/>
    <w:rsid w:val="008473F3"/>
    <w:rsid w:val="00893A38"/>
    <w:rsid w:val="008D2764"/>
    <w:rsid w:val="0095772C"/>
    <w:rsid w:val="0098239E"/>
    <w:rsid w:val="00982A8E"/>
    <w:rsid w:val="009A05E6"/>
    <w:rsid w:val="009A7240"/>
    <w:rsid w:val="009D2798"/>
    <w:rsid w:val="009D5FCB"/>
    <w:rsid w:val="009E4622"/>
    <w:rsid w:val="00AA399D"/>
    <w:rsid w:val="00AB71C2"/>
    <w:rsid w:val="00AC6457"/>
    <w:rsid w:val="00B26B5D"/>
    <w:rsid w:val="00B361FD"/>
    <w:rsid w:val="00B53BDD"/>
    <w:rsid w:val="00B57F10"/>
    <w:rsid w:val="00BD7867"/>
    <w:rsid w:val="00BE0C58"/>
    <w:rsid w:val="00C147AA"/>
    <w:rsid w:val="00C40192"/>
    <w:rsid w:val="00C41BD0"/>
    <w:rsid w:val="00C55128"/>
    <w:rsid w:val="00C60CF5"/>
    <w:rsid w:val="00C76DE7"/>
    <w:rsid w:val="00C8417D"/>
    <w:rsid w:val="00CA5B82"/>
    <w:rsid w:val="00CE3733"/>
    <w:rsid w:val="00D06D55"/>
    <w:rsid w:val="00D25BB7"/>
    <w:rsid w:val="00D542FD"/>
    <w:rsid w:val="00D81C02"/>
    <w:rsid w:val="00D90E16"/>
    <w:rsid w:val="00D93F43"/>
    <w:rsid w:val="00DA6214"/>
    <w:rsid w:val="00DB3FA9"/>
    <w:rsid w:val="00DC4178"/>
    <w:rsid w:val="00DC5579"/>
    <w:rsid w:val="00DC68B1"/>
    <w:rsid w:val="00E472DB"/>
    <w:rsid w:val="00E7143E"/>
    <w:rsid w:val="00E75DC2"/>
    <w:rsid w:val="00E76518"/>
    <w:rsid w:val="00EA167D"/>
    <w:rsid w:val="00FD0D0F"/>
    <w:rsid w:val="00FE0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22F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7D"/>
    <w:pPr>
      <w:spacing w:after="120" w:line="360" w:lineRule="auto"/>
    </w:pPr>
    <w:rPr>
      <w:rFonts w:ascii="Arial" w:hAnsi="Arial" w:cs="Times New Roman"/>
      <w:kern w:val="0"/>
      <w:szCs w:val="20"/>
      <w14:ligatures w14:val="none"/>
    </w:rPr>
  </w:style>
  <w:style w:type="paragraph" w:styleId="Heading1">
    <w:name w:val="heading 1"/>
    <w:basedOn w:val="Normal"/>
    <w:next w:val="Normal"/>
    <w:link w:val="Heading1Char"/>
    <w:autoRedefine/>
    <w:qFormat/>
    <w:rsid w:val="00DB3FA9"/>
    <w:pPr>
      <w:keepNext/>
      <w:spacing w:after="60"/>
      <w:outlineLvl w:val="0"/>
    </w:pPr>
    <w:rPr>
      <w:b/>
      <w:bCs/>
      <w:caps/>
      <w:kern w:val="32"/>
      <w:szCs w:val="32"/>
    </w:rPr>
  </w:style>
  <w:style w:type="paragraph" w:styleId="Heading2">
    <w:name w:val="heading 2"/>
    <w:basedOn w:val="Normal"/>
    <w:next w:val="Normal"/>
    <w:link w:val="Heading2Char"/>
    <w:autoRedefine/>
    <w:qFormat/>
    <w:rsid w:val="00893A38"/>
    <w:pPr>
      <w:keepNext/>
      <w:spacing w:after="60"/>
      <w:outlineLvl w:val="1"/>
      <w:pPrChange w:id="0" w:author="Author">
        <w:pPr>
          <w:keepNext/>
          <w:spacing w:after="60" w:line="360" w:lineRule="auto"/>
          <w:outlineLvl w:val="1"/>
        </w:pPr>
      </w:pPrChange>
    </w:pPr>
    <w:rPr>
      <w:iCs/>
      <w:szCs w:val="28"/>
      <w:rPrChange w:id="0" w:author="Author">
        <w:rPr>
          <w:rFonts w:ascii="Arial" w:hAnsi="Arial"/>
          <w:b/>
          <w:bCs/>
          <w:iCs/>
          <w:sz w:val="24"/>
          <w:szCs w:val="28"/>
          <w:lang w:val="en-US" w:eastAsia="en-US" w:bidi="ar-SA"/>
        </w:rPr>
      </w:rPrChange>
    </w:rPr>
  </w:style>
  <w:style w:type="paragraph" w:styleId="Heading3">
    <w:name w:val="heading 3"/>
    <w:basedOn w:val="Normal"/>
    <w:next w:val="Normal"/>
    <w:link w:val="Heading3Char"/>
    <w:autoRedefine/>
    <w:qFormat/>
    <w:rsid w:val="00DB3FA9"/>
    <w:pPr>
      <w:keepNext/>
      <w:spacing w:after="60"/>
      <w:outlineLvl w:val="2"/>
    </w:pPr>
    <w:rPr>
      <w:b/>
      <w:bCs/>
      <w:szCs w:val="26"/>
    </w:rPr>
  </w:style>
  <w:style w:type="paragraph" w:styleId="Heading4">
    <w:name w:val="heading 4"/>
    <w:basedOn w:val="Normal"/>
    <w:next w:val="Normal"/>
    <w:link w:val="Heading4Char"/>
    <w:uiPriority w:val="9"/>
    <w:semiHidden/>
    <w:unhideWhenUsed/>
    <w:qFormat/>
    <w:rsid w:val="001375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75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75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75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75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75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3FA9"/>
    <w:rPr>
      <w:rFonts w:ascii="Arial" w:hAnsi="Arial" w:cs="Times New Roman"/>
      <w:b/>
      <w:bCs/>
      <w:caps/>
      <w:kern w:val="32"/>
      <w:szCs w:val="32"/>
      <w14:ligatures w14:val="none"/>
    </w:rPr>
  </w:style>
  <w:style w:type="paragraph" w:customStyle="1" w:styleId="Upar1Bold">
    <w:name w:val="Upar1 + Bold"/>
    <w:basedOn w:val="Normal"/>
    <w:autoRedefine/>
    <w:rsid w:val="00B361FD"/>
    <w:pPr>
      <w:tabs>
        <w:tab w:val="left" w:pos="720"/>
        <w:tab w:val="left" w:pos="1440"/>
      </w:tabs>
    </w:pPr>
    <w:rPr>
      <w:rFonts w:cs="Arial"/>
      <w:b/>
      <w:bCs/>
    </w:rPr>
  </w:style>
  <w:style w:type="paragraph" w:customStyle="1" w:styleId="FootnoteItalic">
    <w:name w:val="Footnote + Italic"/>
    <w:basedOn w:val="Normal"/>
    <w:autoRedefine/>
    <w:rsid w:val="006467BD"/>
    <w:pPr>
      <w:pBdr>
        <w:bottom w:val="single" w:sz="12" w:space="1" w:color="auto"/>
      </w:pBdr>
    </w:pPr>
    <w:rPr>
      <w:i/>
      <w:iCs/>
      <w:szCs w:val="16"/>
    </w:rPr>
  </w:style>
  <w:style w:type="paragraph" w:customStyle="1" w:styleId="par1">
    <w:name w:val="par1"/>
    <w:basedOn w:val="Normal"/>
    <w:autoRedefine/>
    <w:qFormat/>
    <w:rsid w:val="006467BD"/>
    <w:pPr>
      <w:tabs>
        <w:tab w:val="left" w:pos="720"/>
        <w:tab w:val="left" w:pos="1440"/>
        <w:tab w:val="left" w:pos="2160"/>
      </w:tabs>
      <w:ind w:left="720" w:hanging="720"/>
    </w:pPr>
    <w:rPr>
      <w:szCs w:val="24"/>
    </w:rPr>
  </w:style>
  <w:style w:type="paragraph" w:customStyle="1" w:styleId="Par1Before3pt">
    <w:name w:val="Par1 + Before:  3 pt"/>
    <w:basedOn w:val="par1"/>
    <w:autoRedefine/>
    <w:rsid w:val="00B361FD"/>
    <w:pPr>
      <w:spacing w:before="60"/>
    </w:pPr>
  </w:style>
  <w:style w:type="character" w:customStyle="1" w:styleId="Heading2Char">
    <w:name w:val="Heading 2 Char"/>
    <w:link w:val="Heading2"/>
    <w:rsid w:val="00893A38"/>
    <w:rPr>
      <w:rFonts w:ascii="Arial" w:hAnsi="Arial" w:cs="Times New Roman"/>
      <w:iCs/>
      <w:kern w:val="0"/>
      <w:szCs w:val="28"/>
      <w14:ligatures w14:val="none"/>
    </w:rPr>
  </w:style>
  <w:style w:type="character" w:customStyle="1" w:styleId="Heading3Char">
    <w:name w:val="Heading 3 Char"/>
    <w:basedOn w:val="DefaultParagraphFont"/>
    <w:link w:val="Heading3"/>
    <w:rsid w:val="00DB3FA9"/>
    <w:rPr>
      <w:rFonts w:ascii="Arial" w:hAnsi="Arial" w:cs="Times New Roman"/>
      <w:b/>
      <w:bCs/>
      <w:kern w:val="0"/>
      <w:szCs w:val="26"/>
      <w14:ligatures w14:val="none"/>
    </w:rPr>
  </w:style>
  <w:style w:type="paragraph" w:customStyle="1" w:styleId="Par1Underline">
    <w:name w:val="Par1 + Underline"/>
    <w:basedOn w:val="par1"/>
    <w:autoRedefine/>
    <w:rsid w:val="00B361FD"/>
    <w:rPr>
      <w:u w:val="single"/>
    </w:rPr>
  </w:style>
  <w:style w:type="paragraph" w:customStyle="1" w:styleId="Styleupar1Bold">
    <w:name w:val="Style upar1 + Bold"/>
    <w:basedOn w:val="upar1"/>
    <w:autoRedefine/>
    <w:qFormat/>
    <w:rsid w:val="00DB3FA9"/>
    <w:rPr>
      <w:b/>
      <w:bCs/>
    </w:rPr>
  </w:style>
  <w:style w:type="paragraph" w:customStyle="1" w:styleId="upar1">
    <w:name w:val="upar1"/>
    <w:basedOn w:val="Normal"/>
    <w:autoRedefine/>
    <w:rsid w:val="009A05E6"/>
    <w:pPr>
      <w:tabs>
        <w:tab w:val="left" w:pos="720"/>
        <w:tab w:val="left" w:pos="1440"/>
      </w:tabs>
    </w:pPr>
    <w:rPr>
      <w:rFonts w:cs="Arial"/>
    </w:rPr>
  </w:style>
  <w:style w:type="paragraph" w:customStyle="1" w:styleId="StyleHeading2Italic">
    <w:name w:val="Style Heading 2 + Italic"/>
    <w:basedOn w:val="Heading2"/>
    <w:autoRedefine/>
    <w:rsid w:val="009A05E6"/>
    <w:rPr>
      <w:i/>
      <w:iCs w:val="0"/>
    </w:rPr>
  </w:style>
  <w:style w:type="paragraph" w:customStyle="1" w:styleId="StyleFootnoteItalic">
    <w:name w:val="Style Footnote + Italic"/>
    <w:basedOn w:val="Normal"/>
    <w:autoRedefine/>
    <w:rsid w:val="0095772C"/>
    <w:pPr>
      <w:spacing w:before="120"/>
    </w:pPr>
    <w:rPr>
      <w:i/>
      <w:iCs/>
      <w:szCs w:val="16"/>
    </w:rPr>
  </w:style>
  <w:style w:type="paragraph" w:customStyle="1" w:styleId="StyleFootnoteItalic1">
    <w:name w:val="Style Footnote + Italic1"/>
    <w:basedOn w:val="Normal"/>
    <w:autoRedefine/>
    <w:rsid w:val="0095772C"/>
    <w:pPr>
      <w:spacing w:before="120"/>
    </w:pPr>
    <w:rPr>
      <w:i/>
      <w:iCs/>
      <w:szCs w:val="16"/>
    </w:rPr>
  </w:style>
  <w:style w:type="paragraph" w:customStyle="1" w:styleId="StyleFootnoteItalic2">
    <w:name w:val="Style Footnote + Italic2"/>
    <w:basedOn w:val="Normal"/>
    <w:autoRedefine/>
    <w:rsid w:val="00CA5B82"/>
    <w:pPr>
      <w:spacing w:before="120"/>
    </w:pPr>
    <w:rPr>
      <w:i/>
      <w:iCs/>
      <w:szCs w:val="16"/>
    </w:rPr>
  </w:style>
  <w:style w:type="paragraph" w:customStyle="1" w:styleId="StyleHeading1Allcaps">
    <w:name w:val="Style Heading 1 + All caps"/>
    <w:basedOn w:val="Heading1"/>
    <w:autoRedefine/>
    <w:rsid w:val="00415DF6"/>
    <w:rPr>
      <w:caps w:val="0"/>
    </w:rPr>
  </w:style>
  <w:style w:type="character" w:customStyle="1" w:styleId="Heading4Char">
    <w:name w:val="Heading 4 Char"/>
    <w:basedOn w:val="DefaultParagraphFont"/>
    <w:link w:val="Heading4"/>
    <w:uiPriority w:val="9"/>
    <w:semiHidden/>
    <w:rsid w:val="001375B4"/>
    <w:rPr>
      <w:rFonts w:eastAsiaTheme="majorEastAsia" w:cstheme="majorBidi"/>
      <w:i/>
      <w:iCs/>
      <w:color w:val="0F4761" w:themeColor="accent1" w:themeShade="BF"/>
      <w:kern w:val="0"/>
      <w:szCs w:val="20"/>
      <w14:ligatures w14:val="none"/>
    </w:rPr>
  </w:style>
  <w:style w:type="character" w:customStyle="1" w:styleId="Heading5Char">
    <w:name w:val="Heading 5 Char"/>
    <w:basedOn w:val="DefaultParagraphFont"/>
    <w:link w:val="Heading5"/>
    <w:uiPriority w:val="9"/>
    <w:semiHidden/>
    <w:rsid w:val="001375B4"/>
    <w:rPr>
      <w:rFonts w:eastAsiaTheme="majorEastAsia" w:cstheme="majorBidi"/>
      <w:color w:val="0F4761" w:themeColor="accent1" w:themeShade="BF"/>
      <w:kern w:val="0"/>
      <w:szCs w:val="20"/>
      <w14:ligatures w14:val="none"/>
    </w:rPr>
  </w:style>
  <w:style w:type="character" w:customStyle="1" w:styleId="Heading6Char">
    <w:name w:val="Heading 6 Char"/>
    <w:basedOn w:val="DefaultParagraphFont"/>
    <w:link w:val="Heading6"/>
    <w:uiPriority w:val="9"/>
    <w:semiHidden/>
    <w:rsid w:val="001375B4"/>
    <w:rPr>
      <w:rFonts w:eastAsiaTheme="majorEastAsia"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1375B4"/>
    <w:rPr>
      <w:rFonts w:eastAsiaTheme="majorEastAsia"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1375B4"/>
    <w:rPr>
      <w:rFonts w:eastAsiaTheme="majorEastAsia"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1375B4"/>
    <w:rPr>
      <w:rFonts w:eastAsiaTheme="majorEastAsia" w:cstheme="majorBidi"/>
      <w:color w:val="272727" w:themeColor="text1" w:themeTint="D8"/>
      <w:kern w:val="0"/>
      <w:szCs w:val="20"/>
      <w14:ligatures w14:val="none"/>
    </w:rPr>
  </w:style>
  <w:style w:type="paragraph" w:styleId="Title">
    <w:name w:val="Title"/>
    <w:basedOn w:val="Normal"/>
    <w:next w:val="Normal"/>
    <w:link w:val="TitleChar"/>
    <w:uiPriority w:val="10"/>
    <w:qFormat/>
    <w:rsid w:val="001375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5B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375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5B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375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5B4"/>
    <w:rPr>
      <w:rFonts w:ascii="Arial" w:hAnsi="Arial" w:cs="Times New Roman"/>
      <w:i/>
      <w:iCs/>
      <w:color w:val="404040" w:themeColor="text1" w:themeTint="BF"/>
      <w:kern w:val="0"/>
      <w:szCs w:val="20"/>
      <w14:ligatures w14:val="none"/>
    </w:rPr>
  </w:style>
  <w:style w:type="paragraph" w:styleId="ListParagraph">
    <w:name w:val="List Paragraph"/>
    <w:basedOn w:val="Normal"/>
    <w:link w:val="ListParagraphChar"/>
    <w:uiPriority w:val="34"/>
    <w:qFormat/>
    <w:rsid w:val="001375B4"/>
    <w:pPr>
      <w:ind w:left="720"/>
      <w:contextualSpacing/>
    </w:pPr>
  </w:style>
  <w:style w:type="character" w:styleId="IntenseEmphasis">
    <w:name w:val="Intense Emphasis"/>
    <w:basedOn w:val="DefaultParagraphFont"/>
    <w:uiPriority w:val="21"/>
    <w:qFormat/>
    <w:rsid w:val="001375B4"/>
    <w:rPr>
      <w:i/>
      <w:iCs/>
      <w:color w:val="0F4761" w:themeColor="accent1" w:themeShade="BF"/>
    </w:rPr>
  </w:style>
  <w:style w:type="paragraph" w:styleId="IntenseQuote">
    <w:name w:val="Intense Quote"/>
    <w:basedOn w:val="Normal"/>
    <w:next w:val="Normal"/>
    <w:link w:val="IntenseQuoteChar"/>
    <w:uiPriority w:val="30"/>
    <w:qFormat/>
    <w:rsid w:val="0013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5B4"/>
    <w:rPr>
      <w:rFonts w:ascii="Arial" w:hAnsi="Arial" w:cs="Times New Roman"/>
      <w:i/>
      <w:iCs/>
      <w:color w:val="0F4761" w:themeColor="accent1" w:themeShade="BF"/>
      <w:kern w:val="0"/>
      <w:szCs w:val="20"/>
      <w14:ligatures w14:val="none"/>
    </w:rPr>
  </w:style>
  <w:style w:type="character" w:styleId="IntenseReference">
    <w:name w:val="Intense Reference"/>
    <w:basedOn w:val="DefaultParagraphFont"/>
    <w:uiPriority w:val="32"/>
    <w:qFormat/>
    <w:rsid w:val="001375B4"/>
    <w:rPr>
      <w:b/>
      <w:bCs/>
      <w:smallCaps/>
      <w:color w:val="0F4761" w:themeColor="accent1" w:themeShade="BF"/>
      <w:spacing w:val="5"/>
    </w:rPr>
  </w:style>
  <w:style w:type="paragraph" w:customStyle="1" w:styleId="par2">
    <w:name w:val="par2"/>
    <w:basedOn w:val="par1"/>
    <w:autoRedefine/>
    <w:rsid w:val="00B53BDD"/>
    <w:pPr>
      <w:ind w:firstLine="0"/>
    </w:pPr>
  </w:style>
  <w:style w:type="paragraph" w:styleId="Footer">
    <w:name w:val="footer"/>
    <w:basedOn w:val="Normal"/>
    <w:link w:val="FooterChar"/>
    <w:uiPriority w:val="99"/>
    <w:rsid w:val="001375B4"/>
    <w:pPr>
      <w:tabs>
        <w:tab w:val="center" w:pos="4680"/>
        <w:tab w:val="right" w:pos="9360"/>
      </w:tabs>
    </w:pPr>
  </w:style>
  <w:style w:type="character" w:customStyle="1" w:styleId="FooterChar">
    <w:name w:val="Footer Char"/>
    <w:basedOn w:val="DefaultParagraphFont"/>
    <w:link w:val="Footer"/>
    <w:uiPriority w:val="99"/>
    <w:rsid w:val="001375B4"/>
    <w:rPr>
      <w:rFonts w:ascii="Arial" w:hAnsi="Arial" w:cs="Times New Roman"/>
      <w:kern w:val="0"/>
      <w:szCs w:val="20"/>
      <w14:ligatures w14:val="none"/>
    </w:rPr>
  </w:style>
  <w:style w:type="numbering" w:customStyle="1" w:styleId="CDOSCCR">
    <w:name w:val="CDOS CCR"/>
    <w:rsid w:val="001375B4"/>
    <w:pPr>
      <w:numPr>
        <w:numId w:val="1"/>
      </w:numPr>
    </w:pPr>
  </w:style>
  <w:style w:type="character" w:customStyle="1" w:styleId="ListParagraphChar">
    <w:name w:val="List Paragraph Char"/>
    <w:basedOn w:val="DefaultParagraphFont"/>
    <w:link w:val="ListParagraph"/>
    <w:uiPriority w:val="34"/>
    <w:rsid w:val="001375B4"/>
    <w:rPr>
      <w:rFonts w:ascii="Arial" w:hAnsi="Arial" w:cs="Times New Roman"/>
      <w:kern w:val="0"/>
      <w:szCs w:val="20"/>
      <w14:ligatures w14:val="none"/>
    </w:rPr>
  </w:style>
  <w:style w:type="paragraph" w:styleId="Header">
    <w:name w:val="header"/>
    <w:basedOn w:val="Normal"/>
    <w:link w:val="HeaderChar"/>
    <w:uiPriority w:val="99"/>
    <w:unhideWhenUsed/>
    <w:rsid w:val="000D2BE2"/>
    <w:pPr>
      <w:tabs>
        <w:tab w:val="center" w:pos="4680"/>
        <w:tab w:val="right" w:pos="9360"/>
      </w:tabs>
    </w:pPr>
  </w:style>
  <w:style w:type="character" w:customStyle="1" w:styleId="HeaderChar">
    <w:name w:val="Header Char"/>
    <w:basedOn w:val="DefaultParagraphFont"/>
    <w:link w:val="Header"/>
    <w:uiPriority w:val="99"/>
    <w:rsid w:val="000D2BE2"/>
    <w:rPr>
      <w:rFonts w:ascii="Arial" w:hAnsi="Arial" w:cs="Times New Roman"/>
      <w:kern w:val="0"/>
      <w:szCs w:val="20"/>
      <w14:ligatures w14:val="none"/>
    </w:rPr>
  </w:style>
  <w:style w:type="paragraph" w:styleId="Revision">
    <w:name w:val="Revision"/>
    <w:hidden/>
    <w:uiPriority w:val="99"/>
    <w:semiHidden/>
    <w:rsid w:val="00D90E16"/>
    <w:pPr>
      <w:spacing w:after="0" w:line="240" w:lineRule="auto"/>
    </w:pPr>
    <w:rPr>
      <w:rFonts w:ascii="Arial"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BD3B2-DEF2-448B-801A-1B4E009FB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3929</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2026-09-03T21:36:00Z</dcterms:created>
  <dcterms:modified xsi:type="dcterms:W3CDTF">2026-09-18T21:10:00Z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2026-08-14T14:16:54Z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916329f9-609b-45f0-bf11-0778c83dbb01</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