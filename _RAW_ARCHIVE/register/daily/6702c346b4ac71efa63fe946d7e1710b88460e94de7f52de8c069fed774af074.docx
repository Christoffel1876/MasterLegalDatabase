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3171C" w14:textId="77777777" w:rsidR="008A4F17" w:rsidRPr="00C4110B" w:rsidRDefault="008A4F17" w:rsidP="00103A11">
      <w:pPr>
        <w:pStyle w:val="Heading1"/>
      </w:pPr>
      <w:r w:rsidRPr="00C4110B">
        <w:t>DEPARTMENT OF REGULATORY AGENCIES</w:t>
      </w:r>
    </w:p>
    <w:p w14:paraId="304A7626" w14:textId="77777777" w:rsidR="008A4F17" w:rsidRPr="00FC251F" w:rsidRDefault="008A4F17" w:rsidP="008A4F17">
      <w:pPr>
        <w:pStyle w:val="upar1"/>
        <w:rPr>
          <w:b/>
          <w:bCs/>
        </w:rPr>
      </w:pPr>
      <w:r w:rsidRPr="00FC251F">
        <w:rPr>
          <w:b/>
          <w:bCs/>
        </w:rPr>
        <w:t>Colorado Dental Board</w:t>
      </w:r>
    </w:p>
    <w:p w14:paraId="33A355A4" w14:textId="77777777" w:rsidR="00392F91" w:rsidRPr="00C4110B" w:rsidRDefault="007A35C1" w:rsidP="00103A11">
      <w:pPr>
        <w:pStyle w:val="Heading2"/>
      </w:pPr>
      <w:r w:rsidRPr="00C4110B">
        <w:t>DENTISTS, DENTAL THERAPISTS &amp; DENTAL HYGIENISTS RULES AND REGULATIONS</w:t>
      </w:r>
    </w:p>
    <w:p w14:paraId="1C193325" w14:textId="77777777" w:rsidR="008A4F17" w:rsidRPr="00FC251F" w:rsidRDefault="008A4F17" w:rsidP="008A4F17">
      <w:pPr>
        <w:pStyle w:val="upar1"/>
      </w:pPr>
      <w:r w:rsidRPr="00FC251F">
        <w:rPr>
          <w:b/>
          <w:bCs/>
        </w:rPr>
        <w:t>3 CCR 709-1</w:t>
      </w:r>
    </w:p>
    <w:p w14:paraId="0DCBDF9F" w14:textId="77777777" w:rsidR="008A4F17" w:rsidRPr="00FC251F" w:rsidRDefault="008A4F17" w:rsidP="008A4F17">
      <w:pPr>
        <w:pStyle w:val="Footnote"/>
        <w:rPr>
          <w:rFonts w:cs="Arial"/>
          <w:sz w:val="20"/>
          <w:szCs w:val="20"/>
        </w:rPr>
      </w:pPr>
      <w:r w:rsidRPr="00FC251F">
        <w:rPr>
          <w:rFonts w:cs="Arial"/>
          <w:i/>
          <w:iCs/>
          <w:sz w:val="20"/>
          <w:szCs w:val="20"/>
        </w:rPr>
        <w:t>[Editor’s Notes follow the text of the rules at the end of this CCR Document.]</w:t>
      </w:r>
    </w:p>
    <w:p w14:paraId="614E8DAF" w14:textId="4957D6A2" w:rsidR="008A4F17" w:rsidRPr="00FC251F" w:rsidRDefault="008A4F17" w:rsidP="008A4F17">
      <w:pPr>
        <w:pStyle w:val="upar1"/>
      </w:pPr>
      <w:r w:rsidRPr="00FC251F">
        <w:t>____________________________________________________________________</w:t>
      </w:r>
      <w:r w:rsidR="00377DE2">
        <w:t>___________</w:t>
      </w:r>
      <w:r w:rsidRPr="00FC251F">
        <w:t>_____</w:t>
      </w:r>
    </w:p>
    <w:p w14:paraId="5433E22E" w14:textId="5D59CAED" w:rsidR="00EA7AA4" w:rsidRDefault="0062233C" w:rsidP="0062233C">
      <w:pPr>
        <w:pStyle w:val="upar1"/>
        <w:jc w:val="center"/>
      </w:pPr>
      <w:commentRangeStart w:id="0"/>
      <w:r>
        <w:t>…</w:t>
      </w:r>
      <w:commentRangeEnd w:id="0"/>
      <w:r w:rsidR="007068F4">
        <w:rPr>
          <w:rStyle w:val="CommentReference"/>
          <w:sz w:val="20"/>
          <w:szCs w:val="20"/>
        </w:rPr>
        <w:commentReference w:id="0"/>
      </w:r>
    </w:p>
    <w:p w14:paraId="2F445041" w14:textId="69300154" w:rsidR="002A066E" w:rsidRDefault="002A066E" w:rsidP="002A066E">
      <w:pPr>
        <w:pStyle w:val="Heading2"/>
      </w:pPr>
      <w:r>
        <w:t>1.33</w:t>
      </w:r>
      <w:r>
        <w:tab/>
      </w:r>
      <w:r w:rsidRPr="002A066E">
        <w:t>Administration of Immunizations</w:t>
      </w:r>
    </w:p>
    <w:p w14:paraId="2E1420D9" w14:textId="1EA020F1" w:rsidR="002A066E" w:rsidRDefault="002A066E" w:rsidP="002A066E">
      <w:pPr>
        <w:pStyle w:val="upar1"/>
      </w:pPr>
      <w:r w:rsidRPr="002A066E">
        <w:t>For purposes of this section, the terms “vaccination” and “immunization” shall be used synonymously to align with statutory language in §12-220-305(t), C.R.S. This clarification does not alter the intent of the statute but provides technically accurate terminology until such time as statutory language may be updated.</w:t>
      </w:r>
    </w:p>
    <w:p w14:paraId="271B2B37" w14:textId="77777777" w:rsidR="002A066E" w:rsidRDefault="002A066E" w:rsidP="002A066E">
      <w:pPr>
        <w:pStyle w:val="par1"/>
      </w:pPr>
      <w:r w:rsidRPr="002A066E">
        <w:t xml:space="preserve">A. </w:t>
      </w:r>
      <w:r>
        <w:tab/>
      </w:r>
      <w:r w:rsidRPr="002A066E">
        <w:t xml:space="preserve">Pursuant to §12-220-305(t) C.R.S., an appropriately trained dentist may order and administer vaccinations to patients six (6) years of age and older.  </w:t>
      </w:r>
    </w:p>
    <w:p w14:paraId="3FAAF10F" w14:textId="43D0DBAB" w:rsidR="002A066E" w:rsidRDefault="002A066E" w:rsidP="002A066E">
      <w:pPr>
        <w:jc w:val="center"/>
      </w:pPr>
      <w:r>
        <w:t>…</w:t>
      </w:r>
    </w:p>
    <w:p w14:paraId="3FF04003" w14:textId="36B7D164" w:rsidR="002A066E" w:rsidRDefault="002A066E" w:rsidP="002A066E">
      <w:pPr>
        <w:pStyle w:val="par1"/>
      </w:pPr>
      <w:r>
        <w:t>B.</w:t>
      </w:r>
      <w:r>
        <w:tab/>
      </w:r>
      <w:r w:rsidRPr="002A066E">
        <w:t>Vaccination and immunization course requirements.</w:t>
      </w:r>
    </w:p>
    <w:p w14:paraId="0C9B9337" w14:textId="4AE16EC1" w:rsidR="002A066E" w:rsidRDefault="002A066E" w:rsidP="002A066E">
      <w:pPr>
        <w:jc w:val="center"/>
      </w:pPr>
      <w:r>
        <w:t>…</w:t>
      </w:r>
    </w:p>
    <w:p w14:paraId="1A446B16" w14:textId="77777777" w:rsidR="0089784F" w:rsidRPr="00D5422A" w:rsidRDefault="0089784F" w:rsidP="0089784F">
      <w:pPr>
        <w:pStyle w:val="par1"/>
        <w:rPr>
          <w:rFonts w:cs="Arial"/>
          <w:color w:val="000000" w:themeColor="text1"/>
          <w:szCs w:val="20"/>
        </w:rPr>
      </w:pPr>
      <w:commentRangeStart w:id="1"/>
      <w:r w:rsidRPr="00D5422A">
        <w:rPr>
          <w:rFonts w:cs="Arial"/>
          <w:color w:val="000000" w:themeColor="text1"/>
          <w:szCs w:val="20"/>
        </w:rPr>
        <w:t>C.</w:t>
      </w:r>
      <w:commentRangeEnd w:id="1"/>
      <w:r w:rsidR="00ED6163" w:rsidRPr="00D5422A">
        <w:rPr>
          <w:rStyle w:val="CommentReference"/>
          <w:rFonts w:cs="Arial"/>
          <w:color w:val="000000" w:themeColor="text1"/>
          <w:sz w:val="20"/>
          <w:szCs w:val="20"/>
        </w:rPr>
        <w:commentReference w:id="1"/>
      </w:r>
      <w:r w:rsidRPr="00D5422A">
        <w:rPr>
          <w:rFonts w:cs="Arial"/>
          <w:color w:val="000000" w:themeColor="text1"/>
          <w:szCs w:val="20"/>
        </w:rPr>
        <w:tab/>
        <w:t>A dentist who administers vaccines within a hospital or Integrated Health Care setting, such as a Federally-Qualified Health Center, Accountable Care Organization or Healthcare Maintenance Organization that includes other appropriately trained vaccinators and where the dentist is not directly responsible for the storage of vaccines shall only be required to complete an immunization delivery course of at least four (4) hours in length that includes sections (B)(1)(b-g) of this Rule.</w:t>
      </w:r>
    </w:p>
    <w:p w14:paraId="4DCCFADE" w14:textId="77777777" w:rsidR="0089784F" w:rsidRPr="00D5422A" w:rsidRDefault="0089784F" w:rsidP="0089784F">
      <w:pPr>
        <w:pStyle w:val="par1"/>
        <w:rPr>
          <w:rFonts w:cs="Arial"/>
          <w:color w:val="000000" w:themeColor="text1"/>
          <w:szCs w:val="20"/>
        </w:rPr>
      </w:pPr>
      <w:r w:rsidRPr="00D5422A">
        <w:rPr>
          <w:rFonts w:cs="Arial"/>
          <w:color w:val="000000" w:themeColor="text1"/>
          <w:szCs w:val="20"/>
        </w:rPr>
        <w:t>D.</w:t>
      </w:r>
      <w:r w:rsidRPr="00D5422A">
        <w:rPr>
          <w:rFonts w:cs="Arial"/>
          <w:color w:val="000000" w:themeColor="text1"/>
          <w:szCs w:val="20"/>
        </w:rPr>
        <w:tab/>
        <w:t>A dentist who operates in a stand-alone practice where storage and handling will be the responsibility of the proprietor must complete an immunization delivery course of at least twenty (20) hours in length that includes sections (B)(1)(a-g) of this Rule.</w:t>
      </w:r>
    </w:p>
    <w:p w14:paraId="4BC0F941" w14:textId="77777777" w:rsidR="0089784F" w:rsidRPr="00D5422A" w:rsidRDefault="0089784F" w:rsidP="0089784F">
      <w:pPr>
        <w:pStyle w:val="par1"/>
        <w:rPr>
          <w:rFonts w:cs="Arial"/>
          <w:color w:val="000000" w:themeColor="text1"/>
          <w:szCs w:val="20"/>
        </w:rPr>
      </w:pPr>
      <w:r w:rsidRPr="00D5422A">
        <w:rPr>
          <w:rFonts w:cs="Arial"/>
          <w:color w:val="000000" w:themeColor="text1"/>
          <w:szCs w:val="20"/>
        </w:rPr>
        <w:t>E.</w:t>
      </w:r>
      <w:r w:rsidRPr="00D5422A">
        <w:rPr>
          <w:rFonts w:cs="Arial"/>
          <w:color w:val="000000" w:themeColor="text1"/>
          <w:szCs w:val="20"/>
        </w:rPr>
        <w:tab/>
        <w:t>An appropriately trained dentist may independently order and administer respiratory and oral health immunizations, including but not limited to, influenza, human papillomavirus (HPV), and COVID-19.</w:t>
      </w:r>
    </w:p>
    <w:p w14:paraId="45270DF3" w14:textId="2D761279" w:rsidR="0089784F" w:rsidRPr="00D5422A" w:rsidDel="00E34634" w:rsidRDefault="0089784F" w:rsidP="0089784F">
      <w:pPr>
        <w:pStyle w:val="par2"/>
        <w:rPr>
          <w:del w:id="2" w:author="Rascon Arana, Maria" w:date="2026-08-05T11:25:00Z" w16du:dateUtc="2026-08-05T17:25:00Z"/>
          <w:rFonts w:cs="Arial"/>
          <w:szCs w:val="20"/>
        </w:rPr>
      </w:pPr>
      <w:del w:id="3" w:author="Rascon Arana, Maria" w:date="2026-08-05T11:25:00Z" w16du:dateUtc="2026-08-05T17:25:00Z">
        <w:r w:rsidRPr="00D5422A" w:rsidDel="00E34634">
          <w:rPr>
            <w:rFonts w:cs="Arial"/>
            <w:szCs w:val="20"/>
          </w:rPr>
          <w:delText>1.</w:delText>
        </w:r>
        <w:r w:rsidRPr="00D5422A" w:rsidDel="00E34634">
          <w:rPr>
            <w:rFonts w:cs="Arial"/>
            <w:szCs w:val="20"/>
          </w:rPr>
          <w:tab/>
          <w:delText>This Rule incorporates these state regulations as they existed on April 30, 2026 and does not incorporate any later amendments or editions of these state rules; The Board shall provide</w:delText>
        </w:r>
        <w:r w:rsidRPr="00D5422A" w:rsidDel="00E34634">
          <w:rPr>
            <w:rFonts w:cs="Arial"/>
            <w:spacing w:val="-3"/>
            <w:szCs w:val="20"/>
          </w:rPr>
          <w:delText xml:space="preserve"> </w:delText>
        </w:r>
        <w:r w:rsidRPr="00D5422A" w:rsidDel="00E34634">
          <w:rPr>
            <w:rFonts w:cs="Arial"/>
            <w:szCs w:val="20"/>
          </w:rPr>
          <w:delText>the</w:delText>
        </w:r>
        <w:r w:rsidRPr="00D5422A" w:rsidDel="00E34634">
          <w:rPr>
            <w:rFonts w:cs="Arial"/>
            <w:spacing w:val="-5"/>
            <w:szCs w:val="20"/>
          </w:rPr>
          <w:delText xml:space="preserve"> </w:delText>
        </w:r>
        <w:r w:rsidRPr="00D5422A" w:rsidDel="00E34634">
          <w:rPr>
            <w:rFonts w:cs="Arial"/>
            <w:szCs w:val="20"/>
          </w:rPr>
          <w:delText>requester</w:delText>
        </w:r>
        <w:r w:rsidRPr="00D5422A" w:rsidDel="00E34634">
          <w:rPr>
            <w:rFonts w:cs="Arial"/>
            <w:spacing w:val="-4"/>
            <w:szCs w:val="20"/>
          </w:rPr>
          <w:delText xml:space="preserve"> </w:delText>
        </w:r>
        <w:r w:rsidRPr="00D5422A" w:rsidDel="00E34634">
          <w:rPr>
            <w:rFonts w:cs="Arial"/>
            <w:szCs w:val="20"/>
          </w:rPr>
          <w:delText>with</w:delText>
        </w:r>
        <w:r w:rsidRPr="00D5422A" w:rsidDel="00E34634">
          <w:rPr>
            <w:rFonts w:cs="Arial"/>
            <w:spacing w:val="-2"/>
            <w:szCs w:val="20"/>
          </w:rPr>
          <w:delText xml:space="preserve"> </w:delText>
        </w:r>
        <w:r w:rsidRPr="00D5422A" w:rsidDel="00E34634">
          <w:rPr>
            <w:rFonts w:cs="Arial"/>
            <w:szCs w:val="20"/>
          </w:rPr>
          <w:delText>information</w:delText>
        </w:r>
        <w:r w:rsidRPr="00D5422A" w:rsidDel="00E34634">
          <w:rPr>
            <w:rFonts w:cs="Arial"/>
            <w:spacing w:val="-4"/>
            <w:szCs w:val="20"/>
          </w:rPr>
          <w:delText xml:space="preserve"> </w:delText>
        </w:r>
        <w:r w:rsidRPr="00D5422A" w:rsidDel="00E34634">
          <w:rPr>
            <w:rFonts w:cs="Arial"/>
            <w:szCs w:val="20"/>
          </w:rPr>
          <w:delText>on</w:delText>
        </w:r>
        <w:r w:rsidRPr="00D5422A" w:rsidDel="00E34634">
          <w:rPr>
            <w:rFonts w:cs="Arial"/>
            <w:spacing w:val="-4"/>
            <w:szCs w:val="20"/>
          </w:rPr>
          <w:delText xml:space="preserve"> </w:delText>
        </w:r>
        <w:r w:rsidRPr="00D5422A" w:rsidDel="00E34634">
          <w:rPr>
            <w:rFonts w:cs="Arial"/>
            <w:szCs w:val="20"/>
          </w:rPr>
          <w:delText>how</w:delText>
        </w:r>
        <w:r w:rsidRPr="00D5422A" w:rsidDel="00E34634">
          <w:rPr>
            <w:rFonts w:cs="Arial"/>
            <w:spacing w:val="-4"/>
            <w:szCs w:val="20"/>
          </w:rPr>
          <w:delText xml:space="preserve"> </w:delText>
        </w:r>
        <w:r w:rsidRPr="00D5422A" w:rsidDel="00E34634">
          <w:rPr>
            <w:rFonts w:cs="Arial"/>
            <w:szCs w:val="20"/>
          </w:rPr>
          <w:delText>to</w:delText>
        </w:r>
        <w:r w:rsidRPr="00D5422A" w:rsidDel="00E34634">
          <w:rPr>
            <w:rFonts w:cs="Arial"/>
            <w:spacing w:val="-2"/>
            <w:szCs w:val="20"/>
          </w:rPr>
          <w:delText xml:space="preserve"> </w:delText>
        </w:r>
        <w:r w:rsidRPr="00D5422A" w:rsidDel="00E34634">
          <w:rPr>
            <w:rFonts w:cs="Arial"/>
            <w:szCs w:val="20"/>
          </w:rPr>
          <w:delText>obtain</w:delText>
        </w:r>
        <w:r w:rsidRPr="00D5422A" w:rsidDel="00E34634">
          <w:rPr>
            <w:rFonts w:cs="Arial"/>
            <w:spacing w:val="-4"/>
            <w:szCs w:val="20"/>
          </w:rPr>
          <w:delText xml:space="preserve"> </w:delText>
        </w:r>
        <w:r w:rsidRPr="00D5422A" w:rsidDel="00E34634">
          <w:rPr>
            <w:rFonts w:cs="Arial"/>
            <w:szCs w:val="20"/>
          </w:rPr>
          <w:delText>a</w:delText>
        </w:r>
        <w:r w:rsidRPr="00D5422A" w:rsidDel="00E34634">
          <w:rPr>
            <w:rFonts w:cs="Arial"/>
            <w:spacing w:val="-5"/>
            <w:szCs w:val="20"/>
          </w:rPr>
          <w:delText xml:space="preserve"> </w:delText>
        </w:r>
        <w:r w:rsidRPr="00D5422A" w:rsidDel="00E34634">
          <w:rPr>
            <w:rFonts w:cs="Arial"/>
            <w:szCs w:val="20"/>
          </w:rPr>
          <w:delText>certified</w:delText>
        </w:r>
        <w:r w:rsidRPr="00D5422A" w:rsidDel="00E34634">
          <w:rPr>
            <w:rFonts w:cs="Arial"/>
            <w:spacing w:val="-4"/>
            <w:szCs w:val="20"/>
          </w:rPr>
          <w:delText xml:space="preserve"> </w:delText>
        </w:r>
        <w:r w:rsidRPr="00D5422A" w:rsidDel="00E34634">
          <w:rPr>
            <w:rFonts w:cs="Arial"/>
            <w:szCs w:val="20"/>
          </w:rPr>
          <w:delText>copy</w:delText>
        </w:r>
        <w:r w:rsidRPr="00D5422A" w:rsidDel="00E34634">
          <w:rPr>
            <w:rFonts w:cs="Arial"/>
            <w:spacing w:val="-1"/>
            <w:szCs w:val="20"/>
          </w:rPr>
          <w:delText xml:space="preserve"> </w:delText>
        </w:r>
        <w:r w:rsidRPr="00D5422A" w:rsidDel="00E34634">
          <w:rPr>
            <w:rFonts w:cs="Arial"/>
            <w:szCs w:val="20"/>
          </w:rPr>
          <w:delText>of</w:delText>
        </w:r>
        <w:r w:rsidRPr="00D5422A" w:rsidDel="00E34634">
          <w:rPr>
            <w:rFonts w:cs="Arial"/>
            <w:spacing w:val="-4"/>
            <w:szCs w:val="20"/>
          </w:rPr>
          <w:delText xml:space="preserve"> </w:delText>
        </w:r>
        <w:r w:rsidRPr="00D5422A" w:rsidDel="00E34634">
          <w:rPr>
            <w:rFonts w:cs="Arial"/>
            <w:szCs w:val="20"/>
          </w:rPr>
          <w:delText>the</w:delText>
        </w:r>
        <w:r w:rsidRPr="00D5422A" w:rsidDel="00E34634">
          <w:rPr>
            <w:rFonts w:cs="Arial"/>
            <w:spacing w:val="-4"/>
            <w:szCs w:val="20"/>
          </w:rPr>
          <w:delText xml:space="preserve"> </w:delText>
        </w:r>
        <w:r w:rsidRPr="00D5422A" w:rsidDel="00E34634">
          <w:rPr>
            <w:rFonts w:cs="Arial"/>
            <w:szCs w:val="20"/>
          </w:rPr>
          <w:delText>material</w:delText>
        </w:r>
        <w:r w:rsidRPr="00D5422A" w:rsidDel="00E34634">
          <w:rPr>
            <w:rFonts w:cs="Arial"/>
            <w:spacing w:val="-5"/>
            <w:szCs w:val="20"/>
          </w:rPr>
          <w:delText xml:space="preserve"> </w:delText>
        </w:r>
        <w:r w:rsidRPr="00D5422A" w:rsidDel="00E34634">
          <w:rPr>
            <w:rFonts w:cs="Arial"/>
            <w:szCs w:val="20"/>
          </w:rPr>
          <w:delText>incorporated</w:delText>
        </w:r>
        <w:r w:rsidRPr="00D5422A" w:rsidDel="00E34634">
          <w:rPr>
            <w:rFonts w:cs="Arial"/>
            <w:spacing w:val="-3"/>
            <w:szCs w:val="20"/>
          </w:rPr>
          <w:delText xml:space="preserve"> </w:delText>
        </w:r>
        <w:r w:rsidRPr="00D5422A" w:rsidDel="00E34634">
          <w:rPr>
            <w:rFonts w:cs="Arial"/>
            <w:szCs w:val="20"/>
          </w:rPr>
          <w:delText>by reference from the Colorado State Board of Health issuing the standards.</w:delText>
        </w:r>
      </w:del>
    </w:p>
    <w:p w14:paraId="064F0D3B" w14:textId="38A86701" w:rsidR="0089784F" w:rsidRPr="00D5422A" w:rsidDel="00E34634" w:rsidRDefault="0089784F" w:rsidP="0089784F">
      <w:pPr>
        <w:pStyle w:val="par2"/>
        <w:rPr>
          <w:del w:id="4" w:author="Rascon Arana, Maria" w:date="2026-08-05T11:25:00Z" w16du:dateUtc="2026-08-05T17:25:00Z"/>
          <w:rFonts w:cs="Arial"/>
          <w:szCs w:val="20"/>
        </w:rPr>
      </w:pPr>
      <w:del w:id="5" w:author="Rascon Arana, Maria" w:date="2026-08-05T11:25:00Z" w16du:dateUtc="2026-08-05T17:25:00Z">
        <w:r w:rsidRPr="00D5422A" w:rsidDel="00E34634">
          <w:rPr>
            <w:rFonts w:cs="Arial"/>
            <w:szCs w:val="20"/>
          </w:rPr>
          <w:delText>2.</w:delText>
        </w:r>
        <w:r w:rsidRPr="00D5422A" w:rsidDel="00E34634">
          <w:rPr>
            <w:rFonts w:cs="Arial"/>
            <w:szCs w:val="20"/>
          </w:rPr>
          <w:tab/>
          <w:delText>Copies of these rules are available for public inspection for a reasonable charge, at the office of the Department of Regulatory Agencies, located at 1560 Broadway, Denver, CO 80202; or alternatively, 4300 Cherry Creek Drive South, Denver, CO, 80246.</w:delText>
        </w:r>
      </w:del>
    </w:p>
    <w:p w14:paraId="21BB3DC4" w14:textId="2D441990" w:rsidR="0089784F" w:rsidRDefault="0089784F" w:rsidP="0089784F">
      <w:pPr>
        <w:pStyle w:val="par1"/>
        <w:rPr>
          <w:ins w:id="6" w:author="Rascon Arana, Maria" w:date="2026-08-05T11:28:00Z" w16du:dateUtc="2026-08-05T17:28:00Z"/>
          <w:rFonts w:cs="Arial"/>
          <w:color w:val="000000" w:themeColor="text1"/>
          <w:szCs w:val="20"/>
        </w:rPr>
      </w:pPr>
      <w:r w:rsidRPr="00D5422A">
        <w:rPr>
          <w:rFonts w:cs="Arial"/>
          <w:color w:val="000000" w:themeColor="text1"/>
          <w:szCs w:val="20"/>
        </w:rPr>
        <w:lastRenderedPageBreak/>
        <w:t>F.</w:t>
      </w:r>
      <w:r w:rsidRPr="00D5422A">
        <w:rPr>
          <w:rFonts w:cs="Arial"/>
          <w:color w:val="000000" w:themeColor="text1"/>
          <w:szCs w:val="20"/>
        </w:rPr>
        <w:tab/>
        <w:t>An appropriately trained dentist</w:t>
      </w:r>
      <w:ins w:id="7" w:author="Rascon Arana, Maria" w:date="2026-08-05T11:26:00Z" w16du:dateUtc="2026-08-05T17:26:00Z">
        <w:r w:rsidR="00E34634">
          <w:rPr>
            <w:rFonts w:cs="Arial"/>
            <w:color w:val="000000" w:themeColor="text1"/>
            <w:szCs w:val="20"/>
          </w:rPr>
          <w:t>, dental hygienist, or dental therapist</w:t>
        </w:r>
      </w:ins>
      <w:r w:rsidRPr="00D5422A">
        <w:rPr>
          <w:rFonts w:cs="Arial"/>
          <w:color w:val="000000" w:themeColor="text1"/>
          <w:szCs w:val="20"/>
        </w:rPr>
        <w:t xml:space="preserve"> shall administer vaccines according to the</w:t>
      </w:r>
      <w:ins w:id="8" w:author="Rascon Arana, Maria" w:date="2026-08-05T11:26:00Z" w16du:dateUtc="2026-08-05T17:26:00Z">
        <w:r w:rsidR="00E34634">
          <w:rPr>
            <w:rFonts w:cs="Arial"/>
            <w:color w:val="000000" w:themeColor="text1"/>
            <w:szCs w:val="20"/>
          </w:rPr>
          <w:t xml:space="preserve"> Rules adopted by the State Board of Health concerning immuni</w:t>
        </w:r>
      </w:ins>
      <w:ins w:id="9" w:author="Rascon Arana, Maria" w:date="2026-08-05T11:27:00Z" w16du:dateUtc="2026-08-05T17:27:00Z">
        <w:r w:rsidR="00E34634">
          <w:rPr>
            <w:rFonts w:cs="Arial"/>
            <w:color w:val="000000" w:themeColor="text1"/>
            <w:szCs w:val="20"/>
          </w:rPr>
          <w:t>zation of students attending school, published in the Colorado Register at 6 CCR 1009-2</w:t>
        </w:r>
      </w:ins>
      <w:ins w:id="10" w:author="Rascon Arana, Maria" w:date="2026-08-05T11:28:00Z" w16du:dateUtc="2026-08-05T17:28:00Z">
        <w:r w:rsidR="00E34634">
          <w:rPr>
            <w:rFonts w:cs="Arial"/>
            <w:color w:val="000000" w:themeColor="text1"/>
            <w:szCs w:val="20"/>
          </w:rPr>
          <w:t>.</w:t>
        </w:r>
      </w:ins>
      <w:del w:id="11" w:author="Rascon Arana, Maria" w:date="2026-08-05T11:27:00Z" w16du:dateUtc="2026-08-05T17:27:00Z">
        <w:r w:rsidRPr="00D5422A" w:rsidDel="00E34634">
          <w:rPr>
            <w:rFonts w:cs="Arial"/>
            <w:color w:val="000000" w:themeColor="text1"/>
            <w:szCs w:val="20"/>
          </w:rPr>
          <w:delText xml:space="preserve"> state’s immunization practices, including guidelines on the recommended age at which each immunization should be given, as specified by the Colorado State Board of Health in rules adopted in accordance with section 25-4-904 (1), C.R.S</w:delText>
        </w:r>
      </w:del>
      <w:r w:rsidRPr="00D5422A">
        <w:rPr>
          <w:rFonts w:cs="Arial"/>
          <w:color w:val="000000" w:themeColor="text1"/>
          <w:szCs w:val="20"/>
        </w:rPr>
        <w:t xml:space="preserve">. </w:t>
      </w:r>
    </w:p>
    <w:p w14:paraId="54E1DD1C" w14:textId="77777777" w:rsidR="00E34634" w:rsidRDefault="00E34634" w:rsidP="00E34634">
      <w:pPr>
        <w:pStyle w:val="par2"/>
        <w:rPr>
          <w:ins w:id="12" w:author="Rascon Arana, Maria" w:date="2026-08-05T11:30:00Z" w16du:dateUtc="2026-08-05T17:30:00Z"/>
        </w:rPr>
      </w:pPr>
      <w:ins w:id="13" w:author="Rascon Arana, Maria" w:date="2026-08-05T11:28:00Z" w16du:dateUtc="2026-08-05T17:28:00Z">
        <w:r>
          <w:t>1.</w:t>
        </w:r>
        <w:r>
          <w:tab/>
          <w:t xml:space="preserve">This Rule incorporates these state regulations as they existed on April 30. 2026 and does not incorporate any later </w:t>
        </w:r>
      </w:ins>
      <w:ins w:id="14" w:author="Rascon Arana, Maria" w:date="2026-08-05T11:29:00Z" w16du:dateUtc="2026-08-05T17:29:00Z">
        <w:r>
          <w:t>amendments or editions of these state rules. The Board shall provide the requester with information on how to obtain a certified copy of the mat</w:t>
        </w:r>
      </w:ins>
      <w:ins w:id="15" w:author="Rascon Arana, Maria" w:date="2026-08-05T11:30:00Z" w16du:dateUtc="2026-08-05T17:30:00Z">
        <w:r>
          <w:t>erial incorporated by reference from the Colorado State Board of Health issuing the standards.</w:t>
        </w:r>
      </w:ins>
    </w:p>
    <w:p w14:paraId="79CA284B" w14:textId="1993AD21" w:rsidR="00E34634" w:rsidRPr="00D5422A" w:rsidRDefault="00E34634">
      <w:pPr>
        <w:pStyle w:val="par2"/>
        <w:pPrChange w:id="16" w:author="Rascon Arana, Maria" w:date="2026-08-05T11:28:00Z" w16du:dateUtc="2026-08-05T17:28:00Z">
          <w:pPr>
            <w:pStyle w:val="par1"/>
          </w:pPr>
        </w:pPrChange>
      </w:pPr>
      <w:ins w:id="17" w:author="Rascon Arana, Maria" w:date="2026-08-05T11:30:00Z" w16du:dateUtc="2026-08-05T17:30:00Z">
        <w:r>
          <w:t>2.</w:t>
        </w:r>
        <w:r>
          <w:tab/>
          <w:t xml:space="preserve">Copies of these rules are available for public inspection for a reasonable charge, at the office of the Department </w:t>
        </w:r>
      </w:ins>
      <w:ins w:id="18" w:author="Rascon Arana, Maria" w:date="2026-08-05T11:31:00Z" w16du:dateUtc="2026-08-05T17:31:00Z">
        <w:r>
          <w:t>of Regulatory Agencies, located at 1560 Broadway, Denver, CO 80202; or alternatively, the Division Director of the Division of Disease Control and Public Health Response of the Col</w:t>
        </w:r>
      </w:ins>
      <w:ins w:id="19" w:author="Rascon Arana, Maria" w:date="2026-08-05T11:32:00Z" w16du:dateUtc="2026-08-05T17:32:00Z">
        <w:r>
          <w:t xml:space="preserve">orado Department of </w:t>
        </w:r>
        <w:r>
          <w:rPr>
            <w:rFonts w:cs="Arial"/>
            <w:szCs w:val="20"/>
          </w:rPr>
          <w:t>Public Health and Environment located at</w:t>
        </w:r>
        <w:r w:rsidRPr="00D5422A">
          <w:rPr>
            <w:rFonts w:cs="Arial"/>
            <w:szCs w:val="20"/>
          </w:rPr>
          <w:t xml:space="preserve"> 4300 Cherry Creek Drive South, Denver, CO, 80246.</w:t>
        </w:r>
      </w:ins>
      <w:ins w:id="20" w:author="Rascon Arana, Maria" w:date="2026-08-05T11:29:00Z" w16du:dateUtc="2026-08-05T17:29:00Z">
        <w:r>
          <w:t xml:space="preserve"> </w:t>
        </w:r>
      </w:ins>
    </w:p>
    <w:p w14:paraId="273D5DEC" w14:textId="05E0F0F1" w:rsidR="0089784F" w:rsidRPr="00D5422A" w:rsidRDefault="0089784F" w:rsidP="0089784F">
      <w:pPr>
        <w:pStyle w:val="par1"/>
        <w:rPr>
          <w:rFonts w:cs="Arial"/>
          <w:color w:val="000000" w:themeColor="text1"/>
          <w:szCs w:val="20"/>
        </w:rPr>
      </w:pPr>
      <w:r w:rsidRPr="00D5422A">
        <w:rPr>
          <w:rFonts w:cs="Arial"/>
          <w:color w:val="000000" w:themeColor="text1"/>
          <w:szCs w:val="20"/>
        </w:rPr>
        <w:t>G.</w:t>
      </w:r>
      <w:r w:rsidRPr="00D5422A">
        <w:rPr>
          <w:rFonts w:cs="Arial"/>
          <w:color w:val="000000" w:themeColor="text1"/>
          <w:szCs w:val="20"/>
        </w:rPr>
        <w:tab/>
        <w:t xml:space="preserve">An appropriately trained dentist who administers vaccines to minors ages 6 to 18 may enroll in the Colorado Vaccines for Children program, </w:t>
      </w:r>
      <w:del w:id="21" w:author="Rascon Arana, Maria" w:date="2026-08-05T11:32:00Z" w16du:dateUtc="2026-08-05T17:32:00Z">
        <w:r w:rsidRPr="00D5422A" w:rsidDel="00E34634">
          <w:rPr>
            <w:rFonts w:cs="Arial"/>
            <w:color w:val="000000" w:themeColor="text1"/>
            <w:szCs w:val="20"/>
          </w:rPr>
          <w:delText xml:space="preserve">pursuant to the policies and rules of </w:delText>
        </w:r>
      </w:del>
      <w:ins w:id="22" w:author="Rascon Arana, Maria" w:date="2026-08-05T11:32:00Z" w16du:dateUtc="2026-08-05T17:32:00Z">
        <w:r w:rsidR="00E34634">
          <w:rPr>
            <w:rFonts w:cs="Arial"/>
            <w:color w:val="000000" w:themeColor="text1"/>
            <w:szCs w:val="20"/>
          </w:rPr>
          <w:t xml:space="preserve">administered by </w:t>
        </w:r>
      </w:ins>
      <w:r w:rsidRPr="00D5422A">
        <w:rPr>
          <w:rFonts w:cs="Arial"/>
          <w:color w:val="000000" w:themeColor="text1"/>
          <w:szCs w:val="20"/>
        </w:rPr>
        <w:t>the Colorado Department of Public Health and Environment and the Colorado State Board of Health</w:t>
      </w:r>
      <w:del w:id="23" w:author="Rascon Arana, Maria" w:date="2026-08-05T11:32:00Z" w16du:dateUtc="2026-08-05T17:32:00Z">
        <w:r w:rsidRPr="00D5422A" w:rsidDel="00E34634">
          <w:rPr>
            <w:rFonts w:cs="Arial"/>
            <w:color w:val="000000" w:themeColor="text1"/>
            <w:szCs w:val="20"/>
          </w:rPr>
          <w:delText>, as applicable</w:delText>
        </w:r>
      </w:del>
      <w:r w:rsidRPr="00D5422A">
        <w:rPr>
          <w:rFonts w:cs="Arial"/>
          <w:color w:val="000000" w:themeColor="text1"/>
          <w:szCs w:val="20"/>
        </w:rPr>
        <w:t>.</w:t>
      </w:r>
    </w:p>
    <w:p w14:paraId="7848F8C7" w14:textId="74453318" w:rsidR="0089784F" w:rsidRPr="00D5422A" w:rsidDel="00476826" w:rsidRDefault="0089784F" w:rsidP="0089784F">
      <w:pPr>
        <w:pStyle w:val="par2"/>
        <w:rPr>
          <w:del w:id="24" w:author="Rascon Arana, Maria" w:date="2026-08-05T11:33:00Z" w16du:dateUtc="2026-08-05T17:33:00Z"/>
          <w:rFonts w:cs="Arial"/>
          <w:szCs w:val="20"/>
        </w:rPr>
      </w:pPr>
      <w:del w:id="25" w:author="Rascon Arana, Maria" w:date="2026-08-05T11:33:00Z" w16du:dateUtc="2026-08-05T17:33:00Z">
        <w:r w:rsidRPr="00D5422A" w:rsidDel="00476826">
          <w:rPr>
            <w:rFonts w:cs="Arial"/>
            <w:szCs w:val="20"/>
          </w:rPr>
          <w:delText>1.</w:delText>
        </w:r>
        <w:r w:rsidRPr="00D5422A" w:rsidDel="00476826">
          <w:rPr>
            <w:rFonts w:cs="Arial"/>
            <w:szCs w:val="20"/>
          </w:rPr>
          <w:tab/>
          <w:delText>This Rule incorporates these state regulations as they existed on April 30, 2026 and does not incorporate any later amendments or editions of these state rules; The Board shall provide</w:delText>
        </w:r>
        <w:r w:rsidRPr="00D5422A" w:rsidDel="00476826">
          <w:rPr>
            <w:rFonts w:cs="Arial"/>
            <w:spacing w:val="-3"/>
            <w:szCs w:val="20"/>
          </w:rPr>
          <w:delText xml:space="preserve"> </w:delText>
        </w:r>
        <w:r w:rsidRPr="00D5422A" w:rsidDel="00476826">
          <w:rPr>
            <w:rFonts w:cs="Arial"/>
            <w:szCs w:val="20"/>
          </w:rPr>
          <w:delText>the</w:delText>
        </w:r>
        <w:r w:rsidRPr="00D5422A" w:rsidDel="00476826">
          <w:rPr>
            <w:rFonts w:cs="Arial"/>
            <w:spacing w:val="-5"/>
            <w:szCs w:val="20"/>
          </w:rPr>
          <w:delText xml:space="preserve"> </w:delText>
        </w:r>
        <w:r w:rsidRPr="00D5422A" w:rsidDel="00476826">
          <w:rPr>
            <w:rFonts w:cs="Arial"/>
            <w:szCs w:val="20"/>
          </w:rPr>
          <w:delText>requester</w:delText>
        </w:r>
        <w:r w:rsidRPr="00D5422A" w:rsidDel="00476826">
          <w:rPr>
            <w:rFonts w:cs="Arial"/>
            <w:spacing w:val="-4"/>
            <w:szCs w:val="20"/>
          </w:rPr>
          <w:delText xml:space="preserve"> </w:delText>
        </w:r>
        <w:r w:rsidRPr="00D5422A" w:rsidDel="00476826">
          <w:rPr>
            <w:rFonts w:cs="Arial"/>
            <w:szCs w:val="20"/>
          </w:rPr>
          <w:delText>with</w:delText>
        </w:r>
        <w:r w:rsidRPr="00D5422A" w:rsidDel="00476826">
          <w:rPr>
            <w:rFonts w:cs="Arial"/>
            <w:spacing w:val="-2"/>
            <w:szCs w:val="20"/>
          </w:rPr>
          <w:delText xml:space="preserve"> </w:delText>
        </w:r>
        <w:r w:rsidRPr="00D5422A" w:rsidDel="00476826">
          <w:rPr>
            <w:rFonts w:cs="Arial"/>
            <w:szCs w:val="20"/>
          </w:rPr>
          <w:delText>information</w:delText>
        </w:r>
        <w:r w:rsidRPr="00D5422A" w:rsidDel="00476826">
          <w:rPr>
            <w:rFonts w:cs="Arial"/>
            <w:spacing w:val="-4"/>
            <w:szCs w:val="20"/>
          </w:rPr>
          <w:delText xml:space="preserve"> </w:delText>
        </w:r>
        <w:r w:rsidRPr="00D5422A" w:rsidDel="00476826">
          <w:rPr>
            <w:rFonts w:cs="Arial"/>
            <w:szCs w:val="20"/>
          </w:rPr>
          <w:delText>on</w:delText>
        </w:r>
        <w:r w:rsidRPr="00D5422A" w:rsidDel="00476826">
          <w:rPr>
            <w:rFonts w:cs="Arial"/>
            <w:spacing w:val="-4"/>
            <w:szCs w:val="20"/>
          </w:rPr>
          <w:delText xml:space="preserve"> </w:delText>
        </w:r>
        <w:r w:rsidRPr="00D5422A" w:rsidDel="00476826">
          <w:rPr>
            <w:rFonts w:cs="Arial"/>
            <w:szCs w:val="20"/>
          </w:rPr>
          <w:delText>how</w:delText>
        </w:r>
        <w:r w:rsidRPr="00D5422A" w:rsidDel="00476826">
          <w:rPr>
            <w:rFonts w:cs="Arial"/>
            <w:spacing w:val="-4"/>
            <w:szCs w:val="20"/>
          </w:rPr>
          <w:delText xml:space="preserve"> </w:delText>
        </w:r>
        <w:r w:rsidRPr="00D5422A" w:rsidDel="00476826">
          <w:rPr>
            <w:rFonts w:cs="Arial"/>
            <w:szCs w:val="20"/>
          </w:rPr>
          <w:delText>to</w:delText>
        </w:r>
        <w:r w:rsidRPr="00D5422A" w:rsidDel="00476826">
          <w:rPr>
            <w:rFonts w:cs="Arial"/>
            <w:spacing w:val="-2"/>
            <w:szCs w:val="20"/>
          </w:rPr>
          <w:delText xml:space="preserve"> </w:delText>
        </w:r>
        <w:r w:rsidRPr="00D5422A" w:rsidDel="00476826">
          <w:rPr>
            <w:rFonts w:cs="Arial"/>
            <w:szCs w:val="20"/>
          </w:rPr>
          <w:delText>obtain</w:delText>
        </w:r>
        <w:r w:rsidRPr="00D5422A" w:rsidDel="00476826">
          <w:rPr>
            <w:rFonts w:cs="Arial"/>
            <w:spacing w:val="-4"/>
            <w:szCs w:val="20"/>
          </w:rPr>
          <w:delText xml:space="preserve"> </w:delText>
        </w:r>
        <w:r w:rsidRPr="00D5422A" w:rsidDel="00476826">
          <w:rPr>
            <w:rFonts w:cs="Arial"/>
            <w:szCs w:val="20"/>
          </w:rPr>
          <w:delText>a</w:delText>
        </w:r>
        <w:r w:rsidRPr="00D5422A" w:rsidDel="00476826">
          <w:rPr>
            <w:rFonts w:cs="Arial"/>
            <w:spacing w:val="-5"/>
            <w:szCs w:val="20"/>
          </w:rPr>
          <w:delText xml:space="preserve"> </w:delText>
        </w:r>
        <w:r w:rsidRPr="00D5422A" w:rsidDel="00476826">
          <w:rPr>
            <w:rFonts w:cs="Arial"/>
            <w:szCs w:val="20"/>
          </w:rPr>
          <w:delText>certified</w:delText>
        </w:r>
        <w:r w:rsidRPr="00D5422A" w:rsidDel="00476826">
          <w:rPr>
            <w:rFonts w:cs="Arial"/>
            <w:spacing w:val="-4"/>
            <w:szCs w:val="20"/>
          </w:rPr>
          <w:delText xml:space="preserve"> </w:delText>
        </w:r>
        <w:r w:rsidRPr="00D5422A" w:rsidDel="00476826">
          <w:rPr>
            <w:rFonts w:cs="Arial"/>
            <w:szCs w:val="20"/>
          </w:rPr>
          <w:delText>copy</w:delText>
        </w:r>
        <w:r w:rsidRPr="00D5422A" w:rsidDel="00476826">
          <w:rPr>
            <w:rFonts w:cs="Arial"/>
            <w:spacing w:val="-1"/>
            <w:szCs w:val="20"/>
          </w:rPr>
          <w:delText xml:space="preserve"> </w:delText>
        </w:r>
        <w:r w:rsidRPr="00D5422A" w:rsidDel="00476826">
          <w:rPr>
            <w:rFonts w:cs="Arial"/>
            <w:szCs w:val="20"/>
          </w:rPr>
          <w:delText>of</w:delText>
        </w:r>
        <w:r w:rsidRPr="00D5422A" w:rsidDel="00476826">
          <w:rPr>
            <w:rFonts w:cs="Arial"/>
            <w:spacing w:val="-4"/>
            <w:szCs w:val="20"/>
          </w:rPr>
          <w:delText xml:space="preserve"> </w:delText>
        </w:r>
        <w:r w:rsidRPr="00D5422A" w:rsidDel="00476826">
          <w:rPr>
            <w:rFonts w:cs="Arial"/>
            <w:szCs w:val="20"/>
          </w:rPr>
          <w:delText>the</w:delText>
        </w:r>
        <w:r w:rsidRPr="00D5422A" w:rsidDel="00476826">
          <w:rPr>
            <w:rFonts w:cs="Arial"/>
            <w:spacing w:val="-4"/>
            <w:szCs w:val="20"/>
          </w:rPr>
          <w:delText xml:space="preserve"> </w:delText>
        </w:r>
        <w:r w:rsidRPr="00D5422A" w:rsidDel="00476826">
          <w:rPr>
            <w:rFonts w:cs="Arial"/>
            <w:szCs w:val="20"/>
          </w:rPr>
          <w:delText>material</w:delText>
        </w:r>
        <w:r w:rsidRPr="00D5422A" w:rsidDel="00476826">
          <w:rPr>
            <w:rFonts w:cs="Arial"/>
            <w:spacing w:val="-5"/>
            <w:szCs w:val="20"/>
          </w:rPr>
          <w:delText xml:space="preserve"> </w:delText>
        </w:r>
        <w:r w:rsidRPr="00D5422A" w:rsidDel="00476826">
          <w:rPr>
            <w:rFonts w:cs="Arial"/>
            <w:szCs w:val="20"/>
          </w:rPr>
          <w:delText>incorporated</w:delText>
        </w:r>
        <w:r w:rsidRPr="00D5422A" w:rsidDel="00476826">
          <w:rPr>
            <w:rFonts w:cs="Arial"/>
            <w:spacing w:val="-3"/>
            <w:szCs w:val="20"/>
          </w:rPr>
          <w:delText xml:space="preserve"> </w:delText>
        </w:r>
        <w:r w:rsidRPr="00D5422A" w:rsidDel="00476826">
          <w:rPr>
            <w:rFonts w:cs="Arial"/>
            <w:szCs w:val="20"/>
          </w:rPr>
          <w:delText>by reference from the Colorado State Board of Health issuing the standards.</w:delText>
        </w:r>
      </w:del>
    </w:p>
    <w:p w14:paraId="227CE687" w14:textId="5184B7EE" w:rsidR="0089784F" w:rsidRPr="00D5422A" w:rsidDel="00476826" w:rsidRDefault="0089784F" w:rsidP="0089784F">
      <w:pPr>
        <w:pStyle w:val="par2"/>
        <w:rPr>
          <w:del w:id="26" w:author="Rascon Arana, Maria" w:date="2026-08-05T11:33:00Z" w16du:dateUtc="2026-08-05T17:33:00Z"/>
          <w:rFonts w:cs="Arial"/>
          <w:szCs w:val="20"/>
        </w:rPr>
      </w:pPr>
      <w:del w:id="27" w:author="Rascon Arana, Maria" w:date="2026-08-05T11:33:00Z" w16du:dateUtc="2026-08-05T17:33:00Z">
        <w:r w:rsidRPr="00D5422A" w:rsidDel="00476826">
          <w:rPr>
            <w:rFonts w:cs="Arial"/>
            <w:szCs w:val="20"/>
          </w:rPr>
          <w:delText>2.</w:delText>
        </w:r>
        <w:r w:rsidRPr="00D5422A" w:rsidDel="00476826">
          <w:rPr>
            <w:rFonts w:cs="Arial"/>
            <w:szCs w:val="20"/>
          </w:rPr>
          <w:tab/>
          <w:delText>Copies of these rules are available for public inspection for a reasonable charge, at the office of the Department of Regulatory Agencies, located at 1560 Broadway, Denver, CO 80202; or alternatively, 4300 Cherry Creek Drive South, Denver, CO, 80246.</w:delText>
        </w:r>
      </w:del>
    </w:p>
    <w:p w14:paraId="2CA482D0" w14:textId="77777777" w:rsidR="0089784F" w:rsidRPr="00D5422A" w:rsidRDefault="0089784F" w:rsidP="0089784F">
      <w:pPr>
        <w:pStyle w:val="par1"/>
        <w:rPr>
          <w:rFonts w:cs="Arial"/>
          <w:color w:val="000000" w:themeColor="text1"/>
          <w:szCs w:val="20"/>
        </w:rPr>
      </w:pPr>
      <w:commentRangeStart w:id="28"/>
      <w:r w:rsidRPr="00D5422A">
        <w:rPr>
          <w:rFonts w:cs="Arial"/>
          <w:color w:val="000000" w:themeColor="text1"/>
          <w:szCs w:val="20"/>
        </w:rPr>
        <w:t>H.</w:t>
      </w:r>
      <w:commentRangeEnd w:id="28"/>
      <w:r w:rsidR="00ED6163" w:rsidRPr="00D5422A">
        <w:rPr>
          <w:rStyle w:val="CommentReference"/>
          <w:rFonts w:cs="Arial"/>
          <w:color w:val="000000" w:themeColor="text1"/>
          <w:sz w:val="20"/>
          <w:szCs w:val="20"/>
        </w:rPr>
        <w:commentReference w:id="28"/>
      </w:r>
      <w:r w:rsidRPr="00D5422A">
        <w:rPr>
          <w:rFonts w:cs="Arial"/>
          <w:color w:val="000000" w:themeColor="text1"/>
          <w:szCs w:val="20"/>
        </w:rPr>
        <w:tab/>
        <w:t>An appropriately trained dentist may delegate the administration of influenza, human papillomavirus (HPV), COVID-19, and other respiratory and oral health vaccines to an appropriately trained dental hygienist or dental therapist, pursuant to and in accordance with § 12-220-504 (d), C.R.S. and pursuant to this Rule 1.33.</w:t>
      </w:r>
    </w:p>
    <w:p w14:paraId="023E411F" w14:textId="3DDD718E" w:rsidR="0089784F" w:rsidRPr="00D5422A" w:rsidRDefault="0089784F" w:rsidP="0089784F">
      <w:pPr>
        <w:pStyle w:val="par1"/>
        <w:rPr>
          <w:rFonts w:cs="Arial"/>
          <w:color w:val="000000" w:themeColor="text1"/>
        </w:rPr>
      </w:pPr>
      <w:r w:rsidRPr="00D5422A">
        <w:rPr>
          <w:rFonts w:cs="Arial"/>
          <w:color w:val="000000" w:themeColor="text1"/>
          <w:szCs w:val="20"/>
        </w:rPr>
        <w:t>I.</w:t>
      </w:r>
      <w:r w:rsidRPr="00D5422A">
        <w:rPr>
          <w:rFonts w:cs="Arial"/>
          <w:color w:val="000000" w:themeColor="text1"/>
          <w:szCs w:val="20"/>
        </w:rPr>
        <w:tab/>
        <w:t xml:space="preserve">Pursuant to and in accordance with § 12-220-504 (d), C.R.S., an appropriately trained dental hygienist or dental therapist may administer vaccinations to patients six (6) years of age and older under the direct supervision of a dentist or the delegation of a licensed professional who is authorized to administer immunizations and delegate tasks. </w:t>
      </w:r>
    </w:p>
    <w:p w14:paraId="2954E33B"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An appropriately trained dental hygienist or dental therapist is one who has completed a vaccination and immunization delivery course of at least four (4) hours in length through a course provided or recognized in section (A)(1)(a - f) of this Rule.</w:t>
      </w:r>
    </w:p>
    <w:p w14:paraId="389E2547"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Such training courses must cover topics that include sections (B)(1)(b - g) of this Rule.</w:t>
      </w:r>
    </w:p>
    <w:p w14:paraId="2608F348" w14:textId="77777777" w:rsidR="0089784F" w:rsidRDefault="0089784F" w:rsidP="0089784F">
      <w:pPr>
        <w:pStyle w:val="par1"/>
        <w:rPr>
          <w:rFonts w:cs="Arial"/>
          <w:color w:val="000000" w:themeColor="text1"/>
          <w:szCs w:val="20"/>
        </w:rPr>
      </w:pPr>
      <w:r w:rsidRPr="00D5422A">
        <w:rPr>
          <w:rFonts w:cs="Arial"/>
          <w:color w:val="000000" w:themeColor="text1"/>
          <w:szCs w:val="20"/>
        </w:rPr>
        <w:t>J.</w:t>
      </w:r>
      <w:r w:rsidRPr="00D5422A">
        <w:rPr>
          <w:rFonts w:cs="Arial"/>
          <w:color w:val="000000" w:themeColor="text1"/>
          <w:szCs w:val="20"/>
        </w:rPr>
        <w:tab/>
        <w:t>An appropriately trained dental hygienist or dental therapist may administer influenza, human papillomavirus (HPV), COVID-19, and other respiratory and oral health vaccines under the direct supervision of a dentist or the delegation of a licensed professional who is authorized to administer immunizations and delegate tasks.</w:t>
      </w:r>
    </w:p>
    <w:p w14:paraId="3EB9109E" w14:textId="187B9099" w:rsidR="0089784F" w:rsidRPr="00D5422A" w:rsidDel="00476826" w:rsidRDefault="0089784F" w:rsidP="0089784F">
      <w:pPr>
        <w:pStyle w:val="par1"/>
        <w:rPr>
          <w:del w:id="29" w:author="Rascon Arana, Maria" w:date="2026-08-05T11:33:00Z" w16du:dateUtc="2026-08-05T17:33:00Z"/>
          <w:rFonts w:cs="Arial"/>
          <w:color w:val="000000" w:themeColor="text1"/>
          <w:szCs w:val="20"/>
        </w:rPr>
      </w:pPr>
      <w:del w:id="30" w:author="Rascon Arana, Maria" w:date="2026-08-05T11:33:00Z" w16du:dateUtc="2026-08-05T17:33:00Z">
        <w:r w:rsidRPr="00D5422A" w:rsidDel="00476826">
          <w:rPr>
            <w:rFonts w:cs="Arial"/>
            <w:color w:val="000000" w:themeColor="text1"/>
            <w:szCs w:val="20"/>
          </w:rPr>
          <w:delText xml:space="preserve">K. </w:delText>
        </w:r>
        <w:r w:rsidRPr="00D5422A" w:rsidDel="00476826">
          <w:rPr>
            <w:rFonts w:cs="Arial"/>
            <w:color w:val="000000" w:themeColor="text1"/>
            <w:szCs w:val="20"/>
          </w:rPr>
          <w:tab/>
          <w:delText xml:space="preserve">An appropriately trained dental hygienist or dental therapist shall administer vaccines according to the state’s immunization practices, including guidelines on the recommended age at which </w:delText>
        </w:r>
        <w:r w:rsidRPr="00D5422A" w:rsidDel="00476826">
          <w:rPr>
            <w:rFonts w:cs="Arial"/>
            <w:color w:val="000000" w:themeColor="text1"/>
            <w:szCs w:val="20"/>
          </w:rPr>
          <w:lastRenderedPageBreak/>
          <w:delText>each immunization should be given, as specified by the Colorado State Board of Health in rules adopted in accordance with section 25-4-904(1), C.R.S.</w:delText>
        </w:r>
      </w:del>
    </w:p>
    <w:p w14:paraId="5CBF5909" w14:textId="06ABADBE" w:rsidR="0089784F" w:rsidRPr="00D5422A" w:rsidDel="00476826" w:rsidRDefault="0089784F" w:rsidP="0089784F">
      <w:pPr>
        <w:pStyle w:val="par2"/>
        <w:rPr>
          <w:del w:id="31" w:author="Rascon Arana, Maria" w:date="2026-08-05T11:33:00Z" w16du:dateUtc="2026-08-05T17:33:00Z"/>
          <w:rFonts w:cs="Arial"/>
          <w:szCs w:val="20"/>
        </w:rPr>
      </w:pPr>
      <w:del w:id="32" w:author="Rascon Arana, Maria" w:date="2026-08-05T11:33:00Z" w16du:dateUtc="2026-08-05T17:33:00Z">
        <w:r w:rsidRPr="00D5422A" w:rsidDel="00476826">
          <w:rPr>
            <w:rFonts w:cs="Arial"/>
            <w:szCs w:val="20"/>
          </w:rPr>
          <w:delText>1.</w:delText>
        </w:r>
        <w:r w:rsidRPr="00D5422A" w:rsidDel="00476826">
          <w:rPr>
            <w:rFonts w:cs="Arial"/>
            <w:szCs w:val="20"/>
          </w:rPr>
          <w:tab/>
          <w:delText>This Rule incorporates these state regulations as they existed on April 30, 2026 and does not incorporate any later amendments or editions of these state rules; The Board shall provide</w:delText>
        </w:r>
        <w:r w:rsidRPr="00D5422A" w:rsidDel="00476826">
          <w:rPr>
            <w:rFonts w:cs="Arial"/>
            <w:spacing w:val="-3"/>
            <w:szCs w:val="20"/>
          </w:rPr>
          <w:delText xml:space="preserve"> </w:delText>
        </w:r>
        <w:r w:rsidRPr="00D5422A" w:rsidDel="00476826">
          <w:rPr>
            <w:rFonts w:cs="Arial"/>
            <w:szCs w:val="20"/>
          </w:rPr>
          <w:delText>the</w:delText>
        </w:r>
        <w:r w:rsidRPr="00D5422A" w:rsidDel="00476826">
          <w:rPr>
            <w:rFonts w:cs="Arial"/>
            <w:spacing w:val="-5"/>
            <w:szCs w:val="20"/>
          </w:rPr>
          <w:delText xml:space="preserve"> </w:delText>
        </w:r>
        <w:r w:rsidRPr="00D5422A" w:rsidDel="00476826">
          <w:rPr>
            <w:rFonts w:cs="Arial"/>
            <w:szCs w:val="20"/>
          </w:rPr>
          <w:delText>requester</w:delText>
        </w:r>
        <w:r w:rsidRPr="00D5422A" w:rsidDel="00476826">
          <w:rPr>
            <w:rFonts w:cs="Arial"/>
            <w:spacing w:val="-4"/>
            <w:szCs w:val="20"/>
          </w:rPr>
          <w:delText xml:space="preserve"> </w:delText>
        </w:r>
        <w:r w:rsidRPr="00D5422A" w:rsidDel="00476826">
          <w:rPr>
            <w:rFonts w:cs="Arial"/>
            <w:szCs w:val="20"/>
          </w:rPr>
          <w:delText>with</w:delText>
        </w:r>
        <w:r w:rsidRPr="00D5422A" w:rsidDel="00476826">
          <w:rPr>
            <w:rFonts w:cs="Arial"/>
            <w:spacing w:val="-2"/>
            <w:szCs w:val="20"/>
          </w:rPr>
          <w:delText xml:space="preserve"> </w:delText>
        </w:r>
        <w:r w:rsidRPr="00D5422A" w:rsidDel="00476826">
          <w:rPr>
            <w:rFonts w:cs="Arial"/>
            <w:szCs w:val="20"/>
          </w:rPr>
          <w:delText>information</w:delText>
        </w:r>
        <w:r w:rsidRPr="00D5422A" w:rsidDel="00476826">
          <w:rPr>
            <w:rFonts w:cs="Arial"/>
            <w:spacing w:val="-4"/>
            <w:szCs w:val="20"/>
          </w:rPr>
          <w:delText xml:space="preserve"> </w:delText>
        </w:r>
        <w:r w:rsidRPr="00D5422A" w:rsidDel="00476826">
          <w:rPr>
            <w:rFonts w:cs="Arial"/>
            <w:szCs w:val="20"/>
          </w:rPr>
          <w:delText>on</w:delText>
        </w:r>
        <w:r w:rsidRPr="00D5422A" w:rsidDel="00476826">
          <w:rPr>
            <w:rFonts w:cs="Arial"/>
            <w:spacing w:val="-4"/>
            <w:szCs w:val="20"/>
          </w:rPr>
          <w:delText xml:space="preserve"> </w:delText>
        </w:r>
        <w:r w:rsidRPr="00D5422A" w:rsidDel="00476826">
          <w:rPr>
            <w:rFonts w:cs="Arial"/>
            <w:szCs w:val="20"/>
          </w:rPr>
          <w:delText>how</w:delText>
        </w:r>
        <w:r w:rsidRPr="00D5422A" w:rsidDel="00476826">
          <w:rPr>
            <w:rFonts w:cs="Arial"/>
            <w:spacing w:val="-4"/>
            <w:szCs w:val="20"/>
          </w:rPr>
          <w:delText xml:space="preserve"> </w:delText>
        </w:r>
        <w:r w:rsidRPr="00D5422A" w:rsidDel="00476826">
          <w:rPr>
            <w:rFonts w:cs="Arial"/>
            <w:szCs w:val="20"/>
          </w:rPr>
          <w:delText>to</w:delText>
        </w:r>
        <w:r w:rsidRPr="00D5422A" w:rsidDel="00476826">
          <w:rPr>
            <w:rFonts w:cs="Arial"/>
            <w:spacing w:val="-2"/>
            <w:szCs w:val="20"/>
          </w:rPr>
          <w:delText xml:space="preserve"> </w:delText>
        </w:r>
        <w:r w:rsidRPr="00D5422A" w:rsidDel="00476826">
          <w:rPr>
            <w:rFonts w:cs="Arial"/>
            <w:szCs w:val="20"/>
          </w:rPr>
          <w:delText>obtain</w:delText>
        </w:r>
        <w:r w:rsidRPr="00D5422A" w:rsidDel="00476826">
          <w:rPr>
            <w:rFonts w:cs="Arial"/>
            <w:spacing w:val="-4"/>
            <w:szCs w:val="20"/>
          </w:rPr>
          <w:delText xml:space="preserve"> </w:delText>
        </w:r>
        <w:r w:rsidRPr="00D5422A" w:rsidDel="00476826">
          <w:rPr>
            <w:rFonts w:cs="Arial"/>
            <w:szCs w:val="20"/>
          </w:rPr>
          <w:delText>a</w:delText>
        </w:r>
        <w:r w:rsidRPr="00D5422A" w:rsidDel="00476826">
          <w:rPr>
            <w:rFonts w:cs="Arial"/>
            <w:spacing w:val="-5"/>
            <w:szCs w:val="20"/>
          </w:rPr>
          <w:delText xml:space="preserve"> </w:delText>
        </w:r>
        <w:r w:rsidRPr="00D5422A" w:rsidDel="00476826">
          <w:rPr>
            <w:rFonts w:cs="Arial"/>
            <w:szCs w:val="20"/>
          </w:rPr>
          <w:delText>certified</w:delText>
        </w:r>
        <w:r w:rsidRPr="00D5422A" w:rsidDel="00476826">
          <w:rPr>
            <w:rFonts w:cs="Arial"/>
            <w:spacing w:val="-4"/>
            <w:szCs w:val="20"/>
          </w:rPr>
          <w:delText xml:space="preserve"> </w:delText>
        </w:r>
        <w:r w:rsidRPr="00D5422A" w:rsidDel="00476826">
          <w:rPr>
            <w:rFonts w:cs="Arial"/>
            <w:szCs w:val="20"/>
          </w:rPr>
          <w:delText>copy</w:delText>
        </w:r>
        <w:r w:rsidRPr="00D5422A" w:rsidDel="00476826">
          <w:rPr>
            <w:rFonts w:cs="Arial"/>
            <w:spacing w:val="-1"/>
            <w:szCs w:val="20"/>
          </w:rPr>
          <w:delText xml:space="preserve"> </w:delText>
        </w:r>
        <w:r w:rsidRPr="00D5422A" w:rsidDel="00476826">
          <w:rPr>
            <w:rFonts w:cs="Arial"/>
            <w:szCs w:val="20"/>
          </w:rPr>
          <w:delText>of</w:delText>
        </w:r>
        <w:r w:rsidRPr="00D5422A" w:rsidDel="00476826">
          <w:rPr>
            <w:rFonts w:cs="Arial"/>
            <w:spacing w:val="-4"/>
            <w:szCs w:val="20"/>
          </w:rPr>
          <w:delText xml:space="preserve"> </w:delText>
        </w:r>
        <w:r w:rsidRPr="00D5422A" w:rsidDel="00476826">
          <w:rPr>
            <w:rFonts w:cs="Arial"/>
            <w:szCs w:val="20"/>
          </w:rPr>
          <w:delText>the</w:delText>
        </w:r>
        <w:r w:rsidRPr="00D5422A" w:rsidDel="00476826">
          <w:rPr>
            <w:rFonts w:cs="Arial"/>
            <w:spacing w:val="-4"/>
            <w:szCs w:val="20"/>
          </w:rPr>
          <w:delText xml:space="preserve"> </w:delText>
        </w:r>
        <w:r w:rsidRPr="00D5422A" w:rsidDel="00476826">
          <w:rPr>
            <w:rFonts w:cs="Arial"/>
            <w:szCs w:val="20"/>
          </w:rPr>
          <w:delText>material</w:delText>
        </w:r>
        <w:r w:rsidRPr="00D5422A" w:rsidDel="00476826">
          <w:rPr>
            <w:rFonts w:cs="Arial"/>
            <w:spacing w:val="-5"/>
            <w:szCs w:val="20"/>
          </w:rPr>
          <w:delText xml:space="preserve"> </w:delText>
        </w:r>
        <w:r w:rsidRPr="00D5422A" w:rsidDel="00476826">
          <w:rPr>
            <w:rFonts w:cs="Arial"/>
            <w:szCs w:val="20"/>
          </w:rPr>
          <w:delText>incorporated</w:delText>
        </w:r>
        <w:r w:rsidRPr="00D5422A" w:rsidDel="00476826">
          <w:rPr>
            <w:rFonts w:cs="Arial"/>
            <w:spacing w:val="-3"/>
            <w:szCs w:val="20"/>
          </w:rPr>
          <w:delText xml:space="preserve"> </w:delText>
        </w:r>
        <w:r w:rsidRPr="00D5422A" w:rsidDel="00476826">
          <w:rPr>
            <w:rFonts w:cs="Arial"/>
            <w:szCs w:val="20"/>
          </w:rPr>
          <w:delText>by reference from the Colorado State Board of Health issuing the standards.</w:delText>
        </w:r>
      </w:del>
    </w:p>
    <w:p w14:paraId="33C78DBB" w14:textId="244ECF1B" w:rsidR="0089784F" w:rsidRPr="00D5422A" w:rsidRDefault="0089784F" w:rsidP="0089784F">
      <w:pPr>
        <w:pStyle w:val="par2"/>
        <w:rPr>
          <w:rFonts w:cs="Arial"/>
          <w:szCs w:val="20"/>
        </w:rPr>
      </w:pPr>
      <w:del w:id="33" w:author="Rascon Arana, Maria" w:date="2026-08-05T11:33:00Z" w16du:dateUtc="2026-08-05T17:33:00Z">
        <w:r w:rsidRPr="00D5422A" w:rsidDel="00476826">
          <w:rPr>
            <w:rFonts w:cs="Arial"/>
            <w:szCs w:val="20"/>
          </w:rPr>
          <w:delText>2.</w:delText>
        </w:r>
        <w:r w:rsidRPr="00D5422A" w:rsidDel="00476826">
          <w:rPr>
            <w:rFonts w:cs="Arial"/>
            <w:szCs w:val="20"/>
          </w:rPr>
          <w:tab/>
          <w:delText>Copies of these rules are available for public inspection for a reasonable charge, at the office of the Department of Regulatory Agencies, located at 1560 Broadway, Denver, CO 80202; or alternatively, 4300 Cherry Creek Drive South, Denver, CO, 80246.</w:delText>
        </w:r>
      </w:del>
    </w:p>
    <w:p w14:paraId="09950226" w14:textId="13F58C9C" w:rsidR="0089784F" w:rsidRPr="00D5422A" w:rsidRDefault="00476826" w:rsidP="0089784F">
      <w:pPr>
        <w:pStyle w:val="par1"/>
        <w:rPr>
          <w:rFonts w:cs="Arial"/>
          <w:color w:val="000000" w:themeColor="text1"/>
          <w:szCs w:val="20"/>
        </w:rPr>
      </w:pPr>
      <w:ins w:id="34" w:author="Rascon Arana, Maria" w:date="2026-08-05T11:33:00Z" w16du:dateUtc="2026-08-05T17:33:00Z">
        <w:r>
          <w:rPr>
            <w:rFonts w:cs="Arial"/>
            <w:color w:val="000000" w:themeColor="text1"/>
            <w:szCs w:val="20"/>
          </w:rPr>
          <w:t>K</w:t>
        </w:r>
      </w:ins>
      <w:del w:id="35" w:author="Rascon Arana, Maria" w:date="2026-08-05T11:33:00Z" w16du:dateUtc="2026-08-05T17:33:00Z">
        <w:r w:rsidR="0089784F" w:rsidRPr="00D5422A" w:rsidDel="00476826">
          <w:rPr>
            <w:rFonts w:cs="Arial"/>
            <w:color w:val="000000" w:themeColor="text1"/>
            <w:szCs w:val="20"/>
          </w:rPr>
          <w:delText>L</w:delText>
        </w:r>
      </w:del>
      <w:r w:rsidR="0089784F" w:rsidRPr="00D5422A">
        <w:rPr>
          <w:rFonts w:cs="Arial"/>
          <w:color w:val="000000" w:themeColor="text1"/>
          <w:szCs w:val="20"/>
        </w:rPr>
        <w:t>.</w:t>
      </w:r>
      <w:r w:rsidR="0089784F" w:rsidRPr="00D5422A">
        <w:rPr>
          <w:rFonts w:cs="Arial"/>
          <w:color w:val="000000" w:themeColor="text1"/>
          <w:szCs w:val="20"/>
        </w:rPr>
        <w:tab/>
        <w:t>A dentist who independently orders and administers vaccinations or a dental hygienist or dental therapist who administers vaccinations under the direct supervision of a dentist or the delegation of a licensed professional who is authorized to administer immunizations and delegate tasks shall:</w:t>
      </w:r>
    </w:p>
    <w:p w14:paraId="34801CA9"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Not provide medical or nonmedical exemptions for any required immunizations;</w:t>
      </w:r>
    </w:p>
    <w:p w14:paraId="31D8435B"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 xml:space="preserve">Enter all immunization-related administration information into the Colorado Immunization Information System (CIIS) as created in § 25-4-2403, C.R.S. </w:t>
      </w:r>
    </w:p>
    <w:p w14:paraId="509CCA3B"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3.</w:t>
      </w:r>
      <w:r w:rsidRPr="00D5422A">
        <w:rPr>
          <w:rFonts w:cs="Arial"/>
          <w:color w:val="000000" w:themeColor="text1"/>
          <w:szCs w:val="20"/>
        </w:rPr>
        <w:tab/>
        <w:t>Disclose their medical training related to pediatric administration, including the ability to manage side effects or adverse outcomes to patients as part of the patient consent process;</w:t>
      </w:r>
    </w:p>
    <w:p w14:paraId="2A0720E9"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4.</w:t>
      </w:r>
      <w:r w:rsidRPr="00D5422A">
        <w:rPr>
          <w:rFonts w:cs="Arial"/>
          <w:color w:val="000000" w:themeColor="text1"/>
          <w:szCs w:val="20"/>
        </w:rPr>
        <w:tab/>
        <w:t>Distribute immunization educational materials and recommendations developed by the Colorado Department of Public Health and Environment (CDPHE) to their patients or the patient representative, if applicable;</w:t>
      </w:r>
    </w:p>
    <w:p w14:paraId="6E865E90"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5.</w:t>
      </w:r>
      <w:r w:rsidRPr="00D5422A">
        <w:rPr>
          <w:rFonts w:cs="Arial"/>
          <w:color w:val="000000" w:themeColor="text1"/>
          <w:szCs w:val="20"/>
        </w:rPr>
        <w:tab/>
        <w:t>Complete an immunization training program of at least two (2) hours in length biennially taken through a provider approved by the Board that, at a minimum, includes vaccine administration; prevention and management of adverse reactions; storage, handling, and disposal of vaccines and all used supplies or contaminated equipment; and maintenance of vaccine records;</w:t>
      </w:r>
    </w:p>
    <w:p w14:paraId="33E6A4F0"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6.</w:t>
      </w:r>
      <w:r w:rsidRPr="00D5422A">
        <w:rPr>
          <w:rFonts w:cs="Arial"/>
          <w:color w:val="000000" w:themeColor="text1"/>
          <w:szCs w:val="20"/>
        </w:rPr>
        <w:tab/>
        <w:t>Documentation of successful completion of the required training course must be kept on file by the dentist, hygienist, or dental therapist for review by the Board, upon request.</w:t>
      </w:r>
    </w:p>
    <w:p w14:paraId="325250F2"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7.</w:t>
      </w:r>
      <w:r w:rsidRPr="00D5422A">
        <w:rPr>
          <w:rFonts w:cs="Arial"/>
          <w:color w:val="000000" w:themeColor="text1"/>
          <w:szCs w:val="20"/>
        </w:rPr>
        <w:tab/>
        <w:t>The Board approves of courses provided or recognized by any of the organizations identified in Rules 1.33(A)(1) and 1.6(H)(5) and 1.6(H)(6) herein;</w:t>
      </w:r>
    </w:p>
    <w:p w14:paraId="1AF831E0"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8.</w:t>
      </w:r>
      <w:r w:rsidRPr="00D5422A">
        <w:rPr>
          <w:rFonts w:cs="Arial"/>
          <w:color w:val="000000" w:themeColor="text1"/>
          <w:szCs w:val="20"/>
        </w:rPr>
        <w:tab/>
        <w:t xml:space="preserve">Comply with all state recordkeeping and reporting requirements, including but not limited to, providing relevant vaccine information statements (VIS) to patients that contain information on circumstances in which a vaccine should not be administered; </w:t>
      </w:r>
    </w:p>
    <w:p w14:paraId="3E9E2FAC"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9.</w:t>
      </w:r>
      <w:r w:rsidRPr="00D5422A">
        <w:rPr>
          <w:rFonts w:cs="Arial"/>
          <w:color w:val="000000" w:themeColor="text1"/>
          <w:szCs w:val="20"/>
        </w:rPr>
        <w:tab/>
        <w:t>Report any adverse events to the Vaccine Adverse Events Reporting System (VAERS) as soon as possible;</w:t>
      </w:r>
    </w:p>
    <w:p w14:paraId="5597B665"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10.</w:t>
      </w:r>
      <w:r w:rsidRPr="00D5422A">
        <w:rPr>
          <w:rFonts w:cs="Arial"/>
          <w:color w:val="000000" w:themeColor="text1"/>
          <w:szCs w:val="20"/>
        </w:rPr>
        <w:tab/>
        <w:t xml:space="preserve">Provide the patient with written or electronic documentation of the vaccine administered, including instructions on how to report any adverse events; </w:t>
      </w:r>
    </w:p>
    <w:p w14:paraId="1747A2D9"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11.</w:t>
      </w:r>
      <w:r w:rsidRPr="00D5422A">
        <w:rPr>
          <w:rFonts w:cs="Arial"/>
          <w:color w:val="000000" w:themeColor="text1"/>
          <w:szCs w:val="20"/>
        </w:rPr>
        <w:tab/>
        <w:t>Inform the patient that their vaccination record will be submitted to the Colorado Immunization Information System (CIIS), and recommend that they share this information with their primary care provider and follow up for routine care, if applicable.</w:t>
      </w:r>
    </w:p>
    <w:p w14:paraId="323F22A5" w14:textId="558412CE" w:rsidR="0089784F" w:rsidRPr="00D5422A" w:rsidRDefault="00476826" w:rsidP="0089784F">
      <w:pPr>
        <w:pStyle w:val="par1"/>
        <w:rPr>
          <w:rFonts w:cs="Arial"/>
          <w:color w:val="000000" w:themeColor="text1"/>
          <w:szCs w:val="20"/>
        </w:rPr>
      </w:pPr>
      <w:ins w:id="36" w:author="Rascon Arana, Maria" w:date="2026-08-05T11:33:00Z" w16du:dateUtc="2026-08-05T17:33:00Z">
        <w:r>
          <w:rPr>
            <w:rFonts w:cs="Arial"/>
            <w:color w:val="000000" w:themeColor="text1"/>
            <w:szCs w:val="20"/>
          </w:rPr>
          <w:lastRenderedPageBreak/>
          <w:t>L</w:t>
        </w:r>
      </w:ins>
      <w:del w:id="37" w:author="Rascon Arana, Maria" w:date="2026-08-05T11:33:00Z" w16du:dateUtc="2026-08-05T17:33:00Z">
        <w:r w:rsidR="0089784F" w:rsidRPr="00D5422A" w:rsidDel="00476826">
          <w:rPr>
            <w:rFonts w:cs="Arial"/>
            <w:color w:val="000000" w:themeColor="text1"/>
            <w:szCs w:val="20"/>
          </w:rPr>
          <w:delText>M</w:delText>
        </w:r>
      </w:del>
      <w:r w:rsidR="0089784F" w:rsidRPr="00D5422A">
        <w:rPr>
          <w:rFonts w:cs="Arial"/>
          <w:color w:val="000000" w:themeColor="text1"/>
          <w:szCs w:val="20"/>
        </w:rPr>
        <w:t>.</w:t>
      </w:r>
      <w:r w:rsidR="0089784F" w:rsidRPr="00D5422A">
        <w:rPr>
          <w:rFonts w:cs="Arial"/>
          <w:color w:val="000000" w:themeColor="text1"/>
          <w:szCs w:val="20"/>
        </w:rPr>
        <w:tab/>
        <w:t>In addition to other applicable record keeping requirements contained in Rule1.9 herein, patient immunization records must include:</w:t>
      </w:r>
    </w:p>
    <w:p w14:paraId="3B20D62E"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1.</w:t>
      </w:r>
      <w:r w:rsidRPr="00D5422A">
        <w:rPr>
          <w:rFonts w:cs="Arial"/>
          <w:color w:val="000000" w:themeColor="text1"/>
          <w:szCs w:val="20"/>
        </w:rPr>
        <w:tab/>
        <w:t>The date of administration and site of injection of the vaccine;</w:t>
      </w:r>
    </w:p>
    <w:p w14:paraId="75C56C10"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2.</w:t>
      </w:r>
      <w:r w:rsidRPr="00D5422A">
        <w:rPr>
          <w:rFonts w:cs="Arial"/>
          <w:color w:val="000000" w:themeColor="text1"/>
          <w:szCs w:val="20"/>
        </w:rPr>
        <w:tab/>
        <w:t>The name, dose, NDC, lot number and expiration date of the vaccine;</w:t>
      </w:r>
    </w:p>
    <w:p w14:paraId="31CF9B59"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3.</w:t>
      </w:r>
      <w:r w:rsidRPr="00D5422A">
        <w:rPr>
          <w:rFonts w:cs="Arial"/>
          <w:color w:val="000000" w:themeColor="text1"/>
          <w:szCs w:val="20"/>
        </w:rPr>
        <w:tab/>
        <w:t>Name and title of the person who administered the vaccine and the address of the facility where the permanent record will reside;</w:t>
      </w:r>
    </w:p>
    <w:p w14:paraId="048770CA"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4.</w:t>
      </w:r>
      <w:r w:rsidRPr="00D5422A">
        <w:rPr>
          <w:rFonts w:cs="Arial"/>
          <w:color w:val="000000" w:themeColor="text1"/>
          <w:szCs w:val="20"/>
        </w:rPr>
        <w:tab/>
        <w:t>The edition date of the VIS given and the date it was provided to the patient, parent, or legal representative;</w:t>
      </w:r>
    </w:p>
    <w:p w14:paraId="5AFEA57C"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5.</w:t>
      </w:r>
      <w:r w:rsidRPr="00D5422A">
        <w:rPr>
          <w:rFonts w:cs="Arial"/>
          <w:color w:val="000000" w:themeColor="text1"/>
          <w:szCs w:val="20"/>
        </w:rPr>
        <w:tab/>
        <w:t>The name and address of the patient's primary healthcare provider named by the patient;</w:t>
      </w:r>
    </w:p>
    <w:p w14:paraId="761F7769"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6.</w:t>
      </w:r>
      <w:r w:rsidRPr="00D5422A">
        <w:rPr>
          <w:rFonts w:cs="Arial"/>
          <w:color w:val="000000" w:themeColor="text1"/>
          <w:szCs w:val="20"/>
        </w:rPr>
        <w:tab/>
        <w:t>A notation that the patient was presented with the appropriate vaccine information statement (VIS) prior to the administration of each vaccine; and</w:t>
      </w:r>
    </w:p>
    <w:p w14:paraId="3034F088" w14:textId="77777777" w:rsidR="0089784F" w:rsidRPr="00D5422A" w:rsidRDefault="0089784F" w:rsidP="0089784F">
      <w:pPr>
        <w:pStyle w:val="par2"/>
        <w:rPr>
          <w:rFonts w:cs="Arial"/>
          <w:color w:val="000000" w:themeColor="text1"/>
          <w:szCs w:val="20"/>
        </w:rPr>
      </w:pPr>
      <w:r w:rsidRPr="00D5422A">
        <w:rPr>
          <w:rFonts w:cs="Arial"/>
          <w:color w:val="000000" w:themeColor="text1"/>
          <w:szCs w:val="20"/>
        </w:rPr>
        <w:t>7.</w:t>
      </w:r>
      <w:r w:rsidRPr="00D5422A">
        <w:rPr>
          <w:rFonts w:cs="Arial"/>
          <w:color w:val="000000" w:themeColor="text1"/>
          <w:szCs w:val="20"/>
        </w:rPr>
        <w:tab/>
        <w:t>Any adverse event that followed vaccination.</w:t>
      </w:r>
    </w:p>
    <w:p w14:paraId="259C54C3" w14:textId="77777777" w:rsidR="00FF76E5" w:rsidRPr="00170684" w:rsidRDefault="00FF76E5" w:rsidP="00103A11">
      <w:pPr>
        <w:pStyle w:val="Heading2"/>
        <w:rPr>
          <w:ins w:id="38" w:author="Rascon Arana, Maria" w:date="2026-05-27T15:52:00Z" w16du:dateUtc="2026-05-27T21:52:00Z"/>
        </w:rPr>
      </w:pPr>
      <w:commentRangeStart w:id="39"/>
      <w:commentRangeStart w:id="40"/>
      <w:commentRangeStart w:id="41"/>
      <w:commentRangeStart w:id="42"/>
      <w:commentRangeStart w:id="43"/>
      <w:ins w:id="44" w:author="Rascon Arana, Maria" w:date="2026-05-27T15:52:00Z" w16du:dateUtc="2026-05-27T21:52:00Z">
        <w:r w:rsidRPr="00170684">
          <w:t>1.34</w:t>
        </w:r>
        <w:r w:rsidRPr="00170684">
          <w:rPr>
            <w:rPrChange w:id="45" w:author="Rascon Arana, Maria" w:date="2025-08-12T16:41:00Z">
              <w:rPr>
                <w:color w:val="FF0000"/>
              </w:rPr>
            </w:rPrChange>
          </w:rPr>
          <w:t xml:space="preserve"> </w:t>
        </w:r>
      </w:ins>
      <w:commentRangeEnd w:id="39"/>
      <w:r w:rsidR="00C571E1">
        <w:rPr>
          <w:rStyle w:val="CommentReference"/>
          <w:sz w:val="20"/>
          <w:szCs w:val="28"/>
        </w:rPr>
        <w:commentReference w:id="39"/>
      </w:r>
      <w:commentRangeEnd w:id="40"/>
      <w:r w:rsidR="009163E9">
        <w:rPr>
          <w:rStyle w:val="CommentReference"/>
          <w:sz w:val="20"/>
          <w:szCs w:val="28"/>
        </w:rPr>
        <w:commentReference w:id="40"/>
      </w:r>
      <w:commentRangeEnd w:id="41"/>
      <w:r w:rsidR="008A3294">
        <w:rPr>
          <w:rStyle w:val="CommentReference"/>
          <w:sz w:val="20"/>
          <w:szCs w:val="28"/>
        </w:rPr>
        <w:commentReference w:id="41"/>
      </w:r>
      <w:commentRangeEnd w:id="42"/>
      <w:r w:rsidR="008A3294">
        <w:rPr>
          <w:rStyle w:val="CommentReference"/>
          <w:sz w:val="20"/>
          <w:szCs w:val="28"/>
        </w:rPr>
        <w:commentReference w:id="42"/>
      </w:r>
      <w:commentRangeEnd w:id="43"/>
      <w:r w:rsidR="00F37F48">
        <w:rPr>
          <w:rStyle w:val="CommentReference"/>
          <w:sz w:val="20"/>
          <w:szCs w:val="28"/>
        </w:rPr>
        <w:commentReference w:id="43"/>
      </w:r>
      <w:ins w:id="46" w:author="Rascon Arana, Maria" w:date="2026-05-27T15:52:00Z" w16du:dateUtc="2026-05-27T21:52:00Z">
        <w:r>
          <w:tab/>
        </w:r>
        <w:r w:rsidRPr="00170684">
          <w:t>Administration of Neuromodulators and Dermal Fillers</w:t>
        </w:r>
      </w:ins>
    </w:p>
    <w:p w14:paraId="796C854B" w14:textId="7AECC47D" w:rsidR="00FF76E5" w:rsidRPr="00170684" w:rsidRDefault="00FF76E5">
      <w:pPr>
        <w:pStyle w:val="par1"/>
        <w:rPr>
          <w:ins w:id="47" w:author="Rascon Arana, Maria" w:date="2026-05-27T15:52:00Z" w16du:dateUtc="2026-05-27T21:52:00Z"/>
        </w:rPr>
        <w:pPrChange w:id="48" w:author="Rascon Arana, Maria" w:date="2025-08-18T12:12:00Z">
          <w:pPr>
            <w:pStyle w:val="par1"/>
            <w:ind w:left="360" w:hanging="360"/>
          </w:pPr>
        </w:pPrChange>
      </w:pPr>
      <w:ins w:id="49" w:author="Rascon Arana, Maria" w:date="2026-05-27T15:52:00Z" w16du:dateUtc="2026-05-27T21:52:00Z">
        <w:r w:rsidRPr="00170684">
          <w:rPr>
            <w:rPrChange w:id="50" w:author="Rascon Arana, Maria" w:date="2025-08-12T16:41:00Z">
              <w:rPr>
                <w:color w:val="C00000"/>
                <w:szCs w:val="20"/>
              </w:rPr>
            </w:rPrChange>
          </w:rPr>
          <w:t>A.</w:t>
        </w:r>
        <w:r w:rsidRPr="00170684">
          <w:t xml:space="preserve"> </w:t>
        </w:r>
        <w:r>
          <w:tab/>
        </w:r>
        <w:r w:rsidRPr="00170684">
          <w:t xml:space="preserve">Pursuant to §12-220-305(u) C.R.S., a </w:t>
        </w:r>
      </w:ins>
      <w:ins w:id="51" w:author="Rascon Arana, Maria" w:date="2026-08-05T11:39:00Z" w16du:dateUtc="2026-08-05T17:39:00Z">
        <w:r w:rsidR="00204F6B">
          <w:t xml:space="preserve">competent </w:t>
        </w:r>
      </w:ins>
      <w:ins w:id="52" w:author="Rascon Arana, Maria" w:date="2026-05-27T15:52:00Z" w16du:dateUtc="2026-05-27T21:52:00Z">
        <w:r w:rsidRPr="00170684">
          <w:t>dentist may order and administer neuromodulators and dermal fillers to dental patients</w:t>
        </w:r>
      </w:ins>
      <w:ins w:id="53" w:author="Rascon Arana, Maria" w:date="2026-08-05T11:39:00Z" w16du:dateUtc="2026-08-05T17:39:00Z">
        <w:r w:rsidR="00204F6B">
          <w:t xml:space="preserve"> of record</w:t>
        </w:r>
      </w:ins>
      <w:ins w:id="54" w:author="Rascon Arana, Maria" w:date="2026-05-27T15:52:00Z" w16du:dateUtc="2026-05-27T21:52:00Z">
        <w:r w:rsidRPr="00170684">
          <w:t xml:space="preserve"> for therapeutic and cosmetic purposes in the region of the oral cavity and associated adjacent structures, to include the oral and maxillofacial regions, subject to the provisions of these rules. </w:t>
        </w:r>
      </w:ins>
    </w:p>
    <w:p w14:paraId="534280E3" w14:textId="77777777" w:rsidR="00FF76E5" w:rsidRPr="00170684" w:rsidRDefault="00FF76E5">
      <w:pPr>
        <w:pStyle w:val="par1"/>
        <w:rPr>
          <w:ins w:id="55" w:author="Rascon Arana, Maria" w:date="2026-05-27T15:52:00Z" w16du:dateUtc="2026-05-27T21:52:00Z"/>
        </w:rPr>
        <w:pPrChange w:id="56" w:author="Rascon Arana, Maria" w:date="2025-08-18T12:12:00Z">
          <w:pPr>
            <w:pStyle w:val="par1"/>
            <w:tabs>
              <w:tab w:val="clear" w:pos="720"/>
              <w:tab w:val="clear" w:pos="1440"/>
              <w:tab w:val="left" w:pos="360"/>
            </w:tabs>
            <w:ind w:left="360" w:hanging="360"/>
          </w:pPr>
        </w:pPrChange>
      </w:pPr>
      <w:ins w:id="57" w:author="Rascon Arana, Maria" w:date="2026-05-27T15:52:00Z" w16du:dateUtc="2026-05-27T21:52:00Z">
        <w:r w:rsidRPr="00170684">
          <w:rPr>
            <w:rPrChange w:id="58" w:author="Rascon Arana, Maria" w:date="2025-08-12T16:41:00Z">
              <w:rPr>
                <w:color w:val="C00000"/>
                <w:szCs w:val="20"/>
              </w:rPr>
            </w:rPrChange>
          </w:rPr>
          <w:t>B.</w:t>
        </w:r>
        <w:r w:rsidRPr="00170684">
          <w:t xml:space="preserve"> </w:t>
        </w:r>
        <w:r>
          <w:tab/>
        </w:r>
        <w:r w:rsidRPr="00170684">
          <w:t>A licensed dentist must ensure that any neuromodulator or dermal filler that will be injected into a patient is approved for use by the United States Food and Drug Administration (FDA).</w:t>
        </w:r>
      </w:ins>
    </w:p>
    <w:p w14:paraId="39575B02" w14:textId="77777777" w:rsidR="00FF76E5" w:rsidRPr="00170684" w:rsidRDefault="00FF76E5">
      <w:pPr>
        <w:pStyle w:val="par1"/>
        <w:rPr>
          <w:ins w:id="59" w:author="Rascon Arana, Maria" w:date="2026-05-27T15:52:00Z" w16du:dateUtc="2026-05-27T21:52:00Z"/>
        </w:rPr>
        <w:pPrChange w:id="60" w:author="Rascon Arana, Maria" w:date="2025-08-18T12:13:00Z">
          <w:pPr>
            <w:pStyle w:val="BodyText"/>
            <w:ind w:left="1440" w:right="973"/>
          </w:pPr>
        </w:pPrChange>
      </w:pPr>
      <w:ins w:id="61" w:author="Rascon Arana, Maria" w:date="2026-05-27T15:52:00Z" w16du:dateUtc="2026-05-27T21:52:00Z">
        <w:r w:rsidRPr="00170684">
          <w:rPr>
            <w:rPrChange w:id="62" w:author="Rascon Arana, Maria" w:date="2025-08-12T16:41:00Z">
              <w:rPr>
                <w:color w:val="C00000"/>
              </w:rPr>
            </w:rPrChange>
          </w:rPr>
          <w:t>C.</w:t>
        </w:r>
        <w:r>
          <w:tab/>
        </w:r>
        <w:r w:rsidRPr="00170684">
          <w:t>As used in this section, the following terms shall be construed as follows:</w:t>
        </w:r>
      </w:ins>
    </w:p>
    <w:p w14:paraId="674B2DB2" w14:textId="113EC93B" w:rsidR="00FF76E5" w:rsidRPr="00170684" w:rsidRDefault="00FF76E5" w:rsidP="00FF76E5">
      <w:pPr>
        <w:pStyle w:val="par2"/>
        <w:rPr>
          <w:ins w:id="63" w:author="Rascon Arana, Maria" w:date="2026-05-27T15:52:00Z" w16du:dateUtc="2026-05-27T21:52:00Z"/>
        </w:rPr>
      </w:pPr>
      <w:ins w:id="64" w:author="Rascon Arana, Maria" w:date="2026-05-27T15:52:00Z" w16du:dateUtc="2026-05-27T21:52:00Z">
        <w:r w:rsidRPr="00170684">
          <w:rPr>
            <w:rPrChange w:id="65" w:author="Rascon Arana, Maria" w:date="2025-08-12T16:41:00Z">
              <w:rPr>
                <w:rFonts w:eastAsia="Arial" w:cs="Arial"/>
                <w:color w:val="C00000"/>
                <w:szCs w:val="20"/>
              </w:rPr>
            </w:rPrChange>
          </w:rPr>
          <w:t>1.</w:t>
        </w:r>
        <w:r>
          <w:tab/>
        </w:r>
        <w:r w:rsidRPr="00204F6B">
          <w:rPr>
            <w:b/>
            <w:bCs/>
            <w:rPrChange w:id="66" w:author="Rascon Arana, Maria" w:date="2026-08-05T11:40:00Z" w16du:dateUtc="2026-08-05T17:40:00Z">
              <w:rPr/>
            </w:rPrChange>
          </w:rPr>
          <w:t>“</w:t>
        </w:r>
        <w:r w:rsidRPr="00204F6B">
          <w:rPr>
            <w:b/>
            <w:bCs/>
            <w:rPrChange w:id="67" w:author="Rascon Arana, Maria" w:date="2026-08-05T11:40:00Z" w16du:dateUtc="2026-08-05T17:40:00Z">
              <w:rPr>
                <w:rFonts w:eastAsia="Arial" w:cs="Arial"/>
                <w:szCs w:val="20"/>
              </w:rPr>
            </w:rPrChange>
          </w:rPr>
          <w:t>Neuromodulators</w:t>
        </w:r>
        <w:r w:rsidRPr="00204F6B">
          <w:rPr>
            <w:b/>
            <w:bCs/>
            <w:rPrChange w:id="68" w:author="Rascon Arana, Maria" w:date="2026-08-05T11:40:00Z" w16du:dateUtc="2026-08-05T17:40:00Z">
              <w:rPr/>
            </w:rPrChange>
          </w:rPr>
          <w:t>”</w:t>
        </w:r>
        <w:r w:rsidRPr="00170684">
          <w:t xml:space="preserve"> means the use of injectable substances, typically a type of botulinum toxin, to temporarily block nerve signals and relax targeted muscles. The treatment has both cosmetic and medical applications and is typically consider to be a minimally invasive procedure.</w:t>
        </w:r>
      </w:ins>
    </w:p>
    <w:p w14:paraId="4A24FAED" w14:textId="77777777" w:rsidR="00FF76E5" w:rsidRDefault="00FF76E5">
      <w:pPr>
        <w:pStyle w:val="par2"/>
        <w:rPr>
          <w:ins w:id="69" w:author="Rascon Arana, Maria" w:date="2026-08-05T11:40:00Z" w16du:dateUtc="2026-08-05T17:40:00Z"/>
        </w:rPr>
      </w:pPr>
      <w:ins w:id="70" w:author="Rascon Arana, Maria" w:date="2026-05-27T15:52:00Z" w16du:dateUtc="2026-05-27T21:52:00Z">
        <w:r w:rsidRPr="00170684">
          <w:rPr>
            <w:rPrChange w:id="71" w:author="Rascon Arana, Maria" w:date="2025-08-12T16:41:00Z">
              <w:rPr>
                <w:rFonts w:eastAsia="Arial" w:cs="Arial"/>
                <w:color w:val="C00000"/>
                <w:szCs w:val="20"/>
              </w:rPr>
            </w:rPrChange>
          </w:rPr>
          <w:t>2.</w:t>
        </w:r>
        <w:r>
          <w:tab/>
        </w:r>
        <w:r w:rsidRPr="00204F6B">
          <w:rPr>
            <w:b/>
            <w:bCs/>
            <w:rPrChange w:id="72" w:author="Rascon Arana, Maria" w:date="2026-08-05T11:40:00Z" w16du:dateUtc="2026-08-05T17:40:00Z">
              <w:rPr/>
            </w:rPrChange>
          </w:rPr>
          <w:t xml:space="preserve"> “Dermal fillers”</w:t>
        </w:r>
        <w:r w:rsidRPr="00170684">
          <w:t xml:space="preserve"> means injectable implants, soft tissue fillers, lip and facial fillers, or wrinkle fillers that are medical device implants approved by the federal Food and Drug Administration (FDA) for use in helping to create a smoother and/or fuller appearance in the face, including nasolabial folds (the lines extending from the sides of the nose to the edges of the mouth), cheeks, chin, lips, and back of the hands.</w:t>
        </w:r>
      </w:ins>
    </w:p>
    <w:p w14:paraId="47A9CD46" w14:textId="42BB9445" w:rsidR="00204F6B" w:rsidRPr="00170684" w:rsidRDefault="00204F6B">
      <w:pPr>
        <w:pStyle w:val="par2"/>
        <w:rPr>
          <w:ins w:id="73" w:author="Rascon Arana, Maria" w:date="2026-05-27T15:52:00Z" w16du:dateUtc="2026-05-27T21:52:00Z"/>
        </w:rPr>
        <w:pPrChange w:id="74" w:author="Rascon Arana, Maria" w:date="2025-08-18T12:13:00Z">
          <w:pPr>
            <w:pStyle w:val="BodyText"/>
            <w:ind w:left="1260" w:right="973" w:hanging="540"/>
          </w:pPr>
        </w:pPrChange>
      </w:pPr>
      <w:ins w:id="75" w:author="Rascon Arana, Maria" w:date="2026-08-05T11:40:00Z" w16du:dateUtc="2026-08-05T17:40:00Z">
        <w:r>
          <w:t>3.</w:t>
        </w:r>
        <w:r>
          <w:tab/>
        </w:r>
        <w:r w:rsidRPr="00204F6B">
          <w:rPr>
            <w:b/>
            <w:bCs/>
            <w:rPrChange w:id="76" w:author="Rascon Arana, Maria" w:date="2026-08-05T11:41:00Z" w16du:dateUtc="2026-08-05T17:41:00Z">
              <w:rPr/>
            </w:rPrChange>
          </w:rPr>
          <w:t>“Patient of Record”</w:t>
        </w:r>
        <w:r>
          <w:t xml:space="preserve"> means a patient </w:t>
        </w:r>
      </w:ins>
      <w:ins w:id="77" w:author="Rascon Arana, Maria" w:date="2026-08-05T11:41:00Z" w16du:dateUtc="2026-08-05T17:41:00Z">
        <w:r>
          <w:t>for whom the dentist has obtained a relevant medical and dental history, performed a comp</w:t>
        </w:r>
      </w:ins>
      <w:ins w:id="78" w:author="Rascon Arana, Maria" w:date="2026-08-05T11:42:00Z" w16du:dateUtc="2026-08-05T17:42:00Z">
        <w:r>
          <w:t>rehensive examination, diagnosed condition(s) to be treated, and developed a written plan of treatment.</w:t>
        </w:r>
      </w:ins>
    </w:p>
    <w:p w14:paraId="07BB3A35" w14:textId="591BFE87" w:rsidR="00FF76E5" w:rsidRPr="00170684" w:rsidRDefault="00FF76E5">
      <w:pPr>
        <w:pStyle w:val="par1"/>
        <w:rPr>
          <w:ins w:id="79" w:author="Rascon Arana, Maria" w:date="2026-05-27T15:52:00Z" w16du:dateUtc="2026-05-27T21:52:00Z"/>
        </w:rPr>
        <w:pPrChange w:id="80" w:author="Rascon Arana, Maria" w:date="2026-05-27T14:08:00Z" w16du:dateUtc="2026-05-27T20:08:00Z">
          <w:pPr>
            <w:pStyle w:val="BodyText"/>
            <w:ind w:left="1260" w:right="973" w:hanging="540"/>
          </w:pPr>
        </w:pPrChange>
      </w:pPr>
      <w:commentRangeStart w:id="81"/>
      <w:ins w:id="82" w:author="Rascon Arana, Maria" w:date="2026-05-27T15:52:00Z" w16du:dateUtc="2026-05-27T21:52:00Z">
        <w:r w:rsidRPr="00170684">
          <w:t>D</w:t>
        </w:r>
        <w:r w:rsidRPr="00170684">
          <w:rPr>
            <w:rPrChange w:id="83" w:author="Rascon Arana, Maria" w:date="2025-08-12T16:41:00Z">
              <w:rPr>
                <w:color w:val="C00000"/>
              </w:rPr>
            </w:rPrChange>
          </w:rPr>
          <w:t>.</w:t>
        </w:r>
      </w:ins>
      <w:commentRangeEnd w:id="81"/>
      <w:r w:rsidR="00ED6163">
        <w:rPr>
          <w:rStyle w:val="CommentReference"/>
          <w:sz w:val="20"/>
          <w:szCs w:val="24"/>
        </w:rPr>
        <w:commentReference w:id="81"/>
      </w:r>
      <w:ins w:id="84" w:author="Rascon Arana, Maria" w:date="2026-05-27T15:52:00Z" w16du:dateUtc="2026-05-27T21:52:00Z">
        <w:r>
          <w:tab/>
        </w:r>
      </w:ins>
      <w:ins w:id="85" w:author="Rascon Arana, Maria" w:date="2026-08-05T11:42:00Z" w16du:dateUtc="2026-08-05T17:42:00Z">
        <w:r w:rsidR="00204F6B">
          <w:t xml:space="preserve">To be considered competent </w:t>
        </w:r>
      </w:ins>
      <w:ins w:id="86" w:author="Rascon Arana, Maria" w:date="2026-05-27T15:52:00Z" w16du:dateUtc="2026-05-27T21:52:00Z">
        <w:r w:rsidRPr="00170684">
          <w:t xml:space="preserve">to administer </w:t>
        </w:r>
        <w:r>
          <w:t xml:space="preserve">or delegate administration of </w:t>
        </w:r>
        <w:r w:rsidRPr="00170684">
          <w:t>neuromodulators and</w:t>
        </w:r>
      </w:ins>
      <w:ins w:id="87" w:author="Rascon Arana, Maria" w:date="2026-08-05T11:43:00Z" w16du:dateUtc="2026-08-05T17:43:00Z">
        <w:r w:rsidR="00204F6B">
          <w:t>/or</w:t>
        </w:r>
      </w:ins>
      <w:ins w:id="88" w:author="Rascon Arana, Maria" w:date="2026-05-27T15:52:00Z" w16du:dateUtc="2026-05-27T21:52:00Z">
        <w:r w:rsidRPr="00170684">
          <w:t xml:space="preserve"> dermal fillers</w:t>
        </w:r>
      </w:ins>
      <w:ins w:id="89" w:author="Rascon Arana, Maria" w:date="2026-08-05T11:43:00Z" w16du:dateUtc="2026-08-05T17:43:00Z">
        <w:r w:rsidR="00204F6B">
          <w:t>, a dentist</w:t>
        </w:r>
      </w:ins>
      <w:ins w:id="90" w:author="Rascon Arana, Maria" w:date="2026-05-27T15:52:00Z" w16du:dateUtc="2026-05-27T21:52:00Z">
        <w:r w:rsidRPr="00170684">
          <w:t xml:space="preserve"> must successfully complete </w:t>
        </w:r>
      </w:ins>
      <w:ins w:id="91" w:author="Rascon Arana, Maria" w:date="2026-08-05T16:20:00Z" w16du:dateUtc="2026-08-05T22:20:00Z">
        <w:r w:rsidR="00857DB4">
          <w:t xml:space="preserve">a </w:t>
        </w:r>
      </w:ins>
      <w:ins w:id="92" w:author="Rascon Arana, Maria" w:date="2026-08-05T11:43:00Z" w16du:dateUtc="2026-08-05T17:43:00Z">
        <w:r w:rsidR="00204F6B">
          <w:t>twenty-four (24)</w:t>
        </w:r>
      </w:ins>
      <w:ins w:id="93" w:author="Rascon Arana, Maria" w:date="2026-05-27T15:52:00Z" w16du:dateUtc="2026-05-27T21:52:00Z">
        <w:r w:rsidRPr="00170684">
          <w:rPr>
            <w:rPrChange w:id="94" w:author="Shelov, Elizabeth" w:date="2025-10-31T14:15:00Z" w16du:dateUtc="2025-10-31T20:15:00Z">
              <w:rPr>
                <w:highlight w:val="yellow"/>
              </w:rPr>
            </w:rPrChange>
          </w:rPr>
          <w:t xml:space="preserve"> hour</w:t>
        </w:r>
      </w:ins>
      <w:ins w:id="95" w:author="Rascon Arana, Maria" w:date="2026-08-05T11:43:00Z" w16du:dateUtc="2026-08-05T17:43:00Z">
        <w:r w:rsidR="00204F6B">
          <w:t xml:space="preserve"> course of study</w:t>
        </w:r>
      </w:ins>
      <w:ins w:id="96" w:author="Rascon Arana, Maria" w:date="2026-08-05T11:44:00Z" w16du:dateUtc="2026-08-05T17:44:00Z">
        <w:r w:rsidR="00204F6B">
          <w:t>, which must include at least four (4) hours of</w:t>
        </w:r>
      </w:ins>
      <w:ins w:id="97" w:author="Rascon Arana, Maria" w:date="2026-05-27T15:52:00Z" w16du:dateUtc="2026-05-27T21:52:00Z">
        <w:r w:rsidRPr="00170684">
          <w:rPr>
            <w:rPrChange w:id="98" w:author="Shelov, Elizabeth" w:date="2025-10-31T14:15:00Z" w16du:dateUtc="2025-10-31T20:15:00Z">
              <w:rPr>
                <w:highlight w:val="yellow"/>
              </w:rPr>
            </w:rPrChange>
          </w:rPr>
          <w:t xml:space="preserve"> didactic and </w:t>
        </w:r>
      </w:ins>
      <w:ins w:id="99" w:author="Rascon Arana, Maria" w:date="2026-08-05T11:44:00Z" w16du:dateUtc="2026-08-05T17:44:00Z">
        <w:r w:rsidR="00204F6B">
          <w:t xml:space="preserve">four (4) hours of </w:t>
        </w:r>
      </w:ins>
      <w:ins w:id="100" w:author="Rascon Arana, Maria" w:date="2026-05-27T15:52:00Z" w16du:dateUtc="2026-05-27T21:52:00Z">
        <w:r w:rsidRPr="00170684">
          <w:rPr>
            <w:rPrChange w:id="101" w:author="Shelov, Elizabeth" w:date="2025-10-31T14:15:00Z" w16du:dateUtc="2025-10-31T20:15:00Z">
              <w:rPr>
                <w:highlight w:val="yellow"/>
              </w:rPr>
            </w:rPrChange>
          </w:rPr>
          <w:t>hands-on</w:t>
        </w:r>
      </w:ins>
      <w:ins w:id="102" w:author="Rascon Arana, Maria" w:date="2026-08-05T11:44:00Z" w16du:dateUtc="2026-08-05T17:44:00Z">
        <w:r w:rsidR="00204F6B">
          <w:t xml:space="preserve"> training, in the injection of such neuromodulators and derm</w:t>
        </w:r>
      </w:ins>
      <w:ins w:id="103" w:author="Rascon Arana, Maria" w:date="2026-08-05T11:45:00Z" w16du:dateUtc="2026-08-05T17:45:00Z">
        <w:r w:rsidR="00204F6B">
          <w:t xml:space="preserve">al fillers in the region of the oral cavity and associated adjacent structures, </w:t>
        </w:r>
      </w:ins>
      <w:ins w:id="104" w:author="Rascon Arana, Maria" w:date="2026-05-27T15:52:00Z" w16du:dateUtc="2026-05-27T21:52:00Z">
        <w:r w:rsidRPr="00170684">
          <w:t>to include the oral and maxillofacial regions.</w:t>
        </w:r>
        <w:r>
          <w:t xml:space="preserve"> The dentist must maintain the certificate of completion of this course on file and submit it to the Board upon request.</w:t>
        </w:r>
        <w:r w:rsidRPr="00170684">
          <w:t xml:space="preserve"> This course of study must</w:t>
        </w:r>
      </w:ins>
      <w:ins w:id="105" w:author="Rascon Arana, Maria" w:date="2026-08-06T09:16:00Z" w16du:dateUtc="2026-08-06T15:16:00Z">
        <w:r w:rsidR="00197DE9">
          <w:t xml:space="preserve"> include</w:t>
        </w:r>
      </w:ins>
      <w:ins w:id="106" w:author="Rascon Arana, Maria" w:date="2026-08-05T11:46:00Z" w16du:dateUtc="2026-08-05T17:46:00Z">
        <w:r w:rsidR="00204F6B">
          <w:t>, but need not be limited to,</w:t>
        </w:r>
      </w:ins>
      <w:ins w:id="107" w:author="Rascon Arana, Maria" w:date="2026-05-27T15:52:00Z" w16du:dateUtc="2026-05-27T21:52:00Z">
        <w:r w:rsidRPr="00170684">
          <w:t xml:space="preserve"> the following components:</w:t>
        </w:r>
      </w:ins>
    </w:p>
    <w:p w14:paraId="34B4AA25" w14:textId="77777777" w:rsidR="00FF76E5" w:rsidRPr="00170684" w:rsidRDefault="00FF76E5">
      <w:pPr>
        <w:pStyle w:val="par2"/>
        <w:rPr>
          <w:ins w:id="108" w:author="Rascon Arana, Maria" w:date="2026-05-27T15:52:00Z" w16du:dateUtc="2026-05-27T21:52:00Z"/>
        </w:rPr>
        <w:pPrChange w:id="109" w:author="Rascon Arana, Maria" w:date="2025-08-18T12:14:00Z">
          <w:pPr>
            <w:pStyle w:val="par2"/>
            <w:tabs>
              <w:tab w:val="clear" w:pos="1440"/>
              <w:tab w:val="left" w:pos="1260"/>
            </w:tabs>
            <w:ind w:left="2160" w:hanging="1440"/>
          </w:pPr>
        </w:pPrChange>
      </w:pPr>
      <w:ins w:id="110" w:author="Rascon Arana, Maria" w:date="2026-05-27T15:52:00Z" w16du:dateUtc="2026-05-27T21:52:00Z">
        <w:r w:rsidRPr="00170684">
          <w:rPr>
            <w:rPrChange w:id="111" w:author="Rascon Arana, Maria" w:date="2025-08-12T16:41:00Z">
              <w:rPr>
                <w:color w:val="C00000"/>
                <w:szCs w:val="20"/>
              </w:rPr>
            </w:rPrChange>
          </w:rPr>
          <w:lastRenderedPageBreak/>
          <w:t>1.</w:t>
        </w:r>
        <w:r>
          <w:tab/>
        </w:r>
        <w:r w:rsidRPr="00170684">
          <w:t>Pharmacology of injectable neuromodulators and dermal fillers including, but not limited to, contraindications; potential side effects and adverse reactions; injection techniques; and appropriate injection sites for the condition being treated;</w:t>
        </w:r>
      </w:ins>
    </w:p>
    <w:p w14:paraId="11F00B56" w14:textId="77777777" w:rsidR="00FF76E5" w:rsidRPr="00170684" w:rsidRDefault="00FF76E5">
      <w:pPr>
        <w:pStyle w:val="par2"/>
        <w:rPr>
          <w:ins w:id="112" w:author="Rascon Arana, Maria" w:date="2026-05-27T15:52:00Z" w16du:dateUtc="2026-05-27T21:52:00Z"/>
        </w:rPr>
        <w:pPrChange w:id="113" w:author="Rascon Arana, Maria" w:date="2025-08-18T12:14:00Z">
          <w:pPr>
            <w:spacing w:after="160" w:line="278" w:lineRule="auto"/>
            <w:ind w:firstLine="2250"/>
          </w:pPr>
        </w:pPrChange>
      </w:pPr>
      <w:ins w:id="114" w:author="Rascon Arana, Maria" w:date="2026-05-27T15:52:00Z" w16du:dateUtc="2026-05-27T21:52:00Z">
        <w:r w:rsidRPr="00170684">
          <w:rPr>
            <w:rPrChange w:id="115" w:author="Rascon Arana, Maria" w:date="2025-08-12T16:41:00Z">
              <w:rPr>
                <w:color w:val="C00000"/>
              </w:rPr>
            </w:rPrChange>
          </w:rPr>
          <w:t>2.</w:t>
        </w:r>
        <w:r>
          <w:tab/>
        </w:r>
        <w:r w:rsidRPr="00170684">
          <w:t>Patient assessment and consultation for neuromodulators and dermal fillers;</w:t>
        </w:r>
      </w:ins>
    </w:p>
    <w:p w14:paraId="40EF9711" w14:textId="6014A427" w:rsidR="00FF76E5" w:rsidRPr="00170684" w:rsidRDefault="00FF76E5">
      <w:pPr>
        <w:pStyle w:val="par2"/>
        <w:rPr>
          <w:ins w:id="116" w:author="Rascon Arana, Maria" w:date="2026-05-27T15:52:00Z" w16du:dateUtc="2026-05-27T21:52:00Z"/>
        </w:rPr>
        <w:pPrChange w:id="117" w:author="Rascon Arana, Maria" w:date="2025-08-18T12:14:00Z">
          <w:pPr>
            <w:spacing w:after="160" w:line="278" w:lineRule="auto"/>
            <w:ind w:firstLine="2250"/>
          </w:pPr>
        </w:pPrChange>
      </w:pPr>
      <w:ins w:id="118" w:author="Rascon Arana, Maria" w:date="2026-05-27T15:52:00Z" w16du:dateUtc="2026-05-27T21:52:00Z">
        <w:r w:rsidRPr="00170684">
          <w:t>3</w:t>
        </w:r>
        <w:r w:rsidRPr="00170684">
          <w:rPr>
            <w:rPrChange w:id="119" w:author="Rascon Arana, Maria" w:date="2025-08-12T16:41:00Z">
              <w:rPr>
                <w:color w:val="C00000"/>
              </w:rPr>
            </w:rPrChange>
          </w:rPr>
          <w:t>.</w:t>
        </w:r>
        <w:r>
          <w:tab/>
        </w:r>
        <w:r w:rsidRPr="00170684">
          <w:t>Indications</w:t>
        </w:r>
      </w:ins>
      <w:ins w:id="120" w:author="Rascon Arana, Maria" w:date="2026-08-05T11:46:00Z" w16du:dateUtc="2026-08-05T17:46:00Z">
        <w:r w:rsidR="00204F6B">
          <w:t xml:space="preserve"> and contraindications</w:t>
        </w:r>
      </w:ins>
      <w:ins w:id="121" w:author="Rascon Arana, Maria" w:date="2026-05-27T15:52:00Z" w16du:dateUtc="2026-05-27T21:52:00Z">
        <w:r w:rsidRPr="00170684">
          <w:t xml:space="preserve"> for these techniques; </w:t>
        </w:r>
      </w:ins>
    </w:p>
    <w:p w14:paraId="42834330" w14:textId="77777777" w:rsidR="00FF76E5" w:rsidRPr="00170684" w:rsidRDefault="00FF76E5">
      <w:pPr>
        <w:pStyle w:val="par2"/>
        <w:rPr>
          <w:ins w:id="122" w:author="Rascon Arana, Maria" w:date="2026-05-27T15:52:00Z" w16du:dateUtc="2026-05-27T21:52:00Z"/>
        </w:rPr>
        <w:pPrChange w:id="123" w:author="Rascon Arana, Maria" w:date="2025-08-18T12:14:00Z">
          <w:pPr>
            <w:pStyle w:val="BodyText"/>
            <w:spacing w:line="276" w:lineRule="auto"/>
            <w:ind w:left="1440" w:right="973"/>
          </w:pPr>
        </w:pPrChange>
      </w:pPr>
      <w:ins w:id="124" w:author="Rascon Arana, Maria" w:date="2026-05-27T15:52:00Z" w16du:dateUtc="2026-05-27T21:52:00Z">
        <w:r w:rsidRPr="00170684">
          <w:rPr>
            <w:rPrChange w:id="125" w:author="Rascon Arana, Maria" w:date="2025-08-12T16:41:00Z">
              <w:rPr>
                <w:color w:val="C00000"/>
              </w:rPr>
            </w:rPrChange>
          </w:rPr>
          <w:t>4.</w:t>
        </w:r>
        <w:r>
          <w:tab/>
        </w:r>
        <w:r w:rsidRPr="00170684">
          <w:t>Integrating neuromodulators and dermal filler therapy into dental therapeutic and esthetic treatment plans;</w:t>
        </w:r>
      </w:ins>
    </w:p>
    <w:p w14:paraId="40B56460" w14:textId="57D94908" w:rsidR="00FF76E5" w:rsidRPr="00170684" w:rsidRDefault="00FF76E5">
      <w:pPr>
        <w:pStyle w:val="par2"/>
        <w:rPr>
          <w:ins w:id="126" w:author="Rascon Arana, Maria" w:date="2026-05-27T15:52:00Z" w16du:dateUtc="2026-05-27T21:52:00Z"/>
        </w:rPr>
        <w:pPrChange w:id="127" w:author="Rascon Arana, Maria" w:date="2025-08-18T12:14:00Z">
          <w:pPr>
            <w:pStyle w:val="par2"/>
            <w:tabs>
              <w:tab w:val="clear" w:pos="1440"/>
              <w:tab w:val="left" w:pos="1260"/>
            </w:tabs>
            <w:ind w:left="1170" w:hanging="450"/>
          </w:pPr>
        </w:pPrChange>
      </w:pPr>
      <w:ins w:id="128" w:author="Rascon Arana, Maria" w:date="2026-05-27T15:52:00Z" w16du:dateUtc="2026-05-27T21:52:00Z">
        <w:r w:rsidRPr="00170684">
          <w:rPr>
            <w:rPrChange w:id="129" w:author="Rascon Arana, Maria" w:date="2025-08-12T16:41:00Z">
              <w:rPr>
                <w:color w:val="C00000"/>
                <w:szCs w:val="20"/>
              </w:rPr>
            </w:rPrChange>
          </w:rPr>
          <w:t>5.</w:t>
        </w:r>
        <w:r>
          <w:tab/>
        </w:r>
      </w:ins>
      <w:ins w:id="130" w:author="Rascon Arana, Maria" w:date="2026-08-05T11:47:00Z" w16du:dateUtc="2026-08-05T17:47:00Z">
        <w:r w:rsidR="00204F6B">
          <w:t xml:space="preserve">The use of neuromodulators that are derived from </w:t>
        </w:r>
        <w:r w:rsidR="00204F6B" w:rsidRPr="00BE1B05">
          <w:rPr>
            <w:i/>
            <w:iCs/>
          </w:rPr>
          <w:t>Clostridium botulinum</w:t>
        </w:r>
        <w:r w:rsidR="00204F6B" w:rsidRPr="001F761C">
          <w:t xml:space="preserve"> or that are biosimilar to or the bioequivalent of such a neuromodulator in the treatment of temporomandibular joint disorder and myofascial pain syndrome</w:t>
        </w:r>
        <w:r w:rsidR="00204F6B">
          <w:t>;</w:t>
        </w:r>
      </w:ins>
    </w:p>
    <w:p w14:paraId="1611575C" w14:textId="77777777" w:rsidR="00204F6B" w:rsidRDefault="00FF76E5">
      <w:pPr>
        <w:pStyle w:val="par2"/>
        <w:rPr>
          <w:ins w:id="131" w:author="Rascon Arana, Maria" w:date="2026-08-05T11:48:00Z" w16du:dateUtc="2026-08-05T17:48:00Z"/>
        </w:rPr>
      </w:pPr>
      <w:ins w:id="132" w:author="Rascon Arana, Maria" w:date="2026-05-27T15:52:00Z" w16du:dateUtc="2026-05-27T21:52:00Z">
        <w:r w:rsidRPr="00170684">
          <w:rPr>
            <w:rPrChange w:id="133" w:author="Rascon Arana, Maria" w:date="2025-08-12T16:41:00Z">
              <w:rPr>
                <w:rFonts w:eastAsia="Arial" w:cs="Arial"/>
                <w:color w:val="C00000"/>
                <w:szCs w:val="20"/>
              </w:rPr>
            </w:rPrChange>
          </w:rPr>
          <w:t>6.</w:t>
        </w:r>
        <w:r>
          <w:tab/>
        </w:r>
      </w:ins>
      <w:ins w:id="134" w:author="Rascon Arana, Maria" w:date="2026-08-05T11:47:00Z" w16du:dateUtc="2026-08-05T17:47:00Z">
        <w:r w:rsidR="00204F6B">
          <w:t xml:space="preserve">The use </w:t>
        </w:r>
      </w:ins>
      <w:ins w:id="135" w:author="Rascon Arana, Maria" w:date="2026-08-05T11:48:00Z" w16du:dateUtc="2026-08-05T17:48:00Z">
        <w:r w:rsidR="00204F6B" w:rsidRPr="001F761C">
          <w:t xml:space="preserve">of neuromodulators that are derived from </w:t>
        </w:r>
        <w:r w:rsidR="00204F6B" w:rsidRPr="00BE1B05">
          <w:rPr>
            <w:i/>
            <w:iCs/>
          </w:rPr>
          <w:t>Clostridium botulinum</w:t>
        </w:r>
        <w:r w:rsidR="00204F6B" w:rsidRPr="001F761C">
          <w:t xml:space="preserve"> that are biosimilar to or the bioequivalent of such a neuromodulator for dental and facial esthetics</w:t>
        </w:r>
        <w:r w:rsidR="00204F6B">
          <w:t>;</w:t>
        </w:r>
      </w:ins>
    </w:p>
    <w:p w14:paraId="65E10023" w14:textId="77777777" w:rsidR="00204F6B" w:rsidRDefault="00204F6B">
      <w:pPr>
        <w:pStyle w:val="par2"/>
        <w:rPr>
          <w:ins w:id="136" w:author="Rascon Arana, Maria" w:date="2026-08-05T11:48:00Z" w16du:dateUtc="2026-08-05T17:48:00Z"/>
        </w:rPr>
      </w:pPr>
      <w:ins w:id="137" w:author="Rascon Arana, Maria" w:date="2026-08-05T11:48:00Z" w16du:dateUtc="2026-08-05T17:48:00Z">
        <w:r>
          <w:t>7.</w:t>
        </w:r>
        <w:r>
          <w:tab/>
          <w:t>The use of dermal and soft tissue fillers for dental and facial esthetics;</w:t>
        </w:r>
      </w:ins>
    </w:p>
    <w:p w14:paraId="5637C17B" w14:textId="77777777" w:rsidR="00204F6B" w:rsidRDefault="00204F6B">
      <w:pPr>
        <w:pStyle w:val="par2"/>
        <w:rPr>
          <w:ins w:id="138" w:author="Rascon Arana, Maria" w:date="2026-08-05T11:48:00Z" w16du:dateUtc="2026-08-05T17:48:00Z"/>
        </w:rPr>
      </w:pPr>
      <w:ins w:id="139" w:author="Rascon Arana, Maria" w:date="2026-08-05T11:48:00Z" w16du:dateUtc="2026-08-05T17:48:00Z">
        <w:r>
          <w:t>8.</w:t>
        </w:r>
        <w:r>
          <w:tab/>
          <w:t>Safety and risk i</w:t>
        </w:r>
        <w:r w:rsidRPr="00934E4F">
          <w:t xml:space="preserve">ssues for </w:t>
        </w:r>
        <w:r w:rsidRPr="00BE1B05">
          <w:rPr>
            <w:i/>
            <w:iCs/>
          </w:rPr>
          <w:t>Botulinum</w:t>
        </w:r>
        <w:r w:rsidRPr="00934E4F">
          <w:t xml:space="preserve"> neurotoxin/dermal fillers injectable therapy</w:t>
        </w:r>
        <w:r>
          <w:t>;</w:t>
        </w:r>
      </w:ins>
    </w:p>
    <w:p w14:paraId="1A826BB8" w14:textId="77777777" w:rsidR="00204F6B" w:rsidRDefault="00204F6B">
      <w:pPr>
        <w:pStyle w:val="par2"/>
        <w:rPr>
          <w:ins w:id="140" w:author="Rascon Arana, Maria" w:date="2026-08-05T11:49:00Z" w16du:dateUtc="2026-08-05T17:49:00Z"/>
        </w:rPr>
      </w:pPr>
      <w:ins w:id="141" w:author="Rascon Arana, Maria" w:date="2026-08-05T11:48:00Z" w16du:dateUtc="2026-08-05T17:48:00Z">
        <w:r>
          <w:t>9.</w:t>
        </w:r>
        <w:r>
          <w:tab/>
          <w:t>K</w:t>
        </w:r>
      </w:ins>
      <w:ins w:id="142" w:author="Rascon Arana, Maria" w:date="2026-08-05T11:49:00Z" w16du:dateUtc="2026-08-05T17:49:00Z">
        <w:r>
          <w:t xml:space="preserve">nowledge of adverse </w:t>
        </w:r>
        <w:r w:rsidRPr="00E316C9">
          <w:t>reactions and management and treatment of possible complications</w:t>
        </w:r>
        <w:r>
          <w:t>;</w:t>
        </w:r>
      </w:ins>
    </w:p>
    <w:p w14:paraId="659E7F79" w14:textId="77777777" w:rsidR="00204F6B" w:rsidRDefault="00204F6B">
      <w:pPr>
        <w:pStyle w:val="par2"/>
        <w:rPr>
          <w:ins w:id="143" w:author="Rascon Arana, Maria" w:date="2026-08-05T11:49:00Z" w16du:dateUtc="2026-08-05T17:49:00Z"/>
        </w:rPr>
      </w:pPr>
      <w:ins w:id="144" w:author="Rascon Arana, Maria" w:date="2026-08-05T11:49:00Z" w16du:dateUtc="2026-08-05T17:49:00Z">
        <w:r>
          <w:t>10.</w:t>
        </w:r>
        <w:r>
          <w:tab/>
          <w:t xml:space="preserve">Patient </w:t>
        </w:r>
        <w:r w:rsidRPr="00E316C9">
          <w:t>evaluation for best esthetic and therapeutic outcomes</w:t>
        </w:r>
        <w:r>
          <w:t>;</w:t>
        </w:r>
      </w:ins>
    </w:p>
    <w:p w14:paraId="7277E049" w14:textId="77777777" w:rsidR="00204F6B" w:rsidRDefault="00204F6B">
      <w:pPr>
        <w:pStyle w:val="par2"/>
        <w:rPr>
          <w:ins w:id="145" w:author="Rascon Arana, Maria" w:date="2026-08-05T11:49:00Z" w16du:dateUtc="2026-08-05T17:49:00Z"/>
        </w:rPr>
      </w:pPr>
      <w:ins w:id="146" w:author="Rascon Arana, Maria" w:date="2026-08-05T11:49:00Z" w16du:dateUtc="2026-08-05T17:49:00Z">
        <w:r>
          <w:t>11.</w:t>
        </w:r>
        <w:r>
          <w:tab/>
          <w:t xml:space="preserve">Proper preparation </w:t>
        </w:r>
        <w:r w:rsidRPr="00934E4F">
          <w:t>and delivery techniques for desired outcomes</w:t>
        </w:r>
        <w:r>
          <w:t>;</w:t>
        </w:r>
      </w:ins>
    </w:p>
    <w:p w14:paraId="484AFB1D" w14:textId="77777777" w:rsidR="00204F6B" w:rsidRDefault="00204F6B">
      <w:pPr>
        <w:pStyle w:val="par2"/>
        <w:rPr>
          <w:ins w:id="147" w:author="Rascon Arana, Maria" w:date="2026-08-05T11:50:00Z" w16du:dateUtc="2026-08-05T17:50:00Z"/>
        </w:rPr>
      </w:pPr>
      <w:ins w:id="148" w:author="Rascon Arana, Maria" w:date="2026-08-05T11:49:00Z" w16du:dateUtc="2026-08-05T17:49:00Z">
        <w:r>
          <w:t>12.</w:t>
        </w:r>
        <w:r>
          <w:tab/>
          <w:t xml:space="preserve">Enhancing and finishing esthetic dentistry cases </w:t>
        </w:r>
      </w:ins>
      <w:ins w:id="149" w:author="Rascon Arana, Maria" w:date="2026-08-05T11:50:00Z" w16du:dateUtc="2026-08-05T17:50:00Z">
        <w:r>
          <w:t>with dermal fillers;</w:t>
        </w:r>
      </w:ins>
    </w:p>
    <w:p w14:paraId="5BC90EE2" w14:textId="77777777" w:rsidR="00204F6B" w:rsidRDefault="00204F6B">
      <w:pPr>
        <w:pStyle w:val="par2"/>
        <w:rPr>
          <w:ins w:id="150" w:author="Rascon Arana, Maria" w:date="2026-08-05T11:50:00Z" w16du:dateUtc="2026-08-05T17:50:00Z"/>
        </w:rPr>
      </w:pPr>
      <w:ins w:id="151" w:author="Rascon Arana, Maria" w:date="2026-08-05T11:50:00Z" w16du:dateUtc="2026-08-05T17:50:00Z">
        <w:r>
          <w:t>13.</w:t>
        </w:r>
        <w:r>
          <w:tab/>
          <w:t xml:space="preserve">Neurophysiology, </w:t>
        </w:r>
        <w:r w:rsidRPr="00E316C9">
          <w:t>including facial tissues, parasympathetic, sympathetic, and peripheral nervous systems relative to peri-oral tissue, and facial architecture</w:t>
        </w:r>
        <w:r>
          <w:t>;</w:t>
        </w:r>
      </w:ins>
    </w:p>
    <w:p w14:paraId="550E5547" w14:textId="77777777" w:rsidR="00204F6B" w:rsidRDefault="00204F6B">
      <w:pPr>
        <w:pStyle w:val="par2"/>
        <w:rPr>
          <w:ins w:id="152" w:author="Rascon Arana, Maria" w:date="2026-08-05T11:50:00Z" w16du:dateUtc="2026-08-05T17:50:00Z"/>
        </w:rPr>
      </w:pPr>
      <w:ins w:id="153" w:author="Rascon Arana, Maria" w:date="2026-08-05T11:50:00Z" w16du:dateUtc="2026-08-05T17:50:00Z">
        <w:r>
          <w:t>14.</w:t>
        </w:r>
        <w:r>
          <w:tab/>
          <w:t>Anatomy of the head and neck;</w:t>
        </w:r>
      </w:ins>
    </w:p>
    <w:p w14:paraId="1178CECE" w14:textId="77777777" w:rsidR="00204F6B" w:rsidRDefault="00204F6B">
      <w:pPr>
        <w:pStyle w:val="par2"/>
        <w:rPr>
          <w:ins w:id="154" w:author="Rascon Arana, Maria" w:date="2026-08-05T11:50:00Z" w16du:dateUtc="2026-08-05T17:50:00Z"/>
        </w:rPr>
      </w:pPr>
      <w:ins w:id="155" w:author="Rascon Arana, Maria" w:date="2026-08-05T11:50:00Z" w16du:dateUtc="2026-08-05T17:50:00Z">
        <w:r>
          <w:t>15.</w:t>
        </w:r>
        <w:r>
          <w:tab/>
          <w:t>Preparation and delivery techniques;</w:t>
        </w:r>
      </w:ins>
    </w:p>
    <w:p w14:paraId="1D0DA719" w14:textId="77777777" w:rsidR="00204F6B" w:rsidRDefault="00204F6B">
      <w:pPr>
        <w:pStyle w:val="par2"/>
        <w:rPr>
          <w:ins w:id="156" w:author="Rascon Arana, Maria" w:date="2026-08-05T11:51:00Z" w16du:dateUtc="2026-08-05T17:51:00Z"/>
        </w:rPr>
      </w:pPr>
      <w:ins w:id="157" w:author="Rascon Arana, Maria" w:date="2026-08-05T11:50:00Z" w16du:dateUtc="2026-08-05T17:50:00Z">
        <w:r>
          <w:t>16.</w:t>
        </w:r>
        <w:r>
          <w:tab/>
          <w:t xml:space="preserve">Patient </w:t>
        </w:r>
      </w:ins>
      <w:ins w:id="158" w:author="Rascon Arana, Maria" w:date="2026-08-05T11:51:00Z" w16du:dateUtc="2026-08-05T17:51:00Z">
        <w:r w:rsidRPr="00D130FD">
          <w:t>assessment, consultation, and informed consent</w:t>
        </w:r>
        <w:r>
          <w:t>;</w:t>
        </w:r>
      </w:ins>
    </w:p>
    <w:p w14:paraId="3913F9DD" w14:textId="77777777" w:rsidR="00204F6B" w:rsidRDefault="00204F6B">
      <w:pPr>
        <w:pStyle w:val="par2"/>
        <w:rPr>
          <w:ins w:id="159" w:author="Rascon Arana, Maria" w:date="2026-08-05T11:51:00Z" w16du:dateUtc="2026-08-05T17:51:00Z"/>
        </w:rPr>
      </w:pPr>
      <w:ins w:id="160" w:author="Rascon Arana, Maria" w:date="2026-08-05T11:51:00Z" w16du:dateUtc="2026-08-05T17:51:00Z">
        <w:r>
          <w:t>17.</w:t>
        </w:r>
        <w:r>
          <w:tab/>
          <w:t xml:space="preserve">Applicable </w:t>
        </w:r>
        <w:r w:rsidRPr="00170684">
          <w:t>storage and sterility requirements;</w:t>
        </w:r>
        <w:r>
          <w:t xml:space="preserve"> and</w:t>
        </w:r>
      </w:ins>
    </w:p>
    <w:p w14:paraId="09D88BD9" w14:textId="6753EECC" w:rsidR="00FF76E5" w:rsidRPr="00170684" w:rsidRDefault="00204F6B">
      <w:pPr>
        <w:pStyle w:val="par2"/>
        <w:rPr>
          <w:ins w:id="161" w:author="Rascon Arana, Maria" w:date="2026-05-27T15:52:00Z" w16du:dateUtc="2026-05-27T21:52:00Z"/>
        </w:rPr>
        <w:pPrChange w:id="162" w:author="Rascon Arana, Maria" w:date="2025-08-18T12:17:00Z">
          <w:pPr>
            <w:pStyle w:val="BodyText"/>
            <w:ind w:left="1440" w:right="973"/>
          </w:pPr>
        </w:pPrChange>
      </w:pPr>
      <w:ins w:id="163" w:author="Rascon Arana, Maria" w:date="2026-08-05T11:51:00Z" w16du:dateUtc="2026-08-05T17:51:00Z">
        <w:r>
          <w:t>18.</w:t>
        </w:r>
        <w:r>
          <w:tab/>
          <w:t xml:space="preserve">Necessary </w:t>
        </w:r>
        <w:r w:rsidRPr="00170684">
          <w:t>resuscitative techniques and equipment in the event of unexpected adverse outcomes.</w:t>
        </w:r>
      </w:ins>
      <w:ins w:id="164" w:author="Rascon Arana, Maria" w:date="2026-08-05T11:47:00Z" w16du:dateUtc="2026-08-05T17:47:00Z">
        <w:r>
          <w:t xml:space="preserve"> </w:t>
        </w:r>
      </w:ins>
    </w:p>
    <w:p w14:paraId="5379B68F" w14:textId="6434A42E" w:rsidR="00FF76E5" w:rsidRDefault="00FF76E5">
      <w:pPr>
        <w:pStyle w:val="par1"/>
        <w:rPr>
          <w:ins w:id="165" w:author="Rascon Arana, Maria" w:date="2026-08-05T11:52:00Z" w16du:dateUtc="2026-08-05T17:52:00Z"/>
        </w:rPr>
      </w:pPr>
      <w:ins w:id="166" w:author="Rascon Arana, Maria" w:date="2026-05-27T15:52:00Z" w16du:dateUtc="2026-05-27T21:52:00Z">
        <w:r>
          <w:t>E</w:t>
        </w:r>
        <w:r w:rsidRPr="00170684">
          <w:t>.</w:t>
        </w:r>
        <w:r>
          <w:tab/>
        </w:r>
      </w:ins>
      <w:ins w:id="167" w:author="Rascon Arana, Maria" w:date="2026-08-05T11:51:00Z" w16du:dateUtc="2026-08-05T17:51:00Z">
        <w:r w:rsidR="00C57E1E">
          <w:t>In addition to the initial training required</w:t>
        </w:r>
      </w:ins>
      <w:ins w:id="168" w:author="Rascon Arana, Maria" w:date="2026-08-05T11:52:00Z" w16du:dateUtc="2026-08-05T17:52:00Z">
        <w:r w:rsidR="00C57E1E">
          <w:t xml:space="preserve"> by Rule 1.34(D) (Above), in order to be considered competent to administer or delegate administration of neuromodulators and dermal fillers, a dentist must</w:t>
        </w:r>
        <w:r w:rsidR="00C57E1E" w:rsidRPr="009A3434">
          <w:t xml:space="preserve"> </w:t>
        </w:r>
        <w:r w:rsidR="00C57E1E">
          <w:t>complete</w:t>
        </w:r>
        <w:r w:rsidR="00C57E1E" w:rsidRPr="00EB5AD5">
          <w:t xml:space="preserve"> one </w:t>
        </w:r>
        <w:r w:rsidR="00C57E1E">
          <w:t>(</w:t>
        </w:r>
        <w:r w:rsidR="00C57E1E" w:rsidRPr="00EB5AD5">
          <w:t>1</w:t>
        </w:r>
        <w:r w:rsidR="00C57E1E">
          <w:t>)</w:t>
        </w:r>
        <w:r w:rsidR="00C57E1E" w:rsidRPr="00EB5AD5">
          <w:t xml:space="preserve"> hour of ongoing continuing education during every licensing renewal period related to performing the procedures authorized in this</w:t>
        </w:r>
        <w:r w:rsidR="00C57E1E">
          <w:t xml:space="preserve"> Rule. Dentists must</w:t>
        </w:r>
        <w:r w:rsidR="00C57E1E" w:rsidRPr="00EB5AD5">
          <w:t xml:space="preserve"> maintain documentation</w:t>
        </w:r>
        <w:r w:rsidR="00C57E1E">
          <w:t xml:space="preserve"> of completion</w:t>
        </w:r>
        <w:r w:rsidR="00C57E1E" w:rsidRPr="00EB5AD5">
          <w:t xml:space="preserve"> and make </w:t>
        </w:r>
        <w:r w:rsidR="00C57E1E">
          <w:t xml:space="preserve">the documentation </w:t>
        </w:r>
        <w:r w:rsidR="00C57E1E" w:rsidRPr="00EB5AD5">
          <w:t>available to the Board upon reques</w:t>
        </w:r>
        <w:r w:rsidR="00C57E1E">
          <w:t>t;</w:t>
        </w:r>
      </w:ins>
    </w:p>
    <w:p w14:paraId="7F5D64A9" w14:textId="1EB71C7B" w:rsidR="00FF76E5" w:rsidRDefault="00C57E1E" w:rsidP="00C57E1E">
      <w:pPr>
        <w:pStyle w:val="par1"/>
        <w:rPr>
          <w:ins w:id="169" w:author="Rascon Arana, Maria" w:date="2026-08-05T11:54:00Z" w16du:dateUtc="2026-08-05T17:54:00Z"/>
        </w:rPr>
      </w:pPr>
      <w:ins w:id="170" w:author="Rascon Arana, Maria" w:date="2026-08-05T11:52:00Z" w16du:dateUtc="2026-08-05T17:52:00Z">
        <w:r>
          <w:t>F</w:t>
        </w:r>
        <w:r>
          <w:tab/>
        </w:r>
      </w:ins>
      <w:ins w:id="171" w:author="Rascon Arana, Maria" w:date="2026-08-05T11:54:00Z" w16du:dateUtc="2026-08-05T17:54:00Z">
        <w:r>
          <w:t>Courses required by Rule 1.34(D) and (E) (above) must be sponsored or approved by at least one of the following organizations in order to be acceptable to the Board:</w:t>
        </w:r>
      </w:ins>
    </w:p>
    <w:p w14:paraId="241FA2C7" w14:textId="56C7CACC" w:rsidR="00C57E1E" w:rsidRDefault="00C57E1E" w:rsidP="00C57E1E">
      <w:pPr>
        <w:pStyle w:val="par2"/>
        <w:rPr>
          <w:ins w:id="172" w:author="Rascon Arana, Maria" w:date="2026-08-05T11:55:00Z" w16du:dateUtc="2026-08-05T17:55:00Z"/>
        </w:rPr>
      </w:pPr>
      <w:ins w:id="173" w:author="Rascon Arana, Maria" w:date="2026-08-05T11:54:00Z" w16du:dateUtc="2026-08-05T17:54:00Z">
        <w:r>
          <w:lastRenderedPageBreak/>
          <w:t>1.</w:t>
        </w:r>
        <w:r>
          <w:tab/>
        </w:r>
      </w:ins>
      <w:ins w:id="174" w:author="Rascon Arana, Maria" w:date="2026-08-05T11:55:00Z" w16du:dateUtc="2026-08-05T17:55:00Z">
        <w:r>
          <w:t xml:space="preserve">American Dental </w:t>
        </w:r>
        <w:r w:rsidRPr="00983B7B">
          <w:t>Association and its affiliate associations and societies;</w:t>
        </w:r>
      </w:ins>
    </w:p>
    <w:p w14:paraId="0BC1119B" w14:textId="5490E85E" w:rsidR="00C57E1E" w:rsidRDefault="00C57E1E" w:rsidP="00C57E1E">
      <w:pPr>
        <w:pStyle w:val="par2"/>
        <w:rPr>
          <w:ins w:id="175" w:author="Rascon Arana, Maria" w:date="2026-08-05T11:55:00Z" w16du:dateUtc="2026-08-05T17:55:00Z"/>
        </w:rPr>
      </w:pPr>
      <w:ins w:id="176" w:author="Rascon Arana, Maria" w:date="2026-08-05T11:55:00Z" w16du:dateUtc="2026-08-05T17:55:00Z">
        <w:r>
          <w:t>2.</w:t>
        </w:r>
        <w:r>
          <w:tab/>
          <w:t xml:space="preserve">American </w:t>
        </w:r>
        <w:r w:rsidRPr="00983B7B">
          <w:t>Dental Hygienists' Association and its affiliate associations and societies</w:t>
        </w:r>
        <w:r>
          <w:t>;</w:t>
        </w:r>
      </w:ins>
    </w:p>
    <w:p w14:paraId="0BEDCFBE" w14:textId="327F9442" w:rsidR="00C57E1E" w:rsidRPr="00170684" w:rsidRDefault="00FF76E5">
      <w:pPr>
        <w:pStyle w:val="par2"/>
        <w:rPr>
          <w:ins w:id="177" w:author="Rascon Arana, Maria" w:date="2026-05-27T15:52:00Z" w16du:dateUtc="2026-05-27T21:52:00Z"/>
        </w:rPr>
        <w:pPrChange w:id="178" w:author="Rascon Arana, Maria" w:date="2026-08-05T11:56:00Z" w16du:dateUtc="2026-08-05T17:56:00Z">
          <w:pPr>
            <w:pStyle w:val="par2"/>
            <w:ind w:left="1980" w:hanging="540"/>
          </w:pPr>
        </w:pPrChange>
      </w:pPr>
      <w:ins w:id="179" w:author="Rascon Arana, Maria" w:date="2026-05-27T15:52:00Z" w16du:dateUtc="2026-05-27T21:52:00Z">
        <w:r w:rsidRPr="00170684">
          <w:t>3</w:t>
        </w:r>
        <w:r w:rsidRPr="00170684">
          <w:rPr>
            <w:rPrChange w:id="180" w:author="Rascon Arana, Maria" w:date="2025-08-12T16:41:00Z">
              <w:rPr>
                <w:color w:val="C00000"/>
                <w:szCs w:val="20"/>
              </w:rPr>
            </w:rPrChange>
          </w:rPr>
          <w:t>.</w:t>
        </w:r>
        <w:r>
          <w:tab/>
        </w:r>
      </w:ins>
      <w:ins w:id="181" w:author="Rascon Arana, Maria" w:date="2026-08-05T11:56:00Z" w16du:dateUtc="2026-08-05T17:56:00Z">
        <w:r w:rsidR="00C57E1E">
          <w:t xml:space="preserve">Academy </w:t>
        </w:r>
        <w:r w:rsidR="00C57E1E" w:rsidRPr="00983B7B">
          <w:t>of General Dentistry courses when set forth on official documentation</w:t>
        </w:r>
        <w:r w:rsidR="00C57E1E">
          <w:t>;</w:t>
        </w:r>
      </w:ins>
    </w:p>
    <w:p w14:paraId="3FD3D1DA" w14:textId="3A2CFFFF" w:rsidR="00FF76E5" w:rsidRDefault="00FF76E5">
      <w:pPr>
        <w:pStyle w:val="par2"/>
        <w:rPr>
          <w:ins w:id="182" w:author="Rascon Arana, Maria" w:date="2026-08-05T11:56:00Z" w16du:dateUtc="2026-08-05T17:56:00Z"/>
        </w:rPr>
      </w:pPr>
      <w:ins w:id="183" w:author="Rascon Arana, Maria" w:date="2026-05-27T15:52:00Z" w16du:dateUtc="2026-05-27T21:52:00Z">
        <w:r w:rsidRPr="00170684">
          <w:t>4</w:t>
        </w:r>
        <w:r w:rsidRPr="00170684">
          <w:rPr>
            <w:rPrChange w:id="184" w:author="Rascon Arana, Maria" w:date="2025-08-12T16:41:00Z">
              <w:rPr>
                <w:color w:val="C00000"/>
                <w:szCs w:val="20"/>
              </w:rPr>
            </w:rPrChange>
          </w:rPr>
          <w:t>.</w:t>
        </w:r>
        <w:r>
          <w:tab/>
        </w:r>
      </w:ins>
      <w:ins w:id="185" w:author="Rascon Arana, Maria" w:date="2026-08-05T11:56:00Z" w16du:dateUtc="2026-08-05T17:56:00Z">
        <w:r w:rsidR="00C57E1E">
          <w:t xml:space="preserve">American </w:t>
        </w:r>
        <w:r w:rsidR="00C57E1E" w:rsidRPr="00983B7B">
          <w:t>Academy of Dental Hygiene courses when set forth on official documentation</w:t>
        </w:r>
        <w:r w:rsidR="00C57E1E">
          <w:t>;</w:t>
        </w:r>
      </w:ins>
    </w:p>
    <w:p w14:paraId="7094F06A" w14:textId="4B025E06" w:rsidR="00FF76E5" w:rsidRDefault="00FF76E5" w:rsidP="00C57E1E">
      <w:pPr>
        <w:pStyle w:val="par2"/>
        <w:rPr>
          <w:ins w:id="186" w:author="Rascon Arana, Maria" w:date="2026-08-05T11:56:00Z" w16du:dateUtc="2026-08-05T17:56:00Z"/>
        </w:rPr>
      </w:pPr>
      <w:ins w:id="187" w:author="Rascon Arana, Maria" w:date="2026-05-27T15:52:00Z" w16du:dateUtc="2026-05-27T21:52:00Z">
        <w:r w:rsidRPr="00170684">
          <w:t>5.</w:t>
        </w:r>
        <w:r>
          <w:tab/>
        </w:r>
      </w:ins>
      <w:ins w:id="188" w:author="Rascon Arana, Maria" w:date="2026-08-05T11:56:00Z" w16du:dateUtc="2026-08-05T17:56:00Z">
        <w:r w:rsidR="00C57E1E">
          <w:t xml:space="preserve">National </w:t>
        </w:r>
        <w:r w:rsidR="00C57E1E" w:rsidRPr="00983B7B">
          <w:t>Dental Association and its affiliate societies</w:t>
        </w:r>
        <w:r w:rsidR="00C57E1E">
          <w:t>;</w:t>
        </w:r>
      </w:ins>
    </w:p>
    <w:p w14:paraId="1CD8078C" w14:textId="6B2C6273" w:rsidR="00FF76E5" w:rsidRDefault="00FF76E5" w:rsidP="00FF76E5">
      <w:pPr>
        <w:pStyle w:val="par2"/>
        <w:rPr>
          <w:ins w:id="189" w:author="Rascon Arana, Maria" w:date="2026-05-27T15:52:00Z" w16du:dateUtc="2026-05-27T21:52:00Z"/>
        </w:rPr>
      </w:pPr>
      <w:ins w:id="190" w:author="Rascon Arana, Maria" w:date="2026-05-27T15:52:00Z" w16du:dateUtc="2026-05-27T21:52:00Z">
        <w:r>
          <w:t>6.</w:t>
        </w:r>
        <w:r>
          <w:tab/>
        </w:r>
      </w:ins>
      <w:ins w:id="191" w:author="Rascon Arana, Maria" w:date="2026-08-05T11:56:00Z" w16du:dateUtc="2026-08-05T17:56:00Z">
        <w:r w:rsidR="00C57E1E">
          <w:t xml:space="preserve">American </w:t>
        </w:r>
        <w:r w:rsidR="00C57E1E" w:rsidRPr="00983B7B">
          <w:t>Association of Dental Boards</w:t>
        </w:r>
        <w:r w:rsidR="00C57E1E">
          <w:t>;</w:t>
        </w:r>
      </w:ins>
    </w:p>
    <w:p w14:paraId="26A65536" w14:textId="0D303026" w:rsidR="00FF76E5" w:rsidRDefault="00FF76E5">
      <w:pPr>
        <w:pStyle w:val="par2"/>
        <w:rPr>
          <w:ins w:id="192" w:author="Rascon Arana, Maria" w:date="2026-08-05T11:57:00Z" w16du:dateUtc="2026-08-05T17:57:00Z"/>
        </w:rPr>
      </w:pPr>
      <w:ins w:id="193" w:author="Rascon Arana, Maria" w:date="2026-05-27T15:52:00Z" w16du:dateUtc="2026-05-27T21:52:00Z">
        <w:r>
          <w:t>7.</w:t>
        </w:r>
        <w:r>
          <w:tab/>
        </w:r>
      </w:ins>
      <w:ins w:id="194" w:author="Rascon Arana, Maria" w:date="2026-08-05T11:57:00Z" w16du:dateUtc="2026-08-05T17:57:00Z">
        <w:r w:rsidR="00C57E1E">
          <w:t xml:space="preserve">Colleges </w:t>
        </w:r>
        <w:r w:rsidR="00C57E1E" w:rsidRPr="00983B7B">
          <w:t xml:space="preserve">and universities with dental programs </w:t>
        </w:r>
        <w:r w:rsidR="00C57E1E">
          <w:t>that</w:t>
        </w:r>
        <w:r w:rsidR="00C57E1E" w:rsidRPr="00983B7B">
          <w:t xml:space="preserve"> are accredited by the Commission on Dental Accreditation of the American Dental Association when courses are held under their auspices</w:t>
        </w:r>
        <w:r w:rsidR="00C57E1E">
          <w:t>;</w:t>
        </w:r>
      </w:ins>
    </w:p>
    <w:p w14:paraId="5E932C7F" w14:textId="54C417F5" w:rsidR="00C57E1E" w:rsidRDefault="00C57E1E" w:rsidP="00C57E1E">
      <w:pPr>
        <w:pStyle w:val="par2"/>
        <w:rPr>
          <w:ins w:id="195" w:author="Rascon Arana, Maria" w:date="2026-08-05T11:57:00Z" w16du:dateUtc="2026-08-05T17:57:00Z"/>
        </w:rPr>
      </w:pPr>
      <w:ins w:id="196" w:author="Rascon Arana, Maria" w:date="2026-08-05T11:57:00Z" w16du:dateUtc="2026-08-05T17:57:00Z">
        <w:r>
          <w:t>8.</w:t>
        </w:r>
        <w:r>
          <w:tab/>
          <w:t xml:space="preserve">Armed </w:t>
        </w:r>
        <w:r w:rsidRPr="00983B7B">
          <w:t xml:space="preserve">services and </w:t>
        </w:r>
        <w:r>
          <w:t>V</w:t>
        </w:r>
        <w:r w:rsidRPr="00983B7B">
          <w:t xml:space="preserve">eterans </w:t>
        </w:r>
        <w:r>
          <w:t>A</w:t>
        </w:r>
        <w:r w:rsidRPr="00983B7B">
          <w:t>dministration dental departments</w:t>
        </w:r>
        <w:r>
          <w:t>;</w:t>
        </w:r>
      </w:ins>
    </w:p>
    <w:p w14:paraId="7F81CB27" w14:textId="43D687CD" w:rsidR="00C57E1E" w:rsidRDefault="00C57E1E" w:rsidP="00C57E1E">
      <w:pPr>
        <w:pStyle w:val="par2"/>
        <w:rPr>
          <w:ins w:id="197" w:author="Rascon Arana, Maria" w:date="2026-08-05T11:57:00Z" w16du:dateUtc="2026-08-05T17:57:00Z"/>
        </w:rPr>
      </w:pPr>
      <w:ins w:id="198" w:author="Rascon Arana, Maria" w:date="2026-08-05T11:57:00Z" w16du:dateUtc="2026-08-05T17:57:00Z">
        <w:r>
          <w:t>9.</w:t>
        </w:r>
        <w:r>
          <w:tab/>
          <w:t xml:space="preserve">National </w:t>
        </w:r>
        <w:r w:rsidRPr="00983B7B">
          <w:t xml:space="preserve">state and district associations and/or societies of all specialties in dentistry recognized by the </w:t>
        </w:r>
        <w:r>
          <w:t>B</w:t>
        </w:r>
        <w:r w:rsidRPr="00983B7B">
          <w:t>oard, and study clubs approved by said specialty societies;</w:t>
        </w:r>
        <w:r>
          <w:t xml:space="preserve"> or</w:t>
        </w:r>
      </w:ins>
    </w:p>
    <w:p w14:paraId="04FDA3E2" w14:textId="51596AA4" w:rsidR="00C57E1E" w:rsidRPr="00170684" w:rsidRDefault="00C57E1E">
      <w:pPr>
        <w:pStyle w:val="par2"/>
        <w:rPr>
          <w:ins w:id="199" w:author="Rascon Arana, Maria" w:date="2026-05-27T15:52:00Z" w16du:dateUtc="2026-05-27T21:52:00Z"/>
        </w:rPr>
        <w:pPrChange w:id="200" w:author="Rascon Arana, Maria" w:date="2026-08-05T11:57:00Z" w16du:dateUtc="2026-08-05T17:57:00Z">
          <w:pPr>
            <w:pStyle w:val="BodyText"/>
            <w:ind w:left="1440" w:right="973" w:hanging="990"/>
          </w:pPr>
        </w:pPrChange>
      </w:pPr>
      <w:ins w:id="201" w:author="Rascon Arana, Maria" w:date="2026-08-05T11:57:00Z" w16du:dateUtc="2026-08-05T17:57:00Z">
        <w:r>
          <w:t>10.</w:t>
        </w:r>
        <w:r>
          <w:tab/>
          <w:t xml:space="preserve">Accreditation </w:t>
        </w:r>
        <w:r w:rsidRPr="00983B7B">
          <w:t>Council for Continuing Medical Education (ACCME)</w:t>
        </w:r>
        <w:r>
          <w:t>.</w:t>
        </w:r>
      </w:ins>
    </w:p>
    <w:p w14:paraId="3AA63FA9" w14:textId="378A9A12" w:rsidR="00C57E1E" w:rsidRDefault="00C57E1E">
      <w:pPr>
        <w:pStyle w:val="par1"/>
        <w:rPr>
          <w:ins w:id="202" w:author="Rascon Arana, Maria" w:date="2026-08-05T12:51:00Z" w16du:dateUtc="2026-08-05T18:51:00Z"/>
        </w:rPr>
      </w:pPr>
      <w:ins w:id="203" w:author="Rascon Arana, Maria" w:date="2026-08-05T11:58:00Z" w16du:dateUtc="2026-08-05T17:58:00Z">
        <w:r>
          <w:t>G</w:t>
        </w:r>
      </w:ins>
      <w:ins w:id="204" w:author="Rascon Arana, Maria" w:date="2026-05-27T15:52:00Z" w16du:dateUtc="2026-05-27T21:52:00Z">
        <w:r w:rsidR="00FF76E5" w:rsidRPr="00170684">
          <w:rPr>
            <w:rPrChange w:id="205" w:author="Rascon Arana, Maria" w:date="2025-08-12T16:41:00Z">
              <w:rPr>
                <w:rFonts w:eastAsia="Arial" w:cs="Arial"/>
                <w:color w:val="C00000"/>
                <w:szCs w:val="20"/>
              </w:rPr>
            </w:rPrChange>
          </w:rPr>
          <w:t>.</w:t>
        </w:r>
        <w:r w:rsidR="00FF76E5">
          <w:tab/>
        </w:r>
      </w:ins>
      <w:ins w:id="206" w:author="Rascon Arana, Maria" w:date="2026-08-05T11:58:00Z" w16du:dateUtc="2026-08-05T17:58:00Z">
        <w:r>
          <w:t xml:space="preserve">A dentist shall also </w:t>
        </w:r>
        <w:r w:rsidRPr="00170684">
          <w:t>satisfy the following requirements in administer</w:t>
        </w:r>
        <w:r>
          <w:t>ing</w:t>
        </w:r>
        <w:r w:rsidRPr="00170684">
          <w:t xml:space="preserve"> neuromodulators and dermal fillers</w:t>
        </w:r>
        <w:r>
          <w:t xml:space="preserve"> or delegating administration of neuromodulators and dermal fillers</w:t>
        </w:r>
        <w:r w:rsidRPr="00170684">
          <w:t>:</w:t>
        </w:r>
      </w:ins>
    </w:p>
    <w:p w14:paraId="31BF6F08" w14:textId="6A84F47C" w:rsidR="00C9134F" w:rsidRDefault="00C9134F" w:rsidP="00C9134F">
      <w:pPr>
        <w:pStyle w:val="par2"/>
        <w:rPr>
          <w:ins w:id="207" w:author="Rascon Arana, Maria" w:date="2026-08-05T12:53:00Z" w16du:dateUtc="2026-08-05T18:53:00Z"/>
        </w:rPr>
      </w:pPr>
      <w:ins w:id="208" w:author="Rascon Arana, Maria" w:date="2026-08-05T12:51:00Z" w16du:dateUtc="2026-08-05T18:51:00Z">
        <w:r>
          <w:t>1.</w:t>
        </w:r>
      </w:ins>
      <w:ins w:id="209" w:author="Rascon Arana, Maria" w:date="2026-08-05T12:52:00Z" w16du:dateUtc="2026-08-05T18:52:00Z">
        <w:r>
          <w:tab/>
          <w:t>Limit the use of neuromodulators to the injection of resorbable materials</w:t>
        </w:r>
      </w:ins>
      <w:ins w:id="210" w:author="Rascon Arana, Maria" w:date="2026-08-05T12:53:00Z" w16du:dateUtc="2026-08-05T18:53:00Z">
        <w:r>
          <w:t xml:space="preserve"> only;</w:t>
        </w:r>
      </w:ins>
    </w:p>
    <w:p w14:paraId="3A8F936A" w14:textId="454C37CC" w:rsidR="00C9134F" w:rsidRDefault="00C9134F" w:rsidP="00C9134F">
      <w:pPr>
        <w:pStyle w:val="par2"/>
        <w:rPr>
          <w:ins w:id="211" w:author="Rascon Arana, Maria" w:date="2026-08-05T12:53:00Z" w16du:dateUtc="2026-08-05T18:53:00Z"/>
        </w:rPr>
      </w:pPr>
      <w:ins w:id="212" w:author="Rascon Arana, Maria" w:date="2026-08-05T12:53:00Z" w16du:dateUtc="2026-08-05T18:53:00Z">
        <w:r>
          <w:t>2.</w:t>
        </w:r>
        <w:r>
          <w:tab/>
          <w:t>Create and maintain a record for each patient that includes, at a minimum, the following information for each injection:</w:t>
        </w:r>
      </w:ins>
    </w:p>
    <w:p w14:paraId="3B4C2FA4" w14:textId="6B0BBE83" w:rsidR="00C9134F" w:rsidRDefault="00C9134F" w:rsidP="00C9134F">
      <w:pPr>
        <w:pStyle w:val="par3"/>
        <w:rPr>
          <w:ins w:id="213" w:author="Rascon Arana, Maria" w:date="2026-08-05T12:57:00Z" w16du:dateUtc="2026-08-05T18:57:00Z"/>
        </w:rPr>
      </w:pPr>
      <w:ins w:id="214" w:author="Rascon Arana, Maria" w:date="2026-08-05T12:54:00Z" w16du:dateUtc="2026-08-05T18:54:00Z">
        <w:r>
          <w:t>a.</w:t>
        </w:r>
        <w:r>
          <w:tab/>
        </w:r>
      </w:ins>
      <w:ins w:id="215" w:author="Rascon Arana, Maria" w:date="2026-08-05T12:56:00Z" w16du:dateUtc="2026-08-05T18:56:00Z">
        <w:r w:rsidR="00A37300">
          <w:t>Informed conse</w:t>
        </w:r>
      </w:ins>
      <w:ins w:id="216" w:author="Rascon Arana, Maria" w:date="2026-08-05T12:57:00Z" w16du:dateUtc="2026-08-05T18:57:00Z">
        <w:r w:rsidR="00A37300">
          <w:t>nt;</w:t>
        </w:r>
      </w:ins>
    </w:p>
    <w:p w14:paraId="2671DBB1" w14:textId="459A1EBF" w:rsidR="00A37300" w:rsidRDefault="00A37300" w:rsidP="00C9134F">
      <w:pPr>
        <w:pStyle w:val="par3"/>
        <w:rPr>
          <w:ins w:id="217" w:author="Rascon Arana, Maria" w:date="2026-08-05T12:57:00Z" w16du:dateUtc="2026-08-05T18:57:00Z"/>
        </w:rPr>
      </w:pPr>
      <w:ins w:id="218" w:author="Rascon Arana, Maria" w:date="2026-08-05T12:57:00Z" w16du:dateUtc="2026-08-05T18:57:00Z">
        <w:r>
          <w:t>b.</w:t>
        </w:r>
        <w:r>
          <w:tab/>
          <w:t>Diagnosis or description of condition to be treated;</w:t>
        </w:r>
      </w:ins>
    </w:p>
    <w:p w14:paraId="15A72317" w14:textId="4216D31D" w:rsidR="00A37300" w:rsidRDefault="00A37300" w:rsidP="00A37300">
      <w:pPr>
        <w:pStyle w:val="par3"/>
        <w:tabs>
          <w:tab w:val="clear" w:pos="2160"/>
          <w:tab w:val="left" w:pos="1890"/>
          <w:tab w:val="left" w:pos="2880"/>
        </w:tabs>
        <w:rPr>
          <w:ins w:id="219" w:author="Rascon Arana, Maria" w:date="2026-08-05T12:58:00Z" w16du:dateUtc="2026-08-05T18:58:00Z"/>
        </w:rPr>
      </w:pPr>
      <w:ins w:id="220" w:author="Rascon Arana, Maria" w:date="2026-08-05T12:57:00Z" w16du:dateUtc="2026-08-05T18:57:00Z">
        <w:r>
          <w:t>c.</w:t>
        </w:r>
        <w:r>
          <w:tab/>
          <w:t xml:space="preserve">Record of anatomical </w:t>
        </w:r>
        <w:r w:rsidRPr="00170684">
          <w:rPr>
            <w:rFonts w:cs="Arial"/>
            <w:szCs w:val="20"/>
          </w:rPr>
          <w:t>location of injection site by means of photograph or diagram;</w:t>
        </w:r>
      </w:ins>
    </w:p>
    <w:p w14:paraId="0C20CAC6" w14:textId="70529AFF" w:rsidR="00A37300" w:rsidRDefault="00A37300" w:rsidP="00A37300">
      <w:pPr>
        <w:pStyle w:val="par3"/>
        <w:tabs>
          <w:tab w:val="clear" w:pos="2160"/>
          <w:tab w:val="left" w:pos="1890"/>
          <w:tab w:val="left" w:pos="2880"/>
        </w:tabs>
        <w:rPr>
          <w:ins w:id="221" w:author="Rascon Arana, Maria" w:date="2026-08-05T12:58:00Z" w16du:dateUtc="2026-08-05T18:58:00Z"/>
        </w:rPr>
      </w:pPr>
      <w:ins w:id="222" w:author="Rascon Arana, Maria" w:date="2026-08-05T12:58:00Z" w16du:dateUtc="2026-08-05T18:58:00Z">
        <w:r>
          <w:t>d.</w:t>
        </w:r>
        <w:r>
          <w:tab/>
          <w:t>Dosage administered; and</w:t>
        </w:r>
      </w:ins>
    </w:p>
    <w:p w14:paraId="3DEE2B3B" w14:textId="38D6BAA0" w:rsidR="00A37300" w:rsidRDefault="00A37300" w:rsidP="00A37300">
      <w:pPr>
        <w:pStyle w:val="par3"/>
        <w:tabs>
          <w:tab w:val="clear" w:pos="2160"/>
          <w:tab w:val="left" w:pos="1890"/>
          <w:tab w:val="left" w:pos="2880"/>
        </w:tabs>
        <w:rPr>
          <w:ins w:id="223" w:author="Rascon Arana, Maria" w:date="2026-08-05T12:59:00Z" w16du:dateUtc="2026-08-05T18:59:00Z"/>
        </w:rPr>
      </w:pPr>
      <w:ins w:id="224" w:author="Rascon Arana, Maria" w:date="2026-08-05T12:58:00Z" w16du:dateUtc="2026-08-05T18:58:00Z">
        <w:r>
          <w:t>e.</w:t>
        </w:r>
        <w:r>
          <w:tab/>
          <w:t xml:space="preserve">Manufacturer lot number for the </w:t>
        </w:r>
        <w:r w:rsidRPr="00170684">
          <w:t>neuromodulator /dermal filler used</w:t>
        </w:r>
        <w:r>
          <w:t>.</w:t>
        </w:r>
      </w:ins>
    </w:p>
    <w:p w14:paraId="748BAE85" w14:textId="77777777" w:rsidR="00A37300" w:rsidRPr="00170684" w:rsidRDefault="00A37300" w:rsidP="00A37300">
      <w:pPr>
        <w:pStyle w:val="par2"/>
        <w:rPr>
          <w:ins w:id="225" w:author="Rascon Arana, Maria" w:date="2026-08-05T12:59:00Z" w16du:dateUtc="2026-08-05T18:59:00Z"/>
        </w:rPr>
      </w:pPr>
      <w:ins w:id="226" w:author="Rascon Arana, Maria" w:date="2026-08-05T12:59:00Z" w16du:dateUtc="2026-08-05T18:59:00Z">
        <w:r>
          <w:t>3.</w:t>
        </w:r>
        <w:r>
          <w:tab/>
          <w:t xml:space="preserve">Adhere to the product specific FDA </w:t>
        </w:r>
        <w:r w:rsidRPr="00170684">
          <w:t>and manufacturer's guidelines for storage, reconstitution, administration, and management of unused product to ensure patient safety;</w:t>
        </w:r>
      </w:ins>
    </w:p>
    <w:p w14:paraId="24607B5B" w14:textId="77777777" w:rsidR="00A37300" w:rsidRPr="00170684" w:rsidRDefault="00A37300" w:rsidP="00A37300">
      <w:pPr>
        <w:pStyle w:val="par2"/>
        <w:rPr>
          <w:ins w:id="227" w:author="Rascon Arana, Maria" w:date="2026-08-05T13:00:00Z" w16du:dateUtc="2026-08-05T19:00:00Z"/>
        </w:rPr>
      </w:pPr>
      <w:ins w:id="228" w:author="Rascon Arana, Maria" w:date="2026-08-05T12:59:00Z" w16du:dateUtc="2026-08-05T18:59:00Z">
        <w:r>
          <w:t>4.</w:t>
        </w:r>
        <w:r>
          <w:tab/>
          <w:t xml:space="preserve">Only </w:t>
        </w:r>
      </w:ins>
      <w:ins w:id="229" w:author="Rascon Arana, Maria" w:date="2026-08-05T13:00:00Z" w16du:dateUtc="2026-08-05T19:00:00Z">
        <w:r w:rsidRPr="00170684">
          <w:t>inject neuromodulators and dermal fillers in an appropriate clinical setting that:</w:t>
        </w:r>
      </w:ins>
    </w:p>
    <w:p w14:paraId="24690D1B" w14:textId="77777777" w:rsidR="00A37300" w:rsidRDefault="00A37300" w:rsidP="00A37300">
      <w:pPr>
        <w:pStyle w:val="par3"/>
        <w:rPr>
          <w:ins w:id="230" w:author="Rascon Arana, Maria" w:date="2026-08-05T13:00:00Z" w16du:dateUtc="2026-08-05T19:00:00Z"/>
        </w:rPr>
      </w:pPr>
      <w:ins w:id="231" w:author="Rascon Arana, Maria" w:date="2026-08-05T13:00:00Z" w16du:dateUtc="2026-08-05T19:00:00Z">
        <w:r w:rsidRPr="002F46D4">
          <w:t>a.</w:t>
        </w:r>
        <w:r>
          <w:tab/>
        </w:r>
        <w:r w:rsidRPr="00170684">
          <w:t>Ensures sterility using universal precautions and resuscitative capabilities; and</w:t>
        </w:r>
      </w:ins>
    </w:p>
    <w:p w14:paraId="55B201F7" w14:textId="25DA68E5" w:rsidR="00A37300" w:rsidRDefault="00A37300" w:rsidP="00A37300">
      <w:pPr>
        <w:pStyle w:val="par3"/>
        <w:rPr>
          <w:ins w:id="232" w:author="Rascon Arana, Maria" w:date="2026-08-05T13:00:00Z" w16du:dateUtc="2026-08-05T19:00:00Z"/>
        </w:rPr>
      </w:pPr>
      <w:ins w:id="233" w:author="Rascon Arana, Maria" w:date="2026-08-05T13:00:00Z" w16du:dateUtc="2026-08-05T19:00:00Z">
        <w:r>
          <w:t xml:space="preserve">b. </w:t>
        </w:r>
        <w:r>
          <w:tab/>
          <w:t>Has written policies and procedures in place governing these procedures</w:t>
        </w:r>
        <w:r w:rsidR="00460B32">
          <w:t>.</w:t>
        </w:r>
      </w:ins>
    </w:p>
    <w:p w14:paraId="1B58F903" w14:textId="4BFAE610" w:rsidR="00460B32" w:rsidRDefault="00460B32" w:rsidP="00460B32">
      <w:pPr>
        <w:pStyle w:val="par2"/>
        <w:rPr>
          <w:ins w:id="234" w:author="Rascon Arana, Maria" w:date="2026-08-05T13:13:00Z" w16du:dateUtc="2026-08-05T19:13:00Z"/>
        </w:rPr>
      </w:pPr>
      <w:ins w:id="235" w:author="Rascon Arana, Maria" w:date="2026-08-05T13:01:00Z" w16du:dateUtc="2026-08-05T19:01:00Z">
        <w:r>
          <w:t>5.</w:t>
        </w:r>
        <w:r>
          <w:tab/>
        </w:r>
      </w:ins>
      <w:ins w:id="236" w:author="Rascon Arana, Maria" w:date="2026-08-05T13:12:00Z" w16du:dateUtc="2026-08-05T19:12:00Z">
        <w:r w:rsidR="00C67A79">
          <w:t>O</w:t>
        </w:r>
      </w:ins>
      <w:ins w:id="237" w:author="Rascon Arana, Maria" w:date="2026-08-05T13:13:00Z" w16du:dateUtc="2026-08-05T19:13:00Z">
        <w:r w:rsidR="00C67A79">
          <w:t>nly administer neuromodulators and dermal fillers to patients of record;</w:t>
        </w:r>
      </w:ins>
    </w:p>
    <w:p w14:paraId="66D5CC37" w14:textId="07122FB0" w:rsidR="00C67A79" w:rsidRPr="00170684" w:rsidRDefault="00C67A79">
      <w:pPr>
        <w:pStyle w:val="par2"/>
        <w:rPr>
          <w:ins w:id="238" w:author="Rascon Arana, Maria" w:date="2026-08-05T13:00:00Z" w16du:dateUtc="2026-08-05T19:00:00Z"/>
        </w:rPr>
        <w:pPrChange w:id="239" w:author="Rascon Arana, Maria" w:date="2026-08-05T13:01:00Z" w16du:dateUtc="2026-08-05T19:01:00Z">
          <w:pPr>
            <w:pStyle w:val="par3"/>
          </w:pPr>
        </w:pPrChange>
      </w:pPr>
      <w:ins w:id="240" w:author="Rascon Arana, Maria" w:date="2026-08-05T13:13:00Z" w16du:dateUtc="2026-08-05T19:13:00Z">
        <w:r>
          <w:t>6.</w:t>
        </w:r>
        <w:r>
          <w:tab/>
          <w:t>Only delegate administration of neuromodulators and dermal fillers to appropriately trained dental hygienists.</w:t>
        </w:r>
      </w:ins>
    </w:p>
    <w:p w14:paraId="7FF1F0DE" w14:textId="6D287D61" w:rsidR="00A37300" w:rsidRPr="00170684" w:rsidRDefault="00A37300">
      <w:pPr>
        <w:pStyle w:val="par2"/>
        <w:rPr>
          <w:ins w:id="241" w:author="Rascon Arana, Maria" w:date="2026-05-27T15:52:00Z" w16du:dateUtc="2026-05-27T21:52:00Z"/>
        </w:rPr>
        <w:pPrChange w:id="242" w:author="Rascon Arana, Maria" w:date="2026-08-05T12:59:00Z" w16du:dateUtc="2026-08-05T18:59:00Z">
          <w:pPr>
            <w:pStyle w:val="BodyText"/>
            <w:ind w:left="1440" w:right="973"/>
          </w:pPr>
        </w:pPrChange>
      </w:pPr>
    </w:p>
    <w:p w14:paraId="1A27EEBA" w14:textId="77777777" w:rsidR="00FF76E5" w:rsidRPr="00103A11" w:rsidRDefault="00FF76E5" w:rsidP="00103A11">
      <w:pPr>
        <w:pStyle w:val="upar1"/>
        <w:rPr>
          <w:ins w:id="243" w:author="Rascon Arana, Maria" w:date="2026-05-27T15:52:00Z" w16du:dateUtc="2026-05-27T21:52:00Z"/>
          <w:b/>
          <w:bCs/>
        </w:rPr>
        <w:pPrChange w:id="244" w:author="Rascon Arana, Maria" w:date="2025-08-18T12:17:00Z">
          <w:pPr>
            <w:pStyle w:val="BodyText"/>
            <w:ind w:left="1080" w:right="973" w:hanging="540"/>
          </w:pPr>
        </w:pPrChange>
      </w:pPr>
      <w:ins w:id="245" w:author="Rascon Arana, Maria" w:date="2026-05-27T15:52:00Z" w16du:dateUtc="2026-05-27T21:52:00Z">
        <w:r w:rsidRPr="00103A11">
          <w:rPr>
            <w:b/>
            <w:bCs/>
          </w:rPr>
          <w:t>Delegation of Administration of Neuromodulators and Dermal Fillers to Dental Hygienists</w:t>
        </w:r>
      </w:ins>
    </w:p>
    <w:p w14:paraId="08FE15B6" w14:textId="20FB0BF8" w:rsidR="00FF76E5" w:rsidRPr="00170684" w:rsidRDefault="00C67A79" w:rsidP="00FF76E5">
      <w:pPr>
        <w:pStyle w:val="par1"/>
        <w:rPr>
          <w:ins w:id="246" w:author="Rascon Arana, Maria" w:date="2026-05-27T15:52:00Z" w16du:dateUtc="2026-05-27T21:52:00Z"/>
        </w:rPr>
      </w:pPr>
      <w:commentRangeStart w:id="247"/>
      <w:ins w:id="248" w:author="Rascon Arana, Maria" w:date="2026-08-05T13:13:00Z" w16du:dateUtc="2026-08-05T19:13:00Z">
        <w:r>
          <w:t>H</w:t>
        </w:r>
      </w:ins>
      <w:ins w:id="249" w:author="Rascon Arana, Maria" w:date="2026-05-27T15:52:00Z" w16du:dateUtc="2026-05-27T21:52:00Z">
        <w:r w:rsidR="00FF76E5" w:rsidRPr="00170684">
          <w:rPr>
            <w:rPrChange w:id="250" w:author="Rascon Arana, Maria" w:date="2025-08-12T16:41:00Z">
              <w:rPr>
                <w:rFonts w:eastAsia="Arial" w:cs="Arial"/>
                <w:color w:val="C00000"/>
                <w:szCs w:val="20"/>
              </w:rPr>
            </w:rPrChange>
          </w:rPr>
          <w:t>.</w:t>
        </w:r>
      </w:ins>
      <w:commentRangeEnd w:id="247"/>
      <w:r w:rsidR="008A3294">
        <w:rPr>
          <w:rStyle w:val="CommentReference"/>
          <w:sz w:val="20"/>
          <w:szCs w:val="24"/>
        </w:rPr>
        <w:commentReference w:id="247"/>
      </w:r>
      <w:ins w:id="251" w:author="Rascon Arana, Maria" w:date="2026-05-27T15:52:00Z" w16du:dateUtc="2026-05-27T21:52:00Z">
        <w:r w:rsidR="00FF76E5">
          <w:tab/>
        </w:r>
        <w:r w:rsidR="00FF76E5" w:rsidRPr="00170684">
          <w:rPr>
            <w:rPrChange w:id="252" w:author="Shelov, Elizabeth" w:date="2025-10-31T15:13:00Z" w16du:dateUtc="2025-10-31T21:13:00Z">
              <w:rPr>
                <w:rFonts w:eastAsia="Arial" w:cs="Arial"/>
                <w:b/>
                <w:bCs/>
                <w:szCs w:val="20"/>
              </w:rPr>
            </w:rPrChange>
          </w:rPr>
          <w:t>A</w:t>
        </w:r>
        <w:r w:rsidR="00FF76E5">
          <w:t>n appropriately educated and trained</w:t>
        </w:r>
        <w:r w:rsidR="00FF76E5" w:rsidRPr="00170684">
          <w:rPr>
            <w:rPrChange w:id="253" w:author="Shelov, Elizabeth" w:date="2025-10-31T15:13:00Z" w16du:dateUtc="2025-10-31T21:13:00Z">
              <w:rPr>
                <w:rFonts w:eastAsia="Arial" w:cs="Arial"/>
                <w:b/>
                <w:bCs/>
                <w:szCs w:val="20"/>
              </w:rPr>
            </w:rPrChange>
          </w:rPr>
          <w:t xml:space="preserve"> dental hygienist may administer neuromodulator</w:t>
        </w:r>
        <w:r w:rsidR="00FF76E5" w:rsidRPr="00170684">
          <w:rPr>
            <w:rPrChange w:id="254" w:author="Shelov, Elizabeth" w:date="2025-10-31T15:13:00Z" w16du:dateUtc="2025-10-31T21:13:00Z">
              <w:rPr>
                <w:highlight w:val="yellow"/>
              </w:rPr>
            </w:rPrChange>
          </w:rPr>
          <w:t>s</w:t>
        </w:r>
        <w:r w:rsidR="00FF76E5" w:rsidRPr="00170684">
          <w:rPr>
            <w:rPrChange w:id="255" w:author="Shelov, Elizabeth" w:date="2025-10-31T15:13:00Z" w16du:dateUtc="2025-10-31T21:13:00Z">
              <w:rPr>
                <w:rFonts w:eastAsia="Arial" w:cs="Arial"/>
                <w:b/>
                <w:bCs/>
                <w:szCs w:val="20"/>
              </w:rPr>
            </w:rPrChange>
          </w:rPr>
          <w:t xml:space="preserve"> </w:t>
        </w:r>
        <w:r w:rsidR="00FF76E5" w:rsidRPr="00170684">
          <w:rPr>
            <w:rPrChange w:id="256" w:author="Shelov, Elizabeth" w:date="2025-10-31T15:13:00Z" w16du:dateUtc="2025-10-31T21:13:00Z">
              <w:rPr>
                <w:highlight w:val="yellow"/>
              </w:rPr>
            </w:rPrChange>
          </w:rPr>
          <w:t xml:space="preserve">and dermal fillers in the region of the oral cavity and associated adjacent structures, to include the oral and maxillofacial regions, </w:t>
        </w:r>
        <w:r w:rsidR="00FF76E5" w:rsidRPr="00170684">
          <w:rPr>
            <w:rPrChange w:id="257" w:author="Shelov, Elizabeth" w:date="2025-10-31T15:13:00Z" w16du:dateUtc="2025-10-31T21:13:00Z">
              <w:rPr>
                <w:rFonts w:eastAsia="Arial" w:cs="Arial"/>
                <w:b/>
                <w:bCs/>
                <w:szCs w:val="20"/>
              </w:rPr>
            </w:rPrChange>
          </w:rPr>
          <w:t xml:space="preserve">under </w:t>
        </w:r>
        <w:r w:rsidR="00FF76E5" w:rsidRPr="00170684">
          <w:rPr>
            <w:rPrChange w:id="258" w:author="Shelov, Elizabeth" w:date="2025-10-31T15:13:00Z" w16du:dateUtc="2025-10-31T21:13:00Z">
              <w:rPr>
                <w:highlight w:val="yellow"/>
              </w:rPr>
            </w:rPrChange>
          </w:rPr>
          <w:t xml:space="preserve">the </w:t>
        </w:r>
        <w:r w:rsidR="00FF76E5" w:rsidRPr="00170684">
          <w:rPr>
            <w:rPrChange w:id="259" w:author="Shelov, Elizabeth" w:date="2025-10-31T15:13:00Z" w16du:dateUtc="2025-10-31T21:13:00Z">
              <w:rPr>
                <w:rFonts w:eastAsia="Arial" w:cs="Arial"/>
                <w:b/>
                <w:bCs/>
                <w:szCs w:val="20"/>
              </w:rPr>
            </w:rPrChange>
          </w:rPr>
          <w:t>direct supervision of a dentist</w:t>
        </w:r>
      </w:ins>
      <w:ins w:id="260" w:author="Rascon Arana, Maria" w:date="2026-09-11T13:18:00Z" w16du:dateUtc="2026-09-11T19:18:00Z">
        <w:r w:rsidR="00994A16">
          <w:t xml:space="preserve"> competent </w:t>
        </w:r>
      </w:ins>
      <w:ins w:id="261" w:author="Rascon Arana, Maria" w:date="2026-09-11T13:19:00Z" w16du:dateUtc="2026-09-11T19:19:00Z">
        <w:r w:rsidR="00994A16">
          <w:t>to administer or delegate administration of neuromodulators and/or dermal fillers as defined by subsection (D) above</w:t>
        </w:r>
      </w:ins>
      <w:ins w:id="262" w:author="Rascon Arana, Maria" w:date="2026-05-27T15:52:00Z" w16du:dateUtc="2026-05-27T21:52:00Z">
        <w:r w:rsidR="00FF76E5" w:rsidRPr="00170684">
          <w:rPr>
            <w:rPrChange w:id="263" w:author="Shelov, Elizabeth" w:date="2025-10-31T15:13:00Z" w16du:dateUtc="2025-10-31T21:13:00Z">
              <w:rPr>
                <w:highlight w:val="yellow"/>
              </w:rPr>
            </w:rPrChange>
          </w:rPr>
          <w:t xml:space="preserve"> or</w:t>
        </w:r>
        <w:r w:rsidR="00FF76E5">
          <w:t xml:space="preserve"> when delegated by</w:t>
        </w:r>
        <w:r w:rsidR="00FF76E5" w:rsidRPr="00170684">
          <w:rPr>
            <w:rPrChange w:id="264" w:author="Shelov, Elizabeth" w:date="2025-10-31T15:13:00Z" w16du:dateUtc="2025-10-31T21:13:00Z">
              <w:rPr>
                <w:highlight w:val="yellow"/>
              </w:rPr>
            </w:rPrChange>
          </w:rPr>
          <w:t xml:space="preserve"> a Colorado physician licensed under the Medical Practice Act</w:t>
        </w:r>
        <w:r w:rsidR="00FF76E5" w:rsidRPr="00170684">
          <w:rPr>
            <w:rPrChange w:id="265" w:author="Shelov, Elizabeth" w:date="2025-10-31T15:13:00Z" w16du:dateUtc="2025-10-31T21:13:00Z">
              <w:rPr>
                <w:rFonts w:eastAsia="Arial" w:cs="Arial"/>
                <w:b/>
                <w:bCs/>
                <w:szCs w:val="20"/>
              </w:rPr>
            </w:rPrChange>
          </w:rPr>
          <w:t>.</w:t>
        </w:r>
        <w:r w:rsidR="00FF76E5" w:rsidRPr="00170684">
          <w:rPr>
            <w:rPrChange w:id="266" w:author="Rascon Arana, Maria" w:date="2025-08-12T16:41:00Z">
              <w:rPr>
                <w:rFonts w:eastAsia="Arial" w:cs="Arial"/>
                <w:b/>
                <w:bCs/>
                <w:szCs w:val="20"/>
              </w:rPr>
            </w:rPrChange>
          </w:rPr>
          <w:t xml:space="preserve"> </w:t>
        </w:r>
      </w:ins>
    </w:p>
    <w:p w14:paraId="1693AD2E" w14:textId="35EF3AC8" w:rsidR="00FF76E5" w:rsidRDefault="00FF76E5" w:rsidP="00FF76E5">
      <w:pPr>
        <w:pStyle w:val="par2"/>
        <w:rPr>
          <w:ins w:id="267" w:author="Rascon Arana, Maria" w:date="2026-05-27T15:52:00Z" w16du:dateUtc="2026-05-27T21:52:00Z"/>
        </w:rPr>
      </w:pPr>
      <w:ins w:id="268" w:author="Rascon Arana, Maria" w:date="2026-05-27T15:52:00Z" w16du:dateUtc="2026-05-27T21:52:00Z">
        <w:r>
          <w:t>1</w:t>
        </w:r>
        <w:r w:rsidRPr="00170684">
          <w:rPr>
            <w:rPrChange w:id="269" w:author="Rascon Arana, Maria" w:date="2025-08-12T16:41:00Z">
              <w:rPr>
                <w:rFonts w:eastAsia="Arial" w:cs="Arial"/>
                <w:color w:val="C00000"/>
                <w:szCs w:val="20"/>
              </w:rPr>
            </w:rPrChange>
          </w:rPr>
          <w:t>.</w:t>
        </w:r>
        <w:r>
          <w:tab/>
        </w:r>
        <w:r w:rsidRPr="00170684">
          <w:rPr>
            <w:rPrChange w:id="270" w:author="Rascon Arana, Maria" w:date="2025-08-12T16:41:00Z">
              <w:rPr>
                <w:rFonts w:eastAsia="Arial" w:cs="Arial"/>
                <w:b/>
                <w:bCs/>
                <w:szCs w:val="20"/>
              </w:rPr>
            </w:rPrChange>
          </w:rPr>
          <w:t>A</w:t>
        </w:r>
        <w:r>
          <w:t xml:space="preserve">n appropriately educated and trained </w:t>
        </w:r>
        <w:r w:rsidRPr="00170684">
          <w:t xml:space="preserve">licensed </w:t>
        </w:r>
        <w:r w:rsidRPr="00170684">
          <w:rPr>
            <w:rPrChange w:id="271" w:author="Rascon Arana, Maria" w:date="2025-08-12T16:41:00Z">
              <w:rPr>
                <w:rFonts w:eastAsia="Arial" w:cs="Arial"/>
                <w:b/>
                <w:bCs/>
                <w:szCs w:val="20"/>
              </w:rPr>
            </w:rPrChange>
          </w:rPr>
          <w:t>dental hygien</w:t>
        </w:r>
        <w:r w:rsidRPr="00170684">
          <w:t>ist</w:t>
        </w:r>
        <w:r w:rsidRPr="00170684">
          <w:rPr>
            <w:rPrChange w:id="272" w:author="Rascon Arana, Maria" w:date="2025-08-12T16:41:00Z">
              <w:rPr>
                <w:rFonts w:eastAsia="Arial" w:cs="Arial"/>
                <w:b/>
                <w:bCs/>
                <w:szCs w:val="20"/>
              </w:rPr>
            </w:rPrChange>
          </w:rPr>
          <w:t xml:space="preserve"> </w:t>
        </w:r>
        <w:r>
          <w:t>pursuant to th</w:t>
        </w:r>
      </w:ins>
      <w:ins w:id="273" w:author="Rascon Arana, Maria" w:date="2026-05-27T16:23:00Z" w16du:dateUtc="2026-05-27T22:23:00Z">
        <w:r w:rsidR="00663A6D">
          <w:t>is</w:t>
        </w:r>
      </w:ins>
      <w:ins w:id="274" w:author="Rascon Arana, Maria" w:date="2026-05-27T15:52:00Z" w16du:dateUtc="2026-05-27T21:52:00Z">
        <w:r>
          <w:t xml:space="preserve"> rule</w:t>
        </w:r>
      </w:ins>
      <w:ins w:id="275" w:author="Rascon Arana, Maria" w:date="2026-05-27T16:23:00Z" w16du:dateUtc="2026-05-27T22:23:00Z">
        <w:r w:rsidR="00663A6D">
          <w:t xml:space="preserve"> is</w:t>
        </w:r>
      </w:ins>
      <w:ins w:id="276" w:author="Rascon Arana, Maria" w:date="2026-05-27T15:52:00Z" w16du:dateUtc="2026-05-27T21:52:00Z">
        <w:r>
          <w:t xml:space="preserve"> on</w:t>
        </w:r>
      </w:ins>
      <w:ins w:id="277" w:author="Rascon Arana, Maria" w:date="2026-05-27T16:23:00Z" w16du:dateUtc="2026-05-27T22:23:00Z">
        <w:r w:rsidR="00663A6D">
          <w:t>e</w:t>
        </w:r>
      </w:ins>
      <w:ins w:id="278" w:author="Rascon Arana, Maria" w:date="2026-05-27T15:52:00Z" w16du:dateUtc="2026-05-27T21:52:00Z">
        <w:r>
          <w:t xml:space="preserve"> who:</w:t>
        </w:r>
      </w:ins>
    </w:p>
    <w:p w14:paraId="3A676AD2" w14:textId="65846413" w:rsidR="00FF76E5" w:rsidRDefault="00FF76E5" w:rsidP="00FF76E5">
      <w:pPr>
        <w:pStyle w:val="par3"/>
        <w:rPr>
          <w:ins w:id="279" w:author="Rascon Arana, Maria" w:date="2026-05-27T15:52:00Z" w16du:dateUtc="2026-05-27T21:52:00Z"/>
        </w:rPr>
      </w:pPr>
      <w:ins w:id="280" w:author="Rascon Arana, Maria" w:date="2026-05-27T15:52:00Z" w16du:dateUtc="2026-05-27T21:52:00Z">
        <w:r>
          <w:t>a.</w:t>
        </w:r>
        <w:r>
          <w:tab/>
          <w:t>Has practiced as a licensed dental hygienist, in this or any other State, for at least two (2) years;</w:t>
        </w:r>
      </w:ins>
    </w:p>
    <w:p w14:paraId="2C79BB1B" w14:textId="77777777" w:rsidR="00FF76E5" w:rsidRDefault="00FF76E5" w:rsidP="00FF76E5">
      <w:pPr>
        <w:pStyle w:val="par3"/>
        <w:rPr>
          <w:ins w:id="281" w:author="Rascon Arana, Maria" w:date="2026-05-27T15:52:00Z" w16du:dateUtc="2026-05-27T21:52:00Z"/>
        </w:rPr>
      </w:pPr>
      <w:ins w:id="282" w:author="Rascon Arana, Maria" w:date="2026-05-27T15:52:00Z" w16du:dateUtc="2026-05-27T21:52:00Z">
        <w:r>
          <w:t>b.</w:t>
        </w:r>
        <w:r>
          <w:tab/>
          <w:t>Holds a permit to administer Local Anesthesia issued by the Board;</w:t>
        </w:r>
      </w:ins>
    </w:p>
    <w:p w14:paraId="550BB2DB" w14:textId="30DBF720" w:rsidR="00FF76E5" w:rsidRDefault="00FF76E5" w:rsidP="00FF76E5">
      <w:pPr>
        <w:pStyle w:val="par3"/>
        <w:rPr>
          <w:ins w:id="283" w:author="Rascon Arana, Maria" w:date="2026-05-27T15:52:00Z" w16du:dateUtc="2026-05-27T21:52:00Z"/>
        </w:rPr>
      </w:pPr>
      <w:ins w:id="284" w:author="Rascon Arana, Maria" w:date="2026-05-27T15:52:00Z" w16du:dateUtc="2026-05-27T21:52:00Z">
        <w:r>
          <w:t>c.</w:t>
        </w:r>
        <w:r>
          <w:tab/>
          <w:t xml:space="preserve">Has completed a course of </w:t>
        </w:r>
      </w:ins>
      <w:ins w:id="285" w:author="Rascon Arana, Maria" w:date="2026-08-05T13:14:00Z" w16du:dateUtc="2026-08-05T19:14:00Z">
        <w:r w:rsidR="003E056F">
          <w:t>twenty-four</w:t>
        </w:r>
      </w:ins>
      <w:ins w:id="286" w:author="Rascon Arana, Maria" w:date="2026-05-27T15:52:00Z" w16du:dateUtc="2026-05-27T21:52:00Z">
        <w:r>
          <w:t xml:space="preserve"> (</w:t>
        </w:r>
      </w:ins>
      <w:ins w:id="287" w:author="Rascon Arana, Maria" w:date="2026-08-05T13:14:00Z" w16du:dateUtc="2026-08-05T19:14:00Z">
        <w:r w:rsidR="003E056F">
          <w:t>24</w:t>
        </w:r>
      </w:ins>
      <w:ins w:id="288" w:author="Rascon Arana, Maria" w:date="2026-05-27T15:52:00Z" w16du:dateUtc="2026-05-27T21:52:00Z">
        <w:r>
          <w:t xml:space="preserve">) total hours in length, including a minimum of </w:t>
        </w:r>
      </w:ins>
      <w:ins w:id="289" w:author="Rascon Arana, Maria" w:date="2026-08-05T13:14:00Z" w16du:dateUtc="2026-08-05T19:14:00Z">
        <w:r w:rsidR="003E056F">
          <w:t>four</w:t>
        </w:r>
      </w:ins>
      <w:ins w:id="290" w:author="Rascon Arana, Maria" w:date="2026-05-27T15:52:00Z" w16du:dateUtc="2026-05-27T21:52:00Z">
        <w:r>
          <w:t xml:space="preserve"> (</w:t>
        </w:r>
      </w:ins>
      <w:ins w:id="291" w:author="Rascon Arana, Maria" w:date="2026-08-05T13:14:00Z" w16du:dateUtc="2026-08-05T19:14:00Z">
        <w:r w:rsidR="003E056F">
          <w:t>4</w:t>
        </w:r>
      </w:ins>
      <w:ins w:id="292" w:author="Rascon Arana, Maria" w:date="2026-05-27T15:52:00Z" w16du:dateUtc="2026-05-27T21:52:00Z">
        <w:r>
          <w:t>) hour</w:t>
        </w:r>
      </w:ins>
      <w:ins w:id="293" w:author="Rascon Arana, Maria" w:date="2026-08-05T13:14:00Z" w16du:dateUtc="2026-08-05T19:14:00Z">
        <w:r w:rsidR="003E056F">
          <w:t>s</w:t>
        </w:r>
      </w:ins>
      <w:ins w:id="294" w:author="Rascon Arana, Maria" w:date="2026-05-27T15:52:00Z" w16du:dateUtc="2026-05-27T21:52:00Z">
        <w:r>
          <w:t xml:space="preserve"> of didactic and </w:t>
        </w:r>
      </w:ins>
      <w:ins w:id="295" w:author="Rascon Arana, Maria" w:date="2026-08-05T13:14:00Z" w16du:dateUtc="2026-08-05T19:14:00Z">
        <w:r w:rsidR="003E056F">
          <w:t>four</w:t>
        </w:r>
      </w:ins>
      <w:ins w:id="296" w:author="Rascon Arana, Maria" w:date="2026-05-27T15:52:00Z" w16du:dateUtc="2026-05-27T21:52:00Z">
        <w:r>
          <w:t xml:space="preserve"> (</w:t>
        </w:r>
      </w:ins>
      <w:ins w:id="297" w:author="Rascon Arana, Maria" w:date="2026-08-05T13:14:00Z" w16du:dateUtc="2026-08-05T19:14:00Z">
        <w:r w:rsidR="003E056F">
          <w:t>4</w:t>
        </w:r>
      </w:ins>
      <w:ins w:id="298" w:author="Rascon Arana, Maria" w:date="2026-05-27T15:52:00Z" w16du:dateUtc="2026-05-27T21:52:00Z">
        <w:r>
          <w:t xml:space="preserve">) hours of clinical training in </w:t>
        </w:r>
      </w:ins>
      <w:ins w:id="299" w:author="Rascon Arana, Maria" w:date="2026-08-05T13:14:00Z" w16du:dateUtc="2026-08-05T19:14:00Z">
        <w:r w:rsidR="003E056F">
          <w:t xml:space="preserve"> th</w:t>
        </w:r>
      </w:ins>
      <w:ins w:id="300" w:author="Rascon Arana, Maria" w:date="2026-08-05T13:15:00Z" w16du:dateUtc="2026-08-05T19:15:00Z">
        <w:r w:rsidR="003E056F">
          <w:t xml:space="preserve">e </w:t>
        </w:r>
      </w:ins>
      <w:ins w:id="301" w:author="Rascon Arana, Maria" w:date="2026-05-27T15:52:00Z" w16du:dateUtc="2026-05-27T21:52:00Z">
        <w:r>
          <w:t>subjects</w:t>
        </w:r>
      </w:ins>
      <w:ins w:id="302" w:author="Rascon Arana, Maria" w:date="2026-08-05T13:15:00Z" w16du:dateUtc="2026-08-05T19:15:00Z">
        <w:r w:rsidR="003E056F">
          <w:t xml:space="preserve"> required by Rule 1.34(D) above</w:t>
        </w:r>
      </w:ins>
      <w:ins w:id="303" w:author="Rascon Arana, Maria" w:date="2026-05-27T15:52:00Z" w16du:dateUtc="2026-05-27T21:52:00Z">
        <w:r>
          <w:t>:</w:t>
        </w:r>
      </w:ins>
    </w:p>
    <w:p w14:paraId="0C094E89" w14:textId="0DF8C2C9" w:rsidR="003E056F" w:rsidRDefault="00FF76E5" w:rsidP="00FF76E5">
      <w:pPr>
        <w:pStyle w:val="par2"/>
        <w:rPr>
          <w:ins w:id="304" w:author="Rascon Arana, Maria" w:date="2026-08-05T13:15:00Z" w16du:dateUtc="2026-08-05T19:15:00Z"/>
        </w:rPr>
      </w:pPr>
      <w:ins w:id="305" w:author="Rascon Arana, Maria" w:date="2026-05-27T15:52:00Z" w16du:dateUtc="2026-05-27T21:52:00Z">
        <w:r>
          <w:t>2.</w:t>
        </w:r>
        <w:r>
          <w:tab/>
        </w:r>
      </w:ins>
      <w:ins w:id="306" w:author="Rascon Arana, Maria" w:date="2026-08-05T13:15:00Z" w16du:dateUtc="2026-08-05T19:15:00Z">
        <w:r w:rsidR="003E056F">
          <w:t>Courses required by Rule 1.34(H)(1)(c) (above) must be sponsored or approved by the organizations cited in Rule 1.34(F) in order to be acceptable to the Board.</w:t>
        </w:r>
      </w:ins>
    </w:p>
    <w:p w14:paraId="1BF048E2" w14:textId="20AC5478" w:rsidR="00FF76E5" w:rsidRDefault="003E056F" w:rsidP="00FF76E5">
      <w:pPr>
        <w:pStyle w:val="par2"/>
        <w:rPr>
          <w:ins w:id="307" w:author="Rascon Arana, Maria" w:date="2026-05-27T15:52:00Z" w16du:dateUtc="2026-05-27T21:52:00Z"/>
        </w:rPr>
      </w:pPr>
      <w:ins w:id="308" w:author="Rascon Arana, Maria" w:date="2026-08-05T13:15:00Z" w16du:dateUtc="2026-08-05T19:15:00Z">
        <w:r>
          <w:t>3.</w:t>
        </w:r>
        <w:r>
          <w:tab/>
        </w:r>
      </w:ins>
      <w:ins w:id="309" w:author="Rascon Arana, Maria" w:date="2026-05-27T15:52:00Z" w16du:dateUtc="2026-05-27T21:52:00Z">
        <w:r w:rsidR="00FF76E5">
          <w:t>The licensed dental hygienist must maintain the certificate</w:t>
        </w:r>
      </w:ins>
      <w:ins w:id="310" w:author="Rascon Arana, Maria" w:date="2026-08-05T13:16:00Z" w16du:dateUtc="2026-08-05T19:16:00Z">
        <w:r>
          <w:t>s</w:t>
        </w:r>
      </w:ins>
      <w:ins w:id="311" w:author="Rascon Arana, Maria" w:date="2026-05-27T15:52:00Z" w16du:dateUtc="2026-05-27T21:52:00Z">
        <w:r w:rsidR="00FF76E5">
          <w:t xml:space="preserve"> of completion of </w:t>
        </w:r>
      </w:ins>
      <w:ins w:id="312" w:author="Rascon Arana, Maria" w:date="2026-08-05T13:16:00Z" w16du:dateUtc="2026-08-05T19:16:00Z">
        <w:r>
          <w:t>these</w:t>
        </w:r>
      </w:ins>
      <w:ins w:id="313" w:author="Rascon Arana, Maria" w:date="2026-05-27T15:52:00Z" w16du:dateUtc="2026-05-27T21:52:00Z">
        <w:r w:rsidR="00FF76E5">
          <w:t xml:space="preserve"> course</w:t>
        </w:r>
      </w:ins>
      <w:ins w:id="314" w:author="Rascon Arana, Maria" w:date="2026-08-05T13:16:00Z" w16du:dateUtc="2026-08-05T19:16:00Z">
        <w:r>
          <w:t>s</w:t>
        </w:r>
      </w:ins>
      <w:ins w:id="315" w:author="Rascon Arana, Maria" w:date="2026-05-27T15:52:00Z" w16du:dateUtc="2026-05-27T21:52:00Z">
        <w:r w:rsidR="00FF76E5">
          <w:t xml:space="preserve"> described in subsection </w:t>
        </w:r>
      </w:ins>
      <w:ins w:id="316" w:author="Rascon Arana, Maria" w:date="2026-08-05T13:16:00Z" w16du:dateUtc="2026-08-05T19:16:00Z">
        <w:r>
          <w:t>(</w:t>
        </w:r>
      </w:ins>
      <w:ins w:id="317" w:author="Rascon Arana, Maria" w:date="2026-05-27T15:52:00Z" w16du:dateUtc="2026-05-27T21:52:00Z">
        <w:r w:rsidR="00FF76E5">
          <w:t>1</w:t>
        </w:r>
      </w:ins>
      <w:ins w:id="318" w:author="Rascon Arana, Maria" w:date="2026-08-05T13:16:00Z" w16du:dateUtc="2026-08-05T19:16:00Z">
        <w:r>
          <w:t>)(</w:t>
        </w:r>
      </w:ins>
      <w:ins w:id="319" w:author="Rascon Arana, Maria" w:date="2026-05-27T15:52:00Z" w16du:dateUtc="2026-05-27T21:52:00Z">
        <w:r w:rsidR="00FF76E5">
          <w:t>c</w:t>
        </w:r>
      </w:ins>
      <w:ins w:id="320" w:author="Rascon Arana, Maria" w:date="2026-08-05T13:16:00Z" w16du:dateUtc="2026-08-05T19:16:00Z">
        <w:r>
          <w:t>)</w:t>
        </w:r>
      </w:ins>
      <w:ins w:id="321" w:author="Rascon Arana, Maria" w:date="2026-05-27T15:52:00Z" w16du:dateUtc="2026-05-27T21:52:00Z">
        <w:r w:rsidR="00FF76E5">
          <w:t xml:space="preserve"> above on file and submit it to the Board upon request.</w:t>
        </w:r>
      </w:ins>
    </w:p>
    <w:p w14:paraId="6C28BBD3" w14:textId="30F14EEA" w:rsidR="00FF76E5" w:rsidRPr="00170684" w:rsidRDefault="00FF76E5">
      <w:pPr>
        <w:pStyle w:val="par2"/>
        <w:rPr>
          <w:ins w:id="322" w:author="Rascon Arana, Maria" w:date="2026-05-27T15:52:00Z" w16du:dateUtc="2026-05-27T21:52:00Z"/>
        </w:rPr>
        <w:pPrChange w:id="323" w:author="Rascon Arana, Maria" w:date="2026-05-27T15:38:00Z" w16du:dateUtc="2026-05-27T21:38:00Z">
          <w:pPr>
            <w:pStyle w:val="BodyText"/>
            <w:ind w:left="450" w:right="973" w:hanging="450"/>
          </w:pPr>
        </w:pPrChange>
      </w:pPr>
      <w:ins w:id="324" w:author="Rascon Arana, Maria" w:date="2026-05-27T15:52:00Z" w16du:dateUtc="2026-05-27T21:52:00Z">
        <w:r>
          <w:t>3.</w:t>
        </w:r>
        <w:r>
          <w:tab/>
          <w:t xml:space="preserve">A licensed </w:t>
        </w:r>
        <w:r w:rsidRPr="00170684">
          <w:t xml:space="preserve">dental hygienist administering neuromodulators and dermal fillers must comply with all applicable provisions of </w:t>
        </w:r>
      </w:ins>
      <w:ins w:id="325" w:author="Rascon Arana, Maria" w:date="2026-08-05T13:16:00Z" w16du:dateUtc="2026-08-05T19:16:00Z">
        <w:r w:rsidR="003E056F">
          <w:t>Rules</w:t>
        </w:r>
      </w:ins>
      <w:ins w:id="326" w:author="Rascon Arana, Maria" w:date="2026-05-27T15:52:00Z" w16du:dateUtc="2026-05-27T21:52:00Z">
        <w:r w:rsidRPr="00170684">
          <w:t xml:space="preserve"> 1.34(A)</w:t>
        </w:r>
        <w:r>
          <w:t>-</w:t>
        </w:r>
        <w:r w:rsidRPr="00170684">
          <w:t>(G) above</w:t>
        </w:r>
        <w:r>
          <w:t>.</w:t>
        </w:r>
        <w:del w:id="327" w:author="Rascon Arana, Maria" w:date="2026-05-27T14:42:00Z" w16du:dateUtc="2026-05-27T20:42:00Z">
          <w:r w:rsidRPr="00170684" w:rsidDel="00C05C56">
            <w:delText xml:space="preserve"> </w:delText>
          </w:r>
        </w:del>
      </w:ins>
    </w:p>
    <w:p w14:paraId="71BA708E" w14:textId="4DFBDCDB" w:rsidR="00FF76E5" w:rsidRDefault="008A3294" w:rsidP="00FF76E5">
      <w:pPr>
        <w:pStyle w:val="par1"/>
        <w:rPr>
          <w:ins w:id="328" w:author="Rascon Arana, Maria" w:date="2026-05-27T15:52:00Z" w16du:dateUtc="2026-05-27T21:52:00Z"/>
        </w:rPr>
      </w:pPr>
      <w:commentRangeStart w:id="329"/>
      <w:ins w:id="330" w:author="Rascon Arana, Maria" w:date="2026-08-31T13:19:00Z" w16du:dateUtc="2026-08-31T19:19:00Z">
        <w:r>
          <w:t>I</w:t>
        </w:r>
      </w:ins>
      <w:ins w:id="331" w:author="Rascon Arana, Maria" w:date="2026-05-27T16:25:00Z" w16du:dateUtc="2026-05-27T22:25:00Z">
        <w:r w:rsidR="00663A6D">
          <w:t>.</w:t>
        </w:r>
      </w:ins>
      <w:commentRangeEnd w:id="329"/>
      <w:r>
        <w:rPr>
          <w:rStyle w:val="CommentReference"/>
          <w:sz w:val="20"/>
          <w:szCs w:val="24"/>
        </w:rPr>
        <w:commentReference w:id="329"/>
      </w:r>
      <w:ins w:id="332" w:author="Rascon Arana, Maria" w:date="2026-05-27T15:52:00Z" w16du:dateUtc="2026-05-27T21:52:00Z">
        <w:r w:rsidR="00FF76E5">
          <w:tab/>
        </w:r>
        <w:r w:rsidR="00FF76E5" w:rsidRPr="00170684">
          <w:rPr>
            <w:rPrChange w:id="333" w:author="Rascon Arana, Maria" w:date="2025-08-12T16:41:00Z">
              <w:rPr>
                <w:rFonts w:eastAsia="Arial" w:cs="Arial"/>
                <w:b/>
                <w:bCs/>
                <w:szCs w:val="20"/>
              </w:rPr>
            </w:rPrChange>
          </w:rPr>
          <w:t xml:space="preserve">A </w:t>
        </w:r>
        <w:r w:rsidR="00FF76E5" w:rsidRPr="00170684">
          <w:t xml:space="preserve">dental </w:t>
        </w:r>
        <w:r w:rsidR="00FF76E5" w:rsidRPr="00170684">
          <w:rPr>
            <w:rPrChange w:id="334" w:author="Rascon Arana, Maria" w:date="2025-08-12T16:41:00Z">
              <w:rPr>
                <w:rFonts w:eastAsia="Arial" w:cs="Arial"/>
                <w:b/>
                <w:bCs/>
                <w:szCs w:val="20"/>
              </w:rPr>
            </w:rPrChange>
          </w:rPr>
          <w:t>hygienist shall not administer such an injection to a person other than a patient of record</w:t>
        </w:r>
      </w:ins>
      <w:ins w:id="335" w:author="Rascon Arana, Maria" w:date="2026-08-05T13:17:00Z" w16du:dateUtc="2026-08-05T19:17:00Z">
        <w:r w:rsidR="003E056F">
          <w:t xml:space="preserve"> of the supervising dentist</w:t>
        </w:r>
      </w:ins>
      <w:ins w:id="336" w:author="Rascon Arana, Maria" w:date="2026-05-27T15:52:00Z" w16du:dateUtc="2026-05-27T21:52:00Z">
        <w:r w:rsidR="00FF76E5" w:rsidRPr="00170684">
          <w:t>.</w:t>
        </w:r>
      </w:ins>
    </w:p>
    <w:p w14:paraId="70DC4A3F" w14:textId="734AA456" w:rsidR="00343408" w:rsidRDefault="00A9744E" w:rsidP="00343408">
      <w:pPr>
        <w:jc w:val="center"/>
      </w:pPr>
      <w:r>
        <w:t>…</w:t>
      </w:r>
    </w:p>
    <w:p w14:paraId="39FD46AB" w14:textId="71D965B3" w:rsidR="00343408" w:rsidRDefault="00343408" w:rsidP="00343408">
      <w:pPr>
        <w:pStyle w:val="Heading2"/>
      </w:pPr>
      <w:commentRangeStart w:id="337"/>
      <w:commentRangeStart w:id="338"/>
      <w:r>
        <w:t>1.36</w:t>
      </w:r>
      <w:commentRangeEnd w:id="337"/>
      <w:r w:rsidR="00C571E1">
        <w:rPr>
          <w:rStyle w:val="CommentReference"/>
          <w:sz w:val="20"/>
          <w:szCs w:val="28"/>
        </w:rPr>
        <w:commentReference w:id="337"/>
      </w:r>
      <w:commentRangeEnd w:id="338"/>
      <w:r w:rsidR="00B403A3">
        <w:rPr>
          <w:rStyle w:val="CommentReference"/>
          <w:sz w:val="20"/>
          <w:szCs w:val="28"/>
        </w:rPr>
        <w:commentReference w:id="338"/>
      </w:r>
      <w:r>
        <w:tab/>
        <w:t>Practice of Teledentistry</w:t>
      </w:r>
    </w:p>
    <w:p w14:paraId="6C91741D" w14:textId="379C2C91" w:rsidR="00343408" w:rsidRDefault="00343408" w:rsidP="00343408">
      <w:pPr>
        <w:jc w:val="center"/>
      </w:pPr>
      <w:r>
        <w:t>…</w:t>
      </w:r>
    </w:p>
    <w:p w14:paraId="2A174185" w14:textId="719B6622" w:rsidR="00343408" w:rsidRPr="00D5422A" w:rsidRDefault="00343408" w:rsidP="00343408">
      <w:pPr>
        <w:pStyle w:val="par2"/>
        <w:tabs>
          <w:tab w:val="clear" w:pos="1440"/>
        </w:tabs>
        <w:ind w:left="720"/>
        <w:rPr>
          <w:rFonts w:cs="Arial"/>
          <w:szCs w:val="20"/>
        </w:rPr>
      </w:pPr>
      <w:r w:rsidRPr="00D5422A">
        <w:rPr>
          <w:rFonts w:cs="Arial"/>
          <w:szCs w:val="20"/>
        </w:rPr>
        <w:t>J</w:t>
      </w:r>
      <w:r>
        <w:rPr>
          <w:rFonts w:cs="Arial"/>
          <w:szCs w:val="20"/>
        </w:rPr>
        <w:t>.</w:t>
      </w:r>
      <w:r>
        <w:rPr>
          <w:rFonts w:cs="Arial"/>
          <w:szCs w:val="20"/>
        </w:rPr>
        <w:tab/>
      </w:r>
      <w:r w:rsidRPr="00D5422A">
        <w:rPr>
          <w:rFonts w:cs="Arial"/>
          <w:szCs w:val="20"/>
        </w:rPr>
        <w:t>Dental practitioners using teledentistry/ telehealth technologies to deliver dental care services to a patient must, prior to diagnosis and treatment, do at least one (1) of the following:</w:t>
      </w:r>
    </w:p>
    <w:p w14:paraId="593954F8" w14:textId="77777777" w:rsidR="00343408" w:rsidRPr="00D5422A" w:rsidRDefault="00343408" w:rsidP="00343408">
      <w:pPr>
        <w:pStyle w:val="par2"/>
        <w:rPr>
          <w:rFonts w:cs="Arial"/>
          <w:szCs w:val="20"/>
        </w:rPr>
      </w:pPr>
      <w:r w:rsidRPr="00D5422A">
        <w:rPr>
          <w:rFonts w:cs="Arial"/>
          <w:szCs w:val="20"/>
        </w:rPr>
        <w:t>1.</w:t>
      </w:r>
      <w:r w:rsidRPr="00D5422A">
        <w:rPr>
          <w:rFonts w:cs="Arial"/>
          <w:szCs w:val="20"/>
        </w:rPr>
        <w:tab/>
        <w:t>Provide an appropriate examination in-person;</w:t>
      </w:r>
    </w:p>
    <w:p w14:paraId="077D9D24" w14:textId="1E968E9A" w:rsidR="00343408" w:rsidRPr="00D5422A" w:rsidRDefault="00343408" w:rsidP="00343408">
      <w:pPr>
        <w:pStyle w:val="par2"/>
        <w:rPr>
          <w:rFonts w:cs="Arial"/>
          <w:szCs w:val="20"/>
        </w:rPr>
      </w:pPr>
      <w:r w:rsidRPr="00D5422A">
        <w:rPr>
          <w:rFonts w:cs="Arial"/>
          <w:szCs w:val="20"/>
        </w:rPr>
        <w:t>2.</w:t>
      </w:r>
      <w:r w:rsidRPr="00D5422A">
        <w:rPr>
          <w:rFonts w:cs="Arial"/>
          <w:szCs w:val="20"/>
        </w:rPr>
        <w:tab/>
        <w:t>Require another Colorado-licensed healthcare provider be present at the originating site with the patient at the time of the diagnosis;</w:t>
      </w:r>
      <w:ins w:id="339" w:author="Rascon Arana, Maria" w:date="2026-08-05T14:52:00Z" w16du:dateUtc="2026-08-05T20:52:00Z">
        <w:r w:rsidR="00DB7903">
          <w:rPr>
            <w:rFonts w:cs="Arial"/>
            <w:szCs w:val="20"/>
          </w:rPr>
          <w:t xml:space="preserve"> or</w:t>
        </w:r>
      </w:ins>
    </w:p>
    <w:p w14:paraId="790228E5" w14:textId="1F5770E1" w:rsidR="00343408" w:rsidRPr="00D5422A" w:rsidRDefault="00343408" w:rsidP="00343408">
      <w:pPr>
        <w:pStyle w:val="par2"/>
        <w:tabs>
          <w:tab w:val="clear" w:pos="1440"/>
        </w:tabs>
        <w:rPr>
          <w:rFonts w:cs="Arial"/>
          <w:szCs w:val="20"/>
        </w:rPr>
      </w:pPr>
      <w:r w:rsidRPr="00D5422A">
        <w:rPr>
          <w:rFonts w:cs="Arial"/>
          <w:szCs w:val="20"/>
        </w:rPr>
        <w:t>3.</w:t>
      </w:r>
      <w:r w:rsidRPr="00D5422A">
        <w:rPr>
          <w:rFonts w:cs="Arial"/>
          <w:szCs w:val="20"/>
        </w:rPr>
        <w:tab/>
        <w:t>Make a diagnosis using audio or visual communication for time-sensitive or urgent circumstances rather than routine diagnosis</w:t>
      </w:r>
      <w:ins w:id="340" w:author="Rascon Arana, Maria" w:date="2026-08-05T14:52:00Z" w16du:dateUtc="2026-08-05T20:52:00Z">
        <w:r w:rsidR="00DB7903">
          <w:rPr>
            <w:rFonts w:cs="Arial"/>
            <w:szCs w:val="20"/>
          </w:rPr>
          <w:t>.</w:t>
        </w:r>
      </w:ins>
      <w:del w:id="341" w:author="Rascon Arana, Maria" w:date="2026-08-05T14:52:00Z" w16du:dateUtc="2026-08-05T20:52:00Z">
        <w:r w:rsidRPr="00D5422A" w:rsidDel="00DB7903">
          <w:rPr>
            <w:rFonts w:cs="Arial"/>
            <w:szCs w:val="20"/>
          </w:rPr>
          <w:delText>;</w:delText>
        </w:r>
      </w:del>
    </w:p>
    <w:p w14:paraId="62E7C995" w14:textId="3EB2A384" w:rsidR="00343408" w:rsidDel="00343408" w:rsidRDefault="00343408" w:rsidP="00343408">
      <w:pPr>
        <w:pStyle w:val="par2"/>
        <w:rPr>
          <w:del w:id="342" w:author="Rascon Arana, Maria" w:date="2026-08-05T13:20:00Z" w16du:dateUtc="2026-08-05T19:20:00Z"/>
          <w:rFonts w:cs="Arial"/>
          <w:szCs w:val="20"/>
        </w:rPr>
      </w:pPr>
      <w:del w:id="343" w:author="Rascon Arana, Maria" w:date="2026-08-05T13:20:00Z" w16du:dateUtc="2026-08-05T19:20:00Z">
        <w:r w:rsidRPr="00D5422A" w:rsidDel="00343408">
          <w:rPr>
            <w:rFonts w:cs="Arial"/>
            <w:szCs w:val="20"/>
          </w:rPr>
          <w:delText>4.</w:delText>
        </w:r>
        <w:r w:rsidRPr="00D5422A" w:rsidDel="00343408">
          <w:rPr>
            <w:rFonts w:cs="Arial"/>
            <w:szCs w:val="20"/>
          </w:rPr>
          <w:tab/>
          <w:delText>Meet the standard of service required by applicable professional societies in guidelines developed for establishing a dental practitioner-patient relationship as part of an evidenced-based clinical practice in teledentistry.</w:delText>
        </w:r>
      </w:del>
    </w:p>
    <w:p w14:paraId="391E0FB0" w14:textId="07D0A214" w:rsidR="00343408" w:rsidRPr="00D5422A" w:rsidRDefault="00343408" w:rsidP="00343408">
      <w:pPr>
        <w:jc w:val="center"/>
        <w:rPr>
          <w:rFonts w:cs="Arial"/>
        </w:rPr>
      </w:pPr>
      <w:r>
        <w:rPr>
          <w:rFonts w:cs="Arial"/>
        </w:rPr>
        <w:lastRenderedPageBreak/>
        <w:t>…</w:t>
      </w:r>
    </w:p>
    <w:p w14:paraId="7979FF52" w14:textId="77777777" w:rsidR="00343408" w:rsidRPr="00343408" w:rsidRDefault="00343408" w:rsidP="00343408"/>
    <w:p w14:paraId="67A04528" w14:textId="77777777" w:rsidR="008A4F17" w:rsidRPr="00A9744E" w:rsidRDefault="0040357B" w:rsidP="0040357B">
      <w:pPr>
        <w:jc w:val="center"/>
      </w:pPr>
      <w:r w:rsidRPr="00A9744E">
        <w:t>____________________</w:t>
      </w:r>
      <w:r w:rsidR="000301C6" w:rsidRPr="00A9744E">
        <w:t>________________________________________________________________</w:t>
      </w:r>
    </w:p>
    <w:p w14:paraId="0A89F8CD" w14:textId="77777777" w:rsidR="008A4F17" w:rsidRPr="00A9744E" w:rsidRDefault="008A4F17" w:rsidP="00D350CC">
      <w:pPr>
        <w:pStyle w:val="Heading2"/>
      </w:pPr>
      <w:r w:rsidRPr="00A9744E">
        <w:t>Editor’s Notes</w:t>
      </w:r>
    </w:p>
    <w:p w14:paraId="6A1A7C87" w14:textId="77777777" w:rsidR="008A4F17" w:rsidRPr="00A9744E" w:rsidRDefault="008A4F17" w:rsidP="008A4F17">
      <w:pPr>
        <w:pStyle w:val="upar1"/>
        <w:rPr>
          <w:b/>
          <w:bCs/>
        </w:rPr>
      </w:pPr>
      <w:r w:rsidRPr="00A9744E">
        <w:rPr>
          <w:b/>
          <w:bCs/>
        </w:rPr>
        <w:t>History</w:t>
      </w:r>
    </w:p>
    <w:p w14:paraId="15283FC1" w14:textId="77777777" w:rsidR="008A4F17" w:rsidRPr="00A9744E" w:rsidRDefault="008A4F17" w:rsidP="008A4F17">
      <w:pPr>
        <w:pStyle w:val="par1"/>
        <w:spacing w:before="60"/>
      </w:pPr>
      <w:r w:rsidRPr="00A9744E">
        <w:t>Rules XVII, XXVI eff. 07/01/2007.</w:t>
      </w:r>
    </w:p>
    <w:p w14:paraId="44229A7E" w14:textId="77777777" w:rsidR="008A4F17" w:rsidRPr="00A9744E" w:rsidRDefault="008A4F17" w:rsidP="008A4F17">
      <w:pPr>
        <w:pStyle w:val="par1"/>
        <w:spacing w:before="60"/>
      </w:pPr>
      <w:r w:rsidRPr="00A9744E">
        <w:t>Rules XXVI, XXIX, XXX eff. 12/31/2007.</w:t>
      </w:r>
    </w:p>
    <w:p w14:paraId="7E8DA345" w14:textId="77777777" w:rsidR="008A4F17" w:rsidRPr="00A9744E" w:rsidRDefault="008A4F17" w:rsidP="008A4F17">
      <w:pPr>
        <w:pStyle w:val="par1"/>
        <w:spacing w:before="60"/>
      </w:pPr>
      <w:r w:rsidRPr="00A9744E">
        <w:t>Rule XXVI eff. 11/30/2008.</w:t>
      </w:r>
    </w:p>
    <w:p w14:paraId="1ABD838E" w14:textId="77777777" w:rsidR="008A4F17" w:rsidRPr="00A9744E" w:rsidRDefault="008A4F17" w:rsidP="008A4F17">
      <w:pPr>
        <w:pStyle w:val="par1"/>
        <w:spacing w:before="60"/>
      </w:pPr>
      <w:r w:rsidRPr="00A9744E">
        <w:t>Rule III eff. 05/30/2009.</w:t>
      </w:r>
    </w:p>
    <w:p w14:paraId="736CB13B" w14:textId="77777777" w:rsidR="008A4F17" w:rsidRPr="00A9744E" w:rsidRDefault="008A4F17" w:rsidP="008A4F17">
      <w:pPr>
        <w:pStyle w:val="par1"/>
        <w:spacing w:before="60"/>
      </w:pPr>
      <w:r w:rsidRPr="00A9744E">
        <w:t>Rule III eff. 12/30/2009.</w:t>
      </w:r>
    </w:p>
    <w:p w14:paraId="2BD80BB0" w14:textId="77777777" w:rsidR="008A4F17" w:rsidRPr="00A9744E" w:rsidRDefault="008A4F17" w:rsidP="008A4F17">
      <w:pPr>
        <w:pStyle w:val="par1"/>
        <w:spacing w:before="60"/>
      </w:pPr>
      <w:r w:rsidRPr="00A9744E">
        <w:t>Rules III, XIV-XXX eff. 03/30/2010.</w:t>
      </w:r>
    </w:p>
    <w:p w14:paraId="1A451E1B" w14:textId="77777777" w:rsidR="008A4F17" w:rsidRPr="00A9744E" w:rsidRDefault="008A4F17" w:rsidP="008A4F17">
      <w:pPr>
        <w:pStyle w:val="par1"/>
        <w:spacing w:before="60"/>
      </w:pPr>
      <w:r w:rsidRPr="00A9744E">
        <w:t>Rules I-IX, XI-XIII, XV-XXII eff. 12/30/2011.</w:t>
      </w:r>
    </w:p>
    <w:p w14:paraId="68A0AA01" w14:textId="77777777" w:rsidR="008A4F17" w:rsidRPr="00A9744E" w:rsidRDefault="008A4F17" w:rsidP="008A4F17">
      <w:pPr>
        <w:pStyle w:val="par1"/>
        <w:spacing w:before="60"/>
      </w:pPr>
      <w:r w:rsidRPr="00A9744E">
        <w:t>Rules I-III, IX, XI-XIII, XXIII-XXIV eff. 03/30/2015. Rule XVI repealed eff. 03/30/2015.</w:t>
      </w:r>
    </w:p>
    <w:p w14:paraId="76A6CB0A" w14:textId="77777777" w:rsidR="008A4F17" w:rsidRPr="00A9744E" w:rsidRDefault="008A4F17" w:rsidP="008A4F17">
      <w:pPr>
        <w:pStyle w:val="par1"/>
        <w:spacing w:before="60"/>
      </w:pPr>
      <w:r w:rsidRPr="00A9744E">
        <w:t>Rules XIII, XIV, XXIV eff. 06/30/2015.</w:t>
      </w:r>
    </w:p>
    <w:p w14:paraId="77C8474D" w14:textId="77777777" w:rsidR="008A4F17" w:rsidRPr="00A9744E" w:rsidRDefault="008A4F17" w:rsidP="008A4F17">
      <w:pPr>
        <w:pStyle w:val="par1"/>
        <w:spacing w:before="60"/>
      </w:pPr>
      <w:r w:rsidRPr="00A9744E">
        <w:t>Rule XXIII eff. 03/16/2016.</w:t>
      </w:r>
    </w:p>
    <w:p w14:paraId="59643ACD" w14:textId="77777777" w:rsidR="008A4F17" w:rsidRPr="00A9744E" w:rsidRDefault="008A4F17" w:rsidP="008A4F17">
      <w:pPr>
        <w:pStyle w:val="par1"/>
        <w:spacing w:before="60"/>
      </w:pPr>
      <w:r w:rsidRPr="00A9744E">
        <w:t>Rules I, III, IV, V, IX, X, XIV, XV, XVI, XVIII, XX, XXI, XXIII, XXIV, XXV eff. 06/30/2016. Rules VI, VII, VIII, XIX, XXII repealed eff. 06/30/2016.</w:t>
      </w:r>
    </w:p>
    <w:p w14:paraId="75309E9D" w14:textId="77777777" w:rsidR="008A4F17" w:rsidRPr="00A9744E" w:rsidRDefault="008A4F17" w:rsidP="008A4F17">
      <w:pPr>
        <w:pStyle w:val="par1"/>
        <w:spacing w:before="60"/>
      </w:pPr>
      <w:r w:rsidRPr="00A9744E">
        <w:t>Rule XVII eff. 09/14/2016.</w:t>
      </w:r>
    </w:p>
    <w:p w14:paraId="6541EC90" w14:textId="77777777" w:rsidR="008A4F17" w:rsidRPr="00A9744E" w:rsidRDefault="008A4F17" w:rsidP="008A4F17">
      <w:pPr>
        <w:pStyle w:val="par1"/>
        <w:spacing w:before="60"/>
      </w:pPr>
      <w:r w:rsidRPr="00A9744E">
        <w:t>Rule XIII eff. 03/17/2018.</w:t>
      </w:r>
    </w:p>
    <w:p w14:paraId="2D1D3026" w14:textId="77777777" w:rsidR="008A4F17" w:rsidRPr="00A9744E" w:rsidRDefault="008A4F17" w:rsidP="008A4F17">
      <w:pPr>
        <w:pStyle w:val="par1"/>
        <w:spacing w:before="60"/>
      </w:pPr>
      <w:r w:rsidRPr="00A9744E">
        <w:t>Rule XXIV eff. 07/03/2018.</w:t>
      </w:r>
    </w:p>
    <w:p w14:paraId="53CCE17E" w14:textId="77777777" w:rsidR="008A4F17" w:rsidRPr="00A9744E" w:rsidRDefault="008A4F17" w:rsidP="008A4F17">
      <w:pPr>
        <w:pStyle w:val="par1"/>
        <w:spacing w:before="60"/>
      </w:pPr>
      <w:r w:rsidRPr="00A9744E">
        <w:t>Rule XXVI eff. 08/14/2018.</w:t>
      </w:r>
    </w:p>
    <w:p w14:paraId="75F387BF" w14:textId="77777777" w:rsidR="008A4F17" w:rsidRPr="00A9744E" w:rsidRDefault="008A4F17" w:rsidP="008A4F17">
      <w:pPr>
        <w:pStyle w:val="par1"/>
        <w:spacing w:before="60"/>
      </w:pPr>
      <w:r w:rsidRPr="00A9744E">
        <w:t>Rules III, XXVI eff. 07/01/2019.</w:t>
      </w:r>
    </w:p>
    <w:p w14:paraId="1AAB9696" w14:textId="77777777" w:rsidR="00B4180C" w:rsidRPr="00A9744E" w:rsidRDefault="00B4180C" w:rsidP="008A4F17">
      <w:pPr>
        <w:pStyle w:val="par1"/>
        <w:spacing w:before="60"/>
      </w:pPr>
      <w:r w:rsidRPr="00A9744E">
        <w:t>Rule 1.3 J eff. 12/30/2019.</w:t>
      </w:r>
    </w:p>
    <w:p w14:paraId="43BCB70F" w14:textId="77777777" w:rsidR="00DE5D69" w:rsidRPr="00A9744E" w:rsidRDefault="00DE5D69" w:rsidP="008A4F17">
      <w:pPr>
        <w:pStyle w:val="par1"/>
        <w:spacing w:before="60"/>
      </w:pPr>
      <w:r w:rsidRPr="00A9744E">
        <w:t>Rule 1.27 emer. rule eff. 05/01/2020</w:t>
      </w:r>
      <w:r w:rsidR="008A6127" w:rsidRPr="00A9744E">
        <w:t>; expired 08/29/2020</w:t>
      </w:r>
      <w:r w:rsidRPr="00A9744E">
        <w:t>.</w:t>
      </w:r>
    </w:p>
    <w:p w14:paraId="39C787A0" w14:textId="77777777" w:rsidR="005218DB" w:rsidRPr="00A9744E" w:rsidRDefault="005218DB" w:rsidP="008A4F17">
      <w:pPr>
        <w:pStyle w:val="par1"/>
        <w:spacing w:before="60"/>
      </w:pPr>
      <w:r w:rsidRPr="00A9744E">
        <w:t>Rule 1.28 emer. rule eff. 05/11/2020</w:t>
      </w:r>
      <w:r w:rsidR="00124883" w:rsidRPr="00A9744E">
        <w:t>; expired 09/08/2020</w:t>
      </w:r>
      <w:r w:rsidRPr="00A9744E">
        <w:t>.</w:t>
      </w:r>
    </w:p>
    <w:p w14:paraId="36AAE269" w14:textId="77777777" w:rsidR="008A6127" w:rsidRPr="00A9744E" w:rsidRDefault="008A6127" w:rsidP="008A4F17">
      <w:pPr>
        <w:pStyle w:val="par1"/>
        <w:spacing w:before="60"/>
      </w:pPr>
      <w:r w:rsidRPr="00A9744E">
        <w:t>Rule 1.27 emer. rule eff. 08/30/2020.</w:t>
      </w:r>
    </w:p>
    <w:p w14:paraId="54BCB574" w14:textId="77777777" w:rsidR="003852E9" w:rsidRPr="00A9744E" w:rsidRDefault="003852E9" w:rsidP="008A4F17">
      <w:pPr>
        <w:pStyle w:val="par1"/>
        <w:spacing w:before="60"/>
      </w:pPr>
      <w:r w:rsidRPr="00A9744E">
        <w:t>Rule 1.28 emer. rule eff. 09/09/2020.</w:t>
      </w:r>
    </w:p>
    <w:p w14:paraId="6689FEC7" w14:textId="77777777" w:rsidR="009809ED" w:rsidRPr="00A9744E" w:rsidRDefault="009809ED" w:rsidP="008A4F17">
      <w:pPr>
        <w:pStyle w:val="par1"/>
        <w:spacing w:before="60"/>
      </w:pPr>
      <w:bookmarkStart w:id="344" w:name="_Hlk62212562"/>
      <w:r w:rsidRPr="00A9744E">
        <w:t>Rules 1.27, 1.28 emer. rules eff. 12/28/2020.</w:t>
      </w:r>
      <w:bookmarkEnd w:id="344"/>
    </w:p>
    <w:p w14:paraId="56FFF7C0" w14:textId="77777777" w:rsidR="00E435A3" w:rsidRPr="00A9744E" w:rsidRDefault="006F1AB9" w:rsidP="008A4F17">
      <w:pPr>
        <w:pStyle w:val="par1"/>
        <w:spacing w:before="60"/>
      </w:pPr>
      <w:r w:rsidRPr="00A9744E">
        <w:t>Rules 1.1-1.13, 1.15-1.18, 1.21, 1.22, 1.29, Appendix A eff. 12/30/2020. Rules 1.19, 1.22 repealed eff 12/30/2020.</w:t>
      </w:r>
    </w:p>
    <w:p w14:paraId="34D06A53" w14:textId="77777777" w:rsidR="00EA1DD0" w:rsidRPr="00A9744E" w:rsidRDefault="00EA1DD0" w:rsidP="008A4F17">
      <w:pPr>
        <w:pStyle w:val="par1"/>
        <w:spacing w:before="60"/>
      </w:pPr>
      <w:r w:rsidRPr="00A9744E">
        <w:t>Rule 1.31 emer. rule eff. 01/11/2021.</w:t>
      </w:r>
    </w:p>
    <w:p w14:paraId="3A8BC95F" w14:textId="77777777" w:rsidR="00602D66" w:rsidRPr="00A9744E" w:rsidRDefault="00602D66" w:rsidP="008A4F17">
      <w:pPr>
        <w:pStyle w:val="par1"/>
        <w:spacing w:before="60"/>
      </w:pPr>
      <w:r w:rsidRPr="00A9744E">
        <w:t>Rule 1.32 emer. rule eff. 03/02/2021</w:t>
      </w:r>
      <w:r w:rsidR="00A836CD" w:rsidRPr="00A9744E">
        <w:t>; expired 06/30/2021.</w:t>
      </w:r>
    </w:p>
    <w:p w14:paraId="1FB90579" w14:textId="77777777" w:rsidR="00283A7E" w:rsidRPr="00A9744E" w:rsidRDefault="00283A7E" w:rsidP="008A4F17">
      <w:pPr>
        <w:pStyle w:val="par1"/>
        <w:spacing w:before="60"/>
      </w:pPr>
      <w:r w:rsidRPr="00A9744E">
        <w:t>Rules 1.27, 1.28 emer. rules eff. 04/27/2021.</w:t>
      </w:r>
    </w:p>
    <w:p w14:paraId="1813C322" w14:textId="77777777" w:rsidR="00710BA3" w:rsidRPr="00A9744E" w:rsidRDefault="00710BA3" w:rsidP="008A4F17">
      <w:pPr>
        <w:pStyle w:val="par1"/>
        <w:spacing w:before="60"/>
      </w:pPr>
      <w:r w:rsidRPr="00A9744E">
        <w:t>Rule 1.31 emer. rule eff. 05/11/2021.</w:t>
      </w:r>
    </w:p>
    <w:p w14:paraId="4931B077" w14:textId="77777777" w:rsidR="007E44AB" w:rsidRPr="00A9744E" w:rsidRDefault="007E44AB" w:rsidP="008A4F17">
      <w:pPr>
        <w:pStyle w:val="par1"/>
        <w:spacing w:before="60"/>
      </w:pPr>
      <w:r w:rsidRPr="00A9744E">
        <w:t>Rule 1.30 E-F eff. 06/30/2021.</w:t>
      </w:r>
    </w:p>
    <w:p w14:paraId="124B9927" w14:textId="77777777" w:rsidR="002D037C" w:rsidRPr="00A9744E" w:rsidRDefault="00667ED5" w:rsidP="008A4F17">
      <w:pPr>
        <w:pStyle w:val="par1"/>
        <w:spacing w:before="60"/>
      </w:pPr>
      <w:r w:rsidRPr="00A9744E">
        <w:t>Rules 1.27, 1.28 emer. rules eff. 07/12/2021.</w:t>
      </w:r>
    </w:p>
    <w:p w14:paraId="793F316D" w14:textId="77777777" w:rsidR="005A4E3F" w:rsidRPr="00A9744E" w:rsidRDefault="005A4E3F" w:rsidP="008A4F17">
      <w:pPr>
        <w:pStyle w:val="par1"/>
        <w:spacing w:before="60"/>
      </w:pPr>
      <w:r w:rsidRPr="00A9744E">
        <w:t>Rules 1.27, 1.28 emer. rules eff. 08/17/2021.</w:t>
      </w:r>
    </w:p>
    <w:p w14:paraId="08580EA6" w14:textId="77777777" w:rsidR="004C0F67" w:rsidRPr="00A9744E" w:rsidRDefault="004C0F67" w:rsidP="008A4F17">
      <w:pPr>
        <w:pStyle w:val="par1"/>
        <w:spacing w:before="60"/>
      </w:pPr>
      <w:r w:rsidRPr="00A9744E">
        <w:t>Rules 1.25, 1.26 eff. 09/14/2021.</w:t>
      </w:r>
    </w:p>
    <w:p w14:paraId="3536A716" w14:textId="77777777" w:rsidR="00F03092" w:rsidRPr="00A9744E" w:rsidRDefault="00F03092" w:rsidP="008A4F17">
      <w:pPr>
        <w:pStyle w:val="par1"/>
        <w:spacing w:before="60"/>
      </w:pPr>
      <w:r w:rsidRPr="00A9744E">
        <w:t>Rules 1.27, 1.28 emer. rules eff. 11/02/2021.</w:t>
      </w:r>
    </w:p>
    <w:p w14:paraId="0CB4B3FD" w14:textId="77777777" w:rsidR="00A36948" w:rsidRPr="00A9744E" w:rsidRDefault="00A36948" w:rsidP="008A4F17">
      <w:pPr>
        <w:pStyle w:val="par1"/>
        <w:spacing w:before="60"/>
      </w:pPr>
      <w:r w:rsidRPr="00A9744E">
        <w:t>Rule 1.31 emer. rule eff. 11/04/2021.</w:t>
      </w:r>
    </w:p>
    <w:p w14:paraId="0B699ED8" w14:textId="77777777" w:rsidR="00CE2A1C" w:rsidRPr="00A9744E" w:rsidRDefault="00CE2A1C" w:rsidP="008A4F17">
      <w:pPr>
        <w:pStyle w:val="par1"/>
        <w:spacing w:before="60"/>
      </w:pPr>
      <w:r w:rsidRPr="00A9744E">
        <w:t>Rules 1.6 A.5.b, 1.6 A.11, 1.6 B.2.a, 1.6 E.2.a, 1.6 F.1, 1.6 H.1.a, 1.6 I.1.a, 1.9 H, 1.13, 1.17 C.2-4, 1.21, 1.29, 1.30 A, 1.31 eff. 12/30/2021.</w:t>
      </w:r>
    </w:p>
    <w:p w14:paraId="6DFF8534" w14:textId="77777777" w:rsidR="001A62BE" w:rsidRPr="00A9744E" w:rsidRDefault="001A62BE" w:rsidP="008A4F17">
      <w:pPr>
        <w:pStyle w:val="par1"/>
        <w:spacing w:before="60"/>
      </w:pPr>
      <w:r w:rsidRPr="00A9744E">
        <w:t>Rules 1.27, 1.28 emer. rules eff. 03/02/2022.</w:t>
      </w:r>
    </w:p>
    <w:p w14:paraId="7EA619B1" w14:textId="77777777" w:rsidR="004521C7" w:rsidRPr="00A9744E" w:rsidRDefault="004521C7" w:rsidP="008A4F17">
      <w:pPr>
        <w:pStyle w:val="par1"/>
        <w:spacing w:before="60"/>
      </w:pPr>
      <w:r w:rsidRPr="00A9744E">
        <w:lastRenderedPageBreak/>
        <w:t>Rules 1.27, 1.28 emer. rules eff. 06/28/2022.</w:t>
      </w:r>
    </w:p>
    <w:p w14:paraId="45349A9B" w14:textId="77777777" w:rsidR="0078094D" w:rsidRPr="00A9744E" w:rsidRDefault="0078094D" w:rsidP="008A4F17">
      <w:pPr>
        <w:pStyle w:val="par1"/>
        <w:spacing w:before="60"/>
      </w:pPr>
      <w:r w:rsidRPr="00A9744E">
        <w:t>Rules 1.32, 1.33 emer. rules eff. 10/04/2022.</w:t>
      </w:r>
    </w:p>
    <w:p w14:paraId="0E1BF72A" w14:textId="77777777" w:rsidR="003C3ED5" w:rsidRPr="00A9744E" w:rsidRDefault="003C3ED5" w:rsidP="008A4F17">
      <w:pPr>
        <w:pStyle w:val="par1"/>
        <w:spacing w:before="60"/>
      </w:pPr>
      <w:r w:rsidRPr="00A9744E">
        <w:t>Rules 1.27</w:t>
      </w:r>
      <w:r w:rsidR="00820155" w:rsidRPr="00A9744E">
        <w:t>,</w:t>
      </w:r>
      <w:r w:rsidRPr="00A9744E">
        <w:t xml:space="preserve"> 1.28 emer. rules eff. 10/26/2022.</w:t>
      </w:r>
    </w:p>
    <w:p w14:paraId="61E5CB57" w14:textId="77777777" w:rsidR="00927309" w:rsidRPr="00A9744E" w:rsidRDefault="00927309" w:rsidP="008A4F17">
      <w:pPr>
        <w:pStyle w:val="par1"/>
        <w:spacing w:before="60"/>
      </w:pPr>
      <w:r w:rsidRPr="00A9744E">
        <w:t>Rules 1.27, 1.28 emer. rules eff. 11/16/2022.</w:t>
      </w:r>
    </w:p>
    <w:p w14:paraId="47B6B494" w14:textId="77777777" w:rsidR="002C4F10" w:rsidRPr="00A9744E" w:rsidRDefault="002C4F10" w:rsidP="008A4F17">
      <w:pPr>
        <w:pStyle w:val="par1"/>
        <w:spacing w:before="60"/>
      </w:pPr>
      <w:r w:rsidRPr="00A9744E">
        <w:t>Rules 1.2, 1.3, 1.4 E, 1.5, 1.6, 1.7 A, 1.8, 1.9, 1.10 E, 1.13 A, 1.14-1.19, 1.21, 1.22 C, 1.25, 1.26, 1.29 A, 1.31-1.36, Appendix B eff. 12/30/2022.</w:t>
      </w:r>
    </w:p>
    <w:p w14:paraId="473A61CA" w14:textId="77777777" w:rsidR="002A3472" w:rsidRPr="00A9744E" w:rsidRDefault="002A3472" w:rsidP="008A4F17">
      <w:pPr>
        <w:pStyle w:val="par1"/>
        <w:spacing w:before="60"/>
      </w:pPr>
      <w:r w:rsidRPr="00A9744E">
        <w:t>Rules 1.27, 1.28 emer. rules eff. 01/09/2023</w:t>
      </w:r>
      <w:r w:rsidR="002B554F" w:rsidRPr="00A9744E">
        <w:t>; expired 05/09/2023.</w:t>
      </w:r>
    </w:p>
    <w:p w14:paraId="25C65BED" w14:textId="77777777" w:rsidR="00CC749A" w:rsidRPr="00A9744E" w:rsidRDefault="00CC749A" w:rsidP="008A4F17">
      <w:pPr>
        <w:pStyle w:val="par1"/>
        <w:spacing w:before="60"/>
      </w:pPr>
      <w:r w:rsidRPr="00A9744E">
        <w:t>Rules 1.29-1.31 renumbered as 1.27-1.29, rules 1.34-1.36 renumbered as 1.30-1.32 eff. 12/30/2023. Rules 1.32, 1.33 repealed eff. 12/30/2023.</w:t>
      </w:r>
    </w:p>
    <w:p w14:paraId="45C148E5" w14:textId="77777777" w:rsidR="00C77F54" w:rsidRPr="00A9744E" w:rsidRDefault="00C77F54" w:rsidP="008A4F17">
      <w:pPr>
        <w:pStyle w:val="par1"/>
        <w:spacing w:before="60"/>
      </w:pPr>
      <w:r w:rsidRPr="00A9744E">
        <w:t>Rules 1.6 A.10, 1.14 K.2, 1.14 L.4 eff. 03/02/2025.</w:t>
      </w:r>
    </w:p>
    <w:p w14:paraId="23166311" w14:textId="77777777" w:rsidR="00317786" w:rsidRPr="00A9744E" w:rsidRDefault="00317786" w:rsidP="008A4F17">
      <w:pPr>
        <w:pStyle w:val="par1"/>
        <w:spacing w:before="60"/>
      </w:pPr>
      <w:r w:rsidRPr="00A9744E">
        <w:t>Rules 1.</w:t>
      </w:r>
      <w:r w:rsidR="00364C88" w:rsidRPr="00A9744E">
        <w:t>9 D.1-2, 1.14 I-K eff. 06/30/2025.</w:t>
      </w:r>
    </w:p>
    <w:p w14:paraId="723DE2EE" w14:textId="57B23B31" w:rsidR="003A57AA" w:rsidRDefault="003A57AA" w:rsidP="008A4F17">
      <w:pPr>
        <w:pStyle w:val="par1"/>
        <w:spacing w:before="60"/>
      </w:pPr>
      <w:r w:rsidRPr="00A9744E">
        <w:t>Rules 1.30, Appendix B eff. 08/30/2025.</w:t>
      </w:r>
    </w:p>
    <w:p w14:paraId="6148943C" w14:textId="77777777" w:rsidR="00D34769" w:rsidRDefault="00D34769" w:rsidP="008A4F17">
      <w:pPr>
        <w:pStyle w:val="par1"/>
        <w:spacing w:before="60"/>
      </w:pPr>
      <w:r w:rsidRPr="00D34769">
        <w:t xml:space="preserve">Rules 1.9 D.1.a, 1.9 D.2.a, 1.9 D.2.g, 1.14 I.3, 1.14 J.2.a, 1.14 K.2 eff. 03/02/2026. </w:t>
      </w:r>
    </w:p>
    <w:p w14:paraId="08A55811" w14:textId="5A03DD2B" w:rsidR="00D34769" w:rsidRPr="00A9744E" w:rsidRDefault="00D34769" w:rsidP="008A4F17">
      <w:pPr>
        <w:pStyle w:val="par1"/>
        <w:spacing w:before="60"/>
      </w:pPr>
      <w:r w:rsidRPr="00D34769">
        <w:t>Rules 1.4, 1.6-1.9, 1.11-1.12, 1.14, 1.17, 1.27, 1.33 eff. 06/30/2026.</w:t>
      </w:r>
    </w:p>
    <w:p w14:paraId="2CE34FE7" w14:textId="77777777" w:rsidR="002C5AC8" w:rsidRPr="00A9744E" w:rsidRDefault="002C5AC8" w:rsidP="002C5AC8"/>
    <w:p w14:paraId="277D2AC2" w14:textId="77777777" w:rsidR="002C5AC8" w:rsidRPr="00A9744E" w:rsidRDefault="002C5AC8" w:rsidP="002C5AC8">
      <w:pPr>
        <w:pStyle w:val="upar1"/>
        <w:rPr>
          <w:b/>
          <w:bCs/>
        </w:rPr>
      </w:pPr>
      <w:r w:rsidRPr="00A9744E">
        <w:rPr>
          <w:b/>
          <w:bCs/>
        </w:rPr>
        <w:t>Annotations</w:t>
      </w:r>
    </w:p>
    <w:p w14:paraId="07DE2627" w14:textId="77777777" w:rsidR="002C5AC8" w:rsidRPr="00A9744E" w:rsidRDefault="002C5AC8" w:rsidP="002C5AC8">
      <w:pPr>
        <w:pStyle w:val="upar1"/>
      </w:pPr>
      <w:r w:rsidRPr="00A9744E">
        <w:t>Rules 1.33 B. and 1.33 C. were to be expired by Senate Bill 23-102. However, these rules were not adopted on or after November 1, 2021 and before November 1, 2022 pursuant to section 24-4-103(8)(c), C.R.S., and therefore were not removed.</w:t>
      </w:r>
    </w:p>
    <w:sectPr w:rsidR="002C5AC8" w:rsidRPr="00A9744E" w:rsidSect="00D311B0">
      <w:headerReference w:type="default" r:id="rId12"/>
      <w:footerReference w:type="default" r:id="rId13"/>
      <w:footerReference w:type="first" r:id="rId14"/>
      <w:pgSz w:w="12240" w:h="15840" w:code="1"/>
      <w:pgMar w:top="1440" w:right="1440" w:bottom="1440" w:left="1440" w:header="432" w:footer="432"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ascon Arana, Maria" w:date="2026-08-27T08:47:00Z" w:initials="MR">
    <w:p w14:paraId="6E10F3D8" w14:textId="77777777" w:rsidR="007068F4" w:rsidRDefault="007068F4" w:rsidP="007068F4">
      <w:pPr>
        <w:pStyle w:val="CommentText"/>
      </w:pPr>
      <w:r>
        <w:rPr>
          <w:rStyle w:val="CommentReference"/>
        </w:rPr>
        <w:annotationRef/>
      </w:r>
      <w:r>
        <w:t>Kevin M. Patterson - Rule 1.14 – Expedited Anesthesia Permit</w:t>
      </w:r>
    </w:p>
    <w:p w14:paraId="1B67A36D" w14:textId="77777777" w:rsidR="007068F4" w:rsidRDefault="007068F4" w:rsidP="007068F4">
      <w:pPr>
        <w:pStyle w:val="CommentText"/>
      </w:pPr>
      <w:r>
        <w:t>We also recommend a minor but important clarification to Rule 1.14(F)(2)(g).</w:t>
      </w:r>
    </w:p>
    <w:p w14:paraId="71F54D1C" w14:textId="77777777" w:rsidR="007068F4" w:rsidRDefault="007068F4" w:rsidP="007068F4">
      <w:pPr>
        <w:pStyle w:val="CommentText"/>
      </w:pPr>
      <w:r>
        <w:t>The current rule allows qualifying applicants completing an accredited anesthesia</w:t>
      </w:r>
    </w:p>
    <w:p w14:paraId="6A9C1412" w14:textId="77777777" w:rsidR="007068F4" w:rsidRDefault="007068F4" w:rsidP="007068F4">
      <w:pPr>
        <w:pStyle w:val="CommentText"/>
      </w:pPr>
      <w:r>
        <w:t>or postdoctoral training program to receive an anesthesia permit before completing an office inspection, provided that an inspection is conducted within the first six months the permit is in effect. The rule further provides that if the inspection is not completed within six months, the permit becomes inactive. </w:t>
      </w:r>
    </w:p>
    <w:p w14:paraId="00BADBC5" w14:textId="77777777" w:rsidR="007068F4" w:rsidRDefault="007068F4" w:rsidP="007068F4">
      <w:pPr>
        <w:pStyle w:val="CommentText"/>
      </w:pPr>
      <w:r>
        <w:t>The current wording, however, requires only that the inspection be completed within six months. It does not expressly say that the office must successfully pass the inspection within that period.</w:t>
      </w:r>
    </w:p>
    <w:p w14:paraId="1B8DD741" w14:textId="77777777" w:rsidR="007068F4" w:rsidRDefault="007068F4" w:rsidP="007068F4">
      <w:pPr>
        <w:pStyle w:val="CommentText"/>
      </w:pPr>
      <w:r>
        <w:t>We recommend clarifying the rule to state that the required office inspection must be completed and passed within the first six months that the permit is in effect.</w:t>
      </w:r>
    </w:p>
    <w:p w14:paraId="2B87A56B" w14:textId="77777777" w:rsidR="007068F4" w:rsidRDefault="007068F4" w:rsidP="007068F4">
      <w:pPr>
        <w:pStyle w:val="CommentText"/>
      </w:pPr>
      <w:r>
        <w:t>This minor change would eliminate ambiguity about the requirements for maintaining an active anesthesia permit and address questions that are already arising regarding implementation of this provision. </w:t>
      </w:r>
    </w:p>
    <w:p w14:paraId="0DE1BFD2" w14:textId="77777777" w:rsidR="007068F4" w:rsidRDefault="007068F4" w:rsidP="007068F4">
      <w:pPr>
        <w:pStyle w:val="CommentText"/>
      </w:pPr>
      <w:r>
        <w:t>Thank you for the opportunity to provide these comments and for the Board’s consideration of these recommendations. We believe these changes will maintain patient-safety standards while ensuring that the rules are clear, reasonable, and</w:t>
      </w:r>
    </w:p>
    <w:p w14:paraId="35EF1D6F" w14:textId="77777777" w:rsidR="007068F4" w:rsidRDefault="007068F4" w:rsidP="007068F4">
      <w:pPr>
        <w:pStyle w:val="CommentText"/>
      </w:pPr>
      <w:r>
        <w:t>consistent with the intent of Senate Bill 25-194.</w:t>
      </w:r>
    </w:p>
  </w:comment>
  <w:comment w:id="1" w:author="Rascon Arana, Maria" w:date="2026-08-31T13:07:00Z" w:initials="MR">
    <w:p w14:paraId="5DCD28C0" w14:textId="77777777" w:rsidR="00ED6163" w:rsidRDefault="00ED6163" w:rsidP="00ED6163">
      <w:pPr>
        <w:pStyle w:val="CommentText"/>
      </w:pPr>
      <w:r>
        <w:rPr>
          <w:rStyle w:val="CommentReference"/>
        </w:rPr>
        <w:annotationRef/>
      </w:r>
      <w:r>
        <w:t>Danielle Ford - Should read “a-g of this Rule”</w:t>
      </w:r>
    </w:p>
  </w:comment>
  <w:comment w:id="28" w:author="Rascon Arana, Maria" w:date="2026-08-31T13:08:00Z" w:initials="MR">
    <w:p w14:paraId="25EE1682" w14:textId="77777777" w:rsidR="00ED6163" w:rsidRDefault="00ED6163" w:rsidP="00ED6163">
      <w:pPr>
        <w:pStyle w:val="CommentText"/>
      </w:pPr>
      <w:r>
        <w:rPr>
          <w:rStyle w:val="CommentReference"/>
        </w:rPr>
        <w:annotationRef/>
      </w:r>
      <w:r>
        <w:t>Danielle Ford - Should read “a-g of this Rule” (same as “C”)</w:t>
      </w:r>
    </w:p>
  </w:comment>
  <w:comment w:id="39" w:author="Rascon Arana, Maria" w:date="2026-08-27T08:34:00Z" w:initials="MR">
    <w:p w14:paraId="375A3151" w14:textId="77777777" w:rsidR="00C571E1" w:rsidRDefault="00C571E1" w:rsidP="00C571E1">
      <w:pPr>
        <w:pStyle w:val="CommentText"/>
      </w:pPr>
      <w:r>
        <w:rPr>
          <w:rStyle w:val="CommentReference"/>
        </w:rPr>
        <w:annotationRef/>
      </w:r>
      <w:r>
        <w:t xml:space="preserve">Anonymous - In section 1.34 D - There should be a specified number of continuing education credits for Neuromodulators and a specified number of continuing education credits for Dermal Fillers separately. </w:t>
      </w:r>
    </w:p>
    <w:p w14:paraId="362A14D1" w14:textId="77777777" w:rsidR="00C571E1" w:rsidRDefault="00C571E1" w:rsidP="00C571E1">
      <w:pPr>
        <w:pStyle w:val="CommentText"/>
      </w:pPr>
      <w:r>
        <w:t xml:space="preserve">The American Academy of Facial Esthetics offers separate courses for Neuromodulators and Dermal Fillers. The courses through this program are approved for ADA CERP continuing education and AGD Pace education. These courses provide 10 hours of CE for Dermal Fillers and 10 hours of CE for Neuromodulators. </w:t>
      </w:r>
    </w:p>
  </w:comment>
  <w:comment w:id="40" w:author="Rascon Arana, Maria" w:date="2026-08-27T08:43:00Z" w:initials="MR">
    <w:p w14:paraId="2EA379B9" w14:textId="77777777" w:rsidR="009163E9" w:rsidRDefault="009163E9" w:rsidP="009163E9">
      <w:pPr>
        <w:pStyle w:val="CommentText"/>
      </w:pPr>
      <w:r>
        <w:rPr>
          <w:rStyle w:val="CommentReference"/>
        </w:rPr>
        <w:annotationRef/>
      </w:r>
      <w:r>
        <w:t>Kevin M. Patterson - I am submitting these written comments on behalf of myself, the Colorado Dental</w:t>
      </w:r>
    </w:p>
    <w:p w14:paraId="50817FA7" w14:textId="77777777" w:rsidR="009163E9" w:rsidRDefault="009163E9" w:rsidP="009163E9">
      <w:pPr>
        <w:pStyle w:val="CommentText"/>
      </w:pPr>
      <w:r>
        <w:t>Association (CDA), and the Colorado Society of Oral and Maxillofacial Surgeons</w:t>
      </w:r>
    </w:p>
    <w:p w14:paraId="130B1485" w14:textId="77777777" w:rsidR="009163E9" w:rsidRDefault="009163E9" w:rsidP="009163E9">
      <w:pPr>
        <w:pStyle w:val="CommentText"/>
      </w:pPr>
      <w:r>
        <w:t>(CSOMS). These comments focus primarily on proposed Rule 1.34, Administration</w:t>
      </w:r>
    </w:p>
    <w:p w14:paraId="2B1EE68B" w14:textId="77777777" w:rsidR="009163E9" w:rsidRDefault="009163E9" w:rsidP="009163E9">
      <w:pPr>
        <w:pStyle w:val="CommentText"/>
      </w:pPr>
      <w:r>
        <w:t>of Neuromodulators and Dermal Fillers, as well as a clarification we believe is</w:t>
      </w:r>
    </w:p>
    <w:p w14:paraId="5B7F2D20" w14:textId="77777777" w:rsidR="009163E9" w:rsidRDefault="009163E9" w:rsidP="009163E9">
      <w:pPr>
        <w:pStyle w:val="CommentText"/>
      </w:pPr>
      <w:r>
        <w:t>necessary to Rule 1.14 on the expedited anesthesia permit.</w:t>
      </w:r>
    </w:p>
    <w:p w14:paraId="38F2FB2B" w14:textId="77777777" w:rsidR="009163E9" w:rsidRDefault="009163E9" w:rsidP="009163E9">
      <w:pPr>
        <w:pStyle w:val="CommentText"/>
      </w:pPr>
      <w:r>
        <w:t>Rule 1.34 – Administration of Neuromodulators and Dermal Fillers We have three primary concerns with the most recent proposed language for Rule 1.34.</w:t>
      </w:r>
    </w:p>
    <w:p w14:paraId="5C9A7297" w14:textId="77777777" w:rsidR="009163E9" w:rsidRDefault="009163E9" w:rsidP="009163E9">
      <w:pPr>
        <w:pStyle w:val="CommentText"/>
      </w:pPr>
      <w:r>
        <w:t>1. Required education and training hours</w:t>
      </w:r>
    </w:p>
    <w:p w14:paraId="2C2B001F" w14:textId="77777777" w:rsidR="009163E9" w:rsidRDefault="009163E9" w:rsidP="009163E9">
      <w:pPr>
        <w:pStyle w:val="CommentText"/>
      </w:pPr>
      <w:r>
        <w:t>The most recent version of proposed Rule 1.34 is a notable change from the language discussed at the July 8, 2026, rule making hearing, particularly the</w:t>
      </w:r>
    </w:p>
    <w:p w14:paraId="08B06302" w14:textId="77777777" w:rsidR="009163E9" w:rsidRDefault="009163E9" w:rsidP="009163E9">
      <w:pPr>
        <w:pStyle w:val="CommentText"/>
      </w:pPr>
      <w:r>
        <w:t>increase in required training from 10 hours to 24 hours and the required content of that training.</w:t>
      </w:r>
    </w:p>
    <w:p w14:paraId="71D2EA9D" w14:textId="77777777" w:rsidR="009163E9" w:rsidRDefault="009163E9" w:rsidP="009163E9">
      <w:pPr>
        <w:pStyle w:val="CommentText"/>
      </w:pPr>
      <w:r>
        <w:t>Neither the Medical Practice Act/statute nor the nursing statutes and rules establish a comparable fixed-hour educational training requirement for these procedures. Rather, those professions rely on the licensed healthcare professional ensuring they have the education, training, and competency necessary to safely perform the services they provide.</w:t>
      </w:r>
    </w:p>
    <w:p w14:paraId="437F6D4A" w14:textId="77777777" w:rsidR="009163E9" w:rsidRDefault="009163E9" w:rsidP="009163E9">
      <w:pPr>
        <w:pStyle w:val="CommentText"/>
      </w:pPr>
      <w:r>
        <w:t>Although we believe a competency-based standard for dentistry per the statement about should not be necessary, the CDA, CSOMS, CODHA and I feel</w:t>
      </w:r>
    </w:p>
    <w:p w14:paraId="0A908B39" w14:textId="77777777" w:rsidR="009163E9" w:rsidRDefault="009163E9" w:rsidP="009163E9">
      <w:pPr>
        <w:pStyle w:val="CommentText"/>
      </w:pPr>
      <w:r>
        <w:t>that erring on the side of caution would be reasonable for dentistry and we would be in support of 5-15 hours of didactic and hands-on education based on the procedures they will be providing meaning that if a provider will only be providing neuromodulators to their patients they would only need 5 hours of didactic and clinical training in this area, if they were going to provide fillers and treat facial pain/TMD then 5 additional hours of training in each area would be required</w:t>
      </w:r>
    </w:p>
    <w:p w14:paraId="6639CD4A" w14:textId="77777777" w:rsidR="009163E9" w:rsidRDefault="009163E9" w:rsidP="009163E9">
      <w:pPr>
        <w:pStyle w:val="CommentText"/>
      </w:pPr>
      <w:r>
        <w:t>bringing the required total training hours to 15. Increasing the requirement to 24 hours is not justified by either the requirements imposed on other healthcare professions or the training considered necessary to safely perform these</w:t>
      </w:r>
    </w:p>
    <w:p w14:paraId="528589F1" w14:textId="77777777" w:rsidR="009163E9" w:rsidRDefault="009163E9" w:rsidP="009163E9">
      <w:pPr>
        <w:pStyle w:val="CommentText"/>
      </w:pPr>
      <w:r>
        <w:t>procedures.</w:t>
      </w:r>
    </w:p>
    <w:p w14:paraId="6809B844" w14:textId="77777777" w:rsidR="009163E9" w:rsidRDefault="009163E9" w:rsidP="009163E9">
      <w:pPr>
        <w:pStyle w:val="CommentText"/>
      </w:pPr>
      <w:r>
        <w:t>Importantly, established organizations providing education in neuromodulators and dermal fillers—including AAFE, ADA, AAOMS, and MDDS—offer introductory training programs in the range of 10–15 hours rather than 24 hours. </w:t>
      </w:r>
    </w:p>
    <w:p w14:paraId="57EF011D" w14:textId="77777777" w:rsidR="009163E9" w:rsidRDefault="009163E9" w:rsidP="009163E9">
      <w:pPr>
        <w:pStyle w:val="CommentText"/>
      </w:pPr>
      <w:r>
        <w:t>For these reasons, I am submitting proposed substitute language for Rule 1.34.</w:t>
      </w:r>
    </w:p>
    <w:p w14:paraId="070A8B68" w14:textId="77777777" w:rsidR="009163E9" w:rsidRDefault="009163E9" w:rsidP="009163E9">
      <w:pPr>
        <w:pStyle w:val="CommentText"/>
      </w:pPr>
      <w:r>
        <w:t>Please see the attached Word document. While this language remains more prescriptive than the requirements applicable to other healthcare professions, we believe it establishes an appropriate educational standard that will ensure dentists and dental hygienists are adequately trained to provide these procedures safely. The proposed language also identifies appropriate educational content for</w:t>
      </w:r>
    </w:p>
    <w:p w14:paraId="3A92CE67" w14:textId="77777777" w:rsidR="009163E9" w:rsidRDefault="009163E9" w:rsidP="009163E9">
      <w:pPr>
        <w:pStyle w:val="CommentText"/>
      </w:pPr>
      <w:r>
        <w:t>each procedure that is consistent with the training concepts used by organizations such as AAFE and the ADA. </w:t>
      </w:r>
    </w:p>
    <w:p w14:paraId="2D05130C" w14:textId="77777777" w:rsidR="009163E9" w:rsidRDefault="009163E9" w:rsidP="009163E9">
      <w:pPr>
        <w:pStyle w:val="CommentText"/>
      </w:pPr>
      <w:r>
        <w:t>2. Qualifications of a dentist supervising a dental hygienist If a dental hygienist is allowed to provide neuromodulator or dermal filler services</w:t>
      </w:r>
    </w:p>
    <w:p w14:paraId="36B86DBB" w14:textId="77777777" w:rsidR="009163E9" w:rsidRDefault="009163E9" w:rsidP="009163E9">
      <w:pPr>
        <w:pStyle w:val="CommentText"/>
      </w:pPr>
      <w:r>
        <w:t>under the direct supervision of a dentist, the supervising dentist should have appropriate training and clinical experience in those same procedures.</w:t>
      </w:r>
    </w:p>
    <w:p w14:paraId="5C566584" w14:textId="77777777" w:rsidR="009163E9" w:rsidRDefault="009163E9" w:rsidP="009163E9">
      <w:pPr>
        <w:pStyle w:val="CommentText"/>
      </w:pPr>
      <w:r>
        <w:t>It would be inconsistent to allow a dentist who has not been trained in, and does not routinely provide, these services to supervise a dental hygienist performing them. We therefore recommend that Rule 1.34 specifically require the supervising dentist to have completed the required training and to be competent in and be actively providing the procedures being supervised. </w:t>
      </w:r>
    </w:p>
    <w:p w14:paraId="798156D6" w14:textId="77777777" w:rsidR="009163E9" w:rsidRDefault="009163E9" w:rsidP="009163E9">
      <w:pPr>
        <w:pStyle w:val="CommentText"/>
      </w:pPr>
      <w:r>
        <w:t>3. Patient-of-record requirement for dental hygienists administering neuromodulators or dermal fillers:</w:t>
      </w:r>
    </w:p>
    <w:p w14:paraId="71ED406E" w14:textId="77777777" w:rsidR="009163E9" w:rsidRDefault="009163E9" w:rsidP="009163E9">
      <w:pPr>
        <w:pStyle w:val="CommentText"/>
      </w:pPr>
      <w:r>
        <w:t>The proposed rule currently requires that a dental hygienist provide these services only to patients of record of a dental practice. This requirement makes</w:t>
      </w:r>
    </w:p>
    <w:p w14:paraId="35CDC35B" w14:textId="77777777" w:rsidR="009163E9" w:rsidRDefault="009163E9" w:rsidP="009163E9">
      <w:pPr>
        <w:pStyle w:val="CommentText"/>
      </w:pPr>
      <w:r>
        <w:t>no sense when the hygienist is practicing under the supervision of a dentist within a dental practice since per the proposed language and my recommended changes each patient who will be receiving these services must have seen the dentist for a comprehensive head and neck exam with review of past and present medical</w:t>
      </w:r>
    </w:p>
    <w:p w14:paraId="31CC5C97" w14:textId="77777777" w:rsidR="009163E9" w:rsidRDefault="009163E9" w:rsidP="009163E9">
      <w:pPr>
        <w:pStyle w:val="CommentText"/>
      </w:pPr>
      <w:r>
        <w:t>history which makes them a patient of record of the providing dentist.</w:t>
      </w:r>
    </w:p>
    <w:p w14:paraId="0808E13A" w14:textId="77777777" w:rsidR="009163E9" w:rsidRDefault="009163E9" w:rsidP="009163E9">
      <w:pPr>
        <w:pStyle w:val="CommentText"/>
      </w:pPr>
      <w:r>
        <w:t>In addition, statute also allows dental hygienists to provide these services under an appropriately authorized medical healthcare provider. In this circumstance, requiring the individual to be a patient of record of a dental practice creates an</w:t>
      </w:r>
    </w:p>
    <w:p w14:paraId="57B535C7" w14:textId="77777777" w:rsidR="009163E9" w:rsidRDefault="009163E9" w:rsidP="009163E9">
      <w:pPr>
        <w:pStyle w:val="CommentText"/>
      </w:pPr>
      <w:r>
        <w:t>unnecessary and potentially conflicting restriction.</w:t>
      </w:r>
    </w:p>
    <w:p w14:paraId="544E87FA" w14:textId="77777777" w:rsidR="009163E9" w:rsidRDefault="009163E9" w:rsidP="009163E9">
      <w:pPr>
        <w:pStyle w:val="CommentText"/>
      </w:pPr>
      <w:r>
        <w:t>We therefore recommend removing the dental patient-of-record requirement for the reasons stated above. </w:t>
      </w:r>
    </w:p>
  </w:comment>
  <w:comment w:id="41" w:author="Rascon Arana, Maria" w:date="2026-08-31T13:22:00Z" w:initials="MR">
    <w:p w14:paraId="00CAB5FE" w14:textId="77777777" w:rsidR="008A3294" w:rsidRDefault="008A3294" w:rsidP="008A3294">
      <w:pPr>
        <w:pStyle w:val="CommentText"/>
      </w:pPr>
      <w:r>
        <w:rPr>
          <w:rStyle w:val="CommentReference"/>
        </w:rPr>
        <w:annotationRef/>
      </w:r>
      <w:r>
        <w:t>Alyssa Aberle - Agrees w Dr. Pattersons comments</w:t>
      </w:r>
    </w:p>
  </w:comment>
  <w:comment w:id="42" w:author="Rascon Arana, Maria" w:date="2026-08-31T13:22:00Z" w:initials="MR">
    <w:p w14:paraId="5E723B10" w14:textId="77777777" w:rsidR="008A3294" w:rsidRDefault="008A3294" w:rsidP="008A3294">
      <w:pPr>
        <w:pStyle w:val="CommentText"/>
      </w:pPr>
      <w:r>
        <w:rPr>
          <w:rStyle w:val="CommentReference"/>
        </w:rPr>
        <w:annotationRef/>
      </w:r>
      <w:r>
        <w:t>Lauren Harvey - agrees w Dr. Patterson’s comments</w:t>
      </w:r>
    </w:p>
  </w:comment>
  <w:comment w:id="43" w:author="Rascon Arana, Maria" w:date="2026-09-01T10:26:00Z" w:initials="MR">
    <w:p w14:paraId="7B90790C" w14:textId="77777777" w:rsidR="00F37F48" w:rsidRDefault="00F37F48" w:rsidP="00F37F48">
      <w:pPr>
        <w:pStyle w:val="CommentText"/>
      </w:pPr>
      <w:r>
        <w:rPr>
          <w:rStyle w:val="CommentReference"/>
        </w:rPr>
        <w:annotationRef/>
      </w:r>
      <w:r>
        <w:t>CODHA, Alyssa Aberle - Section 1.34 D - education</w:t>
      </w:r>
    </w:p>
    <w:p w14:paraId="7080C2FC" w14:textId="77777777" w:rsidR="00F37F48" w:rsidRDefault="00F37F48" w:rsidP="00F37F48">
      <w:pPr>
        <w:pStyle w:val="CommentText"/>
      </w:pPr>
      <w:r>
        <w:t xml:space="preserve">CODHA proposes that the Colorado Dental Board separate out three categories of education required based on which procedures the licensee is completing, or supervising. </w:t>
      </w:r>
    </w:p>
    <w:p w14:paraId="16C520AE" w14:textId="77777777" w:rsidR="00F37F48" w:rsidRDefault="00F37F48" w:rsidP="00F37F48">
      <w:pPr>
        <w:pStyle w:val="CommentText"/>
      </w:pPr>
      <w:r>
        <w:t xml:space="preserve">- Neuromodulators (including Botox TM) </w:t>
      </w:r>
    </w:p>
    <w:p w14:paraId="238372AD" w14:textId="77777777" w:rsidR="00F37F48" w:rsidRDefault="00F37F48" w:rsidP="00F37F48">
      <w:pPr>
        <w:pStyle w:val="CommentText"/>
      </w:pPr>
      <w:r>
        <w:t>- Dermal fillers</w:t>
      </w:r>
    </w:p>
    <w:p w14:paraId="04D32AEC" w14:textId="77777777" w:rsidR="00F37F48" w:rsidRDefault="00F37F48" w:rsidP="00F37F48">
      <w:pPr>
        <w:pStyle w:val="CommentText"/>
      </w:pPr>
      <w:r>
        <w:t>- TMJ/TMD treatment</w:t>
      </w:r>
    </w:p>
    <w:p w14:paraId="34224B92" w14:textId="77777777" w:rsidR="00F37F48" w:rsidRDefault="00F37F48" w:rsidP="00F37F48">
      <w:pPr>
        <w:pStyle w:val="CommentText"/>
      </w:pPr>
      <w:r>
        <w:t xml:space="preserve">The courses that are currently on the market range from 5-10 hours per topic area listed above. </w:t>
      </w:r>
    </w:p>
    <w:p w14:paraId="1BC4AEA8" w14:textId="77777777" w:rsidR="00F37F48" w:rsidRDefault="00F37F48" w:rsidP="00F37F48">
      <w:pPr>
        <w:pStyle w:val="CommentText"/>
      </w:pPr>
      <w:r>
        <w:t>Not all providers will be doing all three types of procedures, and education should be applicable to the specific procedures being performed. For example, if a provider is ONLY administering dermal fillers, they should only need to complete 5-10  hours of training on that topic, not the other two areas. It would not be pertinent for someone to take 24 hours of training on these general procedures, and not have specific trainings to what they're performing.</w:t>
      </w:r>
    </w:p>
  </w:comment>
  <w:comment w:id="81" w:author="Rascon Arana, Maria" w:date="2026-08-31T13:17:00Z" w:initials="MR">
    <w:p w14:paraId="2BE041E3" w14:textId="77777777" w:rsidR="00531E64" w:rsidRDefault="00ED6163" w:rsidP="00531E64">
      <w:pPr>
        <w:pStyle w:val="CommentText"/>
      </w:pPr>
      <w:r>
        <w:rPr>
          <w:rStyle w:val="CommentReference"/>
        </w:rPr>
        <w:annotationRef/>
      </w:r>
      <w:r w:rsidR="00531E64">
        <w:t>CODHA, Alyssa Aberle - Section 1.34 D</w:t>
      </w:r>
    </w:p>
    <w:p w14:paraId="554C7A7B" w14:textId="77777777" w:rsidR="00531E64" w:rsidRDefault="00531E64" w:rsidP="00531E64">
      <w:pPr>
        <w:pStyle w:val="CommentText"/>
      </w:pPr>
      <w:r>
        <w:t>- CODHA recommends language similar to what is required for lasers to state:</w:t>
      </w:r>
    </w:p>
    <w:p w14:paraId="7203926D" w14:textId="77777777" w:rsidR="00531E64" w:rsidRDefault="00531E64" w:rsidP="00531E64">
      <w:pPr>
        <w:pStyle w:val="CommentText"/>
      </w:pPr>
      <w:r>
        <w:t xml:space="preserve"> “A licensee administering neuromodulators and/or dermal fillers, or supervises another licensee administering neuromodulators and/or dermal fillers, must maintain evidence of training as required in this Rule. Upon request of the Board, the licensee must submit evidence of such training.”</w:t>
      </w:r>
    </w:p>
    <w:p w14:paraId="42BC2F07" w14:textId="77777777" w:rsidR="00531E64" w:rsidRDefault="00531E64" w:rsidP="00531E64">
      <w:pPr>
        <w:pStyle w:val="CommentText"/>
      </w:pPr>
      <w:r>
        <w:t>- Dentists who are supervising other licensees in these procedures should also complete the required education. It would not be prudent to supervise someone in a task that you have not been trained in.</w:t>
      </w:r>
    </w:p>
  </w:comment>
  <w:comment w:id="247" w:author="Rascon Arana, Maria" w:date="2026-08-31T13:19:00Z" w:initials="MR">
    <w:p w14:paraId="1650F45B" w14:textId="6603220A" w:rsidR="008A3294" w:rsidRDefault="008A3294" w:rsidP="008A3294">
      <w:pPr>
        <w:pStyle w:val="CommentText"/>
      </w:pPr>
      <w:r>
        <w:rPr>
          <w:rStyle w:val="CommentReference"/>
        </w:rPr>
        <w:annotationRef/>
      </w:r>
      <w:r>
        <w:t>Alyssa Aberle - use language in statute.</w:t>
      </w:r>
    </w:p>
  </w:comment>
  <w:comment w:id="329" w:author="Rascon Arana, Maria" w:date="2026-08-31T13:20:00Z" w:initials="MR">
    <w:p w14:paraId="5C0D7EA9" w14:textId="77777777" w:rsidR="008A3294" w:rsidRDefault="008A3294" w:rsidP="008A3294">
      <w:pPr>
        <w:pStyle w:val="CommentText"/>
      </w:pPr>
      <w:r>
        <w:rPr>
          <w:rStyle w:val="CommentReference"/>
        </w:rPr>
        <w:annotationRef/>
      </w:r>
      <w:r>
        <w:t>Alyssa Aberle - language is limiting, suggesting to remove sentence.</w:t>
      </w:r>
    </w:p>
  </w:comment>
  <w:comment w:id="337" w:author="Rascon Arana, Maria" w:date="2026-08-27T08:37:00Z" w:initials="MR">
    <w:p w14:paraId="155DA310" w14:textId="77777777" w:rsidR="00C571E1" w:rsidRDefault="00C571E1" w:rsidP="00C571E1">
      <w:pPr>
        <w:pStyle w:val="CommentText"/>
      </w:pPr>
      <w:r>
        <w:rPr>
          <w:rStyle w:val="CommentReference"/>
        </w:rPr>
        <w:annotationRef/>
      </w:r>
      <w:r>
        <w:t>Vilas Sastry - I am writing on behalf of Teledentistry.com to provide formal public comment regarding the draft regulations under Rule 1.36 (Practice of Teledentistry), promulgated pursuant to Senate Bill 25-194. Specifically, I am addressing the proposed stakeholder requirement championed by the American Association of Orthodontists</w:t>
      </w:r>
    </w:p>
    <w:p w14:paraId="4445680A" w14:textId="77777777" w:rsidR="00C571E1" w:rsidRDefault="00C571E1" w:rsidP="00C571E1">
      <w:pPr>
        <w:pStyle w:val="CommentText"/>
      </w:pPr>
      <w:r>
        <w:t>(AAO) that would mandate dentists delivering care via teledentistry to maintain formal, concrete physical arrangements for in-person emergency and follow-up care within the state.</w:t>
      </w:r>
    </w:p>
    <w:p w14:paraId="35B52F8F" w14:textId="77777777" w:rsidR="00C571E1" w:rsidRDefault="00C571E1" w:rsidP="00C571E1">
      <w:pPr>
        <w:pStyle w:val="CommentText"/>
      </w:pPr>
      <w:r>
        <w:t>While we fully support robust standards of care and patient safety, requiring licensed practitioners and virtual-first care platforms to maintain binding brick-and-mortar coverage agreements creates an unreasonable administrative</w:t>
      </w:r>
    </w:p>
    <w:p w14:paraId="02EE5852" w14:textId="77777777" w:rsidR="00C571E1" w:rsidRDefault="00C571E1" w:rsidP="00C571E1">
      <w:pPr>
        <w:pStyle w:val="CommentText"/>
      </w:pPr>
      <w:r>
        <w:t>and operational barrier. If adopted, this mandate will restrict healthcare access, undermine emergency room diversion, and harm public welfare across Colorado.</w:t>
      </w:r>
    </w:p>
    <w:p w14:paraId="0CBEED53" w14:textId="77777777" w:rsidR="00C571E1" w:rsidRDefault="00C571E1" w:rsidP="00C571E1">
      <w:pPr>
        <w:pStyle w:val="CommentText"/>
      </w:pPr>
      <w:r>
        <w:t>1. An Unreasonable Regulatory Burden Out of Step with Standard Telemedicine In broader medical practice, telehealth providers—including emergency triage, urgent care, and primary care virtual platforms—are not required to hold formal contractual or physical arrangement deeds with local brick-and-mortar clinics or hospital emergency rooms as a prerequisite to providing remote care. Across medicine, telehealth naturally functions as an immediate entry point into the healthcare system, delivering diagnostic triage, non-narcotic pain management, patient education, and urgent prescriptions when clinically appropriate.</w:t>
      </w:r>
    </w:p>
    <w:p w14:paraId="13A35117" w14:textId="77777777" w:rsidR="00C571E1" w:rsidRDefault="00C571E1" w:rsidP="00C571E1">
      <w:pPr>
        <w:pStyle w:val="CommentText"/>
      </w:pPr>
      <w:r>
        <w:t>Requiring dental providers or teledentistry platforms to secure formal, localized physical coverage agreements across every municipality or zip code they serve imposes a unique restriction that does not exist in general medical telehealth. This creates an arbitrary market entry barrier that disproportionately penalizes virtual-first providers and independent Colorado dentists seeking to expand their reach to patients in need.</w:t>
      </w:r>
    </w:p>
    <w:p w14:paraId="7B6A91D8" w14:textId="77777777" w:rsidR="00C571E1" w:rsidRDefault="00C571E1" w:rsidP="00C571E1">
      <w:pPr>
        <w:pStyle w:val="CommentText"/>
      </w:pPr>
      <w:r>
        <w:t>2. Detriment to Public Welfare and Emergency Room Diversion The core objective of teledentistry is to bridge critical gaps in oral healthcare access—particularly for rural, underserved, mobility-impaired populations, and individuals experiencing acute dental distress outside standard clinical operating hours. A vital benefit of virtual dental care to Colorado's public health ecosystem is Emergency Room (ER) diversion.</w:t>
      </w:r>
    </w:p>
    <w:p w14:paraId="426A0CC2" w14:textId="77777777" w:rsidR="00C571E1" w:rsidRDefault="00C571E1" w:rsidP="00C571E1">
      <w:pPr>
        <w:pStyle w:val="CommentText"/>
      </w:pPr>
      <w:r>
        <w:t>When a patient experiences severe dental pain or trauma at 9:00 PM on a Sunday, hospital emergency departments are rarely equipped to deliver definitive dental treatment. Yet, patients flock to ERs, generating high costs for both</w:t>
      </w:r>
    </w:p>
    <w:p w14:paraId="79784551" w14:textId="77777777" w:rsidR="00C571E1" w:rsidRDefault="00C571E1" w:rsidP="00C571E1">
      <w:pPr>
        <w:pStyle w:val="CommentText"/>
      </w:pPr>
      <w:r>
        <w:t>the healthcare system and the state. Teledentistry provides immediate, 24/7 access to a licensed dentist who can evaluate the patient, manage acute symptoms, and coordinate appropriate follow-up care. By adopting overreaching mandates promoted by specialized trade organizations under the guise of "protection," the Board risks eliminating virtual care access altogether. Mandating rigid physical-location coverage forces vulnerable patients back into overburdened emergency rooms or leaves them without care during off-hours—an outcome that directly damages public welfare.</w:t>
      </w:r>
    </w:p>
    <w:p w14:paraId="16082246" w14:textId="77777777" w:rsidR="00C571E1" w:rsidRDefault="00C571E1" w:rsidP="00C571E1">
      <w:pPr>
        <w:pStyle w:val="CommentText"/>
      </w:pPr>
      <w:r>
        <w:t>3. Appropriate Care Coordination vs. Restrictive Mandates Responsible teledentistry providers already operate with rigorous care coordination protocols, actively directing patients to local in-network dental providers, community health centers, or urgent care facilities whenever in-</w:t>
      </w:r>
    </w:p>
    <w:p w14:paraId="511795FE" w14:textId="77777777" w:rsidR="00C571E1" w:rsidRDefault="00C571E1" w:rsidP="00C571E1">
      <w:pPr>
        <w:pStyle w:val="CommentText"/>
      </w:pPr>
      <w:r>
        <w:t>person clinical intervention is required. Aligning teledentistry regulation with the established care coordination standards of medical telehealth strikes the proper balance between safeguarding patient welfare and preserving critical care access.</w:t>
      </w:r>
    </w:p>
    <w:p w14:paraId="10E224D1" w14:textId="77777777" w:rsidR="00C571E1" w:rsidRDefault="00C571E1" w:rsidP="00C571E1">
      <w:pPr>
        <w:pStyle w:val="CommentText"/>
      </w:pPr>
      <w:r>
        <w:t xml:space="preserve">Conclusion &amp; Requested Regulatory Revisions </w:t>
      </w:r>
    </w:p>
    <w:p w14:paraId="4EAB1CD9" w14:textId="77777777" w:rsidR="00C571E1" w:rsidRDefault="00C571E1" w:rsidP="00C571E1">
      <w:pPr>
        <w:pStyle w:val="CommentText"/>
      </w:pPr>
      <w:r>
        <w:t>We respectfully urge the Board to reject the proposed mandate requiring "concrete physical arrangements" for in-person follow-up care. Instead, we advocate for rule language requiring that teledentistry providers "maintain a clear, documented protocol for care coordination and referral to local in-person care when clinically</w:t>
      </w:r>
    </w:p>
    <w:p w14:paraId="2872D75B" w14:textId="77777777" w:rsidR="00C571E1" w:rsidRDefault="00C571E1" w:rsidP="00C571E1">
      <w:pPr>
        <w:pStyle w:val="CommentText"/>
      </w:pPr>
      <w:r>
        <w:t>indicated."</w:t>
      </w:r>
    </w:p>
  </w:comment>
  <w:comment w:id="338" w:author="Rascon Arana, Maria" w:date="2026-08-27T08:40:00Z" w:initials="MR">
    <w:p w14:paraId="070CC7A8" w14:textId="77777777" w:rsidR="00B403A3" w:rsidRDefault="00B403A3" w:rsidP="00B403A3">
      <w:pPr>
        <w:pStyle w:val="CommentText"/>
      </w:pPr>
      <w:r>
        <w:rPr>
          <w:rStyle w:val="CommentReference"/>
        </w:rPr>
        <w:annotationRef/>
      </w:r>
      <w:r>
        <w:t>Vilas Sastry - Dear Members of the Colorado Dental Board,</w:t>
      </w:r>
    </w:p>
    <w:p w14:paraId="105432DA" w14:textId="77777777" w:rsidR="00B403A3" w:rsidRDefault="00B403A3" w:rsidP="00B403A3">
      <w:pPr>
        <w:pStyle w:val="CommentText"/>
      </w:pPr>
      <w:r>
        <w:t>I am writing on behalf of Teledentistry.com to address the public comment submitted by the American Association of Orthodontists (AAO) regarding draft Rule 1.36 (Practice of Teledentistry). Specifically, we urge the Board to reject the AAO’s proposed mandate requiring a mandatory in-person examination prior to issuing any treatment</w:t>
      </w:r>
    </w:p>
    <w:p w14:paraId="092F9F3A" w14:textId="77777777" w:rsidR="00B403A3" w:rsidRDefault="00B403A3" w:rsidP="00B403A3">
      <w:pPr>
        <w:pStyle w:val="CommentText"/>
      </w:pPr>
      <w:r>
        <w:t>plan or delivering any "appliance."</w:t>
      </w:r>
    </w:p>
    <w:p w14:paraId="02FC393C" w14:textId="77777777" w:rsidR="00B403A3" w:rsidRDefault="00B403A3" w:rsidP="00B403A3">
      <w:pPr>
        <w:pStyle w:val="CommentText"/>
      </w:pPr>
      <w:r>
        <w:t>While we respect the AAO’s domain expertise, this proposal represents significant regulatory overreach that threatens to stifle access to broader dental care across Colorado.</w:t>
      </w:r>
    </w:p>
    <w:p w14:paraId="212C5903" w14:textId="77777777" w:rsidR="00B403A3" w:rsidRDefault="00B403A3" w:rsidP="00B403A3">
      <w:pPr>
        <w:pStyle w:val="CommentText"/>
      </w:pPr>
      <w:r>
        <w:t xml:space="preserve">1. Overreach Beyond Scope: The AAO Must Stick to Orthodontics </w:t>
      </w:r>
    </w:p>
    <w:p w14:paraId="3D5F93FF" w14:textId="77777777" w:rsidR="00B403A3" w:rsidRDefault="00B403A3" w:rsidP="00B403A3">
      <w:pPr>
        <w:pStyle w:val="CommentText"/>
      </w:pPr>
      <w:r>
        <w:t>The AAO is a trade association specifically representing the specialty of orthodontics. However, their proposed language attempts to dictate regulatory terms for general dentistry and non-orthodontic dental modalities. The AAO’s primary concern centers on active tooth movement—such as clear aligners or traditional braces—where underlying periodontal health and root structures are central clinical considerations.</w:t>
      </w:r>
    </w:p>
    <w:p w14:paraId="16BD6831" w14:textId="77777777" w:rsidR="00B403A3" w:rsidRDefault="00B403A3" w:rsidP="00B403A3">
      <w:pPr>
        <w:pStyle w:val="CommentText"/>
      </w:pPr>
      <w:r>
        <w:t>By attempting to impose a sweeping in-person exam requirement for general teledentistry encounters, the AAO is reaching far beyond its specialty scope and attempting to police care models that do not involve tooth movement.</w:t>
      </w:r>
    </w:p>
    <w:p w14:paraId="7B52EF5F" w14:textId="77777777" w:rsidR="00B403A3" w:rsidRDefault="00B403A3" w:rsidP="00B403A3">
      <w:pPr>
        <w:pStyle w:val="CommentText"/>
      </w:pPr>
      <w:r>
        <w:t>Specialized trade organizations should not dictate general dental practice standards under the guise of general teledentistry regulation.</w:t>
      </w:r>
    </w:p>
    <w:p w14:paraId="37B60BF8" w14:textId="77777777" w:rsidR="00B403A3" w:rsidRDefault="00B403A3" w:rsidP="00B403A3">
      <w:pPr>
        <w:pStyle w:val="CommentText"/>
      </w:pPr>
      <w:r>
        <w:t>2. Overbroad &amp; Hazardous Language: The Use of "Appliance"</w:t>
      </w:r>
    </w:p>
    <w:p w14:paraId="5DF5F7B1" w14:textId="77777777" w:rsidR="00B403A3" w:rsidRDefault="00B403A3" w:rsidP="00B403A3">
      <w:pPr>
        <w:pStyle w:val="CommentText"/>
      </w:pPr>
      <w:r>
        <w:t>The AAO’s choice of terminology in their proposed rule—prohibiting the delivery of any "appliance" without an in-person exam—is dangerously overbroad and demonstrates a fundamental misunderstanding of general dental care delivery via telehealth.</w:t>
      </w:r>
    </w:p>
    <w:p w14:paraId="402C2FE5" w14:textId="77777777" w:rsidR="00B403A3" w:rsidRDefault="00B403A3" w:rsidP="00B403A3">
      <w:pPr>
        <w:pStyle w:val="CommentText"/>
      </w:pPr>
      <w:r>
        <w:t>In general dentistry, non-orthodontic appliances are routinely used for temporary, protective, or emergency management. For example, teledentistry providers routinely evaluate and coordinate the delivery of temporary nightguards for acute bruxism, mouthguards, or fluoride delivery trays for high-caries-risk patients. Blanket prohibition on delivering any "appliance" without an prior physical exam severely restricts immediate, low-risk</w:t>
      </w:r>
    </w:p>
    <w:p w14:paraId="7A3641EC" w14:textId="77777777" w:rsidR="00B403A3" w:rsidRDefault="00B403A3" w:rsidP="00B403A3">
      <w:pPr>
        <w:pStyle w:val="CommentText"/>
      </w:pPr>
      <w:r>
        <w:t>preventive and palliative care for patients who cannot immediately access a brick-and-mortar office.</w:t>
      </w:r>
    </w:p>
    <w:p w14:paraId="0E8C03DB" w14:textId="77777777" w:rsidR="00B403A3" w:rsidRDefault="00B403A3" w:rsidP="00B403A3">
      <w:pPr>
        <w:pStyle w:val="CommentText"/>
      </w:pPr>
      <w:r>
        <w:t>If the Board considers any specialized language, it must strictly restrict the phrasing to: "an orthodontic appliance that is intended to move teeth."</w:t>
      </w:r>
    </w:p>
    <w:p w14:paraId="2C7CAB9F" w14:textId="77777777" w:rsidR="00B403A3" w:rsidRDefault="00B403A3" w:rsidP="00B403A3">
      <w:pPr>
        <w:pStyle w:val="CommentText"/>
      </w:pPr>
      <w:r>
        <w:t>3. Unnecessary Barrier to Access and Triage</w:t>
      </w:r>
    </w:p>
    <w:p w14:paraId="45D0BC0B" w14:textId="77777777" w:rsidR="00B403A3" w:rsidRDefault="00B403A3" w:rsidP="00B403A3">
      <w:pPr>
        <w:pStyle w:val="CommentText"/>
      </w:pPr>
      <w:r>
        <w:t>General teledentistry relies heavily on asynchronous data transmission, digital radiographs, intraoral photography, and clinical history to diagnose and treat emergency or temporary conditions remotely. Mandating a physical in-person exam prior to initiating care defeats the fundamental purpose of telehealth as a primary entry point into the</w:t>
      </w:r>
    </w:p>
    <w:p w14:paraId="73CABE32" w14:textId="77777777" w:rsidR="00B403A3" w:rsidRDefault="00B403A3" w:rsidP="00B403A3">
      <w:pPr>
        <w:pStyle w:val="CommentText"/>
      </w:pPr>
      <w:r>
        <w:t>health system, imposing unnecessary costs and geographic barriers on Colorado residents.</w:t>
      </w:r>
    </w:p>
    <w:p w14:paraId="43EF79F4" w14:textId="77777777" w:rsidR="00B403A3" w:rsidRDefault="00B403A3" w:rsidP="00B403A3">
      <w:pPr>
        <w:pStyle w:val="CommentText"/>
      </w:pPr>
      <w:r>
        <w:t xml:space="preserve">Conclusion &amp; Requested Revision </w:t>
      </w:r>
    </w:p>
    <w:p w14:paraId="55264DCC" w14:textId="77777777" w:rsidR="00B403A3" w:rsidRDefault="00B403A3" w:rsidP="00B403A3">
      <w:pPr>
        <w:pStyle w:val="CommentText"/>
      </w:pPr>
      <w:r>
        <w:t>We urge the Board to reject the AAO’s proposed mandatory in-person exam requirement for general teledentistry.</w:t>
      </w:r>
    </w:p>
    <w:p w14:paraId="35BB980A" w14:textId="77777777" w:rsidR="00B403A3" w:rsidRDefault="00B403A3" w:rsidP="00B403A3">
      <w:pPr>
        <w:pStyle w:val="CommentText"/>
      </w:pPr>
      <w:r>
        <w:t>Should the Board deem specific safeguards necessary for specialized orthodontic treatments, any restrictive language must be explicitly limited to: "orthodontic appliances intended to move teeth."</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5EF1D6F" w15:done="0"/>
  <w15:commentEx w15:paraId="5DCD28C0" w15:done="0"/>
  <w15:commentEx w15:paraId="25EE1682" w15:done="0"/>
  <w15:commentEx w15:paraId="362A14D1" w15:done="0"/>
  <w15:commentEx w15:paraId="544E87FA" w15:paraIdParent="362A14D1" w15:done="0"/>
  <w15:commentEx w15:paraId="00CAB5FE" w15:paraIdParent="362A14D1" w15:done="0"/>
  <w15:commentEx w15:paraId="5E723B10" w15:paraIdParent="362A14D1" w15:done="0"/>
  <w15:commentEx w15:paraId="1BC4AEA8" w15:paraIdParent="362A14D1" w15:done="0"/>
  <w15:commentEx w15:paraId="42BC2F07" w15:done="0"/>
  <w15:commentEx w15:paraId="1650F45B" w15:done="0"/>
  <w15:commentEx w15:paraId="5C0D7EA9" w15:done="0"/>
  <w15:commentEx w15:paraId="2872D75B" w15:done="0"/>
  <w15:commentEx w15:paraId="35BB980A" w15:paraIdParent="2872D7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A16E4D" w16cex:dateUtc="2026-08-27T14:47:00Z"/>
  <w16cex:commentExtensible w16cex:durableId="1B3ADB46" w16cex:dateUtc="2026-08-31T19:07:00Z"/>
  <w16cex:commentExtensible w16cex:durableId="6C150F11" w16cex:dateUtc="2026-08-31T19:08:00Z"/>
  <w16cex:commentExtensible w16cex:durableId="33B6AFD5" w16cex:dateUtc="2026-08-27T14:34:00Z"/>
  <w16cex:commentExtensible w16cex:durableId="7FD91671" w16cex:dateUtc="2026-08-27T14:43:00Z"/>
  <w16cex:commentExtensible w16cex:durableId="759C2600" w16cex:dateUtc="2026-08-31T19:22:00Z"/>
  <w16cex:commentExtensible w16cex:durableId="671915CC" w16cex:dateUtc="2026-08-31T19:22:00Z"/>
  <w16cex:commentExtensible w16cex:durableId="70528744" w16cex:dateUtc="2026-09-01T16:26:00Z"/>
  <w16cex:commentExtensible w16cex:durableId="28F7B268" w16cex:dateUtc="2026-08-31T19:17:00Z"/>
  <w16cex:commentExtensible w16cex:durableId="4DCFE058" w16cex:dateUtc="2026-08-31T19:19:00Z"/>
  <w16cex:commentExtensible w16cex:durableId="3AF8A870" w16cex:dateUtc="2026-08-31T19:20:00Z"/>
  <w16cex:commentExtensible w16cex:durableId="0DE4A6BD" w16cex:dateUtc="2026-08-27T14:37:00Z"/>
  <w16cex:commentExtensible w16cex:durableId="120391F6" w16cex:dateUtc="2026-08-27T14: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5EF1D6F" w16cid:durableId="59A16E4D"/>
  <w16cid:commentId w16cid:paraId="5DCD28C0" w16cid:durableId="1B3ADB46"/>
  <w16cid:commentId w16cid:paraId="25EE1682" w16cid:durableId="6C150F11"/>
  <w16cid:commentId w16cid:paraId="362A14D1" w16cid:durableId="33B6AFD5"/>
  <w16cid:commentId w16cid:paraId="544E87FA" w16cid:durableId="7FD91671"/>
  <w16cid:commentId w16cid:paraId="00CAB5FE" w16cid:durableId="759C2600"/>
  <w16cid:commentId w16cid:paraId="5E723B10" w16cid:durableId="671915CC"/>
  <w16cid:commentId w16cid:paraId="1BC4AEA8" w16cid:durableId="70528744"/>
  <w16cid:commentId w16cid:paraId="42BC2F07" w16cid:durableId="28F7B268"/>
  <w16cid:commentId w16cid:paraId="1650F45B" w16cid:durableId="4DCFE058"/>
  <w16cid:commentId w16cid:paraId="5C0D7EA9" w16cid:durableId="3AF8A870"/>
  <w16cid:commentId w16cid:paraId="2872D75B" w16cid:durableId="0DE4A6BD"/>
  <w16cid:commentId w16cid:paraId="35BB980A" w16cid:durableId="120391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96A1E" w14:textId="77777777" w:rsidR="0056627C" w:rsidRDefault="0056627C" w:rsidP="00112A8C">
      <w:pPr>
        <w:spacing w:before="0"/>
      </w:pPr>
      <w:r>
        <w:separator/>
      </w:r>
    </w:p>
  </w:endnote>
  <w:endnote w:type="continuationSeparator" w:id="0">
    <w:p w14:paraId="124CDD1E" w14:textId="77777777" w:rsidR="0056627C" w:rsidRDefault="0056627C" w:rsidP="00112A8C">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DEEEA" w14:textId="77777777" w:rsidR="008A6127" w:rsidRPr="000A5A5A" w:rsidRDefault="008A6127"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30</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919B" w14:textId="77777777" w:rsidR="008A6127" w:rsidRPr="00A36541" w:rsidRDefault="008A6127"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890BE" w14:textId="77777777" w:rsidR="0056627C" w:rsidRDefault="0056627C" w:rsidP="00112A8C">
      <w:pPr>
        <w:spacing w:before="0"/>
      </w:pPr>
      <w:r>
        <w:separator/>
      </w:r>
    </w:p>
  </w:footnote>
  <w:footnote w:type="continuationSeparator" w:id="0">
    <w:p w14:paraId="5A4921F4" w14:textId="77777777" w:rsidR="0056627C" w:rsidRDefault="0056627C" w:rsidP="00112A8C">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0492A" w14:textId="77777777" w:rsidR="008A6127" w:rsidRDefault="008A6127" w:rsidP="000A5A5A">
    <w:pPr>
      <w:pStyle w:val="Header"/>
      <w:pBdr>
        <w:bottom w:val="single" w:sz="12" w:space="1" w:color="auto"/>
      </w:pBdr>
      <w:tabs>
        <w:tab w:val="clear" w:pos="4680"/>
      </w:tabs>
      <w:rPr>
        <w:rFonts w:cs="Arial"/>
        <w:b/>
        <w:i/>
        <w:color w:val="000000"/>
        <w:sz w:val="18"/>
        <w:szCs w:val="18"/>
      </w:rPr>
    </w:pPr>
    <w:r w:rsidRPr="00967C63">
      <w:rPr>
        <w:rFonts w:cs="Arial"/>
        <w:b/>
        <w:i/>
        <w:caps/>
        <w:sz w:val="18"/>
        <w:szCs w:val="18"/>
      </w:rPr>
      <w:t>Code of Colorado Regulations</w:t>
    </w:r>
    <w:r w:rsidRPr="00967C63">
      <w:rPr>
        <w:rFonts w:cs="Arial"/>
        <w:b/>
        <w:i/>
        <w:caps/>
        <w:sz w:val="18"/>
        <w:szCs w:val="18"/>
      </w:rPr>
      <w:tab/>
    </w:r>
    <w:r>
      <w:rPr>
        <w:rFonts w:cs="Arial"/>
        <w:b/>
        <w:i/>
        <w:caps/>
        <w:sz w:val="18"/>
        <w:szCs w:val="18"/>
      </w:rPr>
      <w:t>3</w:t>
    </w:r>
    <w:r w:rsidRPr="00967C63">
      <w:rPr>
        <w:rFonts w:cs="Arial"/>
        <w:b/>
        <w:i/>
        <w:color w:val="000000"/>
        <w:sz w:val="18"/>
        <w:szCs w:val="18"/>
      </w:rPr>
      <w:t xml:space="preserve"> CCR </w:t>
    </w:r>
    <w:r>
      <w:rPr>
        <w:rFonts w:cs="Arial"/>
        <w:b/>
        <w:i/>
        <w:color w:val="000000"/>
        <w:sz w:val="18"/>
        <w:szCs w:val="18"/>
      </w:rPr>
      <w:t>709-1</w:t>
    </w:r>
  </w:p>
  <w:p w14:paraId="2133AD3F" w14:textId="77777777" w:rsidR="008A6127" w:rsidRPr="000A5A5A" w:rsidRDefault="008A6127" w:rsidP="000A5A5A">
    <w:pPr>
      <w:pStyle w:val="Header"/>
      <w:pBdr>
        <w:bottom w:val="single" w:sz="12" w:space="1" w:color="auto"/>
      </w:pBdr>
      <w:tabs>
        <w:tab w:val="clear" w:pos="4680"/>
      </w:tabs>
      <w:spacing w:before="0"/>
      <w:rPr>
        <w:rFonts w:cs="Arial"/>
        <w:b/>
        <w:i/>
        <w:sz w:val="18"/>
        <w:szCs w:val="18"/>
      </w:rPr>
    </w:pPr>
    <w:r>
      <w:rPr>
        <w:rFonts w:cs="Arial"/>
        <w:b/>
        <w:i/>
        <w:color w:val="000000"/>
        <w:sz w:val="18"/>
        <w:szCs w:val="18"/>
      </w:rPr>
      <w:t>Colorado Dental 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366E3"/>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140BE"/>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733D36"/>
    <w:multiLevelType w:val="hybridMultilevel"/>
    <w:tmpl w:val="1EC60FF6"/>
    <w:lvl w:ilvl="0" w:tplc="952C657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1C5A09AA">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28E09502">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F04C2C3C">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67D8656C">
      <w:numFmt w:val="bullet"/>
      <w:lvlText w:val="•"/>
      <w:lvlJc w:val="left"/>
      <w:pPr>
        <w:ind w:left="5348" w:hanging="720"/>
      </w:pPr>
      <w:rPr>
        <w:rFonts w:hint="default"/>
        <w:lang w:val="en-US" w:eastAsia="en-US" w:bidi="ar-SA"/>
      </w:rPr>
    </w:lvl>
    <w:lvl w:ilvl="5" w:tplc="3A540EBC">
      <w:numFmt w:val="bullet"/>
      <w:lvlText w:val="•"/>
      <w:lvlJc w:val="left"/>
      <w:pPr>
        <w:ind w:left="6377" w:hanging="720"/>
      </w:pPr>
      <w:rPr>
        <w:rFonts w:hint="default"/>
        <w:lang w:val="en-US" w:eastAsia="en-US" w:bidi="ar-SA"/>
      </w:rPr>
    </w:lvl>
    <w:lvl w:ilvl="6" w:tplc="A7F4E5CC">
      <w:numFmt w:val="bullet"/>
      <w:lvlText w:val="•"/>
      <w:lvlJc w:val="left"/>
      <w:pPr>
        <w:ind w:left="7405" w:hanging="720"/>
      </w:pPr>
      <w:rPr>
        <w:rFonts w:hint="default"/>
        <w:lang w:val="en-US" w:eastAsia="en-US" w:bidi="ar-SA"/>
      </w:rPr>
    </w:lvl>
    <w:lvl w:ilvl="7" w:tplc="6234D1E2">
      <w:numFmt w:val="bullet"/>
      <w:lvlText w:val="•"/>
      <w:lvlJc w:val="left"/>
      <w:pPr>
        <w:ind w:left="8434" w:hanging="720"/>
      </w:pPr>
      <w:rPr>
        <w:rFonts w:hint="default"/>
        <w:lang w:val="en-US" w:eastAsia="en-US" w:bidi="ar-SA"/>
      </w:rPr>
    </w:lvl>
    <w:lvl w:ilvl="8" w:tplc="4C2CAA02">
      <w:numFmt w:val="bullet"/>
      <w:lvlText w:val="•"/>
      <w:lvlJc w:val="left"/>
      <w:pPr>
        <w:ind w:left="9462" w:hanging="720"/>
      </w:pPr>
      <w:rPr>
        <w:rFonts w:hint="default"/>
        <w:lang w:val="en-US" w:eastAsia="en-US" w:bidi="ar-SA"/>
      </w:rPr>
    </w:lvl>
  </w:abstractNum>
  <w:abstractNum w:abstractNumId="13" w15:restartNumberingAfterBreak="0">
    <w:nsid w:val="07FD1BE1"/>
    <w:multiLevelType w:val="hybridMultilevel"/>
    <w:tmpl w:val="5DCEFB8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0D325EA1"/>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C33DEA"/>
    <w:multiLevelType w:val="hybridMultilevel"/>
    <w:tmpl w:val="0686C1E8"/>
    <w:lvl w:ilvl="0" w:tplc="8C007F4A">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A4DE5E5A">
      <w:numFmt w:val="bullet"/>
      <w:lvlText w:val="•"/>
      <w:lvlJc w:val="left"/>
      <w:pPr>
        <w:ind w:left="3096" w:hanging="720"/>
      </w:pPr>
      <w:rPr>
        <w:rFonts w:hint="default"/>
        <w:lang w:val="en-US" w:eastAsia="en-US" w:bidi="ar-SA"/>
      </w:rPr>
    </w:lvl>
    <w:lvl w:ilvl="2" w:tplc="16ECD8B8">
      <w:numFmt w:val="bullet"/>
      <w:lvlText w:val="•"/>
      <w:lvlJc w:val="left"/>
      <w:pPr>
        <w:ind w:left="4032" w:hanging="720"/>
      </w:pPr>
      <w:rPr>
        <w:rFonts w:hint="default"/>
        <w:lang w:val="en-US" w:eastAsia="en-US" w:bidi="ar-SA"/>
      </w:rPr>
    </w:lvl>
    <w:lvl w:ilvl="3" w:tplc="8642FF8C">
      <w:numFmt w:val="bullet"/>
      <w:lvlText w:val="•"/>
      <w:lvlJc w:val="left"/>
      <w:pPr>
        <w:ind w:left="4968" w:hanging="720"/>
      </w:pPr>
      <w:rPr>
        <w:rFonts w:hint="default"/>
        <w:lang w:val="en-US" w:eastAsia="en-US" w:bidi="ar-SA"/>
      </w:rPr>
    </w:lvl>
    <w:lvl w:ilvl="4" w:tplc="2730B30E">
      <w:numFmt w:val="bullet"/>
      <w:lvlText w:val="•"/>
      <w:lvlJc w:val="left"/>
      <w:pPr>
        <w:ind w:left="5904" w:hanging="720"/>
      </w:pPr>
      <w:rPr>
        <w:rFonts w:hint="default"/>
        <w:lang w:val="en-US" w:eastAsia="en-US" w:bidi="ar-SA"/>
      </w:rPr>
    </w:lvl>
    <w:lvl w:ilvl="5" w:tplc="8E0E1FC4">
      <w:numFmt w:val="bullet"/>
      <w:lvlText w:val="•"/>
      <w:lvlJc w:val="left"/>
      <w:pPr>
        <w:ind w:left="6840" w:hanging="720"/>
      </w:pPr>
      <w:rPr>
        <w:rFonts w:hint="default"/>
        <w:lang w:val="en-US" w:eastAsia="en-US" w:bidi="ar-SA"/>
      </w:rPr>
    </w:lvl>
    <w:lvl w:ilvl="6" w:tplc="F16EA19E">
      <w:numFmt w:val="bullet"/>
      <w:lvlText w:val="•"/>
      <w:lvlJc w:val="left"/>
      <w:pPr>
        <w:ind w:left="7776" w:hanging="720"/>
      </w:pPr>
      <w:rPr>
        <w:rFonts w:hint="default"/>
        <w:lang w:val="en-US" w:eastAsia="en-US" w:bidi="ar-SA"/>
      </w:rPr>
    </w:lvl>
    <w:lvl w:ilvl="7" w:tplc="AAE6BD06">
      <w:numFmt w:val="bullet"/>
      <w:lvlText w:val="•"/>
      <w:lvlJc w:val="left"/>
      <w:pPr>
        <w:ind w:left="8712" w:hanging="720"/>
      </w:pPr>
      <w:rPr>
        <w:rFonts w:hint="default"/>
        <w:lang w:val="en-US" w:eastAsia="en-US" w:bidi="ar-SA"/>
      </w:rPr>
    </w:lvl>
    <w:lvl w:ilvl="8" w:tplc="22CC506E">
      <w:numFmt w:val="bullet"/>
      <w:lvlText w:val="•"/>
      <w:lvlJc w:val="left"/>
      <w:pPr>
        <w:ind w:left="9648" w:hanging="720"/>
      </w:pPr>
      <w:rPr>
        <w:rFonts w:hint="default"/>
        <w:lang w:val="en-US" w:eastAsia="en-US" w:bidi="ar-SA"/>
      </w:rPr>
    </w:lvl>
  </w:abstractNum>
  <w:abstractNum w:abstractNumId="16" w15:restartNumberingAfterBreak="0">
    <w:nsid w:val="10E1406F"/>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41CD2"/>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13501DF9"/>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4825B0"/>
    <w:multiLevelType w:val="hybridMultilevel"/>
    <w:tmpl w:val="01927D9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1F53630E"/>
    <w:multiLevelType w:val="hybridMultilevel"/>
    <w:tmpl w:val="B68A4BD2"/>
    <w:lvl w:ilvl="0" w:tplc="4CC22CE4">
      <w:start w:val="1"/>
      <w:numFmt w:val="upperLetter"/>
      <w:lvlText w:val="%1."/>
      <w:lvlJc w:val="left"/>
      <w:pPr>
        <w:ind w:left="2160" w:hanging="720"/>
      </w:pPr>
      <w:rPr>
        <w:rFonts w:hint="default"/>
        <w:spacing w:val="-1"/>
        <w:w w:val="99"/>
        <w:lang w:val="en-US" w:eastAsia="en-US" w:bidi="ar-SA"/>
      </w:rPr>
    </w:lvl>
    <w:lvl w:ilvl="1" w:tplc="84263F18">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CF5C72B6">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53F699B6">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7DB2A6F4">
      <w:numFmt w:val="bullet"/>
      <w:lvlText w:val="•"/>
      <w:lvlJc w:val="left"/>
      <w:pPr>
        <w:ind w:left="5348" w:hanging="720"/>
      </w:pPr>
      <w:rPr>
        <w:rFonts w:hint="default"/>
        <w:lang w:val="en-US" w:eastAsia="en-US" w:bidi="ar-SA"/>
      </w:rPr>
    </w:lvl>
    <w:lvl w:ilvl="5" w:tplc="5738693C">
      <w:numFmt w:val="bullet"/>
      <w:lvlText w:val="•"/>
      <w:lvlJc w:val="left"/>
      <w:pPr>
        <w:ind w:left="6377" w:hanging="720"/>
      </w:pPr>
      <w:rPr>
        <w:rFonts w:hint="default"/>
        <w:lang w:val="en-US" w:eastAsia="en-US" w:bidi="ar-SA"/>
      </w:rPr>
    </w:lvl>
    <w:lvl w:ilvl="6" w:tplc="7BB2F7F4">
      <w:numFmt w:val="bullet"/>
      <w:lvlText w:val="•"/>
      <w:lvlJc w:val="left"/>
      <w:pPr>
        <w:ind w:left="7405" w:hanging="720"/>
      </w:pPr>
      <w:rPr>
        <w:rFonts w:hint="default"/>
        <w:lang w:val="en-US" w:eastAsia="en-US" w:bidi="ar-SA"/>
      </w:rPr>
    </w:lvl>
    <w:lvl w:ilvl="7" w:tplc="CCFC9DEC">
      <w:numFmt w:val="bullet"/>
      <w:lvlText w:val="•"/>
      <w:lvlJc w:val="left"/>
      <w:pPr>
        <w:ind w:left="8434" w:hanging="720"/>
      </w:pPr>
      <w:rPr>
        <w:rFonts w:hint="default"/>
        <w:lang w:val="en-US" w:eastAsia="en-US" w:bidi="ar-SA"/>
      </w:rPr>
    </w:lvl>
    <w:lvl w:ilvl="8" w:tplc="0EE277C2">
      <w:numFmt w:val="bullet"/>
      <w:lvlText w:val="•"/>
      <w:lvlJc w:val="left"/>
      <w:pPr>
        <w:ind w:left="9462" w:hanging="720"/>
      </w:pPr>
      <w:rPr>
        <w:rFonts w:hint="default"/>
        <w:lang w:val="en-US" w:eastAsia="en-US" w:bidi="ar-SA"/>
      </w:rPr>
    </w:lvl>
  </w:abstractNum>
  <w:abstractNum w:abstractNumId="21" w15:restartNumberingAfterBreak="0">
    <w:nsid w:val="242255F5"/>
    <w:multiLevelType w:val="hybridMultilevel"/>
    <w:tmpl w:val="3F225260"/>
    <w:lvl w:ilvl="0" w:tplc="8E2A68BA">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96C470D"/>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9676F3"/>
    <w:multiLevelType w:val="multilevel"/>
    <w:tmpl w:val="B540F1BE"/>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B1B24"/>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763057"/>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5E3861"/>
    <w:multiLevelType w:val="hybridMultilevel"/>
    <w:tmpl w:val="4A46BD28"/>
    <w:lvl w:ilvl="0" w:tplc="17F6BF34">
      <w:start w:val="1"/>
      <w:numFmt w:val="upperLetter"/>
      <w:lvlText w:val="%1."/>
      <w:lvlJc w:val="left"/>
      <w:pPr>
        <w:ind w:left="1890" w:hanging="720"/>
      </w:pPr>
      <w:rPr>
        <w:rFonts w:ascii="Arial" w:eastAsia="Arial" w:hAnsi="Arial" w:cs="Arial" w:hint="default"/>
        <w:b w:val="0"/>
        <w:bCs w:val="0"/>
        <w:i w:val="0"/>
        <w:iCs w:val="0"/>
        <w:strike/>
        <w:spacing w:val="-1"/>
        <w:w w:val="99"/>
        <w:sz w:val="20"/>
        <w:szCs w:val="20"/>
        <w:lang w:val="en-US" w:eastAsia="en-US" w:bidi="ar-SA"/>
      </w:rPr>
    </w:lvl>
    <w:lvl w:ilvl="1" w:tplc="ED22D80E">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3CCA6038">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AC3E6F0A">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3C20F47E">
      <w:numFmt w:val="bullet"/>
      <w:lvlText w:val="•"/>
      <w:lvlJc w:val="left"/>
      <w:pPr>
        <w:ind w:left="5348" w:hanging="720"/>
      </w:pPr>
      <w:rPr>
        <w:rFonts w:hint="default"/>
        <w:lang w:val="en-US" w:eastAsia="en-US" w:bidi="ar-SA"/>
      </w:rPr>
    </w:lvl>
    <w:lvl w:ilvl="5" w:tplc="0A049552">
      <w:numFmt w:val="bullet"/>
      <w:lvlText w:val="•"/>
      <w:lvlJc w:val="left"/>
      <w:pPr>
        <w:ind w:left="6377" w:hanging="720"/>
      </w:pPr>
      <w:rPr>
        <w:rFonts w:hint="default"/>
        <w:lang w:val="en-US" w:eastAsia="en-US" w:bidi="ar-SA"/>
      </w:rPr>
    </w:lvl>
    <w:lvl w:ilvl="6" w:tplc="EFCC2006">
      <w:numFmt w:val="bullet"/>
      <w:lvlText w:val="•"/>
      <w:lvlJc w:val="left"/>
      <w:pPr>
        <w:ind w:left="7405" w:hanging="720"/>
      </w:pPr>
      <w:rPr>
        <w:rFonts w:hint="default"/>
        <w:lang w:val="en-US" w:eastAsia="en-US" w:bidi="ar-SA"/>
      </w:rPr>
    </w:lvl>
    <w:lvl w:ilvl="7" w:tplc="CB6C9F3C">
      <w:numFmt w:val="bullet"/>
      <w:lvlText w:val="•"/>
      <w:lvlJc w:val="left"/>
      <w:pPr>
        <w:ind w:left="8434" w:hanging="720"/>
      </w:pPr>
      <w:rPr>
        <w:rFonts w:hint="default"/>
        <w:lang w:val="en-US" w:eastAsia="en-US" w:bidi="ar-SA"/>
      </w:rPr>
    </w:lvl>
    <w:lvl w:ilvl="8" w:tplc="731EA70C">
      <w:numFmt w:val="bullet"/>
      <w:lvlText w:val="•"/>
      <w:lvlJc w:val="left"/>
      <w:pPr>
        <w:ind w:left="9462" w:hanging="720"/>
      </w:pPr>
      <w:rPr>
        <w:rFonts w:hint="default"/>
        <w:lang w:val="en-US" w:eastAsia="en-US" w:bidi="ar-SA"/>
      </w:rPr>
    </w:lvl>
  </w:abstractNum>
  <w:abstractNum w:abstractNumId="27" w15:restartNumberingAfterBreak="0">
    <w:nsid w:val="36B92348"/>
    <w:multiLevelType w:val="hybridMultilevel"/>
    <w:tmpl w:val="B5504DEA"/>
    <w:lvl w:ilvl="0" w:tplc="E3B2A586">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A148C852">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8B1658CE">
      <w:numFmt w:val="bullet"/>
      <w:lvlText w:val="•"/>
      <w:lvlJc w:val="left"/>
      <w:pPr>
        <w:ind w:left="3840" w:hanging="720"/>
      </w:pPr>
      <w:rPr>
        <w:rFonts w:hint="default"/>
        <w:lang w:val="en-US" w:eastAsia="en-US" w:bidi="ar-SA"/>
      </w:rPr>
    </w:lvl>
    <w:lvl w:ilvl="3" w:tplc="5410773E">
      <w:numFmt w:val="bullet"/>
      <w:lvlText w:val="•"/>
      <w:lvlJc w:val="left"/>
      <w:pPr>
        <w:ind w:left="4800" w:hanging="720"/>
      </w:pPr>
      <w:rPr>
        <w:rFonts w:hint="default"/>
        <w:lang w:val="en-US" w:eastAsia="en-US" w:bidi="ar-SA"/>
      </w:rPr>
    </w:lvl>
    <w:lvl w:ilvl="4" w:tplc="16AE9516">
      <w:numFmt w:val="bullet"/>
      <w:lvlText w:val="•"/>
      <w:lvlJc w:val="left"/>
      <w:pPr>
        <w:ind w:left="5760" w:hanging="720"/>
      </w:pPr>
      <w:rPr>
        <w:rFonts w:hint="default"/>
        <w:lang w:val="en-US" w:eastAsia="en-US" w:bidi="ar-SA"/>
      </w:rPr>
    </w:lvl>
    <w:lvl w:ilvl="5" w:tplc="FA60F088">
      <w:numFmt w:val="bullet"/>
      <w:lvlText w:val="•"/>
      <w:lvlJc w:val="left"/>
      <w:pPr>
        <w:ind w:left="6720" w:hanging="720"/>
      </w:pPr>
      <w:rPr>
        <w:rFonts w:hint="default"/>
        <w:lang w:val="en-US" w:eastAsia="en-US" w:bidi="ar-SA"/>
      </w:rPr>
    </w:lvl>
    <w:lvl w:ilvl="6" w:tplc="2A600AE2">
      <w:numFmt w:val="bullet"/>
      <w:lvlText w:val="•"/>
      <w:lvlJc w:val="left"/>
      <w:pPr>
        <w:ind w:left="7680" w:hanging="720"/>
      </w:pPr>
      <w:rPr>
        <w:rFonts w:hint="default"/>
        <w:lang w:val="en-US" w:eastAsia="en-US" w:bidi="ar-SA"/>
      </w:rPr>
    </w:lvl>
    <w:lvl w:ilvl="7" w:tplc="BB2ACC40">
      <w:numFmt w:val="bullet"/>
      <w:lvlText w:val="•"/>
      <w:lvlJc w:val="left"/>
      <w:pPr>
        <w:ind w:left="8640" w:hanging="720"/>
      </w:pPr>
      <w:rPr>
        <w:rFonts w:hint="default"/>
        <w:lang w:val="en-US" w:eastAsia="en-US" w:bidi="ar-SA"/>
      </w:rPr>
    </w:lvl>
    <w:lvl w:ilvl="8" w:tplc="68FAB4F8">
      <w:numFmt w:val="bullet"/>
      <w:lvlText w:val="•"/>
      <w:lvlJc w:val="left"/>
      <w:pPr>
        <w:ind w:left="9600" w:hanging="720"/>
      </w:pPr>
      <w:rPr>
        <w:rFonts w:hint="default"/>
        <w:lang w:val="en-US" w:eastAsia="en-US" w:bidi="ar-SA"/>
      </w:rPr>
    </w:lvl>
  </w:abstractNum>
  <w:abstractNum w:abstractNumId="28" w15:restartNumberingAfterBreak="0">
    <w:nsid w:val="38334D91"/>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639CE"/>
    <w:multiLevelType w:val="hybridMultilevel"/>
    <w:tmpl w:val="9F94A0D8"/>
    <w:lvl w:ilvl="0" w:tplc="05EA4D4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1460039E">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2CA64904">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95684F94">
      <w:start w:val="1"/>
      <w:numFmt w:val="decimal"/>
      <w:lvlText w:val="(%4)"/>
      <w:lvlJc w:val="left"/>
      <w:pPr>
        <w:ind w:left="4321" w:hanging="720"/>
      </w:pPr>
      <w:rPr>
        <w:rFonts w:ascii="Arial" w:eastAsia="Arial" w:hAnsi="Arial" w:cs="Arial" w:hint="default"/>
        <w:b w:val="0"/>
        <w:bCs w:val="0"/>
        <w:i w:val="0"/>
        <w:iCs w:val="0"/>
        <w:spacing w:val="0"/>
        <w:w w:val="99"/>
        <w:sz w:val="20"/>
        <w:szCs w:val="20"/>
        <w:lang w:val="en-US" w:eastAsia="en-US" w:bidi="ar-SA"/>
      </w:rPr>
    </w:lvl>
    <w:lvl w:ilvl="4" w:tplc="5C5492DC">
      <w:numFmt w:val="bullet"/>
      <w:lvlText w:val="•"/>
      <w:lvlJc w:val="left"/>
      <w:pPr>
        <w:ind w:left="5348" w:hanging="720"/>
      </w:pPr>
      <w:rPr>
        <w:rFonts w:hint="default"/>
        <w:lang w:val="en-US" w:eastAsia="en-US" w:bidi="ar-SA"/>
      </w:rPr>
    </w:lvl>
    <w:lvl w:ilvl="5" w:tplc="ABBCEDCA">
      <w:numFmt w:val="bullet"/>
      <w:lvlText w:val="•"/>
      <w:lvlJc w:val="left"/>
      <w:pPr>
        <w:ind w:left="6377" w:hanging="720"/>
      </w:pPr>
      <w:rPr>
        <w:rFonts w:hint="default"/>
        <w:lang w:val="en-US" w:eastAsia="en-US" w:bidi="ar-SA"/>
      </w:rPr>
    </w:lvl>
    <w:lvl w:ilvl="6" w:tplc="DDF6D932">
      <w:numFmt w:val="bullet"/>
      <w:lvlText w:val="•"/>
      <w:lvlJc w:val="left"/>
      <w:pPr>
        <w:ind w:left="7405" w:hanging="720"/>
      </w:pPr>
      <w:rPr>
        <w:rFonts w:hint="default"/>
        <w:lang w:val="en-US" w:eastAsia="en-US" w:bidi="ar-SA"/>
      </w:rPr>
    </w:lvl>
    <w:lvl w:ilvl="7" w:tplc="DB7473E2">
      <w:numFmt w:val="bullet"/>
      <w:lvlText w:val="•"/>
      <w:lvlJc w:val="left"/>
      <w:pPr>
        <w:ind w:left="8434" w:hanging="720"/>
      </w:pPr>
      <w:rPr>
        <w:rFonts w:hint="default"/>
        <w:lang w:val="en-US" w:eastAsia="en-US" w:bidi="ar-SA"/>
      </w:rPr>
    </w:lvl>
    <w:lvl w:ilvl="8" w:tplc="0E7AA36E">
      <w:numFmt w:val="bullet"/>
      <w:lvlText w:val="•"/>
      <w:lvlJc w:val="left"/>
      <w:pPr>
        <w:ind w:left="9462" w:hanging="720"/>
      </w:pPr>
      <w:rPr>
        <w:rFonts w:hint="default"/>
        <w:lang w:val="en-US" w:eastAsia="en-US" w:bidi="ar-SA"/>
      </w:rPr>
    </w:lvl>
  </w:abstractNum>
  <w:abstractNum w:abstractNumId="30" w15:restartNumberingAfterBreak="0">
    <w:nsid w:val="3CCE6BC7"/>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DA524A9"/>
    <w:multiLevelType w:val="hybridMultilevel"/>
    <w:tmpl w:val="23F606CA"/>
    <w:lvl w:ilvl="0" w:tplc="B0F66608">
      <w:start w:val="1"/>
      <w:numFmt w:val="upperLetter"/>
      <w:lvlText w:val="%1."/>
      <w:lvlJc w:val="left"/>
      <w:pPr>
        <w:ind w:left="2160" w:hanging="720"/>
      </w:pPr>
      <w:rPr>
        <w:rFonts w:ascii="Arial" w:eastAsia="Arial" w:hAnsi="Arial" w:cs="Arial" w:hint="default"/>
        <w:b w:val="0"/>
        <w:bCs w:val="0"/>
        <w:i w:val="0"/>
        <w:iCs w:val="0"/>
        <w:spacing w:val="-1"/>
        <w:w w:val="99"/>
        <w:sz w:val="20"/>
        <w:szCs w:val="20"/>
        <w:lang w:val="en-US" w:eastAsia="en-US" w:bidi="ar-SA"/>
      </w:rPr>
    </w:lvl>
    <w:lvl w:ilvl="1" w:tplc="9CD42240">
      <w:start w:val="1"/>
      <w:numFmt w:val="decimal"/>
      <w:lvlText w:val="%2."/>
      <w:lvlJc w:val="left"/>
      <w:pPr>
        <w:ind w:left="2880" w:hanging="720"/>
      </w:pPr>
      <w:rPr>
        <w:rFonts w:ascii="Arial" w:eastAsia="Arial" w:hAnsi="Arial" w:cs="Arial" w:hint="default"/>
        <w:b w:val="0"/>
        <w:bCs w:val="0"/>
        <w:i w:val="0"/>
        <w:iCs w:val="0"/>
        <w:spacing w:val="-1"/>
        <w:w w:val="99"/>
        <w:sz w:val="20"/>
        <w:szCs w:val="20"/>
        <w:lang w:val="en-US" w:eastAsia="en-US" w:bidi="ar-SA"/>
      </w:rPr>
    </w:lvl>
    <w:lvl w:ilvl="2" w:tplc="6E46117E">
      <w:start w:val="1"/>
      <w:numFmt w:val="lowerLetter"/>
      <w:lvlText w:val="%3."/>
      <w:lvlJc w:val="left"/>
      <w:pPr>
        <w:ind w:left="3601" w:hanging="721"/>
      </w:pPr>
      <w:rPr>
        <w:rFonts w:ascii="Arial" w:eastAsia="Arial" w:hAnsi="Arial" w:cs="Arial" w:hint="default"/>
        <w:b w:val="0"/>
        <w:bCs w:val="0"/>
        <w:i w:val="0"/>
        <w:iCs w:val="0"/>
        <w:spacing w:val="-1"/>
        <w:w w:val="99"/>
        <w:sz w:val="20"/>
        <w:szCs w:val="20"/>
        <w:lang w:val="en-US" w:eastAsia="en-US" w:bidi="ar-SA"/>
      </w:rPr>
    </w:lvl>
    <w:lvl w:ilvl="3" w:tplc="96781F84">
      <w:numFmt w:val="bullet"/>
      <w:lvlText w:val="•"/>
      <w:lvlJc w:val="left"/>
      <w:pPr>
        <w:ind w:left="4590" w:hanging="721"/>
      </w:pPr>
      <w:rPr>
        <w:rFonts w:hint="default"/>
        <w:lang w:val="en-US" w:eastAsia="en-US" w:bidi="ar-SA"/>
      </w:rPr>
    </w:lvl>
    <w:lvl w:ilvl="4" w:tplc="8830234A">
      <w:numFmt w:val="bullet"/>
      <w:lvlText w:val="•"/>
      <w:lvlJc w:val="left"/>
      <w:pPr>
        <w:ind w:left="5580" w:hanging="721"/>
      </w:pPr>
      <w:rPr>
        <w:rFonts w:hint="default"/>
        <w:lang w:val="en-US" w:eastAsia="en-US" w:bidi="ar-SA"/>
      </w:rPr>
    </w:lvl>
    <w:lvl w:ilvl="5" w:tplc="23F0F57C">
      <w:numFmt w:val="bullet"/>
      <w:lvlText w:val="•"/>
      <w:lvlJc w:val="left"/>
      <w:pPr>
        <w:ind w:left="6570" w:hanging="721"/>
      </w:pPr>
      <w:rPr>
        <w:rFonts w:hint="default"/>
        <w:lang w:val="en-US" w:eastAsia="en-US" w:bidi="ar-SA"/>
      </w:rPr>
    </w:lvl>
    <w:lvl w:ilvl="6" w:tplc="41887262">
      <w:numFmt w:val="bullet"/>
      <w:lvlText w:val="•"/>
      <w:lvlJc w:val="left"/>
      <w:pPr>
        <w:ind w:left="7560" w:hanging="721"/>
      </w:pPr>
      <w:rPr>
        <w:rFonts w:hint="default"/>
        <w:lang w:val="en-US" w:eastAsia="en-US" w:bidi="ar-SA"/>
      </w:rPr>
    </w:lvl>
    <w:lvl w:ilvl="7" w:tplc="774E8828">
      <w:numFmt w:val="bullet"/>
      <w:lvlText w:val="•"/>
      <w:lvlJc w:val="left"/>
      <w:pPr>
        <w:ind w:left="8550" w:hanging="721"/>
      </w:pPr>
      <w:rPr>
        <w:rFonts w:hint="default"/>
        <w:lang w:val="en-US" w:eastAsia="en-US" w:bidi="ar-SA"/>
      </w:rPr>
    </w:lvl>
    <w:lvl w:ilvl="8" w:tplc="04BA9402">
      <w:numFmt w:val="bullet"/>
      <w:lvlText w:val="•"/>
      <w:lvlJc w:val="left"/>
      <w:pPr>
        <w:ind w:left="9540" w:hanging="721"/>
      </w:pPr>
      <w:rPr>
        <w:rFonts w:hint="default"/>
        <w:lang w:val="en-US" w:eastAsia="en-US" w:bidi="ar-SA"/>
      </w:rPr>
    </w:lvl>
  </w:abstractNum>
  <w:abstractNum w:abstractNumId="32" w15:restartNumberingAfterBreak="0">
    <w:nsid w:val="3DE82A6B"/>
    <w:multiLevelType w:val="hybridMultilevel"/>
    <w:tmpl w:val="117036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1F5115C"/>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E46EE0"/>
    <w:multiLevelType w:val="multilevel"/>
    <w:tmpl w:val="F18418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4BD568B5"/>
    <w:multiLevelType w:val="hybridMultilevel"/>
    <w:tmpl w:val="1D9E831A"/>
    <w:lvl w:ilvl="0" w:tplc="E0E8D6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578C5ADF"/>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A80A9C"/>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807324"/>
    <w:multiLevelType w:val="hybridMultilevel"/>
    <w:tmpl w:val="FD401E00"/>
    <w:lvl w:ilvl="0" w:tplc="81588702">
      <w:start w:val="1"/>
      <w:numFmt w:val="lowerLetter"/>
      <w:lvlText w:val="%1."/>
      <w:lvlJc w:val="left"/>
      <w:pPr>
        <w:ind w:left="2880" w:hanging="720"/>
      </w:pPr>
      <w:rPr>
        <w:rFonts w:hint="default"/>
      </w:rPr>
    </w:lvl>
    <w:lvl w:ilvl="1" w:tplc="04090019">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9" w15:restartNumberingAfterBreak="0">
    <w:nsid w:val="5C904567"/>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A84B28"/>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CF6C9B"/>
    <w:multiLevelType w:val="hybridMultilevel"/>
    <w:tmpl w:val="1FD0B0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2DE2DD9"/>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D01A6B"/>
    <w:multiLevelType w:val="hybridMultilevel"/>
    <w:tmpl w:val="6700FB60"/>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4" w15:restartNumberingAfterBreak="0">
    <w:nsid w:val="6BDA5F88"/>
    <w:multiLevelType w:val="hybridMultilevel"/>
    <w:tmpl w:val="455A0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D02E20"/>
    <w:multiLevelType w:val="hybridMultilevel"/>
    <w:tmpl w:val="A594A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D0C40F5"/>
    <w:multiLevelType w:val="multilevel"/>
    <w:tmpl w:val="F1841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8C1C0F"/>
    <w:multiLevelType w:val="multilevel"/>
    <w:tmpl w:val="5E18491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8" w15:restartNumberingAfterBreak="0">
    <w:nsid w:val="7C885250"/>
    <w:multiLevelType w:val="hybridMultilevel"/>
    <w:tmpl w:val="F2680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7416553">
    <w:abstractNumId w:val="9"/>
  </w:num>
  <w:num w:numId="2" w16cid:durableId="1481117804">
    <w:abstractNumId w:val="7"/>
  </w:num>
  <w:num w:numId="3" w16cid:durableId="1067993362">
    <w:abstractNumId w:val="6"/>
  </w:num>
  <w:num w:numId="4" w16cid:durableId="2136212699">
    <w:abstractNumId w:val="5"/>
  </w:num>
  <w:num w:numId="5" w16cid:durableId="30613474">
    <w:abstractNumId w:val="4"/>
  </w:num>
  <w:num w:numId="6" w16cid:durableId="1692339347">
    <w:abstractNumId w:val="8"/>
  </w:num>
  <w:num w:numId="7" w16cid:durableId="234635414">
    <w:abstractNumId w:val="3"/>
  </w:num>
  <w:num w:numId="8" w16cid:durableId="1973360670">
    <w:abstractNumId w:val="2"/>
  </w:num>
  <w:num w:numId="9" w16cid:durableId="1568564100">
    <w:abstractNumId w:val="1"/>
  </w:num>
  <w:num w:numId="10" w16cid:durableId="2128307217">
    <w:abstractNumId w:val="0"/>
  </w:num>
  <w:num w:numId="11" w16cid:durableId="626401248">
    <w:abstractNumId w:val="26"/>
  </w:num>
  <w:num w:numId="12" w16cid:durableId="170874058">
    <w:abstractNumId w:val="38"/>
  </w:num>
  <w:num w:numId="13" w16cid:durableId="325939807">
    <w:abstractNumId w:val="15"/>
  </w:num>
  <w:num w:numId="14" w16cid:durableId="38020138">
    <w:abstractNumId w:val="12"/>
  </w:num>
  <w:num w:numId="15" w16cid:durableId="296111201">
    <w:abstractNumId w:val="20"/>
  </w:num>
  <w:num w:numId="16" w16cid:durableId="1808932472">
    <w:abstractNumId w:val="29"/>
  </w:num>
  <w:num w:numId="17" w16cid:durableId="513616445">
    <w:abstractNumId w:val="31"/>
  </w:num>
  <w:num w:numId="18" w16cid:durableId="870384451">
    <w:abstractNumId w:val="27"/>
  </w:num>
  <w:num w:numId="19" w16cid:durableId="1085036376">
    <w:abstractNumId w:val="35"/>
  </w:num>
  <w:num w:numId="20" w16cid:durableId="530076019">
    <w:abstractNumId w:val="32"/>
  </w:num>
  <w:num w:numId="21" w16cid:durableId="1433937487">
    <w:abstractNumId w:val="47"/>
  </w:num>
  <w:num w:numId="22" w16cid:durableId="2076584751">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41292669">
    <w:abstractNumId w:val="19"/>
  </w:num>
  <w:num w:numId="24" w16cid:durableId="932322201">
    <w:abstractNumId w:val="48"/>
  </w:num>
  <w:num w:numId="25" w16cid:durableId="1147937110">
    <w:abstractNumId w:val="13"/>
  </w:num>
  <w:num w:numId="26" w16cid:durableId="706182630">
    <w:abstractNumId w:val="43"/>
  </w:num>
  <w:num w:numId="27" w16cid:durableId="1628269791">
    <w:abstractNumId w:val="44"/>
  </w:num>
  <w:num w:numId="28" w16cid:durableId="1680305594">
    <w:abstractNumId w:val="21"/>
  </w:num>
  <w:num w:numId="29" w16cid:durableId="1787889179">
    <w:abstractNumId w:val="22"/>
  </w:num>
  <w:num w:numId="30" w16cid:durableId="301740498">
    <w:abstractNumId w:val="41"/>
  </w:num>
  <w:num w:numId="31" w16cid:durableId="480658231">
    <w:abstractNumId w:val="34"/>
  </w:num>
  <w:num w:numId="32" w16cid:durableId="2064596575">
    <w:abstractNumId w:val="17"/>
  </w:num>
  <w:num w:numId="33" w16cid:durableId="1862209091">
    <w:abstractNumId w:val="40"/>
  </w:num>
  <w:num w:numId="34" w16cid:durableId="398019415">
    <w:abstractNumId w:val="16"/>
  </w:num>
  <w:num w:numId="35" w16cid:durableId="1410274419">
    <w:abstractNumId w:val="30"/>
  </w:num>
  <w:num w:numId="36" w16cid:durableId="1371691299">
    <w:abstractNumId w:val="46"/>
  </w:num>
  <w:num w:numId="37" w16cid:durableId="1235701033">
    <w:abstractNumId w:val="45"/>
  </w:num>
  <w:num w:numId="38" w16cid:durableId="1028724792">
    <w:abstractNumId w:val="39"/>
  </w:num>
  <w:num w:numId="39" w16cid:durableId="1950627798">
    <w:abstractNumId w:val="33"/>
  </w:num>
  <w:num w:numId="40" w16cid:durableId="1102578245">
    <w:abstractNumId w:val="25"/>
  </w:num>
  <w:num w:numId="41" w16cid:durableId="767891229">
    <w:abstractNumId w:val="36"/>
  </w:num>
  <w:num w:numId="42" w16cid:durableId="623657018">
    <w:abstractNumId w:val="24"/>
  </w:num>
  <w:num w:numId="43" w16cid:durableId="1234120563">
    <w:abstractNumId w:val="14"/>
  </w:num>
  <w:num w:numId="44" w16cid:durableId="1008871233">
    <w:abstractNumId w:val="18"/>
  </w:num>
  <w:num w:numId="45" w16cid:durableId="1635940980">
    <w:abstractNumId w:val="10"/>
  </w:num>
  <w:num w:numId="46" w16cid:durableId="361563124">
    <w:abstractNumId w:val="42"/>
  </w:num>
  <w:num w:numId="47" w16cid:durableId="1123814534">
    <w:abstractNumId w:val="23"/>
  </w:num>
  <w:num w:numId="48" w16cid:durableId="2034113970">
    <w:abstractNumId w:val="37"/>
  </w:num>
  <w:num w:numId="49" w16cid:durableId="585111848">
    <w:abstractNumId w:val="28"/>
  </w:num>
  <w:num w:numId="50" w16cid:durableId="1291550171">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scon Arana, Maria">
    <w15:presenceInfo w15:providerId="AD" w15:userId="S::mdhernandez@dora.state.co.us::59d6495d-0bf9-491e-a1bf-024d70509ab9"/>
  </w15:person>
  <w15:person w15:author="Shelov, Elizabeth">
    <w15:presenceInfo w15:providerId="AD" w15:userId="S::emshelov@dora.state.co.us::e5a74e36-e17f-4604-8727-0a586cb694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F17"/>
    <w:rsid w:val="0000246B"/>
    <w:rsid w:val="00002F15"/>
    <w:rsid w:val="00005150"/>
    <w:rsid w:val="00007E61"/>
    <w:rsid w:val="000102C4"/>
    <w:rsid w:val="00010CC8"/>
    <w:rsid w:val="00011E7D"/>
    <w:rsid w:val="000139CD"/>
    <w:rsid w:val="00014935"/>
    <w:rsid w:val="00015B95"/>
    <w:rsid w:val="00016428"/>
    <w:rsid w:val="00017A04"/>
    <w:rsid w:val="0002097E"/>
    <w:rsid w:val="000233CD"/>
    <w:rsid w:val="00025E5A"/>
    <w:rsid w:val="00026AFF"/>
    <w:rsid w:val="00027A74"/>
    <w:rsid w:val="00027E19"/>
    <w:rsid w:val="000301C6"/>
    <w:rsid w:val="0003035B"/>
    <w:rsid w:val="00030828"/>
    <w:rsid w:val="00034815"/>
    <w:rsid w:val="000369C6"/>
    <w:rsid w:val="00036EB4"/>
    <w:rsid w:val="00041779"/>
    <w:rsid w:val="000432A2"/>
    <w:rsid w:val="00044FBB"/>
    <w:rsid w:val="00045653"/>
    <w:rsid w:val="00045F17"/>
    <w:rsid w:val="00046B71"/>
    <w:rsid w:val="00052BCD"/>
    <w:rsid w:val="0005656B"/>
    <w:rsid w:val="00056AD5"/>
    <w:rsid w:val="00060B5D"/>
    <w:rsid w:val="00063A5E"/>
    <w:rsid w:val="000640AF"/>
    <w:rsid w:val="00067720"/>
    <w:rsid w:val="0007347D"/>
    <w:rsid w:val="00077286"/>
    <w:rsid w:val="00083DD1"/>
    <w:rsid w:val="0008423B"/>
    <w:rsid w:val="000867FD"/>
    <w:rsid w:val="0008715D"/>
    <w:rsid w:val="00087BE7"/>
    <w:rsid w:val="0009078A"/>
    <w:rsid w:val="00090AD4"/>
    <w:rsid w:val="000946B2"/>
    <w:rsid w:val="00094A0B"/>
    <w:rsid w:val="00096B4B"/>
    <w:rsid w:val="000970CE"/>
    <w:rsid w:val="000A135E"/>
    <w:rsid w:val="000A5A5A"/>
    <w:rsid w:val="000A6B8D"/>
    <w:rsid w:val="000A6DCB"/>
    <w:rsid w:val="000A6F37"/>
    <w:rsid w:val="000B5C7A"/>
    <w:rsid w:val="000B6EA0"/>
    <w:rsid w:val="000B7F77"/>
    <w:rsid w:val="000C137E"/>
    <w:rsid w:val="000C76DC"/>
    <w:rsid w:val="000C7C30"/>
    <w:rsid w:val="000D05DC"/>
    <w:rsid w:val="000D0D4E"/>
    <w:rsid w:val="000D38A8"/>
    <w:rsid w:val="000D3985"/>
    <w:rsid w:val="000D66DA"/>
    <w:rsid w:val="000E1045"/>
    <w:rsid w:val="000E74EA"/>
    <w:rsid w:val="00103A11"/>
    <w:rsid w:val="00105D56"/>
    <w:rsid w:val="00107A8C"/>
    <w:rsid w:val="00110430"/>
    <w:rsid w:val="00112A8C"/>
    <w:rsid w:val="00115D9C"/>
    <w:rsid w:val="00116F00"/>
    <w:rsid w:val="001210DD"/>
    <w:rsid w:val="001216FE"/>
    <w:rsid w:val="00123FE8"/>
    <w:rsid w:val="00124883"/>
    <w:rsid w:val="00125253"/>
    <w:rsid w:val="0013144F"/>
    <w:rsid w:val="00134840"/>
    <w:rsid w:val="00135ABF"/>
    <w:rsid w:val="00136129"/>
    <w:rsid w:val="00137213"/>
    <w:rsid w:val="00145566"/>
    <w:rsid w:val="00146546"/>
    <w:rsid w:val="00152C12"/>
    <w:rsid w:val="001552DF"/>
    <w:rsid w:val="001566CA"/>
    <w:rsid w:val="00162EF4"/>
    <w:rsid w:val="00163A88"/>
    <w:rsid w:val="0016719C"/>
    <w:rsid w:val="00170684"/>
    <w:rsid w:val="00170D09"/>
    <w:rsid w:val="001758AE"/>
    <w:rsid w:val="00176C9B"/>
    <w:rsid w:val="0018020C"/>
    <w:rsid w:val="00190D89"/>
    <w:rsid w:val="001950C0"/>
    <w:rsid w:val="00196E90"/>
    <w:rsid w:val="00197DE9"/>
    <w:rsid w:val="001A01B3"/>
    <w:rsid w:val="001A220C"/>
    <w:rsid w:val="001A5AB5"/>
    <w:rsid w:val="001A62BE"/>
    <w:rsid w:val="001A7F64"/>
    <w:rsid w:val="001A7FCD"/>
    <w:rsid w:val="001B1642"/>
    <w:rsid w:val="001B180B"/>
    <w:rsid w:val="001B194B"/>
    <w:rsid w:val="001B4733"/>
    <w:rsid w:val="001B4E20"/>
    <w:rsid w:val="001B5680"/>
    <w:rsid w:val="001B5EF8"/>
    <w:rsid w:val="001C2929"/>
    <w:rsid w:val="001C3F11"/>
    <w:rsid w:val="001D0153"/>
    <w:rsid w:val="001D1E6A"/>
    <w:rsid w:val="001D44BF"/>
    <w:rsid w:val="001D52E0"/>
    <w:rsid w:val="001E2C4D"/>
    <w:rsid w:val="001E3BA2"/>
    <w:rsid w:val="001E5E63"/>
    <w:rsid w:val="001E773A"/>
    <w:rsid w:val="001E7835"/>
    <w:rsid w:val="001F1724"/>
    <w:rsid w:val="00200677"/>
    <w:rsid w:val="00204F6B"/>
    <w:rsid w:val="00206651"/>
    <w:rsid w:val="002112B5"/>
    <w:rsid w:val="00211715"/>
    <w:rsid w:val="00217093"/>
    <w:rsid w:val="00221A05"/>
    <w:rsid w:val="00223179"/>
    <w:rsid w:val="00231541"/>
    <w:rsid w:val="00232AED"/>
    <w:rsid w:val="00234FF0"/>
    <w:rsid w:val="0023592E"/>
    <w:rsid w:val="00244EA3"/>
    <w:rsid w:val="00244F7D"/>
    <w:rsid w:val="002451A9"/>
    <w:rsid w:val="002511AC"/>
    <w:rsid w:val="00251877"/>
    <w:rsid w:val="00254DFD"/>
    <w:rsid w:val="00257308"/>
    <w:rsid w:val="00260593"/>
    <w:rsid w:val="00261576"/>
    <w:rsid w:val="00270447"/>
    <w:rsid w:val="00271A89"/>
    <w:rsid w:val="00276500"/>
    <w:rsid w:val="0027720E"/>
    <w:rsid w:val="00277419"/>
    <w:rsid w:val="00280FB2"/>
    <w:rsid w:val="00281F2A"/>
    <w:rsid w:val="00283A7E"/>
    <w:rsid w:val="00283EC4"/>
    <w:rsid w:val="002863AA"/>
    <w:rsid w:val="00290FFA"/>
    <w:rsid w:val="00293945"/>
    <w:rsid w:val="0029516C"/>
    <w:rsid w:val="00297DA1"/>
    <w:rsid w:val="002A066E"/>
    <w:rsid w:val="002A3472"/>
    <w:rsid w:val="002A4B6B"/>
    <w:rsid w:val="002A62E1"/>
    <w:rsid w:val="002B0662"/>
    <w:rsid w:val="002B0C69"/>
    <w:rsid w:val="002B554F"/>
    <w:rsid w:val="002B713F"/>
    <w:rsid w:val="002C0D2E"/>
    <w:rsid w:val="002C1ED9"/>
    <w:rsid w:val="002C2C4D"/>
    <w:rsid w:val="002C3AA4"/>
    <w:rsid w:val="002C4ADC"/>
    <w:rsid w:val="002C4F10"/>
    <w:rsid w:val="002C5AC8"/>
    <w:rsid w:val="002C5CE0"/>
    <w:rsid w:val="002C75FE"/>
    <w:rsid w:val="002D037C"/>
    <w:rsid w:val="002D15D9"/>
    <w:rsid w:val="002D3915"/>
    <w:rsid w:val="002D44E4"/>
    <w:rsid w:val="002D5CE3"/>
    <w:rsid w:val="002D63CC"/>
    <w:rsid w:val="002E2D67"/>
    <w:rsid w:val="002E2FA4"/>
    <w:rsid w:val="002E44A5"/>
    <w:rsid w:val="002E553B"/>
    <w:rsid w:val="002E7D1C"/>
    <w:rsid w:val="002F07DA"/>
    <w:rsid w:val="002F4145"/>
    <w:rsid w:val="002F466A"/>
    <w:rsid w:val="002F4E8E"/>
    <w:rsid w:val="002F55EE"/>
    <w:rsid w:val="002F5684"/>
    <w:rsid w:val="00303C72"/>
    <w:rsid w:val="00306CA4"/>
    <w:rsid w:val="003076E4"/>
    <w:rsid w:val="00312134"/>
    <w:rsid w:val="0031251D"/>
    <w:rsid w:val="00314A56"/>
    <w:rsid w:val="00314CF1"/>
    <w:rsid w:val="00315397"/>
    <w:rsid w:val="0031542C"/>
    <w:rsid w:val="00316CA8"/>
    <w:rsid w:val="00317786"/>
    <w:rsid w:val="003212C9"/>
    <w:rsid w:val="0032313C"/>
    <w:rsid w:val="003236B7"/>
    <w:rsid w:val="00326274"/>
    <w:rsid w:val="00326D53"/>
    <w:rsid w:val="00330C47"/>
    <w:rsid w:val="00330DF5"/>
    <w:rsid w:val="003314FE"/>
    <w:rsid w:val="0033182D"/>
    <w:rsid w:val="00340235"/>
    <w:rsid w:val="00343408"/>
    <w:rsid w:val="00343642"/>
    <w:rsid w:val="00343BBE"/>
    <w:rsid w:val="00344473"/>
    <w:rsid w:val="003478F5"/>
    <w:rsid w:val="00350C58"/>
    <w:rsid w:val="00353E47"/>
    <w:rsid w:val="003544C2"/>
    <w:rsid w:val="00354A6B"/>
    <w:rsid w:val="00355BA2"/>
    <w:rsid w:val="00356142"/>
    <w:rsid w:val="00357B40"/>
    <w:rsid w:val="00362D18"/>
    <w:rsid w:val="003635C9"/>
    <w:rsid w:val="0036417D"/>
    <w:rsid w:val="00364C88"/>
    <w:rsid w:val="00370192"/>
    <w:rsid w:val="0037086C"/>
    <w:rsid w:val="00374B70"/>
    <w:rsid w:val="00375471"/>
    <w:rsid w:val="00375E2B"/>
    <w:rsid w:val="00377DE2"/>
    <w:rsid w:val="003800C9"/>
    <w:rsid w:val="00382874"/>
    <w:rsid w:val="00382C19"/>
    <w:rsid w:val="003852E9"/>
    <w:rsid w:val="003865D9"/>
    <w:rsid w:val="0038694C"/>
    <w:rsid w:val="003901D3"/>
    <w:rsid w:val="003927B9"/>
    <w:rsid w:val="00392DF2"/>
    <w:rsid w:val="00392F91"/>
    <w:rsid w:val="00393E3A"/>
    <w:rsid w:val="00396731"/>
    <w:rsid w:val="00397E69"/>
    <w:rsid w:val="003A2696"/>
    <w:rsid w:val="003A57AA"/>
    <w:rsid w:val="003A5D05"/>
    <w:rsid w:val="003C272D"/>
    <w:rsid w:val="003C2C73"/>
    <w:rsid w:val="003C3ED5"/>
    <w:rsid w:val="003C5D0A"/>
    <w:rsid w:val="003D1BEE"/>
    <w:rsid w:val="003D298A"/>
    <w:rsid w:val="003D2E68"/>
    <w:rsid w:val="003D51B9"/>
    <w:rsid w:val="003D78E1"/>
    <w:rsid w:val="003D7C25"/>
    <w:rsid w:val="003E034E"/>
    <w:rsid w:val="003E056F"/>
    <w:rsid w:val="003E11F7"/>
    <w:rsid w:val="003E2876"/>
    <w:rsid w:val="003E2D29"/>
    <w:rsid w:val="003E2FF7"/>
    <w:rsid w:val="003E41F8"/>
    <w:rsid w:val="003E4BAD"/>
    <w:rsid w:val="003E4E72"/>
    <w:rsid w:val="003E5C23"/>
    <w:rsid w:val="003F2399"/>
    <w:rsid w:val="003F3338"/>
    <w:rsid w:val="003F473B"/>
    <w:rsid w:val="003F5A5B"/>
    <w:rsid w:val="0040357B"/>
    <w:rsid w:val="0040760B"/>
    <w:rsid w:val="004137FD"/>
    <w:rsid w:val="0041435B"/>
    <w:rsid w:val="00415BD0"/>
    <w:rsid w:val="00415CD6"/>
    <w:rsid w:val="00421D00"/>
    <w:rsid w:val="00422AE7"/>
    <w:rsid w:val="00423802"/>
    <w:rsid w:val="00424A14"/>
    <w:rsid w:val="00424D3F"/>
    <w:rsid w:val="00425CFA"/>
    <w:rsid w:val="00427E6A"/>
    <w:rsid w:val="004410AD"/>
    <w:rsid w:val="0044119B"/>
    <w:rsid w:val="00441A5B"/>
    <w:rsid w:val="00443032"/>
    <w:rsid w:val="00443658"/>
    <w:rsid w:val="0044389C"/>
    <w:rsid w:val="00445320"/>
    <w:rsid w:val="004478AB"/>
    <w:rsid w:val="00451FCF"/>
    <w:rsid w:val="004521C7"/>
    <w:rsid w:val="0045641D"/>
    <w:rsid w:val="00460B32"/>
    <w:rsid w:val="00460E26"/>
    <w:rsid w:val="004625F1"/>
    <w:rsid w:val="00462951"/>
    <w:rsid w:val="00466C95"/>
    <w:rsid w:val="004704EC"/>
    <w:rsid w:val="00475A8A"/>
    <w:rsid w:val="00475AA5"/>
    <w:rsid w:val="00476826"/>
    <w:rsid w:val="00480288"/>
    <w:rsid w:val="0048235A"/>
    <w:rsid w:val="004839B0"/>
    <w:rsid w:val="00484FB7"/>
    <w:rsid w:val="0049255B"/>
    <w:rsid w:val="004928A1"/>
    <w:rsid w:val="00493107"/>
    <w:rsid w:val="00494E0F"/>
    <w:rsid w:val="00496062"/>
    <w:rsid w:val="00497A15"/>
    <w:rsid w:val="004A146B"/>
    <w:rsid w:val="004A5573"/>
    <w:rsid w:val="004B01A9"/>
    <w:rsid w:val="004B01B0"/>
    <w:rsid w:val="004B0CC6"/>
    <w:rsid w:val="004B1865"/>
    <w:rsid w:val="004B731E"/>
    <w:rsid w:val="004C0F67"/>
    <w:rsid w:val="004C175C"/>
    <w:rsid w:val="004C181D"/>
    <w:rsid w:val="004C33B2"/>
    <w:rsid w:val="004C3C87"/>
    <w:rsid w:val="004C4A3C"/>
    <w:rsid w:val="004C79C2"/>
    <w:rsid w:val="004D0842"/>
    <w:rsid w:val="004D2193"/>
    <w:rsid w:val="004D29D7"/>
    <w:rsid w:val="004D3827"/>
    <w:rsid w:val="004D4B87"/>
    <w:rsid w:val="004D581E"/>
    <w:rsid w:val="004D7E65"/>
    <w:rsid w:val="004E3F86"/>
    <w:rsid w:val="004F187C"/>
    <w:rsid w:val="004F2333"/>
    <w:rsid w:val="004F3903"/>
    <w:rsid w:val="004F5D54"/>
    <w:rsid w:val="004F7712"/>
    <w:rsid w:val="00500E95"/>
    <w:rsid w:val="00506768"/>
    <w:rsid w:val="00507CCF"/>
    <w:rsid w:val="00510D56"/>
    <w:rsid w:val="00513165"/>
    <w:rsid w:val="00514FB5"/>
    <w:rsid w:val="0051570F"/>
    <w:rsid w:val="00515C53"/>
    <w:rsid w:val="005218DB"/>
    <w:rsid w:val="00524E7B"/>
    <w:rsid w:val="00531E64"/>
    <w:rsid w:val="00532DCC"/>
    <w:rsid w:val="0053435C"/>
    <w:rsid w:val="00534ADE"/>
    <w:rsid w:val="00536556"/>
    <w:rsid w:val="0053782A"/>
    <w:rsid w:val="00537FBF"/>
    <w:rsid w:val="00545CF2"/>
    <w:rsid w:val="005517C8"/>
    <w:rsid w:val="00551B60"/>
    <w:rsid w:val="00565958"/>
    <w:rsid w:val="0056627C"/>
    <w:rsid w:val="00567C93"/>
    <w:rsid w:val="00570B84"/>
    <w:rsid w:val="00573E74"/>
    <w:rsid w:val="00576047"/>
    <w:rsid w:val="00577BDD"/>
    <w:rsid w:val="00580062"/>
    <w:rsid w:val="00583275"/>
    <w:rsid w:val="005845AE"/>
    <w:rsid w:val="005871F8"/>
    <w:rsid w:val="005910E6"/>
    <w:rsid w:val="00591C66"/>
    <w:rsid w:val="0059369A"/>
    <w:rsid w:val="00593963"/>
    <w:rsid w:val="005939CC"/>
    <w:rsid w:val="00594AA6"/>
    <w:rsid w:val="00596A04"/>
    <w:rsid w:val="005A4E3F"/>
    <w:rsid w:val="005A63FC"/>
    <w:rsid w:val="005A64DE"/>
    <w:rsid w:val="005A6833"/>
    <w:rsid w:val="005A6FA2"/>
    <w:rsid w:val="005B1409"/>
    <w:rsid w:val="005B362F"/>
    <w:rsid w:val="005B69FD"/>
    <w:rsid w:val="005B77BB"/>
    <w:rsid w:val="005C02B0"/>
    <w:rsid w:val="005C24A8"/>
    <w:rsid w:val="005C47C6"/>
    <w:rsid w:val="005C5B7F"/>
    <w:rsid w:val="005C7448"/>
    <w:rsid w:val="005D339F"/>
    <w:rsid w:val="005D3AEB"/>
    <w:rsid w:val="005D3B30"/>
    <w:rsid w:val="005E3F42"/>
    <w:rsid w:val="005E5C40"/>
    <w:rsid w:val="005E79E3"/>
    <w:rsid w:val="005F0BE8"/>
    <w:rsid w:val="005F0DB7"/>
    <w:rsid w:val="005F0FBB"/>
    <w:rsid w:val="005F22C8"/>
    <w:rsid w:val="005F2938"/>
    <w:rsid w:val="005F2CD3"/>
    <w:rsid w:val="005F61A3"/>
    <w:rsid w:val="006013FF"/>
    <w:rsid w:val="006021B7"/>
    <w:rsid w:val="00602D66"/>
    <w:rsid w:val="00603F23"/>
    <w:rsid w:val="00605E85"/>
    <w:rsid w:val="00606335"/>
    <w:rsid w:val="00606B12"/>
    <w:rsid w:val="00612C03"/>
    <w:rsid w:val="00614C5A"/>
    <w:rsid w:val="0062233C"/>
    <w:rsid w:val="00622964"/>
    <w:rsid w:val="00622DAD"/>
    <w:rsid w:val="00630B09"/>
    <w:rsid w:val="00634808"/>
    <w:rsid w:val="00636A18"/>
    <w:rsid w:val="00641CBF"/>
    <w:rsid w:val="006436B3"/>
    <w:rsid w:val="006439DD"/>
    <w:rsid w:val="00644E9F"/>
    <w:rsid w:val="00651773"/>
    <w:rsid w:val="00652523"/>
    <w:rsid w:val="0065653F"/>
    <w:rsid w:val="00657D8F"/>
    <w:rsid w:val="00660791"/>
    <w:rsid w:val="00663A6D"/>
    <w:rsid w:val="00665F5A"/>
    <w:rsid w:val="00667A88"/>
    <w:rsid w:val="00667ED5"/>
    <w:rsid w:val="0067216A"/>
    <w:rsid w:val="006754A5"/>
    <w:rsid w:val="00681922"/>
    <w:rsid w:val="00681B3B"/>
    <w:rsid w:val="0068306D"/>
    <w:rsid w:val="00683218"/>
    <w:rsid w:val="0068435A"/>
    <w:rsid w:val="00685AC1"/>
    <w:rsid w:val="006874FC"/>
    <w:rsid w:val="0068796B"/>
    <w:rsid w:val="006901A7"/>
    <w:rsid w:val="0069200C"/>
    <w:rsid w:val="00696F46"/>
    <w:rsid w:val="006A3D45"/>
    <w:rsid w:val="006A4FAF"/>
    <w:rsid w:val="006A5704"/>
    <w:rsid w:val="006A6825"/>
    <w:rsid w:val="006A7225"/>
    <w:rsid w:val="006B119C"/>
    <w:rsid w:val="006B64B4"/>
    <w:rsid w:val="006B76FC"/>
    <w:rsid w:val="006C11F0"/>
    <w:rsid w:val="006C549A"/>
    <w:rsid w:val="006C5540"/>
    <w:rsid w:val="006C5AC2"/>
    <w:rsid w:val="006C60EB"/>
    <w:rsid w:val="006C6E29"/>
    <w:rsid w:val="006D0F88"/>
    <w:rsid w:val="006D3BF7"/>
    <w:rsid w:val="006D49D6"/>
    <w:rsid w:val="006D4D48"/>
    <w:rsid w:val="006D5337"/>
    <w:rsid w:val="006D65CB"/>
    <w:rsid w:val="006D6F9D"/>
    <w:rsid w:val="006D7976"/>
    <w:rsid w:val="006E04F9"/>
    <w:rsid w:val="006E3111"/>
    <w:rsid w:val="006E3ED3"/>
    <w:rsid w:val="006E72BA"/>
    <w:rsid w:val="006E78F0"/>
    <w:rsid w:val="006F1AB9"/>
    <w:rsid w:val="006F51BE"/>
    <w:rsid w:val="006F6BB9"/>
    <w:rsid w:val="00701EFE"/>
    <w:rsid w:val="00702D3D"/>
    <w:rsid w:val="00703A2F"/>
    <w:rsid w:val="007068F4"/>
    <w:rsid w:val="00710BA3"/>
    <w:rsid w:val="0071628E"/>
    <w:rsid w:val="007179EC"/>
    <w:rsid w:val="00726545"/>
    <w:rsid w:val="00726C5A"/>
    <w:rsid w:val="00727F21"/>
    <w:rsid w:val="00730A19"/>
    <w:rsid w:val="007407A6"/>
    <w:rsid w:val="0074388A"/>
    <w:rsid w:val="00743B64"/>
    <w:rsid w:val="00746899"/>
    <w:rsid w:val="00746A37"/>
    <w:rsid w:val="007553E0"/>
    <w:rsid w:val="007554E2"/>
    <w:rsid w:val="00755F43"/>
    <w:rsid w:val="00756EE1"/>
    <w:rsid w:val="00762616"/>
    <w:rsid w:val="00762642"/>
    <w:rsid w:val="007675CF"/>
    <w:rsid w:val="00770439"/>
    <w:rsid w:val="007722E9"/>
    <w:rsid w:val="007723E4"/>
    <w:rsid w:val="00772558"/>
    <w:rsid w:val="00773528"/>
    <w:rsid w:val="00773B26"/>
    <w:rsid w:val="00775562"/>
    <w:rsid w:val="007766F7"/>
    <w:rsid w:val="007776F0"/>
    <w:rsid w:val="00777F7E"/>
    <w:rsid w:val="0078094D"/>
    <w:rsid w:val="00792A33"/>
    <w:rsid w:val="00794C15"/>
    <w:rsid w:val="007956C0"/>
    <w:rsid w:val="00796C24"/>
    <w:rsid w:val="007A1921"/>
    <w:rsid w:val="007A35C1"/>
    <w:rsid w:val="007A7025"/>
    <w:rsid w:val="007A7C75"/>
    <w:rsid w:val="007B105F"/>
    <w:rsid w:val="007B121E"/>
    <w:rsid w:val="007B1F2B"/>
    <w:rsid w:val="007B2769"/>
    <w:rsid w:val="007B7EAE"/>
    <w:rsid w:val="007C2644"/>
    <w:rsid w:val="007C39D8"/>
    <w:rsid w:val="007C44D4"/>
    <w:rsid w:val="007C61ED"/>
    <w:rsid w:val="007E0A47"/>
    <w:rsid w:val="007E0EFB"/>
    <w:rsid w:val="007E44AB"/>
    <w:rsid w:val="007E56B0"/>
    <w:rsid w:val="007E5C89"/>
    <w:rsid w:val="007F1DAA"/>
    <w:rsid w:val="007F2E57"/>
    <w:rsid w:val="007F4875"/>
    <w:rsid w:val="007F753A"/>
    <w:rsid w:val="008008E0"/>
    <w:rsid w:val="00800A39"/>
    <w:rsid w:val="0080471E"/>
    <w:rsid w:val="00810429"/>
    <w:rsid w:val="008119E6"/>
    <w:rsid w:val="0081301B"/>
    <w:rsid w:val="00813186"/>
    <w:rsid w:val="00813A43"/>
    <w:rsid w:val="00814ACE"/>
    <w:rsid w:val="00820155"/>
    <w:rsid w:val="008212A0"/>
    <w:rsid w:val="00823F09"/>
    <w:rsid w:val="008279C6"/>
    <w:rsid w:val="008312A6"/>
    <w:rsid w:val="00834695"/>
    <w:rsid w:val="00835BCB"/>
    <w:rsid w:val="008411A9"/>
    <w:rsid w:val="00841C32"/>
    <w:rsid w:val="0084216A"/>
    <w:rsid w:val="00842A3B"/>
    <w:rsid w:val="00842AAF"/>
    <w:rsid w:val="00843677"/>
    <w:rsid w:val="00844C07"/>
    <w:rsid w:val="00845817"/>
    <w:rsid w:val="00846AC0"/>
    <w:rsid w:val="0084794E"/>
    <w:rsid w:val="00850078"/>
    <w:rsid w:val="00850BF1"/>
    <w:rsid w:val="00857DB4"/>
    <w:rsid w:val="00864A8C"/>
    <w:rsid w:val="00871370"/>
    <w:rsid w:val="008723A1"/>
    <w:rsid w:val="00874C36"/>
    <w:rsid w:val="00874F97"/>
    <w:rsid w:val="008750DE"/>
    <w:rsid w:val="00875569"/>
    <w:rsid w:val="00877B78"/>
    <w:rsid w:val="008810F3"/>
    <w:rsid w:val="00884BF2"/>
    <w:rsid w:val="00884D9E"/>
    <w:rsid w:val="00886752"/>
    <w:rsid w:val="008874B0"/>
    <w:rsid w:val="00893F52"/>
    <w:rsid w:val="0089518F"/>
    <w:rsid w:val="0089784F"/>
    <w:rsid w:val="008A073E"/>
    <w:rsid w:val="008A0829"/>
    <w:rsid w:val="008A3294"/>
    <w:rsid w:val="008A3891"/>
    <w:rsid w:val="008A38C6"/>
    <w:rsid w:val="008A3DBD"/>
    <w:rsid w:val="008A4F17"/>
    <w:rsid w:val="008A5273"/>
    <w:rsid w:val="008A6127"/>
    <w:rsid w:val="008A703D"/>
    <w:rsid w:val="008A7FC9"/>
    <w:rsid w:val="008B33D5"/>
    <w:rsid w:val="008B52D8"/>
    <w:rsid w:val="008C4190"/>
    <w:rsid w:val="008C7C52"/>
    <w:rsid w:val="008D3194"/>
    <w:rsid w:val="008D3A90"/>
    <w:rsid w:val="008D47E0"/>
    <w:rsid w:val="008D635D"/>
    <w:rsid w:val="008D66FF"/>
    <w:rsid w:val="008E0CAE"/>
    <w:rsid w:val="008E1813"/>
    <w:rsid w:val="008E3D77"/>
    <w:rsid w:val="008E741D"/>
    <w:rsid w:val="008F189E"/>
    <w:rsid w:val="008F4C21"/>
    <w:rsid w:val="008F5CDA"/>
    <w:rsid w:val="008F7D8B"/>
    <w:rsid w:val="00901658"/>
    <w:rsid w:val="00904465"/>
    <w:rsid w:val="00904A4D"/>
    <w:rsid w:val="00904B50"/>
    <w:rsid w:val="00907783"/>
    <w:rsid w:val="00907ABC"/>
    <w:rsid w:val="00907D29"/>
    <w:rsid w:val="00914D97"/>
    <w:rsid w:val="00915CB2"/>
    <w:rsid w:val="009163E9"/>
    <w:rsid w:val="00917791"/>
    <w:rsid w:val="0092058B"/>
    <w:rsid w:val="0092449E"/>
    <w:rsid w:val="00925202"/>
    <w:rsid w:val="00926BCF"/>
    <w:rsid w:val="00926C5F"/>
    <w:rsid w:val="00926E3E"/>
    <w:rsid w:val="00927306"/>
    <w:rsid w:val="00927309"/>
    <w:rsid w:val="00927EFF"/>
    <w:rsid w:val="00927FC7"/>
    <w:rsid w:val="00930989"/>
    <w:rsid w:val="009328C5"/>
    <w:rsid w:val="00932DF7"/>
    <w:rsid w:val="0093390A"/>
    <w:rsid w:val="00935AFE"/>
    <w:rsid w:val="00941463"/>
    <w:rsid w:val="00941CB4"/>
    <w:rsid w:val="0094270B"/>
    <w:rsid w:val="00944001"/>
    <w:rsid w:val="00944127"/>
    <w:rsid w:val="00944129"/>
    <w:rsid w:val="0094477F"/>
    <w:rsid w:val="00944DAB"/>
    <w:rsid w:val="00947ACC"/>
    <w:rsid w:val="009500DA"/>
    <w:rsid w:val="009506AE"/>
    <w:rsid w:val="00950DE6"/>
    <w:rsid w:val="00953D83"/>
    <w:rsid w:val="009544A2"/>
    <w:rsid w:val="0095554F"/>
    <w:rsid w:val="009602C2"/>
    <w:rsid w:val="0096194A"/>
    <w:rsid w:val="00963FD5"/>
    <w:rsid w:val="009649D7"/>
    <w:rsid w:val="00965187"/>
    <w:rsid w:val="00966BEB"/>
    <w:rsid w:val="00971EA5"/>
    <w:rsid w:val="00975C53"/>
    <w:rsid w:val="00975F9B"/>
    <w:rsid w:val="00977F43"/>
    <w:rsid w:val="009809ED"/>
    <w:rsid w:val="009833B9"/>
    <w:rsid w:val="0098713D"/>
    <w:rsid w:val="0099162B"/>
    <w:rsid w:val="009937D2"/>
    <w:rsid w:val="00994A16"/>
    <w:rsid w:val="009959D0"/>
    <w:rsid w:val="009975D4"/>
    <w:rsid w:val="00997976"/>
    <w:rsid w:val="009A1DD5"/>
    <w:rsid w:val="009A21A1"/>
    <w:rsid w:val="009A3980"/>
    <w:rsid w:val="009A3DF6"/>
    <w:rsid w:val="009C02ED"/>
    <w:rsid w:val="009C2964"/>
    <w:rsid w:val="009C40A7"/>
    <w:rsid w:val="009C4A99"/>
    <w:rsid w:val="009C4E5A"/>
    <w:rsid w:val="009C6481"/>
    <w:rsid w:val="009C7528"/>
    <w:rsid w:val="009D15FD"/>
    <w:rsid w:val="009D2749"/>
    <w:rsid w:val="009D2C6D"/>
    <w:rsid w:val="009D5BA6"/>
    <w:rsid w:val="009E06B2"/>
    <w:rsid w:val="009E09A0"/>
    <w:rsid w:val="009E1B9C"/>
    <w:rsid w:val="009E259A"/>
    <w:rsid w:val="009E3AC5"/>
    <w:rsid w:val="009E40A7"/>
    <w:rsid w:val="009E43EF"/>
    <w:rsid w:val="009E4D25"/>
    <w:rsid w:val="009E57D2"/>
    <w:rsid w:val="009E78CD"/>
    <w:rsid w:val="009F70A1"/>
    <w:rsid w:val="00A040B7"/>
    <w:rsid w:val="00A053AE"/>
    <w:rsid w:val="00A10A8D"/>
    <w:rsid w:val="00A12AFF"/>
    <w:rsid w:val="00A157A4"/>
    <w:rsid w:val="00A17655"/>
    <w:rsid w:val="00A17953"/>
    <w:rsid w:val="00A20B75"/>
    <w:rsid w:val="00A26AAE"/>
    <w:rsid w:val="00A31108"/>
    <w:rsid w:val="00A331D6"/>
    <w:rsid w:val="00A36541"/>
    <w:rsid w:val="00A36948"/>
    <w:rsid w:val="00A37237"/>
    <w:rsid w:val="00A37300"/>
    <w:rsid w:val="00A37C4C"/>
    <w:rsid w:val="00A407F3"/>
    <w:rsid w:val="00A4559E"/>
    <w:rsid w:val="00A47456"/>
    <w:rsid w:val="00A478C2"/>
    <w:rsid w:val="00A50D8C"/>
    <w:rsid w:val="00A5115A"/>
    <w:rsid w:val="00A51DF3"/>
    <w:rsid w:val="00A53276"/>
    <w:rsid w:val="00A567C8"/>
    <w:rsid w:val="00A5714C"/>
    <w:rsid w:val="00A5726B"/>
    <w:rsid w:val="00A62497"/>
    <w:rsid w:val="00A659C4"/>
    <w:rsid w:val="00A7079C"/>
    <w:rsid w:val="00A70E4F"/>
    <w:rsid w:val="00A74825"/>
    <w:rsid w:val="00A807FB"/>
    <w:rsid w:val="00A82182"/>
    <w:rsid w:val="00A836CD"/>
    <w:rsid w:val="00A84349"/>
    <w:rsid w:val="00A92FD1"/>
    <w:rsid w:val="00A96E9E"/>
    <w:rsid w:val="00A9744E"/>
    <w:rsid w:val="00AA1490"/>
    <w:rsid w:val="00AA2C82"/>
    <w:rsid w:val="00AA493E"/>
    <w:rsid w:val="00AA4BA4"/>
    <w:rsid w:val="00AA6AC7"/>
    <w:rsid w:val="00AB07B0"/>
    <w:rsid w:val="00AB1B42"/>
    <w:rsid w:val="00AB2649"/>
    <w:rsid w:val="00AB3E86"/>
    <w:rsid w:val="00AB4199"/>
    <w:rsid w:val="00AB58A8"/>
    <w:rsid w:val="00AB621A"/>
    <w:rsid w:val="00AB6BB2"/>
    <w:rsid w:val="00AC4913"/>
    <w:rsid w:val="00AC4FE5"/>
    <w:rsid w:val="00AD08E7"/>
    <w:rsid w:val="00AD4CD5"/>
    <w:rsid w:val="00AE7344"/>
    <w:rsid w:val="00AF06A3"/>
    <w:rsid w:val="00AF0810"/>
    <w:rsid w:val="00AF101C"/>
    <w:rsid w:val="00AF1632"/>
    <w:rsid w:val="00AF1ED9"/>
    <w:rsid w:val="00AF4A2C"/>
    <w:rsid w:val="00B0153D"/>
    <w:rsid w:val="00B03A77"/>
    <w:rsid w:val="00B06042"/>
    <w:rsid w:val="00B0726F"/>
    <w:rsid w:val="00B128A4"/>
    <w:rsid w:val="00B20464"/>
    <w:rsid w:val="00B21A2E"/>
    <w:rsid w:val="00B23912"/>
    <w:rsid w:val="00B25468"/>
    <w:rsid w:val="00B25C10"/>
    <w:rsid w:val="00B26EC9"/>
    <w:rsid w:val="00B3173A"/>
    <w:rsid w:val="00B33951"/>
    <w:rsid w:val="00B3529F"/>
    <w:rsid w:val="00B375C5"/>
    <w:rsid w:val="00B403A3"/>
    <w:rsid w:val="00B40869"/>
    <w:rsid w:val="00B4180C"/>
    <w:rsid w:val="00B41B1E"/>
    <w:rsid w:val="00B42817"/>
    <w:rsid w:val="00B45EE6"/>
    <w:rsid w:val="00B51B44"/>
    <w:rsid w:val="00B577F7"/>
    <w:rsid w:val="00B617A6"/>
    <w:rsid w:val="00B61A9B"/>
    <w:rsid w:val="00B66BBF"/>
    <w:rsid w:val="00B673FC"/>
    <w:rsid w:val="00B677E8"/>
    <w:rsid w:val="00B838C5"/>
    <w:rsid w:val="00B83F33"/>
    <w:rsid w:val="00B86E76"/>
    <w:rsid w:val="00B872C8"/>
    <w:rsid w:val="00B87E4B"/>
    <w:rsid w:val="00B929A4"/>
    <w:rsid w:val="00B9498B"/>
    <w:rsid w:val="00B96951"/>
    <w:rsid w:val="00BA0D94"/>
    <w:rsid w:val="00BA1872"/>
    <w:rsid w:val="00BA3636"/>
    <w:rsid w:val="00BA4561"/>
    <w:rsid w:val="00BB1499"/>
    <w:rsid w:val="00BB15CC"/>
    <w:rsid w:val="00BB4352"/>
    <w:rsid w:val="00BB60A2"/>
    <w:rsid w:val="00BB7F17"/>
    <w:rsid w:val="00BC0DE1"/>
    <w:rsid w:val="00BC70E3"/>
    <w:rsid w:val="00BC7183"/>
    <w:rsid w:val="00BD0CBB"/>
    <w:rsid w:val="00BD1B95"/>
    <w:rsid w:val="00BD3222"/>
    <w:rsid w:val="00BD5F24"/>
    <w:rsid w:val="00BD67B9"/>
    <w:rsid w:val="00BE05A2"/>
    <w:rsid w:val="00BE07F4"/>
    <w:rsid w:val="00BE17D5"/>
    <w:rsid w:val="00BE1BF7"/>
    <w:rsid w:val="00BE37DE"/>
    <w:rsid w:val="00BE4744"/>
    <w:rsid w:val="00BE6855"/>
    <w:rsid w:val="00BF05BC"/>
    <w:rsid w:val="00BF0A16"/>
    <w:rsid w:val="00BF1ECF"/>
    <w:rsid w:val="00BF29F4"/>
    <w:rsid w:val="00BF32A3"/>
    <w:rsid w:val="00BF49A4"/>
    <w:rsid w:val="00BF7786"/>
    <w:rsid w:val="00C00DF4"/>
    <w:rsid w:val="00C00EBA"/>
    <w:rsid w:val="00C01F84"/>
    <w:rsid w:val="00C04FAF"/>
    <w:rsid w:val="00C05596"/>
    <w:rsid w:val="00C05C56"/>
    <w:rsid w:val="00C12008"/>
    <w:rsid w:val="00C121EB"/>
    <w:rsid w:val="00C123C5"/>
    <w:rsid w:val="00C1351D"/>
    <w:rsid w:val="00C13BAA"/>
    <w:rsid w:val="00C14E9A"/>
    <w:rsid w:val="00C16080"/>
    <w:rsid w:val="00C172AA"/>
    <w:rsid w:val="00C1772B"/>
    <w:rsid w:val="00C207EB"/>
    <w:rsid w:val="00C21BE5"/>
    <w:rsid w:val="00C21F83"/>
    <w:rsid w:val="00C22BE5"/>
    <w:rsid w:val="00C2429B"/>
    <w:rsid w:val="00C249A4"/>
    <w:rsid w:val="00C26191"/>
    <w:rsid w:val="00C3069D"/>
    <w:rsid w:val="00C32F00"/>
    <w:rsid w:val="00C333DB"/>
    <w:rsid w:val="00C33E94"/>
    <w:rsid w:val="00C37FC4"/>
    <w:rsid w:val="00C40071"/>
    <w:rsid w:val="00C4110B"/>
    <w:rsid w:val="00C4509F"/>
    <w:rsid w:val="00C502FB"/>
    <w:rsid w:val="00C50E66"/>
    <w:rsid w:val="00C519CB"/>
    <w:rsid w:val="00C54A3B"/>
    <w:rsid w:val="00C56086"/>
    <w:rsid w:val="00C571E1"/>
    <w:rsid w:val="00C57A37"/>
    <w:rsid w:val="00C57E1E"/>
    <w:rsid w:val="00C57F6D"/>
    <w:rsid w:val="00C63A9F"/>
    <w:rsid w:val="00C66508"/>
    <w:rsid w:val="00C67A79"/>
    <w:rsid w:val="00C70567"/>
    <w:rsid w:val="00C7085A"/>
    <w:rsid w:val="00C70A20"/>
    <w:rsid w:val="00C72491"/>
    <w:rsid w:val="00C74867"/>
    <w:rsid w:val="00C74C67"/>
    <w:rsid w:val="00C76519"/>
    <w:rsid w:val="00C76F10"/>
    <w:rsid w:val="00C77F54"/>
    <w:rsid w:val="00C80A52"/>
    <w:rsid w:val="00C8366D"/>
    <w:rsid w:val="00C86AC4"/>
    <w:rsid w:val="00C871A4"/>
    <w:rsid w:val="00C9134F"/>
    <w:rsid w:val="00C9140F"/>
    <w:rsid w:val="00C92A07"/>
    <w:rsid w:val="00C95780"/>
    <w:rsid w:val="00C9784B"/>
    <w:rsid w:val="00C97BD0"/>
    <w:rsid w:val="00CA0E12"/>
    <w:rsid w:val="00CA4289"/>
    <w:rsid w:val="00CA4538"/>
    <w:rsid w:val="00CB3DEC"/>
    <w:rsid w:val="00CB5C5E"/>
    <w:rsid w:val="00CB720F"/>
    <w:rsid w:val="00CC12D9"/>
    <w:rsid w:val="00CC2A67"/>
    <w:rsid w:val="00CC2BC2"/>
    <w:rsid w:val="00CC4B88"/>
    <w:rsid w:val="00CC61FF"/>
    <w:rsid w:val="00CC6CEB"/>
    <w:rsid w:val="00CC749A"/>
    <w:rsid w:val="00CD06F3"/>
    <w:rsid w:val="00CD1E46"/>
    <w:rsid w:val="00CD5949"/>
    <w:rsid w:val="00CE0B4E"/>
    <w:rsid w:val="00CE2A1C"/>
    <w:rsid w:val="00CE6E79"/>
    <w:rsid w:val="00CF19B8"/>
    <w:rsid w:val="00CF2DF6"/>
    <w:rsid w:val="00CF4FF1"/>
    <w:rsid w:val="00CF7641"/>
    <w:rsid w:val="00D009CF"/>
    <w:rsid w:val="00D02366"/>
    <w:rsid w:val="00D0485C"/>
    <w:rsid w:val="00D05683"/>
    <w:rsid w:val="00D06798"/>
    <w:rsid w:val="00D10450"/>
    <w:rsid w:val="00D10579"/>
    <w:rsid w:val="00D11FEA"/>
    <w:rsid w:val="00D132C1"/>
    <w:rsid w:val="00D133E6"/>
    <w:rsid w:val="00D141F9"/>
    <w:rsid w:val="00D14B21"/>
    <w:rsid w:val="00D15F0C"/>
    <w:rsid w:val="00D16C5A"/>
    <w:rsid w:val="00D175ED"/>
    <w:rsid w:val="00D17B24"/>
    <w:rsid w:val="00D224D1"/>
    <w:rsid w:val="00D23FBF"/>
    <w:rsid w:val="00D24BE5"/>
    <w:rsid w:val="00D267A1"/>
    <w:rsid w:val="00D30A5F"/>
    <w:rsid w:val="00D30CD4"/>
    <w:rsid w:val="00D311B0"/>
    <w:rsid w:val="00D3153F"/>
    <w:rsid w:val="00D32529"/>
    <w:rsid w:val="00D34769"/>
    <w:rsid w:val="00D350CC"/>
    <w:rsid w:val="00D4102D"/>
    <w:rsid w:val="00D42425"/>
    <w:rsid w:val="00D42BB4"/>
    <w:rsid w:val="00D4331E"/>
    <w:rsid w:val="00D4583B"/>
    <w:rsid w:val="00D52146"/>
    <w:rsid w:val="00D5223A"/>
    <w:rsid w:val="00D524F9"/>
    <w:rsid w:val="00D553D4"/>
    <w:rsid w:val="00D5642D"/>
    <w:rsid w:val="00D60197"/>
    <w:rsid w:val="00D632B7"/>
    <w:rsid w:val="00D66072"/>
    <w:rsid w:val="00D66695"/>
    <w:rsid w:val="00D71808"/>
    <w:rsid w:val="00D71C22"/>
    <w:rsid w:val="00D72C24"/>
    <w:rsid w:val="00D74344"/>
    <w:rsid w:val="00D77435"/>
    <w:rsid w:val="00D77C3F"/>
    <w:rsid w:val="00D8315D"/>
    <w:rsid w:val="00D8510F"/>
    <w:rsid w:val="00D867A9"/>
    <w:rsid w:val="00D93086"/>
    <w:rsid w:val="00D967A7"/>
    <w:rsid w:val="00D97E6A"/>
    <w:rsid w:val="00DA7C5C"/>
    <w:rsid w:val="00DB03FB"/>
    <w:rsid w:val="00DB075B"/>
    <w:rsid w:val="00DB17B0"/>
    <w:rsid w:val="00DB18DF"/>
    <w:rsid w:val="00DB4C27"/>
    <w:rsid w:val="00DB6C09"/>
    <w:rsid w:val="00DB7903"/>
    <w:rsid w:val="00DC0D06"/>
    <w:rsid w:val="00DC10C9"/>
    <w:rsid w:val="00DC7452"/>
    <w:rsid w:val="00DD4CA4"/>
    <w:rsid w:val="00DD6C57"/>
    <w:rsid w:val="00DE55A6"/>
    <w:rsid w:val="00DE5D69"/>
    <w:rsid w:val="00DF0958"/>
    <w:rsid w:val="00DF0B04"/>
    <w:rsid w:val="00DF22CC"/>
    <w:rsid w:val="00DF5725"/>
    <w:rsid w:val="00DF578F"/>
    <w:rsid w:val="00DF6499"/>
    <w:rsid w:val="00DF6A6E"/>
    <w:rsid w:val="00E00B28"/>
    <w:rsid w:val="00E010D6"/>
    <w:rsid w:val="00E02381"/>
    <w:rsid w:val="00E06574"/>
    <w:rsid w:val="00E12F61"/>
    <w:rsid w:val="00E14ECE"/>
    <w:rsid w:val="00E1615E"/>
    <w:rsid w:val="00E17EE6"/>
    <w:rsid w:val="00E20696"/>
    <w:rsid w:val="00E21EA8"/>
    <w:rsid w:val="00E27C5B"/>
    <w:rsid w:val="00E27E5D"/>
    <w:rsid w:val="00E34634"/>
    <w:rsid w:val="00E348F8"/>
    <w:rsid w:val="00E35C25"/>
    <w:rsid w:val="00E36190"/>
    <w:rsid w:val="00E42C40"/>
    <w:rsid w:val="00E435A3"/>
    <w:rsid w:val="00E4428A"/>
    <w:rsid w:val="00E44806"/>
    <w:rsid w:val="00E455FA"/>
    <w:rsid w:val="00E508F4"/>
    <w:rsid w:val="00E50C8D"/>
    <w:rsid w:val="00E5127C"/>
    <w:rsid w:val="00E5169E"/>
    <w:rsid w:val="00E60457"/>
    <w:rsid w:val="00E607A5"/>
    <w:rsid w:val="00E60BFE"/>
    <w:rsid w:val="00E61665"/>
    <w:rsid w:val="00E61AA6"/>
    <w:rsid w:val="00E6657E"/>
    <w:rsid w:val="00E66D78"/>
    <w:rsid w:val="00E6700C"/>
    <w:rsid w:val="00E73201"/>
    <w:rsid w:val="00E73503"/>
    <w:rsid w:val="00E73CDF"/>
    <w:rsid w:val="00E74E83"/>
    <w:rsid w:val="00E76880"/>
    <w:rsid w:val="00E96DA3"/>
    <w:rsid w:val="00EA0BCF"/>
    <w:rsid w:val="00EA12E4"/>
    <w:rsid w:val="00EA1683"/>
    <w:rsid w:val="00EA1DD0"/>
    <w:rsid w:val="00EA2D02"/>
    <w:rsid w:val="00EA4D9E"/>
    <w:rsid w:val="00EA76F3"/>
    <w:rsid w:val="00EA77E4"/>
    <w:rsid w:val="00EA7AA4"/>
    <w:rsid w:val="00EB5AD5"/>
    <w:rsid w:val="00EB6AD6"/>
    <w:rsid w:val="00EB7480"/>
    <w:rsid w:val="00EC04A2"/>
    <w:rsid w:val="00EC2DCF"/>
    <w:rsid w:val="00EC645C"/>
    <w:rsid w:val="00EC6C41"/>
    <w:rsid w:val="00ED2393"/>
    <w:rsid w:val="00ED2931"/>
    <w:rsid w:val="00ED2F9D"/>
    <w:rsid w:val="00ED53DE"/>
    <w:rsid w:val="00ED6163"/>
    <w:rsid w:val="00ED65B0"/>
    <w:rsid w:val="00EE0895"/>
    <w:rsid w:val="00EE11E5"/>
    <w:rsid w:val="00EE2D9E"/>
    <w:rsid w:val="00EF2253"/>
    <w:rsid w:val="00EF3429"/>
    <w:rsid w:val="00EF4FFC"/>
    <w:rsid w:val="00EF7D90"/>
    <w:rsid w:val="00F012AE"/>
    <w:rsid w:val="00F01364"/>
    <w:rsid w:val="00F016EA"/>
    <w:rsid w:val="00F01CA2"/>
    <w:rsid w:val="00F03092"/>
    <w:rsid w:val="00F048BB"/>
    <w:rsid w:val="00F06CD2"/>
    <w:rsid w:val="00F07192"/>
    <w:rsid w:val="00F11400"/>
    <w:rsid w:val="00F1173B"/>
    <w:rsid w:val="00F12AC8"/>
    <w:rsid w:val="00F16A63"/>
    <w:rsid w:val="00F2078B"/>
    <w:rsid w:val="00F20908"/>
    <w:rsid w:val="00F233AD"/>
    <w:rsid w:val="00F24C5F"/>
    <w:rsid w:val="00F257C7"/>
    <w:rsid w:val="00F32B8D"/>
    <w:rsid w:val="00F37F48"/>
    <w:rsid w:val="00F4049F"/>
    <w:rsid w:val="00F40E05"/>
    <w:rsid w:val="00F43075"/>
    <w:rsid w:val="00F459F5"/>
    <w:rsid w:val="00F46604"/>
    <w:rsid w:val="00F46E35"/>
    <w:rsid w:val="00F5086E"/>
    <w:rsid w:val="00F547C4"/>
    <w:rsid w:val="00F57D89"/>
    <w:rsid w:val="00F62E59"/>
    <w:rsid w:val="00F63AC5"/>
    <w:rsid w:val="00F64BA3"/>
    <w:rsid w:val="00F66D45"/>
    <w:rsid w:val="00F677E4"/>
    <w:rsid w:val="00F67B2B"/>
    <w:rsid w:val="00F72793"/>
    <w:rsid w:val="00F73ACF"/>
    <w:rsid w:val="00F73C85"/>
    <w:rsid w:val="00F81D4D"/>
    <w:rsid w:val="00F82919"/>
    <w:rsid w:val="00F90079"/>
    <w:rsid w:val="00F927A4"/>
    <w:rsid w:val="00F944D6"/>
    <w:rsid w:val="00F97120"/>
    <w:rsid w:val="00FA06C0"/>
    <w:rsid w:val="00FA0DC4"/>
    <w:rsid w:val="00FA2E74"/>
    <w:rsid w:val="00FA3E25"/>
    <w:rsid w:val="00FA6B61"/>
    <w:rsid w:val="00FA74C4"/>
    <w:rsid w:val="00FA7AD7"/>
    <w:rsid w:val="00FB41A2"/>
    <w:rsid w:val="00FB67D8"/>
    <w:rsid w:val="00FB7DF5"/>
    <w:rsid w:val="00FC0890"/>
    <w:rsid w:val="00FC0F84"/>
    <w:rsid w:val="00FC251F"/>
    <w:rsid w:val="00FC6779"/>
    <w:rsid w:val="00FC6AA3"/>
    <w:rsid w:val="00FC6C53"/>
    <w:rsid w:val="00FC733F"/>
    <w:rsid w:val="00FD0FA1"/>
    <w:rsid w:val="00FD58D1"/>
    <w:rsid w:val="00FD63DD"/>
    <w:rsid w:val="00FE20AB"/>
    <w:rsid w:val="00FE21CB"/>
    <w:rsid w:val="00FE21F5"/>
    <w:rsid w:val="00FE5EB5"/>
    <w:rsid w:val="00FF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E6459"/>
  <w15:chartTrackingRefBased/>
  <w15:docId w15:val="{F5E5E2A0-0B7E-4BB2-8B90-EF391AC14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annotation text" w:uiPriority="99"/>
    <w:lsdException w:name="caption" w:semiHidden="1" w:unhideWhenUsed="1" w:qFormat="1"/>
    <w:lsdException w:name="annotation reference" w:uiPriority="99"/>
    <w:lsdException w:name="Title" w:uiPriority="10" w:qFormat="1"/>
    <w:lsdException w:name="Body Text" w:uiPriority="1" w:qFormat="1"/>
    <w:lsdException w:name="Subtitle" w:uiPriority="11"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2A67"/>
    <w:pPr>
      <w:spacing w:before="240"/>
    </w:pPr>
    <w:rPr>
      <w:rFonts w:ascii="Arial" w:hAnsi="Arial"/>
    </w:rPr>
  </w:style>
  <w:style w:type="paragraph" w:styleId="Heading1">
    <w:name w:val="heading 1"/>
    <w:basedOn w:val="Normal"/>
    <w:next w:val="Normal"/>
    <w:link w:val="Heading1Char"/>
    <w:autoRedefine/>
    <w:uiPriority w:val="9"/>
    <w:qFormat/>
    <w:rsid w:val="00CC2A67"/>
    <w:pPr>
      <w:keepNext/>
      <w:spacing w:after="60"/>
      <w:outlineLvl w:val="0"/>
    </w:pPr>
    <w:rPr>
      <w:b/>
      <w:bCs/>
      <w:kern w:val="32"/>
    </w:rPr>
  </w:style>
  <w:style w:type="paragraph" w:styleId="Heading2">
    <w:name w:val="heading 2"/>
    <w:basedOn w:val="Normal"/>
    <w:next w:val="Normal"/>
    <w:link w:val="Heading2Char"/>
    <w:uiPriority w:val="9"/>
    <w:qFormat/>
    <w:rsid w:val="00CC2A67"/>
    <w:pPr>
      <w:keepNext/>
      <w:spacing w:after="60"/>
      <w:outlineLvl w:val="1"/>
    </w:pPr>
    <w:rPr>
      <w:b/>
      <w:bCs/>
      <w:iCs/>
      <w:szCs w:val="28"/>
    </w:rPr>
  </w:style>
  <w:style w:type="paragraph" w:styleId="Heading3">
    <w:name w:val="heading 3"/>
    <w:basedOn w:val="Normal"/>
    <w:next w:val="Normal"/>
    <w:link w:val="Heading3Char"/>
    <w:autoRedefine/>
    <w:uiPriority w:val="9"/>
    <w:qFormat/>
    <w:rsid w:val="00CC2A67"/>
    <w:pPr>
      <w:keepNext/>
      <w:spacing w:after="60"/>
      <w:outlineLvl w:val="2"/>
    </w:pPr>
    <w:rPr>
      <w:b/>
      <w:bCs/>
    </w:rPr>
  </w:style>
  <w:style w:type="paragraph" w:styleId="Heading4">
    <w:name w:val="heading 4"/>
    <w:basedOn w:val="Normal"/>
    <w:next w:val="Normal"/>
    <w:link w:val="Heading4Char"/>
    <w:uiPriority w:val="9"/>
    <w:unhideWhenUsed/>
    <w:qFormat/>
    <w:rsid w:val="00681B3B"/>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unhideWhenUsed/>
    <w:qFormat/>
    <w:rsid w:val="00681B3B"/>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1B3B"/>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681B3B"/>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681B3B"/>
    <w:pPr>
      <w:keepNext/>
      <w:keepLines/>
      <w:spacing w:before="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681B3B"/>
    <w:pPr>
      <w:keepNext/>
      <w:keepLines/>
      <w:spacing w:before="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basedOn w:val="Normal"/>
    <w:autoRedefine/>
    <w:rsid w:val="00884D9E"/>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CC2A67"/>
    <w:pPr>
      <w:outlineLvl w:val="1"/>
    </w:pPr>
  </w:style>
  <w:style w:type="paragraph" w:customStyle="1" w:styleId="par1">
    <w:name w:val="par1"/>
    <w:basedOn w:val="Normal"/>
    <w:rsid w:val="00CC2A67"/>
    <w:pPr>
      <w:tabs>
        <w:tab w:val="left" w:pos="720"/>
        <w:tab w:val="left" w:pos="1440"/>
        <w:tab w:val="left" w:pos="2160"/>
      </w:tabs>
      <w:ind w:left="720" w:hanging="720"/>
    </w:pPr>
    <w:rPr>
      <w:szCs w:val="24"/>
    </w:rPr>
  </w:style>
  <w:style w:type="paragraph" w:customStyle="1" w:styleId="cp">
    <w:name w:val="cp"/>
    <w:basedOn w:val="Normal"/>
    <w:rsid w:val="00CC2A67"/>
    <w:pPr>
      <w:jc w:val="center"/>
    </w:pPr>
  </w:style>
  <w:style w:type="paragraph" w:customStyle="1" w:styleId="par2">
    <w:name w:val="par2"/>
    <w:basedOn w:val="par1"/>
    <w:rsid w:val="00CC2A67"/>
    <w:pPr>
      <w:ind w:left="1440"/>
    </w:pPr>
  </w:style>
  <w:style w:type="paragraph" w:customStyle="1" w:styleId="upar2">
    <w:name w:val="upar2"/>
    <w:basedOn w:val="upar1"/>
    <w:rsid w:val="00CC2A67"/>
    <w:pPr>
      <w:ind w:left="720"/>
    </w:pPr>
    <w:rPr>
      <w:szCs w:val="24"/>
    </w:rPr>
  </w:style>
  <w:style w:type="paragraph" w:customStyle="1" w:styleId="upar1">
    <w:name w:val="upar1"/>
    <w:basedOn w:val="Normal"/>
    <w:rsid w:val="00CC2A67"/>
    <w:pPr>
      <w:tabs>
        <w:tab w:val="left" w:pos="720"/>
        <w:tab w:val="left" w:pos="1440"/>
      </w:tabs>
    </w:pPr>
    <w:rPr>
      <w:rFonts w:cs="Arial"/>
    </w:rPr>
  </w:style>
  <w:style w:type="paragraph" w:customStyle="1" w:styleId="upar3">
    <w:name w:val="upar3"/>
    <w:basedOn w:val="upar1"/>
    <w:rsid w:val="00CC2A67"/>
    <w:pPr>
      <w:ind w:left="1440"/>
    </w:pPr>
  </w:style>
  <w:style w:type="paragraph" w:customStyle="1" w:styleId="Title3">
    <w:name w:val="Title3"/>
    <w:basedOn w:val="Title2"/>
    <w:autoRedefine/>
    <w:rsid w:val="00CC2A67"/>
    <w:pPr>
      <w:outlineLvl w:val="2"/>
    </w:pPr>
  </w:style>
  <w:style w:type="paragraph" w:customStyle="1" w:styleId="Title4">
    <w:name w:val="Title4"/>
    <w:basedOn w:val="Title2"/>
    <w:autoRedefine/>
    <w:rsid w:val="00CC2A67"/>
    <w:pPr>
      <w:outlineLvl w:val="3"/>
    </w:pPr>
  </w:style>
  <w:style w:type="paragraph" w:customStyle="1" w:styleId="upar4">
    <w:name w:val="upar4"/>
    <w:basedOn w:val="upar1"/>
    <w:rsid w:val="00CC2A67"/>
    <w:pPr>
      <w:ind w:left="2160"/>
    </w:pPr>
  </w:style>
  <w:style w:type="paragraph" w:customStyle="1" w:styleId="par3">
    <w:name w:val="par3"/>
    <w:basedOn w:val="par1"/>
    <w:rsid w:val="00CC2A67"/>
    <w:pPr>
      <w:ind w:left="2160"/>
    </w:pPr>
  </w:style>
  <w:style w:type="paragraph" w:customStyle="1" w:styleId="par4">
    <w:name w:val="par4"/>
    <w:basedOn w:val="par1"/>
    <w:rsid w:val="00CC2A67"/>
    <w:pPr>
      <w:ind w:left="2880"/>
    </w:pPr>
  </w:style>
  <w:style w:type="paragraph" w:customStyle="1" w:styleId="par5">
    <w:name w:val="par5"/>
    <w:basedOn w:val="par1"/>
    <w:rsid w:val="00CC2A67"/>
    <w:pPr>
      <w:ind w:left="3600"/>
    </w:pPr>
  </w:style>
  <w:style w:type="paragraph" w:customStyle="1" w:styleId="upar5">
    <w:name w:val="upar5"/>
    <w:basedOn w:val="upar1"/>
    <w:rsid w:val="00CC2A67"/>
    <w:pPr>
      <w:ind w:left="2880"/>
    </w:pPr>
  </w:style>
  <w:style w:type="paragraph" w:customStyle="1" w:styleId="par6">
    <w:name w:val="par6"/>
    <w:basedOn w:val="par1"/>
    <w:rsid w:val="00CC2A67"/>
    <w:pPr>
      <w:ind w:left="4320"/>
    </w:pPr>
  </w:style>
  <w:style w:type="paragraph" w:customStyle="1" w:styleId="upar6">
    <w:name w:val="upar6"/>
    <w:basedOn w:val="upar1"/>
    <w:rsid w:val="00CC2A67"/>
    <w:pPr>
      <w:ind w:left="3600"/>
    </w:pPr>
  </w:style>
  <w:style w:type="paragraph" w:customStyle="1" w:styleId="Footnote">
    <w:name w:val="Footnote"/>
    <w:basedOn w:val="Normal"/>
    <w:rsid w:val="00CC2A67"/>
    <w:pPr>
      <w:spacing w:before="120"/>
    </w:pPr>
    <w:rPr>
      <w:sz w:val="16"/>
      <w:szCs w:val="16"/>
    </w:rPr>
  </w:style>
  <w:style w:type="paragraph" w:styleId="Header">
    <w:name w:val="header"/>
    <w:basedOn w:val="Normal"/>
    <w:link w:val="HeaderChar"/>
    <w:rsid w:val="00CC2A67"/>
    <w:pPr>
      <w:tabs>
        <w:tab w:val="center" w:pos="4680"/>
        <w:tab w:val="right" w:pos="9360"/>
      </w:tabs>
    </w:pPr>
  </w:style>
  <w:style w:type="character" w:customStyle="1" w:styleId="HeaderChar">
    <w:name w:val="Header Char"/>
    <w:link w:val="Header"/>
    <w:rsid w:val="00CC2A67"/>
    <w:rPr>
      <w:rFonts w:ascii="Arial" w:hAnsi="Arial"/>
    </w:rPr>
  </w:style>
  <w:style w:type="paragraph" w:styleId="Footer">
    <w:name w:val="footer"/>
    <w:basedOn w:val="Normal"/>
    <w:link w:val="FooterChar"/>
    <w:rsid w:val="00CC2A67"/>
    <w:pPr>
      <w:tabs>
        <w:tab w:val="center" w:pos="4680"/>
        <w:tab w:val="right" w:pos="9360"/>
      </w:tabs>
    </w:pPr>
  </w:style>
  <w:style w:type="character" w:customStyle="1" w:styleId="FooterChar">
    <w:name w:val="Footer Char"/>
    <w:link w:val="Footer"/>
    <w:rsid w:val="00CC2A67"/>
    <w:rPr>
      <w:rFonts w:ascii="Arial" w:hAnsi="Arial"/>
    </w:rPr>
  </w:style>
  <w:style w:type="paragraph" w:styleId="BodyText">
    <w:name w:val="Body Text"/>
    <w:basedOn w:val="Normal"/>
    <w:link w:val="BodyTextChar"/>
    <w:uiPriority w:val="1"/>
    <w:qFormat/>
    <w:rsid w:val="00BE07F4"/>
    <w:pPr>
      <w:widowControl w:val="0"/>
      <w:autoSpaceDE w:val="0"/>
      <w:autoSpaceDN w:val="0"/>
      <w:spacing w:before="0"/>
    </w:pPr>
    <w:rPr>
      <w:rFonts w:eastAsia="Arial" w:cs="Arial"/>
    </w:rPr>
  </w:style>
  <w:style w:type="character" w:customStyle="1" w:styleId="BodyTextChar">
    <w:name w:val="Body Text Char"/>
    <w:link w:val="BodyText"/>
    <w:uiPriority w:val="1"/>
    <w:rsid w:val="00BE07F4"/>
    <w:rPr>
      <w:rFonts w:ascii="Arial" w:eastAsia="Arial" w:hAnsi="Arial" w:cs="Arial"/>
    </w:rPr>
  </w:style>
  <w:style w:type="paragraph" w:styleId="ListParagraph">
    <w:name w:val="List Paragraph"/>
    <w:basedOn w:val="Normal"/>
    <w:uiPriority w:val="34"/>
    <w:qFormat/>
    <w:rsid w:val="00BE07F4"/>
    <w:pPr>
      <w:widowControl w:val="0"/>
      <w:autoSpaceDE w:val="0"/>
      <w:autoSpaceDN w:val="0"/>
      <w:spacing w:before="0"/>
      <w:ind w:left="2880" w:hanging="720"/>
    </w:pPr>
    <w:rPr>
      <w:rFonts w:eastAsia="Arial" w:cs="Arial"/>
      <w:sz w:val="22"/>
      <w:szCs w:val="22"/>
    </w:rPr>
  </w:style>
  <w:style w:type="character" w:styleId="CommentReference">
    <w:name w:val="annotation reference"/>
    <w:uiPriority w:val="99"/>
    <w:unhideWhenUsed/>
    <w:rsid w:val="00BE07F4"/>
    <w:rPr>
      <w:sz w:val="16"/>
      <w:szCs w:val="16"/>
    </w:rPr>
  </w:style>
  <w:style w:type="paragraph" w:styleId="CommentText">
    <w:name w:val="annotation text"/>
    <w:basedOn w:val="Normal"/>
    <w:link w:val="CommentTextChar"/>
    <w:uiPriority w:val="99"/>
    <w:unhideWhenUsed/>
    <w:rsid w:val="00BE07F4"/>
    <w:pPr>
      <w:widowControl w:val="0"/>
      <w:autoSpaceDE w:val="0"/>
      <w:autoSpaceDN w:val="0"/>
      <w:spacing w:before="0"/>
    </w:pPr>
    <w:rPr>
      <w:rFonts w:eastAsia="Arial" w:cs="Arial"/>
    </w:rPr>
  </w:style>
  <w:style w:type="character" w:customStyle="1" w:styleId="CommentTextChar">
    <w:name w:val="Comment Text Char"/>
    <w:link w:val="CommentText"/>
    <w:uiPriority w:val="99"/>
    <w:rsid w:val="00BE07F4"/>
    <w:rPr>
      <w:rFonts w:ascii="Arial" w:eastAsia="Arial" w:hAnsi="Arial" w:cs="Arial"/>
    </w:rPr>
  </w:style>
  <w:style w:type="paragraph" w:styleId="Revision">
    <w:name w:val="Revision"/>
    <w:hidden/>
    <w:uiPriority w:val="99"/>
    <w:semiHidden/>
    <w:rsid w:val="00BE07F4"/>
    <w:rPr>
      <w:rFonts w:ascii="Arial" w:hAnsi="Arial"/>
    </w:rPr>
  </w:style>
  <w:style w:type="character" w:styleId="Hyperlink">
    <w:name w:val="Hyperlink"/>
    <w:uiPriority w:val="99"/>
    <w:unhideWhenUsed/>
    <w:rsid w:val="00551B60"/>
    <w:rPr>
      <w:color w:val="0000FF"/>
      <w:u w:val="single"/>
    </w:rPr>
  </w:style>
  <w:style w:type="character" w:styleId="UnresolvedMention">
    <w:name w:val="Unresolved Mention"/>
    <w:uiPriority w:val="99"/>
    <w:semiHidden/>
    <w:unhideWhenUsed/>
    <w:rsid w:val="008A703D"/>
    <w:rPr>
      <w:color w:val="605E5C"/>
      <w:shd w:val="clear" w:color="auto" w:fill="E1DFDD"/>
    </w:rPr>
  </w:style>
  <w:style w:type="paragraph" w:styleId="CommentSubject">
    <w:name w:val="annotation subject"/>
    <w:basedOn w:val="CommentText"/>
    <w:next w:val="CommentText"/>
    <w:link w:val="CommentSubjectChar"/>
    <w:rsid w:val="005E5C40"/>
    <w:pPr>
      <w:widowControl/>
      <w:autoSpaceDE/>
      <w:autoSpaceDN/>
      <w:spacing w:before="240"/>
    </w:pPr>
    <w:rPr>
      <w:rFonts w:eastAsia="Times New Roman" w:cs="Times New Roman"/>
      <w:b/>
      <w:bCs/>
    </w:rPr>
  </w:style>
  <w:style w:type="character" w:customStyle="1" w:styleId="CommentSubjectChar">
    <w:name w:val="Comment Subject Char"/>
    <w:link w:val="CommentSubject"/>
    <w:rsid w:val="005E5C40"/>
    <w:rPr>
      <w:rFonts w:ascii="Arial" w:eastAsia="Arial" w:hAnsi="Arial" w:cs="Arial"/>
      <w:b/>
      <w:bCs/>
    </w:rPr>
  </w:style>
  <w:style w:type="character" w:styleId="FollowedHyperlink">
    <w:name w:val="FollowedHyperlink"/>
    <w:basedOn w:val="DefaultParagraphFont"/>
    <w:rsid w:val="000E74EA"/>
    <w:rPr>
      <w:color w:val="96607D" w:themeColor="followedHyperlink"/>
      <w:u w:val="single"/>
    </w:rPr>
  </w:style>
  <w:style w:type="character" w:customStyle="1" w:styleId="Heading4Char">
    <w:name w:val="Heading 4 Char"/>
    <w:basedOn w:val="DefaultParagraphFont"/>
    <w:link w:val="Heading4"/>
    <w:uiPriority w:val="9"/>
    <w:semiHidden/>
    <w:rsid w:val="00681B3B"/>
    <w:rPr>
      <w:rFonts w:asciiTheme="majorHAnsi" w:eastAsiaTheme="majorEastAsia" w:hAnsiTheme="majorHAnsi" w:cstheme="majorBidi"/>
      <w:i/>
      <w:iCs/>
      <w:color w:val="0F4761" w:themeColor="accent1" w:themeShade="BF"/>
    </w:rPr>
  </w:style>
  <w:style w:type="character" w:customStyle="1" w:styleId="Heading5Char">
    <w:name w:val="Heading 5 Char"/>
    <w:basedOn w:val="DefaultParagraphFont"/>
    <w:link w:val="Heading5"/>
    <w:uiPriority w:val="9"/>
    <w:semiHidden/>
    <w:rsid w:val="00681B3B"/>
    <w:rPr>
      <w:rFonts w:asciiTheme="majorHAnsi" w:eastAsiaTheme="majorEastAsia" w:hAnsiTheme="majorHAnsi" w:cstheme="majorBidi"/>
      <w:color w:val="0F4761" w:themeColor="accent1" w:themeShade="BF"/>
    </w:rPr>
  </w:style>
  <w:style w:type="character" w:customStyle="1" w:styleId="Heading6Char">
    <w:name w:val="Heading 6 Char"/>
    <w:basedOn w:val="DefaultParagraphFont"/>
    <w:link w:val="Heading6"/>
    <w:uiPriority w:val="9"/>
    <w:semiHidden/>
    <w:rsid w:val="00681B3B"/>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681B3B"/>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681B3B"/>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681B3B"/>
    <w:rPr>
      <w:rFonts w:asciiTheme="minorHAnsi" w:eastAsiaTheme="majorEastAsia" w:hAnsiTheme="minorHAnsi" w:cstheme="majorBidi"/>
      <w:color w:val="272727" w:themeColor="text1" w:themeTint="D8"/>
      <w:kern w:val="2"/>
      <w:sz w:val="24"/>
      <w:szCs w:val="24"/>
      <w14:ligatures w14:val="standardContextual"/>
    </w:rPr>
  </w:style>
  <w:style w:type="character" w:customStyle="1" w:styleId="Heading1Char">
    <w:name w:val="Heading 1 Char"/>
    <w:basedOn w:val="DefaultParagraphFont"/>
    <w:link w:val="Heading1"/>
    <w:uiPriority w:val="9"/>
    <w:rsid w:val="00681B3B"/>
    <w:rPr>
      <w:rFonts w:ascii="Arial" w:hAnsi="Arial"/>
      <w:b/>
      <w:bCs/>
      <w:kern w:val="32"/>
    </w:rPr>
  </w:style>
  <w:style w:type="character" w:customStyle="1" w:styleId="Heading2Char">
    <w:name w:val="Heading 2 Char"/>
    <w:basedOn w:val="DefaultParagraphFont"/>
    <w:link w:val="Heading2"/>
    <w:uiPriority w:val="9"/>
    <w:rsid w:val="00681B3B"/>
    <w:rPr>
      <w:rFonts w:ascii="Arial" w:hAnsi="Arial"/>
      <w:b/>
      <w:bCs/>
      <w:iCs/>
      <w:szCs w:val="28"/>
    </w:rPr>
  </w:style>
  <w:style w:type="character" w:customStyle="1" w:styleId="Heading3Char">
    <w:name w:val="Heading 3 Char"/>
    <w:basedOn w:val="DefaultParagraphFont"/>
    <w:link w:val="Heading3"/>
    <w:uiPriority w:val="9"/>
    <w:rsid w:val="00681B3B"/>
    <w:rPr>
      <w:rFonts w:ascii="Arial" w:hAnsi="Arial"/>
      <w:b/>
      <w:bCs/>
    </w:rPr>
  </w:style>
  <w:style w:type="paragraph" w:styleId="Title">
    <w:name w:val="Title"/>
    <w:basedOn w:val="Normal"/>
    <w:next w:val="Normal"/>
    <w:link w:val="TitleChar"/>
    <w:uiPriority w:val="10"/>
    <w:qFormat/>
    <w:rsid w:val="00681B3B"/>
    <w:pPr>
      <w:spacing w:before="0"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81B3B"/>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681B3B"/>
    <w:pPr>
      <w:numPr>
        <w:ilvl w:val="1"/>
      </w:numPr>
      <w:spacing w:before="0"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81B3B"/>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681B3B"/>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681B3B"/>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681B3B"/>
    <w:rPr>
      <w:i/>
      <w:iCs/>
      <w:color w:val="0F4761" w:themeColor="accent1" w:themeShade="BF"/>
    </w:rPr>
  </w:style>
  <w:style w:type="paragraph" w:styleId="IntenseQuote">
    <w:name w:val="Intense Quote"/>
    <w:basedOn w:val="Normal"/>
    <w:next w:val="Normal"/>
    <w:link w:val="IntenseQuoteChar"/>
    <w:uiPriority w:val="30"/>
    <w:qFormat/>
    <w:rsid w:val="00681B3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681B3B"/>
    <w:rPr>
      <w:rFonts w:asciiTheme="minorHAnsi" w:eastAsiaTheme="minorHAnsi" w:hAnsiTheme="minorHAnsi" w:cstheme="minorBidi"/>
      <w:i/>
      <w:iCs/>
      <w:color w:val="0F4761" w:themeColor="accent1" w:themeShade="BF"/>
      <w:kern w:val="2"/>
      <w:sz w:val="24"/>
      <w:szCs w:val="24"/>
      <w14:ligatures w14:val="standardContextual"/>
    </w:rPr>
  </w:style>
  <w:style w:type="character" w:styleId="IntenseReference">
    <w:name w:val="Intense Reference"/>
    <w:basedOn w:val="DefaultParagraphFont"/>
    <w:uiPriority w:val="32"/>
    <w:qFormat/>
    <w:rsid w:val="00681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232659">
      <w:bodyDiv w:val="1"/>
      <w:marLeft w:val="0"/>
      <w:marRight w:val="0"/>
      <w:marTop w:val="0"/>
      <w:marBottom w:val="0"/>
      <w:divBdr>
        <w:top w:val="none" w:sz="0" w:space="0" w:color="auto"/>
        <w:left w:val="none" w:sz="0" w:space="0" w:color="auto"/>
        <w:bottom w:val="none" w:sz="0" w:space="0" w:color="auto"/>
        <w:right w:val="none" w:sz="0" w:space="0" w:color="auto"/>
      </w:divBdr>
    </w:div>
    <w:div w:id="450051631">
      <w:bodyDiv w:val="1"/>
      <w:marLeft w:val="0"/>
      <w:marRight w:val="0"/>
      <w:marTop w:val="0"/>
      <w:marBottom w:val="0"/>
      <w:divBdr>
        <w:top w:val="none" w:sz="0" w:space="0" w:color="auto"/>
        <w:left w:val="none" w:sz="0" w:space="0" w:color="auto"/>
        <w:bottom w:val="none" w:sz="0" w:space="0" w:color="auto"/>
        <w:right w:val="none" w:sz="0" w:space="0" w:color="auto"/>
      </w:divBdr>
    </w:div>
    <w:div w:id="1008288585">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 w:id="1112476880">
      <w:bodyDiv w:val="1"/>
      <w:marLeft w:val="0"/>
      <w:marRight w:val="0"/>
      <w:marTop w:val="0"/>
      <w:marBottom w:val="0"/>
      <w:divBdr>
        <w:top w:val="none" w:sz="0" w:space="0" w:color="auto"/>
        <w:left w:val="none" w:sz="0" w:space="0" w:color="auto"/>
        <w:bottom w:val="none" w:sz="0" w:space="0" w:color="auto"/>
        <w:right w:val="none" w:sz="0" w:space="0" w:color="auto"/>
      </w:divBdr>
    </w:div>
    <w:div w:id="1117793791">
      <w:bodyDiv w:val="1"/>
      <w:marLeft w:val="0"/>
      <w:marRight w:val="0"/>
      <w:marTop w:val="0"/>
      <w:marBottom w:val="0"/>
      <w:divBdr>
        <w:top w:val="none" w:sz="0" w:space="0" w:color="auto"/>
        <w:left w:val="none" w:sz="0" w:space="0" w:color="auto"/>
        <w:bottom w:val="none" w:sz="0" w:space="0" w:color="auto"/>
        <w:right w:val="none" w:sz="0" w:space="0" w:color="auto"/>
      </w:divBdr>
    </w:div>
    <w:div w:id="1465386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241932-814F-4EAB-8634-7F85B7290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Template>
  <TotalTime>140</TotalTime>
  <Pages>9</Pages>
  <Words>3348</Words>
  <Characters>19090</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22394</CharactersWithSpaces>
  <SharedDoc>false</SharedDoc>
  <HLinks>
    <vt:vector size="12" baseType="variant">
      <vt:variant>
        <vt:i4>7274610</vt:i4>
      </vt:variant>
      <vt:variant>
        <vt:i4>3</vt:i4>
      </vt:variant>
      <vt:variant>
        <vt:i4>0</vt:i4>
      </vt:variant>
      <vt:variant>
        <vt:i4>5</vt:i4>
      </vt:variant>
      <vt:variant>
        <vt:lpwstr>https://www.ecfr.gov/current/title-29/subtitle-B/chapter-XVII/part-1910/subpart-Z/section-1910.1030</vt:lpwstr>
      </vt:variant>
      <vt:variant>
        <vt:lpwstr/>
      </vt:variant>
      <vt:variant>
        <vt:i4>2424928</vt:i4>
      </vt:variant>
      <vt:variant>
        <vt:i4>0</vt:i4>
      </vt:variant>
      <vt:variant>
        <vt:i4>0</vt:i4>
      </vt:variant>
      <vt:variant>
        <vt:i4>5</vt:i4>
      </vt:variant>
      <vt:variant>
        <vt:lpwstr>https://www.cdc.gov/mmwr/preview/mmwrhtml/rr5217a1.htm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Rascon Arana, Maria</cp:lastModifiedBy>
  <cp:revision>23</cp:revision>
  <cp:lastPrinted>2026-01-21T23:45:00Z</cp:lastPrinted>
  <dcterms:created xsi:type="dcterms:W3CDTF">2026-08-05T17:02:00Z</dcterms:created>
  <dcterms:modified xsi:type="dcterms:W3CDTF">2026-09-14T18:30:00Z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2022-10-24T21:37:03Z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f2f0b971-adaa-479c-9b8a-baea42adb7e0</vt:lpwstr>
  </property>
  <property fmtid="{D5CDD505-2E9C-101B-9397-08002B2CF9AE}" pid="8" name="MSIP_Label_59e4beaa-c4ba-4ea9-a1f4-4e52626a3d73_ContentBits">
    <vt:lpwstr>0</vt:lpwstr>
  </property>
</Properties>
</file>