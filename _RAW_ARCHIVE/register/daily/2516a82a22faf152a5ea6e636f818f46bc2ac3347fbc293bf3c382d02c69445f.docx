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2858" w14:textId="155DB236" w:rsidR="004E6A24" w:rsidRPr="008C0A31" w:rsidRDefault="00A878AF" w:rsidP="0037539F">
      <w:pPr>
        <w:spacing w:after="200" w:line="240" w:lineRule="auto"/>
        <w:jc w:val="right"/>
        <w:rPr>
          <w:rFonts w:ascii="Arial" w:hAnsi="Arial" w:cs="Arial"/>
          <w:b/>
          <w:bCs/>
          <w:sz w:val="20"/>
          <w:szCs w:val="20"/>
        </w:rPr>
      </w:pPr>
      <w:r w:rsidRPr="008C0A31">
        <w:rPr>
          <w:rFonts w:ascii="Arial" w:hAnsi="Arial" w:cs="Arial"/>
          <w:b/>
          <w:bCs/>
          <w:sz w:val="20"/>
          <w:szCs w:val="20"/>
        </w:rPr>
        <w:t xml:space="preserve">DORA </w:t>
      </w:r>
      <w:r w:rsidR="00973092" w:rsidRPr="008C0A31">
        <w:rPr>
          <w:rFonts w:ascii="Arial" w:hAnsi="Arial" w:cs="Arial"/>
          <w:b/>
          <w:bCs/>
          <w:sz w:val="20"/>
          <w:szCs w:val="20"/>
        </w:rPr>
        <w:t>0</w:t>
      </w:r>
      <w:r w:rsidRPr="008C0A31">
        <w:rPr>
          <w:rFonts w:ascii="Arial" w:hAnsi="Arial" w:cs="Arial"/>
          <w:b/>
          <w:bCs/>
          <w:sz w:val="20"/>
          <w:szCs w:val="20"/>
        </w:rPr>
        <w:t>9</w:t>
      </w:r>
      <w:r w:rsidR="00973092" w:rsidRPr="008C0A31">
        <w:rPr>
          <w:rFonts w:ascii="Arial" w:hAnsi="Arial" w:cs="Arial"/>
          <w:b/>
          <w:bCs/>
          <w:sz w:val="20"/>
          <w:szCs w:val="20"/>
        </w:rPr>
        <w:t>/</w:t>
      </w:r>
      <w:r w:rsidRPr="008C0A31">
        <w:rPr>
          <w:rFonts w:ascii="Arial" w:hAnsi="Arial" w:cs="Arial"/>
          <w:b/>
          <w:bCs/>
          <w:sz w:val="20"/>
          <w:szCs w:val="20"/>
        </w:rPr>
        <w:t>3</w:t>
      </w:r>
      <w:r w:rsidR="00973092" w:rsidRPr="008C0A31">
        <w:rPr>
          <w:rFonts w:ascii="Arial" w:hAnsi="Arial" w:cs="Arial"/>
          <w:b/>
          <w:bCs/>
          <w:sz w:val="20"/>
          <w:szCs w:val="20"/>
        </w:rPr>
        <w:t>0/2026</w:t>
      </w:r>
    </w:p>
    <w:p w14:paraId="00000001" w14:textId="3BFE6BF7" w:rsidR="00C63E0F" w:rsidRPr="008C0A31" w:rsidRDefault="00A878AF" w:rsidP="00FF26E7">
      <w:pPr>
        <w:pStyle w:val="Heading1"/>
      </w:pPr>
      <w:r w:rsidRPr="008C0A31">
        <w:t xml:space="preserve">FINAL REGULATIONS - </w:t>
      </w:r>
      <w:r w:rsidR="00E34CC4" w:rsidRPr="008C0A31">
        <w:t>CHAPTER W-7 – HERPETOFAUNA</w:t>
      </w:r>
    </w:p>
    <w:p w14:paraId="5EE47C05" w14:textId="77777777" w:rsidR="00A878AF" w:rsidRPr="008C0A31" w:rsidRDefault="00A878AF" w:rsidP="00A878AF">
      <w:pPr>
        <w:spacing w:before="200" w:after="200"/>
        <w:rPr>
          <w:rFonts w:ascii="Arial" w:hAnsi="Arial" w:cs="Arial"/>
          <w:sz w:val="20"/>
          <w:szCs w:val="20"/>
        </w:rPr>
      </w:pPr>
      <w:r w:rsidRPr="00FF26E7">
        <w:rPr>
          <w:rFonts w:ascii="Arial" w:hAnsi="Arial" w:cs="Arial"/>
          <w:b/>
          <w:bCs/>
          <w:sz w:val="20"/>
          <w:szCs w:val="20"/>
        </w:rPr>
        <w:t>Note:</w:t>
      </w:r>
      <w:r w:rsidRPr="008C0A31">
        <w:rPr>
          <w:rFonts w:ascii="Arial" w:hAnsi="Arial" w:cs="Arial"/>
          <w:sz w:val="20"/>
          <w:szCs w:val="20"/>
        </w:rPr>
        <w:t xml:space="preserve"> Amendments to the Rules are </w:t>
      </w:r>
      <w:ins w:id="0" w:author="Hernandez, Hilary" w:date="2025-08-06T12:18:00Z">
        <w:r w:rsidRPr="008C0A31">
          <w:rPr>
            <w:rFonts w:ascii="Arial" w:hAnsi="Arial" w:cs="Arial"/>
            <w:sz w:val="20"/>
            <w:szCs w:val="20"/>
          </w:rPr>
          <w:t xml:space="preserve">added in red text </w:t>
        </w:r>
      </w:ins>
      <w:r w:rsidRPr="008C0A31">
        <w:rPr>
          <w:rFonts w:ascii="Arial" w:hAnsi="Arial" w:cs="Arial"/>
          <w:sz w:val="20"/>
          <w:szCs w:val="20"/>
        </w:rPr>
        <w:t xml:space="preserve">and </w:t>
      </w:r>
      <w:ins w:id="1" w:author="Hernandez, Hilary" w:date="2025-08-06T12:18:00Z">
        <w:r w:rsidRPr="008C0A31">
          <w:rPr>
            <w:rFonts w:ascii="Arial" w:hAnsi="Arial" w:cs="Arial"/>
            <w:sz w:val="20"/>
            <w:szCs w:val="20"/>
          </w:rPr>
          <w:t>del</w:t>
        </w:r>
      </w:ins>
      <w:ins w:id="2" w:author="Hernandez, Hilary" w:date="2025-08-06T12:19:00Z">
        <w:r w:rsidRPr="008C0A31">
          <w:rPr>
            <w:rFonts w:ascii="Arial" w:hAnsi="Arial" w:cs="Arial"/>
            <w:sz w:val="20"/>
            <w:szCs w:val="20"/>
          </w:rPr>
          <w:t>etions are in red text with strikethrough.</w:t>
        </w:r>
      </w:ins>
    </w:p>
    <w:p w14:paraId="3413E514" w14:textId="6352B6F8" w:rsidR="007C1515" w:rsidRPr="008C0A31" w:rsidRDefault="007C1515" w:rsidP="00FF26E7">
      <w:pPr>
        <w:pStyle w:val="Heading2"/>
      </w:pPr>
      <w:bookmarkStart w:id="3" w:name="_Toc224053857"/>
      <w:r w:rsidRPr="008C0A31">
        <w:t>ARTICLE I – General Provisions</w:t>
      </w:r>
      <w:bookmarkEnd w:id="3"/>
    </w:p>
    <w:p w14:paraId="2E3578FC" w14:textId="77777777" w:rsidR="008C0A31" w:rsidRPr="00FF26E7" w:rsidRDefault="008C0A31" w:rsidP="00FF26E7">
      <w:pPr>
        <w:pStyle w:val="Heading3"/>
      </w:pPr>
      <w:r w:rsidRPr="00FF26E7">
        <w:t>#701 Prohibition</w:t>
      </w:r>
    </w:p>
    <w:p w14:paraId="546F2187" w14:textId="77777777" w:rsidR="008C0A31" w:rsidRPr="008C0A31" w:rsidRDefault="008C0A31" w:rsidP="00FF26E7">
      <w:pPr>
        <w:pStyle w:val="ListParagraph"/>
        <w:widowControl w:val="0"/>
        <w:numPr>
          <w:ilvl w:val="0"/>
          <w:numId w:val="38"/>
        </w:numPr>
        <w:tabs>
          <w:tab w:val="left" w:pos="721"/>
        </w:tabs>
        <w:autoSpaceDE w:val="0"/>
        <w:autoSpaceDN w:val="0"/>
        <w:spacing w:before="200" w:after="0" w:line="237" w:lineRule="auto"/>
        <w:ind w:left="721" w:right="481"/>
        <w:contextualSpacing w:val="0"/>
        <w:rPr>
          <w:rFonts w:ascii="Arial" w:hAnsi="Arial" w:cs="Arial"/>
          <w:sz w:val="20"/>
          <w:szCs w:val="20"/>
        </w:rPr>
      </w:pPr>
      <w:r w:rsidRPr="008C0A31">
        <w:rPr>
          <w:rFonts w:ascii="Arial" w:hAnsi="Arial" w:cs="Arial"/>
          <w:sz w:val="20"/>
          <w:szCs w:val="20"/>
        </w:rPr>
        <w:t xml:space="preserve">Except as provided in this chapter, </w:t>
      </w:r>
      <w:del w:id="4" w:author="Author">
        <w:r w:rsidRPr="008C0A31" w:rsidDel="00C81CB5">
          <w:rPr>
            <w:rFonts w:ascii="Arial" w:hAnsi="Arial" w:cs="Arial"/>
            <w:sz w:val="20"/>
            <w:szCs w:val="20"/>
          </w:rPr>
          <w:delText>Chapter W-1</w:delText>
        </w:r>
        <w:r w:rsidRPr="008C0A31" w:rsidDel="00C81CB5">
          <w:rPr>
            <w:rFonts w:ascii="Arial" w:hAnsi="Arial" w:cs="Arial"/>
            <w:spacing w:val="-1"/>
            <w:sz w:val="20"/>
            <w:szCs w:val="20"/>
          </w:rPr>
          <w:delText xml:space="preserve"> </w:delText>
        </w:r>
        <w:r w:rsidRPr="008C0A31" w:rsidDel="00C81CB5">
          <w:rPr>
            <w:rFonts w:ascii="Arial" w:hAnsi="Arial" w:cs="Arial"/>
            <w:sz w:val="20"/>
            <w:szCs w:val="20"/>
          </w:rPr>
          <w:delText xml:space="preserve">(governing fishing), </w:delText>
        </w:r>
      </w:del>
      <w:r w:rsidRPr="008C0A31">
        <w:rPr>
          <w:rFonts w:ascii="Arial" w:hAnsi="Arial" w:cs="Arial"/>
          <w:sz w:val="20"/>
          <w:szCs w:val="20"/>
        </w:rPr>
        <w:t>Chapter W-3</w:t>
      </w:r>
      <w:r w:rsidRPr="008C0A31">
        <w:rPr>
          <w:rFonts w:ascii="Arial" w:hAnsi="Arial" w:cs="Arial"/>
          <w:spacing w:val="-1"/>
          <w:sz w:val="20"/>
          <w:szCs w:val="20"/>
        </w:rPr>
        <w:t xml:space="preserve"> </w:t>
      </w:r>
      <w:r w:rsidRPr="008C0A31">
        <w:rPr>
          <w:rFonts w:ascii="Arial" w:hAnsi="Arial" w:cs="Arial"/>
          <w:sz w:val="20"/>
          <w:szCs w:val="20"/>
        </w:rPr>
        <w:t>(governing small</w:t>
      </w:r>
      <w:r w:rsidRPr="008C0A31">
        <w:rPr>
          <w:rFonts w:ascii="Arial" w:hAnsi="Arial" w:cs="Arial"/>
          <w:spacing w:val="-8"/>
          <w:sz w:val="20"/>
          <w:szCs w:val="20"/>
        </w:rPr>
        <w:t xml:space="preserve"> </w:t>
      </w:r>
      <w:r w:rsidRPr="008C0A31">
        <w:rPr>
          <w:rFonts w:ascii="Arial" w:hAnsi="Arial" w:cs="Arial"/>
          <w:sz w:val="20"/>
          <w:szCs w:val="20"/>
        </w:rPr>
        <w:t>game), Chapter</w:t>
      </w:r>
      <w:r w:rsidRPr="008C0A31">
        <w:rPr>
          <w:rFonts w:ascii="Arial" w:hAnsi="Arial" w:cs="Arial"/>
          <w:spacing w:val="-1"/>
          <w:sz w:val="20"/>
          <w:szCs w:val="20"/>
        </w:rPr>
        <w:t xml:space="preserve"> </w:t>
      </w:r>
      <w:r w:rsidRPr="008C0A31">
        <w:rPr>
          <w:rFonts w:ascii="Arial" w:hAnsi="Arial" w:cs="Arial"/>
          <w:sz w:val="20"/>
          <w:szCs w:val="20"/>
        </w:rPr>
        <w:t>W-10</w:t>
      </w:r>
      <w:r w:rsidRPr="008C0A31">
        <w:rPr>
          <w:rFonts w:ascii="Arial" w:hAnsi="Arial" w:cs="Arial"/>
          <w:spacing w:val="-4"/>
          <w:sz w:val="20"/>
          <w:szCs w:val="20"/>
        </w:rPr>
        <w:t xml:space="preserve"> </w:t>
      </w:r>
      <w:r w:rsidRPr="008C0A31">
        <w:rPr>
          <w:rFonts w:ascii="Arial" w:hAnsi="Arial" w:cs="Arial"/>
          <w:sz w:val="20"/>
          <w:szCs w:val="20"/>
        </w:rPr>
        <w:t>(governing</w:t>
      </w:r>
      <w:r w:rsidRPr="008C0A31">
        <w:rPr>
          <w:rFonts w:ascii="Arial" w:hAnsi="Arial" w:cs="Arial"/>
          <w:spacing w:val="-4"/>
          <w:sz w:val="20"/>
          <w:szCs w:val="20"/>
        </w:rPr>
        <w:t xml:space="preserve"> </w:t>
      </w:r>
      <w:r w:rsidRPr="008C0A31">
        <w:rPr>
          <w:rFonts w:ascii="Arial" w:hAnsi="Arial" w:cs="Arial"/>
          <w:sz w:val="20"/>
          <w:szCs w:val="20"/>
        </w:rPr>
        <w:t>nongame,</w:t>
      </w:r>
      <w:r w:rsidRPr="008C0A31">
        <w:rPr>
          <w:rFonts w:ascii="Arial" w:hAnsi="Arial" w:cs="Arial"/>
          <w:spacing w:val="-9"/>
          <w:sz w:val="20"/>
          <w:szCs w:val="20"/>
        </w:rPr>
        <w:t xml:space="preserve"> </w:t>
      </w:r>
      <w:r w:rsidRPr="008C0A31">
        <w:rPr>
          <w:rFonts w:ascii="Arial" w:hAnsi="Arial" w:cs="Arial"/>
          <w:sz w:val="20"/>
          <w:szCs w:val="20"/>
        </w:rPr>
        <w:t>threatened,</w:t>
      </w:r>
      <w:r w:rsidRPr="008C0A31">
        <w:rPr>
          <w:rFonts w:ascii="Arial" w:hAnsi="Arial" w:cs="Arial"/>
          <w:spacing w:val="-9"/>
          <w:sz w:val="20"/>
          <w:szCs w:val="20"/>
        </w:rPr>
        <w:t xml:space="preserve"> </w:t>
      </w:r>
      <w:r w:rsidRPr="008C0A31">
        <w:rPr>
          <w:rFonts w:ascii="Arial" w:hAnsi="Arial" w:cs="Arial"/>
          <w:sz w:val="20"/>
          <w:szCs w:val="20"/>
        </w:rPr>
        <w:t>and</w:t>
      </w:r>
      <w:r w:rsidRPr="008C0A31">
        <w:rPr>
          <w:rFonts w:ascii="Arial" w:hAnsi="Arial" w:cs="Arial"/>
          <w:spacing w:val="-4"/>
          <w:sz w:val="20"/>
          <w:szCs w:val="20"/>
        </w:rPr>
        <w:t xml:space="preserve"> </w:t>
      </w:r>
      <w:r w:rsidRPr="008C0A31">
        <w:rPr>
          <w:rFonts w:ascii="Arial" w:hAnsi="Arial" w:cs="Arial"/>
          <w:sz w:val="20"/>
          <w:szCs w:val="20"/>
        </w:rPr>
        <w:t>endangered</w:t>
      </w:r>
      <w:r w:rsidRPr="008C0A31">
        <w:rPr>
          <w:rFonts w:ascii="Arial" w:hAnsi="Arial" w:cs="Arial"/>
          <w:spacing w:val="-4"/>
          <w:sz w:val="20"/>
          <w:szCs w:val="20"/>
        </w:rPr>
        <w:t xml:space="preserve"> </w:t>
      </w:r>
      <w:r w:rsidRPr="008C0A31">
        <w:rPr>
          <w:rFonts w:ascii="Arial" w:hAnsi="Arial" w:cs="Arial"/>
          <w:sz w:val="20"/>
          <w:szCs w:val="20"/>
        </w:rPr>
        <w:t>wildlife), Chapter W-11 (governing wildlife parks), Chapter W-13 (governing scientific collection), Chapter W-14 (governing wildlife rehabilitation), title 33, C.R.S. and federal</w:t>
      </w:r>
      <w:r w:rsidRPr="008C0A31">
        <w:rPr>
          <w:rFonts w:ascii="Arial" w:hAnsi="Arial" w:cs="Arial"/>
          <w:spacing w:val="-2"/>
          <w:sz w:val="20"/>
          <w:szCs w:val="20"/>
        </w:rPr>
        <w:t xml:space="preserve"> </w:t>
      </w:r>
      <w:r w:rsidRPr="008C0A31">
        <w:rPr>
          <w:rFonts w:ascii="Arial" w:hAnsi="Arial" w:cs="Arial"/>
          <w:sz w:val="20"/>
          <w:szCs w:val="20"/>
        </w:rPr>
        <w:t>law, it is unlawful</w:t>
      </w:r>
      <w:r w:rsidRPr="008C0A31">
        <w:rPr>
          <w:rFonts w:ascii="Arial" w:hAnsi="Arial" w:cs="Arial"/>
          <w:spacing w:val="-2"/>
          <w:sz w:val="20"/>
          <w:szCs w:val="20"/>
        </w:rPr>
        <w:t xml:space="preserve"> </w:t>
      </w:r>
      <w:r w:rsidRPr="008C0A31">
        <w:rPr>
          <w:rFonts w:ascii="Arial" w:hAnsi="Arial" w:cs="Arial"/>
          <w:sz w:val="20"/>
          <w:szCs w:val="20"/>
        </w:rPr>
        <w:t>for</w:t>
      </w:r>
      <w:r w:rsidRPr="008C0A31">
        <w:rPr>
          <w:rFonts w:ascii="Arial" w:hAnsi="Arial" w:cs="Arial"/>
          <w:spacing w:val="-4"/>
          <w:sz w:val="20"/>
          <w:szCs w:val="20"/>
        </w:rPr>
        <w:t xml:space="preserve"> </w:t>
      </w:r>
      <w:r w:rsidRPr="008C0A31">
        <w:rPr>
          <w:rFonts w:ascii="Arial" w:hAnsi="Arial" w:cs="Arial"/>
          <w:sz w:val="20"/>
          <w:szCs w:val="20"/>
        </w:rPr>
        <w:t>any person to take, possess, sell, offer for sale, purchase, import, export, transport, or release any live herpetofauna in Colorado.</w:t>
      </w:r>
    </w:p>
    <w:p w14:paraId="46662AE8" w14:textId="77777777" w:rsidR="008C0A31" w:rsidRPr="008C0A31" w:rsidRDefault="008C0A31" w:rsidP="00FF26E7">
      <w:pPr>
        <w:pStyle w:val="ListParagraph"/>
        <w:widowControl w:val="0"/>
        <w:numPr>
          <w:ilvl w:val="0"/>
          <w:numId w:val="38"/>
        </w:numPr>
        <w:tabs>
          <w:tab w:val="left" w:pos="721"/>
        </w:tabs>
        <w:autoSpaceDE w:val="0"/>
        <w:autoSpaceDN w:val="0"/>
        <w:spacing w:before="198" w:after="0" w:line="240" w:lineRule="auto"/>
        <w:ind w:left="721" w:hanging="360"/>
        <w:contextualSpacing w:val="0"/>
        <w:rPr>
          <w:rFonts w:ascii="Arial" w:hAnsi="Arial" w:cs="Arial"/>
          <w:sz w:val="20"/>
          <w:szCs w:val="20"/>
        </w:rPr>
      </w:pPr>
      <w:r w:rsidRPr="008C0A31">
        <w:rPr>
          <w:rFonts w:ascii="Arial" w:hAnsi="Arial" w:cs="Arial"/>
          <w:sz w:val="20"/>
          <w:szCs w:val="20"/>
        </w:rPr>
        <w:t>This</w:t>
      </w:r>
      <w:r w:rsidRPr="008C0A31">
        <w:rPr>
          <w:rFonts w:ascii="Arial" w:hAnsi="Arial" w:cs="Arial"/>
          <w:spacing w:val="-4"/>
          <w:sz w:val="20"/>
          <w:szCs w:val="20"/>
        </w:rPr>
        <w:t xml:space="preserve"> </w:t>
      </w:r>
      <w:r w:rsidRPr="008C0A31">
        <w:rPr>
          <w:rFonts w:ascii="Arial" w:hAnsi="Arial" w:cs="Arial"/>
          <w:sz w:val="20"/>
          <w:szCs w:val="20"/>
        </w:rPr>
        <w:t>prohibition</w:t>
      </w:r>
      <w:r w:rsidRPr="008C0A31">
        <w:rPr>
          <w:rFonts w:ascii="Arial" w:hAnsi="Arial" w:cs="Arial"/>
          <w:spacing w:val="-5"/>
          <w:sz w:val="20"/>
          <w:szCs w:val="20"/>
        </w:rPr>
        <w:t xml:space="preserve"> </w:t>
      </w:r>
      <w:r w:rsidRPr="008C0A31">
        <w:rPr>
          <w:rFonts w:ascii="Arial" w:hAnsi="Arial" w:cs="Arial"/>
          <w:sz w:val="20"/>
          <w:szCs w:val="20"/>
        </w:rPr>
        <w:t>does</w:t>
      </w:r>
      <w:r w:rsidRPr="008C0A31">
        <w:rPr>
          <w:rFonts w:ascii="Arial" w:hAnsi="Arial" w:cs="Arial"/>
          <w:spacing w:val="-4"/>
          <w:sz w:val="20"/>
          <w:szCs w:val="20"/>
        </w:rPr>
        <w:t xml:space="preserve"> </w:t>
      </w:r>
      <w:r w:rsidRPr="008C0A31">
        <w:rPr>
          <w:rFonts w:ascii="Arial" w:hAnsi="Arial" w:cs="Arial"/>
          <w:sz w:val="20"/>
          <w:szCs w:val="20"/>
        </w:rPr>
        <w:t>not apply</w:t>
      </w:r>
      <w:r w:rsidRPr="008C0A31">
        <w:rPr>
          <w:rFonts w:ascii="Arial" w:hAnsi="Arial" w:cs="Arial"/>
          <w:spacing w:val="-3"/>
          <w:sz w:val="20"/>
          <w:szCs w:val="20"/>
        </w:rPr>
        <w:t xml:space="preserve"> </w:t>
      </w:r>
      <w:r w:rsidRPr="008C0A31">
        <w:rPr>
          <w:rFonts w:ascii="Arial" w:hAnsi="Arial" w:cs="Arial"/>
          <w:spacing w:val="-5"/>
          <w:sz w:val="20"/>
          <w:szCs w:val="20"/>
        </w:rPr>
        <w:t>to:</w:t>
      </w:r>
    </w:p>
    <w:p w14:paraId="18A898CE" w14:textId="2639275B" w:rsidR="008C0A31" w:rsidRPr="008C0A31" w:rsidRDefault="008C0A31" w:rsidP="00FF26E7">
      <w:pPr>
        <w:pStyle w:val="ListParagraph"/>
        <w:widowControl w:val="0"/>
        <w:numPr>
          <w:ilvl w:val="1"/>
          <w:numId w:val="38"/>
        </w:numPr>
        <w:tabs>
          <w:tab w:val="left" w:pos="1079"/>
        </w:tabs>
        <w:autoSpaceDE w:val="0"/>
        <w:autoSpaceDN w:val="0"/>
        <w:spacing w:before="199" w:after="0" w:line="240" w:lineRule="auto"/>
        <w:ind w:left="1079" w:hanging="358"/>
        <w:contextualSpacing w:val="0"/>
        <w:rPr>
          <w:rFonts w:ascii="Arial" w:hAnsi="Arial" w:cs="Arial"/>
          <w:sz w:val="20"/>
          <w:szCs w:val="20"/>
        </w:rPr>
      </w:pPr>
      <w:r w:rsidRPr="008C0A31">
        <w:rPr>
          <w:rFonts w:ascii="Arial" w:hAnsi="Arial" w:cs="Arial"/>
          <w:sz w:val="20"/>
          <w:szCs w:val="20"/>
        </w:rPr>
        <w:t>the</w:t>
      </w:r>
      <w:r w:rsidRPr="008C0A31">
        <w:rPr>
          <w:rFonts w:ascii="Arial" w:hAnsi="Arial" w:cs="Arial"/>
          <w:spacing w:val="-9"/>
          <w:sz w:val="20"/>
          <w:szCs w:val="20"/>
        </w:rPr>
        <w:t xml:space="preserve"> </w:t>
      </w:r>
      <w:r w:rsidRPr="008C0A31">
        <w:rPr>
          <w:rFonts w:ascii="Arial" w:hAnsi="Arial" w:cs="Arial"/>
          <w:sz w:val="20"/>
          <w:szCs w:val="20"/>
        </w:rPr>
        <w:t>Cheyenne</w:t>
      </w:r>
      <w:r w:rsidRPr="008C0A31">
        <w:rPr>
          <w:rFonts w:ascii="Arial" w:hAnsi="Arial" w:cs="Arial"/>
          <w:spacing w:val="-6"/>
          <w:sz w:val="20"/>
          <w:szCs w:val="20"/>
        </w:rPr>
        <w:t xml:space="preserve"> </w:t>
      </w:r>
      <w:r w:rsidRPr="008C0A31">
        <w:rPr>
          <w:rFonts w:ascii="Arial" w:hAnsi="Arial" w:cs="Arial"/>
          <w:sz w:val="20"/>
          <w:szCs w:val="20"/>
        </w:rPr>
        <w:t>Mountain</w:t>
      </w:r>
      <w:r w:rsidRPr="008C0A31">
        <w:rPr>
          <w:rFonts w:ascii="Arial" w:hAnsi="Arial" w:cs="Arial"/>
          <w:spacing w:val="-6"/>
          <w:sz w:val="20"/>
          <w:szCs w:val="20"/>
        </w:rPr>
        <w:t xml:space="preserve"> </w:t>
      </w:r>
      <w:r w:rsidRPr="008C0A31">
        <w:rPr>
          <w:rFonts w:ascii="Arial" w:hAnsi="Arial" w:cs="Arial"/>
          <w:sz w:val="20"/>
          <w:szCs w:val="20"/>
        </w:rPr>
        <w:t>Zoological</w:t>
      </w:r>
      <w:r w:rsidRPr="008C0A31">
        <w:rPr>
          <w:rFonts w:ascii="Arial" w:hAnsi="Arial" w:cs="Arial"/>
          <w:spacing w:val="-10"/>
          <w:sz w:val="20"/>
          <w:szCs w:val="20"/>
        </w:rPr>
        <w:t xml:space="preserve"> </w:t>
      </w:r>
      <w:r w:rsidRPr="008C0A31">
        <w:rPr>
          <w:rFonts w:ascii="Arial" w:hAnsi="Arial" w:cs="Arial"/>
          <w:sz w:val="20"/>
          <w:szCs w:val="20"/>
        </w:rPr>
        <w:t>Society,</w:t>
      </w:r>
      <w:r w:rsidRPr="008C0A31">
        <w:rPr>
          <w:rFonts w:ascii="Arial" w:hAnsi="Arial" w:cs="Arial"/>
          <w:spacing w:val="-2"/>
          <w:sz w:val="20"/>
          <w:szCs w:val="20"/>
        </w:rPr>
        <w:t xml:space="preserve"> </w:t>
      </w:r>
      <w:r w:rsidRPr="008C0A31">
        <w:rPr>
          <w:rFonts w:ascii="Arial" w:hAnsi="Arial" w:cs="Arial"/>
          <w:sz w:val="20"/>
          <w:szCs w:val="20"/>
        </w:rPr>
        <w:t>Denver</w:t>
      </w:r>
      <w:r w:rsidRPr="008C0A31">
        <w:rPr>
          <w:rFonts w:ascii="Arial" w:hAnsi="Arial" w:cs="Arial"/>
          <w:spacing w:val="-3"/>
          <w:sz w:val="20"/>
          <w:szCs w:val="20"/>
        </w:rPr>
        <w:t xml:space="preserve"> </w:t>
      </w:r>
      <w:r w:rsidRPr="008C0A31">
        <w:rPr>
          <w:rFonts w:ascii="Arial" w:hAnsi="Arial" w:cs="Arial"/>
          <w:sz w:val="20"/>
          <w:szCs w:val="20"/>
        </w:rPr>
        <w:t>Zoological</w:t>
      </w:r>
      <w:r w:rsidRPr="008C0A31">
        <w:rPr>
          <w:rFonts w:ascii="Arial" w:hAnsi="Arial" w:cs="Arial"/>
          <w:spacing w:val="-2"/>
          <w:sz w:val="20"/>
          <w:szCs w:val="20"/>
        </w:rPr>
        <w:t xml:space="preserve"> </w:t>
      </w:r>
      <w:r w:rsidRPr="008C0A31">
        <w:rPr>
          <w:rFonts w:ascii="Arial" w:hAnsi="Arial" w:cs="Arial"/>
          <w:sz w:val="20"/>
          <w:szCs w:val="20"/>
        </w:rPr>
        <w:t>Foundation,</w:t>
      </w:r>
      <w:r w:rsidRPr="008C0A31">
        <w:rPr>
          <w:rFonts w:ascii="Arial" w:hAnsi="Arial" w:cs="Arial"/>
          <w:spacing w:val="-2"/>
          <w:sz w:val="20"/>
          <w:szCs w:val="20"/>
        </w:rPr>
        <w:t xml:space="preserve"> Landry’s</w:t>
      </w:r>
      <w:r>
        <w:rPr>
          <w:rFonts w:ascii="Arial" w:hAnsi="Arial" w:cs="Arial"/>
          <w:spacing w:val="-2"/>
          <w:sz w:val="20"/>
          <w:szCs w:val="20"/>
        </w:rPr>
        <w:t xml:space="preserve"> </w:t>
      </w:r>
      <w:r w:rsidRPr="008C0A31">
        <w:rPr>
          <w:rFonts w:ascii="Arial" w:hAnsi="Arial" w:cs="Arial"/>
          <w:sz w:val="20"/>
          <w:szCs w:val="20"/>
        </w:rPr>
        <w:t>Downtown</w:t>
      </w:r>
      <w:r w:rsidRPr="008C0A31">
        <w:rPr>
          <w:rFonts w:ascii="Arial" w:hAnsi="Arial" w:cs="Arial"/>
          <w:spacing w:val="-5"/>
          <w:sz w:val="20"/>
          <w:szCs w:val="20"/>
        </w:rPr>
        <w:t xml:space="preserve"> </w:t>
      </w:r>
      <w:r w:rsidRPr="008C0A31">
        <w:rPr>
          <w:rFonts w:ascii="Arial" w:hAnsi="Arial" w:cs="Arial"/>
          <w:sz w:val="20"/>
          <w:szCs w:val="20"/>
        </w:rPr>
        <w:t>Aquarium,</w:t>
      </w:r>
      <w:r w:rsidRPr="008C0A31">
        <w:rPr>
          <w:rFonts w:ascii="Arial" w:hAnsi="Arial" w:cs="Arial"/>
          <w:spacing w:val="-1"/>
          <w:sz w:val="20"/>
          <w:szCs w:val="20"/>
        </w:rPr>
        <w:t xml:space="preserve"> </w:t>
      </w:r>
      <w:r w:rsidRPr="008C0A31">
        <w:rPr>
          <w:rFonts w:ascii="Arial" w:hAnsi="Arial" w:cs="Arial"/>
          <w:sz w:val="20"/>
          <w:szCs w:val="20"/>
        </w:rPr>
        <w:t>or</w:t>
      </w:r>
      <w:r w:rsidRPr="008C0A31">
        <w:rPr>
          <w:rFonts w:ascii="Arial" w:hAnsi="Arial" w:cs="Arial"/>
          <w:spacing w:val="-2"/>
          <w:sz w:val="20"/>
          <w:szCs w:val="20"/>
        </w:rPr>
        <w:t xml:space="preserve"> </w:t>
      </w:r>
      <w:r w:rsidRPr="008C0A31">
        <w:rPr>
          <w:rFonts w:ascii="Arial" w:hAnsi="Arial" w:cs="Arial"/>
          <w:sz w:val="20"/>
          <w:szCs w:val="20"/>
        </w:rPr>
        <w:t>Pueblo</w:t>
      </w:r>
      <w:r w:rsidRPr="008C0A31">
        <w:rPr>
          <w:rFonts w:ascii="Arial" w:hAnsi="Arial" w:cs="Arial"/>
          <w:spacing w:val="-4"/>
          <w:sz w:val="20"/>
          <w:szCs w:val="20"/>
        </w:rPr>
        <w:t xml:space="preserve"> </w:t>
      </w:r>
      <w:r w:rsidRPr="008C0A31">
        <w:rPr>
          <w:rFonts w:ascii="Arial" w:hAnsi="Arial" w:cs="Arial"/>
          <w:sz w:val="20"/>
          <w:szCs w:val="20"/>
        </w:rPr>
        <w:t>Zoological</w:t>
      </w:r>
      <w:r w:rsidRPr="008C0A31">
        <w:rPr>
          <w:rFonts w:ascii="Arial" w:hAnsi="Arial" w:cs="Arial"/>
          <w:spacing w:val="-9"/>
          <w:sz w:val="20"/>
          <w:szCs w:val="20"/>
        </w:rPr>
        <w:t xml:space="preserve"> </w:t>
      </w:r>
      <w:r w:rsidRPr="008C0A31">
        <w:rPr>
          <w:rFonts w:ascii="Arial" w:hAnsi="Arial" w:cs="Arial"/>
          <w:sz w:val="20"/>
          <w:szCs w:val="20"/>
        </w:rPr>
        <w:t xml:space="preserve">Society; </w:t>
      </w:r>
      <w:r w:rsidRPr="008C0A31">
        <w:rPr>
          <w:rFonts w:ascii="Arial" w:hAnsi="Arial" w:cs="Arial"/>
          <w:spacing w:val="-5"/>
          <w:sz w:val="20"/>
          <w:szCs w:val="20"/>
        </w:rPr>
        <w:t>or</w:t>
      </w:r>
    </w:p>
    <w:p w14:paraId="16FAC8BE" w14:textId="77777777" w:rsidR="008C0A31" w:rsidRPr="008C0A31" w:rsidRDefault="008C0A31" w:rsidP="00FF26E7">
      <w:pPr>
        <w:pStyle w:val="ListParagraph"/>
        <w:widowControl w:val="0"/>
        <w:numPr>
          <w:ilvl w:val="1"/>
          <w:numId w:val="38"/>
        </w:numPr>
        <w:tabs>
          <w:tab w:val="left" w:pos="1079"/>
        </w:tabs>
        <w:autoSpaceDE w:val="0"/>
        <w:autoSpaceDN w:val="0"/>
        <w:spacing w:before="200" w:line="240" w:lineRule="auto"/>
        <w:ind w:left="1079" w:hanging="358"/>
        <w:contextualSpacing w:val="0"/>
        <w:rPr>
          <w:rFonts w:ascii="Arial" w:hAnsi="Arial" w:cs="Arial"/>
          <w:sz w:val="20"/>
          <w:szCs w:val="20"/>
        </w:rPr>
      </w:pPr>
      <w:r w:rsidRPr="008C0A31">
        <w:rPr>
          <w:rFonts w:ascii="Arial" w:hAnsi="Arial" w:cs="Arial"/>
          <w:sz w:val="20"/>
          <w:szCs w:val="20"/>
        </w:rPr>
        <w:t>Division</w:t>
      </w:r>
      <w:r w:rsidRPr="008C0A31">
        <w:rPr>
          <w:rFonts w:ascii="Arial" w:hAnsi="Arial" w:cs="Arial"/>
          <w:spacing w:val="-3"/>
          <w:sz w:val="20"/>
          <w:szCs w:val="20"/>
        </w:rPr>
        <w:t xml:space="preserve"> </w:t>
      </w:r>
      <w:r w:rsidRPr="008C0A31">
        <w:rPr>
          <w:rFonts w:ascii="Arial" w:hAnsi="Arial" w:cs="Arial"/>
          <w:sz w:val="20"/>
          <w:szCs w:val="20"/>
        </w:rPr>
        <w:t>employees</w:t>
      </w:r>
      <w:r w:rsidRPr="008C0A31">
        <w:rPr>
          <w:rFonts w:ascii="Arial" w:hAnsi="Arial" w:cs="Arial"/>
          <w:spacing w:val="-2"/>
          <w:sz w:val="20"/>
          <w:szCs w:val="20"/>
        </w:rPr>
        <w:t xml:space="preserve"> </w:t>
      </w:r>
      <w:r w:rsidRPr="008C0A31">
        <w:rPr>
          <w:rFonts w:ascii="Arial" w:hAnsi="Arial" w:cs="Arial"/>
          <w:sz w:val="20"/>
          <w:szCs w:val="20"/>
        </w:rPr>
        <w:t>acting</w:t>
      </w:r>
      <w:r w:rsidRPr="008C0A31">
        <w:rPr>
          <w:rFonts w:ascii="Arial" w:hAnsi="Arial" w:cs="Arial"/>
          <w:spacing w:val="-3"/>
          <w:sz w:val="20"/>
          <w:szCs w:val="20"/>
        </w:rPr>
        <w:t xml:space="preserve"> </w:t>
      </w:r>
      <w:r w:rsidRPr="008C0A31">
        <w:rPr>
          <w:rFonts w:ascii="Arial" w:hAnsi="Arial" w:cs="Arial"/>
          <w:sz w:val="20"/>
          <w:szCs w:val="20"/>
        </w:rPr>
        <w:t>within</w:t>
      </w:r>
      <w:r w:rsidRPr="008C0A31">
        <w:rPr>
          <w:rFonts w:ascii="Arial" w:hAnsi="Arial" w:cs="Arial"/>
          <w:spacing w:val="-3"/>
          <w:sz w:val="20"/>
          <w:szCs w:val="20"/>
        </w:rPr>
        <w:t xml:space="preserve"> </w:t>
      </w:r>
      <w:r w:rsidRPr="008C0A31">
        <w:rPr>
          <w:rFonts w:ascii="Arial" w:hAnsi="Arial" w:cs="Arial"/>
          <w:sz w:val="20"/>
          <w:szCs w:val="20"/>
        </w:rPr>
        <w:t>the</w:t>
      </w:r>
      <w:r w:rsidRPr="008C0A31">
        <w:rPr>
          <w:rFonts w:ascii="Arial" w:hAnsi="Arial" w:cs="Arial"/>
          <w:spacing w:val="-2"/>
          <w:sz w:val="20"/>
          <w:szCs w:val="20"/>
        </w:rPr>
        <w:t xml:space="preserve"> </w:t>
      </w:r>
      <w:r w:rsidRPr="008C0A31">
        <w:rPr>
          <w:rFonts w:ascii="Arial" w:hAnsi="Arial" w:cs="Arial"/>
          <w:sz w:val="20"/>
          <w:szCs w:val="20"/>
        </w:rPr>
        <w:t>scope</w:t>
      </w:r>
      <w:r w:rsidRPr="008C0A31">
        <w:rPr>
          <w:rFonts w:ascii="Arial" w:hAnsi="Arial" w:cs="Arial"/>
          <w:spacing w:val="-3"/>
          <w:sz w:val="20"/>
          <w:szCs w:val="20"/>
        </w:rPr>
        <w:t xml:space="preserve"> </w:t>
      </w:r>
      <w:r w:rsidRPr="008C0A31">
        <w:rPr>
          <w:rFonts w:ascii="Arial" w:hAnsi="Arial" w:cs="Arial"/>
          <w:sz w:val="20"/>
          <w:szCs w:val="20"/>
        </w:rPr>
        <w:t>of</w:t>
      </w:r>
      <w:r w:rsidRPr="008C0A31">
        <w:rPr>
          <w:rFonts w:ascii="Arial" w:hAnsi="Arial" w:cs="Arial"/>
          <w:spacing w:val="2"/>
          <w:sz w:val="20"/>
          <w:szCs w:val="20"/>
        </w:rPr>
        <w:t xml:space="preserve"> </w:t>
      </w:r>
      <w:r w:rsidRPr="008C0A31">
        <w:rPr>
          <w:rFonts w:ascii="Arial" w:hAnsi="Arial" w:cs="Arial"/>
          <w:sz w:val="20"/>
          <w:szCs w:val="20"/>
        </w:rPr>
        <w:t>their</w:t>
      </w:r>
      <w:r w:rsidRPr="008C0A31">
        <w:rPr>
          <w:rFonts w:ascii="Arial" w:hAnsi="Arial" w:cs="Arial"/>
          <w:spacing w:val="-8"/>
          <w:sz w:val="20"/>
          <w:szCs w:val="20"/>
        </w:rPr>
        <w:t xml:space="preserve"> </w:t>
      </w:r>
      <w:r w:rsidRPr="008C0A31">
        <w:rPr>
          <w:rFonts w:ascii="Arial" w:hAnsi="Arial" w:cs="Arial"/>
          <w:spacing w:val="-2"/>
          <w:sz w:val="20"/>
          <w:szCs w:val="20"/>
        </w:rPr>
        <w:t>employment.</w:t>
      </w:r>
    </w:p>
    <w:p w14:paraId="2DF3D374" w14:textId="77777777" w:rsidR="008C0A31" w:rsidRPr="008C0A31" w:rsidRDefault="008C0A31" w:rsidP="00FF26E7">
      <w:pPr>
        <w:pStyle w:val="Heading2"/>
      </w:pPr>
      <w:bookmarkStart w:id="5" w:name="_bookmark3"/>
      <w:bookmarkEnd w:id="5"/>
      <w:r w:rsidRPr="008C0A31">
        <w:t>ARTICLE</w:t>
      </w:r>
      <w:r w:rsidRPr="008C0A31">
        <w:rPr>
          <w:spacing w:val="-1"/>
        </w:rPr>
        <w:t xml:space="preserve"> </w:t>
      </w:r>
      <w:r w:rsidRPr="008C0A31">
        <w:t>II</w:t>
      </w:r>
      <w:r w:rsidRPr="008C0A31">
        <w:rPr>
          <w:spacing w:val="8"/>
        </w:rPr>
        <w:t xml:space="preserve"> </w:t>
      </w:r>
      <w:r w:rsidRPr="008C0A31">
        <w:t>–</w:t>
      </w:r>
      <w:r w:rsidRPr="008C0A31">
        <w:rPr>
          <w:spacing w:val="3"/>
        </w:rPr>
        <w:t xml:space="preserve"> </w:t>
      </w:r>
      <w:r w:rsidRPr="008C0A31">
        <w:t>Exceptions</w:t>
      </w:r>
    </w:p>
    <w:p w14:paraId="7E03C5FB" w14:textId="77777777" w:rsidR="008C0A31" w:rsidRPr="008518FD" w:rsidRDefault="008C0A31" w:rsidP="00FF26E7">
      <w:pPr>
        <w:pStyle w:val="Heading3"/>
      </w:pPr>
      <w:bookmarkStart w:id="6" w:name="_bookmark4"/>
      <w:bookmarkStart w:id="7" w:name="_bookmark5"/>
      <w:bookmarkStart w:id="8" w:name="_bookmark8"/>
      <w:bookmarkStart w:id="9" w:name="_bookmark10"/>
      <w:bookmarkEnd w:id="6"/>
      <w:bookmarkEnd w:id="7"/>
      <w:bookmarkEnd w:id="8"/>
      <w:bookmarkEnd w:id="9"/>
      <w:r w:rsidRPr="008518FD">
        <w:t>#708 Invasive</w:t>
      </w:r>
      <w:r w:rsidRPr="008518FD">
        <w:rPr>
          <w:spacing w:val="-1"/>
        </w:rPr>
        <w:t xml:space="preserve"> </w:t>
      </w:r>
      <w:r w:rsidRPr="008518FD">
        <w:t>herpetofauna</w:t>
      </w:r>
    </w:p>
    <w:p w14:paraId="71CF1AE7" w14:textId="77777777" w:rsidR="008C0A31" w:rsidRPr="008C0A31" w:rsidRDefault="008C0A31" w:rsidP="008C0A31">
      <w:pPr>
        <w:pStyle w:val="ListParagraph"/>
        <w:widowControl w:val="0"/>
        <w:numPr>
          <w:ilvl w:val="0"/>
          <w:numId w:val="37"/>
        </w:numPr>
        <w:tabs>
          <w:tab w:val="left" w:pos="720"/>
        </w:tabs>
        <w:autoSpaceDE w:val="0"/>
        <w:autoSpaceDN w:val="0"/>
        <w:spacing w:before="201" w:after="0" w:line="240" w:lineRule="auto"/>
        <w:ind w:left="720" w:hanging="359"/>
        <w:contextualSpacing w:val="0"/>
        <w:rPr>
          <w:rFonts w:ascii="Arial" w:hAnsi="Arial" w:cs="Arial"/>
          <w:sz w:val="20"/>
          <w:szCs w:val="20"/>
        </w:rPr>
      </w:pPr>
      <w:r w:rsidRPr="008C0A31">
        <w:rPr>
          <w:rFonts w:ascii="Arial" w:hAnsi="Arial" w:cs="Arial"/>
          <w:sz w:val="20"/>
          <w:szCs w:val="20"/>
        </w:rPr>
        <w:t>The</w:t>
      </w:r>
      <w:r w:rsidRPr="008C0A31">
        <w:rPr>
          <w:rFonts w:ascii="Arial" w:hAnsi="Arial" w:cs="Arial"/>
          <w:spacing w:val="-6"/>
          <w:sz w:val="20"/>
          <w:szCs w:val="20"/>
        </w:rPr>
        <w:t xml:space="preserve"> </w:t>
      </w:r>
      <w:r w:rsidRPr="008C0A31">
        <w:rPr>
          <w:rFonts w:ascii="Arial" w:hAnsi="Arial" w:cs="Arial"/>
          <w:sz w:val="20"/>
          <w:szCs w:val="20"/>
        </w:rPr>
        <w:t>following</w:t>
      </w:r>
      <w:r w:rsidRPr="008C0A31">
        <w:rPr>
          <w:rFonts w:ascii="Arial" w:hAnsi="Arial" w:cs="Arial"/>
          <w:spacing w:val="-4"/>
          <w:sz w:val="20"/>
          <w:szCs w:val="20"/>
        </w:rPr>
        <w:t xml:space="preserve"> </w:t>
      </w:r>
      <w:r w:rsidRPr="008C0A31">
        <w:rPr>
          <w:rFonts w:ascii="Arial" w:hAnsi="Arial" w:cs="Arial"/>
          <w:sz w:val="20"/>
          <w:szCs w:val="20"/>
        </w:rPr>
        <w:t>invasive</w:t>
      </w:r>
      <w:r w:rsidRPr="008C0A31">
        <w:rPr>
          <w:rFonts w:ascii="Arial" w:hAnsi="Arial" w:cs="Arial"/>
          <w:spacing w:val="-4"/>
          <w:sz w:val="20"/>
          <w:szCs w:val="20"/>
        </w:rPr>
        <w:t xml:space="preserve"> </w:t>
      </w:r>
      <w:r w:rsidRPr="008C0A31">
        <w:rPr>
          <w:rFonts w:ascii="Arial" w:hAnsi="Arial" w:cs="Arial"/>
          <w:sz w:val="20"/>
          <w:szCs w:val="20"/>
        </w:rPr>
        <w:t>herpetofauna</w:t>
      </w:r>
      <w:r w:rsidRPr="008C0A31">
        <w:rPr>
          <w:rFonts w:ascii="Arial" w:hAnsi="Arial" w:cs="Arial"/>
          <w:spacing w:val="-3"/>
          <w:sz w:val="20"/>
          <w:szCs w:val="20"/>
        </w:rPr>
        <w:t xml:space="preserve"> </w:t>
      </w:r>
      <w:r w:rsidRPr="008C0A31">
        <w:rPr>
          <w:rFonts w:ascii="Arial" w:hAnsi="Arial" w:cs="Arial"/>
          <w:sz w:val="20"/>
          <w:szCs w:val="20"/>
        </w:rPr>
        <w:t>are</w:t>
      </w:r>
      <w:r w:rsidRPr="008C0A31">
        <w:rPr>
          <w:rFonts w:ascii="Arial" w:hAnsi="Arial" w:cs="Arial"/>
          <w:spacing w:val="-4"/>
          <w:sz w:val="20"/>
          <w:szCs w:val="20"/>
        </w:rPr>
        <w:t xml:space="preserve"> </w:t>
      </w:r>
      <w:r w:rsidRPr="008C0A31">
        <w:rPr>
          <w:rFonts w:ascii="Arial" w:hAnsi="Arial" w:cs="Arial"/>
          <w:sz w:val="20"/>
          <w:szCs w:val="20"/>
        </w:rPr>
        <w:t>detrimental</w:t>
      </w:r>
      <w:r w:rsidRPr="008C0A31">
        <w:rPr>
          <w:rFonts w:ascii="Arial" w:hAnsi="Arial" w:cs="Arial"/>
          <w:spacing w:val="-8"/>
          <w:sz w:val="20"/>
          <w:szCs w:val="20"/>
        </w:rPr>
        <w:t xml:space="preserve"> </w:t>
      </w:r>
      <w:r w:rsidRPr="008C0A31">
        <w:rPr>
          <w:rFonts w:ascii="Arial" w:hAnsi="Arial" w:cs="Arial"/>
          <w:sz w:val="20"/>
          <w:szCs w:val="20"/>
        </w:rPr>
        <w:t>to</w:t>
      </w:r>
      <w:r w:rsidRPr="008C0A31">
        <w:rPr>
          <w:rFonts w:ascii="Arial" w:hAnsi="Arial" w:cs="Arial"/>
          <w:spacing w:val="-3"/>
          <w:sz w:val="20"/>
          <w:szCs w:val="20"/>
        </w:rPr>
        <w:t xml:space="preserve"> </w:t>
      </w:r>
      <w:r w:rsidRPr="008C0A31">
        <w:rPr>
          <w:rFonts w:ascii="Arial" w:hAnsi="Arial" w:cs="Arial"/>
          <w:sz w:val="20"/>
          <w:szCs w:val="20"/>
        </w:rPr>
        <w:t>Colorado</w:t>
      </w:r>
      <w:r w:rsidRPr="008C0A31">
        <w:rPr>
          <w:rFonts w:ascii="Arial" w:hAnsi="Arial" w:cs="Arial"/>
          <w:spacing w:val="-4"/>
          <w:sz w:val="20"/>
          <w:szCs w:val="20"/>
        </w:rPr>
        <w:t xml:space="preserve"> </w:t>
      </w:r>
      <w:r w:rsidRPr="008C0A31">
        <w:rPr>
          <w:rFonts w:ascii="Arial" w:hAnsi="Arial" w:cs="Arial"/>
          <w:sz w:val="20"/>
          <w:szCs w:val="20"/>
        </w:rPr>
        <w:t>wildlife</w:t>
      </w:r>
      <w:r w:rsidRPr="008C0A31">
        <w:rPr>
          <w:rFonts w:ascii="Arial" w:hAnsi="Arial" w:cs="Arial"/>
          <w:spacing w:val="-4"/>
          <w:sz w:val="20"/>
          <w:szCs w:val="20"/>
        </w:rPr>
        <w:t xml:space="preserve"> </w:t>
      </w:r>
      <w:r w:rsidRPr="008C0A31">
        <w:rPr>
          <w:rFonts w:ascii="Arial" w:hAnsi="Arial" w:cs="Arial"/>
          <w:sz w:val="20"/>
          <w:szCs w:val="20"/>
        </w:rPr>
        <w:t>and</w:t>
      </w:r>
      <w:r w:rsidRPr="008C0A31">
        <w:rPr>
          <w:rFonts w:ascii="Arial" w:hAnsi="Arial" w:cs="Arial"/>
          <w:spacing w:val="-3"/>
          <w:sz w:val="20"/>
          <w:szCs w:val="20"/>
        </w:rPr>
        <w:t xml:space="preserve"> </w:t>
      </w:r>
      <w:r w:rsidRPr="008C0A31">
        <w:rPr>
          <w:rFonts w:ascii="Arial" w:hAnsi="Arial" w:cs="Arial"/>
          <w:spacing w:val="-2"/>
          <w:sz w:val="20"/>
          <w:szCs w:val="20"/>
        </w:rPr>
        <w:t>habitat:</w:t>
      </w:r>
    </w:p>
    <w:p w14:paraId="3147FF56" w14:textId="77777777" w:rsidR="008C0A31" w:rsidRPr="008C0A31" w:rsidRDefault="008C0A31" w:rsidP="008C0A31">
      <w:pPr>
        <w:pStyle w:val="ListParagraph"/>
        <w:widowControl w:val="0"/>
        <w:numPr>
          <w:ilvl w:val="1"/>
          <w:numId w:val="37"/>
        </w:numPr>
        <w:tabs>
          <w:tab w:val="left" w:pos="1079"/>
        </w:tabs>
        <w:autoSpaceDE w:val="0"/>
        <w:autoSpaceDN w:val="0"/>
        <w:spacing w:before="200" w:after="0" w:line="240" w:lineRule="auto"/>
        <w:ind w:left="1079" w:hanging="358"/>
        <w:contextualSpacing w:val="0"/>
        <w:rPr>
          <w:rFonts w:ascii="Arial" w:hAnsi="Arial" w:cs="Arial"/>
          <w:sz w:val="20"/>
          <w:szCs w:val="20"/>
        </w:rPr>
      </w:pPr>
      <w:r w:rsidRPr="008C0A31">
        <w:rPr>
          <w:rFonts w:ascii="Arial" w:hAnsi="Arial" w:cs="Arial"/>
          <w:sz w:val="20"/>
          <w:szCs w:val="20"/>
        </w:rPr>
        <w:t>Red-eared</w:t>
      </w:r>
      <w:r w:rsidRPr="008C0A31">
        <w:rPr>
          <w:rFonts w:ascii="Arial" w:hAnsi="Arial" w:cs="Arial"/>
          <w:spacing w:val="-7"/>
          <w:sz w:val="20"/>
          <w:szCs w:val="20"/>
        </w:rPr>
        <w:t xml:space="preserve"> </w:t>
      </w:r>
      <w:r w:rsidRPr="008C0A31">
        <w:rPr>
          <w:rFonts w:ascii="Arial" w:hAnsi="Arial" w:cs="Arial"/>
          <w:sz w:val="20"/>
          <w:szCs w:val="20"/>
        </w:rPr>
        <w:t>slider</w:t>
      </w:r>
      <w:r w:rsidRPr="008C0A31">
        <w:rPr>
          <w:rFonts w:ascii="Arial" w:hAnsi="Arial" w:cs="Arial"/>
          <w:spacing w:val="-2"/>
          <w:sz w:val="20"/>
          <w:szCs w:val="20"/>
        </w:rPr>
        <w:t xml:space="preserve"> </w:t>
      </w:r>
      <w:r w:rsidRPr="008C0A31">
        <w:rPr>
          <w:rFonts w:ascii="Arial" w:hAnsi="Arial" w:cs="Arial"/>
          <w:sz w:val="20"/>
          <w:szCs w:val="20"/>
        </w:rPr>
        <w:t>(</w:t>
      </w:r>
      <w:r w:rsidRPr="008C0A31">
        <w:rPr>
          <w:rFonts w:ascii="Arial" w:hAnsi="Arial" w:cs="Arial"/>
          <w:i/>
          <w:sz w:val="20"/>
          <w:szCs w:val="20"/>
        </w:rPr>
        <w:t>Trachemys</w:t>
      </w:r>
      <w:r w:rsidRPr="008C0A31">
        <w:rPr>
          <w:rFonts w:ascii="Arial" w:hAnsi="Arial" w:cs="Arial"/>
          <w:i/>
          <w:spacing w:val="-4"/>
          <w:sz w:val="20"/>
          <w:szCs w:val="20"/>
        </w:rPr>
        <w:t xml:space="preserve"> </w:t>
      </w:r>
      <w:r w:rsidRPr="008C0A31">
        <w:rPr>
          <w:rFonts w:ascii="Arial" w:hAnsi="Arial" w:cs="Arial"/>
          <w:i/>
          <w:sz w:val="20"/>
          <w:szCs w:val="20"/>
        </w:rPr>
        <w:t>scripta</w:t>
      </w:r>
      <w:r w:rsidRPr="008C0A31">
        <w:rPr>
          <w:rFonts w:ascii="Arial" w:hAnsi="Arial" w:cs="Arial"/>
          <w:i/>
          <w:spacing w:val="-4"/>
          <w:sz w:val="20"/>
          <w:szCs w:val="20"/>
        </w:rPr>
        <w:t xml:space="preserve"> </w:t>
      </w:r>
      <w:r w:rsidRPr="008C0A31">
        <w:rPr>
          <w:rFonts w:ascii="Arial" w:hAnsi="Arial" w:cs="Arial"/>
          <w:i/>
          <w:spacing w:val="-2"/>
          <w:sz w:val="20"/>
          <w:szCs w:val="20"/>
        </w:rPr>
        <w:t>elegans</w:t>
      </w:r>
      <w:r w:rsidRPr="008C0A31">
        <w:rPr>
          <w:rFonts w:ascii="Arial" w:hAnsi="Arial" w:cs="Arial"/>
          <w:spacing w:val="-2"/>
          <w:sz w:val="20"/>
          <w:szCs w:val="20"/>
        </w:rPr>
        <w:t>)</w:t>
      </w:r>
    </w:p>
    <w:p w14:paraId="321B63FB" w14:textId="77777777" w:rsidR="008C0A31" w:rsidRPr="008C0A31" w:rsidRDefault="008C0A31" w:rsidP="008C0A31">
      <w:pPr>
        <w:pStyle w:val="ListParagraph"/>
        <w:widowControl w:val="0"/>
        <w:numPr>
          <w:ilvl w:val="1"/>
          <w:numId w:val="37"/>
        </w:numPr>
        <w:tabs>
          <w:tab w:val="left" w:pos="1079"/>
        </w:tabs>
        <w:autoSpaceDE w:val="0"/>
        <w:autoSpaceDN w:val="0"/>
        <w:spacing w:before="200" w:after="0" w:line="240" w:lineRule="auto"/>
        <w:ind w:left="1079" w:hanging="358"/>
        <w:contextualSpacing w:val="0"/>
        <w:rPr>
          <w:rFonts w:ascii="Arial" w:hAnsi="Arial" w:cs="Arial"/>
          <w:sz w:val="20"/>
          <w:szCs w:val="20"/>
        </w:rPr>
      </w:pPr>
      <w:r w:rsidRPr="008C0A31">
        <w:rPr>
          <w:rFonts w:ascii="Arial" w:hAnsi="Arial" w:cs="Arial"/>
          <w:sz w:val="20"/>
          <w:szCs w:val="20"/>
        </w:rPr>
        <w:t>Bullfrogs</w:t>
      </w:r>
      <w:r w:rsidRPr="008C0A31">
        <w:rPr>
          <w:rFonts w:ascii="Arial" w:hAnsi="Arial" w:cs="Arial"/>
          <w:spacing w:val="-5"/>
          <w:sz w:val="20"/>
          <w:szCs w:val="20"/>
        </w:rPr>
        <w:t xml:space="preserve"> </w:t>
      </w:r>
      <w:r w:rsidRPr="008C0A31">
        <w:rPr>
          <w:rFonts w:ascii="Arial" w:hAnsi="Arial" w:cs="Arial"/>
          <w:sz w:val="20"/>
          <w:szCs w:val="20"/>
        </w:rPr>
        <w:t>(</w:t>
      </w:r>
      <w:r w:rsidRPr="008C0A31">
        <w:rPr>
          <w:rFonts w:ascii="Arial" w:hAnsi="Arial" w:cs="Arial"/>
          <w:i/>
          <w:sz w:val="20"/>
          <w:szCs w:val="20"/>
        </w:rPr>
        <w:t>Lithobates</w:t>
      </w:r>
      <w:r w:rsidRPr="008C0A31">
        <w:rPr>
          <w:rFonts w:ascii="Arial" w:hAnsi="Arial" w:cs="Arial"/>
          <w:i/>
          <w:spacing w:val="-4"/>
          <w:sz w:val="20"/>
          <w:szCs w:val="20"/>
        </w:rPr>
        <w:t xml:space="preserve"> </w:t>
      </w:r>
      <w:r w:rsidRPr="008C0A31">
        <w:rPr>
          <w:rFonts w:ascii="Arial" w:hAnsi="Arial" w:cs="Arial"/>
          <w:i/>
          <w:spacing w:val="-2"/>
          <w:sz w:val="20"/>
          <w:szCs w:val="20"/>
        </w:rPr>
        <w:t>catesbeianus</w:t>
      </w:r>
      <w:r w:rsidRPr="008C0A31">
        <w:rPr>
          <w:rFonts w:ascii="Arial" w:hAnsi="Arial" w:cs="Arial"/>
          <w:spacing w:val="-2"/>
          <w:sz w:val="20"/>
          <w:szCs w:val="20"/>
        </w:rPr>
        <w:t>)</w:t>
      </w:r>
    </w:p>
    <w:p w14:paraId="5FD75093" w14:textId="77777777" w:rsidR="008C0A31" w:rsidRPr="008C0A31" w:rsidRDefault="008C0A31" w:rsidP="008C0A31">
      <w:pPr>
        <w:pStyle w:val="ListParagraph"/>
        <w:widowControl w:val="0"/>
        <w:numPr>
          <w:ilvl w:val="0"/>
          <w:numId w:val="37"/>
        </w:numPr>
        <w:tabs>
          <w:tab w:val="left" w:pos="719"/>
          <w:tab w:val="left" w:pos="721"/>
        </w:tabs>
        <w:autoSpaceDE w:val="0"/>
        <w:autoSpaceDN w:val="0"/>
        <w:spacing w:before="201" w:after="0" w:line="240" w:lineRule="auto"/>
        <w:ind w:left="721" w:right="854"/>
        <w:contextualSpacing w:val="0"/>
        <w:rPr>
          <w:rFonts w:ascii="Arial" w:hAnsi="Arial" w:cs="Arial"/>
          <w:sz w:val="20"/>
          <w:szCs w:val="20"/>
        </w:rPr>
      </w:pPr>
      <w:r w:rsidRPr="008C0A31">
        <w:rPr>
          <w:rFonts w:ascii="Arial" w:hAnsi="Arial" w:cs="Arial"/>
          <w:sz w:val="20"/>
          <w:szCs w:val="20"/>
        </w:rPr>
        <w:t>A</w:t>
      </w:r>
      <w:r w:rsidRPr="008C0A31">
        <w:rPr>
          <w:rFonts w:ascii="Arial" w:hAnsi="Arial" w:cs="Arial"/>
          <w:spacing w:val="-4"/>
          <w:sz w:val="20"/>
          <w:szCs w:val="20"/>
        </w:rPr>
        <w:t xml:space="preserve"> </w:t>
      </w:r>
      <w:r w:rsidRPr="008C0A31">
        <w:rPr>
          <w:rFonts w:ascii="Arial" w:hAnsi="Arial" w:cs="Arial"/>
          <w:sz w:val="20"/>
          <w:szCs w:val="20"/>
        </w:rPr>
        <w:t>natural</w:t>
      </w:r>
      <w:r w:rsidRPr="008C0A31">
        <w:rPr>
          <w:rFonts w:ascii="Arial" w:hAnsi="Arial" w:cs="Arial"/>
          <w:spacing w:val="-4"/>
          <w:sz w:val="20"/>
          <w:szCs w:val="20"/>
        </w:rPr>
        <w:t xml:space="preserve"> </w:t>
      </w:r>
      <w:r w:rsidRPr="008C0A31">
        <w:rPr>
          <w:rFonts w:ascii="Arial" w:hAnsi="Arial" w:cs="Arial"/>
          <w:sz w:val="20"/>
          <w:szCs w:val="20"/>
        </w:rPr>
        <w:t>person</w:t>
      </w:r>
      <w:r w:rsidRPr="008C0A31">
        <w:rPr>
          <w:rFonts w:ascii="Arial" w:hAnsi="Arial" w:cs="Arial"/>
          <w:spacing w:val="-2"/>
          <w:sz w:val="20"/>
          <w:szCs w:val="20"/>
        </w:rPr>
        <w:t xml:space="preserve"> </w:t>
      </w:r>
      <w:r w:rsidRPr="008C0A31">
        <w:rPr>
          <w:rFonts w:ascii="Arial" w:hAnsi="Arial" w:cs="Arial"/>
          <w:sz w:val="20"/>
          <w:szCs w:val="20"/>
        </w:rPr>
        <w:t>may</w:t>
      </w:r>
      <w:r w:rsidRPr="008C0A31">
        <w:rPr>
          <w:rFonts w:ascii="Arial" w:hAnsi="Arial" w:cs="Arial"/>
          <w:spacing w:val="-10"/>
          <w:sz w:val="20"/>
          <w:szCs w:val="20"/>
        </w:rPr>
        <w:t xml:space="preserve"> </w:t>
      </w:r>
      <w:r w:rsidRPr="008C0A31">
        <w:rPr>
          <w:rFonts w:ascii="Arial" w:hAnsi="Arial" w:cs="Arial"/>
          <w:sz w:val="20"/>
          <w:szCs w:val="20"/>
        </w:rPr>
        <w:t>take</w:t>
      </w:r>
      <w:r w:rsidRPr="008C0A31">
        <w:rPr>
          <w:rFonts w:ascii="Arial" w:hAnsi="Arial" w:cs="Arial"/>
          <w:spacing w:val="-2"/>
          <w:sz w:val="20"/>
          <w:szCs w:val="20"/>
        </w:rPr>
        <w:t xml:space="preserve"> </w:t>
      </w:r>
      <w:r w:rsidRPr="008C0A31">
        <w:rPr>
          <w:rFonts w:ascii="Arial" w:hAnsi="Arial" w:cs="Arial"/>
          <w:sz w:val="20"/>
          <w:szCs w:val="20"/>
        </w:rPr>
        <w:t>an</w:t>
      </w:r>
      <w:r w:rsidRPr="008C0A31">
        <w:rPr>
          <w:rFonts w:ascii="Arial" w:hAnsi="Arial" w:cs="Arial"/>
          <w:spacing w:val="-2"/>
          <w:sz w:val="20"/>
          <w:szCs w:val="20"/>
        </w:rPr>
        <w:t xml:space="preserve"> </w:t>
      </w:r>
      <w:r w:rsidRPr="008C0A31">
        <w:rPr>
          <w:rFonts w:ascii="Arial" w:hAnsi="Arial" w:cs="Arial"/>
          <w:sz w:val="20"/>
          <w:szCs w:val="20"/>
        </w:rPr>
        <w:t>unlimited</w:t>
      </w:r>
      <w:r w:rsidRPr="008C0A31">
        <w:rPr>
          <w:rFonts w:ascii="Arial" w:hAnsi="Arial" w:cs="Arial"/>
          <w:spacing w:val="-2"/>
          <w:sz w:val="20"/>
          <w:szCs w:val="20"/>
        </w:rPr>
        <w:t xml:space="preserve"> </w:t>
      </w:r>
      <w:r w:rsidRPr="008C0A31">
        <w:rPr>
          <w:rFonts w:ascii="Arial" w:hAnsi="Arial" w:cs="Arial"/>
          <w:sz w:val="20"/>
          <w:szCs w:val="20"/>
        </w:rPr>
        <w:t>number of invasive</w:t>
      </w:r>
      <w:r w:rsidRPr="008C0A31">
        <w:rPr>
          <w:rFonts w:ascii="Arial" w:hAnsi="Arial" w:cs="Arial"/>
          <w:spacing w:val="-2"/>
          <w:sz w:val="20"/>
          <w:szCs w:val="20"/>
        </w:rPr>
        <w:t xml:space="preserve"> </w:t>
      </w:r>
      <w:r w:rsidRPr="008C0A31">
        <w:rPr>
          <w:rFonts w:ascii="Arial" w:hAnsi="Arial" w:cs="Arial"/>
          <w:sz w:val="20"/>
          <w:szCs w:val="20"/>
        </w:rPr>
        <w:t>herpetofauna</w:t>
      </w:r>
      <w:r w:rsidRPr="008C0A31">
        <w:rPr>
          <w:rFonts w:ascii="Arial" w:hAnsi="Arial" w:cs="Arial"/>
          <w:spacing w:val="-1"/>
          <w:sz w:val="20"/>
          <w:szCs w:val="20"/>
        </w:rPr>
        <w:t xml:space="preserve"> </w:t>
      </w:r>
      <w:r w:rsidRPr="008C0A31">
        <w:rPr>
          <w:rFonts w:ascii="Arial" w:hAnsi="Arial" w:cs="Arial"/>
          <w:sz w:val="20"/>
          <w:szCs w:val="20"/>
        </w:rPr>
        <w:t>from</w:t>
      </w:r>
      <w:r w:rsidRPr="008C0A31">
        <w:rPr>
          <w:rFonts w:ascii="Arial" w:hAnsi="Arial" w:cs="Arial"/>
          <w:spacing w:val="-8"/>
          <w:sz w:val="20"/>
          <w:szCs w:val="20"/>
        </w:rPr>
        <w:t xml:space="preserve"> </w:t>
      </w:r>
      <w:r w:rsidRPr="008C0A31">
        <w:rPr>
          <w:rFonts w:ascii="Arial" w:hAnsi="Arial" w:cs="Arial"/>
          <w:sz w:val="20"/>
          <w:szCs w:val="20"/>
        </w:rPr>
        <w:t>the</w:t>
      </w:r>
      <w:r w:rsidRPr="008C0A31">
        <w:rPr>
          <w:rFonts w:ascii="Arial" w:hAnsi="Arial" w:cs="Arial"/>
          <w:spacing w:val="-2"/>
          <w:sz w:val="20"/>
          <w:szCs w:val="20"/>
        </w:rPr>
        <w:t xml:space="preserve"> </w:t>
      </w:r>
      <w:r w:rsidRPr="008C0A31">
        <w:rPr>
          <w:rFonts w:ascii="Arial" w:hAnsi="Arial" w:cs="Arial"/>
          <w:sz w:val="20"/>
          <w:szCs w:val="20"/>
        </w:rPr>
        <w:t>wild</w:t>
      </w:r>
      <w:r w:rsidRPr="008C0A31">
        <w:rPr>
          <w:rFonts w:ascii="Arial" w:hAnsi="Arial" w:cs="Arial"/>
          <w:spacing w:val="-2"/>
          <w:sz w:val="20"/>
          <w:szCs w:val="20"/>
        </w:rPr>
        <w:t xml:space="preserve"> </w:t>
      </w:r>
      <w:r w:rsidRPr="008C0A31">
        <w:rPr>
          <w:rFonts w:ascii="Arial" w:hAnsi="Arial" w:cs="Arial"/>
          <w:sz w:val="20"/>
          <w:szCs w:val="20"/>
        </w:rPr>
        <w:t>year-round using the following methods:</w:t>
      </w:r>
    </w:p>
    <w:p w14:paraId="623B00AD" w14:textId="77777777" w:rsidR="008C0A31" w:rsidRPr="008C0A31" w:rsidRDefault="008C0A31" w:rsidP="008C0A31">
      <w:pPr>
        <w:pStyle w:val="ListParagraph"/>
        <w:widowControl w:val="0"/>
        <w:numPr>
          <w:ilvl w:val="1"/>
          <w:numId w:val="37"/>
        </w:numPr>
        <w:tabs>
          <w:tab w:val="left" w:pos="1079"/>
        </w:tabs>
        <w:autoSpaceDE w:val="0"/>
        <w:autoSpaceDN w:val="0"/>
        <w:spacing w:before="200" w:after="0" w:line="240" w:lineRule="auto"/>
        <w:ind w:left="1079" w:hanging="358"/>
        <w:contextualSpacing w:val="0"/>
        <w:rPr>
          <w:rFonts w:ascii="Arial" w:hAnsi="Arial" w:cs="Arial"/>
          <w:sz w:val="20"/>
          <w:szCs w:val="20"/>
        </w:rPr>
      </w:pPr>
      <w:r w:rsidRPr="008C0A31">
        <w:rPr>
          <w:rFonts w:ascii="Arial" w:hAnsi="Arial" w:cs="Arial"/>
          <w:sz w:val="20"/>
          <w:szCs w:val="20"/>
        </w:rPr>
        <w:t>Any</w:t>
      </w:r>
      <w:r w:rsidRPr="008C0A31">
        <w:rPr>
          <w:rFonts w:ascii="Arial" w:hAnsi="Arial" w:cs="Arial"/>
          <w:spacing w:val="-8"/>
          <w:sz w:val="20"/>
          <w:szCs w:val="20"/>
        </w:rPr>
        <w:t xml:space="preserve"> </w:t>
      </w:r>
      <w:r w:rsidRPr="008C0A31">
        <w:rPr>
          <w:rFonts w:ascii="Arial" w:hAnsi="Arial" w:cs="Arial"/>
          <w:sz w:val="20"/>
          <w:szCs w:val="20"/>
        </w:rPr>
        <w:t>invasive</w:t>
      </w:r>
      <w:r w:rsidRPr="008C0A31">
        <w:rPr>
          <w:rFonts w:ascii="Arial" w:hAnsi="Arial" w:cs="Arial"/>
          <w:spacing w:val="-7"/>
          <w:sz w:val="20"/>
          <w:szCs w:val="20"/>
        </w:rPr>
        <w:t xml:space="preserve"> </w:t>
      </w:r>
      <w:r w:rsidRPr="008C0A31">
        <w:rPr>
          <w:rFonts w:ascii="Arial" w:hAnsi="Arial" w:cs="Arial"/>
          <w:sz w:val="20"/>
          <w:szCs w:val="20"/>
        </w:rPr>
        <w:t>herpetofauna:</w:t>
      </w:r>
      <w:r w:rsidRPr="008C0A31">
        <w:rPr>
          <w:rFonts w:ascii="Arial" w:hAnsi="Arial" w:cs="Arial"/>
          <w:spacing w:val="-2"/>
          <w:sz w:val="20"/>
          <w:szCs w:val="20"/>
        </w:rPr>
        <w:t xml:space="preserve"> </w:t>
      </w:r>
      <w:r w:rsidRPr="008C0A31">
        <w:rPr>
          <w:rFonts w:ascii="Arial" w:hAnsi="Arial" w:cs="Arial"/>
          <w:sz w:val="20"/>
          <w:szCs w:val="20"/>
        </w:rPr>
        <w:t>artificial</w:t>
      </w:r>
      <w:r w:rsidRPr="008C0A31">
        <w:rPr>
          <w:rFonts w:ascii="Arial" w:hAnsi="Arial" w:cs="Arial"/>
          <w:spacing w:val="-10"/>
          <w:sz w:val="20"/>
          <w:szCs w:val="20"/>
        </w:rPr>
        <w:t xml:space="preserve"> </w:t>
      </w:r>
      <w:r w:rsidRPr="008C0A31">
        <w:rPr>
          <w:rFonts w:ascii="Arial" w:hAnsi="Arial" w:cs="Arial"/>
          <w:sz w:val="20"/>
          <w:szCs w:val="20"/>
        </w:rPr>
        <w:t>light</w:t>
      </w:r>
      <w:r w:rsidRPr="008C0A31">
        <w:rPr>
          <w:rFonts w:ascii="Arial" w:hAnsi="Arial" w:cs="Arial"/>
          <w:spacing w:val="-2"/>
          <w:sz w:val="20"/>
          <w:szCs w:val="20"/>
        </w:rPr>
        <w:t xml:space="preserve"> </w:t>
      </w:r>
      <w:r w:rsidRPr="008C0A31">
        <w:rPr>
          <w:rFonts w:ascii="Arial" w:hAnsi="Arial" w:cs="Arial"/>
          <w:sz w:val="20"/>
          <w:szCs w:val="20"/>
        </w:rPr>
        <w:t>and</w:t>
      </w:r>
      <w:r w:rsidRPr="008C0A31">
        <w:rPr>
          <w:rFonts w:ascii="Arial" w:hAnsi="Arial" w:cs="Arial"/>
          <w:spacing w:val="-7"/>
          <w:sz w:val="20"/>
          <w:szCs w:val="20"/>
        </w:rPr>
        <w:t xml:space="preserve"> </w:t>
      </w:r>
      <w:r w:rsidRPr="008C0A31">
        <w:rPr>
          <w:rFonts w:ascii="Arial" w:hAnsi="Arial" w:cs="Arial"/>
          <w:sz w:val="20"/>
          <w:szCs w:val="20"/>
        </w:rPr>
        <w:t>night</w:t>
      </w:r>
      <w:r w:rsidRPr="008C0A31">
        <w:rPr>
          <w:rFonts w:ascii="Arial" w:hAnsi="Arial" w:cs="Arial"/>
          <w:spacing w:val="-2"/>
          <w:sz w:val="20"/>
          <w:szCs w:val="20"/>
        </w:rPr>
        <w:t xml:space="preserve"> </w:t>
      </w:r>
      <w:r w:rsidRPr="008C0A31">
        <w:rPr>
          <w:rFonts w:ascii="Arial" w:hAnsi="Arial" w:cs="Arial"/>
          <w:sz w:val="20"/>
          <w:szCs w:val="20"/>
        </w:rPr>
        <w:t>vision</w:t>
      </w:r>
      <w:r w:rsidRPr="008C0A31">
        <w:rPr>
          <w:rFonts w:ascii="Arial" w:hAnsi="Arial" w:cs="Arial"/>
          <w:spacing w:val="-6"/>
          <w:sz w:val="20"/>
          <w:szCs w:val="20"/>
        </w:rPr>
        <w:t xml:space="preserve"> </w:t>
      </w:r>
      <w:r w:rsidRPr="008C0A31">
        <w:rPr>
          <w:rFonts w:ascii="Arial" w:hAnsi="Arial" w:cs="Arial"/>
          <w:spacing w:val="-2"/>
          <w:sz w:val="20"/>
          <w:szCs w:val="20"/>
        </w:rPr>
        <w:t>equipment.</w:t>
      </w:r>
    </w:p>
    <w:p w14:paraId="0C95CE8F" w14:textId="77777777" w:rsidR="008C0A31" w:rsidRPr="008C0A31" w:rsidRDefault="008C0A31" w:rsidP="008C0A31">
      <w:pPr>
        <w:pStyle w:val="ListParagraph"/>
        <w:widowControl w:val="0"/>
        <w:numPr>
          <w:ilvl w:val="1"/>
          <w:numId w:val="37"/>
        </w:numPr>
        <w:tabs>
          <w:tab w:val="left" w:pos="1079"/>
        </w:tabs>
        <w:autoSpaceDE w:val="0"/>
        <w:autoSpaceDN w:val="0"/>
        <w:spacing w:before="200" w:after="0" w:line="240" w:lineRule="auto"/>
        <w:ind w:left="1079" w:hanging="358"/>
        <w:contextualSpacing w:val="0"/>
        <w:rPr>
          <w:rFonts w:ascii="Arial" w:hAnsi="Arial" w:cs="Arial"/>
          <w:sz w:val="20"/>
          <w:szCs w:val="20"/>
        </w:rPr>
      </w:pPr>
      <w:r w:rsidRPr="008C0A31">
        <w:rPr>
          <w:rFonts w:ascii="Arial" w:hAnsi="Arial" w:cs="Arial"/>
          <w:sz w:val="20"/>
          <w:szCs w:val="20"/>
        </w:rPr>
        <w:t>Red-eared</w:t>
      </w:r>
      <w:r w:rsidRPr="008C0A31">
        <w:rPr>
          <w:rFonts w:ascii="Arial" w:hAnsi="Arial" w:cs="Arial"/>
          <w:spacing w:val="-4"/>
          <w:sz w:val="20"/>
          <w:szCs w:val="20"/>
        </w:rPr>
        <w:t xml:space="preserve"> </w:t>
      </w:r>
      <w:r w:rsidRPr="008C0A31">
        <w:rPr>
          <w:rFonts w:ascii="Arial" w:hAnsi="Arial" w:cs="Arial"/>
          <w:sz w:val="20"/>
          <w:szCs w:val="20"/>
        </w:rPr>
        <w:t>slider: hand</w:t>
      </w:r>
      <w:r w:rsidRPr="008C0A31">
        <w:rPr>
          <w:rFonts w:ascii="Arial" w:hAnsi="Arial" w:cs="Arial"/>
          <w:spacing w:val="-3"/>
          <w:sz w:val="20"/>
          <w:szCs w:val="20"/>
        </w:rPr>
        <w:t xml:space="preserve"> </w:t>
      </w:r>
      <w:r w:rsidRPr="008C0A31">
        <w:rPr>
          <w:rFonts w:ascii="Arial" w:hAnsi="Arial" w:cs="Arial"/>
          <w:sz w:val="20"/>
          <w:szCs w:val="20"/>
        </w:rPr>
        <w:t>or</w:t>
      </w:r>
      <w:r w:rsidRPr="008C0A31">
        <w:rPr>
          <w:rFonts w:ascii="Arial" w:hAnsi="Arial" w:cs="Arial"/>
          <w:spacing w:val="-1"/>
          <w:sz w:val="20"/>
          <w:szCs w:val="20"/>
        </w:rPr>
        <w:t xml:space="preserve"> </w:t>
      </w:r>
      <w:r w:rsidRPr="008C0A31">
        <w:rPr>
          <w:rFonts w:ascii="Arial" w:hAnsi="Arial" w:cs="Arial"/>
          <w:sz w:val="20"/>
          <w:szCs w:val="20"/>
        </w:rPr>
        <w:t>dip</w:t>
      </w:r>
      <w:r w:rsidRPr="008C0A31">
        <w:rPr>
          <w:rFonts w:ascii="Arial" w:hAnsi="Arial" w:cs="Arial"/>
          <w:spacing w:val="-3"/>
          <w:sz w:val="20"/>
          <w:szCs w:val="20"/>
        </w:rPr>
        <w:t xml:space="preserve"> </w:t>
      </w:r>
      <w:r w:rsidRPr="008C0A31">
        <w:rPr>
          <w:rFonts w:ascii="Arial" w:hAnsi="Arial" w:cs="Arial"/>
          <w:spacing w:val="-4"/>
          <w:sz w:val="20"/>
          <w:szCs w:val="20"/>
        </w:rPr>
        <w:t>net.</w:t>
      </w:r>
    </w:p>
    <w:p w14:paraId="6A21F207" w14:textId="77777777" w:rsidR="008C0A31" w:rsidRPr="008C0A31" w:rsidRDefault="008C0A31" w:rsidP="008C0A31">
      <w:pPr>
        <w:pStyle w:val="ListParagraph"/>
        <w:widowControl w:val="0"/>
        <w:numPr>
          <w:ilvl w:val="1"/>
          <w:numId w:val="37"/>
        </w:numPr>
        <w:tabs>
          <w:tab w:val="left" w:pos="1079"/>
        </w:tabs>
        <w:autoSpaceDE w:val="0"/>
        <w:autoSpaceDN w:val="0"/>
        <w:spacing w:before="201" w:after="0" w:line="240" w:lineRule="auto"/>
        <w:ind w:left="1079" w:hanging="358"/>
        <w:contextualSpacing w:val="0"/>
        <w:rPr>
          <w:rFonts w:ascii="Arial" w:hAnsi="Arial" w:cs="Arial"/>
          <w:sz w:val="20"/>
          <w:szCs w:val="20"/>
        </w:rPr>
      </w:pPr>
      <w:r w:rsidRPr="008C0A31">
        <w:rPr>
          <w:rFonts w:ascii="Arial" w:hAnsi="Arial" w:cs="Arial"/>
          <w:sz w:val="20"/>
          <w:szCs w:val="20"/>
        </w:rPr>
        <w:t>Bullfrog:</w:t>
      </w:r>
      <w:r w:rsidRPr="008C0A31">
        <w:rPr>
          <w:rFonts w:ascii="Arial" w:hAnsi="Arial" w:cs="Arial"/>
          <w:spacing w:val="-1"/>
          <w:sz w:val="20"/>
          <w:szCs w:val="20"/>
        </w:rPr>
        <w:t xml:space="preserve"> </w:t>
      </w:r>
      <w:r w:rsidRPr="008C0A31">
        <w:rPr>
          <w:rFonts w:ascii="Arial" w:hAnsi="Arial" w:cs="Arial"/>
          <w:sz w:val="20"/>
          <w:szCs w:val="20"/>
        </w:rPr>
        <w:t>hand, dip</w:t>
      </w:r>
      <w:r w:rsidRPr="008C0A31">
        <w:rPr>
          <w:rFonts w:ascii="Arial" w:hAnsi="Arial" w:cs="Arial"/>
          <w:spacing w:val="-4"/>
          <w:sz w:val="20"/>
          <w:szCs w:val="20"/>
        </w:rPr>
        <w:t xml:space="preserve"> </w:t>
      </w:r>
      <w:r w:rsidRPr="008C0A31">
        <w:rPr>
          <w:rFonts w:ascii="Arial" w:hAnsi="Arial" w:cs="Arial"/>
          <w:sz w:val="20"/>
          <w:szCs w:val="20"/>
        </w:rPr>
        <w:t>net, or</w:t>
      </w:r>
      <w:r w:rsidRPr="008C0A31">
        <w:rPr>
          <w:rFonts w:ascii="Arial" w:hAnsi="Arial" w:cs="Arial"/>
          <w:spacing w:val="-1"/>
          <w:sz w:val="20"/>
          <w:szCs w:val="20"/>
        </w:rPr>
        <w:t xml:space="preserve"> </w:t>
      </w:r>
      <w:r w:rsidRPr="008C0A31">
        <w:rPr>
          <w:rFonts w:ascii="Arial" w:hAnsi="Arial" w:cs="Arial"/>
          <w:spacing w:val="-4"/>
          <w:sz w:val="20"/>
          <w:szCs w:val="20"/>
        </w:rPr>
        <w:t>gig</w:t>
      </w:r>
      <w:ins w:id="10" w:author="Author">
        <w:r w:rsidRPr="008C0A31">
          <w:rPr>
            <w:rFonts w:ascii="Arial" w:hAnsi="Arial" w:cs="Arial"/>
            <w:spacing w:val="-4"/>
            <w:sz w:val="20"/>
            <w:szCs w:val="20"/>
          </w:rPr>
          <w:t xml:space="preserve">; or personally attended line, archery, or slingbow provided the person has a valid Colorado fishing license (personal or commercial). The use of archery or slingbow to take bullfrogs must comply with the restrictions in W-1, #103.A.4.e.  </w:t>
        </w:r>
      </w:ins>
      <w:del w:id="11" w:author="Author">
        <w:r w:rsidRPr="008C0A31" w:rsidDel="001B7BB3">
          <w:rPr>
            <w:rFonts w:ascii="Arial" w:hAnsi="Arial" w:cs="Arial"/>
            <w:spacing w:val="-4"/>
            <w:sz w:val="20"/>
            <w:szCs w:val="20"/>
          </w:rPr>
          <w:delText>.</w:delText>
        </w:r>
      </w:del>
      <w:ins w:id="12" w:author="Author">
        <w:del w:id="13" w:author="Author">
          <w:r w:rsidRPr="008C0A31" w:rsidDel="001B7BB3">
            <w:rPr>
              <w:rFonts w:ascii="Arial" w:hAnsi="Arial" w:cs="Arial"/>
              <w:spacing w:val="-4"/>
              <w:sz w:val="20"/>
              <w:szCs w:val="20"/>
            </w:rPr>
            <w:delText xml:space="preserve">  Under the authority of Chapter W-1, #104.I.1., a valid fishing license or commercial fishing license is required to take bullfrog with a personally attended line, archery, or slingbow.</w:delText>
          </w:r>
        </w:del>
      </w:ins>
    </w:p>
    <w:p w14:paraId="334EEB95" w14:textId="77777777" w:rsidR="008C0A31" w:rsidRPr="008C0A31" w:rsidRDefault="008C0A31" w:rsidP="008C0A31">
      <w:pPr>
        <w:pStyle w:val="ListParagraph"/>
        <w:widowControl w:val="0"/>
        <w:numPr>
          <w:ilvl w:val="0"/>
          <w:numId w:val="37"/>
        </w:numPr>
        <w:tabs>
          <w:tab w:val="left" w:pos="719"/>
          <w:tab w:val="left" w:pos="721"/>
        </w:tabs>
        <w:autoSpaceDE w:val="0"/>
        <w:autoSpaceDN w:val="0"/>
        <w:spacing w:before="200" w:after="0" w:line="240" w:lineRule="auto"/>
        <w:ind w:left="721" w:right="568"/>
        <w:contextualSpacing w:val="0"/>
        <w:rPr>
          <w:rFonts w:ascii="Arial" w:hAnsi="Arial" w:cs="Arial"/>
          <w:sz w:val="20"/>
          <w:szCs w:val="20"/>
        </w:rPr>
      </w:pPr>
      <w:r w:rsidRPr="008C0A31">
        <w:rPr>
          <w:rFonts w:ascii="Arial" w:hAnsi="Arial" w:cs="Arial"/>
          <w:sz w:val="20"/>
          <w:szCs w:val="20"/>
        </w:rPr>
        <w:t>Except as</w:t>
      </w:r>
      <w:r w:rsidRPr="008C0A31">
        <w:rPr>
          <w:rFonts w:ascii="Arial" w:hAnsi="Arial" w:cs="Arial"/>
          <w:spacing w:val="-2"/>
          <w:sz w:val="20"/>
          <w:szCs w:val="20"/>
        </w:rPr>
        <w:t xml:space="preserve"> </w:t>
      </w:r>
      <w:r w:rsidRPr="008C0A31">
        <w:rPr>
          <w:rFonts w:ascii="Arial" w:hAnsi="Arial" w:cs="Arial"/>
          <w:sz w:val="20"/>
          <w:szCs w:val="20"/>
        </w:rPr>
        <w:t>provided</w:t>
      </w:r>
      <w:r w:rsidRPr="008C0A31">
        <w:rPr>
          <w:rFonts w:ascii="Arial" w:hAnsi="Arial" w:cs="Arial"/>
          <w:spacing w:val="-3"/>
          <w:sz w:val="20"/>
          <w:szCs w:val="20"/>
        </w:rPr>
        <w:t xml:space="preserve"> </w:t>
      </w:r>
      <w:r w:rsidRPr="008C0A31">
        <w:rPr>
          <w:rFonts w:ascii="Arial" w:hAnsi="Arial" w:cs="Arial"/>
          <w:sz w:val="20"/>
          <w:szCs w:val="20"/>
        </w:rPr>
        <w:t>in</w:t>
      </w:r>
      <w:r w:rsidRPr="008C0A31">
        <w:rPr>
          <w:rFonts w:ascii="Arial" w:hAnsi="Arial" w:cs="Arial"/>
          <w:spacing w:val="-3"/>
          <w:sz w:val="20"/>
          <w:szCs w:val="20"/>
        </w:rPr>
        <w:t xml:space="preserve"> </w:t>
      </w:r>
      <w:del w:id="14" w:author="Author">
        <w:r w:rsidRPr="008C0A31" w:rsidDel="00301B29">
          <w:rPr>
            <w:rFonts w:ascii="Arial" w:hAnsi="Arial" w:cs="Arial"/>
            <w:sz w:val="20"/>
            <w:szCs w:val="20"/>
          </w:rPr>
          <w:delText>Chapter W-1</w:delText>
        </w:r>
        <w:r w:rsidRPr="008C0A31" w:rsidDel="00301B29">
          <w:rPr>
            <w:rFonts w:ascii="Arial" w:hAnsi="Arial" w:cs="Arial"/>
            <w:spacing w:val="-3"/>
            <w:sz w:val="20"/>
            <w:szCs w:val="20"/>
          </w:rPr>
          <w:delText xml:space="preserve"> </w:delText>
        </w:r>
        <w:r w:rsidRPr="008C0A31" w:rsidDel="00301B29">
          <w:rPr>
            <w:rFonts w:ascii="Arial" w:hAnsi="Arial" w:cs="Arial"/>
            <w:sz w:val="20"/>
            <w:szCs w:val="20"/>
          </w:rPr>
          <w:delText xml:space="preserve">or </w:delText>
        </w:r>
      </w:del>
      <w:r w:rsidRPr="008C0A31">
        <w:rPr>
          <w:rFonts w:ascii="Arial" w:hAnsi="Arial" w:cs="Arial"/>
          <w:sz w:val="20"/>
          <w:szCs w:val="20"/>
        </w:rPr>
        <w:t>regulation</w:t>
      </w:r>
      <w:r w:rsidRPr="008C0A31">
        <w:rPr>
          <w:rFonts w:ascii="Arial" w:hAnsi="Arial" w:cs="Arial"/>
          <w:spacing w:val="-3"/>
          <w:sz w:val="20"/>
          <w:szCs w:val="20"/>
        </w:rPr>
        <w:t xml:space="preserve"> </w:t>
      </w:r>
      <w:r w:rsidRPr="008C0A31">
        <w:rPr>
          <w:rFonts w:ascii="Arial" w:hAnsi="Arial" w:cs="Arial"/>
          <w:sz w:val="20"/>
          <w:szCs w:val="20"/>
        </w:rPr>
        <w:t>#708.C, any</w:t>
      </w:r>
      <w:r w:rsidRPr="008C0A31">
        <w:rPr>
          <w:rFonts w:ascii="Arial" w:hAnsi="Arial" w:cs="Arial"/>
          <w:spacing w:val="-2"/>
          <w:sz w:val="20"/>
          <w:szCs w:val="20"/>
        </w:rPr>
        <w:t xml:space="preserve"> </w:t>
      </w:r>
      <w:r w:rsidRPr="008C0A31">
        <w:rPr>
          <w:rFonts w:ascii="Arial" w:hAnsi="Arial" w:cs="Arial"/>
          <w:sz w:val="20"/>
          <w:szCs w:val="20"/>
        </w:rPr>
        <w:t>invasive</w:t>
      </w:r>
      <w:r w:rsidRPr="008C0A31">
        <w:rPr>
          <w:rFonts w:ascii="Arial" w:hAnsi="Arial" w:cs="Arial"/>
          <w:spacing w:val="-3"/>
          <w:sz w:val="20"/>
          <w:szCs w:val="20"/>
        </w:rPr>
        <w:t xml:space="preserve"> </w:t>
      </w:r>
      <w:r w:rsidRPr="008C0A31">
        <w:rPr>
          <w:rFonts w:ascii="Arial" w:hAnsi="Arial" w:cs="Arial"/>
          <w:sz w:val="20"/>
          <w:szCs w:val="20"/>
        </w:rPr>
        <w:t>herpetofauna</w:t>
      </w:r>
      <w:r w:rsidRPr="008C0A31">
        <w:rPr>
          <w:rFonts w:ascii="Arial" w:hAnsi="Arial" w:cs="Arial"/>
          <w:spacing w:val="-3"/>
          <w:sz w:val="20"/>
          <w:szCs w:val="20"/>
        </w:rPr>
        <w:t xml:space="preserve"> </w:t>
      </w:r>
      <w:r w:rsidRPr="008C0A31">
        <w:rPr>
          <w:rFonts w:ascii="Arial" w:hAnsi="Arial" w:cs="Arial"/>
          <w:sz w:val="20"/>
          <w:szCs w:val="20"/>
        </w:rPr>
        <w:t>taken</w:t>
      </w:r>
      <w:r w:rsidRPr="008C0A31">
        <w:rPr>
          <w:rFonts w:ascii="Arial" w:hAnsi="Arial" w:cs="Arial"/>
          <w:spacing w:val="-12"/>
          <w:sz w:val="20"/>
          <w:szCs w:val="20"/>
        </w:rPr>
        <w:t xml:space="preserve"> </w:t>
      </w:r>
      <w:r w:rsidRPr="008C0A31">
        <w:rPr>
          <w:rFonts w:ascii="Arial" w:hAnsi="Arial" w:cs="Arial"/>
          <w:sz w:val="20"/>
          <w:szCs w:val="20"/>
        </w:rPr>
        <w:t>from the wild must be immediately killed and may not be possessed, transported, or exported alive.</w:t>
      </w:r>
    </w:p>
    <w:p w14:paraId="75B08253" w14:textId="77777777" w:rsidR="008C0A31" w:rsidRPr="008C0A31" w:rsidRDefault="008C0A31" w:rsidP="008C0A31">
      <w:pPr>
        <w:pStyle w:val="ListParagraph"/>
        <w:widowControl w:val="0"/>
        <w:numPr>
          <w:ilvl w:val="1"/>
          <w:numId w:val="37"/>
        </w:numPr>
        <w:tabs>
          <w:tab w:val="left" w:pos="1079"/>
          <w:tab w:val="left" w:pos="1081"/>
        </w:tabs>
        <w:autoSpaceDE w:val="0"/>
        <w:autoSpaceDN w:val="0"/>
        <w:spacing w:before="200" w:after="0" w:line="240" w:lineRule="auto"/>
        <w:ind w:left="1081" w:right="445"/>
        <w:contextualSpacing w:val="0"/>
        <w:rPr>
          <w:rFonts w:ascii="Arial" w:hAnsi="Arial" w:cs="Arial"/>
          <w:sz w:val="20"/>
          <w:szCs w:val="20"/>
        </w:rPr>
      </w:pPr>
      <w:r w:rsidRPr="008C0A31">
        <w:rPr>
          <w:rFonts w:ascii="Arial" w:hAnsi="Arial" w:cs="Arial"/>
          <w:sz w:val="20"/>
          <w:szCs w:val="20"/>
        </w:rPr>
        <w:t>A</w:t>
      </w:r>
      <w:r w:rsidRPr="008C0A31">
        <w:rPr>
          <w:rFonts w:ascii="Arial" w:hAnsi="Arial" w:cs="Arial"/>
          <w:spacing w:val="-4"/>
          <w:sz w:val="20"/>
          <w:szCs w:val="20"/>
        </w:rPr>
        <w:t xml:space="preserve"> </w:t>
      </w:r>
      <w:r w:rsidRPr="008C0A31">
        <w:rPr>
          <w:rFonts w:ascii="Arial" w:hAnsi="Arial" w:cs="Arial"/>
          <w:sz w:val="20"/>
          <w:szCs w:val="20"/>
        </w:rPr>
        <w:t>person</w:t>
      </w:r>
      <w:r w:rsidRPr="008C0A31">
        <w:rPr>
          <w:rFonts w:ascii="Arial" w:hAnsi="Arial" w:cs="Arial"/>
          <w:spacing w:val="-2"/>
          <w:sz w:val="20"/>
          <w:szCs w:val="20"/>
        </w:rPr>
        <w:t xml:space="preserve"> </w:t>
      </w:r>
      <w:r w:rsidRPr="008C0A31">
        <w:rPr>
          <w:rFonts w:ascii="Arial" w:hAnsi="Arial" w:cs="Arial"/>
          <w:sz w:val="20"/>
          <w:szCs w:val="20"/>
        </w:rPr>
        <w:t>may</w:t>
      </w:r>
      <w:r w:rsidRPr="008C0A31">
        <w:rPr>
          <w:rFonts w:ascii="Arial" w:hAnsi="Arial" w:cs="Arial"/>
          <w:spacing w:val="-1"/>
          <w:sz w:val="20"/>
          <w:szCs w:val="20"/>
        </w:rPr>
        <w:t xml:space="preserve"> </w:t>
      </w:r>
      <w:r w:rsidRPr="008C0A31">
        <w:rPr>
          <w:rFonts w:ascii="Arial" w:hAnsi="Arial" w:cs="Arial"/>
          <w:sz w:val="20"/>
          <w:szCs w:val="20"/>
        </w:rPr>
        <w:t>possess,</w:t>
      </w:r>
      <w:r w:rsidRPr="008C0A31">
        <w:rPr>
          <w:rFonts w:ascii="Arial" w:hAnsi="Arial" w:cs="Arial"/>
          <w:spacing w:val="-5"/>
          <w:sz w:val="20"/>
          <w:szCs w:val="20"/>
        </w:rPr>
        <w:t xml:space="preserve"> </w:t>
      </w:r>
      <w:r w:rsidRPr="008C0A31">
        <w:rPr>
          <w:rFonts w:ascii="Arial" w:hAnsi="Arial" w:cs="Arial"/>
          <w:sz w:val="20"/>
          <w:szCs w:val="20"/>
        </w:rPr>
        <w:t>transport,</w:t>
      </w:r>
      <w:r w:rsidRPr="008C0A31">
        <w:rPr>
          <w:rFonts w:ascii="Arial" w:hAnsi="Arial" w:cs="Arial"/>
          <w:spacing w:val="-4"/>
          <w:sz w:val="20"/>
          <w:szCs w:val="20"/>
        </w:rPr>
        <w:t xml:space="preserve"> </w:t>
      </w:r>
      <w:r w:rsidRPr="008C0A31">
        <w:rPr>
          <w:rFonts w:ascii="Arial" w:hAnsi="Arial" w:cs="Arial"/>
          <w:sz w:val="20"/>
          <w:szCs w:val="20"/>
        </w:rPr>
        <w:t>or export, but not</w:t>
      </w:r>
      <w:r w:rsidRPr="008C0A31">
        <w:rPr>
          <w:rFonts w:ascii="Arial" w:hAnsi="Arial" w:cs="Arial"/>
          <w:spacing w:val="-6"/>
          <w:sz w:val="20"/>
          <w:szCs w:val="20"/>
        </w:rPr>
        <w:t xml:space="preserve"> </w:t>
      </w:r>
      <w:r w:rsidRPr="008C0A31">
        <w:rPr>
          <w:rFonts w:ascii="Arial" w:hAnsi="Arial" w:cs="Arial"/>
          <w:sz w:val="20"/>
          <w:szCs w:val="20"/>
        </w:rPr>
        <w:t>propagate,</w:t>
      </w:r>
      <w:r w:rsidRPr="008C0A31">
        <w:rPr>
          <w:rFonts w:ascii="Arial" w:hAnsi="Arial" w:cs="Arial"/>
          <w:spacing w:val="-6"/>
          <w:sz w:val="20"/>
          <w:szCs w:val="20"/>
        </w:rPr>
        <w:t xml:space="preserve"> </w:t>
      </w:r>
      <w:r w:rsidRPr="008C0A31">
        <w:rPr>
          <w:rFonts w:ascii="Arial" w:hAnsi="Arial" w:cs="Arial"/>
          <w:sz w:val="20"/>
          <w:szCs w:val="20"/>
        </w:rPr>
        <w:t>a</w:t>
      </w:r>
      <w:r w:rsidRPr="008C0A31">
        <w:rPr>
          <w:rFonts w:ascii="Arial" w:hAnsi="Arial" w:cs="Arial"/>
          <w:spacing w:val="-2"/>
          <w:sz w:val="20"/>
          <w:szCs w:val="20"/>
        </w:rPr>
        <w:t xml:space="preserve"> </w:t>
      </w:r>
      <w:r w:rsidRPr="008C0A31">
        <w:rPr>
          <w:rFonts w:ascii="Arial" w:hAnsi="Arial" w:cs="Arial"/>
          <w:sz w:val="20"/>
          <w:szCs w:val="20"/>
        </w:rPr>
        <w:t>red-eared</w:t>
      </w:r>
      <w:r w:rsidRPr="008C0A31">
        <w:rPr>
          <w:rFonts w:ascii="Arial" w:hAnsi="Arial" w:cs="Arial"/>
          <w:spacing w:val="-11"/>
          <w:sz w:val="20"/>
          <w:szCs w:val="20"/>
        </w:rPr>
        <w:t xml:space="preserve"> </w:t>
      </w:r>
      <w:r w:rsidRPr="008C0A31">
        <w:rPr>
          <w:rFonts w:ascii="Arial" w:hAnsi="Arial" w:cs="Arial"/>
          <w:sz w:val="20"/>
          <w:szCs w:val="20"/>
        </w:rPr>
        <w:t>slider taken</w:t>
      </w:r>
      <w:r w:rsidRPr="008C0A31">
        <w:rPr>
          <w:rFonts w:ascii="Arial" w:hAnsi="Arial" w:cs="Arial"/>
          <w:spacing w:val="-2"/>
          <w:sz w:val="20"/>
          <w:szCs w:val="20"/>
        </w:rPr>
        <w:t xml:space="preserve"> </w:t>
      </w:r>
      <w:r w:rsidRPr="008C0A31">
        <w:rPr>
          <w:rFonts w:ascii="Arial" w:hAnsi="Arial" w:cs="Arial"/>
          <w:sz w:val="20"/>
          <w:szCs w:val="20"/>
        </w:rPr>
        <w:t>from the wild in Colorado for the life of the animal.</w:t>
      </w:r>
      <w:bookmarkStart w:id="15" w:name="_bookmark11"/>
      <w:bookmarkEnd w:id="15"/>
    </w:p>
    <w:p w14:paraId="68B55750" w14:textId="77777777" w:rsidR="007C1515" w:rsidRPr="008C0A31" w:rsidRDefault="007C1515" w:rsidP="007C1515">
      <w:pPr>
        <w:rPr>
          <w:rFonts w:ascii="Arial" w:hAnsi="Arial" w:cs="Arial"/>
          <w:sz w:val="20"/>
          <w:szCs w:val="20"/>
        </w:rPr>
      </w:pPr>
      <w:r w:rsidRPr="008C0A31">
        <w:rPr>
          <w:rFonts w:ascii="Arial" w:hAnsi="Arial" w:cs="Arial"/>
          <w:sz w:val="20"/>
          <w:szCs w:val="20"/>
        </w:rPr>
        <w:br w:type="page"/>
      </w:r>
    </w:p>
    <w:p w14:paraId="1D914DB5" w14:textId="17B15142" w:rsidR="00D37ED0" w:rsidRPr="008C0A31" w:rsidRDefault="00A878AF" w:rsidP="00D37ED0">
      <w:pPr>
        <w:pBdr>
          <w:top w:val="nil"/>
          <w:left w:val="nil"/>
          <w:bottom w:val="nil"/>
          <w:right w:val="nil"/>
          <w:between w:val="nil"/>
        </w:pBdr>
        <w:spacing w:after="0" w:line="276" w:lineRule="auto"/>
        <w:ind w:left="360"/>
        <w:jc w:val="right"/>
        <w:rPr>
          <w:rFonts w:ascii="Arial" w:hAnsi="Arial" w:cs="Arial"/>
          <w:b/>
          <w:bCs/>
          <w:sz w:val="20"/>
          <w:szCs w:val="20"/>
        </w:rPr>
      </w:pPr>
      <w:r w:rsidRPr="008C0A31">
        <w:rPr>
          <w:rFonts w:ascii="Arial" w:hAnsi="Arial" w:cs="Arial"/>
          <w:b/>
          <w:bCs/>
          <w:sz w:val="20"/>
          <w:szCs w:val="20"/>
        </w:rPr>
        <w:lastRenderedPageBreak/>
        <w:t xml:space="preserve">DORA </w:t>
      </w:r>
      <w:r w:rsidR="00973092" w:rsidRPr="008C0A31">
        <w:rPr>
          <w:rFonts w:ascii="Arial" w:hAnsi="Arial" w:cs="Arial"/>
          <w:b/>
          <w:bCs/>
          <w:sz w:val="20"/>
          <w:szCs w:val="20"/>
        </w:rPr>
        <w:t>0</w:t>
      </w:r>
      <w:r w:rsidRPr="008C0A31">
        <w:rPr>
          <w:rFonts w:ascii="Arial" w:hAnsi="Arial" w:cs="Arial"/>
          <w:b/>
          <w:bCs/>
          <w:sz w:val="20"/>
          <w:szCs w:val="20"/>
        </w:rPr>
        <w:t>9</w:t>
      </w:r>
      <w:r w:rsidR="00973092" w:rsidRPr="008C0A31">
        <w:rPr>
          <w:rFonts w:ascii="Arial" w:hAnsi="Arial" w:cs="Arial"/>
          <w:b/>
          <w:bCs/>
          <w:sz w:val="20"/>
          <w:szCs w:val="20"/>
        </w:rPr>
        <w:t>/</w:t>
      </w:r>
      <w:r w:rsidRPr="008C0A31">
        <w:rPr>
          <w:rFonts w:ascii="Arial" w:hAnsi="Arial" w:cs="Arial"/>
          <w:b/>
          <w:bCs/>
          <w:sz w:val="20"/>
          <w:szCs w:val="20"/>
        </w:rPr>
        <w:t>3</w:t>
      </w:r>
      <w:r w:rsidR="00973092" w:rsidRPr="008C0A31">
        <w:rPr>
          <w:rFonts w:ascii="Arial" w:hAnsi="Arial" w:cs="Arial"/>
          <w:b/>
          <w:bCs/>
          <w:sz w:val="20"/>
          <w:szCs w:val="20"/>
        </w:rPr>
        <w:t>0/2026</w:t>
      </w:r>
    </w:p>
    <w:p w14:paraId="6A5EE926" w14:textId="77777777" w:rsidR="00D37ED0" w:rsidRPr="008C0A31" w:rsidRDefault="00D37ED0" w:rsidP="00D37ED0">
      <w:pPr>
        <w:pBdr>
          <w:top w:val="nil"/>
          <w:left w:val="nil"/>
          <w:bottom w:val="nil"/>
          <w:right w:val="nil"/>
          <w:between w:val="nil"/>
        </w:pBdr>
        <w:spacing w:after="0" w:line="276" w:lineRule="auto"/>
        <w:ind w:left="360"/>
        <w:jc w:val="right"/>
        <w:rPr>
          <w:rFonts w:ascii="Arial" w:hAnsi="Arial" w:cs="Arial"/>
          <w:sz w:val="20"/>
          <w:szCs w:val="20"/>
        </w:rPr>
      </w:pPr>
      <w:r w:rsidRPr="008C0A31">
        <w:rPr>
          <w:rFonts w:ascii="Arial" w:hAnsi="Arial" w:cs="Arial"/>
          <w:b/>
          <w:bCs/>
          <w:sz w:val="20"/>
          <w:szCs w:val="20"/>
        </w:rPr>
        <w:t>Basis and Purpose</w:t>
      </w:r>
    </w:p>
    <w:p w14:paraId="5623532F" w14:textId="77777777" w:rsidR="00D37ED0" w:rsidRPr="008C0A31" w:rsidRDefault="00D37ED0" w:rsidP="00CA0503">
      <w:pPr>
        <w:pBdr>
          <w:top w:val="nil"/>
          <w:left w:val="nil"/>
          <w:bottom w:val="nil"/>
          <w:right w:val="nil"/>
          <w:between w:val="nil"/>
        </w:pBdr>
        <w:spacing w:after="0" w:line="276" w:lineRule="auto"/>
        <w:jc w:val="right"/>
        <w:rPr>
          <w:rFonts w:ascii="Arial" w:hAnsi="Arial" w:cs="Arial"/>
          <w:b/>
          <w:bCs/>
          <w:sz w:val="20"/>
          <w:szCs w:val="20"/>
        </w:rPr>
      </w:pPr>
      <w:r w:rsidRPr="008C0A31">
        <w:rPr>
          <w:rFonts w:ascii="Arial" w:hAnsi="Arial" w:cs="Arial"/>
          <w:b/>
          <w:bCs/>
          <w:sz w:val="20"/>
          <w:szCs w:val="20"/>
        </w:rPr>
        <w:t>Chapter W-7 - Herpetofauna</w:t>
      </w:r>
    </w:p>
    <w:p w14:paraId="1206A682" w14:textId="6C060D8F" w:rsidR="00D37ED0" w:rsidRPr="00FF26E7" w:rsidRDefault="00D37ED0" w:rsidP="00FF26E7">
      <w:pPr>
        <w:pStyle w:val="Heading2"/>
      </w:pPr>
      <w:r w:rsidRPr="008C0A31">
        <w:t>Basis and Purpose:</w:t>
      </w:r>
    </w:p>
    <w:p w14:paraId="3A18D6B5" w14:textId="77777777" w:rsidR="00CA0503" w:rsidRPr="007025F9" w:rsidRDefault="00CA0503" w:rsidP="00CA0503">
      <w:pPr>
        <w:pStyle w:val="upar1"/>
        <w:spacing w:line="276" w:lineRule="auto"/>
        <w:rPr>
          <w:b/>
          <w:sz w:val="20"/>
          <w:szCs w:val="20"/>
          <w:u w:val="single"/>
        </w:rPr>
      </w:pPr>
      <w:bookmarkStart w:id="16" w:name="_heading=h.gjdgxs"/>
      <w:bookmarkEnd w:id="16"/>
      <w:r w:rsidRPr="007025F9">
        <w:rPr>
          <w:b/>
          <w:sz w:val="20"/>
          <w:szCs w:val="20"/>
          <w:u w:val="single"/>
        </w:rPr>
        <w:t>Amending regulations to prohibit the use of any amphibian (alive or dead) as fishing bait</w:t>
      </w:r>
    </w:p>
    <w:p w14:paraId="65F1B199" w14:textId="77777777" w:rsidR="00CA0503" w:rsidRPr="007025F9" w:rsidRDefault="00CA0503" w:rsidP="00CA0503">
      <w:pPr>
        <w:pStyle w:val="upar1"/>
        <w:spacing w:line="276" w:lineRule="auto"/>
        <w:rPr>
          <w:sz w:val="20"/>
          <w:szCs w:val="20"/>
          <w:highlight w:val="yellow"/>
        </w:rPr>
      </w:pPr>
    </w:p>
    <w:p w14:paraId="04371E3E" w14:textId="77777777" w:rsidR="00CA0503" w:rsidRPr="007025F9" w:rsidRDefault="00CA0503" w:rsidP="00CA0503">
      <w:pPr>
        <w:pStyle w:val="upar1"/>
        <w:spacing w:line="276" w:lineRule="auto"/>
        <w:rPr>
          <w:sz w:val="20"/>
          <w:szCs w:val="20"/>
        </w:rPr>
      </w:pPr>
      <w:r w:rsidRPr="007025F9">
        <w:rPr>
          <w:sz w:val="20"/>
          <w:szCs w:val="20"/>
        </w:rPr>
        <w:t>These regulation changes remove the allowance to take and use aquatic gilled tiger salamanders ("water dogs") and bullfrogs as bait. Under the updated rules, bullfrogs will be classified strictly as invasive species; anglers may still harvest them using additional approved methods (such as line, archery, or slingbow) with a valid fishing license, but they must be killed immediately and cannot be possessed or transported live or used as bait. The primary purpose of this rule change is to mitigate ecological risks</w:t>
      </w:r>
      <w:r>
        <w:rPr>
          <w:sz w:val="20"/>
          <w:szCs w:val="20"/>
        </w:rPr>
        <w:t>,</w:t>
      </w:r>
      <w:r w:rsidRPr="007025F9">
        <w:rPr>
          <w:sz w:val="20"/>
          <w:szCs w:val="20"/>
        </w:rPr>
        <w:t xml:space="preserve"> protect Colorado's native amphibian diversity, </w:t>
      </w:r>
      <w:r>
        <w:rPr>
          <w:sz w:val="20"/>
          <w:szCs w:val="20"/>
        </w:rPr>
        <w:t xml:space="preserve">and </w:t>
      </w:r>
      <w:r w:rsidRPr="007025F9">
        <w:rPr>
          <w:sz w:val="20"/>
          <w:szCs w:val="20"/>
        </w:rPr>
        <w:t xml:space="preserve">align state regulations with neighboring states. Amphibians are globally vulnerable to habitat loss, non-native competition, and devastating pathogens such as ranavirus and chytrid fungi. Using tiger salamanders or bullfrogs as bait risks introducing invasive populations, which outcompete and prey on native wildlife, and spreading diseases that threaten native species. Because health inspection protocols for detecting amphibian diseases are not well-established, CPW determined that restricting bait sources to captive-bred animals would not sufficiently eliminate these risks. Therefore, these changes will prohibit the use of </w:t>
      </w:r>
      <w:r>
        <w:rPr>
          <w:sz w:val="20"/>
          <w:szCs w:val="20"/>
        </w:rPr>
        <w:t>any amphibian</w:t>
      </w:r>
      <w:r w:rsidRPr="007025F9">
        <w:rPr>
          <w:sz w:val="20"/>
          <w:szCs w:val="20"/>
        </w:rPr>
        <w:t xml:space="preserve"> either live </w:t>
      </w:r>
      <w:r>
        <w:rPr>
          <w:sz w:val="20"/>
          <w:szCs w:val="20"/>
        </w:rPr>
        <w:t>or</w:t>
      </w:r>
      <w:r w:rsidRPr="007025F9">
        <w:rPr>
          <w:sz w:val="20"/>
          <w:szCs w:val="20"/>
        </w:rPr>
        <w:t xml:space="preserve"> dead as bait.</w:t>
      </w:r>
    </w:p>
    <w:p w14:paraId="707BFE08" w14:textId="77777777" w:rsidR="00D37ED0" w:rsidRPr="008C0A31" w:rsidRDefault="00D37ED0" w:rsidP="00CA0503">
      <w:pPr>
        <w:pBdr>
          <w:top w:val="nil"/>
          <w:left w:val="nil"/>
          <w:bottom w:val="nil"/>
          <w:right w:val="nil"/>
          <w:between w:val="nil"/>
        </w:pBdr>
        <w:spacing w:after="0" w:line="276" w:lineRule="auto"/>
        <w:rPr>
          <w:rFonts w:ascii="Arial" w:hAnsi="Arial" w:cs="Arial"/>
          <w:sz w:val="20"/>
          <w:szCs w:val="20"/>
        </w:rPr>
      </w:pPr>
    </w:p>
    <w:p w14:paraId="29CF6B33" w14:textId="77777777" w:rsidR="00D37ED0" w:rsidRPr="008C0A31" w:rsidRDefault="00D37ED0" w:rsidP="00CA0503">
      <w:pPr>
        <w:pBdr>
          <w:top w:val="nil"/>
          <w:left w:val="nil"/>
          <w:bottom w:val="nil"/>
          <w:right w:val="nil"/>
          <w:between w:val="nil"/>
        </w:pBdr>
        <w:spacing w:after="0" w:line="276" w:lineRule="auto"/>
        <w:rPr>
          <w:rFonts w:ascii="Arial" w:hAnsi="Arial" w:cs="Arial"/>
          <w:sz w:val="20"/>
          <w:szCs w:val="20"/>
        </w:rPr>
      </w:pPr>
      <w:r w:rsidRPr="008C0A31">
        <w:rPr>
          <w:rFonts w:ascii="Arial" w:hAnsi="Arial" w:cs="Arial"/>
          <w:sz w:val="20"/>
          <w:szCs w:val="20"/>
        </w:rPr>
        <w:t xml:space="preserve">The statements of basis and purpose for these regulations can be obtained from the Colorado Division of Parks and Wildlife, Office of the Regulations Manager by emailing </w:t>
      </w:r>
      <w:hyperlink r:id="rId9" w:history="1">
        <w:r w:rsidRPr="008C0A31">
          <w:rPr>
            <w:rStyle w:val="Hyperlink"/>
            <w:rFonts w:ascii="Arial" w:hAnsi="Arial" w:cs="Arial"/>
            <w:color w:val="auto"/>
            <w:sz w:val="20"/>
            <w:szCs w:val="20"/>
          </w:rPr>
          <w:t>dnr_cpw_planning@state.co.us</w:t>
        </w:r>
      </w:hyperlink>
      <w:r w:rsidRPr="008C0A31">
        <w:rPr>
          <w:rFonts w:ascii="Arial" w:hAnsi="Arial" w:cs="Arial"/>
          <w:sz w:val="20"/>
          <w:szCs w:val="20"/>
        </w:rPr>
        <w:t xml:space="preserve"> or by visiting the Division of Parks and Wildlife headquarters at 6060 Broadway, Denver, CO, 80216.</w:t>
      </w:r>
    </w:p>
    <w:p w14:paraId="6963F0A4" w14:textId="77777777" w:rsidR="00D37ED0" w:rsidRPr="008C0A31" w:rsidRDefault="00D37ED0" w:rsidP="00CA0503">
      <w:pPr>
        <w:pBdr>
          <w:top w:val="nil"/>
          <w:left w:val="nil"/>
          <w:bottom w:val="nil"/>
          <w:right w:val="nil"/>
          <w:between w:val="nil"/>
        </w:pBdr>
        <w:spacing w:after="0" w:line="276" w:lineRule="auto"/>
        <w:rPr>
          <w:rFonts w:ascii="Arial" w:hAnsi="Arial" w:cs="Arial"/>
          <w:sz w:val="20"/>
          <w:szCs w:val="20"/>
        </w:rPr>
      </w:pPr>
    </w:p>
    <w:p w14:paraId="15505A5F" w14:textId="77777777" w:rsidR="00D37ED0" w:rsidRPr="008C0A31" w:rsidRDefault="00D37ED0" w:rsidP="00CA0503">
      <w:pPr>
        <w:pBdr>
          <w:top w:val="nil"/>
          <w:left w:val="nil"/>
          <w:bottom w:val="nil"/>
          <w:right w:val="nil"/>
          <w:between w:val="nil"/>
        </w:pBdr>
        <w:spacing w:after="0" w:line="276" w:lineRule="auto"/>
        <w:rPr>
          <w:rFonts w:ascii="Arial" w:hAnsi="Arial" w:cs="Arial"/>
          <w:b/>
          <w:bCs/>
          <w:sz w:val="20"/>
          <w:szCs w:val="20"/>
        </w:rPr>
      </w:pPr>
      <w:r w:rsidRPr="008C0A31">
        <w:rPr>
          <w:rFonts w:ascii="Arial" w:hAnsi="Arial" w:cs="Arial"/>
          <w:b/>
          <w:bCs/>
          <w:sz w:val="20"/>
          <w:szCs w:val="20"/>
        </w:rPr>
        <w:t>The primary statutory authority for these regulations can be found in § 33-6-109(1), C.R.S.; § 33-2-104(3), C.R.S. § 33-6-113(1)(a), C.R.S.; § 33-6-114, C.R.S. .</w:t>
      </w:r>
    </w:p>
    <w:p w14:paraId="1F3CF004" w14:textId="77777777" w:rsidR="00D37ED0" w:rsidRPr="008C0A31" w:rsidRDefault="00D37ED0" w:rsidP="00CA0503">
      <w:pPr>
        <w:pBdr>
          <w:top w:val="nil"/>
          <w:left w:val="nil"/>
          <w:bottom w:val="nil"/>
          <w:right w:val="nil"/>
          <w:between w:val="nil"/>
        </w:pBdr>
        <w:spacing w:after="0" w:line="276" w:lineRule="auto"/>
        <w:rPr>
          <w:rFonts w:ascii="Arial" w:hAnsi="Arial" w:cs="Arial"/>
          <w:b/>
          <w:bCs/>
          <w:sz w:val="20"/>
          <w:szCs w:val="20"/>
        </w:rPr>
      </w:pPr>
    </w:p>
    <w:p w14:paraId="46A7B5FE" w14:textId="52C615D4" w:rsidR="00D37ED0" w:rsidRPr="008C0A31" w:rsidRDefault="00D37ED0" w:rsidP="00CA0503">
      <w:pPr>
        <w:pBdr>
          <w:top w:val="nil"/>
          <w:left w:val="nil"/>
          <w:bottom w:val="nil"/>
          <w:right w:val="nil"/>
          <w:between w:val="nil"/>
        </w:pBdr>
        <w:spacing w:after="0" w:line="276" w:lineRule="auto"/>
        <w:rPr>
          <w:rFonts w:ascii="Arial" w:hAnsi="Arial" w:cs="Arial"/>
          <w:b/>
          <w:bCs/>
          <w:sz w:val="20"/>
          <w:szCs w:val="20"/>
        </w:rPr>
      </w:pPr>
      <w:r w:rsidRPr="008C0A31">
        <w:rPr>
          <w:rFonts w:ascii="Arial" w:hAnsi="Arial" w:cs="Arial"/>
          <w:b/>
          <w:bCs/>
          <w:sz w:val="20"/>
          <w:szCs w:val="20"/>
        </w:rPr>
        <w:t xml:space="preserve">EFFECTIVE DATE - THESE REGULATIONS SHALL BECOME EFFECTIVE </w:t>
      </w:r>
      <w:r w:rsidR="00C6287A">
        <w:rPr>
          <w:rFonts w:ascii="Arial" w:hAnsi="Arial" w:cs="Arial"/>
          <w:b/>
          <w:bCs/>
          <w:sz w:val="20"/>
          <w:szCs w:val="20"/>
        </w:rPr>
        <w:t>APRIL</w:t>
      </w:r>
      <w:r w:rsidRPr="008C0A31">
        <w:rPr>
          <w:rFonts w:ascii="Arial" w:hAnsi="Arial" w:cs="Arial"/>
          <w:b/>
          <w:bCs/>
          <w:sz w:val="20"/>
          <w:szCs w:val="20"/>
        </w:rPr>
        <w:t xml:space="preserve"> 1, </w:t>
      </w:r>
      <w:r w:rsidR="0036227B" w:rsidRPr="008C0A31">
        <w:rPr>
          <w:rFonts w:ascii="Arial" w:hAnsi="Arial" w:cs="Arial"/>
          <w:b/>
          <w:bCs/>
          <w:sz w:val="20"/>
          <w:szCs w:val="20"/>
        </w:rPr>
        <w:t>202</w:t>
      </w:r>
      <w:r w:rsidR="0036227B">
        <w:rPr>
          <w:rFonts w:ascii="Arial" w:hAnsi="Arial" w:cs="Arial"/>
          <w:b/>
          <w:bCs/>
          <w:sz w:val="20"/>
          <w:szCs w:val="20"/>
        </w:rPr>
        <w:t>7,</w:t>
      </w:r>
      <w:r w:rsidRPr="008C0A31">
        <w:rPr>
          <w:rFonts w:ascii="Arial" w:hAnsi="Arial" w:cs="Arial"/>
          <w:b/>
          <w:bCs/>
          <w:sz w:val="20"/>
          <w:szCs w:val="20"/>
        </w:rPr>
        <w:t xml:space="preserve"> AND SHALL REMAIN IN FULL FORCE AND EFFECT UNTIL REPEALED, AMENDED OR SUPERSEDED.</w:t>
      </w:r>
    </w:p>
    <w:p w14:paraId="00BF3550" w14:textId="77777777" w:rsidR="00D37ED0" w:rsidRPr="008C0A31" w:rsidRDefault="00D37ED0" w:rsidP="00CA0503">
      <w:pPr>
        <w:pBdr>
          <w:top w:val="nil"/>
          <w:left w:val="nil"/>
          <w:bottom w:val="nil"/>
          <w:right w:val="nil"/>
          <w:between w:val="nil"/>
        </w:pBdr>
        <w:spacing w:after="0" w:line="276" w:lineRule="auto"/>
        <w:rPr>
          <w:rFonts w:ascii="Arial" w:hAnsi="Arial" w:cs="Arial"/>
          <w:sz w:val="20"/>
          <w:szCs w:val="20"/>
        </w:rPr>
      </w:pPr>
    </w:p>
    <w:p w14:paraId="2AFDB60E" w14:textId="47257B8E" w:rsidR="00D37ED0" w:rsidRPr="008C0A31" w:rsidRDefault="00D37ED0" w:rsidP="00CA0503">
      <w:pPr>
        <w:pBdr>
          <w:top w:val="nil"/>
          <w:left w:val="nil"/>
          <w:bottom w:val="nil"/>
          <w:right w:val="nil"/>
          <w:between w:val="nil"/>
        </w:pBdr>
        <w:spacing w:after="0" w:line="276" w:lineRule="auto"/>
        <w:rPr>
          <w:rFonts w:ascii="Arial" w:hAnsi="Arial" w:cs="Arial"/>
          <w:sz w:val="20"/>
          <w:szCs w:val="20"/>
        </w:rPr>
      </w:pPr>
      <w:r w:rsidRPr="008C0A31">
        <w:rPr>
          <w:rFonts w:ascii="Arial" w:hAnsi="Arial" w:cs="Arial"/>
          <w:b/>
          <w:bCs/>
          <w:sz w:val="20"/>
          <w:szCs w:val="20"/>
        </w:rPr>
        <w:t xml:space="preserve">APPROVED AND ADOPTED BY THE PARKS AND WILDLIFE COMMISSION OF THE STATE OF COLORADO THIS 4TH DAY OF </w:t>
      </w:r>
      <w:r w:rsidR="0058208F">
        <w:rPr>
          <w:rFonts w:ascii="Arial" w:hAnsi="Arial" w:cs="Arial"/>
          <w:b/>
          <w:bCs/>
          <w:sz w:val="20"/>
          <w:szCs w:val="20"/>
        </w:rPr>
        <w:t>NOVEMBER</w:t>
      </w:r>
      <w:r w:rsidRPr="008C0A31">
        <w:rPr>
          <w:rFonts w:ascii="Arial" w:hAnsi="Arial" w:cs="Arial"/>
          <w:b/>
          <w:bCs/>
          <w:sz w:val="20"/>
          <w:szCs w:val="20"/>
        </w:rPr>
        <w:t xml:space="preserve"> 2026.</w:t>
      </w:r>
    </w:p>
    <w:sectPr w:rsidR="00D37ED0" w:rsidRPr="008C0A31">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0053" w14:textId="77777777" w:rsidR="004311BA" w:rsidRDefault="004311BA" w:rsidP="00696811">
      <w:pPr>
        <w:spacing w:after="0" w:line="240" w:lineRule="auto"/>
      </w:pPr>
      <w:r>
        <w:separator/>
      </w:r>
    </w:p>
  </w:endnote>
  <w:endnote w:type="continuationSeparator" w:id="0">
    <w:p w14:paraId="113093A0" w14:textId="77777777" w:rsidR="004311BA" w:rsidRDefault="004311BA" w:rsidP="0069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C38CD7-4710-4AA4-9902-CC0CD1DD08C1}"/>
    <w:embedBold r:id="rId2" w:fontKey="{FB833925-F849-4B4D-90EF-95591A41D849}"/>
  </w:font>
  <w:font w:name="Noto Sans Symbols">
    <w:charset w:val="00"/>
    <w:family w:val="auto"/>
    <w:pitch w:val="default"/>
    <w:embedRegular r:id="rId3" w:fontKey="{6527E5B4-63CE-477C-9F8F-2209993F62B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4" w:fontKey="{2495268D-984E-4D66-ADCB-DA165E039B41}"/>
    <w:embedBold r:id="rId5" w:fontKey="{20E32775-D3D6-4CF7-BFAA-3C6E66DC97F6}"/>
    <w:embedItalic r:id="rId6" w:fontKey="{A4BBBA80-4654-472A-874F-E2F7E69CF6EB}"/>
  </w:font>
  <w:font w:name="Play">
    <w:charset w:val="00"/>
    <w:family w:val="auto"/>
    <w:pitch w:val="default"/>
    <w:embedRegular r:id="rId7" w:fontKey="{271B2172-A6C2-487F-BCB3-23248E22B623}"/>
  </w:font>
  <w:font w:name="Aptos Display">
    <w:charset w:val="00"/>
    <w:family w:val="swiss"/>
    <w:pitch w:val="variable"/>
    <w:sig w:usb0="20000287" w:usb1="00000003" w:usb2="00000000" w:usb3="00000000" w:csb0="0000019F" w:csb1="00000000"/>
    <w:embedRegular r:id="rId8" w:fontKey="{5173525A-F542-4460-8C8A-9F74D8FBFFDB}"/>
    <w:embedBold r:id="rId9" w:fontKey="{1232A0F3-6D39-45C1-8BC8-B2FE9D8A03B2}"/>
  </w:font>
  <w:font w:name="Tahoma">
    <w:panose1 w:val="020B0604030504040204"/>
    <w:charset w:val="00"/>
    <w:family w:val="swiss"/>
    <w:pitch w:val="variable"/>
    <w:sig w:usb0="E1002EFF" w:usb1="C000605B" w:usb2="00000029" w:usb3="00000000" w:csb0="000101FF" w:csb1="00000000"/>
    <w:embedRegular r:id="rId10" w:fontKey="{CFE9F3E9-1E55-4DFB-BC15-6786614A0414}"/>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embedRegular r:id="rId11" w:fontKey="{773AA6D0-58F5-4A12-9280-AF07E927E8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901164"/>
      <w:docPartObj>
        <w:docPartGallery w:val="Page Numbers (Bottom of Page)"/>
        <w:docPartUnique/>
      </w:docPartObj>
    </w:sdtPr>
    <w:sdtEndPr>
      <w:rPr>
        <w:noProof/>
      </w:rPr>
    </w:sdtEndPr>
    <w:sdtContent>
      <w:p w14:paraId="4A981AC1" w14:textId="139C19F6" w:rsidR="00696811" w:rsidRDefault="006968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73083" w14:textId="77777777" w:rsidR="00696811" w:rsidRDefault="00696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43053" w14:textId="77777777" w:rsidR="004311BA" w:rsidRDefault="004311BA" w:rsidP="00696811">
      <w:pPr>
        <w:spacing w:after="0" w:line="240" w:lineRule="auto"/>
      </w:pPr>
      <w:r>
        <w:separator/>
      </w:r>
    </w:p>
  </w:footnote>
  <w:footnote w:type="continuationSeparator" w:id="0">
    <w:p w14:paraId="3C3A1F39" w14:textId="77777777" w:rsidR="004311BA" w:rsidRDefault="004311BA" w:rsidP="00696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45"/>
    <w:multiLevelType w:val="hybridMultilevel"/>
    <w:tmpl w:val="CD3851FA"/>
    <w:lvl w:ilvl="0" w:tplc="6FB03AE4">
      <w:start w:val="1"/>
      <w:numFmt w:val="upperLetter"/>
      <w:lvlText w:val="%1."/>
      <w:lvlJc w:val="left"/>
      <w:pPr>
        <w:ind w:left="1080" w:hanging="360"/>
      </w:pPr>
      <w:rPr>
        <w:rFonts w:hint="default"/>
        <w:b w:val="0"/>
      </w:rPr>
    </w:lvl>
    <w:lvl w:ilvl="1" w:tplc="6D3E3AC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177FF"/>
    <w:multiLevelType w:val="multilevel"/>
    <w:tmpl w:val="9F16C07A"/>
    <w:lvl w:ilvl="0">
      <w:start w:val="1"/>
      <w:numFmt w:val="upperLetter"/>
      <w:lvlText w:val="%1."/>
      <w:lvlJc w:val="left"/>
      <w:pPr>
        <w:ind w:left="-360" w:hanging="360"/>
      </w:pPr>
    </w:lvl>
    <w:lvl w:ilvl="1">
      <w:start w:val="1"/>
      <w:numFmt w:val="lowerLetter"/>
      <w:lvlText w:val="%2."/>
      <w:lvlJc w:val="left"/>
      <w:pPr>
        <w:ind w:left="360" w:hanging="360"/>
      </w:pPr>
    </w:lvl>
    <w:lvl w:ilvl="2">
      <w:start w:val="1"/>
      <w:numFmt w:val="decimal"/>
      <w:lvlText w:val="%3."/>
      <w:lvlJc w:val="lef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 w15:restartNumberingAfterBreak="0">
    <w:nsid w:val="07ED4347"/>
    <w:multiLevelType w:val="multilevel"/>
    <w:tmpl w:val="7B421F00"/>
    <w:lvl w:ilvl="0">
      <w:start w:val="1"/>
      <w:numFmt w:val="lowerLetter"/>
      <w:lvlText w:val="%1."/>
      <w:lvlJc w:val="left"/>
      <w:pPr>
        <w:ind w:left="2880" w:hanging="360"/>
      </w:pPr>
      <w:rPr>
        <w:strike w:val="0"/>
        <w:dstrike w:val="0"/>
        <w:u w:val="none"/>
        <w:effect w:val="none"/>
      </w:rPr>
    </w:lvl>
    <w:lvl w:ilvl="1">
      <w:start w:val="1"/>
      <w:numFmt w:val="lowerRoman"/>
      <w:lvlText w:val="%2."/>
      <w:lvlJc w:val="right"/>
      <w:pPr>
        <w:ind w:left="3600" w:hanging="360"/>
      </w:pPr>
      <w:rPr>
        <w:strike w:val="0"/>
        <w:dstrike w:val="0"/>
        <w:u w:val="none"/>
        <w:effect w:val="none"/>
      </w:rPr>
    </w:lvl>
    <w:lvl w:ilvl="2">
      <w:start w:val="1"/>
      <w:numFmt w:val="decimal"/>
      <w:lvlText w:val="%3."/>
      <w:lvlJc w:val="left"/>
      <w:pPr>
        <w:ind w:left="4320" w:hanging="360"/>
      </w:pPr>
      <w:rPr>
        <w:strike w:val="0"/>
        <w:dstrike w:val="0"/>
        <w:u w:val="none"/>
        <w:effect w:val="none"/>
      </w:rPr>
    </w:lvl>
    <w:lvl w:ilvl="3">
      <w:start w:val="1"/>
      <w:numFmt w:val="lowerLetter"/>
      <w:lvlText w:val="%4."/>
      <w:lvlJc w:val="left"/>
      <w:pPr>
        <w:ind w:left="5040" w:hanging="360"/>
      </w:pPr>
      <w:rPr>
        <w:strike w:val="0"/>
        <w:dstrike w:val="0"/>
        <w:u w:val="none"/>
        <w:effect w:val="none"/>
      </w:rPr>
    </w:lvl>
    <w:lvl w:ilvl="4">
      <w:start w:val="1"/>
      <w:numFmt w:val="lowerRoman"/>
      <w:lvlText w:val="%5."/>
      <w:lvlJc w:val="right"/>
      <w:pPr>
        <w:ind w:left="5760" w:hanging="360"/>
      </w:pPr>
      <w:rPr>
        <w:strike w:val="0"/>
        <w:dstrike w:val="0"/>
        <w:u w:val="none"/>
        <w:effect w:val="none"/>
      </w:rPr>
    </w:lvl>
    <w:lvl w:ilvl="5">
      <w:start w:val="1"/>
      <w:numFmt w:val="decimal"/>
      <w:lvlText w:val="%6."/>
      <w:lvlJc w:val="left"/>
      <w:pPr>
        <w:ind w:left="6480" w:hanging="360"/>
      </w:pPr>
      <w:rPr>
        <w:strike w:val="0"/>
        <w:dstrike w:val="0"/>
        <w:u w:val="none"/>
        <w:effect w:val="none"/>
      </w:rPr>
    </w:lvl>
    <w:lvl w:ilvl="6">
      <w:start w:val="1"/>
      <w:numFmt w:val="lowerLetter"/>
      <w:lvlText w:val="%7."/>
      <w:lvlJc w:val="left"/>
      <w:pPr>
        <w:ind w:left="7200" w:hanging="360"/>
      </w:pPr>
      <w:rPr>
        <w:strike w:val="0"/>
        <w:dstrike w:val="0"/>
        <w:u w:val="none"/>
        <w:effect w:val="none"/>
      </w:rPr>
    </w:lvl>
    <w:lvl w:ilvl="7">
      <w:start w:val="1"/>
      <w:numFmt w:val="lowerRoman"/>
      <w:lvlText w:val="%8."/>
      <w:lvlJc w:val="right"/>
      <w:pPr>
        <w:ind w:left="7920" w:hanging="360"/>
      </w:pPr>
      <w:rPr>
        <w:strike w:val="0"/>
        <w:dstrike w:val="0"/>
        <w:u w:val="none"/>
        <w:effect w:val="none"/>
      </w:rPr>
    </w:lvl>
    <w:lvl w:ilvl="8">
      <w:start w:val="1"/>
      <w:numFmt w:val="decimal"/>
      <w:lvlText w:val="%9."/>
      <w:lvlJc w:val="left"/>
      <w:pPr>
        <w:ind w:left="8640" w:hanging="360"/>
      </w:pPr>
      <w:rPr>
        <w:strike w:val="0"/>
        <w:dstrike w:val="0"/>
        <w:u w:val="none"/>
        <w:effect w:val="none"/>
      </w:rPr>
    </w:lvl>
  </w:abstractNum>
  <w:abstractNum w:abstractNumId="3" w15:restartNumberingAfterBreak="0">
    <w:nsid w:val="0B237EB7"/>
    <w:multiLevelType w:val="hybridMultilevel"/>
    <w:tmpl w:val="20AE3AD2"/>
    <w:lvl w:ilvl="0" w:tplc="1CFC3696">
      <w:start w:val="1"/>
      <w:numFmt w:val="upperLetter"/>
      <w:lvlText w:val="%1."/>
      <w:lvlJc w:val="left"/>
      <w:pPr>
        <w:ind w:left="722" w:hanging="361"/>
        <w:jc w:val="left"/>
      </w:pPr>
      <w:rPr>
        <w:rFonts w:ascii="Arial" w:eastAsia="Arial" w:hAnsi="Arial" w:cs="Arial" w:hint="default"/>
        <w:b w:val="0"/>
        <w:bCs w:val="0"/>
        <w:i w:val="0"/>
        <w:iCs w:val="0"/>
        <w:spacing w:val="-4"/>
        <w:w w:val="100"/>
        <w:sz w:val="20"/>
        <w:szCs w:val="20"/>
        <w:lang w:val="en-US" w:eastAsia="en-US" w:bidi="ar-SA"/>
      </w:rPr>
    </w:lvl>
    <w:lvl w:ilvl="1" w:tplc="6A3CF1FA">
      <w:start w:val="1"/>
      <w:numFmt w:val="decimal"/>
      <w:lvlText w:val="%2."/>
      <w:lvlJc w:val="left"/>
      <w:pPr>
        <w:ind w:left="1082" w:hanging="360"/>
        <w:jc w:val="left"/>
      </w:pPr>
      <w:rPr>
        <w:rFonts w:ascii="Arial" w:eastAsia="Arial" w:hAnsi="Arial" w:cs="Arial" w:hint="default"/>
        <w:b w:val="0"/>
        <w:bCs w:val="0"/>
        <w:i w:val="0"/>
        <w:iCs w:val="0"/>
        <w:spacing w:val="-2"/>
        <w:w w:val="100"/>
        <w:sz w:val="20"/>
        <w:szCs w:val="20"/>
        <w:lang w:val="en-US" w:eastAsia="en-US" w:bidi="ar-SA"/>
      </w:rPr>
    </w:lvl>
    <w:lvl w:ilvl="2" w:tplc="8B9C7EF6">
      <w:numFmt w:val="bullet"/>
      <w:lvlText w:val="•"/>
      <w:lvlJc w:val="left"/>
      <w:pPr>
        <w:ind w:left="2040" w:hanging="360"/>
      </w:pPr>
      <w:rPr>
        <w:rFonts w:hint="default"/>
        <w:lang w:val="en-US" w:eastAsia="en-US" w:bidi="ar-SA"/>
      </w:rPr>
    </w:lvl>
    <w:lvl w:ilvl="3" w:tplc="4232D13E">
      <w:numFmt w:val="bullet"/>
      <w:lvlText w:val="•"/>
      <w:lvlJc w:val="left"/>
      <w:pPr>
        <w:ind w:left="3000" w:hanging="360"/>
      </w:pPr>
      <w:rPr>
        <w:rFonts w:hint="default"/>
        <w:lang w:val="en-US" w:eastAsia="en-US" w:bidi="ar-SA"/>
      </w:rPr>
    </w:lvl>
    <w:lvl w:ilvl="4" w:tplc="DF72C338">
      <w:numFmt w:val="bullet"/>
      <w:lvlText w:val="•"/>
      <w:lvlJc w:val="left"/>
      <w:pPr>
        <w:ind w:left="3960" w:hanging="360"/>
      </w:pPr>
      <w:rPr>
        <w:rFonts w:hint="default"/>
        <w:lang w:val="en-US" w:eastAsia="en-US" w:bidi="ar-SA"/>
      </w:rPr>
    </w:lvl>
    <w:lvl w:ilvl="5" w:tplc="D7FEA584">
      <w:numFmt w:val="bullet"/>
      <w:lvlText w:val="•"/>
      <w:lvlJc w:val="left"/>
      <w:pPr>
        <w:ind w:left="4920" w:hanging="360"/>
      </w:pPr>
      <w:rPr>
        <w:rFonts w:hint="default"/>
        <w:lang w:val="en-US" w:eastAsia="en-US" w:bidi="ar-SA"/>
      </w:rPr>
    </w:lvl>
    <w:lvl w:ilvl="6" w:tplc="221ABF1C">
      <w:numFmt w:val="bullet"/>
      <w:lvlText w:val="•"/>
      <w:lvlJc w:val="left"/>
      <w:pPr>
        <w:ind w:left="5880" w:hanging="360"/>
      </w:pPr>
      <w:rPr>
        <w:rFonts w:hint="default"/>
        <w:lang w:val="en-US" w:eastAsia="en-US" w:bidi="ar-SA"/>
      </w:rPr>
    </w:lvl>
    <w:lvl w:ilvl="7" w:tplc="0900980C">
      <w:numFmt w:val="bullet"/>
      <w:lvlText w:val="•"/>
      <w:lvlJc w:val="left"/>
      <w:pPr>
        <w:ind w:left="6840" w:hanging="360"/>
      </w:pPr>
      <w:rPr>
        <w:rFonts w:hint="default"/>
        <w:lang w:val="en-US" w:eastAsia="en-US" w:bidi="ar-SA"/>
      </w:rPr>
    </w:lvl>
    <w:lvl w:ilvl="8" w:tplc="90963930">
      <w:numFmt w:val="bullet"/>
      <w:lvlText w:val="•"/>
      <w:lvlJc w:val="left"/>
      <w:pPr>
        <w:ind w:left="7800" w:hanging="360"/>
      </w:pPr>
      <w:rPr>
        <w:rFonts w:hint="default"/>
        <w:lang w:val="en-US" w:eastAsia="en-US" w:bidi="ar-SA"/>
      </w:rPr>
    </w:lvl>
  </w:abstractNum>
  <w:abstractNum w:abstractNumId="4" w15:restartNumberingAfterBreak="0">
    <w:nsid w:val="0EF86E40"/>
    <w:multiLevelType w:val="hybridMultilevel"/>
    <w:tmpl w:val="C14AEEBA"/>
    <w:lvl w:ilvl="0" w:tplc="5902349A">
      <w:start w:val="1"/>
      <w:numFmt w:val="lowerLetter"/>
      <w:lvlText w:val="%1."/>
      <w:lvlJc w:val="left"/>
      <w:pPr>
        <w:ind w:left="2160" w:hanging="720"/>
      </w:pPr>
      <w:rPr>
        <w:rFonts w:hint="default"/>
      </w:rPr>
    </w:lvl>
    <w:lvl w:ilvl="1" w:tplc="08C82CC6">
      <w:start w:val="1"/>
      <w:numFmt w:val="upperLetter"/>
      <w:lvlText w:val="%2."/>
      <w:lvlJc w:val="left"/>
      <w:pPr>
        <w:ind w:left="2880" w:hanging="720"/>
      </w:pPr>
      <w:rPr>
        <w:rFonts w:hint="default"/>
        <w:b w:val="0"/>
      </w:rPr>
    </w:lvl>
    <w:lvl w:ilvl="2" w:tplc="69847190">
      <w:start w:val="1"/>
      <w:numFmt w:val="decimal"/>
      <w:lvlText w:val="%3."/>
      <w:lvlJc w:val="left"/>
      <w:pPr>
        <w:ind w:left="6390" w:hanging="72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F1A7946"/>
    <w:multiLevelType w:val="multilevel"/>
    <w:tmpl w:val="723C097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40291F"/>
    <w:multiLevelType w:val="hybridMultilevel"/>
    <w:tmpl w:val="CA62B86A"/>
    <w:lvl w:ilvl="0" w:tplc="8564D100">
      <w:start w:val="3"/>
      <w:numFmt w:val="lowerLetter"/>
      <w:lvlText w:val="%1."/>
      <w:lvlJc w:val="left"/>
      <w:pPr>
        <w:ind w:left="2160" w:hanging="360"/>
      </w:pPr>
      <w:rPr>
        <w:rFonts w:hint="default"/>
      </w:rPr>
    </w:lvl>
    <w:lvl w:ilvl="1" w:tplc="0409001B">
      <w:start w:val="1"/>
      <w:numFmt w:val="lowerRoman"/>
      <w:lvlText w:val="%2."/>
      <w:lvlJc w:val="right"/>
      <w:pPr>
        <w:ind w:left="2880" w:hanging="360"/>
      </w:pPr>
    </w:lvl>
    <w:lvl w:ilvl="2" w:tplc="4A54F46E">
      <w:start w:val="1"/>
      <w:numFmt w:val="decimal"/>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36D6279"/>
    <w:multiLevelType w:val="hybridMultilevel"/>
    <w:tmpl w:val="62AE3612"/>
    <w:lvl w:ilvl="0" w:tplc="A0DE0286">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D01E00"/>
    <w:multiLevelType w:val="multilevel"/>
    <w:tmpl w:val="1B365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990AE2"/>
    <w:multiLevelType w:val="hybridMultilevel"/>
    <w:tmpl w:val="E7A409AA"/>
    <w:lvl w:ilvl="0" w:tplc="0890F1F6">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7E494A"/>
    <w:multiLevelType w:val="hybridMultilevel"/>
    <w:tmpl w:val="225ED6FC"/>
    <w:lvl w:ilvl="0" w:tplc="773232DA">
      <w:start w:val="3"/>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614D2"/>
    <w:multiLevelType w:val="multilevel"/>
    <w:tmpl w:val="D424FC40"/>
    <w:lvl w:ilvl="0">
      <w:start w:val="1"/>
      <w:numFmt w:val="upperLetter"/>
      <w:lvlText w:val="%1."/>
      <w:lvlJc w:val="left"/>
      <w:pPr>
        <w:ind w:left="0" w:hanging="360"/>
      </w:pPr>
      <w:rPr>
        <w:rFonts w:ascii="Calibri" w:eastAsia="Calibri" w:hAnsi="Calibri" w:cs="Calibri"/>
      </w:rPr>
    </w:lvl>
    <w:lvl w:ilvl="1">
      <w:start w:val="1"/>
      <w:numFmt w:val="decimal"/>
      <w:lvlText w:val="%2."/>
      <w:lvlJc w:val="left"/>
      <w:pPr>
        <w:ind w:left="720" w:hanging="360"/>
      </w:pPr>
      <w:rPr>
        <w:rFonts w:ascii="Calibri" w:eastAsia="Calibri" w:hAnsi="Calibri" w:cs="Calibri"/>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2" w15:restartNumberingAfterBreak="0">
    <w:nsid w:val="2AB9441B"/>
    <w:multiLevelType w:val="hybridMultilevel"/>
    <w:tmpl w:val="E7A409AA"/>
    <w:lvl w:ilvl="0" w:tplc="0890F1F6">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57165"/>
    <w:multiLevelType w:val="hybridMultilevel"/>
    <w:tmpl w:val="E9D892D4"/>
    <w:lvl w:ilvl="0" w:tplc="94CC0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CF7A16"/>
    <w:multiLevelType w:val="hybridMultilevel"/>
    <w:tmpl w:val="014AEBF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FA33368"/>
    <w:multiLevelType w:val="multilevel"/>
    <w:tmpl w:val="A648ACDA"/>
    <w:lvl w:ilvl="0">
      <w:start w:val="1"/>
      <w:numFmt w:val="lowerLetter"/>
      <w:lvlText w:val="%1."/>
      <w:lvlJc w:val="left"/>
      <w:pPr>
        <w:ind w:left="1080" w:hanging="360"/>
      </w:pPr>
      <w:rPr>
        <w:rFonts w:ascii="Calibri" w:eastAsia="Calibri"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upperLetter"/>
      <w:lvlText w:val="%6."/>
      <w:lvlJc w:val="left"/>
      <w:pPr>
        <w:ind w:left="486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2716711"/>
    <w:multiLevelType w:val="hybridMultilevel"/>
    <w:tmpl w:val="18781EF0"/>
    <w:lvl w:ilvl="0" w:tplc="925A0B4C">
      <w:start w:val="3"/>
      <w:numFmt w:val="lowerLetter"/>
      <w:lvlText w:val="%1."/>
      <w:lvlJc w:val="left"/>
      <w:pPr>
        <w:tabs>
          <w:tab w:val="num" w:pos="1800"/>
        </w:tabs>
        <w:ind w:left="1800" w:hanging="360"/>
      </w:pPr>
      <w:rPr>
        <w:rFonts w:cs="Times New Roman" w:hint="default"/>
      </w:rPr>
    </w:lvl>
    <w:lvl w:ilvl="1" w:tplc="2DFECDB6">
      <w:start w:val="1"/>
      <w:numFmt w:val="decimal"/>
      <w:lvlText w:val="%2."/>
      <w:lvlJc w:val="left"/>
      <w:pPr>
        <w:ind w:left="2520" w:hanging="360"/>
      </w:pPr>
      <w:rPr>
        <w:rFonts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7" w15:restartNumberingAfterBreak="0">
    <w:nsid w:val="33767BD8"/>
    <w:multiLevelType w:val="hybridMultilevel"/>
    <w:tmpl w:val="71DC9DD0"/>
    <w:lvl w:ilvl="0" w:tplc="CE423F94">
      <w:start w:val="1"/>
      <w:numFmt w:val="upperLetter"/>
      <w:lvlText w:val="%1."/>
      <w:lvlJc w:val="left"/>
      <w:pPr>
        <w:ind w:left="1080" w:hanging="360"/>
      </w:pPr>
      <w:rPr>
        <w:rFonts w:hint="default"/>
        <w:b/>
      </w:rPr>
    </w:lvl>
    <w:lvl w:ilvl="1" w:tplc="5E5A2F26">
      <w:start w:val="1"/>
      <w:numFmt w:val="decimal"/>
      <w:lvlText w:val="%2."/>
      <w:lvlJc w:val="left"/>
      <w:pPr>
        <w:ind w:left="1800" w:hanging="360"/>
      </w:pPr>
      <w:rPr>
        <w:rFonts w:hint="default"/>
      </w:rPr>
    </w:lvl>
    <w:lvl w:ilvl="2" w:tplc="665E8208">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38628E"/>
    <w:multiLevelType w:val="hybridMultilevel"/>
    <w:tmpl w:val="97588736"/>
    <w:lvl w:ilvl="0" w:tplc="A0DE028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796340D"/>
    <w:multiLevelType w:val="multilevel"/>
    <w:tmpl w:val="3ACC1BA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F20253"/>
    <w:multiLevelType w:val="hybridMultilevel"/>
    <w:tmpl w:val="EF3A4D96"/>
    <w:lvl w:ilvl="0" w:tplc="0D8623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7567A"/>
    <w:multiLevelType w:val="multilevel"/>
    <w:tmpl w:val="BE52D29A"/>
    <w:lvl w:ilvl="0">
      <w:start w:val="1"/>
      <w:numFmt w:val="upperLetter"/>
      <w:lvlText w:val="%1."/>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B5D2799"/>
    <w:multiLevelType w:val="multilevel"/>
    <w:tmpl w:val="A1BAE0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EAD3D59"/>
    <w:multiLevelType w:val="multilevel"/>
    <w:tmpl w:val="6D722B4C"/>
    <w:lvl w:ilvl="0">
      <w:start w:val="1"/>
      <w:numFmt w:val="upperLetter"/>
      <w:lvlText w:val="%1."/>
      <w:lvlJc w:val="left"/>
      <w:pPr>
        <w:ind w:left="0" w:hanging="360"/>
      </w:pPr>
      <w:rPr>
        <w:rFonts w:ascii="Calibri" w:eastAsia="Calibri" w:hAnsi="Calibri" w:cs="Calibri"/>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4" w15:restartNumberingAfterBreak="0">
    <w:nsid w:val="3FC17EC0"/>
    <w:multiLevelType w:val="hybridMultilevel"/>
    <w:tmpl w:val="C95AF7C0"/>
    <w:lvl w:ilvl="0" w:tplc="927035AC">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132CD9"/>
    <w:multiLevelType w:val="hybridMultilevel"/>
    <w:tmpl w:val="440CD6CC"/>
    <w:lvl w:ilvl="0" w:tplc="4A1445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4E835AB"/>
    <w:multiLevelType w:val="multilevel"/>
    <w:tmpl w:val="33E8C65A"/>
    <w:lvl w:ilvl="0">
      <w:start w:val="1"/>
      <w:numFmt w:val="upperLetter"/>
      <w:lvlText w:val="%1."/>
      <w:lvlJc w:val="left"/>
      <w:pPr>
        <w:ind w:left="0" w:hanging="360"/>
      </w:pPr>
      <w:rPr>
        <w:rFonts w:ascii="Calibri" w:eastAsia="Calibri" w:hAnsi="Calibri" w:cs="Calibri"/>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7" w15:restartNumberingAfterBreak="0">
    <w:nsid w:val="4B023F5C"/>
    <w:multiLevelType w:val="multilevel"/>
    <w:tmpl w:val="C8F01802"/>
    <w:lvl w:ilvl="0">
      <w:start w:val="1"/>
      <w:numFmt w:val="upperLetter"/>
      <w:lvlText w:val="%1."/>
      <w:lvlJc w:val="left"/>
      <w:pPr>
        <w:ind w:left="-360" w:hanging="360"/>
      </w:pPr>
      <w:rPr>
        <w:rFonts w:ascii="Calibri" w:eastAsia="Calibri" w:hAnsi="Calibri" w:cs="Calibri"/>
        <w:sz w:val="22"/>
        <w:szCs w:val="22"/>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8" w15:restartNumberingAfterBreak="0">
    <w:nsid w:val="52FA7579"/>
    <w:multiLevelType w:val="hybridMultilevel"/>
    <w:tmpl w:val="1DA80A70"/>
    <w:lvl w:ilvl="0" w:tplc="4D6EF3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792D8D"/>
    <w:multiLevelType w:val="hybridMultilevel"/>
    <w:tmpl w:val="BD74C0BE"/>
    <w:lvl w:ilvl="0" w:tplc="4D6EF36C">
      <w:start w:val="1"/>
      <w:numFmt w:val="upperLetter"/>
      <w:lvlText w:val="%1."/>
      <w:lvlJc w:val="left"/>
      <w:pPr>
        <w:ind w:left="1080" w:hanging="360"/>
      </w:pPr>
      <w:rPr>
        <w:rFonts w:hint="default"/>
      </w:rPr>
    </w:lvl>
    <w:lvl w:ilvl="1" w:tplc="F40AB05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7477F82"/>
    <w:multiLevelType w:val="hybridMultilevel"/>
    <w:tmpl w:val="014AEBF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69CE5FA7"/>
    <w:multiLevelType w:val="hybridMultilevel"/>
    <w:tmpl w:val="638435BA"/>
    <w:lvl w:ilvl="0" w:tplc="B80C472A">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15:restartNumberingAfterBreak="0">
    <w:nsid w:val="6BBE193D"/>
    <w:multiLevelType w:val="hybridMultilevel"/>
    <w:tmpl w:val="DBA86BF2"/>
    <w:lvl w:ilvl="0" w:tplc="0D862342">
      <w:start w:val="1"/>
      <w:numFmt w:val="upperLetter"/>
      <w:lvlText w:val="%1."/>
      <w:lvlJc w:val="left"/>
      <w:pPr>
        <w:ind w:left="1080" w:hanging="720"/>
      </w:pPr>
      <w:rPr>
        <w:rFonts w:hint="default"/>
      </w:rPr>
    </w:lvl>
    <w:lvl w:ilvl="1" w:tplc="0890F1F6">
      <w:start w:val="1"/>
      <w:numFmt w:val="decimal"/>
      <w:lvlText w:val="%2."/>
      <w:lvlJc w:val="left"/>
      <w:pPr>
        <w:ind w:left="1800" w:hanging="720"/>
      </w:pPr>
      <w:rPr>
        <w:rFonts w:hint="default"/>
      </w:rPr>
    </w:lvl>
    <w:lvl w:ilvl="2" w:tplc="42F4E274">
      <w:start w:val="1"/>
      <w:numFmt w:val="lowerLetter"/>
      <w:lvlText w:val="%3."/>
      <w:lvlJc w:val="left"/>
      <w:pPr>
        <w:ind w:left="2700" w:hanging="720"/>
      </w:pPr>
      <w:rPr>
        <w:rFonts w:hint="default"/>
      </w:rPr>
    </w:lvl>
    <w:lvl w:ilvl="3" w:tplc="1880667C">
      <w:start w:val="1"/>
      <w:numFmt w:val="low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1017DF"/>
    <w:multiLevelType w:val="multilevel"/>
    <w:tmpl w:val="D28CE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6EA3F0C"/>
    <w:multiLevelType w:val="multilevel"/>
    <w:tmpl w:val="D57C9810"/>
    <w:lvl w:ilvl="0">
      <w:start w:val="1"/>
      <w:numFmt w:val="upperLetter"/>
      <w:lvlText w:val="%1."/>
      <w:lvlJc w:val="left"/>
      <w:pPr>
        <w:ind w:left="-360" w:hanging="360"/>
      </w:pPr>
      <w:rPr>
        <w:rFonts w:ascii="Calibri" w:eastAsia="Calibri" w:hAnsi="Calibri" w:cs="Calibri"/>
        <w:sz w:val="22"/>
        <w:szCs w:val="22"/>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5" w15:restartNumberingAfterBreak="0">
    <w:nsid w:val="76F55888"/>
    <w:multiLevelType w:val="multilevel"/>
    <w:tmpl w:val="30E87C0A"/>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8454EF7"/>
    <w:multiLevelType w:val="hybridMultilevel"/>
    <w:tmpl w:val="2ED27D5E"/>
    <w:lvl w:ilvl="0" w:tplc="CABC0C04">
      <w:start w:val="1"/>
      <w:numFmt w:val="upperLetter"/>
      <w:lvlText w:val="%1."/>
      <w:lvlJc w:val="left"/>
      <w:pPr>
        <w:ind w:left="1080" w:hanging="720"/>
      </w:pPr>
      <w:rPr>
        <w:rFonts w:hint="default"/>
      </w:rPr>
    </w:lvl>
    <w:lvl w:ilvl="1" w:tplc="6F7426D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DE0839"/>
    <w:multiLevelType w:val="hybridMultilevel"/>
    <w:tmpl w:val="69183598"/>
    <w:lvl w:ilvl="0" w:tplc="8B026A04">
      <w:start w:val="1"/>
      <w:numFmt w:val="upperLetter"/>
      <w:lvlText w:val="%1."/>
      <w:lvlJc w:val="left"/>
      <w:pPr>
        <w:ind w:left="722" w:hanging="361"/>
        <w:jc w:val="left"/>
      </w:pPr>
      <w:rPr>
        <w:rFonts w:ascii="Calibri" w:eastAsia="Calibri" w:hAnsi="Calibri" w:cs="Calibri" w:hint="default"/>
        <w:b w:val="0"/>
        <w:bCs w:val="0"/>
        <w:i w:val="0"/>
        <w:iCs w:val="0"/>
        <w:spacing w:val="0"/>
        <w:w w:val="100"/>
        <w:sz w:val="20"/>
        <w:szCs w:val="20"/>
        <w:lang w:val="en-US" w:eastAsia="en-US" w:bidi="ar-SA"/>
      </w:rPr>
    </w:lvl>
    <w:lvl w:ilvl="1" w:tplc="83584958">
      <w:start w:val="1"/>
      <w:numFmt w:val="decimal"/>
      <w:lvlText w:val="%2."/>
      <w:lvlJc w:val="left"/>
      <w:pPr>
        <w:ind w:left="1082" w:hanging="360"/>
        <w:jc w:val="left"/>
      </w:pPr>
      <w:rPr>
        <w:rFonts w:ascii="Arial" w:eastAsia="Arial" w:hAnsi="Arial" w:cs="Arial" w:hint="default"/>
        <w:b w:val="0"/>
        <w:bCs w:val="0"/>
        <w:i w:val="0"/>
        <w:iCs w:val="0"/>
        <w:spacing w:val="-2"/>
        <w:w w:val="100"/>
        <w:sz w:val="20"/>
        <w:szCs w:val="20"/>
        <w:lang w:val="en-US" w:eastAsia="en-US" w:bidi="ar-SA"/>
      </w:rPr>
    </w:lvl>
    <w:lvl w:ilvl="2" w:tplc="1B503C7E">
      <w:start w:val="1"/>
      <w:numFmt w:val="lowerLetter"/>
      <w:lvlText w:val="%3."/>
      <w:lvlJc w:val="left"/>
      <w:pPr>
        <w:ind w:left="1802" w:hanging="360"/>
        <w:jc w:val="left"/>
      </w:pPr>
      <w:rPr>
        <w:rFonts w:hint="default"/>
        <w:spacing w:val="-2"/>
        <w:w w:val="100"/>
        <w:lang w:val="en-US" w:eastAsia="en-US" w:bidi="ar-SA"/>
      </w:rPr>
    </w:lvl>
    <w:lvl w:ilvl="3" w:tplc="0C8223CA">
      <w:start w:val="1"/>
      <w:numFmt w:val="lowerRoman"/>
      <w:lvlText w:val="%4."/>
      <w:lvlJc w:val="left"/>
      <w:pPr>
        <w:ind w:left="2523" w:hanging="360"/>
        <w:jc w:val="right"/>
      </w:pPr>
      <w:rPr>
        <w:rFonts w:ascii="Arial" w:eastAsia="Arial" w:hAnsi="Arial" w:cs="Arial" w:hint="default"/>
        <w:b w:val="0"/>
        <w:bCs w:val="0"/>
        <w:i w:val="0"/>
        <w:iCs w:val="0"/>
        <w:spacing w:val="-5"/>
        <w:w w:val="100"/>
        <w:sz w:val="20"/>
        <w:szCs w:val="20"/>
        <w:lang w:val="en-US" w:eastAsia="en-US" w:bidi="ar-SA"/>
      </w:rPr>
    </w:lvl>
    <w:lvl w:ilvl="4" w:tplc="42482BD0">
      <w:start w:val="1"/>
      <w:numFmt w:val="decimal"/>
      <w:lvlText w:val="(%5)"/>
      <w:lvlJc w:val="left"/>
      <w:pPr>
        <w:ind w:left="2883" w:hanging="360"/>
        <w:jc w:val="left"/>
      </w:pPr>
      <w:rPr>
        <w:rFonts w:ascii="Arial" w:eastAsia="Arial" w:hAnsi="Arial" w:cs="Arial" w:hint="default"/>
        <w:b w:val="0"/>
        <w:bCs w:val="0"/>
        <w:i w:val="0"/>
        <w:iCs w:val="0"/>
        <w:spacing w:val="-2"/>
        <w:w w:val="100"/>
        <w:sz w:val="20"/>
        <w:szCs w:val="20"/>
        <w:lang w:val="en-US" w:eastAsia="en-US" w:bidi="ar-SA"/>
      </w:rPr>
    </w:lvl>
    <w:lvl w:ilvl="5" w:tplc="16923C04">
      <w:numFmt w:val="bullet"/>
      <w:lvlText w:val="•"/>
      <w:lvlJc w:val="left"/>
      <w:pPr>
        <w:ind w:left="4020" w:hanging="360"/>
      </w:pPr>
      <w:rPr>
        <w:rFonts w:hint="default"/>
        <w:lang w:val="en-US" w:eastAsia="en-US" w:bidi="ar-SA"/>
      </w:rPr>
    </w:lvl>
    <w:lvl w:ilvl="6" w:tplc="C58C2120">
      <w:numFmt w:val="bullet"/>
      <w:lvlText w:val="•"/>
      <w:lvlJc w:val="left"/>
      <w:pPr>
        <w:ind w:left="5160" w:hanging="360"/>
      </w:pPr>
      <w:rPr>
        <w:rFonts w:hint="default"/>
        <w:lang w:val="en-US" w:eastAsia="en-US" w:bidi="ar-SA"/>
      </w:rPr>
    </w:lvl>
    <w:lvl w:ilvl="7" w:tplc="24E0F102">
      <w:numFmt w:val="bullet"/>
      <w:lvlText w:val="•"/>
      <w:lvlJc w:val="left"/>
      <w:pPr>
        <w:ind w:left="6300" w:hanging="360"/>
      </w:pPr>
      <w:rPr>
        <w:rFonts w:hint="default"/>
        <w:lang w:val="en-US" w:eastAsia="en-US" w:bidi="ar-SA"/>
      </w:rPr>
    </w:lvl>
    <w:lvl w:ilvl="8" w:tplc="63B44D74">
      <w:numFmt w:val="bullet"/>
      <w:lvlText w:val="•"/>
      <w:lvlJc w:val="left"/>
      <w:pPr>
        <w:ind w:left="7440" w:hanging="360"/>
      </w:pPr>
      <w:rPr>
        <w:rFonts w:hint="default"/>
        <w:lang w:val="en-US" w:eastAsia="en-US" w:bidi="ar-SA"/>
      </w:rPr>
    </w:lvl>
  </w:abstractNum>
  <w:num w:numId="1" w16cid:durableId="2136368070">
    <w:abstractNumId w:val="8"/>
  </w:num>
  <w:num w:numId="2" w16cid:durableId="1693339988">
    <w:abstractNumId w:val="34"/>
  </w:num>
  <w:num w:numId="3" w16cid:durableId="1064643159">
    <w:abstractNumId w:val="27"/>
  </w:num>
  <w:num w:numId="4" w16cid:durableId="1764255966">
    <w:abstractNumId w:val="1"/>
  </w:num>
  <w:num w:numId="5" w16cid:durableId="701243213">
    <w:abstractNumId w:val="15"/>
  </w:num>
  <w:num w:numId="6" w16cid:durableId="1244411794">
    <w:abstractNumId w:val="33"/>
  </w:num>
  <w:num w:numId="7" w16cid:durableId="1003581762">
    <w:abstractNumId w:val="23"/>
  </w:num>
  <w:num w:numId="8" w16cid:durableId="1105463148">
    <w:abstractNumId w:val="5"/>
  </w:num>
  <w:num w:numId="9" w16cid:durableId="148594813">
    <w:abstractNumId w:val="19"/>
  </w:num>
  <w:num w:numId="10" w16cid:durableId="1456213083">
    <w:abstractNumId w:val="22"/>
  </w:num>
  <w:num w:numId="11" w16cid:durableId="1155997653">
    <w:abstractNumId w:val="11"/>
  </w:num>
  <w:num w:numId="12" w16cid:durableId="944311202">
    <w:abstractNumId w:val="21"/>
  </w:num>
  <w:num w:numId="13" w16cid:durableId="1848670385">
    <w:abstractNumId w:val="26"/>
  </w:num>
  <w:num w:numId="14" w16cid:durableId="644506053">
    <w:abstractNumId w:val="35"/>
  </w:num>
  <w:num w:numId="15" w16cid:durableId="1772581370">
    <w:abstractNumId w:val="16"/>
  </w:num>
  <w:num w:numId="16" w16cid:durableId="1113551693">
    <w:abstractNumId w:val="31"/>
  </w:num>
  <w:num w:numId="17" w16cid:durableId="2060547682">
    <w:abstractNumId w:val="6"/>
  </w:num>
  <w:num w:numId="18" w16cid:durableId="393085320">
    <w:abstractNumId w:val="18"/>
  </w:num>
  <w:num w:numId="19" w16cid:durableId="579098577">
    <w:abstractNumId w:val="14"/>
  </w:num>
  <w:num w:numId="20" w16cid:durableId="272441599">
    <w:abstractNumId w:val="30"/>
  </w:num>
  <w:num w:numId="21" w16cid:durableId="612325988">
    <w:abstractNumId w:val="24"/>
  </w:num>
  <w:num w:numId="22" w16cid:durableId="586040075">
    <w:abstractNumId w:val="7"/>
  </w:num>
  <w:num w:numId="23" w16cid:durableId="1460298787">
    <w:abstractNumId w:val="2"/>
  </w:num>
  <w:num w:numId="24" w16cid:durableId="2082635386">
    <w:abstractNumId w:val="17"/>
  </w:num>
  <w:num w:numId="25" w16cid:durableId="1018970310">
    <w:abstractNumId w:val="25"/>
  </w:num>
  <w:num w:numId="26" w16cid:durableId="1151751507">
    <w:abstractNumId w:val="13"/>
  </w:num>
  <w:num w:numId="27" w16cid:durableId="190385745">
    <w:abstractNumId w:val="0"/>
  </w:num>
  <w:num w:numId="28" w16cid:durableId="596062838">
    <w:abstractNumId w:val="32"/>
  </w:num>
  <w:num w:numId="29" w16cid:durableId="50617878">
    <w:abstractNumId w:val="4"/>
  </w:num>
  <w:num w:numId="30" w16cid:durableId="1271548688">
    <w:abstractNumId w:val="36"/>
  </w:num>
  <w:num w:numId="31" w16cid:durableId="934242926">
    <w:abstractNumId w:val="10"/>
  </w:num>
  <w:num w:numId="32" w16cid:durableId="940458005">
    <w:abstractNumId w:val="20"/>
  </w:num>
  <w:num w:numId="33" w16cid:durableId="1101948523">
    <w:abstractNumId w:val="12"/>
  </w:num>
  <w:num w:numId="34" w16cid:durableId="1770543358">
    <w:abstractNumId w:val="9"/>
  </w:num>
  <w:num w:numId="35" w16cid:durableId="943850978">
    <w:abstractNumId w:val="28"/>
  </w:num>
  <w:num w:numId="36" w16cid:durableId="1012222673">
    <w:abstractNumId w:val="29"/>
  </w:num>
  <w:num w:numId="37" w16cid:durableId="1722099610">
    <w:abstractNumId w:val="3"/>
  </w:num>
  <w:num w:numId="38" w16cid:durableId="301814838">
    <w:abstractNumId w:val="3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E0F"/>
    <w:rsid w:val="00023AF3"/>
    <w:rsid w:val="000319F3"/>
    <w:rsid w:val="00083EBE"/>
    <w:rsid w:val="000853B6"/>
    <w:rsid w:val="000A5BEB"/>
    <w:rsid w:val="000B7988"/>
    <w:rsid w:val="000F0BCC"/>
    <w:rsid w:val="001136AD"/>
    <w:rsid w:val="0012645B"/>
    <w:rsid w:val="00142DE1"/>
    <w:rsid w:val="001436D6"/>
    <w:rsid w:val="00161C4D"/>
    <w:rsid w:val="001D2E84"/>
    <w:rsid w:val="002000F0"/>
    <w:rsid w:val="00223297"/>
    <w:rsid w:val="0032034A"/>
    <w:rsid w:val="00324E0C"/>
    <w:rsid w:val="0033255A"/>
    <w:rsid w:val="0036227B"/>
    <w:rsid w:val="0037539F"/>
    <w:rsid w:val="0039361C"/>
    <w:rsid w:val="003A7BE3"/>
    <w:rsid w:val="003F164D"/>
    <w:rsid w:val="00404418"/>
    <w:rsid w:val="004101C0"/>
    <w:rsid w:val="004311BA"/>
    <w:rsid w:val="00470B97"/>
    <w:rsid w:val="00471B55"/>
    <w:rsid w:val="004E6A24"/>
    <w:rsid w:val="005023E8"/>
    <w:rsid w:val="005135A3"/>
    <w:rsid w:val="00530E3A"/>
    <w:rsid w:val="0058208F"/>
    <w:rsid w:val="005D401D"/>
    <w:rsid w:val="005E0CB7"/>
    <w:rsid w:val="00696811"/>
    <w:rsid w:val="006B0F19"/>
    <w:rsid w:val="006C00C1"/>
    <w:rsid w:val="006E4E53"/>
    <w:rsid w:val="0075073D"/>
    <w:rsid w:val="007A6FFD"/>
    <w:rsid w:val="007B687B"/>
    <w:rsid w:val="007C1515"/>
    <w:rsid w:val="00812A67"/>
    <w:rsid w:val="00847FFC"/>
    <w:rsid w:val="008518FD"/>
    <w:rsid w:val="008819F6"/>
    <w:rsid w:val="008B04AA"/>
    <w:rsid w:val="008B4955"/>
    <w:rsid w:val="008C0A31"/>
    <w:rsid w:val="00973092"/>
    <w:rsid w:val="00A878AF"/>
    <w:rsid w:val="00AE0B0A"/>
    <w:rsid w:val="00B40896"/>
    <w:rsid w:val="00B4696C"/>
    <w:rsid w:val="00B93BEA"/>
    <w:rsid w:val="00BD5903"/>
    <w:rsid w:val="00BD6103"/>
    <w:rsid w:val="00C40088"/>
    <w:rsid w:val="00C6287A"/>
    <w:rsid w:val="00C63E0F"/>
    <w:rsid w:val="00CA0503"/>
    <w:rsid w:val="00CE1FA4"/>
    <w:rsid w:val="00D04196"/>
    <w:rsid w:val="00D37ED0"/>
    <w:rsid w:val="00D512FF"/>
    <w:rsid w:val="00D555CA"/>
    <w:rsid w:val="00D66AF9"/>
    <w:rsid w:val="00E34342"/>
    <w:rsid w:val="00E34CC4"/>
    <w:rsid w:val="00E56AD7"/>
    <w:rsid w:val="00ED427C"/>
    <w:rsid w:val="00F53BD6"/>
    <w:rsid w:val="00F87CDF"/>
    <w:rsid w:val="00FA6E83"/>
    <w:rsid w:val="00FF2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D608"/>
  <w15:docId w15:val="{DBCBE44E-06F3-4587-80AF-EC633F2D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0B7988"/>
    <w:pPr>
      <w:spacing w:after="200" w:line="240" w:lineRule="auto"/>
      <w:outlineLvl w:val="0"/>
    </w:pPr>
    <w:rPr>
      <w:rFonts w:ascii="Arial" w:hAnsi="Arial" w:cs="Arial"/>
      <w:b/>
      <w:bCs/>
      <w:sz w:val="20"/>
      <w:szCs w:val="20"/>
    </w:rPr>
  </w:style>
  <w:style w:type="paragraph" w:styleId="Heading2">
    <w:name w:val="heading 2"/>
    <w:basedOn w:val="Normal"/>
    <w:next w:val="Normal"/>
    <w:link w:val="Heading2Char"/>
    <w:uiPriority w:val="99"/>
    <w:unhideWhenUsed/>
    <w:qFormat/>
    <w:rsid w:val="000B7988"/>
    <w:pPr>
      <w:spacing w:after="200" w:line="240" w:lineRule="auto"/>
      <w:outlineLvl w:val="1"/>
    </w:pPr>
    <w:rPr>
      <w:rFonts w:ascii="Arial" w:hAnsi="Arial" w:cs="Arial"/>
      <w:b/>
      <w:bCs/>
      <w:sz w:val="20"/>
      <w:szCs w:val="20"/>
    </w:rPr>
  </w:style>
  <w:style w:type="paragraph" w:styleId="Heading3">
    <w:name w:val="heading 3"/>
    <w:basedOn w:val="Heading4"/>
    <w:next w:val="Normal"/>
    <w:link w:val="Heading3Char"/>
    <w:uiPriority w:val="99"/>
    <w:unhideWhenUsed/>
    <w:qFormat/>
    <w:rsid w:val="00FF26E7"/>
    <w:pPr>
      <w:outlineLvl w:val="2"/>
    </w:pPr>
    <w:rPr>
      <w:rFonts w:ascii="Arial" w:hAnsi="Arial" w:cs="Arial"/>
      <w:b/>
      <w:bCs/>
      <w:i w:val="0"/>
      <w:iCs w:val="0"/>
      <w:color w:val="auto"/>
      <w:sz w:val="20"/>
      <w:szCs w:val="20"/>
    </w:rPr>
  </w:style>
  <w:style w:type="paragraph" w:styleId="Heading4">
    <w:name w:val="heading 4"/>
    <w:basedOn w:val="Normal"/>
    <w:next w:val="Normal"/>
    <w:link w:val="Heading4Char"/>
    <w:uiPriority w:val="99"/>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uiPriority w:val="99"/>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9"/>
    <w:unhideWhenUsed/>
    <w:qFormat/>
    <w:pPr>
      <w:keepNext/>
      <w:keepLines/>
      <w:spacing w:before="40" w:after="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9"/>
    <w:unhideWhenUsed/>
    <w:qFormat/>
    <w:rsid w:val="007B690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7B690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7B6903"/>
    <w:pPr>
      <w:keepNext/>
      <w:keepLines/>
      <w:spacing w:after="0"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9"/>
    <w:rsid w:val="000B7988"/>
    <w:rPr>
      <w:rFonts w:ascii="Arial" w:hAnsi="Arial" w:cs="Arial"/>
      <w:b/>
      <w:bCs/>
      <w:sz w:val="20"/>
      <w:szCs w:val="20"/>
    </w:rPr>
  </w:style>
  <w:style w:type="character" w:customStyle="1" w:styleId="Heading2Char">
    <w:name w:val="Heading 2 Char"/>
    <w:basedOn w:val="DefaultParagraphFont"/>
    <w:link w:val="Heading2"/>
    <w:uiPriority w:val="99"/>
    <w:rsid w:val="000B7988"/>
    <w:rPr>
      <w:rFonts w:ascii="Arial" w:hAnsi="Arial" w:cs="Arial"/>
      <w:b/>
      <w:bCs/>
      <w:sz w:val="20"/>
      <w:szCs w:val="20"/>
    </w:rPr>
  </w:style>
  <w:style w:type="character" w:customStyle="1" w:styleId="Heading3Char">
    <w:name w:val="Heading 3 Char"/>
    <w:basedOn w:val="DefaultParagraphFont"/>
    <w:link w:val="Heading3"/>
    <w:uiPriority w:val="99"/>
    <w:rsid w:val="00FF26E7"/>
    <w:rPr>
      <w:rFonts w:ascii="Arial" w:eastAsia="Aptos" w:hAnsi="Arial" w:cs="Arial"/>
      <w:b/>
      <w:bCs/>
      <w:sz w:val="20"/>
      <w:szCs w:val="20"/>
    </w:rPr>
  </w:style>
  <w:style w:type="character" w:customStyle="1" w:styleId="Heading4Char">
    <w:name w:val="Heading 4 Char"/>
    <w:basedOn w:val="DefaultParagraphFont"/>
    <w:link w:val="Heading4"/>
    <w:uiPriority w:val="99"/>
    <w:rsid w:val="007B6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7B6903"/>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7B6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7B6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903"/>
    <w:rPr>
      <w:rFonts w:eastAsiaTheme="majorEastAsia" w:cstheme="majorBidi"/>
      <w:color w:val="272727" w:themeColor="text1" w:themeTint="D8"/>
    </w:rPr>
  </w:style>
  <w:style w:type="character" w:customStyle="1" w:styleId="TitleChar">
    <w:name w:val="Title Char"/>
    <w:basedOn w:val="DefaultParagraphFont"/>
    <w:link w:val="Title"/>
    <w:rsid w:val="007B69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rsid w:val="007B6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903"/>
    <w:pPr>
      <w:spacing w:before="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7B6903"/>
    <w:rPr>
      <w:i/>
      <w:iCs/>
      <w:color w:val="404040" w:themeColor="text1" w:themeTint="BF"/>
    </w:rPr>
  </w:style>
  <w:style w:type="paragraph" w:styleId="ListParagraph">
    <w:name w:val="List Paragraph"/>
    <w:basedOn w:val="Normal"/>
    <w:uiPriority w:val="1"/>
    <w:qFormat/>
    <w:rsid w:val="007B6903"/>
    <w:pPr>
      <w:spacing w:line="278" w:lineRule="auto"/>
      <w:ind w:left="720"/>
      <w:contextualSpacing/>
    </w:pPr>
    <w:rPr>
      <w:rFonts w:asciiTheme="minorHAnsi" w:eastAsiaTheme="minorHAnsi" w:hAnsiTheme="minorHAnsi" w:cstheme="minorBidi"/>
      <w:kern w:val="2"/>
      <w:sz w:val="24"/>
      <w:szCs w:val="24"/>
    </w:rPr>
  </w:style>
  <w:style w:type="character" w:styleId="IntenseEmphasis">
    <w:name w:val="Intense Emphasis"/>
    <w:basedOn w:val="DefaultParagraphFont"/>
    <w:uiPriority w:val="21"/>
    <w:qFormat/>
    <w:rsid w:val="007B6903"/>
    <w:rPr>
      <w:i/>
      <w:iCs/>
      <w:color w:val="0F4761" w:themeColor="accent1" w:themeShade="BF"/>
    </w:rPr>
  </w:style>
  <w:style w:type="paragraph" w:styleId="IntenseQuote">
    <w:name w:val="Intense Quote"/>
    <w:basedOn w:val="Normal"/>
    <w:next w:val="Normal"/>
    <w:link w:val="IntenseQuoteChar"/>
    <w:uiPriority w:val="30"/>
    <w:qFormat/>
    <w:rsid w:val="007B690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7B6903"/>
    <w:rPr>
      <w:i/>
      <w:iCs/>
      <w:color w:val="0F4761" w:themeColor="accent1" w:themeShade="BF"/>
    </w:rPr>
  </w:style>
  <w:style w:type="character" w:styleId="IntenseReference">
    <w:name w:val="Intense Reference"/>
    <w:basedOn w:val="DefaultParagraphFont"/>
    <w:uiPriority w:val="32"/>
    <w:qFormat/>
    <w:rsid w:val="007B6903"/>
    <w:rPr>
      <w:b/>
      <w:bCs/>
      <w:smallCaps/>
      <w:color w:val="0F4761" w:themeColor="accent1" w:themeShade="BF"/>
      <w:spacing w:val="5"/>
    </w:rPr>
  </w:style>
  <w:style w:type="paragraph" w:styleId="FootnoteText">
    <w:name w:val="footnote text"/>
    <w:basedOn w:val="Normal"/>
    <w:link w:val="FootnoteTextChar"/>
    <w:uiPriority w:val="99"/>
    <w:semiHidden/>
    <w:unhideWhenUsed/>
    <w:rsid w:val="00FB65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6533"/>
    <w:rPr>
      <w:rFonts w:ascii="Calibri" w:eastAsia="Calibri" w:hAnsi="Calibri" w:cs="Calibri"/>
      <w:kern w:val="0"/>
      <w:sz w:val="20"/>
      <w:szCs w:val="20"/>
    </w:rPr>
  </w:style>
  <w:style w:type="character" w:styleId="FootnoteReference">
    <w:name w:val="footnote reference"/>
    <w:basedOn w:val="DefaultParagraphFont"/>
    <w:uiPriority w:val="99"/>
    <w:unhideWhenUsed/>
    <w:rsid w:val="00FB6533"/>
    <w:rPr>
      <w:vertAlign w:val="superscript"/>
    </w:rPr>
  </w:style>
  <w:style w:type="character" w:styleId="CommentReference">
    <w:name w:val="annotation reference"/>
    <w:basedOn w:val="DefaultParagraphFont"/>
    <w:uiPriority w:val="99"/>
    <w:unhideWhenUsed/>
    <w:rsid w:val="00317EDA"/>
    <w:rPr>
      <w:sz w:val="16"/>
      <w:szCs w:val="16"/>
    </w:rPr>
  </w:style>
  <w:style w:type="paragraph" w:styleId="CommentText">
    <w:name w:val="annotation text"/>
    <w:basedOn w:val="Normal"/>
    <w:link w:val="CommentTextChar"/>
    <w:uiPriority w:val="99"/>
    <w:unhideWhenUsed/>
    <w:rsid w:val="00317EDA"/>
    <w:pPr>
      <w:spacing w:line="240" w:lineRule="auto"/>
    </w:pPr>
    <w:rPr>
      <w:sz w:val="20"/>
      <w:szCs w:val="20"/>
    </w:rPr>
  </w:style>
  <w:style w:type="character" w:customStyle="1" w:styleId="CommentTextChar">
    <w:name w:val="Comment Text Char"/>
    <w:basedOn w:val="DefaultParagraphFont"/>
    <w:link w:val="CommentText"/>
    <w:uiPriority w:val="99"/>
    <w:rsid w:val="00317EDA"/>
    <w:rPr>
      <w:rFonts w:ascii="Calibri" w:eastAsia="Calibri" w:hAnsi="Calibri" w:cs="Calibri"/>
      <w:kern w:val="0"/>
      <w:sz w:val="20"/>
      <w:szCs w:val="20"/>
    </w:rPr>
  </w:style>
  <w:style w:type="paragraph" w:styleId="CommentSubject">
    <w:name w:val="annotation subject"/>
    <w:basedOn w:val="CommentText"/>
    <w:next w:val="CommentText"/>
    <w:link w:val="CommentSubjectChar"/>
    <w:uiPriority w:val="99"/>
    <w:unhideWhenUsed/>
    <w:rsid w:val="00317EDA"/>
    <w:rPr>
      <w:b/>
      <w:bCs/>
    </w:rPr>
  </w:style>
  <w:style w:type="character" w:customStyle="1" w:styleId="CommentSubjectChar">
    <w:name w:val="Comment Subject Char"/>
    <w:basedOn w:val="CommentTextChar"/>
    <w:link w:val="CommentSubject"/>
    <w:uiPriority w:val="99"/>
    <w:rsid w:val="00317EDA"/>
    <w:rPr>
      <w:rFonts w:ascii="Calibri" w:eastAsia="Calibri" w:hAnsi="Calibri" w:cs="Calibri"/>
      <w:b/>
      <w:bCs/>
      <w:kern w:val="0"/>
      <w:sz w:val="20"/>
      <w:szCs w:val="20"/>
    </w:rPr>
  </w:style>
  <w:style w:type="paragraph" w:styleId="Subtitle">
    <w:name w:val="Subtitle"/>
    <w:basedOn w:val="Normal"/>
    <w:next w:val="Normal"/>
    <w:link w:val="SubtitleChar"/>
    <w:qFormat/>
    <w:pPr>
      <w:spacing w:line="278" w:lineRule="auto"/>
    </w:pPr>
    <w:rPr>
      <w:rFonts w:ascii="Aptos" w:eastAsia="Aptos" w:hAnsi="Aptos" w:cs="Aptos"/>
      <w:color w:val="595959"/>
      <w:sz w:val="28"/>
      <w:szCs w:val="28"/>
    </w:rPr>
  </w:style>
  <w:style w:type="character" w:styleId="Hyperlink">
    <w:name w:val="Hyperlink"/>
    <w:basedOn w:val="DefaultParagraphFont"/>
    <w:uiPriority w:val="99"/>
    <w:unhideWhenUsed/>
    <w:rsid w:val="00D37ED0"/>
    <w:rPr>
      <w:color w:val="467886" w:themeColor="hyperlink"/>
      <w:u w:val="single"/>
    </w:rPr>
  </w:style>
  <w:style w:type="character" w:styleId="UnresolvedMention">
    <w:name w:val="Unresolved Mention"/>
    <w:basedOn w:val="DefaultParagraphFont"/>
    <w:uiPriority w:val="99"/>
    <w:semiHidden/>
    <w:unhideWhenUsed/>
    <w:rsid w:val="00D37ED0"/>
    <w:rPr>
      <w:color w:val="605E5C"/>
      <w:shd w:val="clear" w:color="auto" w:fill="E1DFDD"/>
    </w:rPr>
  </w:style>
  <w:style w:type="paragraph" w:styleId="Revision">
    <w:name w:val="Revision"/>
    <w:hidden/>
    <w:uiPriority w:val="99"/>
    <w:semiHidden/>
    <w:rsid w:val="007C1515"/>
    <w:pPr>
      <w:spacing w:after="0" w:line="240" w:lineRule="auto"/>
    </w:pPr>
  </w:style>
  <w:style w:type="numbering" w:customStyle="1" w:styleId="NoList1">
    <w:name w:val="No List1"/>
    <w:next w:val="NoList"/>
    <w:uiPriority w:val="99"/>
    <w:semiHidden/>
    <w:unhideWhenUsed/>
    <w:rsid w:val="001D2E84"/>
  </w:style>
  <w:style w:type="paragraph" w:styleId="BodyTextIndent3">
    <w:name w:val="Body Text Indent 3"/>
    <w:basedOn w:val="Normal"/>
    <w:link w:val="BodyTextIndent3Char"/>
    <w:uiPriority w:val="99"/>
    <w:rsid w:val="001D2E84"/>
    <w:pPr>
      <w:widowControl w:val="0"/>
      <w:tabs>
        <w:tab w:val="decimal" w:pos="-108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0" w:line="240" w:lineRule="auto"/>
      <w:ind w:left="1800" w:hanging="360"/>
    </w:pPr>
    <w:rPr>
      <w:rFonts w:ascii="Arial" w:eastAsia="Times New Roman" w:hAnsi="Arial" w:cs="Arial"/>
      <w:sz w:val="19"/>
      <w:szCs w:val="19"/>
      <w:lang w:val="en-US"/>
    </w:rPr>
  </w:style>
  <w:style w:type="character" w:customStyle="1" w:styleId="BodyTextIndent3Char">
    <w:name w:val="Body Text Indent 3 Char"/>
    <w:basedOn w:val="DefaultParagraphFont"/>
    <w:link w:val="BodyTextIndent3"/>
    <w:uiPriority w:val="99"/>
    <w:rsid w:val="001D2E84"/>
    <w:rPr>
      <w:rFonts w:ascii="Arial" w:eastAsia="Times New Roman" w:hAnsi="Arial" w:cs="Arial"/>
      <w:sz w:val="19"/>
      <w:szCs w:val="19"/>
      <w:lang w:val="en-US"/>
    </w:rPr>
  </w:style>
  <w:style w:type="paragraph" w:styleId="BodyText">
    <w:name w:val="Body Text"/>
    <w:aliases w:val="Water Name"/>
    <w:basedOn w:val="Normal"/>
    <w:link w:val="BodyTextChar"/>
    <w:uiPriority w:val="99"/>
    <w:qFormat/>
    <w:rsid w:val="001D2E84"/>
    <w:pPr>
      <w:widowControl w:val="0"/>
      <w:spacing w:after="0" w:line="240" w:lineRule="auto"/>
    </w:pPr>
    <w:rPr>
      <w:rFonts w:ascii="Arial" w:eastAsia="Times New Roman" w:hAnsi="Arial" w:cs="Arial"/>
      <w:sz w:val="20"/>
      <w:szCs w:val="20"/>
      <w:lang w:val="en-US"/>
    </w:rPr>
  </w:style>
  <w:style w:type="character" w:customStyle="1" w:styleId="BodyTextChar">
    <w:name w:val="Body Text Char"/>
    <w:aliases w:val="Water Name Char"/>
    <w:basedOn w:val="DefaultParagraphFont"/>
    <w:link w:val="BodyText"/>
    <w:uiPriority w:val="99"/>
    <w:rsid w:val="001D2E84"/>
    <w:rPr>
      <w:rFonts w:ascii="Arial" w:eastAsia="Times New Roman" w:hAnsi="Arial" w:cs="Arial"/>
      <w:sz w:val="20"/>
      <w:szCs w:val="20"/>
      <w:lang w:val="en-US"/>
    </w:rPr>
  </w:style>
  <w:style w:type="character" w:customStyle="1" w:styleId="a">
    <w:name w:val="_"/>
    <w:uiPriority w:val="99"/>
    <w:rsid w:val="001D2E84"/>
    <w:rPr>
      <w:rFonts w:cs="Times New Roman"/>
    </w:rPr>
  </w:style>
  <w:style w:type="paragraph" w:styleId="Footer">
    <w:name w:val="footer"/>
    <w:basedOn w:val="Normal"/>
    <w:link w:val="FooterChar"/>
    <w:uiPriority w:val="99"/>
    <w:rsid w:val="001D2E84"/>
    <w:pPr>
      <w:widowControl w:val="0"/>
      <w:tabs>
        <w:tab w:val="center" w:pos="4320"/>
        <w:tab w:val="right" w:pos="8640"/>
      </w:tabs>
      <w:spacing w:after="0" w:line="240" w:lineRule="auto"/>
    </w:pPr>
    <w:rPr>
      <w:rFonts w:ascii="Arial" w:eastAsia="Times New Roman" w:hAnsi="Arial" w:cs="Arial"/>
      <w:sz w:val="20"/>
      <w:szCs w:val="20"/>
      <w:lang w:val="en-US"/>
    </w:rPr>
  </w:style>
  <w:style w:type="character" w:customStyle="1" w:styleId="FooterChar">
    <w:name w:val="Footer Char"/>
    <w:basedOn w:val="DefaultParagraphFont"/>
    <w:link w:val="Footer"/>
    <w:uiPriority w:val="99"/>
    <w:rsid w:val="001D2E84"/>
    <w:rPr>
      <w:rFonts w:ascii="Arial" w:eastAsia="Times New Roman" w:hAnsi="Arial" w:cs="Arial"/>
      <w:sz w:val="20"/>
      <w:szCs w:val="20"/>
      <w:lang w:val="en-US"/>
    </w:rPr>
  </w:style>
  <w:style w:type="character" w:styleId="PageNumber">
    <w:name w:val="page number"/>
    <w:uiPriority w:val="99"/>
    <w:rsid w:val="001D2E84"/>
    <w:rPr>
      <w:rFonts w:cs="Times New Roman"/>
    </w:rPr>
  </w:style>
  <w:style w:type="paragraph" w:styleId="BodyText2">
    <w:name w:val="Body Text 2"/>
    <w:basedOn w:val="Normal"/>
    <w:link w:val="BodyText2Char"/>
    <w:uiPriority w:val="99"/>
    <w:rsid w:val="001D2E84"/>
    <w:pPr>
      <w:widowControl w:val="0"/>
      <w:tabs>
        <w:tab w:val="left" w:pos="-1440"/>
        <w:tab w:val="left" w:pos="0"/>
        <w:tab w:val="left" w:pos="720"/>
        <w:tab w:val="left" w:pos="1080"/>
        <w:tab w:val="left" w:pos="1530"/>
        <w:tab w:val="left" w:pos="1890"/>
        <w:tab w:val="left" w:pos="2160"/>
      </w:tabs>
      <w:spacing w:after="0" w:line="240" w:lineRule="auto"/>
      <w:ind w:left="1440" w:hanging="1440"/>
    </w:pPr>
    <w:rPr>
      <w:rFonts w:ascii="Arial" w:eastAsia="Times New Roman" w:hAnsi="Arial" w:cs="Arial"/>
      <w:sz w:val="20"/>
      <w:szCs w:val="20"/>
      <w:lang w:val="en-US"/>
    </w:rPr>
  </w:style>
  <w:style w:type="character" w:customStyle="1" w:styleId="BodyText2Char">
    <w:name w:val="Body Text 2 Char"/>
    <w:basedOn w:val="DefaultParagraphFont"/>
    <w:link w:val="BodyText2"/>
    <w:uiPriority w:val="99"/>
    <w:rsid w:val="001D2E84"/>
    <w:rPr>
      <w:rFonts w:ascii="Arial" w:eastAsia="Times New Roman" w:hAnsi="Arial" w:cs="Arial"/>
      <w:sz w:val="20"/>
      <w:szCs w:val="20"/>
      <w:lang w:val="en-US"/>
    </w:rPr>
  </w:style>
  <w:style w:type="paragraph" w:customStyle="1" w:styleId="FirstLetter">
    <w:name w:val="FirstLetter"/>
    <w:basedOn w:val="Normal"/>
    <w:link w:val="FirstLetterChar"/>
    <w:uiPriority w:val="99"/>
    <w:rsid w:val="001D2E84"/>
    <w:pPr>
      <w:tabs>
        <w:tab w:val="left" w:pos="-1440"/>
        <w:tab w:val="left" w:pos="0"/>
        <w:tab w:val="left" w:pos="360"/>
        <w:tab w:val="left" w:pos="720"/>
        <w:tab w:val="left" w:pos="1080"/>
        <w:tab w:val="left" w:pos="1530"/>
        <w:tab w:val="left" w:pos="2070"/>
        <w:tab w:val="left" w:pos="2160"/>
      </w:tabs>
      <w:spacing w:after="0" w:line="240" w:lineRule="auto"/>
      <w:ind w:left="1080" w:hanging="360"/>
    </w:pPr>
    <w:rPr>
      <w:rFonts w:ascii="Arial" w:eastAsia="Times New Roman" w:hAnsi="Arial" w:cs="Arial"/>
      <w:color w:val="000000"/>
      <w:sz w:val="20"/>
      <w:szCs w:val="20"/>
      <w:lang w:val="en-US"/>
    </w:rPr>
  </w:style>
  <w:style w:type="character" w:customStyle="1" w:styleId="FirstLetterChar">
    <w:name w:val="FirstLetter Char"/>
    <w:link w:val="FirstLetter"/>
    <w:uiPriority w:val="99"/>
    <w:locked/>
    <w:rsid w:val="001D2E84"/>
    <w:rPr>
      <w:rFonts w:ascii="Arial" w:eastAsia="Times New Roman" w:hAnsi="Arial" w:cs="Arial"/>
      <w:color w:val="000000"/>
      <w:sz w:val="20"/>
      <w:szCs w:val="20"/>
      <w:lang w:val="en-US"/>
    </w:rPr>
  </w:style>
  <w:style w:type="paragraph" w:customStyle="1" w:styleId="FirstNumber">
    <w:name w:val="FirstNumber"/>
    <w:basedOn w:val="Normal"/>
    <w:uiPriority w:val="99"/>
    <w:rsid w:val="001D2E84"/>
    <w:pPr>
      <w:tabs>
        <w:tab w:val="left" w:pos="720"/>
        <w:tab w:val="left" w:pos="1080"/>
      </w:tabs>
      <w:spacing w:after="0" w:line="240" w:lineRule="auto"/>
      <w:ind w:left="1440" w:hanging="360"/>
    </w:pPr>
    <w:rPr>
      <w:rFonts w:ascii="Arial" w:eastAsia="Times New Roman" w:hAnsi="Arial" w:cs="Arial"/>
      <w:sz w:val="20"/>
      <w:szCs w:val="20"/>
      <w:lang w:val="en-US"/>
    </w:rPr>
  </w:style>
  <w:style w:type="paragraph" w:customStyle="1" w:styleId="SecondLetter">
    <w:name w:val="SecondLetter"/>
    <w:basedOn w:val="Normal"/>
    <w:uiPriority w:val="99"/>
    <w:rsid w:val="001D2E84"/>
    <w:pPr>
      <w:tabs>
        <w:tab w:val="left" w:pos="1080"/>
        <w:tab w:val="left" w:pos="1440"/>
        <w:tab w:val="left" w:pos="1800"/>
      </w:tabs>
      <w:spacing w:after="0" w:line="240" w:lineRule="auto"/>
      <w:ind w:left="1800" w:hanging="360"/>
    </w:pPr>
    <w:rPr>
      <w:rFonts w:ascii="Arial" w:eastAsia="Times New Roman" w:hAnsi="Arial" w:cs="Arial"/>
      <w:sz w:val="20"/>
      <w:szCs w:val="20"/>
      <w:lang w:val="en-US"/>
    </w:rPr>
  </w:style>
  <w:style w:type="paragraph" w:customStyle="1" w:styleId="SecondNumber">
    <w:name w:val="SecondNumber"/>
    <w:basedOn w:val="SecondLetter"/>
    <w:uiPriority w:val="99"/>
    <w:rsid w:val="001D2E84"/>
    <w:pPr>
      <w:ind w:left="2160"/>
    </w:pPr>
  </w:style>
  <w:style w:type="paragraph" w:customStyle="1" w:styleId="ThirdLetter">
    <w:name w:val="ThirdLetter"/>
    <w:basedOn w:val="Normal"/>
    <w:uiPriority w:val="99"/>
    <w:rsid w:val="001D2E84"/>
    <w:pPr>
      <w:tabs>
        <w:tab w:val="left" w:pos="1800"/>
        <w:tab w:val="left" w:pos="2160"/>
        <w:tab w:val="left" w:pos="2520"/>
      </w:tabs>
      <w:spacing w:after="0" w:line="240" w:lineRule="auto"/>
      <w:ind w:left="2520" w:hanging="360"/>
    </w:pPr>
    <w:rPr>
      <w:rFonts w:ascii="Arial" w:eastAsia="Times New Roman" w:hAnsi="Arial" w:cs="Arial"/>
      <w:sz w:val="20"/>
      <w:szCs w:val="20"/>
      <w:lang w:val="en-US"/>
    </w:rPr>
  </w:style>
  <w:style w:type="paragraph" w:customStyle="1" w:styleId="Secondletter0">
    <w:name w:val="Second letter"/>
    <w:basedOn w:val="BodyText2"/>
    <w:uiPriority w:val="99"/>
    <w:rsid w:val="001D2E84"/>
    <w:pPr>
      <w:tabs>
        <w:tab w:val="clear" w:pos="-1440"/>
        <w:tab w:val="clear" w:pos="0"/>
        <w:tab w:val="clear" w:pos="720"/>
        <w:tab w:val="clear" w:pos="1080"/>
        <w:tab w:val="clear" w:pos="1530"/>
        <w:tab w:val="clear" w:pos="1890"/>
        <w:tab w:val="clear" w:pos="2160"/>
        <w:tab w:val="left" w:pos="1800"/>
      </w:tabs>
      <w:ind w:left="1800" w:hanging="360"/>
    </w:pPr>
  </w:style>
  <w:style w:type="paragraph" w:customStyle="1" w:styleId="Secondnumber0">
    <w:name w:val="Second number"/>
    <w:basedOn w:val="Normal"/>
    <w:uiPriority w:val="99"/>
    <w:rsid w:val="001D2E84"/>
    <w:pPr>
      <w:widowControl w:val="0"/>
      <w:tabs>
        <w:tab w:val="left" w:pos="-1440"/>
        <w:tab w:val="left" w:pos="0"/>
        <w:tab w:val="left" w:pos="720"/>
        <w:tab w:val="left" w:pos="1080"/>
        <w:tab w:val="left" w:pos="1440"/>
        <w:tab w:val="left" w:pos="1530"/>
        <w:tab w:val="left" w:pos="1890"/>
        <w:tab w:val="left" w:pos="2160"/>
        <w:tab w:val="left" w:pos="2430"/>
        <w:tab w:val="left" w:pos="2880"/>
      </w:tabs>
      <w:spacing w:after="0" w:line="240" w:lineRule="auto"/>
      <w:ind w:left="2160" w:hanging="360"/>
    </w:pPr>
    <w:rPr>
      <w:rFonts w:ascii="Arial" w:eastAsia="Times New Roman" w:hAnsi="Arial" w:cs="Arial"/>
      <w:sz w:val="20"/>
      <w:szCs w:val="20"/>
      <w:lang w:val="en-US"/>
    </w:rPr>
  </w:style>
  <w:style w:type="paragraph" w:styleId="BodyTextIndent2">
    <w:name w:val="Body Text Indent 2"/>
    <w:basedOn w:val="Normal"/>
    <w:link w:val="BodyTextIndent2Char"/>
    <w:uiPriority w:val="99"/>
    <w:rsid w:val="001D2E84"/>
    <w:pPr>
      <w:widowControl w:val="0"/>
      <w:tabs>
        <w:tab w:val="left" w:pos="-1440"/>
        <w:tab w:val="left" w:pos="0"/>
        <w:tab w:val="left" w:pos="720"/>
        <w:tab w:val="left" w:pos="1080"/>
        <w:tab w:val="left" w:pos="1440"/>
        <w:tab w:val="left" w:pos="1530"/>
        <w:tab w:val="left" w:pos="2070"/>
        <w:tab w:val="left" w:pos="2430"/>
        <w:tab w:val="left" w:pos="2880"/>
        <w:tab w:val="left" w:pos="3240"/>
      </w:tabs>
      <w:spacing w:after="0" w:line="240" w:lineRule="auto"/>
      <w:ind w:left="3240" w:hanging="3240"/>
    </w:pPr>
    <w:rPr>
      <w:rFonts w:ascii="Arial" w:eastAsia="Times New Roman" w:hAnsi="Arial" w:cs="Arial"/>
      <w:sz w:val="20"/>
      <w:szCs w:val="20"/>
      <w:lang w:val="en-US"/>
    </w:rPr>
  </w:style>
  <w:style w:type="character" w:customStyle="1" w:styleId="BodyTextIndent2Char">
    <w:name w:val="Body Text Indent 2 Char"/>
    <w:basedOn w:val="DefaultParagraphFont"/>
    <w:link w:val="BodyTextIndent2"/>
    <w:uiPriority w:val="99"/>
    <w:rsid w:val="001D2E84"/>
    <w:rPr>
      <w:rFonts w:ascii="Arial" w:eastAsia="Times New Roman" w:hAnsi="Arial" w:cs="Arial"/>
      <w:sz w:val="20"/>
      <w:szCs w:val="20"/>
      <w:lang w:val="en-US"/>
    </w:rPr>
  </w:style>
  <w:style w:type="paragraph" w:styleId="Header">
    <w:name w:val="header"/>
    <w:basedOn w:val="Normal"/>
    <w:link w:val="HeaderChar"/>
    <w:uiPriority w:val="99"/>
    <w:rsid w:val="001D2E84"/>
    <w:pPr>
      <w:tabs>
        <w:tab w:val="center" w:pos="4320"/>
        <w:tab w:val="right" w:pos="8640"/>
      </w:tabs>
      <w:spacing w:after="0" w:line="240" w:lineRule="auto"/>
    </w:pPr>
    <w:rPr>
      <w:rFonts w:ascii="Arial" w:eastAsia="Times New Roman" w:hAnsi="Arial" w:cs="Arial"/>
      <w:sz w:val="24"/>
      <w:szCs w:val="24"/>
      <w:lang w:val="en-US"/>
    </w:rPr>
  </w:style>
  <w:style w:type="character" w:customStyle="1" w:styleId="HeaderChar">
    <w:name w:val="Header Char"/>
    <w:basedOn w:val="DefaultParagraphFont"/>
    <w:link w:val="Header"/>
    <w:uiPriority w:val="99"/>
    <w:rsid w:val="001D2E84"/>
    <w:rPr>
      <w:rFonts w:ascii="Arial" w:eastAsia="Times New Roman" w:hAnsi="Arial" w:cs="Arial"/>
      <w:sz w:val="24"/>
      <w:szCs w:val="24"/>
      <w:lang w:val="en-US"/>
    </w:rPr>
  </w:style>
  <w:style w:type="paragraph" w:styleId="BodyText3">
    <w:name w:val="Body Text 3"/>
    <w:basedOn w:val="Normal"/>
    <w:link w:val="BodyText3Char"/>
    <w:uiPriority w:val="99"/>
    <w:rsid w:val="001D2E84"/>
    <w:pPr>
      <w:widowControl w:val="0"/>
      <w:tabs>
        <w:tab w:val="left" w:pos="0"/>
        <w:tab w:val="left" w:pos="5040"/>
      </w:tabs>
      <w:spacing w:after="0" w:line="240" w:lineRule="auto"/>
    </w:pPr>
    <w:rPr>
      <w:rFonts w:ascii="Arial" w:eastAsia="Times New Roman" w:hAnsi="Arial" w:cs="Arial"/>
      <w:b/>
      <w:bCs/>
      <w:sz w:val="18"/>
      <w:szCs w:val="18"/>
      <w:lang w:val="en-US"/>
    </w:rPr>
  </w:style>
  <w:style w:type="character" w:customStyle="1" w:styleId="BodyText3Char">
    <w:name w:val="Body Text 3 Char"/>
    <w:basedOn w:val="DefaultParagraphFont"/>
    <w:link w:val="BodyText3"/>
    <w:uiPriority w:val="99"/>
    <w:rsid w:val="001D2E84"/>
    <w:rPr>
      <w:rFonts w:ascii="Arial" w:eastAsia="Times New Roman" w:hAnsi="Arial" w:cs="Arial"/>
      <w:b/>
      <w:bCs/>
      <w:sz w:val="18"/>
      <w:szCs w:val="18"/>
      <w:lang w:val="en-US"/>
    </w:rPr>
  </w:style>
  <w:style w:type="paragraph" w:styleId="NormalIndent">
    <w:name w:val="Normal Indent"/>
    <w:basedOn w:val="Normal"/>
    <w:uiPriority w:val="99"/>
    <w:rsid w:val="001D2E84"/>
    <w:pPr>
      <w:widowControl w:val="0"/>
      <w:spacing w:after="0" w:line="240" w:lineRule="auto"/>
      <w:ind w:left="720"/>
    </w:pPr>
    <w:rPr>
      <w:rFonts w:ascii="Arial" w:eastAsia="Times New Roman" w:hAnsi="Arial" w:cs="Arial"/>
      <w:sz w:val="20"/>
      <w:szCs w:val="20"/>
      <w:lang w:val="en-US"/>
    </w:rPr>
  </w:style>
  <w:style w:type="paragraph" w:customStyle="1" w:styleId="Style1">
    <w:name w:val="Style1"/>
    <w:basedOn w:val="Normal"/>
    <w:uiPriority w:val="99"/>
    <w:rsid w:val="001D2E84"/>
    <w:pPr>
      <w:widowControl w:val="0"/>
      <w:spacing w:after="0" w:line="240" w:lineRule="auto"/>
      <w:ind w:left="2160" w:hanging="360"/>
    </w:pPr>
    <w:rPr>
      <w:rFonts w:ascii="Arial" w:eastAsia="Times New Roman" w:hAnsi="Arial" w:cs="Arial"/>
      <w:color w:val="000000"/>
      <w:sz w:val="20"/>
      <w:szCs w:val="20"/>
      <w:lang w:val="en-US"/>
    </w:rPr>
  </w:style>
  <w:style w:type="paragraph" w:customStyle="1" w:styleId="Unitdescription">
    <w:name w:val="Unitdescription"/>
    <w:basedOn w:val="Normal"/>
    <w:uiPriority w:val="99"/>
    <w:rsid w:val="001D2E84"/>
    <w:pPr>
      <w:widowControl w:val="0"/>
      <w:tabs>
        <w:tab w:val="left" w:pos="2160"/>
      </w:tabs>
      <w:spacing w:after="0" w:line="240" w:lineRule="auto"/>
      <w:ind w:left="2160" w:hanging="1440"/>
    </w:pPr>
    <w:rPr>
      <w:rFonts w:ascii="Arial" w:eastAsia="Times New Roman" w:hAnsi="Arial" w:cs="Arial"/>
      <w:sz w:val="20"/>
      <w:szCs w:val="20"/>
      <w:lang w:val="en-US"/>
    </w:rPr>
  </w:style>
  <w:style w:type="paragraph" w:customStyle="1" w:styleId="Reg">
    <w:name w:val="Reg#"/>
    <w:basedOn w:val="Heading2"/>
    <w:uiPriority w:val="99"/>
    <w:rsid w:val="001D2E84"/>
    <w:pPr>
      <w:widowControl w:val="0"/>
      <w:tabs>
        <w:tab w:val="left" w:pos="1080"/>
      </w:tabs>
      <w:ind w:left="1080" w:hanging="720"/>
    </w:pPr>
    <w:rPr>
      <w:rFonts w:eastAsia="Times New Roman"/>
      <w:b w:val="0"/>
      <w:bCs w:val="0"/>
      <w:color w:val="000000"/>
      <w:lang w:val="en-US"/>
    </w:rPr>
  </w:style>
  <w:style w:type="paragraph" w:customStyle="1" w:styleId="Thirdnumber">
    <w:name w:val="Thirdnumber"/>
    <w:basedOn w:val="ThirdLetter"/>
    <w:uiPriority w:val="99"/>
    <w:rsid w:val="001D2E84"/>
    <w:pPr>
      <w:tabs>
        <w:tab w:val="clear" w:pos="2520"/>
      </w:tabs>
      <w:ind w:left="2880"/>
    </w:pPr>
  </w:style>
  <w:style w:type="table" w:styleId="TableContemporary">
    <w:name w:val="Table Contemporary"/>
    <w:basedOn w:val="TableNormal"/>
    <w:uiPriority w:val="99"/>
    <w:rsid w:val="001D2E84"/>
    <w:pPr>
      <w:widowControl w:val="0"/>
      <w:spacing w:after="0" w:line="240" w:lineRule="auto"/>
    </w:pPr>
    <w:rPr>
      <w:rFonts w:ascii="Arial" w:eastAsia="Times New Roman" w:hAnsi="Arial" w:cs="Arial"/>
      <w:sz w:val="20"/>
      <w:szCs w:val="20"/>
      <w:lang w:val="en-US"/>
    </w:rPr>
    <w:tblPr>
      <w:tblStyleRowBandSize w:val="1"/>
      <w:tblBorders>
        <w:insideH w:val="single" w:sz="18" w:space="0" w:color="FFFFFF"/>
        <w:insideV w:val="single" w:sz="18" w:space="0" w:color="FFFFFF"/>
      </w:tblBorders>
    </w:tblPr>
    <w:tblStylePr w:type="firstRow">
      <w:rPr>
        <w:rFonts w:cs="Arial"/>
      </w:rPr>
      <w:tblPr/>
      <w:tcPr>
        <w:tcBorders>
          <w:tl2br w:val="none" w:sz="0" w:space="0" w:color="auto"/>
          <w:tr2bl w:val="none" w:sz="0" w:space="0" w:color="auto"/>
        </w:tcBorders>
        <w:shd w:val="pct20" w:color="000000" w:fill="FFFFFF"/>
      </w:tcPr>
    </w:tblStylePr>
    <w:tblStylePr w:type="band1Horz">
      <w:rPr>
        <w:rFonts w:cs="Arial"/>
      </w:rPr>
      <w:tblPr/>
      <w:tcPr>
        <w:tcBorders>
          <w:tl2br w:val="none" w:sz="0" w:space="0" w:color="auto"/>
          <w:tr2bl w:val="none" w:sz="0" w:space="0" w:color="auto"/>
        </w:tcBorders>
        <w:shd w:val="pct5" w:color="000000" w:fill="FFFFFF"/>
      </w:tcPr>
    </w:tblStylePr>
    <w:tblStylePr w:type="band2Horz">
      <w:rPr>
        <w:rFonts w:cs="Arial"/>
      </w:rPr>
      <w:tblPr/>
      <w:tcPr>
        <w:tcBorders>
          <w:tl2br w:val="none" w:sz="0" w:space="0" w:color="auto"/>
          <w:tr2bl w:val="none" w:sz="0" w:space="0" w:color="auto"/>
        </w:tcBorders>
        <w:shd w:val="pct20" w:color="000000" w:fill="FFFFFF"/>
      </w:tcPr>
    </w:tblStylePr>
  </w:style>
  <w:style w:type="paragraph" w:styleId="BalloonText">
    <w:name w:val="Balloon Text"/>
    <w:basedOn w:val="Normal"/>
    <w:link w:val="BalloonTextChar"/>
    <w:uiPriority w:val="99"/>
    <w:rsid w:val="001D2E84"/>
    <w:pPr>
      <w:widowControl w:val="0"/>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D2E84"/>
    <w:rPr>
      <w:rFonts w:ascii="Tahoma" w:eastAsia="Times New Roman" w:hAnsi="Tahoma" w:cs="Tahoma"/>
      <w:sz w:val="16"/>
      <w:szCs w:val="16"/>
      <w:lang w:val="en-US"/>
    </w:rPr>
  </w:style>
  <w:style w:type="character" w:styleId="Strong">
    <w:name w:val="Strong"/>
    <w:uiPriority w:val="99"/>
    <w:qFormat/>
    <w:rsid w:val="001D2E84"/>
    <w:rPr>
      <w:rFonts w:cs="Times New Roman"/>
      <w:b/>
      <w:bCs/>
    </w:rPr>
  </w:style>
  <w:style w:type="character" w:styleId="FollowedHyperlink">
    <w:name w:val="FollowedHyperlink"/>
    <w:uiPriority w:val="99"/>
    <w:rsid w:val="001D2E84"/>
    <w:rPr>
      <w:rFonts w:cs="Times New Roman"/>
      <w:color w:val="800080"/>
      <w:u w:val="single"/>
    </w:rPr>
  </w:style>
  <w:style w:type="character" w:customStyle="1" w:styleId="a0">
    <w:name w:val="•"/>
    <w:uiPriority w:val="99"/>
    <w:rsid w:val="001D2E84"/>
    <w:rPr>
      <w:rFonts w:cs="Times New Roman"/>
    </w:rPr>
  </w:style>
  <w:style w:type="paragraph" w:styleId="NormalWeb">
    <w:name w:val="Normal (Web)"/>
    <w:basedOn w:val="Normal"/>
    <w:uiPriority w:val="99"/>
    <w:rsid w:val="001D2E84"/>
    <w:pPr>
      <w:spacing w:before="100" w:beforeAutospacing="1" w:after="100" w:afterAutospacing="1" w:line="240" w:lineRule="auto"/>
    </w:pPr>
    <w:rPr>
      <w:rFonts w:ascii="Arial" w:eastAsia="Times New Roman" w:hAnsi="Arial" w:cs="Arial"/>
      <w:sz w:val="24"/>
      <w:szCs w:val="24"/>
      <w:lang w:val="en-US"/>
    </w:rPr>
  </w:style>
  <w:style w:type="paragraph" w:customStyle="1" w:styleId="upar1">
    <w:name w:val="upar1"/>
    <w:basedOn w:val="Normal"/>
    <w:link w:val="upar1Char"/>
    <w:uiPriority w:val="99"/>
    <w:rsid w:val="001D2E84"/>
    <w:pPr>
      <w:widowControl w:val="0"/>
      <w:tabs>
        <w:tab w:val="left" w:pos="720"/>
        <w:tab w:val="left" w:pos="1440"/>
      </w:tabs>
      <w:spacing w:after="0" w:line="240" w:lineRule="auto"/>
    </w:pPr>
    <w:rPr>
      <w:rFonts w:ascii="Arial" w:eastAsia="Times New Roman" w:hAnsi="Arial" w:cs="Times New Roman"/>
      <w:sz w:val="19"/>
      <w:szCs w:val="19"/>
      <w:lang w:val="x-none" w:eastAsia="x-none"/>
    </w:rPr>
  </w:style>
  <w:style w:type="character" w:customStyle="1" w:styleId="upar1Char">
    <w:name w:val="upar1 Char"/>
    <w:link w:val="upar1"/>
    <w:uiPriority w:val="99"/>
    <w:rsid w:val="001D2E84"/>
    <w:rPr>
      <w:rFonts w:ascii="Arial" w:eastAsia="Times New Roman" w:hAnsi="Arial" w:cs="Times New Roman"/>
      <w:sz w:val="19"/>
      <w:szCs w:val="19"/>
      <w:lang w:val="x-none" w:eastAsia="x-none"/>
    </w:rPr>
  </w:style>
  <w:style w:type="paragraph" w:customStyle="1" w:styleId="par1">
    <w:name w:val="par1"/>
    <w:basedOn w:val="Normal"/>
    <w:link w:val="par1Char"/>
    <w:uiPriority w:val="99"/>
    <w:rsid w:val="001D2E84"/>
    <w:pPr>
      <w:tabs>
        <w:tab w:val="left" w:pos="720"/>
        <w:tab w:val="left" w:pos="1440"/>
        <w:tab w:val="left" w:pos="2160"/>
      </w:tabs>
      <w:spacing w:after="0" w:line="240" w:lineRule="auto"/>
      <w:ind w:left="720" w:hanging="720"/>
    </w:pPr>
    <w:rPr>
      <w:rFonts w:ascii="Arial" w:eastAsia="Times New Roman" w:hAnsi="Arial" w:cs="Arial"/>
      <w:sz w:val="24"/>
      <w:szCs w:val="24"/>
      <w:lang w:val="en-US"/>
    </w:rPr>
  </w:style>
  <w:style w:type="paragraph" w:customStyle="1" w:styleId="par2">
    <w:name w:val="par2"/>
    <w:basedOn w:val="par1"/>
    <w:uiPriority w:val="99"/>
    <w:rsid w:val="001D2E84"/>
    <w:pPr>
      <w:spacing w:before="240"/>
      <w:ind w:left="1440"/>
    </w:pPr>
    <w:rPr>
      <w:sz w:val="20"/>
      <w:szCs w:val="20"/>
    </w:rPr>
  </w:style>
  <w:style w:type="paragraph" w:styleId="NoSpacing">
    <w:name w:val="No Spacing"/>
    <w:uiPriority w:val="1"/>
    <w:qFormat/>
    <w:rsid w:val="001D2E84"/>
    <w:pPr>
      <w:spacing w:after="0" w:line="240" w:lineRule="auto"/>
    </w:pPr>
    <w:rPr>
      <w:rFonts w:cs="Times New Roman"/>
      <w:lang w:val="en-US"/>
    </w:rPr>
  </w:style>
  <w:style w:type="paragraph" w:customStyle="1" w:styleId="Default">
    <w:name w:val="Default"/>
    <w:rsid w:val="001D2E84"/>
    <w:pPr>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Title1">
    <w:name w:val="Title1"/>
    <w:basedOn w:val="Normal"/>
    <w:uiPriority w:val="99"/>
    <w:rsid w:val="001D2E84"/>
    <w:pPr>
      <w:tabs>
        <w:tab w:val="left" w:pos="720"/>
        <w:tab w:val="left" w:pos="1440"/>
        <w:tab w:val="left" w:pos="2160"/>
      </w:tabs>
      <w:spacing w:before="240" w:after="0" w:line="240" w:lineRule="auto"/>
      <w:ind w:left="720" w:hanging="720"/>
    </w:pPr>
    <w:rPr>
      <w:rFonts w:ascii="Arial" w:eastAsia="Times New Roman" w:hAnsi="Arial" w:cs="Arial"/>
      <w:b/>
      <w:bCs/>
      <w:sz w:val="20"/>
      <w:szCs w:val="20"/>
      <w:lang w:val="en-US"/>
    </w:rPr>
  </w:style>
  <w:style w:type="table" w:styleId="TableGrid">
    <w:name w:val="Table Grid"/>
    <w:basedOn w:val="TableNormal"/>
    <w:uiPriority w:val="59"/>
    <w:rsid w:val="001D2E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ar9">
    <w:name w:val="upar9"/>
    <w:basedOn w:val="Normal"/>
    <w:uiPriority w:val="99"/>
    <w:rsid w:val="001D2E84"/>
    <w:pPr>
      <w:tabs>
        <w:tab w:val="left" w:pos="720"/>
        <w:tab w:val="left" w:pos="1440"/>
        <w:tab w:val="left" w:pos="2160"/>
      </w:tabs>
      <w:spacing w:before="240" w:after="0" w:line="240" w:lineRule="auto"/>
      <w:ind w:left="4320" w:hanging="720"/>
    </w:pPr>
    <w:rPr>
      <w:rFonts w:ascii="Arial" w:eastAsia="Times New Roman" w:hAnsi="Arial" w:cs="Arial"/>
      <w:sz w:val="20"/>
      <w:szCs w:val="20"/>
      <w:lang w:val="en-US"/>
    </w:rPr>
  </w:style>
  <w:style w:type="paragraph" w:customStyle="1" w:styleId="upar2">
    <w:name w:val="upar2"/>
    <w:basedOn w:val="upar1"/>
    <w:rsid w:val="001D2E84"/>
    <w:pPr>
      <w:widowControl/>
      <w:spacing w:before="240"/>
      <w:ind w:left="720"/>
    </w:pPr>
    <w:rPr>
      <w:rFonts w:cs="Arial"/>
      <w:sz w:val="20"/>
      <w:szCs w:val="24"/>
      <w:lang w:val="en-US" w:eastAsia="en-US"/>
    </w:rPr>
  </w:style>
  <w:style w:type="numbering" w:customStyle="1" w:styleId="NoList11">
    <w:name w:val="No List11"/>
    <w:next w:val="NoList"/>
    <w:uiPriority w:val="99"/>
    <w:semiHidden/>
    <w:unhideWhenUsed/>
    <w:rsid w:val="001D2E84"/>
  </w:style>
  <w:style w:type="paragraph" w:customStyle="1" w:styleId="Title2">
    <w:name w:val="Title2"/>
    <w:basedOn w:val="Title1"/>
    <w:autoRedefine/>
    <w:rsid w:val="001D2E84"/>
    <w:pPr>
      <w:jc w:val="right"/>
      <w:outlineLvl w:val="1"/>
    </w:pPr>
    <w:rPr>
      <w:bCs w:val="0"/>
      <w:lang w:val="x-none" w:eastAsia="x-none"/>
    </w:rPr>
  </w:style>
  <w:style w:type="paragraph" w:customStyle="1" w:styleId="cp">
    <w:name w:val="cp"/>
    <w:basedOn w:val="Normal"/>
    <w:rsid w:val="001D2E84"/>
    <w:pPr>
      <w:spacing w:before="240" w:after="0" w:line="240" w:lineRule="auto"/>
      <w:jc w:val="center"/>
    </w:pPr>
    <w:rPr>
      <w:rFonts w:ascii="Arial" w:eastAsia="Times New Roman" w:hAnsi="Arial" w:cs="Times New Roman"/>
      <w:sz w:val="20"/>
      <w:lang w:val="en-US"/>
    </w:rPr>
  </w:style>
  <w:style w:type="paragraph" w:customStyle="1" w:styleId="upar3">
    <w:name w:val="upar3"/>
    <w:basedOn w:val="upar1"/>
    <w:rsid w:val="001D2E84"/>
    <w:pPr>
      <w:widowControl/>
      <w:spacing w:before="240"/>
      <w:ind w:left="1440"/>
    </w:pPr>
    <w:rPr>
      <w:rFonts w:cs="Arial"/>
      <w:sz w:val="20"/>
      <w:szCs w:val="22"/>
      <w:lang w:val="en-US" w:eastAsia="en-US"/>
    </w:rPr>
  </w:style>
  <w:style w:type="paragraph" w:customStyle="1" w:styleId="Title3">
    <w:name w:val="Title3"/>
    <w:basedOn w:val="Title2"/>
    <w:autoRedefine/>
    <w:rsid w:val="001D2E84"/>
    <w:pPr>
      <w:outlineLvl w:val="2"/>
    </w:pPr>
  </w:style>
  <w:style w:type="paragraph" w:customStyle="1" w:styleId="Title4">
    <w:name w:val="Title4"/>
    <w:basedOn w:val="Title2"/>
    <w:autoRedefine/>
    <w:rsid w:val="001D2E84"/>
    <w:pPr>
      <w:outlineLvl w:val="3"/>
    </w:pPr>
  </w:style>
  <w:style w:type="paragraph" w:customStyle="1" w:styleId="upar4">
    <w:name w:val="upar4"/>
    <w:basedOn w:val="upar1"/>
    <w:rsid w:val="001D2E84"/>
    <w:pPr>
      <w:widowControl/>
      <w:spacing w:before="240"/>
      <w:ind w:left="2160"/>
    </w:pPr>
    <w:rPr>
      <w:rFonts w:cs="Arial"/>
      <w:sz w:val="20"/>
      <w:szCs w:val="22"/>
      <w:lang w:val="en-US" w:eastAsia="en-US"/>
    </w:rPr>
  </w:style>
  <w:style w:type="paragraph" w:customStyle="1" w:styleId="par3">
    <w:name w:val="par3"/>
    <w:basedOn w:val="par1"/>
    <w:rsid w:val="001D2E84"/>
    <w:pPr>
      <w:spacing w:before="240"/>
      <w:ind w:left="2160"/>
    </w:pPr>
    <w:rPr>
      <w:rFonts w:cs="Times New Roman"/>
      <w:sz w:val="20"/>
    </w:rPr>
  </w:style>
  <w:style w:type="paragraph" w:customStyle="1" w:styleId="par4">
    <w:name w:val="par4"/>
    <w:basedOn w:val="par1"/>
    <w:rsid w:val="001D2E84"/>
    <w:pPr>
      <w:spacing w:before="240"/>
      <w:ind w:left="2880"/>
    </w:pPr>
    <w:rPr>
      <w:rFonts w:cs="Times New Roman"/>
      <w:sz w:val="20"/>
    </w:rPr>
  </w:style>
  <w:style w:type="paragraph" w:customStyle="1" w:styleId="par5">
    <w:name w:val="par5"/>
    <w:basedOn w:val="par1"/>
    <w:rsid w:val="001D2E84"/>
    <w:pPr>
      <w:spacing w:before="240"/>
      <w:ind w:left="3600"/>
    </w:pPr>
    <w:rPr>
      <w:rFonts w:cs="Times New Roman"/>
      <w:sz w:val="20"/>
    </w:rPr>
  </w:style>
  <w:style w:type="paragraph" w:customStyle="1" w:styleId="upar5">
    <w:name w:val="upar5"/>
    <w:basedOn w:val="upar1"/>
    <w:rsid w:val="001D2E84"/>
    <w:pPr>
      <w:widowControl/>
      <w:spacing w:before="240"/>
      <w:ind w:left="2880"/>
    </w:pPr>
    <w:rPr>
      <w:rFonts w:cs="Arial"/>
      <w:sz w:val="20"/>
      <w:szCs w:val="22"/>
      <w:lang w:val="en-US" w:eastAsia="en-US"/>
    </w:rPr>
  </w:style>
  <w:style w:type="paragraph" w:customStyle="1" w:styleId="par6">
    <w:name w:val="par6"/>
    <w:basedOn w:val="par1"/>
    <w:rsid w:val="001D2E84"/>
    <w:pPr>
      <w:spacing w:before="240"/>
      <w:ind w:left="4320"/>
    </w:pPr>
    <w:rPr>
      <w:rFonts w:cs="Times New Roman"/>
      <w:sz w:val="20"/>
    </w:rPr>
  </w:style>
  <w:style w:type="paragraph" w:customStyle="1" w:styleId="upar6">
    <w:name w:val="upar6"/>
    <w:basedOn w:val="upar1"/>
    <w:rsid w:val="001D2E84"/>
    <w:pPr>
      <w:widowControl/>
      <w:spacing w:before="240"/>
      <w:ind w:left="3600"/>
    </w:pPr>
    <w:rPr>
      <w:rFonts w:cs="Arial"/>
      <w:sz w:val="20"/>
      <w:szCs w:val="22"/>
      <w:lang w:val="en-US" w:eastAsia="en-US"/>
    </w:rPr>
  </w:style>
  <w:style w:type="paragraph" w:customStyle="1" w:styleId="Footnote">
    <w:name w:val="Footnote"/>
    <w:basedOn w:val="Normal"/>
    <w:rsid w:val="001D2E84"/>
    <w:pPr>
      <w:spacing w:before="120" w:after="0" w:line="240" w:lineRule="auto"/>
    </w:pPr>
    <w:rPr>
      <w:rFonts w:ascii="Arial" w:eastAsia="Times New Roman" w:hAnsi="Arial" w:cs="Times New Roman"/>
      <w:sz w:val="16"/>
      <w:szCs w:val="16"/>
      <w:lang w:val="en-US"/>
    </w:rPr>
  </w:style>
  <w:style w:type="paragraph" w:customStyle="1" w:styleId="par7">
    <w:name w:val="par7"/>
    <w:basedOn w:val="par6"/>
    <w:rsid w:val="001D2E84"/>
  </w:style>
  <w:style w:type="paragraph" w:customStyle="1" w:styleId="par8">
    <w:name w:val="par8"/>
    <w:basedOn w:val="par7"/>
    <w:rsid w:val="001D2E84"/>
  </w:style>
  <w:style w:type="paragraph" w:styleId="Caption">
    <w:name w:val="caption"/>
    <w:basedOn w:val="Normal"/>
    <w:uiPriority w:val="35"/>
    <w:semiHidden/>
    <w:unhideWhenUsed/>
    <w:qFormat/>
    <w:rsid w:val="001D2E84"/>
    <w:pPr>
      <w:suppressLineNumbers/>
      <w:spacing w:before="120" w:after="120" w:line="240" w:lineRule="auto"/>
    </w:pPr>
    <w:rPr>
      <w:rFonts w:ascii="Arial" w:eastAsia="Times New Roman" w:hAnsi="Arial" w:cs="Mangal"/>
      <w:i/>
      <w:iCs/>
      <w:sz w:val="20"/>
      <w:lang w:val="en-US"/>
    </w:rPr>
  </w:style>
  <w:style w:type="paragraph" w:customStyle="1" w:styleId="Heading">
    <w:name w:val="Heading"/>
    <w:basedOn w:val="Normal"/>
    <w:next w:val="Normal"/>
    <w:rsid w:val="001D2E84"/>
    <w:pPr>
      <w:keepNext/>
      <w:spacing w:before="240" w:after="120" w:line="240" w:lineRule="auto"/>
    </w:pPr>
    <w:rPr>
      <w:rFonts w:ascii="Arial" w:eastAsia="Microsoft YaHei" w:hAnsi="Arial" w:cs="Mangal"/>
      <w:sz w:val="28"/>
      <w:szCs w:val="28"/>
      <w:lang w:val="en-US"/>
    </w:rPr>
  </w:style>
  <w:style w:type="numbering" w:customStyle="1" w:styleId="NoList111">
    <w:name w:val="No List111"/>
    <w:next w:val="NoList"/>
    <w:uiPriority w:val="99"/>
    <w:semiHidden/>
    <w:unhideWhenUsed/>
    <w:rsid w:val="001D2E84"/>
  </w:style>
  <w:style w:type="paragraph" w:customStyle="1" w:styleId="TableParagraph">
    <w:name w:val="Table Paragraph"/>
    <w:basedOn w:val="Normal"/>
    <w:uiPriority w:val="1"/>
    <w:qFormat/>
    <w:rsid w:val="001D2E84"/>
    <w:pPr>
      <w:widowControl w:val="0"/>
      <w:autoSpaceDE w:val="0"/>
      <w:autoSpaceDN w:val="0"/>
      <w:spacing w:after="0" w:line="210" w:lineRule="exact"/>
      <w:ind w:left="50"/>
    </w:pPr>
    <w:rPr>
      <w:rFonts w:ascii="Arial" w:eastAsia="Arial" w:hAnsi="Arial" w:cs="Arial"/>
      <w:lang w:val="en-US"/>
    </w:rPr>
  </w:style>
  <w:style w:type="character" w:customStyle="1" w:styleId="par1Char">
    <w:name w:val="par1 Char"/>
    <w:basedOn w:val="DefaultParagraphFont"/>
    <w:link w:val="par1"/>
    <w:uiPriority w:val="99"/>
    <w:rsid w:val="001D2E84"/>
    <w:rPr>
      <w:rFonts w:ascii="Arial" w:eastAsia="Times New Roman" w:hAnsi="Arial" w:cs="Arial"/>
      <w:sz w:val="24"/>
      <w:szCs w:val="24"/>
      <w:lang w:val="en-US"/>
    </w:rPr>
  </w:style>
  <w:style w:type="paragraph" w:customStyle="1" w:styleId="returnaddress">
    <w:name w:val="return address"/>
    <w:next w:val="BalloonText"/>
    <w:link w:val="returnaddressChar"/>
    <w:qFormat/>
    <w:rsid w:val="001D2E84"/>
    <w:pPr>
      <w:tabs>
        <w:tab w:val="center" w:pos="4320"/>
        <w:tab w:val="right" w:pos="8640"/>
      </w:tabs>
      <w:spacing w:after="0" w:line="200" w:lineRule="exact"/>
    </w:pPr>
    <w:rPr>
      <w:rFonts w:ascii="Trebuchet MS" w:eastAsia="Times New Roman" w:hAnsi="Trebuchet MS" w:cs="Trebuchet MS"/>
      <w:color w:val="595959"/>
      <w:sz w:val="16"/>
      <w:szCs w:val="24"/>
      <w:lang w:val="en-US"/>
    </w:rPr>
  </w:style>
  <w:style w:type="character" w:customStyle="1" w:styleId="returnaddressChar">
    <w:name w:val="return address Char"/>
    <w:basedOn w:val="DefaultParagraphFont"/>
    <w:link w:val="returnaddress"/>
    <w:rsid w:val="001D2E84"/>
    <w:rPr>
      <w:rFonts w:ascii="Trebuchet MS" w:eastAsia="Times New Roman" w:hAnsi="Trebuchet MS" w:cs="Trebuchet MS"/>
      <w:color w:val="595959"/>
      <w:sz w:val="16"/>
      <w:szCs w:val="24"/>
      <w:lang w:val="en-US"/>
    </w:rPr>
  </w:style>
  <w:style w:type="paragraph" w:customStyle="1" w:styleId="returnaddressbottom">
    <w:name w:val="return address bottom"/>
    <w:basedOn w:val="returnaddress"/>
    <w:qFormat/>
    <w:rsid w:val="001D2E84"/>
    <w:pPr>
      <w:spacing w:line="240" w:lineRule="exact"/>
      <w:jc w:val="right"/>
    </w:pPr>
  </w:style>
  <w:style w:type="paragraph" w:styleId="TOC1">
    <w:name w:val="toc 1"/>
    <w:basedOn w:val="Normal"/>
    <w:next w:val="Normal"/>
    <w:autoRedefine/>
    <w:uiPriority w:val="39"/>
    <w:unhideWhenUsed/>
    <w:rsid w:val="00BD6103"/>
    <w:pPr>
      <w:widowControl w:val="0"/>
      <w:tabs>
        <w:tab w:val="right" w:leader="dot" w:pos="9350"/>
      </w:tabs>
      <w:spacing w:after="200" w:line="240" w:lineRule="auto"/>
    </w:pPr>
    <w:rPr>
      <w:rFonts w:ascii="Arial" w:eastAsia="Times New Roman" w:hAnsi="Arial" w:cs="Arial"/>
      <w:sz w:val="20"/>
      <w:szCs w:val="20"/>
      <w:lang w:val="en-US"/>
    </w:rPr>
  </w:style>
  <w:style w:type="paragraph" w:styleId="TOC2">
    <w:name w:val="toc 2"/>
    <w:basedOn w:val="Normal"/>
    <w:next w:val="Normal"/>
    <w:autoRedefine/>
    <w:uiPriority w:val="39"/>
    <w:unhideWhenUsed/>
    <w:rsid w:val="001D2E84"/>
    <w:pPr>
      <w:widowControl w:val="0"/>
      <w:spacing w:after="100" w:line="240" w:lineRule="auto"/>
      <w:ind w:left="200"/>
    </w:pPr>
    <w:rPr>
      <w:rFonts w:ascii="Arial" w:eastAsia="Times New Roman" w:hAnsi="Arial" w:cs="Arial"/>
      <w:sz w:val="20"/>
      <w:szCs w:val="20"/>
      <w:lang w:val="en-US"/>
    </w:rPr>
  </w:style>
  <w:style w:type="numbering" w:customStyle="1" w:styleId="NoList1111">
    <w:name w:val="No List1111"/>
    <w:next w:val="NoList"/>
    <w:uiPriority w:val="99"/>
    <w:semiHidden/>
    <w:unhideWhenUsed/>
    <w:rsid w:val="001D2E84"/>
  </w:style>
  <w:style w:type="paragraph" w:styleId="TOCHeading">
    <w:name w:val="TOC Heading"/>
    <w:basedOn w:val="Heading1"/>
    <w:next w:val="Normal"/>
    <w:uiPriority w:val="39"/>
    <w:unhideWhenUsed/>
    <w:qFormat/>
    <w:rsid w:val="000B7988"/>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dnr_cpw_planning@state.co.u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pDzIrKY56CdGLLGAtYm3HjASQ==">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</go:docsCustomData>
</go:gDocsCustomXmlDataStorage>
</file>

<file path=customXml/itemProps1.xml><?xml version="1.0" encoding="utf-8"?>
<ds:datastoreItem xmlns:ds="http://schemas.openxmlformats.org/officeDocument/2006/customXml" ds:itemID="{598303AB-144F-416E-8167-102AE18869F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Christopher Breidenbach</dc:creator>
  <cp:lastModifiedBy>Vornholt, Molly</cp:lastModifiedBy>
  <cp:revision>15</cp:revision>
  <dcterms:created xsi:type="dcterms:W3CDTF">2026-03-10T22:48:00Z</dcterms:created>
  <dcterms:modified xsi:type="dcterms:W3CDTF">2026-09-30T18:31:00Z</dcterms:modified>
</cp:coreProperties>
</file>