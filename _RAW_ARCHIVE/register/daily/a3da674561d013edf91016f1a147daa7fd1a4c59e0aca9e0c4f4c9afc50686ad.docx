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53EB" w14:textId="77777777" w:rsidR="00D1597E" w:rsidRPr="00A13DC3" w:rsidRDefault="00D1597E" w:rsidP="00AF58E8">
      <w:pPr>
        <w:pStyle w:val="Heading1"/>
      </w:pPr>
      <w:r w:rsidRPr="00A13DC3">
        <w:t>DEPARTMENT OF REGULATORY AGENCIES</w:t>
      </w:r>
    </w:p>
    <w:p w14:paraId="58F656C8" w14:textId="77777777" w:rsidR="00D1597E" w:rsidRPr="00D54E33" w:rsidRDefault="00D1597E" w:rsidP="00D54E33">
      <w:pPr>
        <w:pStyle w:val="upar1"/>
        <w:rPr>
          <w:b/>
          <w:bCs/>
        </w:rPr>
      </w:pPr>
      <w:r w:rsidRPr="00D54E33">
        <w:rPr>
          <w:b/>
          <w:bCs/>
        </w:rPr>
        <w:t>State Board of Social Work Examiners</w:t>
      </w:r>
    </w:p>
    <w:p w14:paraId="7D6C0C98" w14:textId="77777777" w:rsidR="00B36872" w:rsidRDefault="00B36872" w:rsidP="00AF58E8">
      <w:pPr>
        <w:pStyle w:val="Heading2"/>
      </w:pPr>
      <w:r w:rsidRPr="00B36872">
        <w:t>SOCIAL WORK EXAMINERS RULES AND REGULATIONS</w:t>
      </w:r>
    </w:p>
    <w:p w14:paraId="352C3089" w14:textId="77777777" w:rsidR="00D1597E" w:rsidRPr="00831E79" w:rsidRDefault="00D1597E" w:rsidP="00D54E33">
      <w:pPr>
        <w:pStyle w:val="upar1"/>
      </w:pPr>
      <w:r w:rsidRPr="00D54E33">
        <w:rPr>
          <w:b/>
          <w:bCs/>
        </w:rPr>
        <w:t>4 CCR 726-1</w:t>
      </w:r>
    </w:p>
    <w:p w14:paraId="7B4EC16C" w14:textId="77777777" w:rsidR="00D1597E" w:rsidRPr="00D54E33" w:rsidRDefault="00D1597E" w:rsidP="00D54E33">
      <w:pPr>
        <w:pStyle w:val="Footnote"/>
        <w:rPr>
          <w:i/>
        </w:rPr>
      </w:pPr>
      <w:r w:rsidRPr="00D54E33">
        <w:rPr>
          <w:i/>
        </w:rPr>
        <w:t>[Editor's Notes follow the text of the rules at the end of this CCR Document.]</w:t>
      </w:r>
    </w:p>
    <w:p w14:paraId="175F3B48" w14:textId="77777777" w:rsidR="00D1597E" w:rsidRDefault="00865D21" w:rsidP="00D1597E">
      <w:pPr>
        <w:pStyle w:val="upar1"/>
      </w:pPr>
      <w:r w:rsidRPr="00865D21">
        <w:t>_________________________________________________________________________</w:t>
      </w:r>
    </w:p>
    <w:p w14:paraId="3B71F420" w14:textId="77777777" w:rsidR="00FC583D" w:rsidRDefault="004F3DA4" w:rsidP="004F3DA4">
      <w:pPr>
        <w:jc w:val="center"/>
      </w:pPr>
      <w:r>
        <w:t>…</w:t>
      </w:r>
    </w:p>
    <w:p w14:paraId="1DAF4798" w14:textId="77777777" w:rsidR="00FC583D" w:rsidRDefault="00FC583D" w:rsidP="00A13DC3">
      <w:pPr>
        <w:pStyle w:val="Heading2"/>
      </w:pPr>
      <w:r>
        <w:t>1.14</w:t>
      </w:r>
      <w:r>
        <w:tab/>
        <w:t>LICENSURE BY EXAMINATION (C.R.S. § 12-245-404)</w:t>
      </w:r>
    </w:p>
    <w:p w14:paraId="685A4F22" w14:textId="77777777" w:rsidR="00FC583D" w:rsidRDefault="004F3DA4" w:rsidP="004F3DA4">
      <w:pPr>
        <w:jc w:val="center"/>
      </w:pPr>
      <w:r>
        <w:t>…</w:t>
      </w:r>
    </w:p>
    <w:p w14:paraId="6B9ABF0A" w14:textId="77777777" w:rsidR="00FC583D" w:rsidRDefault="00FC583D" w:rsidP="006B1366">
      <w:pPr>
        <w:pStyle w:val="par1"/>
      </w:pPr>
      <w:r>
        <w:t>C.</w:t>
      </w:r>
      <w:r>
        <w:tab/>
      </w:r>
      <w:r w:rsidRPr="0079243E">
        <w:rPr>
          <w:u w:val="single"/>
        </w:rPr>
        <w:t>Post-Graduate Experience Requirements.</w:t>
      </w:r>
      <w:r>
        <w:t xml:space="preserve"> The Board will approve post-master's or post-doctoral supervised practice as meeting the requirements for licensure set out in section 12-245-404(2)(c), C.R.S., when that practice satisfies the requirements of this subsection.</w:t>
      </w:r>
    </w:p>
    <w:p w14:paraId="2A9FCDDB" w14:textId="77777777" w:rsidR="00FC583D" w:rsidRDefault="004F3DA4" w:rsidP="004F3DA4">
      <w:pPr>
        <w:jc w:val="center"/>
      </w:pPr>
      <w:r>
        <w:t>…</w:t>
      </w:r>
    </w:p>
    <w:p w14:paraId="4FA921B3" w14:textId="77777777" w:rsidR="00FC583D" w:rsidRPr="00D95083" w:rsidRDefault="00FC583D" w:rsidP="00992CD1">
      <w:pPr>
        <w:pStyle w:val="par2"/>
        <w:rPr>
          <w:u w:val="single"/>
        </w:rPr>
      </w:pPr>
      <w:r>
        <w:t>4.</w:t>
      </w:r>
      <w:r>
        <w:tab/>
      </w:r>
      <w:r w:rsidRPr="00D95083">
        <w:rPr>
          <w:u w:val="single"/>
        </w:rPr>
        <w:t>Number of hours of post-degree experience practicing social work under supervision.</w:t>
      </w:r>
    </w:p>
    <w:p w14:paraId="267EB362" w14:textId="77777777" w:rsidR="00FC583D" w:rsidRDefault="00FC583D" w:rsidP="00992CD1">
      <w:pPr>
        <w:pStyle w:val="par3"/>
      </w:pPr>
      <w:r>
        <w:t>a.</w:t>
      </w:r>
      <w:r>
        <w:tab/>
        <w:t>The post-degree experience practicing social work under supervision cannot be completed in fewer than twenty-four months and may involve supervision by more than one approved supervisor as defined in these Rules.</w:t>
      </w:r>
    </w:p>
    <w:p w14:paraId="65B48AE5" w14:textId="77777777" w:rsidR="00FC583D" w:rsidRDefault="00FC583D" w:rsidP="00992CD1">
      <w:pPr>
        <w:pStyle w:val="par3"/>
      </w:pPr>
      <w:r>
        <w:t>b.</w:t>
      </w:r>
      <w:r>
        <w:tab/>
        <w:t>The two years of post-degree experience practicing social work under supervision required by section 12-245-404(2)(c), C.R.S., must have at least 3,</w:t>
      </w:r>
      <w:ins w:id="0" w:author="Rascon Arana, Maria" w:date="2026-09-10T08:46:00Z">
        <w:r w:rsidR="00257B43">
          <w:t>0</w:t>
        </w:r>
      </w:ins>
      <w:ins w:id="1" w:author="Rascon Arana, Maria" w:date="2026-09-10T08:47:00Z">
        <w:r w:rsidR="00257B43">
          <w:t>00</w:t>
        </w:r>
      </w:ins>
      <w:del w:id="2" w:author="Rascon Arana, Maria" w:date="2026-09-10T08:47:00Z">
        <w:r w:rsidDel="00257B43">
          <w:delText>360</w:delText>
        </w:r>
      </w:del>
      <w:r>
        <w:t xml:space="preserve"> hours of applied social work practice obtained in such a manner that they are reasonably uniformly distributed over a minimum of twenty-four months.</w:t>
      </w:r>
    </w:p>
    <w:p w14:paraId="5A415A4B" w14:textId="77777777" w:rsidR="00FC583D" w:rsidRDefault="00FC583D" w:rsidP="00992CD1">
      <w:pPr>
        <w:pStyle w:val="par3"/>
      </w:pPr>
      <w:r>
        <w:t>c.</w:t>
      </w:r>
      <w:r>
        <w:tab/>
        <w:t>The post degree hours required under Rule 1.14(C)(4)(b) must meet the following requirements:</w:t>
      </w:r>
    </w:p>
    <w:p w14:paraId="1831C6B1" w14:textId="77777777" w:rsidR="009F117D" w:rsidRDefault="00B72CE8" w:rsidP="00B72CE8">
      <w:pPr>
        <w:jc w:val="center"/>
      </w:pPr>
      <w:r>
        <w:t>…</w:t>
      </w:r>
    </w:p>
    <w:p w14:paraId="48A026CD" w14:textId="77777777" w:rsidR="00D1597E" w:rsidRDefault="00865D21" w:rsidP="00F22AE6">
      <w:pPr>
        <w:pStyle w:val="upar1"/>
      </w:pPr>
      <w:r w:rsidRPr="00865D21">
        <w:t>_________________________________________________________________________</w:t>
      </w:r>
    </w:p>
    <w:p w14:paraId="42FD70A5" w14:textId="77777777" w:rsidR="00D1597E" w:rsidRDefault="00D1597E" w:rsidP="00A13DC3">
      <w:pPr>
        <w:pStyle w:val="Heading2"/>
      </w:pPr>
      <w:r>
        <w:t>Editor's Notes</w:t>
      </w:r>
    </w:p>
    <w:p w14:paraId="0FD7528B" w14:textId="77777777" w:rsidR="00D1597E" w:rsidRPr="00D13210" w:rsidRDefault="00D1597E" w:rsidP="00D1597E">
      <w:pPr>
        <w:pStyle w:val="upar1"/>
        <w:rPr>
          <w:b/>
        </w:rPr>
      </w:pPr>
      <w:r w:rsidRPr="00D13210">
        <w:rPr>
          <w:b/>
        </w:rPr>
        <w:t>History</w:t>
      </w:r>
    </w:p>
    <w:p w14:paraId="528667DA" w14:textId="77777777" w:rsidR="00D1597E" w:rsidRDefault="00D1597E" w:rsidP="00D1597E">
      <w:pPr>
        <w:pStyle w:val="par1"/>
        <w:spacing w:before="60"/>
      </w:pPr>
      <w:r>
        <w:t>Rule 17(c) eff. 12/01/2009.</w:t>
      </w:r>
    </w:p>
    <w:p w14:paraId="094AE95F" w14:textId="77777777" w:rsidR="00D1597E" w:rsidRDefault="00D1597E" w:rsidP="00D1597E">
      <w:pPr>
        <w:pStyle w:val="par1"/>
        <w:spacing w:before="60"/>
      </w:pPr>
      <w:r>
        <w:t>Rule 17(d)(4) eff. 02/03/2010.</w:t>
      </w:r>
    </w:p>
    <w:p w14:paraId="19E78674" w14:textId="77777777" w:rsidR="00D1597E" w:rsidRDefault="00D1597E" w:rsidP="00D1597E">
      <w:pPr>
        <w:pStyle w:val="par1"/>
        <w:spacing w:before="60"/>
      </w:pPr>
      <w:r>
        <w:t>Purpose and Scope, Rules 12, 15, 19, 20 emer. rule</w:t>
      </w:r>
      <w:r w:rsidR="004A2549">
        <w:t>s</w:t>
      </w:r>
      <w:r>
        <w:t xml:space="preserve"> eff. 01/01/2011.</w:t>
      </w:r>
    </w:p>
    <w:p w14:paraId="621DD8AB" w14:textId="77777777" w:rsidR="00D1597E" w:rsidRDefault="00D1597E" w:rsidP="00D1597E">
      <w:pPr>
        <w:pStyle w:val="par1"/>
        <w:spacing w:before="60"/>
      </w:pPr>
      <w:r>
        <w:t>Purpose and Scope, Rules 12, 15, 19, 20 eff. 02/01/2011.</w:t>
      </w:r>
    </w:p>
    <w:p w14:paraId="2E0E11BB" w14:textId="77777777" w:rsidR="00D1597E" w:rsidRDefault="00D1597E" w:rsidP="00D1597E">
      <w:pPr>
        <w:pStyle w:val="par1"/>
        <w:spacing w:before="60"/>
      </w:pPr>
      <w:r>
        <w:t xml:space="preserve">Entire </w:t>
      </w:r>
      <w:r w:rsidR="00D71B6F">
        <w:t xml:space="preserve">rule </w:t>
      </w:r>
      <w:r>
        <w:t>emer. rule eff. 12/06/2011.</w:t>
      </w:r>
    </w:p>
    <w:p w14:paraId="6CCB0534" w14:textId="77777777" w:rsidR="00D1597E" w:rsidRDefault="00D1597E" w:rsidP="00D1597E">
      <w:pPr>
        <w:pStyle w:val="par1"/>
        <w:spacing w:before="60"/>
      </w:pPr>
      <w:r>
        <w:t xml:space="preserve">Entire </w:t>
      </w:r>
      <w:r w:rsidR="004A2549">
        <w:t>r</w:t>
      </w:r>
      <w:r>
        <w:t>ule eff. 02/01/2012.</w:t>
      </w:r>
    </w:p>
    <w:p w14:paraId="439386AA" w14:textId="77777777" w:rsidR="00D1597E" w:rsidRDefault="00D1597E" w:rsidP="00D1597E">
      <w:pPr>
        <w:pStyle w:val="par1"/>
        <w:spacing w:before="60"/>
      </w:pPr>
      <w:r>
        <w:t>Rule 12 eff. 03/16/2016.</w:t>
      </w:r>
    </w:p>
    <w:p w14:paraId="0DA1FB75" w14:textId="77777777" w:rsidR="00AA75AA" w:rsidRDefault="00AA75AA" w:rsidP="00D1597E">
      <w:pPr>
        <w:pStyle w:val="par1"/>
        <w:spacing w:before="60"/>
      </w:pPr>
      <w:r>
        <w:t>Rule 12 eff. 01/14/2017.</w:t>
      </w:r>
    </w:p>
    <w:p w14:paraId="1A3866DC" w14:textId="77777777" w:rsidR="00B81AB1" w:rsidRDefault="003E7D93" w:rsidP="00D1597E">
      <w:pPr>
        <w:pStyle w:val="par1"/>
        <w:spacing w:before="60"/>
      </w:pPr>
      <w:r>
        <w:lastRenderedPageBreak/>
        <w:t>Entire rule eff. 11/14/2020.</w:t>
      </w:r>
    </w:p>
    <w:p w14:paraId="00CED7F9" w14:textId="77777777" w:rsidR="00FA12E6" w:rsidRDefault="00FA12E6" w:rsidP="00D1597E">
      <w:pPr>
        <w:pStyle w:val="par1"/>
        <w:spacing w:before="60"/>
      </w:pPr>
      <w:r>
        <w:t>Rules 1.6 A, 1.12 C</w:t>
      </w:r>
      <w:r w:rsidR="00FF5874">
        <w:t>-D</w:t>
      </w:r>
      <w:r w:rsidR="001F73D7">
        <w:t>, 1.23, Appendix A eff. 05/15/2021.</w:t>
      </w:r>
    </w:p>
    <w:p w14:paraId="1A401AF7" w14:textId="77777777" w:rsidR="00F65307" w:rsidRDefault="00F65307" w:rsidP="00D1597E">
      <w:pPr>
        <w:pStyle w:val="par1"/>
        <w:spacing w:before="60"/>
      </w:pPr>
      <w:r>
        <w:t>Rule 1.8 B eff. 11/14/2021.</w:t>
      </w:r>
    </w:p>
    <w:p w14:paraId="28572F5A" w14:textId="77777777" w:rsidR="00AB631E" w:rsidRDefault="00AB631E" w:rsidP="00D1597E">
      <w:pPr>
        <w:pStyle w:val="par1"/>
        <w:spacing w:before="60"/>
      </w:pPr>
      <w:r>
        <w:t>Rules 1.26, 1.27 emer. rules eff. 09/16/2022.</w:t>
      </w:r>
    </w:p>
    <w:p w14:paraId="33C068D3" w14:textId="77777777" w:rsidR="00F8496A" w:rsidRDefault="009615C8" w:rsidP="00D1597E">
      <w:pPr>
        <w:pStyle w:val="par1"/>
        <w:spacing w:before="60"/>
      </w:pPr>
      <w:r>
        <w:t>Rules 1.12 C, 1.25</w:t>
      </w:r>
      <w:r w:rsidR="006207F0">
        <w:t>-</w:t>
      </w:r>
      <w:r>
        <w:t>1.27, Appendix B eff. 11/14/2022.</w:t>
      </w:r>
    </w:p>
    <w:p w14:paraId="77822FAB" w14:textId="77777777" w:rsidR="00D661F5" w:rsidRDefault="00D661F5" w:rsidP="00D1597E">
      <w:pPr>
        <w:pStyle w:val="par1"/>
        <w:spacing w:before="60"/>
      </w:pPr>
      <w:r>
        <w:t>Rules 1.26, 1.27 repealed eff. 01/14/2024.</w:t>
      </w:r>
    </w:p>
    <w:p w14:paraId="586BA07A" w14:textId="77777777" w:rsidR="00B63D4D" w:rsidRDefault="00B63D4D" w:rsidP="00D1597E">
      <w:pPr>
        <w:pStyle w:val="par1"/>
        <w:spacing w:before="60"/>
      </w:pPr>
      <w:r>
        <w:t>Rules 1.25, Appendix B eff. 08/30/2025.</w:t>
      </w:r>
    </w:p>
    <w:p w14:paraId="33F85963" w14:textId="77777777" w:rsidR="00D661F5" w:rsidRDefault="00D661F5" w:rsidP="00D661F5"/>
    <w:p w14:paraId="598A0879" w14:textId="77777777" w:rsidR="001C26AE" w:rsidRPr="00A23613" w:rsidRDefault="001C26AE" w:rsidP="00A23613">
      <w:pPr>
        <w:pStyle w:val="upar1"/>
        <w:rPr>
          <w:b/>
          <w:bCs/>
        </w:rPr>
      </w:pPr>
      <w:r w:rsidRPr="00A23613">
        <w:rPr>
          <w:b/>
          <w:bCs/>
        </w:rPr>
        <w:t>Annotations</w:t>
      </w:r>
    </w:p>
    <w:p w14:paraId="1F73FE2C" w14:textId="77777777" w:rsidR="001C26AE" w:rsidRDefault="001C26AE" w:rsidP="00A23613">
      <w:pPr>
        <w:pStyle w:val="upar1"/>
      </w:pPr>
      <w:r w:rsidRPr="001C26AE">
        <w:t>Rules 1.27 B. and 1.27 C. (adopted 09/16/2022) were not extended by Senate Bill 23-102 and therefore expired 05/15/2023.</w:t>
      </w:r>
    </w:p>
    <w:sectPr w:rsidR="001C26AE" w:rsidSect="00D311B0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43119" w14:textId="77777777" w:rsidR="009924B9" w:rsidRDefault="009924B9" w:rsidP="00112A8C">
      <w:pPr>
        <w:spacing w:before="0"/>
      </w:pPr>
      <w:r>
        <w:separator/>
      </w:r>
    </w:p>
  </w:endnote>
  <w:endnote w:type="continuationSeparator" w:id="0">
    <w:p w14:paraId="441242CF" w14:textId="77777777" w:rsidR="009924B9" w:rsidRDefault="009924B9" w:rsidP="00112A8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4536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F27F9C">
      <w:rPr>
        <w:b/>
        <w:noProof/>
      </w:rPr>
      <w:t>23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3863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F27F9C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5952E" w14:textId="77777777" w:rsidR="009924B9" w:rsidRDefault="009924B9" w:rsidP="00112A8C">
      <w:pPr>
        <w:spacing w:before="0"/>
      </w:pPr>
      <w:r>
        <w:separator/>
      </w:r>
    </w:p>
  </w:footnote>
  <w:footnote w:type="continuationSeparator" w:id="0">
    <w:p w14:paraId="6258D4AC" w14:textId="77777777" w:rsidR="009924B9" w:rsidRDefault="009924B9" w:rsidP="00112A8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E508F" w14:textId="77777777" w:rsidR="000A5A5A" w:rsidRDefault="000A5A5A" w:rsidP="000A5A5A">
    <w:pPr>
      <w:pStyle w:val="Header"/>
      <w:pBdr>
        <w:bottom w:val="single" w:sz="12" w:space="1" w:color="auto"/>
      </w:pBdr>
      <w:tabs>
        <w:tab w:val="clear" w:pos="4680"/>
      </w:tabs>
      <w:rPr>
        <w:rFonts w:cs="Arial"/>
        <w:b/>
        <w:i/>
        <w:color w:val="000000"/>
        <w:sz w:val="18"/>
        <w:szCs w:val="18"/>
      </w:rPr>
    </w:pPr>
    <w:r w:rsidRPr="00967C63">
      <w:rPr>
        <w:rFonts w:cs="Arial"/>
        <w:b/>
        <w:i/>
        <w:caps/>
        <w:sz w:val="18"/>
        <w:szCs w:val="18"/>
      </w:rPr>
      <w:t>Code of Colorado Regulations</w:t>
    </w:r>
    <w:r w:rsidRPr="00967C63">
      <w:rPr>
        <w:rFonts w:cs="Arial"/>
        <w:b/>
        <w:i/>
        <w:caps/>
        <w:sz w:val="18"/>
        <w:szCs w:val="18"/>
      </w:rPr>
      <w:tab/>
    </w:r>
    <w:r w:rsidR="001C1FBC">
      <w:rPr>
        <w:rFonts w:cs="Arial"/>
        <w:b/>
        <w:i/>
        <w:caps/>
        <w:sz w:val="18"/>
        <w:szCs w:val="18"/>
      </w:rPr>
      <w:t>4</w:t>
    </w:r>
    <w:r w:rsidRPr="00967C63">
      <w:rPr>
        <w:rFonts w:cs="Arial"/>
        <w:b/>
        <w:i/>
        <w:color w:val="000000"/>
        <w:sz w:val="18"/>
        <w:szCs w:val="18"/>
      </w:rPr>
      <w:t xml:space="preserve"> CCR </w:t>
    </w:r>
    <w:r w:rsidR="001C1FBC">
      <w:rPr>
        <w:rFonts w:cs="Arial"/>
        <w:b/>
        <w:i/>
        <w:color w:val="000000"/>
        <w:sz w:val="18"/>
        <w:szCs w:val="18"/>
      </w:rPr>
      <w:t>726</w:t>
    </w:r>
    <w:r w:rsidRPr="00967C63">
      <w:rPr>
        <w:rFonts w:cs="Arial"/>
        <w:b/>
        <w:i/>
        <w:color w:val="000000"/>
        <w:sz w:val="18"/>
        <w:szCs w:val="18"/>
      </w:rPr>
      <w:t>-</w:t>
    </w:r>
    <w:r w:rsidR="001C1FBC">
      <w:rPr>
        <w:rFonts w:cs="Arial"/>
        <w:b/>
        <w:i/>
        <w:color w:val="000000"/>
        <w:sz w:val="18"/>
        <w:szCs w:val="18"/>
      </w:rPr>
      <w:t>1</w:t>
    </w:r>
  </w:p>
  <w:p w14:paraId="16C555EB" w14:textId="77777777" w:rsidR="000A5A5A" w:rsidRPr="000A5A5A" w:rsidRDefault="001C1FBC" w:rsidP="000A5A5A">
    <w:pPr>
      <w:pStyle w:val="Header"/>
      <w:pBdr>
        <w:bottom w:val="single" w:sz="12" w:space="1" w:color="auto"/>
      </w:pBdr>
      <w:tabs>
        <w:tab w:val="clear" w:pos="4680"/>
      </w:tabs>
      <w:spacing w:before="0"/>
      <w:rPr>
        <w:rFonts w:cs="Arial"/>
        <w:b/>
        <w:i/>
        <w:sz w:val="18"/>
        <w:szCs w:val="18"/>
      </w:rPr>
    </w:pPr>
    <w:r>
      <w:rPr>
        <w:rFonts w:cs="Arial"/>
        <w:b/>
        <w:i/>
        <w:color w:val="000000"/>
        <w:sz w:val="18"/>
        <w:szCs w:val="18"/>
      </w:rPr>
      <w:t>State Board of Social Work Examiners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276785">
    <w:abstractNumId w:val="9"/>
  </w:num>
  <w:num w:numId="2" w16cid:durableId="5793429">
    <w:abstractNumId w:val="7"/>
  </w:num>
  <w:num w:numId="3" w16cid:durableId="1083799274">
    <w:abstractNumId w:val="6"/>
  </w:num>
  <w:num w:numId="4" w16cid:durableId="1139541539">
    <w:abstractNumId w:val="5"/>
  </w:num>
  <w:num w:numId="5" w16cid:durableId="532153719">
    <w:abstractNumId w:val="4"/>
  </w:num>
  <w:num w:numId="6" w16cid:durableId="1744597276">
    <w:abstractNumId w:val="8"/>
  </w:num>
  <w:num w:numId="7" w16cid:durableId="362750696">
    <w:abstractNumId w:val="3"/>
  </w:num>
  <w:num w:numId="8" w16cid:durableId="1537541802">
    <w:abstractNumId w:val="2"/>
  </w:num>
  <w:num w:numId="9" w16cid:durableId="1786922007">
    <w:abstractNumId w:val="1"/>
  </w:num>
  <w:num w:numId="10" w16cid:durableId="18864102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scon Arana, Maria">
    <w15:presenceInfo w15:providerId="AD" w15:userId="S::mdhernandez@dora.state.co.us::59d6495d-0bf9-491e-a1bf-024d70509a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7E"/>
    <w:rsid w:val="000233CD"/>
    <w:rsid w:val="000250A9"/>
    <w:rsid w:val="00052BCD"/>
    <w:rsid w:val="000640F9"/>
    <w:rsid w:val="00065050"/>
    <w:rsid w:val="000679D4"/>
    <w:rsid w:val="00072FBF"/>
    <w:rsid w:val="000941BA"/>
    <w:rsid w:val="000A34BF"/>
    <w:rsid w:val="000A59C2"/>
    <w:rsid w:val="000A5A5A"/>
    <w:rsid w:val="000A6172"/>
    <w:rsid w:val="000A6B8D"/>
    <w:rsid w:val="000B1EB9"/>
    <w:rsid w:val="000B33DB"/>
    <w:rsid w:val="000C739A"/>
    <w:rsid w:val="000D38A8"/>
    <w:rsid w:val="00112A8C"/>
    <w:rsid w:val="00124A3E"/>
    <w:rsid w:val="00131789"/>
    <w:rsid w:val="00133720"/>
    <w:rsid w:val="00136129"/>
    <w:rsid w:val="00152ED3"/>
    <w:rsid w:val="001552DF"/>
    <w:rsid w:val="001746B0"/>
    <w:rsid w:val="0018020C"/>
    <w:rsid w:val="00180279"/>
    <w:rsid w:val="001A241B"/>
    <w:rsid w:val="001A561F"/>
    <w:rsid w:val="001C1FBC"/>
    <w:rsid w:val="001C26AE"/>
    <w:rsid w:val="001C2929"/>
    <w:rsid w:val="001C5D84"/>
    <w:rsid w:val="001C63BD"/>
    <w:rsid w:val="001D0EF8"/>
    <w:rsid w:val="001E2AD8"/>
    <w:rsid w:val="001E3BA2"/>
    <w:rsid w:val="001F00A8"/>
    <w:rsid w:val="001F5C4C"/>
    <w:rsid w:val="001F73D7"/>
    <w:rsid w:val="0020361D"/>
    <w:rsid w:val="002224D2"/>
    <w:rsid w:val="002451A9"/>
    <w:rsid w:val="00257B43"/>
    <w:rsid w:val="00267CC0"/>
    <w:rsid w:val="00274E0C"/>
    <w:rsid w:val="00283D17"/>
    <w:rsid w:val="00285C0B"/>
    <w:rsid w:val="00287B81"/>
    <w:rsid w:val="002B2CEA"/>
    <w:rsid w:val="002B4672"/>
    <w:rsid w:val="002B54F6"/>
    <w:rsid w:val="002C2ED7"/>
    <w:rsid w:val="002F32BE"/>
    <w:rsid w:val="00311C86"/>
    <w:rsid w:val="00313CDC"/>
    <w:rsid w:val="00314A02"/>
    <w:rsid w:val="00316D1A"/>
    <w:rsid w:val="0032528A"/>
    <w:rsid w:val="00326ECF"/>
    <w:rsid w:val="0032735B"/>
    <w:rsid w:val="003374E4"/>
    <w:rsid w:val="00344673"/>
    <w:rsid w:val="00356142"/>
    <w:rsid w:val="00362D18"/>
    <w:rsid w:val="003635C9"/>
    <w:rsid w:val="00365D4F"/>
    <w:rsid w:val="003729CF"/>
    <w:rsid w:val="00375848"/>
    <w:rsid w:val="003800C9"/>
    <w:rsid w:val="003815A6"/>
    <w:rsid w:val="00396731"/>
    <w:rsid w:val="00397B17"/>
    <w:rsid w:val="003A1263"/>
    <w:rsid w:val="003A1724"/>
    <w:rsid w:val="003A211C"/>
    <w:rsid w:val="003B540C"/>
    <w:rsid w:val="003C64AD"/>
    <w:rsid w:val="003D2E68"/>
    <w:rsid w:val="003D78E1"/>
    <w:rsid w:val="003E4BAD"/>
    <w:rsid w:val="003E7D93"/>
    <w:rsid w:val="0042674B"/>
    <w:rsid w:val="00431137"/>
    <w:rsid w:val="00432629"/>
    <w:rsid w:val="00451FCF"/>
    <w:rsid w:val="00471AF5"/>
    <w:rsid w:val="00475A8A"/>
    <w:rsid w:val="00475DFC"/>
    <w:rsid w:val="0048504A"/>
    <w:rsid w:val="0049255B"/>
    <w:rsid w:val="00493EDA"/>
    <w:rsid w:val="0049404B"/>
    <w:rsid w:val="004A2525"/>
    <w:rsid w:val="004A2549"/>
    <w:rsid w:val="004C175C"/>
    <w:rsid w:val="004D53A7"/>
    <w:rsid w:val="004F187C"/>
    <w:rsid w:val="004F34D6"/>
    <w:rsid w:val="004F3903"/>
    <w:rsid w:val="004F3DA4"/>
    <w:rsid w:val="005022F7"/>
    <w:rsid w:val="00506BC3"/>
    <w:rsid w:val="005132BF"/>
    <w:rsid w:val="0051709E"/>
    <w:rsid w:val="005360D5"/>
    <w:rsid w:val="0056243F"/>
    <w:rsid w:val="00565958"/>
    <w:rsid w:val="00573E74"/>
    <w:rsid w:val="00577C2F"/>
    <w:rsid w:val="00594214"/>
    <w:rsid w:val="005A4B47"/>
    <w:rsid w:val="005A7A53"/>
    <w:rsid w:val="005B362F"/>
    <w:rsid w:val="005D26AB"/>
    <w:rsid w:val="005F22C8"/>
    <w:rsid w:val="005F2938"/>
    <w:rsid w:val="00614C5A"/>
    <w:rsid w:val="006150CE"/>
    <w:rsid w:val="00615587"/>
    <w:rsid w:val="00617348"/>
    <w:rsid w:val="006207F0"/>
    <w:rsid w:val="00620BC2"/>
    <w:rsid w:val="0066158E"/>
    <w:rsid w:val="00662156"/>
    <w:rsid w:val="0068666A"/>
    <w:rsid w:val="006969D9"/>
    <w:rsid w:val="006B1366"/>
    <w:rsid w:val="006C5B33"/>
    <w:rsid w:val="006E3111"/>
    <w:rsid w:val="00701EFE"/>
    <w:rsid w:val="007023CE"/>
    <w:rsid w:val="007043C0"/>
    <w:rsid w:val="00726C5A"/>
    <w:rsid w:val="007437BF"/>
    <w:rsid w:val="00745647"/>
    <w:rsid w:val="007553E0"/>
    <w:rsid w:val="00762642"/>
    <w:rsid w:val="0079243E"/>
    <w:rsid w:val="00794C75"/>
    <w:rsid w:val="007A3C4A"/>
    <w:rsid w:val="007B07B0"/>
    <w:rsid w:val="007B0D0F"/>
    <w:rsid w:val="007B7EAE"/>
    <w:rsid w:val="007D4449"/>
    <w:rsid w:val="007F0DE6"/>
    <w:rsid w:val="007F6B16"/>
    <w:rsid w:val="0080125D"/>
    <w:rsid w:val="00801E35"/>
    <w:rsid w:val="0080471E"/>
    <w:rsid w:val="00812040"/>
    <w:rsid w:val="00813186"/>
    <w:rsid w:val="00822C56"/>
    <w:rsid w:val="00830F94"/>
    <w:rsid w:val="00833D90"/>
    <w:rsid w:val="00835BCB"/>
    <w:rsid w:val="00841C32"/>
    <w:rsid w:val="00850178"/>
    <w:rsid w:val="008530C9"/>
    <w:rsid w:val="00865D21"/>
    <w:rsid w:val="008A7FC9"/>
    <w:rsid w:val="008C19AC"/>
    <w:rsid w:val="008C70DA"/>
    <w:rsid w:val="008D3074"/>
    <w:rsid w:val="008D3194"/>
    <w:rsid w:val="008D3A97"/>
    <w:rsid w:val="008E4F27"/>
    <w:rsid w:val="009378BA"/>
    <w:rsid w:val="00944001"/>
    <w:rsid w:val="009615C8"/>
    <w:rsid w:val="009649D7"/>
    <w:rsid w:val="00971EA5"/>
    <w:rsid w:val="00982E45"/>
    <w:rsid w:val="009924B9"/>
    <w:rsid w:val="00992CD1"/>
    <w:rsid w:val="00993370"/>
    <w:rsid w:val="00993BB0"/>
    <w:rsid w:val="009A0006"/>
    <w:rsid w:val="009A3DF6"/>
    <w:rsid w:val="009C3509"/>
    <w:rsid w:val="009C40A7"/>
    <w:rsid w:val="009D3C70"/>
    <w:rsid w:val="009D7A08"/>
    <w:rsid w:val="009F0EE5"/>
    <w:rsid w:val="009F117D"/>
    <w:rsid w:val="009F5027"/>
    <w:rsid w:val="00A011B4"/>
    <w:rsid w:val="00A0356B"/>
    <w:rsid w:val="00A1101C"/>
    <w:rsid w:val="00A13DC3"/>
    <w:rsid w:val="00A175A2"/>
    <w:rsid w:val="00A23613"/>
    <w:rsid w:val="00A36541"/>
    <w:rsid w:val="00A4049C"/>
    <w:rsid w:val="00A50837"/>
    <w:rsid w:val="00A60C2A"/>
    <w:rsid w:val="00A82182"/>
    <w:rsid w:val="00A8396B"/>
    <w:rsid w:val="00AA75AA"/>
    <w:rsid w:val="00AB58A8"/>
    <w:rsid w:val="00AB631E"/>
    <w:rsid w:val="00AF58E8"/>
    <w:rsid w:val="00AF7B6E"/>
    <w:rsid w:val="00AF7D86"/>
    <w:rsid w:val="00B0153D"/>
    <w:rsid w:val="00B25468"/>
    <w:rsid w:val="00B25D4D"/>
    <w:rsid w:val="00B31D67"/>
    <w:rsid w:val="00B36872"/>
    <w:rsid w:val="00B37905"/>
    <w:rsid w:val="00B617A6"/>
    <w:rsid w:val="00B63D4D"/>
    <w:rsid w:val="00B72CE8"/>
    <w:rsid w:val="00B750DD"/>
    <w:rsid w:val="00B75697"/>
    <w:rsid w:val="00B757D5"/>
    <w:rsid w:val="00B81AB1"/>
    <w:rsid w:val="00B94857"/>
    <w:rsid w:val="00BB401A"/>
    <w:rsid w:val="00BB4BE1"/>
    <w:rsid w:val="00BD15C6"/>
    <w:rsid w:val="00BE1BA2"/>
    <w:rsid w:val="00BF29F4"/>
    <w:rsid w:val="00C00DF4"/>
    <w:rsid w:val="00C21BE5"/>
    <w:rsid w:val="00C26191"/>
    <w:rsid w:val="00C333DB"/>
    <w:rsid w:val="00C438A6"/>
    <w:rsid w:val="00C55196"/>
    <w:rsid w:val="00C57A37"/>
    <w:rsid w:val="00C803D0"/>
    <w:rsid w:val="00C82FA7"/>
    <w:rsid w:val="00C9544D"/>
    <w:rsid w:val="00C959B6"/>
    <w:rsid w:val="00CC14F5"/>
    <w:rsid w:val="00CC2966"/>
    <w:rsid w:val="00CD06F3"/>
    <w:rsid w:val="00CE6234"/>
    <w:rsid w:val="00D0515E"/>
    <w:rsid w:val="00D132C1"/>
    <w:rsid w:val="00D1597E"/>
    <w:rsid w:val="00D17549"/>
    <w:rsid w:val="00D24BE5"/>
    <w:rsid w:val="00D279E9"/>
    <w:rsid w:val="00D311B0"/>
    <w:rsid w:val="00D42425"/>
    <w:rsid w:val="00D43E0C"/>
    <w:rsid w:val="00D478C9"/>
    <w:rsid w:val="00D54E33"/>
    <w:rsid w:val="00D5642D"/>
    <w:rsid w:val="00D661F5"/>
    <w:rsid w:val="00D71B6F"/>
    <w:rsid w:val="00D8351C"/>
    <w:rsid w:val="00D95083"/>
    <w:rsid w:val="00DB075B"/>
    <w:rsid w:val="00DB0DD6"/>
    <w:rsid w:val="00DB4C27"/>
    <w:rsid w:val="00DC0D06"/>
    <w:rsid w:val="00DE3199"/>
    <w:rsid w:val="00DF0958"/>
    <w:rsid w:val="00DF11B4"/>
    <w:rsid w:val="00E1150E"/>
    <w:rsid w:val="00E11EC7"/>
    <w:rsid w:val="00E4385D"/>
    <w:rsid w:val="00E5169E"/>
    <w:rsid w:val="00E607A5"/>
    <w:rsid w:val="00E824FA"/>
    <w:rsid w:val="00E87E8B"/>
    <w:rsid w:val="00E87FE3"/>
    <w:rsid w:val="00E92CD1"/>
    <w:rsid w:val="00EA12E4"/>
    <w:rsid w:val="00EB6A16"/>
    <w:rsid w:val="00EC0E6E"/>
    <w:rsid w:val="00EC645C"/>
    <w:rsid w:val="00ED04F1"/>
    <w:rsid w:val="00EE4EF3"/>
    <w:rsid w:val="00F01396"/>
    <w:rsid w:val="00F07DEC"/>
    <w:rsid w:val="00F07E6B"/>
    <w:rsid w:val="00F22AE6"/>
    <w:rsid w:val="00F27F9C"/>
    <w:rsid w:val="00F325B3"/>
    <w:rsid w:val="00F328EB"/>
    <w:rsid w:val="00F36266"/>
    <w:rsid w:val="00F5610D"/>
    <w:rsid w:val="00F60CF2"/>
    <w:rsid w:val="00F64CF7"/>
    <w:rsid w:val="00F65307"/>
    <w:rsid w:val="00F8496A"/>
    <w:rsid w:val="00F944D6"/>
    <w:rsid w:val="00FA12E6"/>
    <w:rsid w:val="00FB64B8"/>
    <w:rsid w:val="00FB72F3"/>
    <w:rsid w:val="00FC4A0D"/>
    <w:rsid w:val="00FC583D"/>
    <w:rsid w:val="00FD3395"/>
    <w:rsid w:val="00FF3D3B"/>
    <w:rsid w:val="00FF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53561"/>
  <w15:chartTrackingRefBased/>
  <w15:docId w15:val="{FF64A005-CE4F-4F9D-AC9B-BB28C686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59B6"/>
    <w:pPr>
      <w:spacing w:before="240"/>
    </w:pPr>
    <w:rPr>
      <w:rFonts w:ascii="Arial" w:hAnsi="Arial"/>
    </w:rPr>
  </w:style>
  <w:style w:type="paragraph" w:styleId="Heading1">
    <w:name w:val="heading 1"/>
    <w:basedOn w:val="Normal"/>
    <w:next w:val="Normal"/>
    <w:autoRedefine/>
    <w:qFormat/>
    <w:rsid w:val="00C959B6"/>
    <w:pPr>
      <w:keepNext/>
      <w:spacing w:after="60"/>
      <w:outlineLvl w:val="0"/>
    </w:pPr>
    <w:rPr>
      <w:b/>
      <w:bCs/>
      <w:kern w:val="32"/>
    </w:rPr>
  </w:style>
  <w:style w:type="paragraph" w:styleId="Heading2">
    <w:name w:val="heading 2"/>
    <w:basedOn w:val="Normal"/>
    <w:next w:val="Normal"/>
    <w:qFormat/>
    <w:rsid w:val="00C959B6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autoRedefine/>
    <w:qFormat/>
    <w:rsid w:val="00C959B6"/>
    <w:pPr>
      <w:keepNext/>
      <w:spacing w:after="60"/>
      <w:outlineLvl w:val="2"/>
    </w:pPr>
    <w:rPr>
      <w:b/>
      <w:bCs/>
    </w:rPr>
  </w:style>
  <w:style w:type="character" w:default="1" w:styleId="DefaultParagraphFont">
    <w:name w:val="Default Paragraph Font"/>
    <w:semiHidden/>
    <w:rsid w:val="00C959B6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C959B6"/>
  </w:style>
  <w:style w:type="paragraph" w:customStyle="1" w:styleId="Title1">
    <w:name w:val="Title1"/>
    <w:basedOn w:val="Normal"/>
    <w:autoRedefine/>
    <w:rsid w:val="00C959B6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rFonts w:cs="Arial"/>
      <w:b/>
      <w:bCs/>
    </w:rPr>
  </w:style>
  <w:style w:type="paragraph" w:customStyle="1" w:styleId="Title2">
    <w:name w:val="Title2"/>
    <w:basedOn w:val="Title1"/>
    <w:autoRedefine/>
    <w:rsid w:val="00C959B6"/>
    <w:pPr>
      <w:outlineLvl w:val="1"/>
    </w:pPr>
  </w:style>
  <w:style w:type="paragraph" w:customStyle="1" w:styleId="par1">
    <w:name w:val="par1"/>
    <w:basedOn w:val="Normal"/>
    <w:rsid w:val="00C959B6"/>
    <w:pPr>
      <w:tabs>
        <w:tab w:val="left" w:pos="720"/>
        <w:tab w:val="left" w:pos="1440"/>
        <w:tab w:val="left" w:pos="2160"/>
      </w:tabs>
      <w:ind w:left="720" w:hanging="720"/>
    </w:pPr>
    <w:rPr>
      <w:szCs w:val="24"/>
    </w:rPr>
  </w:style>
  <w:style w:type="paragraph" w:customStyle="1" w:styleId="cp">
    <w:name w:val="cp"/>
    <w:basedOn w:val="Normal"/>
    <w:rsid w:val="00C959B6"/>
    <w:pPr>
      <w:jc w:val="center"/>
    </w:pPr>
  </w:style>
  <w:style w:type="paragraph" w:customStyle="1" w:styleId="par2">
    <w:name w:val="par2"/>
    <w:basedOn w:val="par1"/>
    <w:rsid w:val="00C959B6"/>
    <w:pPr>
      <w:ind w:left="1440"/>
    </w:pPr>
  </w:style>
  <w:style w:type="paragraph" w:customStyle="1" w:styleId="upar2">
    <w:name w:val="upar2"/>
    <w:basedOn w:val="upar1"/>
    <w:rsid w:val="00C959B6"/>
    <w:pPr>
      <w:ind w:left="720"/>
    </w:pPr>
    <w:rPr>
      <w:szCs w:val="24"/>
    </w:rPr>
  </w:style>
  <w:style w:type="paragraph" w:customStyle="1" w:styleId="upar1">
    <w:name w:val="upar1"/>
    <w:basedOn w:val="Normal"/>
    <w:rsid w:val="00C959B6"/>
    <w:pPr>
      <w:tabs>
        <w:tab w:val="left" w:pos="720"/>
        <w:tab w:val="left" w:pos="1440"/>
      </w:tabs>
    </w:pPr>
    <w:rPr>
      <w:rFonts w:cs="Arial"/>
    </w:rPr>
  </w:style>
  <w:style w:type="paragraph" w:customStyle="1" w:styleId="upar3">
    <w:name w:val="upar3"/>
    <w:basedOn w:val="upar1"/>
    <w:rsid w:val="00C959B6"/>
    <w:pPr>
      <w:ind w:left="1440"/>
    </w:pPr>
  </w:style>
  <w:style w:type="paragraph" w:customStyle="1" w:styleId="Title3">
    <w:name w:val="Title3"/>
    <w:basedOn w:val="Title2"/>
    <w:autoRedefine/>
    <w:rsid w:val="00C959B6"/>
    <w:pPr>
      <w:outlineLvl w:val="2"/>
    </w:pPr>
  </w:style>
  <w:style w:type="paragraph" w:customStyle="1" w:styleId="Title4">
    <w:name w:val="Title4"/>
    <w:basedOn w:val="Title2"/>
    <w:autoRedefine/>
    <w:rsid w:val="00C959B6"/>
    <w:pPr>
      <w:outlineLvl w:val="3"/>
    </w:pPr>
  </w:style>
  <w:style w:type="paragraph" w:customStyle="1" w:styleId="upar4">
    <w:name w:val="upar4"/>
    <w:basedOn w:val="upar1"/>
    <w:rsid w:val="00C959B6"/>
    <w:pPr>
      <w:ind w:left="2160"/>
    </w:pPr>
  </w:style>
  <w:style w:type="paragraph" w:customStyle="1" w:styleId="par3">
    <w:name w:val="par3"/>
    <w:basedOn w:val="par1"/>
    <w:rsid w:val="00C959B6"/>
    <w:pPr>
      <w:ind w:left="2160"/>
    </w:pPr>
  </w:style>
  <w:style w:type="paragraph" w:customStyle="1" w:styleId="par4">
    <w:name w:val="par4"/>
    <w:basedOn w:val="par1"/>
    <w:rsid w:val="00C959B6"/>
    <w:pPr>
      <w:ind w:left="2880"/>
    </w:pPr>
  </w:style>
  <w:style w:type="paragraph" w:customStyle="1" w:styleId="par5">
    <w:name w:val="par5"/>
    <w:basedOn w:val="par1"/>
    <w:rsid w:val="00C959B6"/>
    <w:pPr>
      <w:ind w:left="3600"/>
    </w:pPr>
  </w:style>
  <w:style w:type="paragraph" w:customStyle="1" w:styleId="upar5">
    <w:name w:val="upar5"/>
    <w:basedOn w:val="upar1"/>
    <w:rsid w:val="00C959B6"/>
    <w:pPr>
      <w:ind w:left="2880"/>
    </w:pPr>
  </w:style>
  <w:style w:type="paragraph" w:customStyle="1" w:styleId="par6">
    <w:name w:val="par6"/>
    <w:basedOn w:val="par1"/>
    <w:rsid w:val="00C959B6"/>
    <w:pPr>
      <w:ind w:left="4320"/>
    </w:pPr>
  </w:style>
  <w:style w:type="paragraph" w:customStyle="1" w:styleId="upar6">
    <w:name w:val="upar6"/>
    <w:basedOn w:val="upar1"/>
    <w:rsid w:val="00C959B6"/>
    <w:pPr>
      <w:ind w:left="3600"/>
    </w:pPr>
  </w:style>
  <w:style w:type="paragraph" w:customStyle="1" w:styleId="Footnote">
    <w:name w:val="Footnote"/>
    <w:basedOn w:val="Normal"/>
    <w:rsid w:val="00C959B6"/>
    <w:pPr>
      <w:spacing w:before="120"/>
    </w:pPr>
    <w:rPr>
      <w:sz w:val="16"/>
      <w:szCs w:val="16"/>
    </w:rPr>
  </w:style>
  <w:style w:type="paragraph" w:styleId="Header">
    <w:name w:val="header"/>
    <w:basedOn w:val="Normal"/>
    <w:link w:val="HeaderChar"/>
    <w:rsid w:val="00C959B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959B6"/>
    <w:rPr>
      <w:rFonts w:ascii="Arial" w:hAnsi="Arial"/>
    </w:rPr>
  </w:style>
  <w:style w:type="paragraph" w:styleId="Footer">
    <w:name w:val="footer"/>
    <w:basedOn w:val="Normal"/>
    <w:link w:val="FooterChar"/>
    <w:rsid w:val="00C959B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C959B6"/>
    <w:rPr>
      <w:rFonts w:ascii="Arial" w:hAnsi="Arial"/>
    </w:rPr>
  </w:style>
  <w:style w:type="table" w:styleId="TableGrid">
    <w:name w:val="Table Grid"/>
    <w:basedOn w:val="TableNormal"/>
    <w:rsid w:val="00471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57B4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BusinessLicensing\Licensing\Rules\Templates\CCR%20Template_HeaderandFooter_n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83581-139C-4921-93AA-5F0EB7AE0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CCR Template_HeaderandFooter_new</Template>
  <TotalTime>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Colorado Regulations</vt:lpstr>
    </vt:vector>
  </TitlesOfParts>
  <Company>Colorado Secretary of State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Colorado Regulations</dc:title>
  <dc:subject/>
  <dc:creator>Jessamyn Geesaman</dc:creator>
  <cp:keywords/>
  <cp:lastModifiedBy>Rascon Arana, Maria</cp:lastModifiedBy>
  <cp:revision>2</cp:revision>
  <cp:lastPrinted>2023-08-04T21:41:00Z</cp:lastPrinted>
  <dcterms:created xsi:type="dcterms:W3CDTF">2026-09-29T20:26:00Z</dcterms:created>
  <dcterms:modified xsi:type="dcterms:W3CDTF">2026-09-29T20:26:00Z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2022-11-09T16:22:22Z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159fd503-581d-42f3-84de-bcab57897824</vt:lpwstr>
  </property>
  <property fmtid="{D5CDD505-2E9C-101B-9397-08002B2CF9AE}" pid="8" name="MSIP_Label_59e4beaa-c4ba-4ea9-a1f4-4e52626a3d73_ContentBits">
    <vt:lpwstr>0</vt:lpwstr>
  </property>
</Properties>
</file>