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532A4" w14:textId="77777777" w:rsidR="006C62D1" w:rsidRPr="00C71DB4" w:rsidRDefault="006C62D1" w:rsidP="00B62C64">
      <w:pPr>
        <w:pStyle w:val="Heading1"/>
      </w:pPr>
      <w:r w:rsidRPr="00C71DB4">
        <w:t>DEPARTMENT OF REGULATORY AGENCIES</w:t>
      </w:r>
    </w:p>
    <w:p w14:paraId="5CF3ED70" w14:textId="77777777" w:rsidR="004442BE" w:rsidRPr="004442BE" w:rsidRDefault="004442BE" w:rsidP="004442BE">
      <w:pPr>
        <w:pStyle w:val="upar1"/>
        <w:rPr>
          <w:b/>
          <w:bCs/>
        </w:rPr>
      </w:pPr>
      <w:r w:rsidRPr="004442BE">
        <w:rPr>
          <w:b/>
          <w:bCs/>
        </w:rPr>
        <w:t>Colorado Office of Combative Sports and Colorado Combative Sports Commission</w:t>
      </w:r>
    </w:p>
    <w:p w14:paraId="330426BC" w14:textId="77777777" w:rsidR="004442BE" w:rsidRDefault="004442BE" w:rsidP="004442BE">
      <w:pPr>
        <w:pStyle w:val="Heading2"/>
      </w:pPr>
      <w:r>
        <w:t>COMBATIVE SPORTS RULES AND REGULATIONS</w:t>
      </w:r>
    </w:p>
    <w:p w14:paraId="414EC4DA" w14:textId="77777777" w:rsidR="004442BE" w:rsidRPr="004442BE" w:rsidRDefault="004442BE" w:rsidP="004442BE">
      <w:pPr>
        <w:pStyle w:val="upar1"/>
        <w:rPr>
          <w:b/>
          <w:bCs/>
        </w:rPr>
      </w:pPr>
      <w:r w:rsidRPr="004442BE">
        <w:rPr>
          <w:b/>
          <w:bCs/>
        </w:rPr>
        <w:t>4 CCR 740-1</w:t>
      </w:r>
    </w:p>
    <w:p w14:paraId="76696918" w14:textId="77777777" w:rsidR="006C62D1" w:rsidRPr="00306148" w:rsidRDefault="006C62D1" w:rsidP="006C62D1">
      <w:pPr>
        <w:pStyle w:val="Footnote"/>
        <w:rPr>
          <w:i/>
        </w:rPr>
      </w:pPr>
      <w:r w:rsidRPr="00306148">
        <w:rPr>
          <w:i/>
        </w:rPr>
        <w:t>[Editor’s Notes follow the text of the rules at the end of this CCR Document.]</w:t>
      </w:r>
    </w:p>
    <w:p w14:paraId="44F1A8CB" w14:textId="77777777" w:rsidR="006C62D1" w:rsidRPr="00306148" w:rsidRDefault="006C62D1" w:rsidP="006C62D1">
      <w:pPr>
        <w:pStyle w:val="upar1"/>
      </w:pPr>
      <w:r w:rsidRPr="00306148">
        <w:t>_________________________________________________________________________</w:t>
      </w:r>
    </w:p>
    <w:p w14:paraId="05E53CF4" w14:textId="77777777" w:rsidR="006A60F1" w:rsidRDefault="0049607F" w:rsidP="0049607F">
      <w:pPr>
        <w:jc w:val="center"/>
      </w:pPr>
      <w:r w:rsidRPr="0027159D">
        <w:t>…</w:t>
      </w:r>
    </w:p>
    <w:p w14:paraId="55F2BD13" w14:textId="77777777" w:rsidR="00C912FF" w:rsidRPr="00522462" w:rsidRDefault="00C912FF" w:rsidP="00C912FF">
      <w:pPr>
        <w:pStyle w:val="Heading2"/>
      </w:pPr>
      <w:r w:rsidRPr="00C912FF">
        <w:t>1</w:t>
      </w:r>
      <w:r w:rsidRPr="00522462">
        <w:t xml:space="preserve">.3 </w:t>
      </w:r>
      <w:r w:rsidRPr="00522462">
        <w:tab/>
        <w:t xml:space="preserve">APPLICABILITY </w:t>
      </w:r>
    </w:p>
    <w:p w14:paraId="64F324F3" w14:textId="77777777" w:rsidR="00C912FF" w:rsidRPr="00522462" w:rsidRDefault="00C912FF" w:rsidP="00C912FF">
      <w:pPr>
        <w:pStyle w:val="upar1"/>
      </w:pPr>
      <w:r w:rsidRPr="00522462">
        <w:t xml:space="preserve">These Rules apply to all combative sports events where purses or prizes may or may not be given. </w:t>
      </w:r>
    </w:p>
    <w:p w14:paraId="21DBF793" w14:textId="49BC2719" w:rsidR="00C912FF" w:rsidRPr="00522462" w:rsidRDefault="00C912FF" w:rsidP="00C912FF">
      <w:pPr>
        <w:pStyle w:val="upar1"/>
      </w:pPr>
      <w:r w:rsidRPr="00522462">
        <w:t>The standards and regulations incorporated by reference may be examined at the Colorado Office of Combative Sports and Colorado Combative Sports Commission, 1560 Broadway, Suite 1350, Denver, Colorado 80202, during normal business hours, Monday through Friday, except when such days are state holidays. Certified copies of the incorporated standards shall be provided at cost upon request. The Director or the Director’s designee will provide information regarding how the incorporated standards and regulations may be examined at any state public depository library. The standards and regulations are also available from the agency, organization or association originally issuing the code, standard, guideline or rules as follows: Association of Boxing Commissions and Combative Sports (https://www.abcboxing.com/wp-content/uploads/</w:t>
      </w:r>
      <w:ins w:id="0" w:author="Rascon Arana, Maria" w:date="2026-07-31T11:05:00Z" w16du:dateUtc="2026-07-31T17:05:00Z">
        <w:r w:rsidR="00C274FE" w:rsidRPr="00522462">
          <w:rPr>
            <w:rPrChange w:id="1" w:author="Rascon Arana, Maria" w:date="2026-08-03T09:59:00Z" w16du:dateUtc="2026-08-03T15:59:00Z">
              <w:rPr>
                <w:color w:val="000000"/>
              </w:rPr>
            </w:rPrChange>
          </w:rPr>
          <w:t>/2025/08/Unified-Rules-of-MMA-8.2025.pdf</w:t>
        </w:r>
      </w:ins>
      <w:del w:id="2" w:author="Rascon Arana, Maria" w:date="2026-07-31T11:05:00Z" w16du:dateUtc="2026-07-31T17:05:00Z">
        <w:r w:rsidRPr="00522462" w:rsidDel="00C274FE">
          <w:delText>2024/07/unified-mma-rules-rev-july-2024.pdf</w:delText>
        </w:r>
      </w:del>
      <w:r w:rsidRPr="00522462">
        <w:t xml:space="preserve"> (effective </w:t>
      </w:r>
      <w:del w:id="3" w:author="Rascon Arana, Maria" w:date="2026-07-31T11:06:00Z" w16du:dateUtc="2026-07-31T17:06:00Z">
        <w:r w:rsidRPr="00522462" w:rsidDel="00C274FE">
          <w:delText>November 1</w:delText>
        </w:r>
      </w:del>
      <w:ins w:id="4" w:author="Rascon Arana, Maria" w:date="2026-07-31T11:06:00Z" w16du:dateUtc="2026-07-31T17:06:00Z">
        <w:r w:rsidR="00C274FE" w:rsidRPr="00522462">
          <w:t>August 6</w:t>
        </w:r>
      </w:ins>
      <w:r w:rsidRPr="00522462">
        <w:t>, 202</w:t>
      </w:r>
      <w:ins w:id="5" w:author="Rascon Arana, Maria" w:date="2026-07-31T11:06:00Z" w16du:dateUtc="2026-07-31T17:06:00Z">
        <w:r w:rsidR="00C274FE" w:rsidRPr="00522462">
          <w:t>5</w:t>
        </w:r>
      </w:ins>
      <w:del w:id="6" w:author="Rascon Arana, Maria" w:date="2026-07-31T11:06:00Z" w16du:dateUtc="2026-07-31T17:06:00Z">
        <w:r w:rsidRPr="00522462" w:rsidDel="00C274FE">
          <w:delText>4</w:delText>
        </w:r>
      </w:del>
      <w:r w:rsidRPr="00522462">
        <w:t xml:space="preserve">,)) and the Association of Boxing Commissions and Combative Sports (https://www.abcboxing.com/unified-rules-kickboxing (effective July 26, 2017)). This rule does not include any later amendments or editions of the code, standard, guideline, or rules. </w:t>
      </w:r>
    </w:p>
    <w:p w14:paraId="6CF46EF9" w14:textId="77777777" w:rsidR="00C912FF" w:rsidRPr="00522462" w:rsidRDefault="00C912FF" w:rsidP="00C912FF">
      <w:pPr>
        <w:pStyle w:val="Heading2"/>
      </w:pPr>
      <w:commentRangeStart w:id="7"/>
      <w:r w:rsidRPr="00522462">
        <w:t>1.4</w:t>
      </w:r>
      <w:commentRangeEnd w:id="7"/>
      <w:r w:rsidR="00D81527" w:rsidRPr="00522462">
        <w:rPr>
          <w:rStyle w:val="CommentReference"/>
          <w:sz w:val="20"/>
          <w:szCs w:val="28"/>
        </w:rPr>
        <w:commentReference w:id="7"/>
      </w:r>
      <w:r w:rsidRPr="00522462">
        <w:t xml:space="preserve"> </w:t>
      </w:r>
      <w:r w:rsidRPr="00522462">
        <w:tab/>
        <w:t xml:space="preserve">GENERAL RULES </w:t>
      </w:r>
    </w:p>
    <w:p w14:paraId="451EC54C" w14:textId="77777777" w:rsidR="00C912FF" w:rsidRPr="00522462" w:rsidRDefault="00C912FF" w:rsidP="00C912FF">
      <w:pPr>
        <w:pStyle w:val="upar1"/>
      </w:pPr>
      <w:r w:rsidRPr="00522462">
        <w:t xml:space="preserve">This Rule is promulgated pursuant to sections 12-110-107 and 12-110-104, C.R.S. </w:t>
      </w:r>
    </w:p>
    <w:p w14:paraId="48DC183B" w14:textId="77777777" w:rsidR="00C912FF" w:rsidRPr="00522462" w:rsidRDefault="00C912FF" w:rsidP="00C912FF">
      <w:pPr>
        <w:pStyle w:val="par1"/>
      </w:pPr>
      <w:r w:rsidRPr="00522462">
        <w:t>A.</w:t>
      </w:r>
      <w:r w:rsidRPr="00522462">
        <w:tab/>
        <w:t xml:space="preserve">DEFINITIONS </w:t>
      </w:r>
    </w:p>
    <w:p w14:paraId="24A190F2" w14:textId="78A01D92" w:rsidR="00C274FE" w:rsidRPr="00522462" w:rsidRDefault="00C912FF" w:rsidP="00C912FF">
      <w:pPr>
        <w:pStyle w:val="par2"/>
        <w:rPr>
          <w:ins w:id="8" w:author="Rascon Arana, Maria" w:date="2026-07-31T11:06:00Z" w16du:dateUtc="2026-07-31T17:06:00Z"/>
        </w:rPr>
      </w:pPr>
      <w:r w:rsidRPr="00522462">
        <w:t>1.</w:t>
      </w:r>
      <w:r w:rsidRPr="00522462">
        <w:tab/>
      </w:r>
      <w:ins w:id="9" w:author="Rascon Arana, Maria" w:date="2026-07-31T11:07:00Z" w16du:dateUtc="2026-07-31T17:07:00Z">
        <w:r w:rsidR="00C274FE" w:rsidRPr="00522462">
          <w:rPr>
            <w:b/>
            <w:bCs/>
            <w:rPrChange w:id="10" w:author="Rascon Arana, Maria" w:date="2026-08-03T09:59:00Z" w16du:dateUtc="2026-08-03T15:59:00Z">
              <w:rPr/>
            </w:rPrChange>
          </w:rPr>
          <w:t>Bareknuckle Fighting</w:t>
        </w:r>
        <w:r w:rsidR="00C274FE" w:rsidRPr="00522462">
          <w:rPr>
            <w:b/>
            <w:bCs/>
          </w:rPr>
          <w:t xml:space="preserve">. </w:t>
        </w:r>
        <w:r w:rsidR="00C274FE" w:rsidRPr="00522462">
          <w:t>Any physical contact in which participants strike with a closed fist without the use of a padded glove.</w:t>
        </w:r>
      </w:ins>
    </w:p>
    <w:p w14:paraId="316A2BD5" w14:textId="552FF513" w:rsidR="00C912FF" w:rsidRPr="00522462" w:rsidRDefault="00C274FE" w:rsidP="00C274FE">
      <w:pPr>
        <w:pStyle w:val="par2"/>
      </w:pPr>
      <w:ins w:id="11" w:author="Rascon Arana, Maria" w:date="2026-07-31T11:08:00Z" w16du:dateUtc="2026-07-31T17:08:00Z">
        <w:r w:rsidRPr="00522462">
          <w:rPr>
            <w:rPrChange w:id="12" w:author="Rascon Arana, Maria" w:date="2026-08-03T09:59:00Z" w16du:dateUtc="2026-08-03T15:59:00Z">
              <w:rPr>
                <w:b/>
                <w:bCs/>
              </w:rPr>
            </w:rPrChange>
          </w:rPr>
          <w:t>2.</w:t>
        </w:r>
        <w:r w:rsidRPr="00522462">
          <w:rPr>
            <w:rPrChange w:id="13" w:author="Rascon Arana, Maria" w:date="2026-08-03T09:59:00Z" w16du:dateUtc="2026-08-03T15:59:00Z">
              <w:rPr>
                <w:b/>
                <w:bCs/>
              </w:rPr>
            </w:rPrChange>
          </w:rPr>
          <w:tab/>
        </w:r>
      </w:ins>
      <w:r w:rsidR="00C912FF" w:rsidRPr="00522462">
        <w:rPr>
          <w:b/>
          <w:bCs/>
        </w:rPr>
        <w:t xml:space="preserve">Bout. </w:t>
      </w:r>
      <w:r w:rsidR="00C912FF" w:rsidRPr="00522462">
        <w:t xml:space="preserve">Match, exhibition or contest between two participants involving a combative sport. </w:t>
      </w:r>
    </w:p>
    <w:p w14:paraId="566A5B38" w14:textId="71C374B3" w:rsidR="00C912FF" w:rsidRPr="00522462" w:rsidRDefault="00C274FE" w:rsidP="00C912FF">
      <w:pPr>
        <w:pStyle w:val="par2"/>
      </w:pPr>
      <w:ins w:id="14" w:author="Rascon Arana, Maria" w:date="2026-07-31T11:08:00Z" w16du:dateUtc="2026-07-31T17:08:00Z">
        <w:r w:rsidRPr="00522462">
          <w:t>3</w:t>
        </w:r>
      </w:ins>
      <w:del w:id="15" w:author="Rascon Arana, Maria" w:date="2026-07-31T11:08:00Z" w16du:dateUtc="2026-07-31T17:08:00Z">
        <w:r w:rsidR="00C912FF" w:rsidRPr="00522462" w:rsidDel="00C274FE">
          <w:delText>2</w:delText>
        </w:r>
      </w:del>
      <w:r w:rsidR="00C912FF" w:rsidRPr="00522462">
        <w:t>.</w:t>
      </w:r>
      <w:r w:rsidR="00C912FF" w:rsidRPr="00522462">
        <w:tab/>
      </w:r>
      <w:r w:rsidR="00C912FF" w:rsidRPr="00522462">
        <w:rPr>
          <w:b/>
          <w:bCs/>
        </w:rPr>
        <w:t>Chief Inspector.</w:t>
      </w:r>
      <w:r w:rsidR="00C912FF" w:rsidRPr="00522462">
        <w:t xml:space="preserve"> An official assigned to carry out all duties as assigned by the Director. </w:t>
      </w:r>
    </w:p>
    <w:p w14:paraId="5DA632D8" w14:textId="30100924" w:rsidR="00C912FF" w:rsidRPr="00522462" w:rsidRDefault="00C274FE" w:rsidP="00C912FF">
      <w:pPr>
        <w:pStyle w:val="par2"/>
      </w:pPr>
      <w:ins w:id="16" w:author="Rascon Arana, Maria" w:date="2026-07-31T11:08:00Z" w16du:dateUtc="2026-07-31T17:08:00Z">
        <w:r w:rsidRPr="00522462">
          <w:t>4</w:t>
        </w:r>
      </w:ins>
      <w:del w:id="17" w:author="Rascon Arana, Maria" w:date="2026-07-31T11:08:00Z" w16du:dateUtc="2026-07-31T17:08:00Z">
        <w:r w:rsidR="00C912FF" w:rsidRPr="00522462" w:rsidDel="00C274FE">
          <w:delText>3</w:delText>
        </w:r>
      </w:del>
      <w:r w:rsidR="00C912FF" w:rsidRPr="00522462">
        <w:t>.</w:t>
      </w:r>
      <w:r w:rsidR="00C912FF" w:rsidRPr="00522462">
        <w:tab/>
      </w:r>
      <w:r w:rsidR="00C912FF" w:rsidRPr="00522462">
        <w:rPr>
          <w:b/>
          <w:bCs/>
        </w:rPr>
        <w:t>Combative sport</w:t>
      </w:r>
      <w:r w:rsidR="00C912FF" w:rsidRPr="00522462">
        <w:t xml:space="preserve">. Boxing, kickboxing, mixed martial arts, and martial arts. </w:t>
      </w:r>
    </w:p>
    <w:p w14:paraId="61992772" w14:textId="769D4966" w:rsidR="004442BE" w:rsidRPr="00522462" w:rsidRDefault="00C274FE" w:rsidP="00C912FF">
      <w:pPr>
        <w:pStyle w:val="par2"/>
        <w:rPr>
          <w:ins w:id="18" w:author="Rascon Arana, Maria" w:date="2026-07-31T11:10:00Z" w16du:dateUtc="2026-07-31T17:10:00Z"/>
        </w:rPr>
      </w:pPr>
      <w:ins w:id="19" w:author="Rascon Arana, Maria" w:date="2026-07-31T11:08:00Z" w16du:dateUtc="2026-07-31T17:08:00Z">
        <w:r w:rsidRPr="00522462">
          <w:t>5</w:t>
        </w:r>
      </w:ins>
      <w:del w:id="20" w:author="Rascon Arana, Maria" w:date="2026-07-31T11:08:00Z" w16du:dateUtc="2026-07-31T17:08:00Z">
        <w:r w:rsidR="00C912FF" w:rsidRPr="00522462" w:rsidDel="00C274FE">
          <w:delText>4</w:delText>
        </w:r>
      </w:del>
      <w:r w:rsidR="00C912FF" w:rsidRPr="00522462">
        <w:t>.</w:t>
      </w:r>
      <w:r w:rsidR="00C912FF" w:rsidRPr="00522462">
        <w:tab/>
      </w:r>
      <w:r w:rsidR="00C912FF" w:rsidRPr="00522462">
        <w:rPr>
          <w:b/>
          <w:bCs/>
        </w:rPr>
        <w:t xml:space="preserve">Commission. </w:t>
      </w:r>
      <w:r w:rsidR="00C912FF" w:rsidRPr="00522462">
        <w:t>The Colorado Commission of Combative Sports.</w:t>
      </w:r>
    </w:p>
    <w:p w14:paraId="523AED19" w14:textId="4F79437E" w:rsidR="008F5B04" w:rsidRPr="00522462" w:rsidRDefault="009541BB" w:rsidP="00C912FF">
      <w:pPr>
        <w:pStyle w:val="par2"/>
      </w:pPr>
      <w:ins w:id="21" w:author="Rascon Arana, Maria" w:date="2026-07-31T11:16:00Z" w16du:dateUtc="2026-07-31T17:16:00Z">
        <w:r w:rsidRPr="00522462">
          <w:t>6</w:t>
        </w:r>
      </w:ins>
      <w:del w:id="22" w:author="Rascon Arana, Maria" w:date="2026-07-31T11:16:00Z" w16du:dateUtc="2026-07-31T17:16:00Z">
        <w:r w:rsidR="008F5B04" w:rsidRPr="00522462" w:rsidDel="009541BB">
          <w:delText>5</w:delText>
        </w:r>
      </w:del>
      <w:r w:rsidR="008F5B04" w:rsidRPr="00522462">
        <w:t>.</w:t>
      </w:r>
      <w:r w:rsidR="008F5B04" w:rsidRPr="00522462">
        <w:tab/>
      </w:r>
      <w:r w:rsidR="008F5B04" w:rsidRPr="00522462">
        <w:rPr>
          <w:b/>
          <w:bCs/>
        </w:rPr>
        <w:t>Commission representative:</w:t>
      </w:r>
      <w:r w:rsidR="008F5B04" w:rsidRPr="00522462">
        <w:t xml:space="preserve"> The Director or an official. </w:t>
      </w:r>
    </w:p>
    <w:p w14:paraId="7004491E" w14:textId="1200C11B" w:rsidR="008F5B04" w:rsidRPr="00522462" w:rsidRDefault="009541BB" w:rsidP="00C912FF">
      <w:pPr>
        <w:pStyle w:val="par2"/>
      </w:pPr>
      <w:ins w:id="23" w:author="Rascon Arana, Maria" w:date="2026-07-31T11:16:00Z" w16du:dateUtc="2026-07-31T17:16:00Z">
        <w:r w:rsidRPr="00522462">
          <w:t>7</w:t>
        </w:r>
      </w:ins>
      <w:del w:id="24" w:author="Rascon Arana, Maria" w:date="2026-07-31T11:16:00Z" w16du:dateUtc="2026-07-31T17:16:00Z">
        <w:r w:rsidR="008F5B04" w:rsidRPr="00522462" w:rsidDel="009541BB">
          <w:delText>6</w:delText>
        </w:r>
      </w:del>
      <w:r w:rsidR="008F5B04" w:rsidRPr="00522462">
        <w:t>.</w:t>
      </w:r>
      <w:r w:rsidR="008F5B04" w:rsidRPr="00522462">
        <w:tab/>
      </w:r>
      <w:r w:rsidR="008F5B04" w:rsidRPr="00522462">
        <w:rPr>
          <w:b/>
          <w:bCs/>
        </w:rPr>
        <w:t>Director.</w:t>
      </w:r>
      <w:r w:rsidR="008F5B04" w:rsidRPr="00522462">
        <w:t xml:space="preserve"> The Director of the Colorado Office of Combative Sports. </w:t>
      </w:r>
    </w:p>
    <w:p w14:paraId="6DD1E571" w14:textId="2184D810" w:rsidR="008F5B04" w:rsidRPr="00522462" w:rsidRDefault="009541BB" w:rsidP="00C912FF">
      <w:pPr>
        <w:pStyle w:val="par2"/>
      </w:pPr>
      <w:ins w:id="25" w:author="Rascon Arana, Maria" w:date="2026-07-31T11:16:00Z" w16du:dateUtc="2026-07-31T17:16:00Z">
        <w:r w:rsidRPr="00522462">
          <w:lastRenderedPageBreak/>
          <w:t>8</w:t>
        </w:r>
      </w:ins>
      <w:del w:id="26" w:author="Rascon Arana, Maria" w:date="2026-07-31T11:16:00Z" w16du:dateUtc="2026-07-31T17:16:00Z">
        <w:r w:rsidR="008F5B04" w:rsidRPr="00522462" w:rsidDel="009541BB">
          <w:delText>7</w:delText>
        </w:r>
      </w:del>
      <w:r w:rsidR="008F5B04" w:rsidRPr="00522462">
        <w:t>.</w:t>
      </w:r>
      <w:r w:rsidR="008F5B04" w:rsidRPr="00522462">
        <w:tab/>
      </w:r>
      <w:r w:rsidR="008F5B04" w:rsidRPr="00522462">
        <w:rPr>
          <w:b/>
          <w:bCs/>
        </w:rPr>
        <w:t xml:space="preserve">Director Approved Sanctioning Organization. </w:t>
      </w:r>
      <w:r w:rsidR="008F5B04" w:rsidRPr="00522462">
        <w:t xml:space="preserve">A nationally, internationally, regionally, state or tribal organization approved by the Director that may rank participants within each weight class or sanctions and approves contests or bouts in those weight classes. </w:t>
      </w:r>
    </w:p>
    <w:p w14:paraId="249BF6D4" w14:textId="05AC0C83" w:rsidR="008F5B04" w:rsidRPr="00522462" w:rsidRDefault="009541BB" w:rsidP="00C912FF">
      <w:pPr>
        <w:pStyle w:val="par2"/>
      </w:pPr>
      <w:ins w:id="27" w:author="Rascon Arana, Maria" w:date="2026-07-31T11:16:00Z" w16du:dateUtc="2026-07-31T17:16:00Z">
        <w:r w:rsidRPr="00522462">
          <w:t>9</w:t>
        </w:r>
      </w:ins>
      <w:del w:id="28" w:author="Rascon Arana, Maria" w:date="2026-07-31T11:16:00Z" w16du:dateUtc="2026-07-31T17:16:00Z">
        <w:r w:rsidR="008F5B04" w:rsidRPr="00522462" w:rsidDel="009541BB">
          <w:delText>8</w:delText>
        </w:r>
      </w:del>
      <w:r w:rsidR="008F5B04" w:rsidRPr="00522462">
        <w:t>.</w:t>
      </w:r>
      <w:r w:rsidR="008F5B04" w:rsidRPr="00522462">
        <w:tab/>
      </w:r>
      <w:r w:rsidR="008F5B04" w:rsidRPr="00522462">
        <w:rPr>
          <w:b/>
          <w:bCs/>
        </w:rPr>
        <w:t>Division Director.</w:t>
      </w:r>
      <w:r w:rsidR="008F5B04" w:rsidRPr="00522462">
        <w:t xml:space="preserve"> Director of the Division of Professions and Occupations, within the Colorado Department of Regulatory Agencies. </w:t>
      </w:r>
    </w:p>
    <w:p w14:paraId="2CE31223" w14:textId="20BB16EF" w:rsidR="008F5B04" w:rsidRPr="00522462" w:rsidRDefault="009541BB" w:rsidP="00C912FF">
      <w:pPr>
        <w:pStyle w:val="par2"/>
      </w:pPr>
      <w:ins w:id="29" w:author="Rascon Arana, Maria" w:date="2026-07-31T11:16:00Z" w16du:dateUtc="2026-07-31T17:16:00Z">
        <w:r w:rsidRPr="00522462">
          <w:t>10</w:t>
        </w:r>
      </w:ins>
      <w:del w:id="30" w:author="Rascon Arana, Maria" w:date="2026-07-31T11:16:00Z" w16du:dateUtc="2026-07-31T17:16:00Z">
        <w:r w:rsidR="008F5B04" w:rsidRPr="00522462" w:rsidDel="009541BB">
          <w:delText>9</w:delText>
        </w:r>
      </w:del>
      <w:r w:rsidR="008F5B04" w:rsidRPr="00522462">
        <w:t>.</w:t>
      </w:r>
      <w:r w:rsidR="008F5B04" w:rsidRPr="00522462">
        <w:tab/>
      </w:r>
      <w:r w:rsidR="008F5B04" w:rsidRPr="00522462">
        <w:rPr>
          <w:b/>
          <w:bCs/>
        </w:rPr>
        <w:t>Elimination Fighter.</w:t>
      </w:r>
      <w:r w:rsidR="008F5B04" w:rsidRPr="00522462">
        <w:t xml:space="preserve"> A participant who has never received or competed for a purse. </w:t>
      </w:r>
    </w:p>
    <w:p w14:paraId="62CA177D" w14:textId="76DA6AFA" w:rsidR="008F5B04" w:rsidRPr="00522462" w:rsidRDefault="008F5B04" w:rsidP="00C912FF">
      <w:pPr>
        <w:pStyle w:val="par2"/>
      </w:pPr>
      <w:r w:rsidRPr="00522462">
        <w:t>1</w:t>
      </w:r>
      <w:ins w:id="31" w:author="Rascon Arana, Maria" w:date="2026-07-31T11:16:00Z" w16du:dateUtc="2026-07-31T17:16:00Z">
        <w:r w:rsidR="009541BB" w:rsidRPr="00522462">
          <w:t>1</w:t>
        </w:r>
      </w:ins>
      <w:del w:id="32" w:author="Rascon Arana, Maria" w:date="2026-07-31T11:16:00Z" w16du:dateUtc="2026-07-31T17:16:00Z">
        <w:r w:rsidRPr="00522462" w:rsidDel="009541BB">
          <w:delText>0</w:delText>
        </w:r>
      </w:del>
      <w:r w:rsidRPr="00522462">
        <w:t>.</w:t>
      </w:r>
      <w:r w:rsidRPr="00522462">
        <w:tab/>
      </w:r>
      <w:r w:rsidRPr="00522462">
        <w:rPr>
          <w:b/>
          <w:bCs/>
        </w:rPr>
        <w:t>Event.</w:t>
      </w:r>
      <w:r w:rsidRPr="00522462">
        <w:t xml:space="preserve"> A compilation of bouts that occur at one location during a single day. </w:t>
      </w:r>
    </w:p>
    <w:p w14:paraId="76FC08C6" w14:textId="796683B2" w:rsidR="008F5B04" w:rsidRPr="00522462" w:rsidRDefault="008F5B04" w:rsidP="00C912FF">
      <w:pPr>
        <w:pStyle w:val="par2"/>
        <w:rPr>
          <w:ins w:id="33" w:author="Rascon Arana, Maria" w:date="2026-07-31T11:17:00Z" w16du:dateUtc="2026-07-31T17:17:00Z"/>
        </w:rPr>
      </w:pPr>
      <w:r w:rsidRPr="00522462">
        <w:t>1</w:t>
      </w:r>
      <w:ins w:id="34" w:author="Rascon Arana, Maria" w:date="2026-07-31T11:16:00Z" w16du:dateUtc="2026-07-31T17:16:00Z">
        <w:r w:rsidR="009541BB" w:rsidRPr="00522462">
          <w:t>2</w:t>
        </w:r>
      </w:ins>
      <w:del w:id="35" w:author="Rascon Arana, Maria" w:date="2026-07-31T11:16:00Z" w16du:dateUtc="2026-07-31T17:16:00Z">
        <w:r w:rsidRPr="00522462" w:rsidDel="009541BB">
          <w:delText>1</w:delText>
        </w:r>
      </w:del>
      <w:r w:rsidRPr="00522462">
        <w:t>.</w:t>
      </w:r>
      <w:r w:rsidRPr="00522462">
        <w:tab/>
      </w:r>
      <w:r w:rsidRPr="00522462">
        <w:rPr>
          <w:b/>
          <w:bCs/>
        </w:rPr>
        <w:t>Fraud.</w:t>
      </w:r>
      <w:r w:rsidRPr="00522462">
        <w:t xml:space="preserve"> Any licensee who cheats, obtains money or some other benefit, or misrepresents facts by deliberate and willful deception. </w:t>
      </w:r>
    </w:p>
    <w:p w14:paraId="4E68166E" w14:textId="35F5D954" w:rsidR="009541BB" w:rsidRPr="00522462" w:rsidRDefault="009541BB" w:rsidP="00C912FF">
      <w:pPr>
        <w:pStyle w:val="par2"/>
      </w:pPr>
      <w:ins w:id="36" w:author="Rascon Arana, Maria" w:date="2026-07-31T11:17:00Z" w16du:dateUtc="2026-07-31T17:17:00Z">
        <w:r w:rsidRPr="00522462">
          <w:t>13.</w:t>
        </w:r>
        <w:r w:rsidRPr="00522462">
          <w:tab/>
        </w:r>
        <w:r w:rsidRPr="00522462">
          <w:rPr>
            <w:b/>
            <w:bCs/>
            <w:rPrChange w:id="37" w:author="Rascon Arana, Maria" w:date="2026-08-03T09:59:00Z" w16du:dateUtc="2026-08-03T15:59:00Z">
              <w:rPr/>
            </w:rPrChange>
          </w:rPr>
          <w:t xml:space="preserve">Jiu Jitsu. </w:t>
        </w:r>
        <w:r w:rsidRPr="00522462">
          <w:t xml:space="preserve">Any grappling based </w:t>
        </w:r>
      </w:ins>
      <w:ins w:id="38" w:author="Rascon Arana, Maria" w:date="2026-07-31T11:18:00Z" w16du:dateUtc="2026-07-31T17:18:00Z">
        <w:r w:rsidRPr="00522462">
          <w:t>m</w:t>
        </w:r>
        <w:r w:rsidRPr="00522462">
          <w:rPr>
            <w:rPrChange w:id="39" w:author="Rascon Arana, Maria" w:date="2026-08-03T09:59:00Z" w16du:dateUtc="2026-08-03T15:59:00Z">
              <w:rPr>
                <w:color w:val="000000"/>
              </w:rPr>
            </w:rPrChange>
          </w:rPr>
          <w:t>artial art focused on positional control, throws, takedowns, joint locks and submission techniques, where the primary objective is to gain dominant position and compel a participant to submit through legal; techniques rather than striking.</w:t>
        </w:r>
      </w:ins>
    </w:p>
    <w:p w14:paraId="11DDE5A3" w14:textId="7C699DA1" w:rsidR="008F5B04" w:rsidRPr="00522462" w:rsidRDefault="008F5B04" w:rsidP="00C912FF">
      <w:pPr>
        <w:pStyle w:val="par2"/>
        <w:rPr>
          <w:ins w:id="40" w:author="Rascon Arana, Maria" w:date="2026-07-31T11:17:00Z" w16du:dateUtc="2026-07-31T17:17:00Z"/>
        </w:rPr>
      </w:pPr>
      <w:r w:rsidRPr="00522462">
        <w:t>1</w:t>
      </w:r>
      <w:ins w:id="41" w:author="Rascon Arana, Maria" w:date="2026-07-31T11:18:00Z" w16du:dateUtc="2026-07-31T17:18:00Z">
        <w:r w:rsidR="009541BB" w:rsidRPr="00522462">
          <w:t>4</w:t>
        </w:r>
      </w:ins>
      <w:del w:id="42" w:author="Rascon Arana, Maria" w:date="2026-07-31T11:17:00Z" w16du:dateUtc="2026-07-31T17:17:00Z">
        <w:r w:rsidRPr="00522462" w:rsidDel="009541BB">
          <w:delText>2</w:delText>
        </w:r>
      </w:del>
      <w:r w:rsidRPr="00522462">
        <w:t>.</w:t>
      </w:r>
      <w:r w:rsidRPr="00522462">
        <w:tab/>
      </w:r>
      <w:r w:rsidRPr="00522462">
        <w:rPr>
          <w:b/>
          <w:bCs/>
        </w:rPr>
        <w:t>Kick.</w:t>
      </w:r>
      <w:r w:rsidRPr="00522462">
        <w:t xml:space="preserve"> A strike using the foot or feet. </w:t>
      </w:r>
    </w:p>
    <w:p w14:paraId="74355157" w14:textId="10E96C39" w:rsidR="009541BB" w:rsidRPr="00522462" w:rsidRDefault="009541BB" w:rsidP="00C912FF">
      <w:pPr>
        <w:pStyle w:val="par2"/>
      </w:pPr>
      <w:ins w:id="43" w:author="Rascon Arana, Maria" w:date="2026-07-31T11:17:00Z" w16du:dateUtc="2026-07-31T17:17:00Z">
        <w:r w:rsidRPr="00522462">
          <w:t>1</w:t>
        </w:r>
      </w:ins>
      <w:ins w:id="44" w:author="Rascon Arana, Maria" w:date="2026-07-31T11:18:00Z" w16du:dateUtc="2026-07-31T17:18:00Z">
        <w:r w:rsidRPr="00522462">
          <w:t>5</w:t>
        </w:r>
      </w:ins>
      <w:ins w:id="45" w:author="Rascon Arana, Maria" w:date="2026-07-31T11:17:00Z" w16du:dateUtc="2026-07-31T17:17:00Z">
        <w:r w:rsidRPr="00522462">
          <w:t>.</w:t>
        </w:r>
        <w:r w:rsidRPr="00522462">
          <w:tab/>
        </w:r>
        <w:r w:rsidRPr="00522462">
          <w:rPr>
            <w:b/>
            <w:bCs/>
            <w:rPrChange w:id="46" w:author="Rascon Arana, Maria" w:date="2026-08-03T09:59:00Z" w16du:dateUtc="2026-08-03T15:59:00Z">
              <w:rPr/>
            </w:rPrChange>
          </w:rPr>
          <w:t xml:space="preserve">Kickboxing. </w:t>
        </w:r>
        <w:r w:rsidRPr="00522462">
          <w:rPr>
            <w:rPrChange w:id="47" w:author="Rascon Arana, Maria" w:date="2026-08-03T09:59:00Z" w16du:dateUtc="2026-08-03T15:59:00Z">
              <w:rPr>
                <w:color w:val="000000"/>
              </w:rPr>
            </w:rPrChange>
          </w:rPr>
          <w:t>Any physical bout between two individuals striking with the hand, knee, and any part of the leg including the feet to outscore, knock out or otherwise disable an opponent into submission.</w:t>
        </w:r>
        <w:r w:rsidRPr="00522462">
          <w:t xml:space="preserve"> </w:t>
        </w:r>
      </w:ins>
    </w:p>
    <w:p w14:paraId="380CDB82" w14:textId="47D2D3EC" w:rsidR="008F5B04" w:rsidRPr="00522462" w:rsidRDefault="008F5B04" w:rsidP="00C912FF">
      <w:pPr>
        <w:pStyle w:val="par2"/>
      </w:pPr>
      <w:r w:rsidRPr="00522462">
        <w:t>1</w:t>
      </w:r>
      <w:ins w:id="48" w:author="Rascon Arana, Maria" w:date="2026-07-31T11:18:00Z" w16du:dateUtc="2026-07-31T17:18:00Z">
        <w:r w:rsidR="009541BB" w:rsidRPr="00522462">
          <w:t>6</w:t>
        </w:r>
      </w:ins>
      <w:del w:id="49" w:author="Rascon Arana, Maria" w:date="2026-07-31T11:18:00Z" w16du:dateUtc="2026-07-31T17:18:00Z">
        <w:r w:rsidRPr="00522462" w:rsidDel="009541BB">
          <w:delText>3</w:delText>
        </w:r>
      </w:del>
      <w:r w:rsidRPr="00522462">
        <w:t>.</w:t>
      </w:r>
      <w:r w:rsidRPr="00522462">
        <w:tab/>
      </w:r>
      <w:r w:rsidRPr="00522462">
        <w:rPr>
          <w:b/>
          <w:bCs/>
        </w:rPr>
        <w:t>Official.</w:t>
      </w:r>
      <w:r w:rsidRPr="00522462">
        <w:t xml:space="preserve"> Any person who performs an official function during the supervision of a contest or exhibition. This includes referees, judges, timekeepers and inspectors. </w:t>
      </w:r>
    </w:p>
    <w:p w14:paraId="3FCA4910" w14:textId="032023A8" w:rsidR="008F5B04" w:rsidRPr="00522462" w:rsidRDefault="008F5B04" w:rsidP="00C912FF">
      <w:pPr>
        <w:pStyle w:val="par2"/>
      </w:pPr>
      <w:r w:rsidRPr="00522462">
        <w:t>1</w:t>
      </w:r>
      <w:ins w:id="50" w:author="Rascon Arana, Maria" w:date="2026-07-31T11:18:00Z" w16du:dateUtc="2026-07-31T17:18:00Z">
        <w:r w:rsidR="009541BB" w:rsidRPr="00522462">
          <w:t>7</w:t>
        </w:r>
      </w:ins>
      <w:del w:id="51" w:author="Rascon Arana, Maria" w:date="2026-07-31T11:18:00Z" w16du:dateUtc="2026-07-31T17:18:00Z">
        <w:r w:rsidRPr="00522462" w:rsidDel="009541BB">
          <w:delText>4</w:delText>
        </w:r>
      </w:del>
      <w:r w:rsidRPr="00522462">
        <w:t>.</w:t>
      </w:r>
      <w:r w:rsidRPr="00522462">
        <w:tab/>
      </w:r>
      <w:r w:rsidRPr="00522462">
        <w:rPr>
          <w:b/>
          <w:bCs/>
        </w:rPr>
        <w:t>Martial Art.</w:t>
      </w:r>
      <w:r w:rsidRPr="00522462">
        <w:t xml:space="preserve"> Includes by way of example and not limited to: aikido, judo, jujitsu, karate, kendo, kung fu, sumo wrestling, t' ai chi, tae kwon do, wrestling, or Muay Thai. </w:t>
      </w:r>
    </w:p>
    <w:p w14:paraId="176DD810" w14:textId="13DE3F31" w:rsidR="008F5B04" w:rsidRPr="00522462" w:rsidRDefault="008F5B04" w:rsidP="00C912FF">
      <w:pPr>
        <w:pStyle w:val="par2"/>
      </w:pPr>
      <w:r w:rsidRPr="00522462">
        <w:t>1</w:t>
      </w:r>
      <w:ins w:id="52" w:author="Rascon Arana, Maria" w:date="2026-07-31T11:18:00Z" w16du:dateUtc="2026-07-31T17:18:00Z">
        <w:r w:rsidR="009541BB" w:rsidRPr="00522462">
          <w:t>8</w:t>
        </w:r>
      </w:ins>
      <w:del w:id="53" w:author="Rascon Arana, Maria" w:date="2026-07-31T11:18:00Z" w16du:dateUtc="2026-07-31T17:18:00Z">
        <w:r w:rsidRPr="00522462" w:rsidDel="009541BB">
          <w:delText>5</w:delText>
        </w:r>
      </w:del>
      <w:r w:rsidRPr="00522462">
        <w:t>.</w:t>
      </w:r>
      <w:r w:rsidRPr="00522462">
        <w:tab/>
      </w:r>
      <w:r w:rsidRPr="00522462">
        <w:rPr>
          <w:b/>
          <w:bCs/>
        </w:rPr>
        <w:t xml:space="preserve">Mixed Martial Art. </w:t>
      </w:r>
      <w:r w:rsidRPr="00522462">
        <w:t xml:space="preserve">Any physical contact bout between two or more individuals who attempt to outscore, knock out, or gain submission of the opponent by using any combination of boxing, kicking, choking techniques, or martial art. </w:t>
      </w:r>
    </w:p>
    <w:p w14:paraId="633C3802" w14:textId="7014FDF7" w:rsidR="008F5B04" w:rsidRPr="00522462" w:rsidRDefault="008F5B04" w:rsidP="00C912FF">
      <w:pPr>
        <w:pStyle w:val="par2"/>
      </w:pPr>
      <w:r w:rsidRPr="00522462">
        <w:t>1</w:t>
      </w:r>
      <w:ins w:id="54" w:author="Rascon Arana, Maria" w:date="2026-07-31T11:18:00Z" w16du:dateUtc="2026-07-31T17:18:00Z">
        <w:r w:rsidR="009541BB" w:rsidRPr="00522462">
          <w:t>9</w:t>
        </w:r>
      </w:ins>
      <w:del w:id="55" w:author="Rascon Arana, Maria" w:date="2026-07-31T11:18:00Z" w16du:dateUtc="2026-07-31T17:18:00Z">
        <w:r w:rsidRPr="00522462" w:rsidDel="009541BB">
          <w:delText>6</w:delText>
        </w:r>
      </w:del>
      <w:r w:rsidRPr="00522462">
        <w:t>.</w:t>
      </w:r>
      <w:r w:rsidRPr="00522462">
        <w:tab/>
      </w:r>
      <w:r w:rsidRPr="00522462">
        <w:rPr>
          <w:b/>
          <w:bCs/>
        </w:rPr>
        <w:t xml:space="preserve">Muay Thai. </w:t>
      </w:r>
      <w:r w:rsidRPr="00522462">
        <w:t xml:space="preserve">Any physical bout between two individuals striking with the hand, knee, elbow and any part of the leg including the feet to outscore, knock out or otherwise disable an opponent into submission. Muay Thai shall also include the use of sweeps to off balance an individual. </w:t>
      </w:r>
    </w:p>
    <w:p w14:paraId="6EC9682D" w14:textId="461FE322" w:rsidR="008F5B04" w:rsidRPr="00522462" w:rsidRDefault="009541BB" w:rsidP="00C912FF">
      <w:pPr>
        <w:pStyle w:val="par2"/>
      </w:pPr>
      <w:ins w:id="56" w:author="Rascon Arana, Maria" w:date="2026-07-31T11:18:00Z" w16du:dateUtc="2026-07-31T17:18:00Z">
        <w:r w:rsidRPr="00522462">
          <w:t>20</w:t>
        </w:r>
      </w:ins>
      <w:del w:id="57" w:author="Rascon Arana, Maria" w:date="2026-07-31T11:18:00Z" w16du:dateUtc="2026-07-31T17:18:00Z">
        <w:r w:rsidR="008F5B04" w:rsidRPr="00522462" w:rsidDel="009541BB">
          <w:delText>17</w:delText>
        </w:r>
      </w:del>
      <w:r w:rsidR="008F5B04" w:rsidRPr="00522462">
        <w:t>.</w:t>
      </w:r>
      <w:r w:rsidR="008F5B04" w:rsidRPr="00522462">
        <w:tab/>
      </w:r>
      <w:r w:rsidR="008F5B04" w:rsidRPr="00522462">
        <w:rPr>
          <w:b/>
          <w:bCs/>
        </w:rPr>
        <w:t>Non-Sanctioned organization.</w:t>
      </w:r>
      <w:r w:rsidR="008F5B04" w:rsidRPr="00522462">
        <w:t xml:space="preserve"> Is an organization that is not governed by a state or tribal athletic Commission. </w:t>
      </w:r>
    </w:p>
    <w:p w14:paraId="1CD6B02F" w14:textId="6FD84296" w:rsidR="008F5B04" w:rsidRPr="00522462" w:rsidRDefault="009541BB" w:rsidP="00C912FF">
      <w:pPr>
        <w:pStyle w:val="par2"/>
      </w:pPr>
      <w:ins w:id="58" w:author="Rascon Arana, Maria" w:date="2026-07-31T11:18:00Z" w16du:dateUtc="2026-07-31T17:18:00Z">
        <w:r w:rsidRPr="00522462">
          <w:t>2</w:t>
        </w:r>
      </w:ins>
      <w:r w:rsidR="008F5B04" w:rsidRPr="00522462">
        <w:t>1</w:t>
      </w:r>
      <w:del w:id="59" w:author="Rascon Arana, Maria" w:date="2026-07-31T11:18:00Z" w16du:dateUtc="2026-07-31T17:18:00Z">
        <w:r w:rsidR="008F5B04" w:rsidRPr="00522462" w:rsidDel="009541BB">
          <w:delText>8</w:delText>
        </w:r>
      </w:del>
      <w:r w:rsidR="008F5B04" w:rsidRPr="00522462">
        <w:t>.</w:t>
      </w:r>
      <w:r w:rsidR="008F5B04" w:rsidRPr="00522462">
        <w:tab/>
      </w:r>
      <w:r w:rsidR="008F5B04" w:rsidRPr="00522462">
        <w:rPr>
          <w:b/>
          <w:bCs/>
        </w:rPr>
        <w:t xml:space="preserve">Promoter. </w:t>
      </w:r>
      <w:r w:rsidR="008F5B04" w:rsidRPr="00522462">
        <w:t xml:space="preserve">Any person, association, corporation, or organization licensed to promote events. </w:t>
      </w:r>
    </w:p>
    <w:p w14:paraId="573017F5" w14:textId="1C42465B" w:rsidR="008F5B04" w:rsidRPr="00522462" w:rsidRDefault="009541BB" w:rsidP="00C912FF">
      <w:pPr>
        <w:pStyle w:val="par2"/>
      </w:pPr>
      <w:ins w:id="60" w:author="Rascon Arana, Maria" w:date="2026-07-31T11:18:00Z" w16du:dateUtc="2026-07-31T17:18:00Z">
        <w:r w:rsidRPr="00522462">
          <w:t>22</w:t>
        </w:r>
      </w:ins>
      <w:del w:id="61" w:author="Rascon Arana, Maria" w:date="2026-07-31T11:18:00Z" w16du:dateUtc="2026-07-31T17:18:00Z">
        <w:r w:rsidR="008F5B04" w:rsidRPr="00522462" w:rsidDel="009541BB">
          <w:delText>19</w:delText>
        </w:r>
      </w:del>
      <w:r w:rsidR="008F5B04" w:rsidRPr="00522462">
        <w:t>.</w:t>
      </w:r>
      <w:r w:rsidR="008F5B04" w:rsidRPr="00522462">
        <w:tab/>
      </w:r>
      <w:r w:rsidR="008F5B04" w:rsidRPr="00522462">
        <w:rPr>
          <w:b/>
          <w:bCs/>
        </w:rPr>
        <w:t>Purse.</w:t>
      </w:r>
      <w:r w:rsidR="008F5B04" w:rsidRPr="00522462">
        <w:t xml:space="preserve"> A bout earning, a financial guarantee or any other remuneration for which participants are participating in a contest or exhibition and includes the participant’s share of any payment received for radio broadcasting, television or motion picture rights. </w:t>
      </w:r>
    </w:p>
    <w:p w14:paraId="31DFBD0C" w14:textId="6135A5C6" w:rsidR="008F5B04" w:rsidRPr="00522462" w:rsidRDefault="008F5B04" w:rsidP="00C912FF">
      <w:pPr>
        <w:pStyle w:val="par2"/>
      </w:pPr>
      <w:r w:rsidRPr="00522462">
        <w:t>2</w:t>
      </w:r>
      <w:ins w:id="62" w:author="Rascon Arana, Maria" w:date="2026-07-31T11:19:00Z" w16du:dateUtc="2026-07-31T17:19:00Z">
        <w:r w:rsidR="009541BB" w:rsidRPr="00522462">
          <w:t>3</w:t>
        </w:r>
      </w:ins>
      <w:del w:id="63" w:author="Rascon Arana, Maria" w:date="2026-07-31T11:19:00Z" w16du:dateUtc="2026-07-31T17:19:00Z">
        <w:r w:rsidRPr="00522462" w:rsidDel="009541BB">
          <w:delText>0</w:delText>
        </w:r>
      </w:del>
      <w:r w:rsidRPr="00522462">
        <w:t>.</w:t>
      </w:r>
      <w:r w:rsidRPr="00522462">
        <w:tab/>
      </w:r>
      <w:r w:rsidRPr="00522462">
        <w:rPr>
          <w:b/>
          <w:bCs/>
        </w:rPr>
        <w:t xml:space="preserve">Recognized Sanctioning Organization. </w:t>
      </w:r>
      <w:r w:rsidRPr="00522462">
        <w:t xml:space="preserve">A National Olympic Committee recognized and in good standing with the International Olympic Committee. </w:t>
      </w:r>
    </w:p>
    <w:p w14:paraId="0EE972FD" w14:textId="59C9C148" w:rsidR="008F5B04" w:rsidRPr="00522462" w:rsidRDefault="008F5B04" w:rsidP="00C912FF">
      <w:pPr>
        <w:pStyle w:val="par2"/>
      </w:pPr>
      <w:r w:rsidRPr="00522462">
        <w:t>2</w:t>
      </w:r>
      <w:ins w:id="64" w:author="Rascon Arana, Maria" w:date="2026-07-31T11:19:00Z" w16du:dateUtc="2026-07-31T17:19:00Z">
        <w:r w:rsidR="009541BB" w:rsidRPr="00522462">
          <w:t>4</w:t>
        </w:r>
      </w:ins>
      <w:del w:id="65" w:author="Rascon Arana, Maria" w:date="2026-07-31T11:19:00Z" w16du:dateUtc="2026-07-31T17:19:00Z">
        <w:r w:rsidRPr="00522462" w:rsidDel="009541BB">
          <w:delText>1</w:delText>
        </w:r>
      </w:del>
      <w:r w:rsidRPr="00522462">
        <w:t>.</w:t>
      </w:r>
      <w:r w:rsidRPr="00522462">
        <w:tab/>
      </w:r>
      <w:r w:rsidRPr="00522462">
        <w:rPr>
          <w:b/>
          <w:bCs/>
        </w:rPr>
        <w:t xml:space="preserve">Reinstatement. </w:t>
      </w:r>
      <w:r w:rsidRPr="00522462">
        <w:t xml:space="preserve">The process by which an expired license is returned to Active status. </w:t>
      </w:r>
    </w:p>
    <w:p w14:paraId="1952216B" w14:textId="28665A58" w:rsidR="008F5B04" w:rsidRPr="00522462" w:rsidRDefault="008F5B04" w:rsidP="00C912FF">
      <w:pPr>
        <w:pStyle w:val="par2"/>
      </w:pPr>
      <w:r w:rsidRPr="00522462">
        <w:lastRenderedPageBreak/>
        <w:t>2</w:t>
      </w:r>
      <w:ins w:id="66" w:author="Rascon Arana, Maria" w:date="2026-07-31T11:19:00Z" w16du:dateUtc="2026-07-31T17:19:00Z">
        <w:r w:rsidR="009541BB" w:rsidRPr="00522462">
          <w:t>5</w:t>
        </w:r>
      </w:ins>
      <w:del w:id="67" w:author="Rascon Arana, Maria" w:date="2026-07-31T11:19:00Z" w16du:dateUtc="2026-07-31T17:19:00Z">
        <w:r w:rsidRPr="00522462" w:rsidDel="009541BB">
          <w:delText>2</w:delText>
        </w:r>
      </w:del>
      <w:r w:rsidRPr="00522462">
        <w:t>.</w:t>
      </w:r>
      <w:r w:rsidRPr="00522462">
        <w:tab/>
      </w:r>
      <w:r w:rsidRPr="00522462">
        <w:rPr>
          <w:b/>
          <w:bCs/>
        </w:rPr>
        <w:t>Renewal.</w:t>
      </w:r>
      <w:r w:rsidRPr="00522462">
        <w:t xml:space="preserve"> The process of retaining an active license in accordance with the schedule established by the Division Director pursuant to sections 12-110-109 and 12-20-202, C.R.S.</w:t>
      </w:r>
    </w:p>
    <w:p w14:paraId="47F7D8DC" w14:textId="1916CE68" w:rsidR="008F5B04" w:rsidRPr="00522462" w:rsidRDefault="008F5B04" w:rsidP="00C912FF">
      <w:pPr>
        <w:pStyle w:val="par2"/>
      </w:pPr>
      <w:r w:rsidRPr="00522462">
        <w:t>2</w:t>
      </w:r>
      <w:ins w:id="68" w:author="Rascon Arana, Maria" w:date="2026-07-31T11:19:00Z" w16du:dateUtc="2026-07-31T17:19:00Z">
        <w:r w:rsidR="009541BB" w:rsidRPr="00522462">
          <w:t>6</w:t>
        </w:r>
      </w:ins>
      <w:del w:id="69" w:author="Rascon Arana, Maria" w:date="2026-07-31T11:19:00Z" w16du:dateUtc="2026-07-31T17:19:00Z">
        <w:r w:rsidRPr="00522462" w:rsidDel="009541BB">
          <w:delText>3</w:delText>
        </w:r>
      </w:del>
      <w:r w:rsidRPr="00522462">
        <w:t>.</w:t>
      </w:r>
      <w:r w:rsidRPr="00522462">
        <w:tab/>
      </w:r>
      <w:r w:rsidRPr="00522462">
        <w:rPr>
          <w:b/>
          <w:bCs/>
        </w:rPr>
        <w:t>Sanctioned Organization.</w:t>
      </w:r>
      <w:r w:rsidRPr="00522462">
        <w:t xml:space="preserve"> An organization that sanctions l bouts of boxing, kickboxing, Muay Thai or mixed martial arts or martial arts by a state or tribal athletic Commission that has filed a permit and their rules for approval. </w:t>
      </w:r>
    </w:p>
    <w:p w14:paraId="0C68A703" w14:textId="77CD16B5" w:rsidR="008F5B04" w:rsidRPr="00522462" w:rsidRDefault="008F5B04" w:rsidP="00C912FF">
      <w:pPr>
        <w:pStyle w:val="par2"/>
      </w:pPr>
      <w:r w:rsidRPr="00522462">
        <w:t>2</w:t>
      </w:r>
      <w:ins w:id="70" w:author="Rascon Arana, Maria" w:date="2026-07-31T11:19:00Z" w16du:dateUtc="2026-07-31T17:19:00Z">
        <w:r w:rsidR="009541BB" w:rsidRPr="00522462">
          <w:t>7</w:t>
        </w:r>
      </w:ins>
      <w:del w:id="71" w:author="Rascon Arana, Maria" w:date="2026-07-31T11:19:00Z" w16du:dateUtc="2026-07-31T17:19:00Z">
        <w:r w:rsidRPr="00522462" w:rsidDel="009541BB">
          <w:delText>4</w:delText>
        </w:r>
      </w:del>
      <w:r w:rsidRPr="00522462">
        <w:t>.</w:t>
      </w:r>
      <w:r w:rsidRPr="00522462">
        <w:tab/>
      </w:r>
      <w:r w:rsidRPr="00522462">
        <w:rPr>
          <w:b/>
          <w:bCs/>
        </w:rPr>
        <w:t>Sponsoring Organization.</w:t>
      </w:r>
      <w:r w:rsidRPr="00522462">
        <w:t xml:space="preserve"> A national or international organization generally recognized in their community and which: may rank participants within each weight class or sanctions and approves bouts in those weight classes.</w:t>
      </w:r>
    </w:p>
    <w:p w14:paraId="3366B6AE" w14:textId="2126E22D" w:rsidR="004442BE" w:rsidRPr="00522462" w:rsidRDefault="005F57A1" w:rsidP="005F57A1">
      <w:pPr>
        <w:pStyle w:val="par1"/>
      </w:pPr>
      <w:r w:rsidRPr="00522462">
        <w:t>C.</w:t>
      </w:r>
      <w:r w:rsidRPr="00522462">
        <w:tab/>
        <w:t>VIOLATIONS OF RULES</w:t>
      </w:r>
    </w:p>
    <w:p w14:paraId="551E1822" w14:textId="6922D953" w:rsidR="005F57A1" w:rsidRPr="00522462" w:rsidRDefault="005F57A1" w:rsidP="005F57A1">
      <w:pPr>
        <w:pStyle w:val="par1"/>
      </w:pPr>
      <w:r w:rsidRPr="00522462">
        <w:tab/>
        <w:t>Violations of any provision of these Rules may result in immediate ejection from event, a ban from future events and subject the licensee to disciplinary action.</w:t>
      </w:r>
    </w:p>
    <w:p w14:paraId="56C456B0" w14:textId="77777777" w:rsidR="005F57A1" w:rsidRPr="00522462" w:rsidRDefault="005F57A1" w:rsidP="005F57A1">
      <w:pPr>
        <w:pStyle w:val="par1"/>
      </w:pPr>
      <w:r w:rsidRPr="00522462">
        <w:t>D.</w:t>
      </w:r>
      <w:r w:rsidRPr="00522462">
        <w:tab/>
        <w:t xml:space="preserve">RESPONSIBILITY </w:t>
      </w:r>
    </w:p>
    <w:p w14:paraId="65489059" w14:textId="77777777" w:rsidR="005F57A1" w:rsidRPr="00522462" w:rsidRDefault="005F57A1" w:rsidP="005F57A1">
      <w:pPr>
        <w:pStyle w:val="par1"/>
      </w:pPr>
      <w:r w:rsidRPr="00522462">
        <w:tab/>
        <w:t xml:space="preserve">All promoters, participants, corners and officials associated with combative sport events shall acquaint themselves with and comply with all applicable laws and rules of the Commission. </w:t>
      </w:r>
    </w:p>
    <w:p w14:paraId="5C4C5B1C" w14:textId="77777777" w:rsidR="005F57A1" w:rsidRPr="00522462" w:rsidRDefault="005F57A1" w:rsidP="005F57A1">
      <w:pPr>
        <w:pStyle w:val="par1"/>
      </w:pPr>
      <w:r w:rsidRPr="00522462">
        <w:t>E.</w:t>
      </w:r>
      <w:r w:rsidRPr="00522462">
        <w:tab/>
        <w:t xml:space="preserve">IMPROPER CONDUCT, FOUL OR ABUSIVE LANGUAGE EJECTION </w:t>
      </w:r>
    </w:p>
    <w:p w14:paraId="05ED49F9" w14:textId="77777777" w:rsidR="005F57A1" w:rsidRPr="00522462" w:rsidRDefault="005F57A1" w:rsidP="005F57A1">
      <w:pPr>
        <w:pStyle w:val="par2"/>
      </w:pPr>
      <w:r w:rsidRPr="00522462">
        <w:t>1.</w:t>
      </w:r>
      <w:r w:rsidRPr="00522462">
        <w:tab/>
        <w:t xml:space="preserve">The use of foul or abusive language or mannerisms or threats of physical harm by any person at any permitted event shall not be tolerated. This includes all press conferences, weigh-ins and any aspect of an event. In addition, prohibited conduct includes unfair dealings, unsportsmanlike conduct, protesting the decisions of the officials, or violating any laws or rules. </w:t>
      </w:r>
    </w:p>
    <w:p w14:paraId="7FDF4DC4" w14:textId="77777777" w:rsidR="005F57A1" w:rsidRPr="00522462" w:rsidRDefault="005F57A1" w:rsidP="005F57A1">
      <w:pPr>
        <w:pStyle w:val="par2"/>
      </w:pPr>
      <w:r w:rsidRPr="00522462">
        <w:t>2.</w:t>
      </w:r>
      <w:r w:rsidRPr="00522462">
        <w:tab/>
        <w:t xml:space="preserve">If improper conduct occurs at any permitted event, the Director or chief inspector may eject the individual and forbid such person from acting in any capacity in connection with that or any subsequent permitted event. Any licensee who refuses to obey an order by the Director or chief inspector to leave the premises because of conduct prohibited in this paragraph, or any person who returns to the premises in violation of the Director’s or chief inspector’s order may be subject to further disciplinary action. </w:t>
      </w:r>
    </w:p>
    <w:p w14:paraId="0FB18565" w14:textId="77777777" w:rsidR="005F57A1" w:rsidRPr="00522462" w:rsidRDefault="005F57A1" w:rsidP="005F57A1">
      <w:pPr>
        <w:pStyle w:val="par1"/>
      </w:pPr>
      <w:r w:rsidRPr="00522462">
        <w:t>F.</w:t>
      </w:r>
      <w:r w:rsidRPr="00522462">
        <w:tab/>
        <w:t xml:space="preserve">MODIFICATION OF BOUT RESULT </w:t>
      </w:r>
    </w:p>
    <w:p w14:paraId="61035CE2" w14:textId="77777777" w:rsidR="005F57A1" w:rsidRPr="00522462" w:rsidRDefault="005F57A1" w:rsidP="005F57A1">
      <w:pPr>
        <w:pStyle w:val="par2"/>
      </w:pPr>
      <w:r w:rsidRPr="00522462">
        <w:t>1.</w:t>
      </w:r>
      <w:r w:rsidRPr="00522462">
        <w:tab/>
        <w:t xml:space="preserve">Should the Director determine one or more of the following factors exist, the Director may request a hearing on a result modification matter: </w:t>
      </w:r>
    </w:p>
    <w:p w14:paraId="27B4D46A" w14:textId="77777777" w:rsidR="005F57A1" w:rsidRPr="00522462" w:rsidRDefault="005F57A1" w:rsidP="005F57A1">
      <w:pPr>
        <w:pStyle w:val="par3"/>
      </w:pPr>
      <w:r w:rsidRPr="00522462">
        <w:t>a.</w:t>
      </w:r>
      <w:r w:rsidRPr="00522462">
        <w:tab/>
        <w:t xml:space="preserve">Indications of collusion affecting the result of the bout are present; </w:t>
      </w:r>
    </w:p>
    <w:p w14:paraId="5CB73BBF" w14:textId="77777777" w:rsidR="005F57A1" w:rsidRPr="00522462" w:rsidRDefault="005F57A1" w:rsidP="005F57A1">
      <w:pPr>
        <w:pStyle w:val="par3"/>
      </w:pPr>
      <w:r w:rsidRPr="00522462">
        <w:t>b.</w:t>
      </w:r>
      <w:r w:rsidRPr="00522462">
        <w:tab/>
        <w:t xml:space="preserve">The compilation of the scorecards of the judges disclosed an error which showed that the decision was given to the wrong participant; </w:t>
      </w:r>
    </w:p>
    <w:p w14:paraId="792C483A" w14:textId="77777777" w:rsidR="005F57A1" w:rsidRPr="00522462" w:rsidRDefault="005F57A1" w:rsidP="005F57A1">
      <w:pPr>
        <w:pStyle w:val="par3"/>
      </w:pPr>
      <w:r w:rsidRPr="00522462">
        <w:t>c.</w:t>
      </w:r>
      <w:r w:rsidRPr="00522462">
        <w:tab/>
        <w:t xml:space="preserve">An error interpreting the rules that may have resulted in an incorrect decision or that improper referee mechanics contributed to an incorrect stoppage; or </w:t>
      </w:r>
    </w:p>
    <w:p w14:paraId="55B04831" w14:textId="77777777" w:rsidR="005F57A1" w:rsidRPr="00522462" w:rsidRDefault="005F57A1" w:rsidP="005F57A1">
      <w:pPr>
        <w:pStyle w:val="par3"/>
      </w:pPr>
      <w:r w:rsidRPr="00522462">
        <w:t>d.</w:t>
      </w:r>
      <w:r w:rsidRPr="00522462">
        <w:tab/>
        <w:t xml:space="preserve">A positive test result reveals the use of a prohibited drug, substance, or method. </w:t>
      </w:r>
    </w:p>
    <w:p w14:paraId="48EFA4C6" w14:textId="77777777" w:rsidR="005F57A1" w:rsidRPr="00522462" w:rsidRDefault="005F57A1" w:rsidP="005F57A1">
      <w:pPr>
        <w:pStyle w:val="par2"/>
      </w:pPr>
      <w:ins w:id="72" w:author="Rascon Arana, Maria" w:date="2026-07-31T11:23:00Z" w16du:dateUtc="2026-07-31T17:23:00Z">
        <w:r w:rsidRPr="00522462">
          <w:t>2</w:t>
        </w:r>
      </w:ins>
      <w:del w:id="73" w:author="Rascon Arana, Maria" w:date="2026-07-31T11:23:00Z" w16du:dateUtc="2026-07-31T17:23:00Z">
        <w:r w:rsidRPr="00522462" w:rsidDel="005F57A1">
          <w:delText>b</w:delText>
        </w:r>
      </w:del>
      <w:r w:rsidRPr="00522462">
        <w:t>.</w:t>
      </w:r>
      <w:r w:rsidRPr="00522462">
        <w:tab/>
        <w:t xml:space="preserve">In determining whether to modify a bout result, the Director may consider any relevant information submitted. The Director may also use any additional outside opinions or resources to determine the modification of any results. </w:t>
      </w:r>
    </w:p>
    <w:p w14:paraId="5B057B4D" w14:textId="77777777" w:rsidR="005F57A1" w:rsidRPr="00522462" w:rsidRDefault="005F57A1" w:rsidP="005F57A1">
      <w:pPr>
        <w:pStyle w:val="par1"/>
      </w:pPr>
      <w:r w:rsidRPr="00522462">
        <w:lastRenderedPageBreak/>
        <w:t>G.</w:t>
      </w:r>
      <w:r w:rsidRPr="00522462">
        <w:tab/>
        <w:t xml:space="preserve">LIMITED USE OF INSTANT REPLAY </w:t>
      </w:r>
    </w:p>
    <w:p w14:paraId="16330081" w14:textId="765A340A" w:rsidR="005F57A1" w:rsidRPr="00522462" w:rsidRDefault="005F57A1" w:rsidP="005F57A1">
      <w:pPr>
        <w:pStyle w:val="par1"/>
      </w:pPr>
      <w:r w:rsidRPr="00522462">
        <w:tab/>
        <w:t>The use of instant replay shall be limited to the below criteria:</w:t>
      </w:r>
    </w:p>
    <w:p w14:paraId="7CF1AD2D" w14:textId="77777777" w:rsidR="005F57A1" w:rsidRPr="00522462" w:rsidRDefault="005F57A1" w:rsidP="005F57A1">
      <w:pPr>
        <w:pStyle w:val="par2"/>
      </w:pPr>
      <w:r w:rsidRPr="00522462">
        <w:t>1.</w:t>
      </w:r>
      <w:r w:rsidRPr="00522462">
        <w:tab/>
        <w:t xml:space="preserve">Should the Director approve the use of instant replay prior to an event, only the referee may determine if the use of instant replay is indicated. </w:t>
      </w:r>
    </w:p>
    <w:p w14:paraId="4123347E" w14:textId="482731DA" w:rsidR="005F57A1" w:rsidRPr="00522462" w:rsidRDefault="005F57A1" w:rsidP="005F57A1">
      <w:pPr>
        <w:pStyle w:val="par2"/>
      </w:pPr>
      <w:r w:rsidRPr="00522462">
        <w:t>2.</w:t>
      </w:r>
      <w:r w:rsidRPr="00522462">
        <w:tab/>
        <w:t xml:space="preserve">The referee shall only use instant replay for the purpose of determining if a foul was committed that caused a “bout </w:t>
      </w:r>
      <w:del w:id="74" w:author="Rascon Arana, Maria" w:date="2026-07-31T11:28:00Z" w16du:dateUtc="2026-07-31T17:28:00Z">
        <w:r w:rsidRPr="00522462" w:rsidDel="00B0206C">
          <w:delText>ending</w:delText>
        </w:r>
      </w:del>
      <w:ins w:id="75" w:author="Rascon Arana, Maria" w:date="2026-07-31T11:28:00Z" w16du:dateUtc="2026-07-31T17:28:00Z">
        <w:r w:rsidR="00B0206C" w:rsidRPr="00522462">
          <w:t>altering</w:t>
        </w:r>
      </w:ins>
      <w:r w:rsidRPr="00522462">
        <w:t xml:space="preserve"> sequence” that brought about the final end of the fight. </w:t>
      </w:r>
    </w:p>
    <w:p w14:paraId="271E1A9D" w14:textId="4FDA8B56" w:rsidR="005F57A1" w:rsidRPr="00522462" w:rsidRDefault="005F57A1" w:rsidP="005F57A1">
      <w:pPr>
        <w:pStyle w:val="par2"/>
        <w:rPr>
          <w:ins w:id="76" w:author="Rascon Arana, Maria" w:date="2026-07-31T11:28:00Z" w16du:dateUtc="2026-07-31T17:28:00Z"/>
        </w:rPr>
      </w:pPr>
      <w:r w:rsidRPr="00522462">
        <w:t>3.</w:t>
      </w:r>
      <w:r w:rsidRPr="00522462">
        <w:tab/>
        <w:t xml:space="preserve">Based on the instant-replay review, the </w:t>
      </w:r>
      <w:del w:id="77" w:author="Rascon Arana, Maria" w:date="2026-07-31T11:28:00Z" w16du:dateUtc="2026-07-31T17:28:00Z">
        <w:r w:rsidRPr="00522462" w:rsidDel="00B0206C">
          <w:delText>referee</w:delText>
        </w:r>
      </w:del>
      <w:ins w:id="78" w:author="Rascon Arana, Maria" w:date="2026-07-31T11:28:00Z" w16du:dateUtc="2026-07-31T17:28:00Z">
        <w:r w:rsidR="00B0206C" w:rsidRPr="00522462">
          <w:t>Commisssion official</w:t>
        </w:r>
      </w:ins>
      <w:r w:rsidRPr="00522462">
        <w:t xml:space="preserve"> may make the final call with respect to the bout that could result in one of the following decisions: a winner of the bout; a “nocontest” determination; a disqualification; or a technical decision by the judges.</w:t>
      </w:r>
      <w:r w:rsidRPr="00522462">
        <w:tab/>
      </w:r>
    </w:p>
    <w:p w14:paraId="65767524" w14:textId="6D7F843D" w:rsidR="00B0206C" w:rsidRPr="00522462" w:rsidRDefault="00B0206C" w:rsidP="005F57A1">
      <w:pPr>
        <w:pStyle w:val="par2"/>
        <w:rPr>
          <w:rPrChange w:id="79" w:author="Rascon Arana, Maria" w:date="2026-08-03T09:59:00Z" w16du:dateUtc="2026-08-03T15:59:00Z">
            <w:rPr>
              <w:color w:val="000000"/>
            </w:rPr>
          </w:rPrChange>
        </w:rPr>
      </w:pPr>
      <w:ins w:id="80" w:author="Rascon Arana, Maria" w:date="2026-07-31T11:28:00Z" w16du:dateUtc="2026-07-31T17:28:00Z">
        <w:r w:rsidRPr="00522462">
          <w:t>4.</w:t>
        </w:r>
        <w:r w:rsidRPr="00522462">
          <w:tab/>
          <w:t>Prior to an event, the promotion must declare its inte</w:t>
        </w:r>
      </w:ins>
      <w:ins w:id="81" w:author="Rascon Arana, Maria" w:date="2026-07-31T11:29:00Z" w16du:dateUtc="2026-07-31T17:29:00Z">
        <w:r w:rsidRPr="00522462">
          <w:t xml:space="preserve">nt </w:t>
        </w:r>
        <w:r w:rsidRPr="00522462">
          <w:rPr>
            <w:rPrChange w:id="82" w:author="Rascon Arana, Maria" w:date="2026-08-03T09:59:00Z" w16du:dateUtc="2026-08-03T15:59:00Z">
              <w:rPr>
                <w:color w:val="000000"/>
              </w:rPr>
            </w:rPrChange>
          </w:rPr>
          <w:t>to use instant replay. The promotion must dedicate a monitor for use by the Commission at the time of the event.</w:t>
        </w:r>
      </w:ins>
    </w:p>
    <w:p w14:paraId="121E04C7" w14:textId="77DCF0A8" w:rsidR="00B0206C" w:rsidRPr="00522462" w:rsidRDefault="00B0206C" w:rsidP="00B0206C">
      <w:pPr>
        <w:pBdr>
          <w:top w:val="nil"/>
          <w:left w:val="nil"/>
          <w:bottom w:val="nil"/>
          <w:right w:val="nil"/>
          <w:between w:val="nil"/>
        </w:pBdr>
        <w:tabs>
          <w:tab w:val="left" w:pos="720"/>
          <w:tab w:val="left" w:pos="1440"/>
          <w:tab w:val="left" w:pos="2160"/>
        </w:tabs>
        <w:ind w:left="720" w:hanging="720"/>
        <w:rPr>
          <w:rPrChange w:id="83" w:author="Rascon Arana, Maria" w:date="2026-08-03T09:59:00Z" w16du:dateUtc="2026-08-03T15:59:00Z">
            <w:rPr>
              <w:color w:val="000000"/>
            </w:rPr>
          </w:rPrChange>
        </w:rPr>
      </w:pPr>
      <w:r w:rsidRPr="00522462">
        <w:t>H.</w:t>
      </w:r>
      <w:r w:rsidRPr="00522462">
        <w:tab/>
      </w:r>
      <w:r w:rsidRPr="00522462">
        <w:rPr>
          <w:rPrChange w:id="84" w:author="Rascon Arana, Maria" w:date="2026-08-03T09:59:00Z" w16du:dateUtc="2026-08-03T15:59:00Z">
            <w:rPr>
              <w:color w:val="000000"/>
            </w:rPr>
          </w:rPrChange>
        </w:rPr>
        <w:t>SANCTIONING ORGANIZATIONS</w:t>
      </w:r>
    </w:p>
    <w:p w14:paraId="1DF247C8" w14:textId="099B6412" w:rsidR="00B0206C" w:rsidRPr="00522462" w:rsidRDefault="00B0206C" w:rsidP="00B0206C">
      <w:pPr>
        <w:pStyle w:val="par2"/>
      </w:pPr>
      <w:r w:rsidRPr="00522462">
        <w:t>1.</w:t>
      </w:r>
      <w:r w:rsidRPr="00522462">
        <w:tab/>
        <w:t>Combative sports events, contests or bouts sanctioned by organizations recognized as a National Olympic Committee by the International Olympic Committee are Recognized Sanctioning Organizations and approved by the Director without any additional requirements. Combative sports events, contests or bouts sponsored by a Recognized Sanctioning Organization do not meet the definition of tough-person fighting under section 12-110-104(16)(a), C.R.S. It is the responsibility of the committee to notify the Director if the committee is no longer recognized as a National Olympic Committee by the International Olympic Committee within 30 days of their change in status.</w:t>
      </w:r>
    </w:p>
    <w:p w14:paraId="6451FD3A" w14:textId="51B6EB24" w:rsidR="00B0206C" w:rsidRPr="00522462" w:rsidRDefault="00B0206C" w:rsidP="00B0206C">
      <w:pPr>
        <w:pStyle w:val="par2"/>
      </w:pPr>
      <w:r w:rsidRPr="00522462">
        <w:t>2.</w:t>
      </w:r>
      <w:r w:rsidRPr="00522462">
        <w:tab/>
        <w:t xml:space="preserve">Combative sports events, contests or bouts not sanctioned by an organization recognized as a National Olympic Committee by the International Olympic Committee must submit the organization’s by-laws and rules for review by the Director. If approved by the Director, the organization will be deemed a Director Approved Sanctioning Organization and </w:t>
      </w:r>
      <w:del w:id="85" w:author="Rascon Arana, Maria" w:date="2026-07-31T11:30:00Z" w16du:dateUtc="2026-07-31T17:30:00Z">
        <w:r w:rsidRPr="00522462" w:rsidDel="00636447">
          <w:delText>may</w:delText>
        </w:r>
      </w:del>
      <w:ins w:id="86" w:author="Rascon Arana, Maria" w:date="2026-07-31T11:30:00Z" w16du:dateUtc="2026-07-31T17:30:00Z">
        <w:r w:rsidR="00636447" w:rsidRPr="00522462">
          <w:t>shall</w:t>
        </w:r>
      </w:ins>
      <w:r w:rsidRPr="00522462">
        <w:t xml:space="preserve"> apply for a permit. A Director Recognized Sanctioning Organization does not meet the definition of tough-person fighting under section 12-110-104(16)(a), C.R.S. It is the responsibility of the organization to notify the Director of any changes to the organization’s rules and re-submit them for the Director’s review 30 days prior to any permitted event, contest or bout.</w:t>
      </w:r>
    </w:p>
    <w:p w14:paraId="1EDB5375" w14:textId="43F53397" w:rsidR="00B0206C" w:rsidRPr="00522462" w:rsidRDefault="00B0206C" w:rsidP="00B0206C">
      <w:pPr>
        <w:pStyle w:val="par2"/>
        <w:rPr>
          <w:ins w:id="87" w:author="Rascon Arana, Maria" w:date="2026-07-31T11:30:00Z" w16du:dateUtc="2026-07-31T17:30:00Z"/>
        </w:rPr>
      </w:pPr>
      <w:r w:rsidRPr="00522462">
        <w:t>3.</w:t>
      </w:r>
      <w:r w:rsidRPr="00522462">
        <w:tab/>
        <w:t>Combative sports events, contests or bouts sanctioned or sponsored by an organization not recognized as either a Recognized Sanctioning Organization or a Director Approved Sanctioning Organization are not permitted, meet the definition of tough-person fighting under section 12-110-104(16)(a), C.R.S., and are subject to disciplinary action under article 10 of Title 12 of the Colorado Revised Statutes.</w:t>
      </w:r>
    </w:p>
    <w:p w14:paraId="781EE721" w14:textId="0ABFBB2E" w:rsidR="00636447" w:rsidRPr="00522462" w:rsidRDefault="00636447" w:rsidP="00636447">
      <w:pPr>
        <w:pStyle w:val="par1"/>
        <w:rPr>
          <w:ins w:id="88" w:author="Rascon Arana, Maria" w:date="2026-07-31T11:31:00Z" w16du:dateUtc="2026-07-31T17:31:00Z"/>
        </w:rPr>
      </w:pPr>
      <w:ins w:id="89" w:author="Rascon Arana, Maria" w:date="2026-07-31T11:31:00Z" w16du:dateUtc="2026-07-31T17:31:00Z">
        <w:r w:rsidRPr="00522462">
          <w:t>I.</w:t>
        </w:r>
        <w:r w:rsidRPr="00522462">
          <w:tab/>
          <w:t>APPROVAL OF NEW DIRECTOR APPROVED SANCTIONING ORGANIZATIONS</w:t>
        </w:r>
      </w:ins>
    </w:p>
    <w:p w14:paraId="33D0D38A" w14:textId="38177EA1" w:rsidR="00636447" w:rsidRPr="00522462" w:rsidRDefault="00636447" w:rsidP="00636447">
      <w:pPr>
        <w:pStyle w:val="par2"/>
        <w:rPr>
          <w:ins w:id="90" w:author="Rascon Arana, Maria" w:date="2026-07-31T11:31:00Z" w16du:dateUtc="2026-07-31T17:31:00Z"/>
          <w:rPrChange w:id="91" w:author="Rascon Arana, Maria" w:date="2026-08-03T09:59:00Z" w16du:dateUtc="2026-08-03T15:59:00Z">
            <w:rPr>
              <w:ins w:id="92" w:author="Rascon Arana, Maria" w:date="2026-07-31T11:31:00Z" w16du:dateUtc="2026-07-31T17:31:00Z"/>
              <w:color w:val="000000"/>
            </w:rPr>
          </w:rPrChange>
        </w:rPr>
      </w:pPr>
      <w:ins w:id="93" w:author="Rascon Arana, Maria" w:date="2026-07-31T11:31:00Z" w16du:dateUtc="2026-07-31T17:31:00Z">
        <w:r w:rsidRPr="00522462">
          <w:t>1.</w:t>
        </w:r>
        <w:r w:rsidRPr="00522462">
          <w:tab/>
          <w:t xml:space="preserve">The proponent of a new </w:t>
        </w:r>
        <w:r w:rsidRPr="00522462">
          <w:rPr>
            <w:rPrChange w:id="94" w:author="Rascon Arana, Maria" w:date="2026-08-03T09:59:00Z" w16du:dateUtc="2026-08-03T15:59:00Z">
              <w:rPr>
                <w:color w:val="000000"/>
              </w:rPr>
            </w:rPrChange>
          </w:rPr>
          <w:t>sport or discipline format shall bear the burden of demonstrating that the sport may be conducted safely under Commission regulations.  The Director shall not approve a new sport or discipline based on popularity, commercial interest, historical practice or promoter request.</w:t>
        </w:r>
      </w:ins>
    </w:p>
    <w:p w14:paraId="605220C1" w14:textId="6BF0E23A" w:rsidR="00636447" w:rsidRPr="00522462" w:rsidRDefault="00636447" w:rsidP="00636447">
      <w:pPr>
        <w:pStyle w:val="par2"/>
        <w:rPr>
          <w:ins w:id="95" w:author="Rascon Arana, Maria" w:date="2026-07-31T11:32:00Z" w16du:dateUtc="2026-07-31T17:32:00Z"/>
          <w:rPrChange w:id="96" w:author="Rascon Arana, Maria" w:date="2026-08-03T09:59:00Z" w16du:dateUtc="2026-08-03T15:59:00Z">
            <w:rPr>
              <w:ins w:id="97" w:author="Rascon Arana, Maria" w:date="2026-07-31T11:32:00Z" w16du:dateUtc="2026-07-31T17:32:00Z"/>
              <w:color w:val="000000"/>
            </w:rPr>
          </w:rPrChange>
        </w:rPr>
      </w:pPr>
      <w:ins w:id="98" w:author="Rascon Arana, Maria" w:date="2026-07-31T11:31:00Z" w16du:dateUtc="2026-07-31T17:31:00Z">
        <w:r w:rsidRPr="00522462">
          <w:rPr>
            <w:rPrChange w:id="99" w:author="Rascon Arana, Maria" w:date="2026-08-03T09:59:00Z" w16du:dateUtc="2026-08-03T15:59:00Z">
              <w:rPr>
                <w:color w:val="000000"/>
              </w:rPr>
            </w:rPrChange>
          </w:rPr>
          <w:t>2.</w:t>
        </w:r>
        <w:r w:rsidRPr="00522462">
          <w:rPr>
            <w:rPrChange w:id="100" w:author="Rascon Arana, Maria" w:date="2026-08-03T09:59:00Z" w16du:dateUtc="2026-08-03T15:59:00Z">
              <w:rPr>
                <w:color w:val="000000"/>
              </w:rPr>
            </w:rPrChange>
          </w:rPr>
          <w:tab/>
          <w:t>Pr</w:t>
        </w:r>
      </w:ins>
      <w:ins w:id="101" w:author="Rascon Arana, Maria" w:date="2026-07-31T11:32:00Z" w16du:dateUtc="2026-07-31T17:32:00Z">
        <w:r w:rsidRPr="00522462">
          <w:rPr>
            <w:rPrChange w:id="102" w:author="Rascon Arana, Maria" w:date="2026-08-03T09:59:00Z" w16du:dateUtc="2026-08-03T15:59:00Z">
              <w:rPr>
                <w:color w:val="000000"/>
              </w:rPr>
            </w:rPrChange>
          </w:rPr>
          <w:t>ior to approving new sport or discipline the Director shall consider available evidence, which may include:</w:t>
        </w:r>
      </w:ins>
    </w:p>
    <w:p w14:paraId="46695B2E" w14:textId="2FE3E596" w:rsidR="00636447" w:rsidRPr="00522462" w:rsidRDefault="00636447" w:rsidP="00636447">
      <w:pPr>
        <w:pStyle w:val="par3"/>
        <w:rPr>
          <w:ins w:id="103" w:author="Rascon Arana, Maria" w:date="2026-07-31T11:33:00Z" w16du:dateUtc="2026-07-31T17:33:00Z"/>
        </w:rPr>
      </w:pPr>
      <w:ins w:id="104" w:author="Rascon Arana, Maria" w:date="2026-07-31T11:32:00Z" w16du:dateUtc="2026-07-31T17:32:00Z">
        <w:r w:rsidRPr="00522462">
          <w:lastRenderedPageBreak/>
          <w:t>a.</w:t>
        </w:r>
        <w:r w:rsidRPr="00522462">
          <w:tab/>
          <w:t xml:space="preserve">A peer-reviewed scientific or medical </w:t>
        </w:r>
      </w:ins>
      <w:ins w:id="105" w:author="Rascon Arana, Maria" w:date="2026-07-31T11:33:00Z" w16du:dateUtc="2026-07-31T17:33:00Z">
        <w:r w:rsidRPr="00522462">
          <w:t>studies addressing in jury rates, injury severity, concussion risks, orthopedic injuries, fatalities, or other relevant participant safety concerns;</w:t>
        </w:r>
      </w:ins>
    </w:p>
    <w:p w14:paraId="36F6EAED" w14:textId="7F38DBEA" w:rsidR="00636447" w:rsidRPr="00522462" w:rsidRDefault="00636447" w:rsidP="00636447">
      <w:pPr>
        <w:pStyle w:val="par3"/>
        <w:rPr>
          <w:ins w:id="106" w:author="Rascon Arana, Maria" w:date="2026-07-31T11:34:00Z" w16du:dateUtc="2026-07-31T17:34:00Z"/>
        </w:rPr>
      </w:pPr>
      <w:ins w:id="107" w:author="Rascon Arana, Maria" w:date="2026-07-31T11:33:00Z" w16du:dateUtc="2026-07-31T17:33:00Z">
        <w:r w:rsidRPr="00522462">
          <w:t>b.</w:t>
        </w:r>
        <w:r w:rsidRPr="00522462">
          <w:tab/>
          <w:t xml:space="preserve">Injury date </w:t>
        </w:r>
      </w:ins>
      <w:ins w:id="108" w:author="Rascon Arana, Maria" w:date="2026-07-31T11:34:00Z" w16du:dateUtc="2026-07-31T17:34:00Z">
        <w:r w:rsidRPr="00522462">
          <w:t>from other athletic commissions, sanctioning bodies, governmental agencies, insurers, or recognized sports governing organizations;</w:t>
        </w:r>
      </w:ins>
    </w:p>
    <w:p w14:paraId="3020C789" w14:textId="1B460609" w:rsidR="00636447" w:rsidRPr="00522462" w:rsidRDefault="00636447" w:rsidP="00636447">
      <w:pPr>
        <w:pStyle w:val="par3"/>
        <w:rPr>
          <w:ins w:id="109" w:author="Rascon Arana, Maria" w:date="2026-07-31T11:37:00Z" w16du:dateUtc="2026-07-31T17:37:00Z"/>
        </w:rPr>
      </w:pPr>
      <w:ins w:id="110" w:author="Rascon Arana, Maria" w:date="2026-07-31T11:34:00Z" w16du:dateUtc="2026-07-31T17:34:00Z">
        <w:r w:rsidRPr="00522462">
          <w:t>c.</w:t>
        </w:r>
        <w:r w:rsidRPr="00522462">
          <w:tab/>
        </w:r>
      </w:ins>
      <w:ins w:id="111" w:author="Rascon Arana, Maria" w:date="2026-07-31T11:37:00Z" w16du:dateUtc="2026-07-31T17:37:00Z">
        <w:r w:rsidR="004B68B5" w:rsidRPr="00522462">
          <w:t>Competition rules, scoring criteria, prohibited techniques, and safety protocols;</w:t>
        </w:r>
      </w:ins>
    </w:p>
    <w:p w14:paraId="155BBEC0" w14:textId="716E1C2E" w:rsidR="004B68B5" w:rsidRPr="00522462" w:rsidRDefault="004B68B5" w:rsidP="00636447">
      <w:pPr>
        <w:pStyle w:val="par3"/>
        <w:rPr>
          <w:ins w:id="112" w:author="Rascon Arana, Maria" w:date="2026-07-31T11:38:00Z" w16du:dateUtc="2026-07-31T17:38:00Z"/>
        </w:rPr>
      </w:pPr>
      <w:ins w:id="113" w:author="Rascon Arana, Maria" w:date="2026-07-31T11:37:00Z" w16du:dateUtc="2026-07-31T17:37:00Z">
        <w:r w:rsidRPr="00522462">
          <w:t>d.</w:t>
        </w:r>
        <w:r w:rsidRPr="00522462">
          <w:tab/>
          <w:t>Historical data regarding participation lev</w:t>
        </w:r>
      </w:ins>
      <w:ins w:id="114" w:author="Rascon Arana, Maria" w:date="2026-07-31T11:38:00Z" w16du:dateUtc="2026-07-31T17:38:00Z">
        <w:r w:rsidRPr="00522462">
          <w:t>els, event frequency, participant demographics, and reported injuries;</w:t>
        </w:r>
      </w:ins>
    </w:p>
    <w:p w14:paraId="4B819064" w14:textId="0B0660F2" w:rsidR="004B68B5" w:rsidRPr="00522462" w:rsidRDefault="004B68B5" w:rsidP="00636447">
      <w:pPr>
        <w:pStyle w:val="par3"/>
        <w:rPr>
          <w:ins w:id="115" w:author="Rascon Arana, Maria" w:date="2026-07-31T11:39:00Z" w16du:dateUtc="2026-07-31T17:39:00Z"/>
        </w:rPr>
      </w:pPr>
      <w:ins w:id="116" w:author="Rascon Arana, Maria" w:date="2026-07-31T11:38:00Z" w16du:dateUtc="2026-07-31T17:38:00Z">
        <w:r w:rsidRPr="00522462">
          <w:t>e.</w:t>
        </w:r>
        <w:r w:rsidRPr="00522462">
          <w:tab/>
          <w:t xml:space="preserve">Medical and scientific opinions for qualified physicians and Commission doctors, </w:t>
        </w:r>
      </w:ins>
      <w:ins w:id="117" w:author="Rascon Arana, Maria" w:date="2026-07-31T11:39:00Z" w16du:dateUtc="2026-07-31T17:39:00Z">
        <w:r w:rsidRPr="00522462">
          <w:t>researchers, or subject matter experts;</w:t>
        </w:r>
      </w:ins>
    </w:p>
    <w:p w14:paraId="4FC9A864" w14:textId="3B60DBFB" w:rsidR="004B68B5" w:rsidRPr="00522462" w:rsidRDefault="004B68B5" w:rsidP="00636447">
      <w:pPr>
        <w:pStyle w:val="par3"/>
        <w:rPr>
          <w:ins w:id="118" w:author="Rascon Arana, Maria" w:date="2026-07-31T11:40:00Z" w16du:dateUtc="2026-07-31T17:40:00Z"/>
        </w:rPr>
      </w:pPr>
      <w:ins w:id="119" w:author="Rascon Arana, Maria" w:date="2026-07-31T11:39:00Z" w16du:dateUtc="2026-07-31T17:39:00Z">
        <w:r w:rsidRPr="00522462">
          <w:t>f.</w:t>
        </w:r>
        <w:r w:rsidRPr="00522462">
          <w:tab/>
          <w:t>Regulatory experience from other states, countries, or recognized governing bod</w:t>
        </w:r>
      </w:ins>
      <w:ins w:id="120" w:author="Rascon Arana, Maria" w:date="2026-07-31T11:40:00Z" w16du:dateUtc="2026-07-31T17:40:00Z">
        <w:r w:rsidRPr="00522462">
          <w:t>ies;</w:t>
        </w:r>
      </w:ins>
    </w:p>
    <w:p w14:paraId="21DD4F90" w14:textId="39A8516C" w:rsidR="004B68B5" w:rsidRPr="00522462" w:rsidRDefault="004B68B5" w:rsidP="00636447">
      <w:pPr>
        <w:pStyle w:val="par3"/>
        <w:rPr>
          <w:ins w:id="121" w:author="Rascon Arana, Maria" w:date="2026-07-31T11:40:00Z" w16du:dateUtc="2026-07-31T17:40:00Z"/>
        </w:rPr>
      </w:pPr>
      <w:ins w:id="122" w:author="Rascon Arana, Maria" w:date="2026-07-31T11:40:00Z" w16du:dateUtc="2026-07-31T17:40:00Z">
        <w:r w:rsidRPr="00522462">
          <w:t>g.</w:t>
        </w:r>
        <w:r w:rsidRPr="00522462">
          <w:tab/>
          <w:t>Availability of appropriate officiating, medical oversight, participant eligibility standards, and safety equipment.</w:t>
        </w:r>
      </w:ins>
    </w:p>
    <w:p w14:paraId="4D2D5E1A" w14:textId="5864DD5B" w:rsidR="004B68B5" w:rsidRPr="00522462" w:rsidRDefault="006C345E" w:rsidP="006C345E">
      <w:pPr>
        <w:pStyle w:val="par2"/>
        <w:rPr>
          <w:ins w:id="123" w:author="Rascon Arana, Maria" w:date="2026-07-31T11:41:00Z" w16du:dateUtc="2026-07-31T17:41:00Z"/>
        </w:rPr>
      </w:pPr>
      <w:ins w:id="124" w:author="Rascon Arana, Maria" w:date="2026-07-31T11:40:00Z" w16du:dateUtc="2026-07-31T17:40:00Z">
        <w:r w:rsidRPr="00522462">
          <w:t>3.</w:t>
        </w:r>
        <w:r w:rsidRPr="00522462">
          <w:tab/>
          <w:t xml:space="preserve">Before approving a new sport </w:t>
        </w:r>
      </w:ins>
      <w:ins w:id="125" w:author="Rascon Arana, Maria" w:date="2026-07-31T11:41:00Z" w16du:dateUtc="2026-07-31T17:41:00Z">
        <w:r w:rsidRPr="00522462">
          <w:t>or discipline, the Director shall determine whether substantial evidence demonstrates that:</w:t>
        </w:r>
      </w:ins>
    </w:p>
    <w:p w14:paraId="36006DC6" w14:textId="7B6A9397" w:rsidR="006C345E" w:rsidRPr="00522462" w:rsidRDefault="006C345E" w:rsidP="006C345E">
      <w:pPr>
        <w:pStyle w:val="par3"/>
        <w:rPr>
          <w:ins w:id="126" w:author="Rascon Arana, Maria" w:date="2026-07-31T11:42:00Z" w16du:dateUtc="2026-07-31T17:42:00Z"/>
        </w:rPr>
      </w:pPr>
      <w:ins w:id="127" w:author="Rascon Arana, Maria" w:date="2026-07-31T11:41:00Z" w16du:dateUtc="2026-07-31T17:41:00Z">
        <w:r w:rsidRPr="00522462">
          <w:t>a.</w:t>
        </w:r>
        <w:r w:rsidRPr="00522462">
          <w:tab/>
          <w:t>The sport or discipline can be conducted with reasonable safegu</w:t>
        </w:r>
      </w:ins>
      <w:ins w:id="128" w:author="Rascon Arana, Maria" w:date="2026-07-31T11:42:00Z" w16du:dateUtc="2026-07-31T17:42:00Z">
        <w:r w:rsidRPr="00522462">
          <w:t>ards for participants health and safety;</w:t>
        </w:r>
      </w:ins>
    </w:p>
    <w:p w14:paraId="450041C0" w14:textId="3F0AF9BD" w:rsidR="006C345E" w:rsidRPr="00522462" w:rsidRDefault="006C345E" w:rsidP="006C345E">
      <w:pPr>
        <w:pStyle w:val="par3"/>
        <w:rPr>
          <w:ins w:id="129" w:author="Rascon Arana, Maria" w:date="2026-07-31T11:42:00Z" w16du:dateUtc="2026-07-31T17:42:00Z"/>
        </w:rPr>
      </w:pPr>
      <w:ins w:id="130" w:author="Rascon Arana, Maria" w:date="2026-07-31T11:42:00Z" w16du:dateUtc="2026-07-31T17:42:00Z">
        <w:r w:rsidRPr="00522462">
          <w:t>b.</w:t>
        </w:r>
        <w:r w:rsidRPr="00522462">
          <w:tab/>
          <w:t>The rules adequately address foreseeable risks of injury;</w:t>
        </w:r>
      </w:ins>
    </w:p>
    <w:p w14:paraId="15964280" w14:textId="5D51662C" w:rsidR="006C345E" w:rsidRPr="00522462" w:rsidRDefault="006C345E" w:rsidP="006C345E">
      <w:pPr>
        <w:pStyle w:val="par3"/>
        <w:rPr>
          <w:ins w:id="131" w:author="Rascon Arana, Maria" w:date="2026-07-31T11:43:00Z" w16du:dateUtc="2026-07-31T17:43:00Z"/>
        </w:rPr>
      </w:pPr>
      <w:ins w:id="132" w:author="Rascon Arana, Maria" w:date="2026-07-31T11:42:00Z" w16du:dateUtc="2026-07-31T17:42:00Z">
        <w:r w:rsidRPr="00522462">
          <w:t>c.</w:t>
        </w:r>
        <w:r w:rsidRPr="00522462">
          <w:tab/>
          <w:t>Appropriate medical, officiating and regulatory standards</w:t>
        </w:r>
      </w:ins>
      <w:ins w:id="133" w:author="Rascon Arana, Maria" w:date="2026-07-31T11:43:00Z" w16du:dateUtc="2026-07-31T17:43:00Z">
        <w:r w:rsidRPr="00522462">
          <w:t xml:space="preserve"> can be implemented;</w:t>
        </w:r>
      </w:ins>
    </w:p>
    <w:p w14:paraId="6071AE44" w14:textId="440E6565" w:rsidR="006C345E" w:rsidRPr="00522462" w:rsidRDefault="006C345E" w:rsidP="006C345E">
      <w:pPr>
        <w:pStyle w:val="par3"/>
      </w:pPr>
      <w:ins w:id="134" w:author="Rascon Arana, Maria" w:date="2026-07-31T11:43:00Z" w16du:dateUtc="2026-07-31T17:43:00Z">
        <w:r w:rsidRPr="00522462">
          <w:t>d.</w:t>
        </w:r>
        <w:r w:rsidRPr="00522462">
          <w:tab/>
          <w:t>The anticipated risks are not materially greater than those associated with other sports or disciplines currently regulated by the Commission, unless additional safeguards are adopted.</w:t>
        </w:r>
      </w:ins>
    </w:p>
    <w:p w14:paraId="5984738D" w14:textId="32DBA8CA" w:rsidR="00B0206C" w:rsidRPr="00522462" w:rsidRDefault="006C345E" w:rsidP="00B0206C">
      <w:pPr>
        <w:pStyle w:val="par1"/>
      </w:pPr>
      <w:ins w:id="135" w:author="Rascon Arana, Maria" w:date="2026-07-31T11:41:00Z" w16du:dateUtc="2026-07-31T17:41:00Z">
        <w:r w:rsidRPr="00522462">
          <w:t>J</w:t>
        </w:r>
      </w:ins>
      <w:del w:id="136" w:author="Rascon Arana, Maria" w:date="2026-07-31T11:41:00Z" w16du:dateUtc="2026-07-31T17:41:00Z">
        <w:r w:rsidR="00B0206C" w:rsidRPr="00522462" w:rsidDel="006C345E">
          <w:delText>I</w:delText>
        </w:r>
      </w:del>
      <w:r w:rsidR="00B0206C" w:rsidRPr="00522462">
        <w:t>.</w:t>
      </w:r>
      <w:r w:rsidR="00B0206C" w:rsidRPr="00522462">
        <w:tab/>
      </w:r>
      <w:r w:rsidR="00636447" w:rsidRPr="00522462">
        <w:t>REINSTATEMENT OF AN EXPIRED LICENSE</w:t>
      </w:r>
    </w:p>
    <w:p w14:paraId="7647B97D" w14:textId="634CC72C" w:rsidR="006C345E" w:rsidRPr="00522462" w:rsidRDefault="006C345E" w:rsidP="006C345E">
      <w:pPr>
        <w:jc w:val="center"/>
      </w:pPr>
      <w:r w:rsidRPr="00522462">
        <w:t>…</w:t>
      </w:r>
    </w:p>
    <w:p w14:paraId="665DD0A3" w14:textId="28340D65" w:rsidR="006C345E" w:rsidRPr="00522462" w:rsidRDefault="006C345E" w:rsidP="006C345E">
      <w:pPr>
        <w:pStyle w:val="par1"/>
      </w:pPr>
      <w:ins w:id="137" w:author="Rascon Arana, Maria" w:date="2026-07-31T11:45:00Z" w16du:dateUtc="2026-07-31T17:45:00Z">
        <w:r w:rsidRPr="00522462">
          <w:t>K</w:t>
        </w:r>
      </w:ins>
      <w:del w:id="138" w:author="Rascon Arana, Maria" w:date="2026-07-31T11:45:00Z" w16du:dateUtc="2026-07-31T17:45:00Z">
        <w:r w:rsidRPr="00522462" w:rsidDel="006C345E">
          <w:delText>J</w:delText>
        </w:r>
      </w:del>
      <w:r w:rsidRPr="00522462">
        <w:t>.</w:t>
      </w:r>
      <w:r w:rsidRPr="00522462">
        <w:tab/>
        <w:t>REPORTING CONVICTIONS, JUDGMENTS AND ADMINISTRATIVE PROCEEDINGS</w:t>
      </w:r>
    </w:p>
    <w:p w14:paraId="7C21F14E" w14:textId="65C7E20B" w:rsidR="006C345E" w:rsidRPr="00522462" w:rsidRDefault="006C345E" w:rsidP="006C345E">
      <w:pPr>
        <w:jc w:val="center"/>
      </w:pPr>
      <w:r w:rsidRPr="00522462">
        <w:t>…</w:t>
      </w:r>
    </w:p>
    <w:p w14:paraId="00CCFD67" w14:textId="08731D7A" w:rsidR="006C345E" w:rsidRPr="00522462" w:rsidRDefault="006C345E" w:rsidP="006C345E">
      <w:pPr>
        <w:pStyle w:val="par1"/>
      </w:pPr>
      <w:ins w:id="139" w:author="Rascon Arana, Maria" w:date="2026-07-31T11:45:00Z" w16du:dateUtc="2026-07-31T17:45:00Z">
        <w:r w:rsidRPr="00522462">
          <w:t>L</w:t>
        </w:r>
      </w:ins>
      <w:r w:rsidRPr="00522462">
        <w:t>K.</w:t>
      </w:r>
      <w:r w:rsidRPr="00522462">
        <w:tab/>
        <w:t>REQUIREMENT TO NOTIFY DIRECTOR OF ADDRESS AND NAME CHANGES</w:t>
      </w:r>
    </w:p>
    <w:p w14:paraId="70A9F279" w14:textId="42D3AAEC" w:rsidR="006C345E" w:rsidRPr="00522462" w:rsidRDefault="006C345E" w:rsidP="006C345E">
      <w:pPr>
        <w:jc w:val="center"/>
      </w:pPr>
      <w:r w:rsidRPr="00522462">
        <w:t>…</w:t>
      </w:r>
    </w:p>
    <w:p w14:paraId="680DC543" w14:textId="43F1087F" w:rsidR="00636447" w:rsidRPr="00522462" w:rsidRDefault="007220FF" w:rsidP="007220FF">
      <w:pPr>
        <w:pStyle w:val="Heading2"/>
      </w:pPr>
      <w:commentRangeStart w:id="140"/>
      <w:commentRangeStart w:id="141"/>
      <w:commentRangeStart w:id="142"/>
      <w:r w:rsidRPr="00522462">
        <w:t>1.5</w:t>
      </w:r>
      <w:commentRangeEnd w:id="140"/>
      <w:r w:rsidR="00A16991" w:rsidRPr="00522462">
        <w:rPr>
          <w:rStyle w:val="CommentReference"/>
          <w:sz w:val="20"/>
          <w:szCs w:val="28"/>
        </w:rPr>
        <w:commentReference w:id="140"/>
      </w:r>
      <w:commentRangeEnd w:id="141"/>
      <w:r w:rsidR="00025996" w:rsidRPr="00522462">
        <w:rPr>
          <w:rStyle w:val="CommentReference"/>
          <w:sz w:val="20"/>
          <w:szCs w:val="28"/>
        </w:rPr>
        <w:commentReference w:id="141"/>
      </w:r>
      <w:commentRangeEnd w:id="142"/>
      <w:r w:rsidR="004D16D2" w:rsidRPr="00522462">
        <w:rPr>
          <w:rStyle w:val="CommentReference"/>
          <w:sz w:val="20"/>
          <w:szCs w:val="28"/>
        </w:rPr>
        <w:commentReference w:id="142"/>
      </w:r>
      <w:r w:rsidRPr="00522462">
        <w:tab/>
        <w:t>REQUIREMENTS FOR PARTICIPANTS IN ALL BOUTS</w:t>
      </w:r>
    </w:p>
    <w:p w14:paraId="74408182" w14:textId="77777777" w:rsidR="007220FF" w:rsidRPr="00522462" w:rsidRDefault="007220FF" w:rsidP="007220FF">
      <w:pPr>
        <w:pStyle w:val="upar1"/>
      </w:pPr>
      <w:r w:rsidRPr="00522462">
        <w:t>This Rule is promulgated pursuant to sections 12-20-105, 12-20-202(1) and (2), 12-110-107, 12-110-108, 12-110-109, and 12-110-111, C.R.S.</w:t>
      </w:r>
    </w:p>
    <w:p w14:paraId="61605E00" w14:textId="77777777" w:rsidR="007220FF" w:rsidRPr="00522462" w:rsidRDefault="007220FF" w:rsidP="007220FF">
      <w:pPr>
        <w:pStyle w:val="par1"/>
      </w:pPr>
      <w:r w:rsidRPr="00522462">
        <w:t>A.</w:t>
      </w:r>
      <w:r w:rsidRPr="00522462">
        <w:tab/>
        <w:t xml:space="preserve">LICENSE TO FIGHT APPLICATIONS </w:t>
      </w:r>
    </w:p>
    <w:p w14:paraId="397375D7" w14:textId="4E24AA73" w:rsidR="007220FF" w:rsidRPr="00522462" w:rsidRDefault="007220FF" w:rsidP="007220FF">
      <w:pPr>
        <w:pStyle w:val="par1"/>
      </w:pPr>
      <w:r w:rsidRPr="00522462">
        <w:lastRenderedPageBreak/>
        <w:tab/>
        <w:t xml:space="preserve">A license is required for a participant to fight in a </w:t>
      </w:r>
      <w:del w:id="143" w:author="Rascon Arana, Maria" w:date="2026-07-31T12:04:00Z" w16du:dateUtc="2026-07-31T18:04:00Z">
        <w:r w:rsidRPr="00522462" w:rsidDel="00F156FF">
          <w:delText xml:space="preserve">professional </w:delText>
        </w:r>
      </w:del>
      <w:r w:rsidRPr="00522462">
        <w:t xml:space="preserve">combative sports contest. All participants shall submit an application for a license to fight in a manner prescribed by the Division Director. Incomplete or incorrect applications will not be accepted. </w:t>
      </w:r>
    </w:p>
    <w:p w14:paraId="4AE32046" w14:textId="77777777" w:rsidR="007220FF" w:rsidRPr="00522462" w:rsidRDefault="007220FF" w:rsidP="007220FF">
      <w:pPr>
        <w:pStyle w:val="par1"/>
      </w:pPr>
      <w:r w:rsidRPr="00522462">
        <w:t>B.</w:t>
      </w:r>
      <w:r w:rsidRPr="00522462">
        <w:tab/>
        <w:t xml:space="preserve">FEES </w:t>
      </w:r>
    </w:p>
    <w:p w14:paraId="27F5DA6D" w14:textId="77777777" w:rsidR="007220FF" w:rsidRPr="00522462" w:rsidRDefault="007220FF" w:rsidP="007220FF">
      <w:pPr>
        <w:pStyle w:val="par1"/>
      </w:pPr>
      <w:r w:rsidRPr="00522462">
        <w:tab/>
        <w:t xml:space="preserve">Each applicant for a license shall pay the required fee before the license to fight is granted. The license fee schedule is established by the Division Director pursuant to section 12-20-105, C.R.S. </w:t>
      </w:r>
    </w:p>
    <w:p w14:paraId="52016F58" w14:textId="77777777" w:rsidR="007220FF" w:rsidRPr="00522462" w:rsidRDefault="007220FF" w:rsidP="007220FF">
      <w:pPr>
        <w:pStyle w:val="par1"/>
      </w:pPr>
      <w:commentRangeStart w:id="144"/>
      <w:commentRangeStart w:id="145"/>
      <w:commentRangeStart w:id="146"/>
      <w:commentRangeStart w:id="147"/>
      <w:commentRangeStart w:id="148"/>
      <w:commentRangeStart w:id="149"/>
      <w:commentRangeStart w:id="150"/>
      <w:commentRangeStart w:id="151"/>
      <w:commentRangeStart w:id="152"/>
      <w:commentRangeStart w:id="153"/>
      <w:commentRangeStart w:id="154"/>
      <w:commentRangeStart w:id="155"/>
      <w:commentRangeStart w:id="156"/>
      <w:r w:rsidRPr="00522462">
        <w:t>C.</w:t>
      </w:r>
      <w:commentRangeEnd w:id="144"/>
      <w:r w:rsidR="003F3121" w:rsidRPr="00522462">
        <w:rPr>
          <w:rStyle w:val="CommentReference"/>
          <w:sz w:val="20"/>
          <w:szCs w:val="24"/>
        </w:rPr>
        <w:commentReference w:id="144"/>
      </w:r>
      <w:commentRangeEnd w:id="145"/>
      <w:r w:rsidR="003F3121" w:rsidRPr="00522462">
        <w:rPr>
          <w:rStyle w:val="CommentReference"/>
          <w:sz w:val="20"/>
          <w:szCs w:val="24"/>
        </w:rPr>
        <w:commentReference w:id="145"/>
      </w:r>
      <w:commentRangeEnd w:id="146"/>
      <w:r w:rsidR="003F3121" w:rsidRPr="00522462">
        <w:rPr>
          <w:rStyle w:val="CommentReference"/>
          <w:sz w:val="20"/>
          <w:szCs w:val="24"/>
        </w:rPr>
        <w:commentReference w:id="146"/>
      </w:r>
      <w:commentRangeEnd w:id="147"/>
      <w:r w:rsidR="003F3121" w:rsidRPr="00522462">
        <w:rPr>
          <w:rStyle w:val="CommentReference"/>
          <w:sz w:val="20"/>
          <w:szCs w:val="24"/>
        </w:rPr>
        <w:commentReference w:id="147"/>
      </w:r>
      <w:commentRangeEnd w:id="148"/>
      <w:r w:rsidR="003A7FB9" w:rsidRPr="00522462">
        <w:rPr>
          <w:rStyle w:val="CommentReference"/>
          <w:sz w:val="20"/>
          <w:szCs w:val="24"/>
        </w:rPr>
        <w:commentReference w:id="148"/>
      </w:r>
      <w:commentRangeEnd w:id="149"/>
      <w:r w:rsidR="00313AFB" w:rsidRPr="00522462">
        <w:rPr>
          <w:rStyle w:val="CommentReference"/>
          <w:sz w:val="20"/>
          <w:szCs w:val="24"/>
        </w:rPr>
        <w:commentReference w:id="149"/>
      </w:r>
      <w:commentRangeEnd w:id="150"/>
      <w:r w:rsidR="00F528CC" w:rsidRPr="00522462">
        <w:rPr>
          <w:rStyle w:val="CommentReference"/>
          <w:sz w:val="20"/>
          <w:szCs w:val="24"/>
        </w:rPr>
        <w:commentReference w:id="150"/>
      </w:r>
      <w:commentRangeEnd w:id="151"/>
      <w:r w:rsidR="00F528CC" w:rsidRPr="00522462">
        <w:rPr>
          <w:rStyle w:val="CommentReference"/>
          <w:sz w:val="20"/>
          <w:szCs w:val="24"/>
        </w:rPr>
        <w:commentReference w:id="151"/>
      </w:r>
      <w:commentRangeEnd w:id="152"/>
      <w:r w:rsidR="00226CAF" w:rsidRPr="00522462">
        <w:rPr>
          <w:rStyle w:val="CommentReference"/>
          <w:sz w:val="20"/>
          <w:szCs w:val="24"/>
        </w:rPr>
        <w:commentReference w:id="152"/>
      </w:r>
      <w:commentRangeEnd w:id="153"/>
      <w:r w:rsidR="008703F0" w:rsidRPr="00522462">
        <w:rPr>
          <w:rStyle w:val="CommentReference"/>
          <w:sz w:val="20"/>
          <w:szCs w:val="24"/>
        </w:rPr>
        <w:commentReference w:id="153"/>
      </w:r>
      <w:commentRangeEnd w:id="154"/>
      <w:r w:rsidR="000A5874" w:rsidRPr="00522462">
        <w:rPr>
          <w:rStyle w:val="CommentReference"/>
          <w:sz w:val="20"/>
          <w:szCs w:val="24"/>
        </w:rPr>
        <w:commentReference w:id="154"/>
      </w:r>
      <w:commentRangeEnd w:id="155"/>
      <w:r w:rsidR="00B46889" w:rsidRPr="00522462">
        <w:rPr>
          <w:rStyle w:val="CommentReference"/>
          <w:sz w:val="20"/>
          <w:szCs w:val="24"/>
        </w:rPr>
        <w:commentReference w:id="155"/>
      </w:r>
      <w:commentRangeEnd w:id="156"/>
      <w:r w:rsidR="001B7ADF" w:rsidRPr="00522462">
        <w:rPr>
          <w:rStyle w:val="CommentReference"/>
          <w:sz w:val="20"/>
          <w:szCs w:val="24"/>
        </w:rPr>
        <w:commentReference w:id="156"/>
      </w:r>
      <w:r w:rsidRPr="00522462">
        <w:tab/>
        <w:t xml:space="preserve">MINIMUM AGE REQUIREMENT </w:t>
      </w:r>
    </w:p>
    <w:p w14:paraId="7DEF928D" w14:textId="400370F5" w:rsidR="007220FF" w:rsidRPr="00522462" w:rsidRDefault="007220FF" w:rsidP="007220FF">
      <w:pPr>
        <w:pStyle w:val="par1"/>
      </w:pPr>
      <w:r w:rsidRPr="00522462">
        <w:tab/>
        <w:t>Any person who wishes to apply for a participant license must be a minimum age of eighteen</w:t>
      </w:r>
      <w:del w:id="157" w:author="Rascon Arana, Maria" w:date="2026-07-31T12:04:00Z" w16du:dateUtc="2026-07-31T18:04:00Z">
        <w:r w:rsidRPr="00522462" w:rsidDel="00F156FF">
          <w:delText>, unless a signed verification of approval and waiver is signed by the parent or legal guardian and the Director approves</w:delText>
        </w:r>
      </w:del>
      <w:r w:rsidRPr="00522462">
        <w:t xml:space="preserve">. </w:t>
      </w:r>
    </w:p>
    <w:p w14:paraId="7AEED0A4" w14:textId="77777777" w:rsidR="007220FF" w:rsidRPr="00522462" w:rsidRDefault="007220FF" w:rsidP="007220FF">
      <w:pPr>
        <w:pStyle w:val="par1"/>
      </w:pPr>
      <w:r w:rsidRPr="00522462">
        <w:t>D.</w:t>
      </w:r>
      <w:r w:rsidRPr="00522462">
        <w:tab/>
        <w:t xml:space="preserve">FEDERAL REGISTRATION REQUIREMENT </w:t>
      </w:r>
    </w:p>
    <w:p w14:paraId="0FD7943E" w14:textId="77777777" w:rsidR="007220FF" w:rsidRPr="00522462" w:rsidRDefault="007220FF" w:rsidP="007220FF">
      <w:pPr>
        <w:pStyle w:val="par2"/>
      </w:pPr>
      <w:r w:rsidRPr="00522462">
        <w:t>1.</w:t>
      </w:r>
      <w:r w:rsidRPr="00522462">
        <w:tab/>
        <w:t xml:space="preserve">Pursuant to the “Professional Boxing Safety Act of 1996” all professional boxing participants must be registered with the recognized boxing federal registry and obtain a federal identification card in order to participate in boxing bouts anywhere in the United States. Therefore, all professional boxing participants shall show proof of registration. All Mixed Martial Arts participants must register for a National Identification card. </w:t>
      </w:r>
    </w:p>
    <w:p w14:paraId="23A37AC5" w14:textId="6750E547" w:rsidR="007220FF" w:rsidRPr="00522462" w:rsidRDefault="007220FF" w:rsidP="007220FF">
      <w:pPr>
        <w:pStyle w:val="par2"/>
      </w:pPr>
      <w:r w:rsidRPr="00522462">
        <w:t>2.</w:t>
      </w:r>
      <w:r w:rsidRPr="00522462">
        <w:tab/>
        <w:t>Any boxing debut participant must be registered with a federal identification card within seven days prior to the first bout. The participant shall not be permitted to box in any contest scheduled for more than four rounds for the participants first four bouts and shall not be permitted to compete in any bout of more than six rounds until the participant has participated in ten or more professional bouts</w:t>
      </w:r>
      <w:del w:id="158" w:author="Rascon Arana, Maria" w:date="2026-07-31T12:05:00Z" w16du:dateUtc="2026-07-31T18:05:00Z">
        <w:r w:rsidRPr="00522462" w:rsidDel="00F156FF">
          <w:delText>, unless approved by the Director</w:delText>
        </w:r>
      </w:del>
      <w:r w:rsidRPr="00522462">
        <w:t xml:space="preserve">. </w:t>
      </w:r>
    </w:p>
    <w:p w14:paraId="4ABDDA16" w14:textId="05B1707E" w:rsidR="007220FF" w:rsidRPr="00522462" w:rsidRDefault="007220FF" w:rsidP="007220FF">
      <w:pPr>
        <w:pStyle w:val="par2"/>
      </w:pPr>
      <w:r w:rsidRPr="00522462">
        <w:t>3.</w:t>
      </w:r>
      <w:r w:rsidRPr="00522462">
        <w:tab/>
        <w:t>Each participant will present their identification card or completed application to the Director or chief inspector no later than the scheduled time of the weigh-in for a bout. A participant, who is unable to produce their identification card or establish with the Director or chief inspector that they have a current federal identification, will not be permitted to participate in the bout.</w:t>
      </w:r>
    </w:p>
    <w:p w14:paraId="6A966EF8" w14:textId="77777777" w:rsidR="007220FF" w:rsidRPr="00522462" w:rsidRDefault="007220FF" w:rsidP="007220FF">
      <w:pPr>
        <w:pStyle w:val="par1"/>
      </w:pPr>
      <w:r w:rsidRPr="00522462">
        <w:t>E.</w:t>
      </w:r>
      <w:r w:rsidRPr="00522462">
        <w:tab/>
        <w:t xml:space="preserve">WEIGH-INS AND FIGHT APPEARANCE </w:t>
      </w:r>
    </w:p>
    <w:p w14:paraId="61DD979D" w14:textId="1E273395" w:rsidR="007220FF" w:rsidRPr="00522462" w:rsidRDefault="007220FF" w:rsidP="007220FF">
      <w:pPr>
        <w:pStyle w:val="par2"/>
      </w:pPr>
      <w:r w:rsidRPr="00522462">
        <w:t>1.</w:t>
      </w:r>
      <w:r w:rsidRPr="00522462">
        <w:tab/>
        <w:t xml:space="preserve">Each participant must be weighed in the presence of a Commission representative as designated by the Director, on scales approved by the Director and at a place </w:t>
      </w:r>
      <w:ins w:id="159" w:author="Rascon Arana, Maria" w:date="2026-07-31T12:05:00Z" w16du:dateUtc="2026-07-31T18:05:00Z">
        <w:r w:rsidR="00F156FF" w:rsidRPr="00522462">
          <w:t xml:space="preserve">and time </w:t>
        </w:r>
      </w:ins>
      <w:r w:rsidRPr="00522462">
        <w:t xml:space="preserve">designated by the Director. Except for fight attire, participants must have all items of weight stripped from their body before they are weighed in. All participants shall appear at the weigh-in and event on time as required by the Director. All participants must report to the Director or chief inspector as soon as they arrive to the weigh-in and event at a place designated by the Director. Failure to report to the Director or chief inspector on time may disqualify the participant from competing and may subject the participant to disciplinary action. Unless a championship bout, participants’ weights will be rounded down to the nearest pound. The weigh-in shall be no less than six hours and no more than 36 hours prior to the scheduled event. The Director may require participants to be weighed more than once for major bouts/events. </w:t>
      </w:r>
    </w:p>
    <w:p w14:paraId="621A1CF0" w14:textId="77777777" w:rsidR="007220FF" w:rsidRPr="00522462" w:rsidRDefault="007220FF" w:rsidP="007220FF">
      <w:pPr>
        <w:pStyle w:val="par2"/>
      </w:pPr>
      <w:r w:rsidRPr="00522462">
        <w:t>2.</w:t>
      </w:r>
      <w:r w:rsidRPr="00522462">
        <w:tab/>
        <w:t xml:space="preserve">Participants are not allowed to leave the designed weigh-in area until such time as they are notified by the Director or the chief inspector. </w:t>
      </w:r>
    </w:p>
    <w:p w14:paraId="2ADD21CD" w14:textId="0426BCC9" w:rsidR="007220FF" w:rsidRPr="00522462" w:rsidRDefault="007220FF" w:rsidP="007220FF">
      <w:pPr>
        <w:pStyle w:val="par2"/>
      </w:pPr>
      <w:r w:rsidRPr="00522462">
        <w:t>3.</w:t>
      </w:r>
      <w:r w:rsidRPr="00522462">
        <w:tab/>
        <w:t xml:space="preserve">Participants shall be given one hour from the designated time to weigh in, unless otherwise approved by the Director. Failure to weigh in within the designated time frame </w:t>
      </w:r>
      <w:r w:rsidRPr="00522462">
        <w:lastRenderedPageBreak/>
        <w:t xml:space="preserve">may result in the bout being cancelled. No pre-weight checks may be done on the official scale prior to or during the weigh in period. </w:t>
      </w:r>
    </w:p>
    <w:p w14:paraId="74CE15CF" w14:textId="658544F0" w:rsidR="007220FF" w:rsidRPr="00522462" w:rsidRDefault="007220FF" w:rsidP="007220FF">
      <w:pPr>
        <w:pStyle w:val="par2"/>
        <w:rPr>
          <w:ins w:id="160" w:author="Rascon Arana, Maria" w:date="2026-07-31T12:05:00Z" w16du:dateUtc="2026-07-31T18:05:00Z"/>
        </w:rPr>
      </w:pPr>
      <w:r w:rsidRPr="00522462">
        <w:t>4.</w:t>
      </w:r>
      <w:r w:rsidRPr="00522462">
        <w:tab/>
        <w:t>P</w:t>
      </w:r>
      <w:ins w:id="161" w:author="Rascon Arana, Maria" w:date="2026-07-31T12:05:00Z" w16du:dateUtc="2026-07-31T18:05:00Z">
        <w:r w:rsidR="00F156FF" w:rsidRPr="00522462">
          <w:t>rofessional p</w:t>
        </w:r>
      </w:ins>
      <w:r w:rsidRPr="00522462">
        <w:t xml:space="preserve">articipants missing weight during the initial one-hour period may be given an additional hour to make weight, provided that a Colorado licensed physician is present. The additional time shall start when the Director or Commission representative records the participants initial weight. </w:t>
      </w:r>
    </w:p>
    <w:p w14:paraId="255E6CCF" w14:textId="50E2AE4D" w:rsidR="00F156FF" w:rsidRPr="00522462" w:rsidRDefault="00F156FF" w:rsidP="007220FF">
      <w:pPr>
        <w:pStyle w:val="par2"/>
      </w:pPr>
      <w:ins w:id="162" w:author="Rascon Arana, Maria" w:date="2026-07-31T12:05:00Z" w16du:dateUtc="2026-07-31T18:05:00Z">
        <w:r w:rsidRPr="00522462">
          <w:t>5.</w:t>
        </w:r>
        <w:r w:rsidRPr="00522462">
          <w:tab/>
          <w:t xml:space="preserve">The Commission will require </w:t>
        </w:r>
      </w:ins>
      <w:ins w:id="163" w:author="Rascon Arana, Maria" w:date="2026-07-31T12:06:00Z" w16du:dateUtc="2026-07-31T18:06:00Z">
        <w:r w:rsidRPr="00522462">
          <w:t>all participants to submit to a secondary weigh-in at any time prior to their bout.</w:t>
        </w:r>
      </w:ins>
    </w:p>
    <w:p w14:paraId="0F727E17" w14:textId="77777777" w:rsidR="007220FF" w:rsidRPr="00522462" w:rsidRDefault="007220FF" w:rsidP="007220FF">
      <w:pPr>
        <w:pStyle w:val="par1"/>
      </w:pPr>
      <w:commentRangeStart w:id="164"/>
      <w:commentRangeStart w:id="165"/>
      <w:r w:rsidRPr="00522462">
        <w:t>F.</w:t>
      </w:r>
      <w:commentRangeEnd w:id="164"/>
      <w:r w:rsidR="00924EE6" w:rsidRPr="00522462">
        <w:rPr>
          <w:rStyle w:val="CommentReference"/>
          <w:sz w:val="20"/>
          <w:szCs w:val="24"/>
        </w:rPr>
        <w:commentReference w:id="164"/>
      </w:r>
      <w:commentRangeEnd w:id="165"/>
      <w:r w:rsidR="00F766C6" w:rsidRPr="00522462">
        <w:rPr>
          <w:rStyle w:val="CommentReference"/>
          <w:sz w:val="20"/>
          <w:szCs w:val="24"/>
        </w:rPr>
        <w:commentReference w:id="165"/>
      </w:r>
      <w:r w:rsidRPr="00522462">
        <w:tab/>
        <w:t xml:space="preserve">FAILURE TO MAKE CONTRACTED WEIGHT </w:t>
      </w:r>
    </w:p>
    <w:p w14:paraId="41918B27" w14:textId="4851F94C" w:rsidR="007220FF" w:rsidRPr="00522462" w:rsidRDefault="00FF22AB" w:rsidP="00FF22AB">
      <w:pPr>
        <w:pStyle w:val="par2"/>
        <w:rPr>
          <w:ins w:id="166" w:author="Rascon Arana, Maria" w:date="2026-07-31T12:07:00Z" w16du:dateUtc="2026-07-31T18:07:00Z"/>
        </w:rPr>
      </w:pPr>
      <w:ins w:id="167" w:author="Rascon Arana, Maria" w:date="2026-07-31T12:07:00Z" w16du:dateUtc="2026-07-31T18:07:00Z">
        <w:r w:rsidRPr="00522462">
          <w:t>1.</w:t>
        </w:r>
        <w:r w:rsidRPr="00522462">
          <w:tab/>
        </w:r>
      </w:ins>
      <w:r w:rsidR="007220FF" w:rsidRPr="00522462">
        <w:t xml:space="preserve">A participant who at the scheduled time of weigh-in fails to meet the weight specified in the contract between the promoter and the participant may be disqualified from competing and may be subject to disciplinary action. </w:t>
      </w:r>
    </w:p>
    <w:p w14:paraId="1553F195" w14:textId="34B70C7E" w:rsidR="00FF22AB" w:rsidRPr="00522462" w:rsidRDefault="00FF22AB">
      <w:pPr>
        <w:pStyle w:val="par2"/>
        <w:pPrChange w:id="168" w:author="Rascon Arana, Maria" w:date="2026-07-31T12:07:00Z" w16du:dateUtc="2026-07-31T18:07:00Z">
          <w:pPr>
            <w:pStyle w:val="par1"/>
          </w:pPr>
        </w:pPrChange>
      </w:pPr>
      <w:ins w:id="169" w:author="Rascon Arana, Maria" w:date="2026-07-31T12:07:00Z" w16du:dateUtc="2026-07-31T18:07:00Z">
        <w:r w:rsidRPr="00522462">
          <w:t>2.</w:t>
        </w:r>
        <w:r w:rsidRPr="00522462">
          <w:tab/>
        </w:r>
      </w:ins>
      <w:ins w:id="170" w:author="Rascon Arana, Maria" w:date="2026-07-31T12:08:00Z" w16du:dateUtc="2026-07-31T18:08:00Z">
        <w:r w:rsidRPr="00522462">
          <w:t>Any elimination participant missing weight by more than one (1) pound will have their bout cancelled.</w:t>
        </w:r>
      </w:ins>
    </w:p>
    <w:p w14:paraId="3A69B1C1" w14:textId="77777777" w:rsidR="00FF22AB" w:rsidRPr="00522462" w:rsidRDefault="007220FF" w:rsidP="00FF22AB">
      <w:pPr>
        <w:pStyle w:val="par1"/>
      </w:pPr>
      <w:r w:rsidRPr="00522462">
        <w:t>G.</w:t>
      </w:r>
      <w:r w:rsidRPr="00522462">
        <w:tab/>
        <w:t xml:space="preserve">PARTICIPANTS' APPEARANCE </w:t>
      </w:r>
    </w:p>
    <w:p w14:paraId="54E8C0F9" w14:textId="1B8E3A92" w:rsidR="00CC7A0D" w:rsidRPr="00522462" w:rsidRDefault="00B62C64" w:rsidP="00FF22AB">
      <w:pPr>
        <w:pStyle w:val="par1"/>
        <w:jc w:val="center"/>
      </w:pPr>
      <w:r w:rsidRPr="00522462">
        <w:t>…</w:t>
      </w:r>
    </w:p>
    <w:p w14:paraId="3C7E70F1" w14:textId="32365DEE" w:rsidR="00FF22AB" w:rsidRPr="00522462" w:rsidRDefault="00FF22AB" w:rsidP="00FF22AB">
      <w:pPr>
        <w:pStyle w:val="Heading2"/>
      </w:pPr>
      <w:commentRangeStart w:id="171"/>
      <w:commentRangeStart w:id="172"/>
      <w:commentRangeStart w:id="173"/>
      <w:r w:rsidRPr="00522462">
        <w:t>1.6</w:t>
      </w:r>
      <w:commentRangeEnd w:id="171"/>
      <w:r w:rsidR="00AB03EA" w:rsidRPr="00522462">
        <w:rPr>
          <w:rStyle w:val="CommentReference"/>
          <w:sz w:val="20"/>
          <w:szCs w:val="28"/>
        </w:rPr>
        <w:commentReference w:id="171"/>
      </w:r>
      <w:commentRangeEnd w:id="172"/>
      <w:r w:rsidR="006667EA" w:rsidRPr="00522462">
        <w:rPr>
          <w:rStyle w:val="CommentReference"/>
          <w:sz w:val="20"/>
          <w:szCs w:val="28"/>
        </w:rPr>
        <w:commentReference w:id="172"/>
      </w:r>
      <w:commentRangeEnd w:id="173"/>
      <w:r w:rsidR="00FD1F50" w:rsidRPr="00522462">
        <w:rPr>
          <w:rStyle w:val="CommentReference"/>
          <w:sz w:val="20"/>
          <w:szCs w:val="28"/>
        </w:rPr>
        <w:commentReference w:id="173"/>
      </w:r>
      <w:r w:rsidRPr="00522462">
        <w:tab/>
        <w:t>REQUIREMENTS</w:t>
      </w:r>
    </w:p>
    <w:p w14:paraId="54C24215" w14:textId="77777777" w:rsidR="00FF22AB" w:rsidRPr="00522462" w:rsidRDefault="00FF22AB" w:rsidP="00FF22AB">
      <w:pPr>
        <w:pStyle w:val="par1"/>
      </w:pPr>
      <w:r w:rsidRPr="00522462">
        <w:t xml:space="preserve">This Rule is promulgated pursuant to section 12-110-107, C.R.S. </w:t>
      </w:r>
    </w:p>
    <w:p w14:paraId="60C5109E" w14:textId="77777777" w:rsidR="00FF22AB" w:rsidRPr="00522462" w:rsidRDefault="00FF22AB" w:rsidP="00FF22AB">
      <w:pPr>
        <w:pStyle w:val="par1"/>
      </w:pPr>
      <w:r w:rsidRPr="00522462">
        <w:t>A.</w:t>
      </w:r>
      <w:r w:rsidRPr="00522462">
        <w:tab/>
        <w:t xml:space="preserve">NUMBER OF BOUTS </w:t>
      </w:r>
    </w:p>
    <w:p w14:paraId="6D196DF5" w14:textId="77777777" w:rsidR="00FF22AB" w:rsidRPr="00522462" w:rsidRDefault="00FF22AB" w:rsidP="00FF22AB">
      <w:pPr>
        <w:pStyle w:val="par1"/>
      </w:pPr>
      <w:r w:rsidRPr="00522462">
        <w:tab/>
        <w:t xml:space="preserve">The Director has the discretion to control and limit the number of bouts held in any one event. Bouts in which more than two participants appear in the ring or cage at the same time will not be approved. </w:t>
      </w:r>
    </w:p>
    <w:p w14:paraId="431C1488" w14:textId="77777777" w:rsidR="00FF22AB" w:rsidRPr="00522462" w:rsidRDefault="00FF22AB" w:rsidP="00FF22AB">
      <w:pPr>
        <w:pStyle w:val="par1"/>
      </w:pPr>
      <w:r w:rsidRPr="00522462">
        <w:t>B.</w:t>
      </w:r>
      <w:r w:rsidRPr="00522462">
        <w:tab/>
        <w:t xml:space="preserve">BOUT REVIEW </w:t>
      </w:r>
    </w:p>
    <w:p w14:paraId="04527A63" w14:textId="77777777" w:rsidR="00FF22AB" w:rsidRPr="00522462" w:rsidRDefault="00FF22AB" w:rsidP="00FF22AB">
      <w:pPr>
        <w:pStyle w:val="par1"/>
      </w:pPr>
      <w:r w:rsidRPr="00522462">
        <w:tab/>
        <w:t xml:space="preserve">The Director may refuse to permit a bout to proceed upon a determination that either or both participants should not compete because of one or more of the following factors: </w:t>
      </w:r>
    </w:p>
    <w:p w14:paraId="317CF7BB" w14:textId="77777777" w:rsidR="00FF22AB" w:rsidRPr="00522462" w:rsidRDefault="00FF22AB" w:rsidP="00FF22AB">
      <w:pPr>
        <w:pStyle w:val="par2"/>
      </w:pPr>
      <w:r w:rsidRPr="00522462">
        <w:t>1.</w:t>
      </w:r>
      <w:r w:rsidRPr="00522462">
        <w:tab/>
        <w:t xml:space="preserve">Skill level and ability of their opponent; </w:t>
      </w:r>
    </w:p>
    <w:p w14:paraId="11965F84" w14:textId="77777777" w:rsidR="00FF22AB" w:rsidRPr="00522462" w:rsidRDefault="00FF22AB" w:rsidP="00FF22AB">
      <w:pPr>
        <w:pStyle w:val="par2"/>
      </w:pPr>
      <w:r w:rsidRPr="00522462">
        <w:t>2.</w:t>
      </w:r>
      <w:r w:rsidRPr="00522462">
        <w:tab/>
        <w:t xml:space="preserve">Age disparity between opponents; </w:t>
      </w:r>
    </w:p>
    <w:p w14:paraId="3D53A3E0" w14:textId="77777777" w:rsidR="00FF22AB" w:rsidRPr="00522462" w:rsidRDefault="00FF22AB" w:rsidP="00FF22AB">
      <w:pPr>
        <w:pStyle w:val="par2"/>
      </w:pPr>
      <w:r w:rsidRPr="00522462">
        <w:t>3.</w:t>
      </w:r>
      <w:r w:rsidRPr="00522462">
        <w:tab/>
        <w:t xml:space="preserve">Consecutive losses or wins on recent record; </w:t>
      </w:r>
    </w:p>
    <w:p w14:paraId="2DD41323" w14:textId="246F0669" w:rsidR="00FF22AB" w:rsidRPr="00522462" w:rsidRDefault="00FF22AB" w:rsidP="00FF22AB">
      <w:pPr>
        <w:pStyle w:val="par2"/>
      </w:pPr>
      <w:r w:rsidRPr="00522462">
        <w:t>4.</w:t>
      </w:r>
      <w:r w:rsidRPr="00522462">
        <w:tab/>
        <w:t>Fighting history, including recent</w:t>
      </w:r>
      <w:ins w:id="174" w:author="Rascon Arana, Maria" w:date="2026-07-31T12:15:00Z" w16du:dateUtc="2026-07-31T18:15:00Z">
        <w:r w:rsidR="00C05CB5" w:rsidRPr="00522462">
          <w:t xml:space="preserve"> or consecutive</w:t>
        </w:r>
      </w:ins>
      <w:r w:rsidRPr="00522462">
        <w:t xml:space="preserve"> TKO’ or KO’s;</w:t>
      </w:r>
    </w:p>
    <w:p w14:paraId="6592CB21" w14:textId="77777777" w:rsidR="00FF22AB" w:rsidRPr="00522462" w:rsidRDefault="00FF22AB" w:rsidP="00FF22AB">
      <w:pPr>
        <w:pStyle w:val="par2"/>
      </w:pPr>
      <w:r w:rsidRPr="00522462">
        <w:t>5.</w:t>
      </w:r>
      <w:r w:rsidRPr="00522462">
        <w:tab/>
        <w:t xml:space="preserve">Disqualifications and/or poor performances; </w:t>
      </w:r>
    </w:p>
    <w:p w14:paraId="5A71D3C8" w14:textId="77777777" w:rsidR="00FF22AB" w:rsidRPr="00522462" w:rsidRDefault="00FF22AB" w:rsidP="00FF22AB">
      <w:pPr>
        <w:pStyle w:val="par2"/>
      </w:pPr>
      <w:r w:rsidRPr="00522462">
        <w:t>6.</w:t>
      </w:r>
      <w:r w:rsidRPr="00522462">
        <w:tab/>
        <w:t xml:space="preserve">Recent injuries; </w:t>
      </w:r>
    </w:p>
    <w:p w14:paraId="0229D784" w14:textId="77777777" w:rsidR="00FF22AB" w:rsidRPr="00522462" w:rsidRDefault="00FF22AB" w:rsidP="00FF22AB">
      <w:pPr>
        <w:pStyle w:val="par2"/>
      </w:pPr>
      <w:r w:rsidRPr="00522462">
        <w:t>7.</w:t>
      </w:r>
      <w:r w:rsidRPr="00522462">
        <w:tab/>
        <w:t xml:space="preserve">Failure to appear at any scheduled weigh-in or event; </w:t>
      </w:r>
    </w:p>
    <w:p w14:paraId="5FF17B5A" w14:textId="77777777" w:rsidR="00FF22AB" w:rsidRPr="00522462" w:rsidRDefault="00FF22AB" w:rsidP="00FF22AB">
      <w:pPr>
        <w:pStyle w:val="par2"/>
      </w:pPr>
      <w:r w:rsidRPr="00522462">
        <w:t>8.</w:t>
      </w:r>
      <w:r w:rsidRPr="00522462">
        <w:tab/>
        <w:t xml:space="preserve">Failure to compete at any event; </w:t>
      </w:r>
    </w:p>
    <w:p w14:paraId="645DC037" w14:textId="77777777" w:rsidR="00FF22AB" w:rsidRPr="00522462" w:rsidRDefault="00FF22AB" w:rsidP="00FF22AB">
      <w:pPr>
        <w:pStyle w:val="par2"/>
      </w:pPr>
      <w:r w:rsidRPr="00522462">
        <w:lastRenderedPageBreak/>
        <w:t>9.</w:t>
      </w:r>
      <w:r w:rsidRPr="00522462">
        <w:tab/>
        <w:t xml:space="preserve">Request of a weight that may be unattainable given weight history, build, or physique; </w:t>
      </w:r>
    </w:p>
    <w:p w14:paraId="125E5BF3" w14:textId="77777777" w:rsidR="00FF22AB" w:rsidRPr="00522462" w:rsidRDefault="00FF22AB" w:rsidP="00FF22AB">
      <w:pPr>
        <w:pStyle w:val="par2"/>
      </w:pPr>
      <w:r w:rsidRPr="00522462">
        <w:t>10.</w:t>
      </w:r>
      <w:r w:rsidRPr="00522462">
        <w:tab/>
        <w:t xml:space="preserve">Failing to make weight; </w:t>
      </w:r>
    </w:p>
    <w:p w14:paraId="50911263" w14:textId="77777777" w:rsidR="00FF22AB" w:rsidRPr="00522462" w:rsidRDefault="00FF22AB" w:rsidP="00FF22AB">
      <w:pPr>
        <w:pStyle w:val="par2"/>
      </w:pPr>
      <w:r w:rsidRPr="00522462">
        <w:t>11.</w:t>
      </w:r>
      <w:r w:rsidRPr="00522462">
        <w:tab/>
        <w:t xml:space="preserve">Lack of experience with consecutive rounds or bouts; </w:t>
      </w:r>
    </w:p>
    <w:p w14:paraId="43578681" w14:textId="77777777" w:rsidR="00FF22AB" w:rsidRPr="00522462" w:rsidRDefault="00FF22AB" w:rsidP="00FF22AB">
      <w:pPr>
        <w:pStyle w:val="par2"/>
      </w:pPr>
      <w:r w:rsidRPr="00522462">
        <w:t>12.</w:t>
      </w:r>
      <w:r w:rsidRPr="00522462">
        <w:tab/>
        <w:t xml:space="preserve">Medical test results; </w:t>
      </w:r>
    </w:p>
    <w:p w14:paraId="110074C0" w14:textId="77777777" w:rsidR="00FF22AB" w:rsidRPr="00522462" w:rsidRDefault="00FF22AB" w:rsidP="00FF22AB">
      <w:pPr>
        <w:pStyle w:val="par2"/>
      </w:pPr>
      <w:r w:rsidRPr="00522462">
        <w:t>13.</w:t>
      </w:r>
      <w:r w:rsidRPr="00522462">
        <w:tab/>
        <w:t xml:space="preserve">Professional debut participants verification that they have trained for a minimum of 30 days prior to bout approval; </w:t>
      </w:r>
    </w:p>
    <w:p w14:paraId="26121122" w14:textId="77777777" w:rsidR="00FF22AB" w:rsidRPr="00522462" w:rsidRDefault="00FF22AB" w:rsidP="00FF22AB">
      <w:pPr>
        <w:pStyle w:val="par2"/>
      </w:pPr>
      <w:r w:rsidRPr="00522462">
        <w:t>14.</w:t>
      </w:r>
      <w:r w:rsidRPr="00522462">
        <w:tab/>
        <w:t xml:space="preserve">Recent positive drug or substance test or any known positive test result; </w:t>
      </w:r>
    </w:p>
    <w:p w14:paraId="73F581D0" w14:textId="77777777" w:rsidR="00FF22AB" w:rsidRPr="00522462" w:rsidRDefault="00FF22AB" w:rsidP="00FF22AB">
      <w:pPr>
        <w:pStyle w:val="par2"/>
      </w:pPr>
      <w:r w:rsidRPr="00522462">
        <w:t>15.</w:t>
      </w:r>
      <w:r w:rsidRPr="00522462">
        <w:tab/>
        <w:t xml:space="preserve">Failure to submit to a drug test in any jurisdiction; </w:t>
      </w:r>
    </w:p>
    <w:p w14:paraId="178D1B90" w14:textId="77777777" w:rsidR="00FF22AB" w:rsidRPr="00522462" w:rsidRDefault="00FF22AB" w:rsidP="00FF22AB">
      <w:pPr>
        <w:pStyle w:val="par2"/>
      </w:pPr>
      <w:r w:rsidRPr="00522462">
        <w:t>16.</w:t>
      </w:r>
      <w:r w:rsidRPr="00522462">
        <w:tab/>
        <w:t xml:space="preserve">Physical impairment(s), eye blindness, missing limb; </w:t>
      </w:r>
    </w:p>
    <w:p w14:paraId="5B114894" w14:textId="77777777" w:rsidR="00FF22AB" w:rsidRPr="00522462" w:rsidRDefault="00FF22AB" w:rsidP="00FF22AB">
      <w:pPr>
        <w:pStyle w:val="par2"/>
      </w:pPr>
      <w:r w:rsidRPr="00522462">
        <w:t>17.</w:t>
      </w:r>
      <w:r w:rsidRPr="00522462">
        <w:tab/>
        <w:t xml:space="preserve">Serious head or brain injury, trauma, impact or damage; </w:t>
      </w:r>
    </w:p>
    <w:p w14:paraId="3FC029A3" w14:textId="77777777" w:rsidR="00FF22AB" w:rsidRPr="00522462" w:rsidRDefault="00FF22AB" w:rsidP="00FF22AB">
      <w:pPr>
        <w:pStyle w:val="par2"/>
      </w:pPr>
      <w:r w:rsidRPr="00522462">
        <w:t>18.</w:t>
      </w:r>
      <w:r w:rsidRPr="00522462">
        <w:tab/>
        <w:t xml:space="preserve">Age and date of most recent bout; </w:t>
      </w:r>
    </w:p>
    <w:p w14:paraId="0D7039A9" w14:textId="77777777" w:rsidR="00FF22AB" w:rsidRPr="00522462" w:rsidRDefault="00FF22AB" w:rsidP="00FF22AB">
      <w:pPr>
        <w:pStyle w:val="par2"/>
      </w:pPr>
      <w:r w:rsidRPr="00522462">
        <w:t>19.</w:t>
      </w:r>
      <w:r w:rsidRPr="00522462">
        <w:tab/>
        <w:t xml:space="preserve">Overall physical and mental fitness; </w:t>
      </w:r>
    </w:p>
    <w:p w14:paraId="5225A5FE" w14:textId="77777777" w:rsidR="00FF22AB" w:rsidRPr="00522462" w:rsidRDefault="00FF22AB" w:rsidP="00FF22AB">
      <w:pPr>
        <w:pStyle w:val="par2"/>
      </w:pPr>
      <w:r w:rsidRPr="00522462">
        <w:t>20.</w:t>
      </w:r>
      <w:r w:rsidRPr="00522462">
        <w:tab/>
        <w:t xml:space="preserve">Any action by any athletic or combative sports Commission in any jurisdiction; </w:t>
      </w:r>
    </w:p>
    <w:p w14:paraId="3DD1067B" w14:textId="77777777" w:rsidR="00147B10" w:rsidRPr="00522462" w:rsidRDefault="00FF22AB" w:rsidP="00FF22AB">
      <w:pPr>
        <w:pStyle w:val="par2"/>
      </w:pPr>
      <w:r w:rsidRPr="00522462">
        <w:t>21.</w:t>
      </w:r>
      <w:r w:rsidRPr="00522462">
        <w:tab/>
        <w:t xml:space="preserve">History of bad faith or dealings with any promotions or Commissions; </w:t>
      </w:r>
    </w:p>
    <w:p w14:paraId="0D16961B" w14:textId="77777777" w:rsidR="00147B10" w:rsidRPr="00522462" w:rsidRDefault="00147B10" w:rsidP="00FF22AB">
      <w:pPr>
        <w:pStyle w:val="par2"/>
      </w:pPr>
      <w:r w:rsidRPr="00522462">
        <w:t>22.</w:t>
      </w:r>
      <w:r w:rsidRPr="00522462">
        <w:tab/>
      </w:r>
      <w:r w:rsidR="00FF22AB" w:rsidRPr="00522462">
        <w:t xml:space="preserve">Not completing the bout requirements in a timely manner; </w:t>
      </w:r>
    </w:p>
    <w:p w14:paraId="1F306714" w14:textId="77777777" w:rsidR="00147B10" w:rsidRPr="00522462" w:rsidRDefault="00147B10" w:rsidP="00FF22AB">
      <w:pPr>
        <w:pStyle w:val="par2"/>
      </w:pPr>
      <w:r w:rsidRPr="00522462">
        <w:t>23.</w:t>
      </w:r>
      <w:r w:rsidRPr="00522462">
        <w:tab/>
      </w:r>
      <w:r w:rsidR="00FF22AB" w:rsidRPr="00522462">
        <w:t xml:space="preserve">Conduct that discredits or tends to discredit any sport regulated by the Commission in which the participant is competing; </w:t>
      </w:r>
    </w:p>
    <w:p w14:paraId="24F3B7F9" w14:textId="04DA21C6" w:rsidR="00FF22AB" w:rsidRPr="00522462" w:rsidRDefault="00147B10" w:rsidP="00FF22AB">
      <w:pPr>
        <w:pStyle w:val="par2"/>
      </w:pPr>
      <w:r w:rsidRPr="00522462">
        <w:t>24.</w:t>
      </w:r>
      <w:r w:rsidRPr="00522462">
        <w:tab/>
      </w:r>
      <w:r w:rsidR="00FF22AB" w:rsidRPr="00522462">
        <w:t>Any related Medical condition that affects a participants’ ability to fight.</w:t>
      </w:r>
    </w:p>
    <w:p w14:paraId="7CDAF1C8" w14:textId="47A09E39" w:rsidR="00147B10" w:rsidRPr="00522462" w:rsidRDefault="00147B10" w:rsidP="00147B10">
      <w:pPr>
        <w:jc w:val="center"/>
      </w:pPr>
      <w:r w:rsidRPr="00522462">
        <w:t>…</w:t>
      </w:r>
    </w:p>
    <w:p w14:paraId="1099191D" w14:textId="1B735109" w:rsidR="00C05CB5" w:rsidRPr="00522462" w:rsidRDefault="00C05CB5" w:rsidP="00C05CB5">
      <w:pPr>
        <w:pStyle w:val="Heading2"/>
      </w:pPr>
      <w:r w:rsidRPr="00522462">
        <w:t>1.8</w:t>
      </w:r>
      <w:r w:rsidRPr="00522462">
        <w:tab/>
        <w:t>REQUIREMENTS FOR BOXING PARTICIPANTS</w:t>
      </w:r>
    </w:p>
    <w:p w14:paraId="5152F03C" w14:textId="77777777" w:rsidR="00C05CB5" w:rsidRPr="00522462" w:rsidRDefault="00C05CB5" w:rsidP="00C05CB5">
      <w:r w:rsidRPr="00522462">
        <w:t xml:space="preserve">This Rule is promulgated pursuant to section 12-110-107, C.R.S. </w:t>
      </w:r>
    </w:p>
    <w:p w14:paraId="09FD0A81" w14:textId="77777777" w:rsidR="00C05CB5" w:rsidRPr="00522462" w:rsidRDefault="00C05CB5" w:rsidP="00C05CB5">
      <w:pPr>
        <w:pStyle w:val="par1"/>
      </w:pPr>
      <w:r w:rsidRPr="00522462">
        <w:t>A.</w:t>
      </w:r>
      <w:r w:rsidRPr="00522462">
        <w:tab/>
        <w:t xml:space="preserve">WEIGHT ALLOWANCES </w:t>
      </w:r>
    </w:p>
    <w:p w14:paraId="76FA4F3B" w14:textId="425DD420" w:rsidR="00C05CB5" w:rsidRPr="00522462" w:rsidRDefault="00C05CB5" w:rsidP="00C05CB5">
      <w:pPr>
        <w:pStyle w:val="par1"/>
      </w:pPr>
      <w:r w:rsidRPr="00522462">
        <w:tab/>
        <w:t xml:space="preserve">Before a participant will be permitted to fight an opponent, who exceeds the weight allowance as shown, the </w:t>
      </w:r>
      <w:ins w:id="175" w:author="Rascon Arana, Maria" w:date="2026-07-31T12:17:00Z" w16du:dateUtc="2026-07-31T18:17:00Z">
        <w:r w:rsidRPr="00522462">
          <w:t xml:space="preserve">professional </w:t>
        </w:r>
      </w:ins>
      <w:r w:rsidRPr="00522462">
        <w:t>participant must first receive approval by the Director:</w:t>
      </w:r>
    </w:p>
    <w:p w14:paraId="1408D493" w14:textId="2A82BDA5" w:rsidR="00C05CB5" w:rsidRPr="00522462" w:rsidRDefault="00C05CB5" w:rsidP="00C05CB5">
      <w:pPr>
        <w:jc w:val="center"/>
      </w:pPr>
      <w:r w:rsidRPr="00522462">
        <w:t>…</w:t>
      </w:r>
    </w:p>
    <w:p w14:paraId="33A68EEB" w14:textId="2316CD25" w:rsidR="009E026B" w:rsidRPr="00522462" w:rsidRDefault="009E026B" w:rsidP="009E026B">
      <w:pPr>
        <w:pStyle w:val="Heading2"/>
      </w:pPr>
      <w:r w:rsidRPr="00522462">
        <w:t>1.9</w:t>
      </w:r>
      <w:r w:rsidRPr="00522462">
        <w:tab/>
        <w:t>REQUIREMENT FOR PROFESSIONAL KICKBOXING AND MUAY THAI PARTICIPANTS</w:t>
      </w:r>
    </w:p>
    <w:p w14:paraId="1236B466" w14:textId="12CB2F74" w:rsidR="009E026B" w:rsidRPr="00522462" w:rsidRDefault="009E026B" w:rsidP="009E026B">
      <w:pPr>
        <w:jc w:val="center"/>
      </w:pPr>
      <w:r w:rsidRPr="00522462">
        <w:t>…</w:t>
      </w:r>
    </w:p>
    <w:p w14:paraId="26E019A5" w14:textId="0D5C8A6B" w:rsidR="009E026B" w:rsidRPr="00522462" w:rsidRDefault="009E026B" w:rsidP="009E026B">
      <w:pPr>
        <w:pStyle w:val="par1"/>
      </w:pPr>
      <w:r w:rsidRPr="00522462">
        <w:t>E.</w:t>
      </w:r>
      <w:r w:rsidRPr="00522462">
        <w:tab/>
        <w:t>WEIGHT ALLOWANCES</w:t>
      </w:r>
    </w:p>
    <w:p w14:paraId="3766C22C" w14:textId="50A55B4F" w:rsidR="009E026B" w:rsidRPr="00522462" w:rsidRDefault="009E026B" w:rsidP="009E026B">
      <w:pPr>
        <w:pStyle w:val="par1"/>
      </w:pPr>
      <w:r w:rsidRPr="00522462">
        <w:tab/>
        <w:t xml:space="preserve">Before a </w:t>
      </w:r>
      <w:ins w:id="176" w:author="Rascon Arana, Maria" w:date="2026-07-31T12:20:00Z" w16du:dateUtc="2026-07-31T18:20:00Z">
        <w:r w:rsidRPr="00522462">
          <w:t xml:space="preserve">professional </w:t>
        </w:r>
      </w:ins>
      <w:r w:rsidRPr="00522462">
        <w:t>participant will be permitted to fight an opponent, who exceeds the weight allowance as shown, the participant must first receive approval by the Director:</w:t>
      </w:r>
    </w:p>
    <w:p w14:paraId="40D8038B" w14:textId="77A4DAFF" w:rsidR="009E026B" w:rsidRPr="00522462" w:rsidRDefault="009E026B" w:rsidP="009E026B">
      <w:pPr>
        <w:jc w:val="center"/>
      </w:pPr>
      <w:r w:rsidRPr="00522462">
        <w:lastRenderedPageBreak/>
        <w:t>…</w:t>
      </w:r>
    </w:p>
    <w:p w14:paraId="16F9F90E" w14:textId="63924AAF" w:rsidR="009E026B" w:rsidRPr="00522462" w:rsidRDefault="009E026B" w:rsidP="009E026B">
      <w:pPr>
        <w:pStyle w:val="Heading2"/>
      </w:pPr>
      <w:r w:rsidRPr="00522462">
        <w:t>1.10</w:t>
      </w:r>
      <w:r w:rsidRPr="00522462">
        <w:tab/>
        <w:t>REQUIREMENTS FOR PROFESSIONAL MIXED MARTIAL ARTS (MMA) AND MARTIAL ARTS (MA) PARTICIPANTS</w:t>
      </w:r>
    </w:p>
    <w:p w14:paraId="22DEBEF2" w14:textId="675FD72B" w:rsidR="009E026B" w:rsidRPr="00522462" w:rsidRDefault="009E026B" w:rsidP="009E026B">
      <w:pPr>
        <w:pStyle w:val="par1"/>
      </w:pPr>
      <w:r w:rsidRPr="00522462">
        <w:t>This Rule is promulgated pursuant to section 12-110-107, C.R.S.</w:t>
      </w:r>
    </w:p>
    <w:p w14:paraId="1BEE9282" w14:textId="4F4845B9" w:rsidR="009E026B" w:rsidRPr="00522462" w:rsidRDefault="009E026B" w:rsidP="009E026B">
      <w:pPr>
        <w:pStyle w:val="par1"/>
      </w:pPr>
      <w:r w:rsidRPr="00522462">
        <w:t>A.</w:t>
      </w:r>
      <w:r w:rsidRPr="00522462">
        <w:tab/>
        <w:t>RULES AND PROCEDURES The Commission adopts by reference the Association of Boxing Commissions and Combative Sports Unified Rules of Mixed Martial Arts (https://www.abcboxing.com/wpcontent/uploads/2022/08/unified-rules-mma-july-2022.pdf (effective July 26, 2022)).</w:t>
      </w:r>
    </w:p>
    <w:p w14:paraId="4A986925" w14:textId="375B4C58" w:rsidR="009E026B" w:rsidRPr="00522462" w:rsidRDefault="009E026B" w:rsidP="009E026B">
      <w:pPr>
        <w:pStyle w:val="par1"/>
      </w:pPr>
      <w:r w:rsidRPr="00522462">
        <w:tab/>
        <w:t>The standards and regulations incorporated by reference may be examined at the Colorado Office of Combative Sports and Colorado Combative Sports Commission, 1560 Broadway, Suite 1350, Denver, Colorado 80202, during normal business hours, Monday through Friday, except when such days are state holidays. Certified copies of the incorporated standards shall be provided at cost upon request. The Director or the Director’s designee will provide information regarding how the incorporated standards and regulations may be examined at any state public depository library. The standards and regulations are also available from the agency, organization or association originally issuing the code, standard, guideline or rules as follows: Association of Boxing Commissions and Combative Sports (https://www.abcboxing.com/wpcontent/uploads/202</w:t>
      </w:r>
      <w:ins w:id="177" w:author="Rascon Arana, Maria" w:date="2026-07-31T12:22:00Z" w16du:dateUtc="2026-07-31T18:22:00Z">
        <w:r w:rsidRPr="00522462">
          <w:t>5/08/</w:t>
        </w:r>
      </w:ins>
      <w:ins w:id="178" w:author="Rascon Arana, Maria" w:date="2026-07-31T12:23:00Z" w16du:dateUtc="2026-07-31T18:23:00Z">
        <w:r w:rsidRPr="00522462">
          <w:t>Unified-Rules-of-MMA-8.2025.pdf</w:t>
        </w:r>
      </w:ins>
      <w:del w:id="179" w:author="Rascon Arana, Maria" w:date="2026-07-31T12:23:00Z" w16du:dateUtc="2026-07-31T18:23:00Z">
        <w:r w:rsidRPr="00522462" w:rsidDel="009E026B">
          <w:delText>4/07/unified-mma-rules-rev-july-2024.pdf</w:delText>
        </w:r>
      </w:del>
      <w:r w:rsidRPr="00522462">
        <w:t xml:space="preserve"> (effective </w:t>
      </w:r>
      <w:del w:id="180" w:author="Rascon Arana, Maria" w:date="2026-07-31T12:23:00Z" w16du:dateUtc="2026-07-31T18:23:00Z">
        <w:r w:rsidRPr="00522462" w:rsidDel="009E026B">
          <w:delText>November 1</w:delText>
        </w:r>
      </w:del>
      <w:ins w:id="181" w:author="Rascon Arana, Maria" w:date="2026-07-31T12:23:00Z" w16du:dateUtc="2026-07-31T18:23:00Z">
        <w:r w:rsidRPr="00522462">
          <w:t>August 6</w:t>
        </w:r>
      </w:ins>
      <w:r w:rsidRPr="00522462">
        <w:t>, 202</w:t>
      </w:r>
      <w:ins w:id="182" w:author="Rascon Arana, Maria" w:date="2026-07-31T12:23:00Z" w16du:dateUtc="2026-07-31T18:23:00Z">
        <w:r w:rsidRPr="00522462">
          <w:t>5</w:t>
        </w:r>
      </w:ins>
      <w:del w:id="183" w:author="Rascon Arana, Maria" w:date="2026-07-31T12:23:00Z" w16du:dateUtc="2026-07-31T18:23:00Z">
        <w:r w:rsidRPr="00522462" w:rsidDel="009E026B">
          <w:delText>4</w:delText>
        </w:r>
      </w:del>
      <w:r w:rsidRPr="00522462">
        <w:t xml:space="preserve">)) and the Association of Boxing Commissions and Combative Sports (https://www.abcboxing.com/unified- rules-kickboxing (effective July 26, 2017)). This rule does not include any later amendments or editions of the code, standard, guideline, or rules. </w:t>
      </w:r>
    </w:p>
    <w:p w14:paraId="4B78B43D" w14:textId="77777777" w:rsidR="009E026B" w:rsidRPr="00522462" w:rsidRDefault="009E026B" w:rsidP="009E026B">
      <w:pPr>
        <w:pStyle w:val="par1"/>
      </w:pPr>
      <w:r w:rsidRPr="00522462">
        <w:t>B.</w:t>
      </w:r>
      <w:r w:rsidRPr="00522462">
        <w:tab/>
        <w:t xml:space="preserve">MARTIAL ARTS </w:t>
      </w:r>
    </w:p>
    <w:p w14:paraId="425CF7A1" w14:textId="77777777" w:rsidR="009E026B" w:rsidRPr="00522462" w:rsidRDefault="009E026B" w:rsidP="009E026B">
      <w:pPr>
        <w:pStyle w:val="par2"/>
      </w:pPr>
      <w:r w:rsidRPr="00522462">
        <w:t>1.</w:t>
      </w:r>
      <w:r w:rsidRPr="00522462">
        <w:tab/>
        <w:t xml:space="preserve">A contest or bout of martial arts must be conducted pursuant to the official rules promulgated by the sponsoring organization for the martial art. </w:t>
      </w:r>
    </w:p>
    <w:p w14:paraId="0417ACE5" w14:textId="77777777" w:rsidR="009E026B" w:rsidRPr="00522462" w:rsidRDefault="009E026B" w:rsidP="009E026B">
      <w:pPr>
        <w:pStyle w:val="par2"/>
      </w:pPr>
      <w:r w:rsidRPr="00522462">
        <w:t>2.</w:t>
      </w:r>
      <w:r w:rsidRPr="00522462">
        <w:tab/>
        <w:t xml:space="preserve">The promoter must file a copy of the official rules and a permit with the Director before approval will be given for the contest to be held. </w:t>
      </w:r>
    </w:p>
    <w:p w14:paraId="41B28B62" w14:textId="71D9AA14" w:rsidR="009E026B" w:rsidRPr="00522462" w:rsidRDefault="009E026B" w:rsidP="009E026B">
      <w:pPr>
        <w:pStyle w:val="par2"/>
      </w:pPr>
      <w:r w:rsidRPr="00522462">
        <w:t>3.</w:t>
      </w:r>
      <w:r w:rsidRPr="00522462">
        <w:tab/>
        <w:t>Prior to the event, the Director will provide the promot</w:t>
      </w:r>
      <w:ins w:id="184" w:author="Rascon Arana, Maria" w:date="2026-07-31T12:23:00Z" w16du:dateUtc="2026-07-31T18:23:00Z">
        <w:r w:rsidRPr="00522462">
          <w:t>e</w:t>
        </w:r>
      </w:ins>
      <w:del w:id="185" w:author="Rascon Arana, Maria" w:date="2026-07-31T12:23:00Z" w16du:dateUtc="2026-07-31T18:23:00Z">
        <w:r w:rsidRPr="00522462" w:rsidDel="009E026B">
          <w:delText>o</w:delText>
        </w:r>
      </w:del>
      <w:r w:rsidRPr="00522462">
        <w:t xml:space="preserve">r a list of specific requirements, including those concerning fouls. The promoter will be responsible for ensuring that all participants comply with the specific requirements. </w:t>
      </w:r>
    </w:p>
    <w:p w14:paraId="4CA184CA" w14:textId="0BE2F8AF" w:rsidR="009E026B" w:rsidRPr="00522462" w:rsidRDefault="009E026B" w:rsidP="009E026B">
      <w:pPr>
        <w:pStyle w:val="par2"/>
      </w:pPr>
      <w:r w:rsidRPr="00522462">
        <w:t>4.</w:t>
      </w:r>
      <w:r w:rsidRPr="00522462">
        <w:tab/>
        <w:t>Where applicable, provisions of Rules 1.8, 1.9, and above sections of Rule 1.10 may also constitute requirements for martial arts contests.</w:t>
      </w:r>
    </w:p>
    <w:p w14:paraId="7A8446B3" w14:textId="078E3861" w:rsidR="009E026B" w:rsidRPr="00522462" w:rsidRDefault="009E026B" w:rsidP="009E026B">
      <w:pPr>
        <w:pStyle w:val="Heading2"/>
      </w:pPr>
      <w:r w:rsidRPr="00522462">
        <w:t>1.11</w:t>
      </w:r>
      <w:r w:rsidRPr="00522462">
        <w:tab/>
      </w:r>
      <w:r w:rsidR="00A0018C" w:rsidRPr="00522462">
        <w:t>REQUIREMENTS FOR BAREKNUCKLE PARTICIPANTS</w:t>
      </w:r>
    </w:p>
    <w:p w14:paraId="54795D69" w14:textId="77777777" w:rsidR="00A0018C" w:rsidRPr="00522462" w:rsidRDefault="00A0018C" w:rsidP="00A0018C">
      <w:pPr>
        <w:pStyle w:val="par1"/>
      </w:pPr>
      <w:r w:rsidRPr="00522462">
        <w:t xml:space="preserve">The Rule is promulgated pursuant to section 12-110-107, C.R.S. </w:t>
      </w:r>
    </w:p>
    <w:p w14:paraId="409633DC" w14:textId="23BEAA77" w:rsidR="00A0018C" w:rsidRPr="00522462" w:rsidRDefault="00A0018C" w:rsidP="00A0018C">
      <w:pPr>
        <w:pStyle w:val="par1"/>
      </w:pPr>
      <w:r w:rsidRPr="00522462">
        <w:t>A.</w:t>
      </w:r>
      <w:r w:rsidRPr="00522462">
        <w:tab/>
        <w:t>WEIGHT ALLOWANCES</w:t>
      </w:r>
    </w:p>
    <w:p w14:paraId="0A17B6B6" w14:textId="64FDFB16" w:rsidR="009E026B" w:rsidRPr="00522462" w:rsidRDefault="00A0018C" w:rsidP="00A0018C">
      <w:pPr>
        <w:jc w:val="center"/>
      </w:pPr>
      <w:r w:rsidRPr="00522462">
        <w:t>…</w:t>
      </w:r>
    </w:p>
    <w:p w14:paraId="0F78D426" w14:textId="0FDDEE3D" w:rsidR="00A0018C" w:rsidRPr="00522462" w:rsidRDefault="00676708" w:rsidP="00676708">
      <w:pPr>
        <w:pStyle w:val="par1"/>
      </w:pPr>
      <w:r w:rsidRPr="00522462">
        <w:t>C.</w:t>
      </w:r>
      <w:r w:rsidRPr="00522462">
        <w:tab/>
        <w:t>P ARTICIPATION RESTRICTIONS</w:t>
      </w:r>
    </w:p>
    <w:p w14:paraId="5F4DD72D" w14:textId="77777777" w:rsidR="00676708" w:rsidRPr="00522462" w:rsidRDefault="00676708" w:rsidP="00676708">
      <w:pPr>
        <w:pStyle w:val="par2"/>
      </w:pPr>
      <w:r w:rsidRPr="00522462">
        <w:t>1.</w:t>
      </w:r>
      <w:r w:rsidRPr="00522462">
        <w:tab/>
        <w:t xml:space="preserve">All Bouts shall be placed in the appropriate Federal database for tracking. Prior to approving a bout, the Director shall consider the following: </w:t>
      </w:r>
    </w:p>
    <w:p w14:paraId="1DDC9B3A" w14:textId="77777777" w:rsidR="00676708" w:rsidRPr="00522462" w:rsidRDefault="00676708" w:rsidP="00676708">
      <w:pPr>
        <w:pStyle w:val="par3"/>
      </w:pPr>
      <w:r w:rsidRPr="00522462">
        <w:lastRenderedPageBreak/>
        <w:t>a.</w:t>
      </w:r>
      <w:r w:rsidRPr="00522462">
        <w:tab/>
        <w:t xml:space="preserve">Fighter’s Professional Record </w:t>
      </w:r>
    </w:p>
    <w:p w14:paraId="44541001" w14:textId="77777777" w:rsidR="00676708" w:rsidRPr="00522462" w:rsidRDefault="00676708" w:rsidP="00676708">
      <w:pPr>
        <w:pStyle w:val="par3"/>
      </w:pPr>
      <w:r w:rsidRPr="00522462">
        <w:t>b.</w:t>
      </w:r>
      <w:r w:rsidRPr="00522462">
        <w:tab/>
        <w:t xml:space="preserve">Combative Sport Experience </w:t>
      </w:r>
    </w:p>
    <w:p w14:paraId="385344A7" w14:textId="77777777" w:rsidR="00676708" w:rsidRPr="00522462" w:rsidRDefault="00676708" w:rsidP="00676708">
      <w:pPr>
        <w:pStyle w:val="par3"/>
      </w:pPr>
      <w:r w:rsidRPr="00522462">
        <w:t>c.</w:t>
      </w:r>
      <w:r w:rsidRPr="00522462">
        <w:tab/>
        <w:t xml:space="preserve">Skill Level </w:t>
      </w:r>
    </w:p>
    <w:p w14:paraId="26A92DD2" w14:textId="77777777" w:rsidR="00676708" w:rsidRPr="00522462" w:rsidRDefault="00676708" w:rsidP="00676708">
      <w:pPr>
        <w:pStyle w:val="par3"/>
      </w:pPr>
      <w:r w:rsidRPr="00522462">
        <w:t>d.</w:t>
      </w:r>
      <w:r w:rsidRPr="00522462">
        <w:tab/>
        <w:t xml:space="preserve">Physical Condition </w:t>
      </w:r>
    </w:p>
    <w:p w14:paraId="5F60811F" w14:textId="77777777" w:rsidR="00676708" w:rsidRPr="00522462" w:rsidRDefault="00676708" w:rsidP="00676708">
      <w:pPr>
        <w:pStyle w:val="par3"/>
      </w:pPr>
      <w:r w:rsidRPr="00522462">
        <w:t>e.</w:t>
      </w:r>
      <w:r w:rsidRPr="00522462">
        <w:tab/>
        <w:t xml:space="preserve">Current BSI assigned in BoxRec </w:t>
      </w:r>
    </w:p>
    <w:p w14:paraId="29B407C2" w14:textId="77777777" w:rsidR="00676708" w:rsidRPr="00522462" w:rsidRDefault="00676708" w:rsidP="00676708">
      <w:pPr>
        <w:pStyle w:val="par3"/>
      </w:pPr>
      <w:r w:rsidRPr="00522462">
        <w:t>f.</w:t>
      </w:r>
      <w:r w:rsidRPr="00522462">
        <w:tab/>
        <w:t xml:space="preserve">Successive losses or wins </w:t>
      </w:r>
    </w:p>
    <w:p w14:paraId="2D929FE4" w14:textId="77777777" w:rsidR="00676708" w:rsidRPr="00522462" w:rsidRDefault="00676708" w:rsidP="00676708">
      <w:pPr>
        <w:pStyle w:val="par3"/>
      </w:pPr>
      <w:r w:rsidRPr="00522462">
        <w:t>g.</w:t>
      </w:r>
      <w:r w:rsidRPr="00522462">
        <w:tab/>
        <w:t xml:space="preserve">History of technical knockouts or knockouts </w:t>
      </w:r>
    </w:p>
    <w:p w14:paraId="4ADBD4BA" w14:textId="77777777" w:rsidR="00676708" w:rsidRPr="00522462" w:rsidRDefault="00676708" w:rsidP="00676708">
      <w:pPr>
        <w:pStyle w:val="par3"/>
      </w:pPr>
      <w:r w:rsidRPr="00522462">
        <w:t>g.</w:t>
      </w:r>
      <w:r w:rsidRPr="00522462">
        <w:tab/>
        <w:t xml:space="preserve">Any other factor the Director reasonably believes is appropriate. </w:t>
      </w:r>
    </w:p>
    <w:p w14:paraId="368B4C97" w14:textId="77777777" w:rsidR="00676708" w:rsidRPr="00522462" w:rsidRDefault="00676708" w:rsidP="00676708">
      <w:pPr>
        <w:pStyle w:val="par2"/>
      </w:pPr>
      <w:r w:rsidRPr="00522462">
        <w:t>2.</w:t>
      </w:r>
      <w:r w:rsidRPr="00522462">
        <w:tab/>
        <w:t xml:space="preserve">Professional Debut Participants shall not enter a bareknuckle bout without prior combative sports experience. </w:t>
      </w:r>
    </w:p>
    <w:p w14:paraId="12FC6C94" w14:textId="77777777" w:rsidR="00676708" w:rsidRPr="00522462" w:rsidRDefault="00676708" w:rsidP="00676708">
      <w:pPr>
        <w:pStyle w:val="par2"/>
      </w:pPr>
      <w:r w:rsidRPr="00522462">
        <w:t>3.</w:t>
      </w:r>
      <w:r w:rsidRPr="00522462">
        <w:tab/>
        <w:t xml:space="preserve">Professional debut participants shall be restricted to four rounds until participants have at least four professional bouts in a sport regulated by the Commission. </w:t>
      </w:r>
    </w:p>
    <w:p w14:paraId="360F8CB5" w14:textId="1751F5DB" w:rsidR="00676708" w:rsidRPr="00522462" w:rsidRDefault="00676708" w:rsidP="00676708">
      <w:pPr>
        <w:pStyle w:val="par2"/>
      </w:pPr>
      <w:r w:rsidRPr="00522462">
        <w:t>4.</w:t>
      </w:r>
      <w:r w:rsidRPr="00522462">
        <w:tab/>
        <w:t>Professional Participants with previous experience in boxing, mixed martial arts, or other Combative Sports regulated by the Commission</w:t>
      </w:r>
      <w:ins w:id="186" w:author="Rascon Arana, Maria" w:date="2026-07-31T12:29:00Z" w16du:dateUtc="2026-07-31T18:29:00Z">
        <w:r w:rsidR="004C311C" w:rsidRPr="00522462">
          <w:t>, other than jiu jitsu,</w:t>
        </w:r>
      </w:ins>
      <w:r w:rsidRPr="00522462">
        <w:t xml:space="preserve"> are not considered Professional Debut Participants and can participate in any number of rounds without restriction. </w:t>
      </w:r>
    </w:p>
    <w:p w14:paraId="5A01DED1" w14:textId="0F1D7731" w:rsidR="00676708" w:rsidRPr="00522462" w:rsidRDefault="00676708" w:rsidP="00676708">
      <w:pPr>
        <w:pStyle w:val="par2"/>
      </w:pPr>
      <w:r w:rsidRPr="00522462">
        <w:t>5.</w:t>
      </w:r>
      <w:r w:rsidRPr="00522462">
        <w:tab/>
        <w:t>Elimination fighters shall be prohibited from participating in any bareknuckle bout.</w:t>
      </w:r>
    </w:p>
    <w:p w14:paraId="27F53C5A" w14:textId="4D5C686F" w:rsidR="004C311C" w:rsidRPr="00522462" w:rsidRDefault="004C311C" w:rsidP="004C311C">
      <w:pPr>
        <w:pStyle w:val="Heading2"/>
      </w:pPr>
      <w:r w:rsidRPr="00522462">
        <w:t>1.12</w:t>
      </w:r>
      <w:r w:rsidRPr="00522462">
        <w:tab/>
        <w:t>REQUIREMENTS FOR CORNERS</w:t>
      </w:r>
    </w:p>
    <w:p w14:paraId="3CBF3C8B" w14:textId="64A77A82" w:rsidR="004C311C" w:rsidRPr="00522462" w:rsidRDefault="004C311C" w:rsidP="004C311C">
      <w:r w:rsidRPr="00522462">
        <w:t>This Rule is promulgated pursuant to sections 12-20-105, 12-110-107, 12-110-109, and 12-110-111, C.R.S.</w:t>
      </w:r>
    </w:p>
    <w:p w14:paraId="4190534B" w14:textId="77777777" w:rsidR="004C311C" w:rsidRPr="00522462" w:rsidRDefault="004C311C" w:rsidP="004C311C">
      <w:pPr>
        <w:pStyle w:val="par1"/>
      </w:pPr>
      <w:r w:rsidRPr="00522462">
        <w:t>A.</w:t>
      </w:r>
      <w:r w:rsidRPr="00522462">
        <w:tab/>
        <w:t xml:space="preserve">LICENSE FOR CORNERS </w:t>
      </w:r>
    </w:p>
    <w:p w14:paraId="7530A0D9" w14:textId="77777777" w:rsidR="004C311C" w:rsidRPr="00522462" w:rsidRDefault="004C311C" w:rsidP="004C311C">
      <w:pPr>
        <w:pStyle w:val="par1"/>
      </w:pPr>
      <w:r w:rsidRPr="00522462">
        <w:tab/>
        <w:t xml:space="preserve">A license is required in order to serve as a second in a professional combative sports contest. All corners shall submit an application for a license to assist a fighter and must be licensed at least 48 hours prior to the scheduled start of an event. Incomplete or incorrect application forms will not be accepted and will be returned to the applicant to be corrected. </w:t>
      </w:r>
    </w:p>
    <w:p w14:paraId="756E250F" w14:textId="77777777" w:rsidR="004C311C" w:rsidRPr="00522462" w:rsidRDefault="004C311C" w:rsidP="004C311C">
      <w:pPr>
        <w:pStyle w:val="par1"/>
      </w:pPr>
      <w:r w:rsidRPr="00522462">
        <w:t>B.</w:t>
      </w:r>
      <w:r w:rsidRPr="00522462">
        <w:tab/>
        <w:t xml:space="preserve">FEES </w:t>
      </w:r>
    </w:p>
    <w:p w14:paraId="0A1C7732" w14:textId="77777777" w:rsidR="004C311C" w:rsidRPr="00522462" w:rsidRDefault="004C311C" w:rsidP="004C311C">
      <w:pPr>
        <w:pStyle w:val="par1"/>
      </w:pPr>
      <w:r w:rsidRPr="00522462">
        <w:tab/>
        <w:t xml:space="preserve">Each applicant applying for a license shall pay the required fee before the license is granted. The license fee schedule is established by the Division Director pursuant to section 12-20-105, C.R.S. </w:t>
      </w:r>
    </w:p>
    <w:p w14:paraId="201F722B" w14:textId="77777777" w:rsidR="004C311C" w:rsidRPr="00522462" w:rsidRDefault="004C311C" w:rsidP="004C311C">
      <w:pPr>
        <w:pStyle w:val="par1"/>
      </w:pPr>
      <w:r w:rsidRPr="00522462">
        <w:t>C.</w:t>
      </w:r>
      <w:r w:rsidRPr="00522462">
        <w:tab/>
        <w:t xml:space="preserve">MINIMUM AGE REQUIREMENT </w:t>
      </w:r>
    </w:p>
    <w:p w14:paraId="00B36D15" w14:textId="77777777" w:rsidR="004C311C" w:rsidRPr="00522462" w:rsidRDefault="004C311C" w:rsidP="004C311C">
      <w:pPr>
        <w:pStyle w:val="par1"/>
      </w:pPr>
      <w:r w:rsidRPr="00522462">
        <w:tab/>
        <w:t xml:space="preserve">No person under the age of eighteen years shall be licensed to act as a second. </w:t>
      </w:r>
    </w:p>
    <w:p w14:paraId="10D23CEE" w14:textId="77777777" w:rsidR="004C311C" w:rsidRPr="00522462" w:rsidRDefault="004C311C" w:rsidP="004C311C">
      <w:pPr>
        <w:pStyle w:val="par1"/>
      </w:pPr>
      <w:r w:rsidRPr="00522462">
        <w:t>D.</w:t>
      </w:r>
      <w:r w:rsidRPr="00522462">
        <w:tab/>
        <w:t xml:space="preserve">EQUIPMENT REQUIREMENTS </w:t>
      </w:r>
    </w:p>
    <w:p w14:paraId="506C2B57" w14:textId="77777777" w:rsidR="004C311C" w:rsidRPr="00522462" w:rsidRDefault="004C311C" w:rsidP="004C311C">
      <w:pPr>
        <w:pStyle w:val="par1"/>
      </w:pPr>
      <w:r w:rsidRPr="00522462">
        <w:tab/>
        <w:t xml:space="preserve">Corners are required to provide all materials and equipment necessary to conduct themselves as a second. Such equipment includes water buckets, gauze and tape for hand wraps, spit buckets, </w:t>
      </w:r>
      <w:r w:rsidRPr="00522462">
        <w:lastRenderedPageBreak/>
        <w:t xml:space="preserve">scissors, towels, petroleum jelly, enswell, q-tips, mouthpieces and cut solutions. Water bottles must be clear and all hand wrapping materials must be white. </w:t>
      </w:r>
    </w:p>
    <w:p w14:paraId="0482F80E" w14:textId="77777777" w:rsidR="004C311C" w:rsidRPr="00522462" w:rsidRDefault="004C311C" w:rsidP="004C311C">
      <w:pPr>
        <w:pStyle w:val="par1"/>
      </w:pPr>
      <w:r w:rsidRPr="00522462">
        <w:t>E.</w:t>
      </w:r>
      <w:r w:rsidRPr="00522462">
        <w:tab/>
        <w:t xml:space="preserve">NUMBER OF CORNERS </w:t>
      </w:r>
    </w:p>
    <w:p w14:paraId="6EA37494" w14:textId="4A0B5E1C" w:rsidR="004C311C" w:rsidRPr="00522462" w:rsidRDefault="004C311C" w:rsidP="004C311C">
      <w:pPr>
        <w:pStyle w:val="par2"/>
      </w:pPr>
      <w:r w:rsidRPr="00522462">
        <w:t>1.</w:t>
      </w:r>
      <w:r w:rsidRPr="00522462">
        <w:tab/>
        <w:t>Unless special permission is given by the Director, the number of corners shall not exceed three</w:t>
      </w:r>
      <w:ins w:id="187" w:author="Rascon Arana, Maria" w:date="2026-07-31T12:32:00Z" w16du:dateUtc="2026-07-31T18:32:00Z">
        <w:r w:rsidRPr="00522462">
          <w:t xml:space="preserve"> for professional contest and two for elimination contests</w:t>
        </w:r>
      </w:ins>
      <w:r w:rsidRPr="00522462">
        <w:t xml:space="preserve">, one of whom will announce to the referee at the start of the bout that they are the chief corner. The Director may reduce the number of corners per bout or event. </w:t>
      </w:r>
    </w:p>
    <w:p w14:paraId="6B6BB584" w14:textId="376D8114" w:rsidR="004C311C" w:rsidRPr="00522462" w:rsidRDefault="004C311C" w:rsidP="004C311C">
      <w:pPr>
        <w:pStyle w:val="par2"/>
      </w:pPr>
      <w:r w:rsidRPr="00522462">
        <w:t>2.</w:t>
      </w:r>
      <w:r w:rsidRPr="00522462">
        <w:tab/>
        <w:t>If at any time during a bout there are more corners in a corner than allowed, the bout may be stopped until corrected or the chief corner may be disqualified and may be subject to disciplinary action.</w:t>
      </w:r>
    </w:p>
    <w:p w14:paraId="716D6924" w14:textId="70822D5E" w:rsidR="004C311C" w:rsidRPr="00522462" w:rsidRDefault="004C311C" w:rsidP="004C311C">
      <w:pPr>
        <w:jc w:val="center"/>
      </w:pPr>
      <w:r w:rsidRPr="00522462">
        <w:t>…</w:t>
      </w:r>
    </w:p>
    <w:p w14:paraId="77FDC82A" w14:textId="6C51F6F2" w:rsidR="004C311C" w:rsidRPr="00522462" w:rsidRDefault="004C311C" w:rsidP="004C311C">
      <w:pPr>
        <w:pStyle w:val="Heading2"/>
      </w:pPr>
      <w:r w:rsidRPr="00522462">
        <w:t>1.13</w:t>
      </w:r>
      <w:r w:rsidRPr="00522462">
        <w:tab/>
        <w:t>REQUIREMENTS FOR PROMOTERS</w:t>
      </w:r>
    </w:p>
    <w:p w14:paraId="32B538EB" w14:textId="2D5DB9FF" w:rsidR="004C311C" w:rsidRPr="00522462" w:rsidRDefault="004C311C" w:rsidP="004C311C">
      <w:pPr>
        <w:jc w:val="center"/>
      </w:pPr>
      <w:r w:rsidRPr="00522462">
        <w:t>…</w:t>
      </w:r>
    </w:p>
    <w:p w14:paraId="3505BFEE" w14:textId="77DACE0C" w:rsidR="004C311C" w:rsidRPr="00522462" w:rsidRDefault="004C311C" w:rsidP="004C311C">
      <w:pPr>
        <w:pStyle w:val="par1"/>
      </w:pPr>
      <w:r w:rsidRPr="00522462">
        <w:t>D.</w:t>
      </w:r>
      <w:r w:rsidRPr="00522462">
        <w:tab/>
        <w:t>PROMOTION PERMIT AND EVENT REQUIREMENTS</w:t>
      </w:r>
    </w:p>
    <w:p w14:paraId="7000A003" w14:textId="77777777" w:rsidR="004C311C" w:rsidRPr="00522462" w:rsidRDefault="004C311C" w:rsidP="004C311C">
      <w:pPr>
        <w:pStyle w:val="par2"/>
      </w:pPr>
      <w:r w:rsidRPr="00522462">
        <w:t>1.</w:t>
      </w:r>
      <w:r w:rsidRPr="00522462">
        <w:tab/>
        <w:t xml:space="preserve">Promotion Permit Application and Fee </w:t>
      </w:r>
    </w:p>
    <w:p w14:paraId="7B641ED3" w14:textId="5EC2FB0E" w:rsidR="004C311C" w:rsidRPr="00522462" w:rsidRDefault="004C311C" w:rsidP="004C311C">
      <w:pPr>
        <w:jc w:val="center"/>
      </w:pPr>
      <w:r w:rsidRPr="00522462">
        <w:t>…</w:t>
      </w:r>
    </w:p>
    <w:p w14:paraId="64B4D546" w14:textId="77777777" w:rsidR="000E3D25" w:rsidRPr="00522462" w:rsidRDefault="004C311C" w:rsidP="004C311C">
      <w:pPr>
        <w:pStyle w:val="par2"/>
      </w:pPr>
      <w:r w:rsidRPr="00522462">
        <w:t>2.</w:t>
      </w:r>
      <w:r w:rsidRPr="00522462">
        <w:tab/>
      </w:r>
      <w:r w:rsidR="000E3D25" w:rsidRPr="00522462">
        <w:t xml:space="preserve">If a promoter promotes, advertises or sell tickets for an event before the promoter is licensed and appropriate permits have been granted for the event, the promoter may be subject to a fine or disciplinary action and the license or permit may not granted. </w:t>
      </w:r>
    </w:p>
    <w:p w14:paraId="6BF24CD1" w14:textId="0A9423F5" w:rsidR="004C311C" w:rsidRPr="00522462" w:rsidRDefault="000E3D25" w:rsidP="004C311C">
      <w:pPr>
        <w:pStyle w:val="par2"/>
      </w:pPr>
      <w:r w:rsidRPr="00522462">
        <w:t>3.</w:t>
      </w:r>
      <w:r w:rsidRPr="00522462">
        <w:tab/>
        <w:t>Limitations and Expectations on Permits</w:t>
      </w:r>
    </w:p>
    <w:p w14:paraId="6980E250" w14:textId="77777777" w:rsidR="000E3D25" w:rsidRPr="00522462" w:rsidRDefault="000E3D25" w:rsidP="000E3D25">
      <w:pPr>
        <w:pStyle w:val="par3"/>
      </w:pPr>
      <w:r w:rsidRPr="00522462">
        <w:t>a.</w:t>
      </w:r>
      <w:r w:rsidRPr="00522462">
        <w:tab/>
        <w:t xml:space="preserve">There are no limitations on the number of permits allowed at any one time. However, the Director may deny a permit for the following reasons: </w:t>
      </w:r>
    </w:p>
    <w:p w14:paraId="43550886" w14:textId="77777777" w:rsidR="000E3D25" w:rsidRPr="00522462" w:rsidRDefault="000E3D25" w:rsidP="000E3D25">
      <w:pPr>
        <w:pStyle w:val="par4"/>
      </w:pPr>
      <w:r w:rsidRPr="00522462">
        <w:t>(1)</w:t>
      </w:r>
      <w:r w:rsidRPr="00522462">
        <w:tab/>
        <w:t xml:space="preserve">Back-to-back events; </w:t>
      </w:r>
    </w:p>
    <w:p w14:paraId="34D7E5BD" w14:textId="77777777" w:rsidR="000E3D25" w:rsidRPr="00522462" w:rsidRDefault="000E3D25" w:rsidP="000E3D25">
      <w:pPr>
        <w:pStyle w:val="par4"/>
      </w:pPr>
      <w:r w:rsidRPr="00522462">
        <w:t>(2)</w:t>
      </w:r>
      <w:r w:rsidRPr="00522462">
        <w:tab/>
        <w:t xml:space="preserve">Same-day events; </w:t>
      </w:r>
    </w:p>
    <w:p w14:paraId="50D61349" w14:textId="61A61B7E" w:rsidR="000E3D25" w:rsidRPr="00522462" w:rsidRDefault="000E3D25" w:rsidP="000E3D25">
      <w:pPr>
        <w:pStyle w:val="par4"/>
      </w:pPr>
      <w:r w:rsidRPr="00522462">
        <w:t>(3)</w:t>
      </w:r>
      <w:r w:rsidRPr="00522462">
        <w:tab/>
        <w:t>Inadequate number of officials to properly regulate the event;</w:t>
      </w:r>
    </w:p>
    <w:p w14:paraId="44F670A9" w14:textId="77777777" w:rsidR="000E3D25" w:rsidRPr="00522462" w:rsidRDefault="000E3D25" w:rsidP="000E3D25">
      <w:pPr>
        <w:pStyle w:val="par4"/>
      </w:pPr>
      <w:r w:rsidRPr="00522462">
        <w:t>(4)</w:t>
      </w:r>
      <w:r w:rsidRPr="00522462">
        <w:tab/>
        <w:t xml:space="preserve">Failure of a promoter or any person connected with the promotion to comply with any statute or rule; </w:t>
      </w:r>
    </w:p>
    <w:p w14:paraId="1F4606B0" w14:textId="77777777" w:rsidR="000E3D25" w:rsidRPr="00522462" w:rsidRDefault="000E3D25" w:rsidP="000E3D25">
      <w:pPr>
        <w:pStyle w:val="par4"/>
      </w:pPr>
      <w:r w:rsidRPr="00522462">
        <w:t>(5)</w:t>
      </w:r>
      <w:r w:rsidRPr="00522462">
        <w:tab/>
        <w:t xml:space="preserve">A bout listed on the promotion permit application fails to meet the requirements of Rule 1.6; </w:t>
      </w:r>
    </w:p>
    <w:p w14:paraId="6E83A8C4" w14:textId="77777777" w:rsidR="000E3D25" w:rsidRPr="00522462" w:rsidRDefault="000E3D25" w:rsidP="000E3D25">
      <w:pPr>
        <w:pStyle w:val="par4"/>
      </w:pPr>
      <w:r w:rsidRPr="00522462">
        <w:t>(6)</w:t>
      </w:r>
      <w:r w:rsidRPr="00522462">
        <w:tab/>
        <w:t xml:space="preserve">Inadequate or unsafe location, site or arena selection; or, </w:t>
      </w:r>
    </w:p>
    <w:p w14:paraId="2AC697C4" w14:textId="77777777" w:rsidR="000E3D25" w:rsidRPr="00522462" w:rsidRDefault="000E3D25" w:rsidP="000E3D25">
      <w:pPr>
        <w:pStyle w:val="par4"/>
      </w:pPr>
      <w:r w:rsidRPr="00522462">
        <w:t>(7)</w:t>
      </w:r>
      <w:r w:rsidRPr="00522462">
        <w:tab/>
        <w:t xml:space="preserve">For other reasons indicating that the requested permit may not be in the best interest of the sport, the participants, spectators, or the officials. </w:t>
      </w:r>
    </w:p>
    <w:p w14:paraId="1E44E027" w14:textId="5EA50130" w:rsidR="000E3D25" w:rsidRPr="00522462" w:rsidRDefault="000E3D25" w:rsidP="000E3D25">
      <w:pPr>
        <w:pStyle w:val="par4"/>
        <w:rPr>
          <w:ins w:id="188" w:author="Rascon Arana, Maria" w:date="2026-07-31T12:37:00Z" w16du:dateUtc="2026-07-31T18:37:00Z"/>
        </w:rPr>
      </w:pPr>
      <w:r w:rsidRPr="00522462">
        <w:t>(8)</w:t>
      </w:r>
      <w:r w:rsidRPr="00522462">
        <w:tab/>
        <w:t>Failure to consult with the Director about the date prior to submitting a permit</w:t>
      </w:r>
      <w:ins w:id="189" w:author="Rascon Arana, Maria" w:date="2026-07-31T12:38:00Z" w16du:dateUtc="2026-07-31T18:38:00Z">
        <w:r w:rsidRPr="00522462">
          <w:t>:</w:t>
        </w:r>
      </w:ins>
      <w:del w:id="190" w:author="Rascon Arana, Maria" w:date="2026-07-31T12:38:00Z" w16du:dateUtc="2026-07-31T18:38:00Z">
        <w:r w:rsidRPr="00522462" w:rsidDel="000E3D25">
          <w:delText>.</w:delText>
        </w:r>
      </w:del>
      <w:r w:rsidRPr="00522462">
        <w:t xml:space="preserve"> </w:t>
      </w:r>
    </w:p>
    <w:p w14:paraId="6647AF14" w14:textId="7D8EE432" w:rsidR="000E3D25" w:rsidRPr="00522462" w:rsidRDefault="000E3D25" w:rsidP="000E3D25">
      <w:pPr>
        <w:pStyle w:val="par4"/>
      </w:pPr>
      <w:ins w:id="191" w:author="Rascon Arana, Maria" w:date="2026-07-31T12:37:00Z" w16du:dateUtc="2026-07-31T18:37:00Z">
        <w:r w:rsidRPr="00522462">
          <w:lastRenderedPageBreak/>
          <w:t>(9)</w:t>
        </w:r>
        <w:r w:rsidRPr="00522462">
          <w:tab/>
          <w:t>Inadequa</w:t>
        </w:r>
      </w:ins>
      <w:ins w:id="192" w:author="Rascon Arana, Maria" w:date="2026-07-31T12:38:00Z" w16du:dateUtc="2026-07-31T18:38:00Z">
        <w:r w:rsidRPr="00522462">
          <w:t>te security as required by Rule 1.15.</w:t>
        </w:r>
      </w:ins>
    </w:p>
    <w:p w14:paraId="2CF3A57C" w14:textId="1B6D32D7" w:rsidR="000E3D25" w:rsidRPr="00522462" w:rsidRDefault="000E3D25" w:rsidP="000E3D25">
      <w:pPr>
        <w:pStyle w:val="par3"/>
      </w:pPr>
      <w:r w:rsidRPr="00522462">
        <w:t>b.</w:t>
      </w:r>
      <w:r w:rsidRPr="00522462">
        <w:tab/>
        <w:t>Promoters are expected to comply with the following:</w:t>
      </w:r>
    </w:p>
    <w:p w14:paraId="5433ED9C" w14:textId="77777777" w:rsidR="000E3D25" w:rsidRPr="00522462" w:rsidRDefault="000E3D25" w:rsidP="000E3D25">
      <w:pPr>
        <w:pStyle w:val="par4"/>
      </w:pPr>
      <w:r w:rsidRPr="00522462">
        <w:t>(1)</w:t>
      </w:r>
      <w:r w:rsidRPr="00522462">
        <w:tab/>
        <w:t xml:space="preserve">Fulfill all obligations of the permit. Any promoter who cancels an event after a permit is granted may be subject to disciplinary action and future permits may be denied. </w:t>
      </w:r>
    </w:p>
    <w:p w14:paraId="05DACEF9" w14:textId="77777777" w:rsidR="000E3D25" w:rsidRPr="00522462" w:rsidRDefault="000E3D25" w:rsidP="000E3D25">
      <w:pPr>
        <w:pStyle w:val="par4"/>
      </w:pPr>
      <w:r w:rsidRPr="00522462">
        <w:t>(2)</w:t>
      </w:r>
      <w:r w:rsidRPr="00522462">
        <w:tab/>
        <w:t xml:space="preserve">By completing the permit, promoters agree to pay in guaranteed funds all officials’ fees established by the Division Director within the time frames established by the Director. </w:t>
      </w:r>
    </w:p>
    <w:p w14:paraId="2ECD5FA3" w14:textId="77777777" w:rsidR="000E3D25" w:rsidRPr="00522462" w:rsidRDefault="000E3D25" w:rsidP="000E3D25">
      <w:pPr>
        <w:pStyle w:val="par4"/>
        <w:rPr>
          <w:ins w:id="193" w:author="Rascon Arana, Maria" w:date="2026-07-31T12:40:00Z" w16du:dateUtc="2026-07-31T18:40:00Z"/>
        </w:rPr>
      </w:pPr>
      <w:r w:rsidRPr="00522462">
        <w:t>(3)</w:t>
      </w:r>
      <w:r w:rsidRPr="00522462">
        <w:tab/>
        <w:t xml:space="preserve">Ensure that all bouts are documented in the proper Association of Boxing Commission database for review. Failure to do so may result in the bout being cancelled. </w:t>
      </w:r>
    </w:p>
    <w:p w14:paraId="180B8D30" w14:textId="78380A83" w:rsidR="000E3D25" w:rsidRPr="00522462" w:rsidRDefault="000E3D25" w:rsidP="000E3D25">
      <w:pPr>
        <w:pStyle w:val="par4"/>
      </w:pPr>
      <w:ins w:id="194" w:author="Rascon Arana, Maria" w:date="2026-07-31T12:40:00Z" w16du:dateUtc="2026-07-31T18:40:00Z">
        <w:r w:rsidRPr="00522462">
          <w:t>(4)</w:t>
        </w:r>
        <w:r w:rsidRPr="00522462">
          <w:tab/>
          <w:t>Be compliant with all database fees associated with any current or past event.</w:t>
        </w:r>
      </w:ins>
    </w:p>
    <w:p w14:paraId="60CEB166" w14:textId="47CDDF7B" w:rsidR="000E3D25" w:rsidRPr="00522462" w:rsidRDefault="000E3D25" w:rsidP="000E3D25">
      <w:pPr>
        <w:pStyle w:val="par4"/>
      </w:pPr>
      <w:r w:rsidRPr="00522462">
        <w:t>(</w:t>
      </w:r>
      <w:ins w:id="195" w:author="Rascon Arana, Maria" w:date="2026-07-31T12:40:00Z" w16du:dateUtc="2026-07-31T18:40:00Z">
        <w:r w:rsidRPr="00522462">
          <w:t>5</w:t>
        </w:r>
      </w:ins>
      <w:del w:id="196" w:author="Rascon Arana, Maria" w:date="2026-07-31T12:40:00Z" w16du:dateUtc="2026-07-31T18:40:00Z">
        <w:r w:rsidRPr="00522462" w:rsidDel="000E3D25">
          <w:delText>4</w:delText>
        </w:r>
      </w:del>
      <w:r w:rsidRPr="00522462">
        <w:t>)</w:t>
      </w:r>
      <w:r w:rsidRPr="00522462">
        <w:tab/>
        <w:t xml:space="preserve">No weigh-in will begin without official fees paid in full. If the official fees have not been paid in full, the weigh-in cannot be rescheduled and the event will be canceled. </w:t>
      </w:r>
    </w:p>
    <w:p w14:paraId="030A2917" w14:textId="745A3A92" w:rsidR="000E3D25" w:rsidRPr="00522462" w:rsidRDefault="000E3D25" w:rsidP="000E3D25">
      <w:pPr>
        <w:pStyle w:val="par4"/>
      </w:pPr>
      <w:r w:rsidRPr="00522462">
        <w:t>(</w:t>
      </w:r>
      <w:ins w:id="197" w:author="Rascon Arana, Maria" w:date="2026-07-31T12:41:00Z" w16du:dateUtc="2026-07-31T18:41:00Z">
        <w:r w:rsidRPr="00522462">
          <w:t>6</w:t>
        </w:r>
      </w:ins>
      <w:del w:id="198" w:author="Rascon Arana, Maria" w:date="2026-07-31T12:41:00Z" w16du:dateUtc="2026-07-31T18:41:00Z">
        <w:r w:rsidRPr="00522462" w:rsidDel="000E3D25">
          <w:delText>5</w:delText>
        </w:r>
      </w:del>
      <w:r w:rsidRPr="00522462">
        <w:t>)</w:t>
      </w:r>
      <w:r w:rsidRPr="00522462">
        <w:tab/>
        <w:t>Bout cards shall be finalized at least 48 hours prior to the weigh in date, unless otherwise approved by the Director.</w:t>
      </w:r>
    </w:p>
    <w:p w14:paraId="33E1E17C" w14:textId="418A68CE" w:rsidR="000E3D25" w:rsidRPr="00522462" w:rsidRDefault="000E3D25" w:rsidP="000E3D25">
      <w:pPr>
        <w:jc w:val="center"/>
      </w:pPr>
      <w:r w:rsidRPr="00522462">
        <w:t>…</w:t>
      </w:r>
    </w:p>
    <w:p w14:paraId="68627E47" w14:textId="61958D51" w:rsidR="000E3D25" w:rsidRPr="00522462" w:rsidRDefault="000E3D25" w:rsidP="000E3D25">
      <w:pPr>
        <w:pStyle w:val="par1"/>
      </w:pPr>
      <w:r w:rsidRPr="00522462">
        <w:t>J.</w:t>
      </w:r>
      <w:r w:rsidRPr="00522462">
        <w:tab/>
        <w:t>SECURITY AT EVENTS</w:t>
      </w:r>
    </w:p>
    <w:p w14:paraId="3D661C68" w14:textId="160D515A" w:rsidR="000E3D25" w:rsidRPr="00522462" w:rsidRDefault="000E3D25" w:rsidP="000E3D25">
      <w:pPr>
        <w:pStyle w:val="par1"/>
      </w:pPr>
      <w:r w:rsidRPr="00522462">
        <w:tab/>
        <w:t>The promoter is responsible for working with</w:t>
      </w:r>
      <w:ins w:id="199" w:author="Rascon Arana, Maria" w:date="2026-07-31T12:42:00Z" w16du:dateUtc="2026-07-31T18:42:00Z">
        <w:r w:rsidRPr="00522462">
          <w:t xml:space="preserve"> the</w:t>
        </w:r>
      </w:ins>
      <w:r w:rsidRPr="00522462">
        <w:t xml:space="preserve"> owner or operator of the premises in which the event and weigh-in is held to ensure that adequate security is provided for the participants and other persons who are present.</w:t>
      </w:r>
    </w:p>
    <w:p w14:paraId="75F7A6B4" w14:textId="104D22F9" w:rsidR="000E3D25" w:rsidRPr="00522462" w:rsidRDefault="000E3D25" w:rsidP="000E3D25">
      <w:pPr>
        <w:jc w:val="center"/>
      </w:pPr>
      <w:r w:rsidRPr="00522462">
        <w:t>…</w:t>
      </w:r>
    </w:p>
    <w:p w14:paraId="49B04278" w14:textId="23DD7EDC" w:rsidR="00E72B7A" w:rsidRPr="00522462" w:rsidRDefault="00E72B7A" w:rsidP="00E72B7A">
      <w:pPr>
        <w:pStyle w:val="Heading2"/>
      </w:pPr>
      <w:r w:rsidRPr="00522462">
        <w:t>1.14</w:t>
      </w:r>
      <w:r w:rsidRPr="00522462">
        <w:tab/>
        <w:t>EQUIREMENTS FOR CONTRACT, FINANCIAL ARRANGEMENTS AND REPORTING FRAUD</w:t>
      </w:r>
    </w:p>
    <w:p w14:paraId="41D6742F" w14:textId="77777777" w:rsidR="00E72B7A" w:rsidRPr="00522462" w:rsidRDefault="00E72B7A" w:rsidP="00E72B7A">
      <w:pPr>
        <w:pStyle w:val="par1"/>
      </w:pPr>
      <w:r w:rsidRPr="00522462">
        <w:t xml:space="preserve">This Rule is promulgated pursuant to section 12-110-107, C.R.S. </w:t>
      </w:r>
    </w:p>
    <w:p w14:paraId="3C75C01D" w14:textId="77777777" w:rsidR="00E72B7A" w:rsidRPr="00522462" w:rsidRDefault="00E72B7A" w:rsidP="00E72B7A">
      <w:pPr>
        <w:pStyle w:val="par1"/>
      </w:pPr>
      <w:r w:rsidRPr="00522462">
        <w:t>A.</w:t>
      </w:r>
      <w:r w:rsidRPr="00522462">
        <w:tab/>
        <w:t xml:space="preserve">CONTRACT BETWEEN THE PROMOTERS AND THE PARTICIPANT – WRITING REQUIRED </w:t>
      </w:r>
    </w:p>
    <w:p w14:paraId="3D5ED6CF" w14:textId="77777777" w:rsidR="00E72B7A" w:rsidRPr="00522462" w:rsidRDefault="00E72B7A" w:rsidP="00E72B7A">
      <w:pPr>
        <w:pStyle w:val="par1"/>
      </w:pPr>
      <w:r w:rsidRPr="00522462">
        <w:tab/>
        <w:t xml:space="preserve">No professional bout will be approved without a contract with the promoter and the participant. The contracts must contain a minimum of the following: </w:t>
      </w:r>
    </w:p>
    <w:p w14:paraId="60EF87D0" w14:textId="77777777" w:rsidR="00E72B7A" w:rsidRPr="00522462" w:rsidRDefault="00E72B7A" w:rsidP="00E72B7A">
      <w:pPr>
        <w:pStyle w:val="par2"/>
      </w:pPr>
      <w:r w:rsidRPr="00522462">
        <w:t>1.</w:t>
      </w:r>
      <w:r w:rsidRPr="00522462">
        <w:tab/>
        <w:t xml:space="preserve">Name and signature of promoter or an authorized designee of the promoter. </w:t>
      </w:r>
    </w:p>
    <w:p w14:paraId="03E36849" w14:textId="77777777" w:rsidR="00E72B7A" w:rsidRPr="00522462" w:rsidRDefault="00E72B7A" w:rsidP="00E72B7A">
      <w:pPr>
        <w:pStyle w:val="par2"/>
      </w:pPr>
      <w:r w:rsidRPr="00522462">
        <w:t>2.</w:t>
      </w:r>
      <w:r w:rsidRPr="00522462">
        <w:tab/>
        <w:t xml:space="preserve">Name and signature of participant. </w:t>
      </w:r>
    </w:p>
    <w:p w14:paraId="7DC55C0A" w14:textId="77777777" w:rsidR="00E72B7A" w:rsidRPr="00522462" w:rsidRDefault="00E72B7A" w:rsidP="00E72B7A">
      <w:pPr>
        <w:pStyle w:val="par2"/>
      </w:pPr>
      <w:r w:rsidRPr="00522462">
        <w:t>3.</w:t>
      </w:r>
      <w:r w:rsidRPr="00522462">
        <w:tab/>
        <w:t xml:space="preserve">Name of the opponent. </w:t>
      </w:r>
    </w:p>
    <w:p w14:paraId="187BCEFD" w14:textId="77777777" w:rsidR="00E72B7A" w:rsidRPr="00522462" w:rsidRDefault="00E72B7A" w:rsidP="00E72B7A">
      <w:pPr>
        <w:pStyle w:val="par2"/>
      </w:pPr>
      <w:r w:rsidRPr="00522462">
        <w:t>4.</w:t>
      </w:r>
      <w:r w:rsidRPr="00522462">
        <w:tab/>
        <w:t xml:space="preserve">Type of Bout. </w:t>
      </w:r>
    </w:p>
    <w:p w14:paraId="17C1B61F" w14:textId="77777777" w:rsidR="00E72B7A" w:rsidRPr="00522462" w:rsidRDefault="00E72B7A" w:rsidP="00E72B7A">
      <w:pPr>
        <w:pStyle w:val="par2"/>
      </w:pPr>
      <w:r w:rsidRPr="00522462">
        <w:t>5.</w:t>
      </w:r>
      <w:r w:rsidRPr="00522462">
        <w:tab/>
        <w:t xml:space="preserve">Date and start time of the event. </w:t>
      </w:r>
    </w:p>
    <w:p w14:paraId="3A3267B3" w14:textId="77777777" w:rsidR="00E72B7A" w:rsidRPr="00522462" w:rsidRDefault="00E72B7A" w:rsidP="00E72B7A">
      <w:pPr>
        <w:pStyle w:val="par2"/>
      </w:pPr>
      <w:r w:rsidRPr="00522462">
        <w:lastRenderedPageBreak/>
        <w:t>6.</w:t>
      </w:r>
      <w:r w:rsidRPr="00522462">
        <w:tab/>
        <w:t xml:space="preserve">Date and start time of weigh-in. </w:t>
      </w:r>
    </w:p>
    <w:p w14:paraId="29EACD0B" w14:textId="77777777" w:rsidR="00E72B7A" w:rsidRPr="00522462" w:rsidRDefault="00E72B7A" w:rsidP="00E72B7A">
      <w:pPr>
        <w:pStyle w:val="par2"/>
      </w:pPr>
      <w:r w:rsidRPr="00522462">
        <w:t>7.</w:t>
      </w:r>
      <w:r w:rsidRPr="00522462">
        <w:tab/>
        <w:t xml:space="preserve">Location of event and weigh-in. </w:t>
      </w:r>
    </w:p>
    <w:p w14:paraId="700A9397" w14:textId="77777777" w:rsidR="00E72B7A" w:rsidRPr="00522462" w:rsidRDefault="00E72B7A" w:rsidP="00E72B7A">
      <w:pPr>
        <w:pStyle w:val="par2"/>
      </w:pPr>
      <w:r w:rsidRPr="00522462">
        <w:t>8.</w:t>
      </w:r>
      <w:r w:rsidRPr="00522462">
        <w:tab/>
        <w:t xml:space="preserve">Number of rounds in the bout. </w:t>
      </w:r>
    </w:p>
    <w:p w14:paraId="536AA17D" w14:textId="77777777" w:rsidR="00E72B7A" w:rsidRPr="00522462" w:rsidRDefault="00E72B7A" w:rsidP="00E72B7A">
      <w:pPr>
        <w:pStyle w:val="par2"/>
      </w:pPr>
      <w:r w:rsidRPr="00522462">
        <w:t>9.</w:t>
      </w:r>
      <w:r w:rsidRPr="00522462">
        <w:tab/>
        <w:t xml:space="preserve">Time limit of each round. </w:t>
      </w:r>
    </w:p>
    <w:p w14:paraId="46A505E7" w14:textId="77777777" w:rsidR="00E72B7A" w:rsidRPr="00522462" w:rsidRDefault="00E72B7A" w:rsidP="00E72B7A">
      <w:pPr>
        <w:pStyle w:val="par2"/>
      </w:pPr>
      <w:r w:rsidRPr="00522462">
        <w:t>10.</w:t>
      </w:r>
      <w:r w:rsidRPr="00522462">
        <w:tab/>
        <w:t xml:space="preserve">Maximum and minimum weight allowable. </w:t>
      </w:r>
    </w:p>
    <w:p w14:paraId="6DDC4AA8" w14:textId="77777777" w:rsidR="00660A6B" w:rsidRPr="00522462" w:rsidRDefault="00E72B7A" w:rsidP="00E72B7A">
      <w:pPr>
        <w:pStyle w:val="par2"/>
      </w:pPr>
      <w:r w:rsidRPr="00522462">
        <w:t>11.</w:t>
      </w:r>
      <w:r w:rsidRPr="00522462">
        <w:tab/>
        <w:t xml:space="preserve">Purse amount (Includes show and win money and ticket amount given), including a statement identifying the form of purse payment. </w:t>
      </w:r>
    </w:p>
    <w:p w14:paraId="13D26B1A" w14:textId="7EC2466E" w:rsidR="00660A6B" w:rsidRPr="00522462" w:rsidRDefault="00660A6B" w:rsidP="00E72B7A">
      <w:pPr>
        <w:pStyle w:val="par2"/>
      </w:pPr>
      <w:r w:rsidRPr="00522462">
        <w:t>12.</w:t>
      </w:r>
      <w:r w:rsidRPr="00522462">
        <w:tab/>
      </w:r>
      <w:r w:rsidR="00E72B7A" w:rsidRPr="00522462">
        <w:t>Statement that failure to make contract weight will result in a</w:t>
      </w:r>
      <w:ins w:id="200" w:author="Rascon Arana, Maria" w:date="2026-07-31T12:46:00Z" w16du:dateUtc="2026-07-31T18:46:00Z">
        <w:r w:rsidRPr="00522462">
          <w:t xml:space="preserve"> mandatory forfeiture</w:t>
        </w:r>
      </w:ins>
      <w:del w:id="201" w:author="Rascon Arana, Maria" w:date="2026-07-31T12:46:00Z" w16du:dateUtc="2026-07-31T18:46:00Z">
        <w:r w:rsidR="00E72B7A" w:rsidRPr="00522462" w:rsidDel="00660A6B">
          <w:delText xml:space="preserve"> fine</w:delText>
        </w:r>
      </w:del>
      <w:r w:rsidR="00E72B7A" w:rsidRPr="00522462">
        <w:t xml:space="preserve"> of t</w:t>
      </w:r>
      <w:ins w:id="202" w:author="Rascon Arana, Maria" w:date="2026-07-31T12:47:00Z" w16du:dateUtc="2026-07-31T18:47:00Z">
        <w:r w:rsidRPr="00522462">
          <w:t>hirty</w:t>
        </w:r>
      </w:ins>
      <w:del w:id="203" w:author="Rascon Arana, Maria" w:date="2026-07-31T12:47:00Z" w16du:dateUtc="2026-07-31T18:47:00Z">
        <w:r w:rsidR="00E72B7A" w:rsidRPr="00522462" w:rsidDel="00660A6B">
          <w:delText>wenty</w:delText>
        </w:r>
      </w:del>
      <w:r w:rsidR="00E72B7A" w:rsidRPr="00522462">
        <w:t xml:space="preserve"> (</w:t>
      </w:r>
      <w:ins w:id="204" w:author="Rascon Arana, Maria" w:date="2026-07-31T12:47:00Z" w16du:dateUtc="2026-07-31T18:47:00Z">
        <w:r w:rsidRPr="00522462">
          <w:t>3</w:t>
        </w:r>
      </w:ins>
      <w:del w:id="205" w:author="Rascon Arana, Maria" w:date="2026-07-31T12:47:00Z" w16du:dateUtc="2026-07-31T18:47:00Z">
        <w:r w:rsidR="00E72B7A" w:rsidRPr="00522462" w:rsidDel="00660A6B">
          <w:delText>2</w:delText>
        </w:r>
      </w:del>
      <w:r w:rsidR="00E72B7A" w:rsidRPr="00522462">
        <w:t>0) percent of their compensation that</w:t>
      </w:r>
      <w:ins w:id="206" w:author="Rascon Arana, Maria" w:date="2026-07-31T12:47:00Z" w16du:dateUtc="2026-07-31T18:47:00Z">
        <w:r w:rsidRPr="00522462">
          <w:t xml:space="preserve"> is</w:t>
        </w:r>
      </w:ins>
      <w:r w:rsidR="00E72B7A" w:rsidRPr="00522462">
        <w:t xml:space="preserve"> distributed to the opponent, </w:t>
      </w:r>
      <w:del w:id="207" w:author="Rascon Arana, Maria" w:date="2026-07-31T12:47:00Z" w16du:dateUtc="2026-07-31T18:47:00Z">
        <w:r w:rsidR="00E72B7A" w:rsidRPr="00522462" w:rsidDel="00660A6B">
          <w:delText>as well as twenty (20) percent of</w:delText>
        </w:r>
      </w:del>
      <w:del w:id="208" w:author="Rascon Arana, Maria" w:date="2026-07-31T12:48:00Z" w16du:dateUtc="2026-07-31T18:48:00Z">
        <w:r w:rsidR="00E72B7A" w:rsidRPr="00522462" w:rsidDel="00660A6B">
          <w:delText xml:space="preserve"> all bonuses (including win bonuses) to the opponent</w:delText>
        </w:r>
      </w:del>
      <w:ins w:id="209" w:author="Rascon Arana, Maria" w:date="2026-07-31T12:48:00Z" w16du:dateUtc="2026-07-31T18:48:00Z">
        <w:r w:rsidRPr="00522462">
          <w:t xml:space="preserve"> to include fight purse and any bonuses</w:t>
        </w:r>
      </w:ins>
      <w:r w:rsidR="00E72B7A" w:rsidRPr="00522462">
        <w:t xml:space="preserve">. </w:t>
      </w:r>
    </w:p>
    <w:p w14:paraId="55AC40C0" w14:textId="77777777" w:rsidR="00660A6B" w:rsidRPr="00522462" w:rsidRDefault="00660A6B" w:rsidP="00E72B7A">
      <w:pPr>
        <w:pStyle w:val="par2"/>
      </w:pPr>
      <w:r w:rsidRPr="00522462">
        <w:t>13.</w:t>
      </w:r>
      <w:r w:rsidRPr="00522462">
        <w:tab/>
      </w:r>
      <w:r w:rsidR="00E72B7A" w:rsidRPr="00522462">
        <w:t xml:space="preserve">Statement that participant will be present and on time to the weigh-in and the event. </w:t>
      </w:r>
    </w:p>
    <w:p w14:paraId="7D91D7A0" w14:textId="77777777" w:rsidR="00660A6B" w:rsidRPr="00522462" w:rsidRDefault="00660A6B" w:rsidP="00E72B7A">
      <w:pPr>
        <w:pStyle w:val="par2"/>
      </w:pPr>
      <w:r w:rsidRPr="00522462">
        <w:t>14.</w:t>
      </w:r>
      <w:r w:rsidRPr="00522462">
        <w:tab/>
      </w:r>
      <w:r w:rsidR="00E72B7A" w:rsidRPr="00522462">
        <w:t xml:space="preserve">Statements that the purse may be held by the Commission for violations. </w:t>
      </w:r>
    </w:p>
    <w:p w14:paraId="657F72CC" w14:textId="77777777" w:rsidR="00660A6B" w:rsidRPr="00522462" w:rsidRDefault="00660A6B" w:rsidP="00E72B7A">
      <w:pPr>
        <w:pStyle w:val="par2"/>
      </w:pPr>
      <w:r w:rsidRPr="00522462">
        <w:t>15.</w:t>
      </w:r>
      <w:r w:rsidRPr="00522462">
        <w:tab/>
      </w:r>
      <w:r w:rsidR="00E72B7A" w:rsidRPr="00522462">
        <w:t xml:space="preserve">Any deducted fees must be listed (this does not include Commission permit or license fees). </w:t>
      </w:r>
    </w:p>
    <w:p w14:paraId="449364CE" w14:textId="77777777" w:rsidR="00660A6B" w:rsidRPr="00522462" w:rsidRDefault="00660A6B" w:rsidP="00E72B7A">
      <w:pPr>
        <w:pStyle w:val="par2"/>
      </w:pPr>
      <w:r w:rsidRPr="00522462">
        <w:t>16.</w:t>
      </w:r>
      <w:r w:rsidRPr="00522462">
        <w:tab/>
      </w:r>
      <w:r w:rsidR="00E72B7A" w:rsidRPr="00522462">
        <w:t xml:space="preserve">Statement that indicates participants will be paid by the promoter immediately following the event. </w:t>
      </w:r>
    </w:p>
    <w:p w14:paraId="321BDF75" w14:textId="77777777" w:rsidR="00660A6B" w:rsidRPr="00522462" w:rsidRDefault="00660A6B" w:rsidP="00E72B7A">
      <w:pPr>
        <w:pStyle w:val="par2"/>
      </w:pPr>
      <w:r w:rsidRPr="00522462">
        <w:t>17.</w:t>
      </w:r>
      <w:r w:rsidRPr="00522462">
        <w:tab/>
      </w:r>
      <w:r w:rsidR="00E72B7A" w:rsidRPr="00522462">
        <w:t xml:space="preserve">Statement that indicates a substitute participant will be paid by the promoter if they do not engage in a bout. </w:t>
      </w:r>
    </w:p>
    <w:p w14:paraId="6324316A" w14:textId="2FE213D5" w:rsidR="00E72B7A" w:rsidRPr="00522462" w:rsidRDefault="00660A6B" w:rsidP="00E72B7A">
      <w:pPr>
        <w:pStyle w:val="par2"/>
      </w:pPr>
      <w:r w:rsidRPr="00522462">
        <w:t>18.</w:t>
      </w:r>
      <w:r w:rsidRPr="00522462">
        <w:tab/>
      </w:r>
      <w:r w:rsidR="00E72B7A" w:rsidRPr="00522462">
        <w:t>Statement whereby the participant acknowledges the inherent risk of engaging in the sport. The participant, agrees to waive any claim that they or the participant's heirs may have against the State of Colorado, or any of its employees or official representatives as the result of any injury the participant may suffer while engaging in any bout.</w:t>
      </w:r>
    </w:p>
    <w:p w14:paraId="4869B3EC" w14:textId="5100F62A" w:rsidR="00660A6B" w:rsidRPr="00522462" w:rsidRDefault="00660A6B" w:rsidP="00660A6B">
      <w:pPr>
        <w:jc w:val="center"/>
      </w:pPr>
      <w:r w:rsidRPr="00522462">
        <w:t>…</w:t>
      </w:r>
    </w:p>
    <w:p w14:paraId="6B0E11AC" w14:textId="670675E3" w:rsidR="00E021A0" w:rsidRPr="00522462" w:rsidRDefault="00E021A0" w:rsidP="00E021A0">
      <w:pPr>
        <w:pStyle w:val="Heading2"/>
      </w:pPr>
      <w:r w:rsidRPr="00522462">
        <w:t>1.15</w:t>
      </w:r>
      <w:r w:rsidRPr="00522462">
        <w:tab/>
        <w:t>PERSONNEL, FACILITY AND EQUIPMENT REQUIREMENTS</w:t>
      </w:r>
    </w:p>
    <w:p w14:paraId="34935B50" w14:textId="0D1D3899" w:rsidR="00E021A0" w:rsidRPr="00522462" w:rsidRDefault="00E021A0" w:rsidP="00E021A0">
      <w:r w:rsidRPr="00522462">
        <w:t>This Rule is promulgated pursuant to section 12-110-107, C.R.S. Promoters and others involved in an event have the responsibility to understand and comply with the following Rules.</w:t>
      </w:r>
    </w:p>
    <w:p w14:paraId="30EA4A63" w14:textId="77777777" w:rsidR="00E021A0" w:rsidRPr="00522462" w:rsidRDefault="00E021A0" w:rsidP="00E021A0">
      <w:pPr>
        <w:pStyle w:val="par1"/>
      </w:pPr>
      <w:commentRangeStart w:id="210"/>
      <w:r w:rsidRPr="00522462">
        <w:t>A.</w:t>
      </w:r>
      <w:commentRangeEnd w:id="210"/>
      <w:r w:rsidR="000A5874" w:rsidRPr="00522462">
        <w:rPr>
          <w:rStyle w:val="CommentReference"/>
          <w:sz w:val="20"/>
          <w:szCs w:val="24"/>
        </w:rPr>
        <w:commentReference w:id="210"/>
      </w:r>
      <w:r w:rsidRPr="00522462">
        <w:tab/>
        <w:t xml:space="preserve">PERSONNEL REQUIRED DURING BOUTS </w:t>
      </w:r>
    </w:p>
    <w:p w14:paraId="24280367" w14:textId="77777777" w:rsidR="00E021A0" w:rsidRPr="00522462" w:rsidRDefault="00E021A0" w:rsidP="00E021A0">
      <w:pPr>
        <w:pStyle w:val="par2"/>
      </w:pPr>
      <w:r w:rsidRPr="00522462">
        <w:t>1.</w:t>
      </w:r>
      <w:r w:rsidRPr="00522462">
        <w:tab/>
        <w:t xml:space="preserve">Physician </w:t>
      </w:r>
    </w:p>
    <w:p w14:paraId="68DB7992" w14:textId="77777777" w:rsidR="00E021A0" w:rsidRPr="00522462" w:rsidRDefault="00E021A0" w:rsidP="00E021A0">
      <w:pPr>
        <w:pStyle w:val="par3"/>
      </w:pPr>
      <w:r w:rsidRPr="00522462">
        <w:t>a.</w:t>
      </w:r>
      <w:r w:rsidRPr="00522462">
        <w:tab/>
        <w:t xml:space="preserve">A bout shall not start or continue unless the physician(s) are actively licensed in Colorado, approved for the event, is seated at ring or cage side, and the physician shall not leave until after the decision in a final bout. </w:t>
      </w:r>
    </w:p>
    <w:p w14:paraId="63596545" w14:textId="77777777" w:rsidR="00E021A0" w:rsidRPr="00522462" w:rsidRDefault="00E021A0" w:rsidP="00E021A0">
      <w:pPr>
        <w:pStyle w:val="par3"/>
      </w:pPr>
      <w:r w:rsidRPr="00522462">
        <w:t>b.</w:t>
      </w:r>
      <w:r w:rsidRPr="00522462">
        <w:tab/>
        <w:t xml:space="preserve">Televised bouts may require two physicians so that bouts may continue as one physician attends to a participant in the dressing rooms or in the near proximity. </w:t>
      </w:r>
    </w:p>
    <w:p w14:paraId="410A638C" w14:textId="77777777" w:rsidR="00E021A0" w:rsidRPr="00522462" w:rsidRDefault="00E021A0" w:rsidP="00E021A0">
      <w:pPr>
        <w:pStyle w:val="par3"/>
        <w:rPr>
          <w:ins w:id="211" w:author="Rascon Arana, Maria" w:date="2026-07-31T12:54:00Z" w16du:dateUtc="2026-07-31T18:54:00Z"/>
        </w:rPr>
      </w:pPr>
      <w:r w:rsidRPr="00522462">
        <w:lastRenderedPageBreak/>
        <w:t>c.</w:t>
      </w:r>
      <w:r w:rsidRPr="00522462">
        <w:tab/>
        <w:t xml:space="preserve">Physicians shall be prepared to assist if any serious emergency arises, and shall render temporary or emergency treatments for cuts and minor injuries sustained by the participants. </w:t>
      </w:r>
    </w:p>
    <w:p w14:paraId="567806F5" w14:textId="281ECB41" w:rsidR="00E154C3" w:rsidRPr="00522462" w:rsidRDefault="00E154C3" w:rsidP="00E021A0">
      <w:pPr>
        <w:pStyle w:val="par3"/>
      </w:pPr>
      <w:ins w:id="212" w:author="Rascon Arana, Maria" w:date="2026-07-31T12:54:00Z" w16du:dateUtc="2026-07-31T18:54:00Z">
        <w:r w:rsidRPr="00522462">
          <w:t>d.</w:t>
        </w:r>
        <w:r w:rsidRPr="00522462">
          <w:tab/>
          <w:t>Events having more than 14 bouts shall require two (2) licensed Colorado physicians to be present.</w:t>
        </w:r>
      </w:ins>
    </w:p>
    <w:p w14:paraId="2D330952" w14:textId="7ED8A4E9" w:rsidR="00E021A0" w:rsidRPr="00522462" w:rsidRDefault="00E021A0" w:rsidP="00E021A0">
      <w:pPr>
        <w:pStyle w:val="par2"/>
      </w:pPr>
      <w:r w:rsidRPr="00522462">
        <w:t>2.</w:t>
      </w:r>
      <w:r w:rsidRPr="00522462">
        <w:tab/>
        <w:t>Emergency Medical Technician (EMT)</w:t>
      </w:r>
    </w:p>
    <w:p w14:paraId="2039D5DC" w14:textId="77777777" w:rsidR="00C17E54" w:rsidRPr="00522462" w:rsidRDefault="00C17E54" w:rsidP="001A3DE8">
      <w:pPr>
        <w:pStyle w:val="par3"/>
      </w:pPr>
      <w:r w:rsidRPr="00522462">
        <w:t>a.</w:t>
      </w:r>
      <w:r w:rsidRPr="00522462">
        <w:tab/>
      </w:r>
      <w:r w:rsidR="001A3DE8" w:rsidRPr="00522462">
        <w:t xml:space="preserve">Promoters are responsible for ensuring that all bouts have a minimum of two EMT’s onsite and must ensure that the EMT’s have medical equipment that at a minimum contains the following items and is located within twelve feet of the ring or cage: </w:t>
      </w:r>
    </w:p>
    <w:p w14:paraId="01D5DB72" w14:textId="77777777" w:rsidR="00C17E54" w:rsidRPr="00522462" w:rsidRDefault="001A3DE8" w:rsidP="00C17E54">
      <w:pPr>
        <w:pStyle w:val="par4"/>
      </w:pPr>
      <w:r w:rsidRPr="00522462">
        <w:t>(1)</w:t>
      </w:r>
      <w:r w:rsidR="00C17E54" w:rsidRPr="00522462">
        <w:tab/>
      </w:r>
      <w:r w:rsidRPr="00522462">
        <w:t xml:space="preserve">A resuscitator; </w:t>
      </w:r>
    </w:p>
    <w:p w14:paraId="740DA074" w14:textId="77777777" w:rsidR="00C17E54" w:rsidRPr="00522462" w:rsidRDefault="00C17E54" w:rsidP="00C17E54">
      <w:pPr>
        <w:pStyle w:val="par4"/>
      </w:pPr>
      <w:r w:rsidRPr="00522462">
        <w:t>(2)</w:t>
      </w:r>
      <w:r w:rsidRPr="00522462">
        <w:tab/>
      </w:r>
      <w:r w:rsidR="001A3DE8" w:rsidRPr="00522462">
        <w:t xml:space="preserve">An oxygen tank properly charged with suitable masks; </w:t>
      </w:r>
    </w:p>
    <w:p w14:paraId="4032E370" w14:textId="77777777" w:rsidR="00C17E54" w:rsidRPr="00522462" w:rsidRDefault="00C17E54" w:rsidP="00C17E54">
      <w:pPr>
        <w:pStyle w:val="par4"/>
      </w:pPr>
      <w:r w:rsidRPr="00522462">
        <w:t>(3)</w:t>
      </w:r>
      <w:r w:rsidRPr="00522462">
        <w:tab/>
      </w:r>
      <w:r w:rsidR="001A3DE8" w:rsidRPr="00522462">
        <w:t xml:space="preserve">A stretcher; </w:t>
      </w:r>
    </w:p>
    <w:p w14:paraId="3DBDFC4D" w14:textId="77777777" w:rsidR="00C17E54" w:rsidRPr="00522462" w:rsidRDefault="00C17E54" w:rsidP="00C17E54">
      <w:pPr>
        <w:pStyle w:val="par4"/>
      </w:pPr>
      <w:r w:rsidRPr="00522462">
        <w:t>(4)</w:t>
      </w:r>
      <w:r w:rsidRPr="00522462">
        <w:tab/>
      </w:r>
      <w:r w:rsidR="001A3DE8" w:rsidRPr="00522462">
        <w:t xml:space="preserve">An airway. </w:t>
      </w:r>
    </w:p>
    <w:p w14:paraId="4DFB481D" w14:textId="77777777" w:rsidR="00C17E54" w:rsidRPr="00522462" w:rsidRDefault="00C17E54" w:rsidP="00C17E54">
      <w:pPr>
        <w:pStyle w:val="par3"/>
      </w:pPr>
      <w:r w:rsidRPr="00522462">
        <w:t>b.</w:t>
      </w:r>
      <w:r w:rsidRPr="00522462">
        <w:tab/>
      </w:r>
      <w:r w:rsidR="001A3DE8" w:rsidRPr="00522462">
        <w:t xml:space="preserve">Promoters must arrange for an ambulance to be onsite throughout the entire event and must arrange for and give advance notice to the nearest hospital and persons in charge of its emergency room of such event. </w:t>
      </w:r>
    </w:p>
    <w:p w14:paraId="711F13C9" w14:textId="77777777" w:rsidR="00C17E54" w:rsidRPr="00522462" w:rsidRDefault="00C17E54" w:rsidP="00C17E54">
      <w:pPr>
        <w:pStyle w:val="par3"/>
      </w:pPr>
      <w:r w:rsidRPr="00522462">
        <w:t>c.</w:t>
      </w:r>
      <w:r w:rsidRPr="00522462">
        <w:tab/>
      </w:r>
      <w:r w:rsidR="001A3DE8" w:rsidRPr="00522462">
        <w:t xml:space="preserve">The Director may require additional medical equipment and personnel as appropriate. </w:t>
      </w:r>
    </w:p>
    <w:p w14:paraId="79F6EEE2" w14:textId="77777777" w:rsidR="00C17E54" w:rsidRPr="00522462" w:rsidRDefault="00C17E54" w:rsidP="00C17E54">
      <w:pPr>
        <w:pStyle w:val="par2"/>
      </w:pPr>
      <w:r w:rsidRPr="00522462">
        <w:t>3.</w:t>
      </w:r>
      <w:r w:rsidRPr="00522462">
        <w:tab/>
        <w:t>Securities</w:t>
      </w:r>
    </w:p>
    <w:p w14:paraId="1A857E24" w14:textId="77777777" w:rsidR="00C17E54" w:rsidRPr="00522462" w:rsidRDefault="00C17E54" w:rsidP="00C17E54">
      <w:pPr>
        <w:pStyle w:val="par3"/>
      </w:pPr>
      <w:r w:rsidRPr="00522462">
        <w:t>a.</w:t>
      </w:r>
      <w:r w:rsidRPr="00522462">
        <w:tab/>
      </w:r>
      <w:r w:rsidR="001A3DE8" w:rsidRPr="00522462">
        <w:t xml:space="preserve">Promoters are responsible for ensuring that public safety is maintained at all events by hiring a minimum of one certified peace officer. </w:t>
      </w:r>
    </w:p>
    <w:p w14:paraId="76B7C5AE" w14:textId="77777777" w:rsidR="00C17E54" w:rsidRPr="00522462" w:rsidRDefault="00C17E54" w:rsidP="00C17E54">
      <w:pPr>
        <w:pStyle w:val="par3"/>
      </w:pPr>
      <w:r w:rsidRPr="00522462">
        <w:t>b.</w:t>
      </w:r>
      <w:r w:rsidRPr="00522462">
        <w:tab/>
      </w:r>
      <w:r w:rsidR="001A3DE8" w:rsidRPr="00522462">
        <w:t xml:space="preserve">Additional officers may be required as determined by the Director. </w:t>
      </w:r>
    </w:p>
    <w:p w14:paraId="39634587" w14:textId="77777777" w:rsidR="00C17E54" w:rsidRPr="00522462" w:rsidRDefault="00C17E54" w:rsidP="00C17E54">
      <w:pPr>
        <w:pStyle w:val="par3"/>
      </w:pPr>
      <w:r w:rsidRPr="00522462">
        <w:t>c.</w:t>
      </w:r>
      <w:r w:rsidRPr="00522462">
        <w:tab/>
      </w:r>
      <w:r w:rsidR="001A3DE8" w:rsidRPr="00522462">
        <w:t xml:space="preserve">Any peace officer hired for this purpose must be Colorado State certified and must be employed by the local agency having jurisdiction in that area. </w:t>
      </w:r>
    </w:p>
    <w:p w14:paraId="33CEF993" w14:textId="4F68B8AB" w:rsidR="00C17E54" w:rsidRPr="00522462" w:rsidDel="00C17E54" w:rsidRDefault="00C17E54" w:rsidP="00C17E54">
      <w:pPr>
        <w:pStyle w:val="par3"/>
        <w:rPr>
          <w:del w:id="213" w:author="Rascon Arana, Maria" w:date="2026-07-31T13:00:00Z" w16du:dateUtc="2026-07-31T19:00:00Z"/>
        </w:rPr>
      </w:pPr>
      <w:r w:rsidRPr="00522462">
        <w:t>d.</w:t>
      </w:r>
      <w:del w:id="214" w:author="Rascon Arana, Maria" w:date="2026-07-31T13:00:00Z" w16du:dateUtc="2026-07-31T19:00:00Z">
        <w:r w:rsidRPr="00522462" w:rsidDel="00C17E54">
          <w:tab/>
        </w:r>
        <w:r w:rsidR="001A3DE8" w:rsidRPr="00522462" w:rsidDel="00C17E54">
          <w:delText xml:space="preserve">The decision of whether a uniform is not worn by the peace officer shall be a joint decision of the law enforcement agency and the Director. </w:delText>
        </w:r>
      </w:del>
    </w:p>
    <w:p w14:paraId="2754A33D" w14:textId="7F21E1CF" w:rsidR="00C17E54" w:rsidRPr="00522462" w:rsidRDefault="00C17E54" w:rsidP="00C17E54">
      <w:pPr>
        <w:pStyle w:val="par3"/>
        <w:rPr>
          <w:ins w:id="215" w:author="Rascon Arana, Maria" w:date="2026-07-31T13:01:00Z" w16du:dateUtc="2026-07-31T19:01:00Z"/>
        </w:rPr>
      </w:pPr>
      <w:del w:id="216" w:author="Rascon Arana, Maria" w:date="2026-07-31T13:00:00Z" w16du:dateUtc="2026-07-31T19:00:00Z">
        <w:r w:rsidRPr="00522462" w:rsidDel="00C17E54">
          <w:delText>e.</w:delText>
        </w:r>
      </w:del>
      <w:r w:rsidRPr="00522462">
        <w:tab/>
      </w:r>
      <w:r w:rsidR="001A3DE8" w:rsidRPr="00522462">
        <w:t xml:space="preserve">Failure to comply may result in the cancellation of the event and may result in disciplinary action. </w:t>
      </w:r>
    </w:p>
    <w:p w14:paraId="5D0E7E27" w14:textId="2B2C70AA" w:rsidR="00C17E54" w:rsidRPr="00522462" w:rsidRDefault="00C17E54" w:rsidP="00C17E54">
      <w:pPr>
        <w:pStyle w:val="par2"/>
        <w:rPr>
          <w:ins w:id="217" w:author="Rascon Arana, Maria" w:date="2026-07-31T13:01:00Z" w16du:dateUtc="2026-07-31T19:01:00Z"/>
        </w:rPr>
      </w:pPr>
      <w:ins w:id="218" w:author="Rascon Arana, Maria" w:date="2026-07-31T13:01:00Z" w16du:dateUtc="2026-07-31T19:01:00Z">
        <w:r w:rsidRPr="00522462">
          <w:t>4.</w:t>
        </w:r>
        <w:r w:rsidRPr="00522462">
          <w:tab/>
          <w:t>Independent Security Provider</w:t>
        </w:r>
      </w:ins>
    </w:p>
    <w:p w14:paraId="3EE2AB18" w14:textId="13CE893C" w:rsidR="00C17E54" w:rsidRPr="00522462" w:rsidRDefault="00C17E54" w:rsidP="00C17E54">
      <w:pPr>
        <w:pStyle w:val="par3"/>
        <w:rPr>
          <w:ins w:id="219" w:author="Rascon Arana, Maria" w:date="2026-07-31T13:02:00Z" w16du:dateUtc="2026-07-31T19:02:00Z"/>
        </w:rPr>
      </w:pPr>
      <w:ins w:id="220" w:author="Rascon Arana, Maria" w:date="2026-07-31T13:01:00Z" w16du:dateUtc="2026-07-31T19:01:00Z">
        <w:r w:rsidRPr="00522462">
          <w:t>a.</w:t>
        </w:r>
        <w:r w:rsidRPr="00522462">
          <w:tab/>
          <w:t xml:space="preserve">Security services shall be provided by an independent security company. The security company, </w:t>
        </w:r>
      </w:ins>
      <w:ins w:id="221" w:author="Rascon Arana, Maria" w:date="2026-07-31T13:02:00Z" w16du:dateUtc="2026-07-31T19:02:00Z">
        <w:r w:rsidRPr="00522462">
          <w:t>its owners, officers, managers, supervisors, employees and assigned security personnel shall not:</w:t>
        </w:r>
      </w:ins>
    </w:p>
    <w:p w14:paraId="7199C16B" w14:textId="703177DB" w:rsidR="00C17E54" w:rsidRPr="00522462" w:rsidRDefault="00C17E54" w:rsidP="00C17E54">
      <w:pPr>
        <w:pStyle w:val="par4"/>
        <w:rPr>
          <w:ins w:id="222" w:author="Rascon Arana, Maria" w:date="2026-07-31T13:02:00Z" w16du:dateUtc="2026-07-31T19:02:00Z"/>
        </w:rPr>
      </w:pPr>
      <w:ins w:id="223" w:author="Rascon Arana, Maria" w:date="2026-07-31T13:02:00Z" w16du:dateUtc="2026-07-31T19:02:00Z">
        <w:r w:rsidRPr="00522462">
          <w:t>(1)</w:t>
        </w:r>
        <w:r w:rsidRPr="00522462">
          <w:tab/>
          <w:t>Be owned or controlled by the promoter of promotion,</w:t>
        </w:r>
      </w:ins>
    </w:p>
    <w:p w14:paraId="22889505" w14:textId="7F886CF3" w:rsidR="00C17E54" w:rsidRPr="00522462" w:rsidRDefault="00C17E54" w:rsidP="00C17E54">
      <w:pPr>
        <w:pStyle w:val="par4"/>
        <w:rPr>
          <w:ins w:id="224" w:author="Rascon Arana, Maria" w:date="2026-07-31T13:03:00Z" w16du:dateUtc="2026-07-31T19:03:00Z"/>
        </w:rPr>
      </w:pPr>
      <w:ins w:id="225" w:author="Rascon Arana, Maria" w:date="2026-07-31T13:02:00Z" w16du:dateUtc="2026-07-31T19:02:00Z">
        <w:r w:rsidRPr="00522462">
          <w:t>(2)</w:t>
        </w:r>
        <w:r w:rsidRPr="00522462">
          <w:tab/>
          <w:t>Have a dire</w:t>
        </w:r>
      </w:ins>
      <w:ins w:id="226" w:author="Rascon Arana, Maria" w:date="2026-07-31T13:03:00Z" w16du:dateUtc="2026-07-31T19:03:00Z">
        <w:r w:rsidRPr="00522462">
          <w:t>ct or indirect financial interest in the event,</w:t>
        </w:r>
      </w:ins>
    </w:p>
    <w:p w14:paraId="0831FABF" w14:textId="797C28E7" w:rsidR="00C17E54" w:rsidRPr="00522462" w:rsidRDefault="00C17E54" w:rsidP="00C17E54">
      <w:pPr>
        <w:pStyle w:val="par4"/>
        <w:rPr>
          <w:ins w:id="227" w:author="Rascon Arana, Maria" w:date="2026-07-31T13:03:00Z" w16du:dateUtc="2026-07-31T19:03:00Z"/>
        </w:rPr>
      </w:pPr>
      <w:ins w:id="228" w:author="Rascon Arana, Maria" w:date="2026-07-31T13:03:00Z" w16du:dateUtc="2026-07-31T19:03:00Z">
        <w:r w:rsidRPr="00522462">
          <w:lastRenderedPageBreak/>
          <w:t>(3)</w:t>
        </w:r>
        <w:r w:rsidRPr="00522462">
          <w:tab/>
          <w:t>Be employed by the promoter or promotion in any other capacity relating to the event,</w:t>
        </w:r>
      </w:ins>
    </w:p>
    <w:p w14:paraId="2FA68AC6" w14:textId="142717BD" w:rsidR="00C17E54" w:rsidRPr="00522462" w:rsidRDefault="00C17E54" w:rsidP="00C17E54">
      <w:pPr>
        <w:pStyle w:val="par4"/>
        <w:rPr>
          <w:ins w:id="229" w:author="Rascon Arana, Maria" w:date="2026-07-31T13:04:00Z" w16du:dateUtc="2026-07-31T19:04:00Z"/>
        </w:rPr>
      </w:pPr>
      <w:ins w:id="230" w:author="Rascon Arana, Maria" w:date="2026-07-31T13:03:00Z" w16du:dateUtc="2026-07-31T19:03:00Z">
        <w:r w:rsidRPr="00522462">
          <w:t>(4)</w:t>
        </w:r>
        <w:r w:rsidRPr="00522462">
          <w:tab/>
          <w:t xml:space="preserve">Otherwise be under the direction of control of the </w:t>
        </w:r>
      </w:ins>
      <w:ins w:id="231" w:author="Rascon Arana, Maria" w:date="2026-07-31T13:04:00Z" w16du:dateUtc="2026-07-31T19:04:00Z">
        <w:r w:rsidRPr="00522462">
          <w:t>promoter beyond the contractual provision of the security company.</w:t>
        </w:r>
      </w:ins>
    </w:p>
    <w:p w14:paraId="4FD7B00C" w14:textId="4F6E3A72" w:rsidR="00C17E54" w:rsidRPr="00522462" w:rsidRDefault="00C17E54" w:rsidP="00C17E54">
      <w:pPr>
        <w:pStyle w:val="par2"/>
        <w:rPr>
          <w:ins w:id="232" w:author="Rascon Arana, Maria" w:date="2026-07-31T13:04:00Z" w16du:dateUtc="2026-07-31T19:04:00Z"/>
        </w:rPr>
      </w:pPr>
      <w:ins w:id="233" w:author="Rascon Arana, Maria" w:date="2026-07-31T13:04:00Z" w16du:dateUtc="2026-07-31T19:04:00Z">
        <w:r w:rsidRPr="00522462">
          <w:t>5.</w:t>
        </w:r>
        <w:r w:rsidRPr="00522462">
          <w:tab/>
          <w:t>Minimum Security Staffing</w:t>
        </w:r>
      </w:ins>
    </w:p>
    <w:p w14:paraId="053171C3" w14:textId="6C320839" w:rsidR="00C17E54" w:rsidRPr="00522462" w:rsidRDefault="00C17E54" w:rsidP="00C17E54">
      <w:pPr>
        <w:pStyle w:val="par3"/>
        <w:rPr>
          <w:ins w:id="234" w:author="Rascon Arana, Maria" w:date="2026-07-31T13:05:00Z" w16du:dateUtc="2026-07-31T19:05:00Z"/>
        </w:rPr>
      </w:pPr>
      <w:ins w:id="235" w:author="Rascon Arana, Maria" w:date="2026-07-31T13:04:00Z" w16du:dateUtc="2026-07-31T19:04:00Z">
        <w:r w:rsidRPr="00522462">
          <w:t>a.</w:t>
        </w:r>
        <w:r w:rsidRPr="00522462">
          <w:tab/>
          <w:t xml:space="preserve">A minimum of </w:t>
        </w:r>
      </w:ins>
      <w:ins w:id="236" w:author="Rascon Arana, Maria" w:date="2026-07-31T13:05:00Z" w16du:dateUtc="2026-07-31T19:05:00Z">
        <w:r w:rsidRPr="00522462">
          <w:rPr>
            <w:rPrChange w:id="237" w:author="Rascon Arana, Maria" w:date="2026-08-03T09:59:00Z" w16du:dateUtc="2026-08-03T15:59:00Z">
              <w:rPr>
                <w:color w:val="000000"/>
              </w:rPr>
            </w:rPrChange>
          </w:rPr>
          <w:t>one (1) uniformed law enforcement officer shall be present</w:t>
        </w:r>
        <w:r w:rsidRPr="00522462">
          <w:t xml:space="preserve"> </w:t>
        </w:r>
        <w:r w:rsidRPr="00522462">
          <w:rPr>
            <w:rPrChange w:id="238" w:author="Rascon Arana, Maria" w:date="2026-08-03T09:59:00Z" w16du:dateUtc="2026-08-03T15:59:00Z">
              <w:rPr>
                <w:color w:val="000000"/>
              </w:rPr>
            </w:rPrChange>
          </w:rPr>
          <w:t>throughout the duration of the ev</w:t>
        </w:r>
        <w:r w:rsidR="0046702A" w:rsidRPr="00522462">
          <w:t>ent.</w:t>
        </w:r>
      </w:ins>
    </w:p>
    <w:p w14:paraId="3087C9BB" w14:textId="53266DBB" w:rsidR="0046702A" w:rsidRPr="00522462" w:rsidRDefault="0046702A" w:rsidP="00C17E54">
      <w:pPr>
        <w:pStyle w:val="par3"/>
        <w:rPr>
          <w:ins w:id="239" w:author="Rascon Arana, Maria" w:date="2026-07-31T13:06:00Z" w16du:dateUtc="2026-07-31T19:06:00Z"/>
        </w:rPr>
      </w:pPr>
      <w:ins w:id="240" w:author="Rascon Arana, Maria" w:date="2026-07-31T13:05:00Z" w16du:dateUtc="2026-07-31T19:05:00Z">
        <w:r w:rsidRPr="00522462">
          <w:t>b.</w:t>
        </w:r>
        <w:r w:rsidRPr="00522462">
          <w:tab/>
          <w:t>A minimum of one (1) designated security super</w:t>
        </w:r>
      </w:ins>
      <w:ins w:id="241" w:author="Rascon Arana, Maria" w:date="2026-07-31T13:06:00Z" w16du:dateUtc="2026-07-31T19:06:00Z">
        <w:r w:rsidRPr="00522462">
          <w:t xml:space="preserve">visor shall be present throughout the event and shall serve as the primary </w:t>
        </w:r>
        <w:r w:rsidRPr="00522462">
          <w:rPr>
            <w:rPrChange w:id="242" w:author="Rascon Arana, Maria" w:date="2026-08-03T09:59:00Z" w16du:dateUtc="2026-08-03T15:59:00Z">
              <w:rPr>
                <w:color w:val="000000"/>
              </w:rPr>
            </w:rPrChange>
          </w:rPr>
          <w:t>contact for Commission staff, law</w:t>
        </w:r>
        <w:r w:rsidRPr="00522462">
          <w:t xml:space="preserve"> </w:t>
        </w:r>
        <w:r w:rsidRPr="00522462">
          <w:rPr>
            <w:rPrChange w:id="243" w:author="Rascon Arana, Maria" w:date="2026-08-03T09:59:00Z" w16du:dateUtc="2026-08-03T15:59:00Z">
              <w:rPr>
                <w:color w:val="000000"/>
              </w:rPr>
            </w:rPrChange>
          </w:rPr>
          <w:t>enforcement, emergency personnel and the venu</w:t>
        </w:r>
        <w:r w:rsidRPr="00522462">
          <w:t>e.</w:t>
        </w:r>
      </w:ins>
    </w:p>
    <w:p w14:paraId="4D1DDDCB" w14:textId="46EFEABF" w:rsidR="0046702A" w:rsidRPr="00522462" w:rsidRDefault="0046702A" w:rsidP="00C17E54">
      <w:pPr>
        <w:pStyle w:val="par3"/>
        <w:rPr>
          <w:ins w:id="244" w:author="Rascon Arana, Maria" w:date="2026-07-31T13:07:00Z" w16du:dateUtc="2026-07-31T19:07:00Z"/>
        </w:rPr>
      </w:pPr>
      <w:ins w:id="245" w:author="Rascon Arana, Maria" w:date="2026-07-31T13:06:00Z" w16du:dateUtc="2026-07-31T19:06:00Z">
        <w:r w:rsidRPr="00522462">
          <w:t>c.</w:t>
        </w:r>
        <w:r w:rsidRPr="00522462">
          <w:tab/>
          <w:t>Each safety z</w:t>
        </w:r>
        <w:r w:rsidRPr="00522462">
          <w:rPr>
            <w:rPrChange w:id="246" w:author="Rascon Arana, Maria" w:date="2026-08-03T09:59:00Z" w16du:dateUtc="2026-08-03T15:59:00Z">
              <w:rPr>
                <w:color w:val="000000"/>
              </w:rPr>
            </w:rPrChange>
          </w:rPr>
          <w:t>one containing a ring and/or cage shall be staffed with a minimum</w:t>
        </w:r>
      </w:ins>
      <w:ins w:id="247" w:author="Rascon Arana, Maria" w:date="2026-07-31T13:07:00Z" w16du:dateUtc="2026-07-31T19:07:00Z">
        <w:r w:rsidRPr="00522462">
          <w:t xml:space="preserve"> </w:t>
        </w:r>
      </w:ins>
      <w:ins w:id="248" w:author="Rascon Arana, Maria" w:date="2026-07-31T13:06:00Z" w16du:dateUtc="2026-07-31T19:06:00Z">
        <w:r w:rsidRPr="00522462">
          <w:rPr>
            <w:rPrChange w:id="249" w:author="Rascon Arana, Maria" w:date="2026-08-03T09:59:00Z" w16du:dateUtc="2026-08-03T15:59:00Z">
              <w:rPr>
                <w:color w:val="000000"/>
              </w:rPr>
            </w:rPrChange>
          </w:rPr>
          <w:t>of four (4) dedicated security personnel positioned to maintain continuous</w:t>
        </w:r>
      </w:ins>
      <w:ins w:id="250" w:author="Rascon Arana, Maria" w:date="2026-07-31T13:07:00Z" w16du:dateUtc="2026-07-31T19:07:00Z">
        <w:r w:rsidRPr="00522462">
          <w:t xml:space="preserve"> </w:t>
        </w:r>
      </w:ins>
      <w:ins w:id="251" w:author="Rascon Arana, Maria" w:date="2026-07-31T13:06:00Z" w16du:dateUtc="2026-07-31T19:06:00Z">
        <w:r w:rsidRPr="00522462">
          <w:rPr>
            <w:rPrChange w:id="252" w:author="Rascon Arana, Maria" w:date="2026-08-03T09:59:00Z" w16du:dateUtc="2026-08-03T15:59:00Z">
              <w:rPr>
                <w:color w:val="000000"/>
              </w:rPr>
            </w:rPrChange>
          </w:rPr>
          <w:t>security around the safety zone.  Security personnel assigned to the safety zone</w:t>
        </w:r>
      </w:ins>
      <w:ins w:id="253" w:author="Rascon Arana, Maria" w:date="2026-07-31T13:07:00Z" w16du:dateUtc="2026-07-31T19:07:00Z">
        <w:r w:rsidRPr="00522462">
          <w:t xml:space="preserve"> s</w:t>
        </w:r>
      </w:ins>
      <w:ins w:id="254" w:author="Rascon Arana, Maria" w:date="2026-07-31T13:06:00Z" w16du:dateUtc="2026-07-31T19:06:00Z">
        <w:r w:rsidRPr="00522462">
          <w:rPr>
            <w:rPrChange w:id="255" w:author="Rascon Arana, Maria" w:date="2026-08-03T09:59:00Z" w16du:dateUtc="2026-08-03T15:59:00Z">
              <w:rPr>
                <w:color w:val="000000"/>
              </w:rPr>
            </w:rPrChange>
          </w:rPr>
          <w:t>hall not be assigned other duties during the eve</w:t>
        </w:r>
        <w:r w:rsidRPr="00522462">
          <w:t>nt.</w:t>
        </w:r>
      </w:ins>
    </w:p>
    <w:p w14:paraId="7CF60613" w14:textId="4A618F2B" w:rsidR="0046702A" w:rsidRPr="00522462" w:rsidRDefault="0046702A" w:rsidP="00C17E54">
      <w:pPr>
        <w:pStyle w:val="par3"/>
        <w:rPr>
          <w:ins w:id="256" w:author="Rascon Arana, Maria" w:date="2026-07-31T13:08:00Z" w16du:dateUtc="2026-07-31T19:08:00Z"/>
        </w:rPr>
      </w:pPr>
      <w:ins w:id="257" w:author="Rascon Arana, Maria" w:date="2026-07-31T13:07:00Z" w16du:dateUtc="2026-07-31T19:07:00Z">
        <w:r w:rsidRPr="00522462">
          <w:t>d.</w:t>
        </w:r>
        <w:r w:rsidRPr="00522462">
          <w:tab/>
          <w:t xml:space="preserve">A minimum of </w:t>
        </w:r>
      </w:ins>
      <w:ins w:id="258" w:author="Rascon Arana, Maria" w:date="2026-07-31T13:08:00Z" w16du:dateUtc="2026-07-31T19:08:00Z">
        <w:r w:rsidRPr="00522462">
          <w:t>two (2) security personnel shall be assigned to the participants locker rooms.</w:t>
        </w:r>
      </w:ins>
    </w:p>
    <w:p w14:paraId="43C02C91" w14:textId="58AE73CC" w:rsidR="0046702A" w:rsidRPr="00522462" w:rsidRDefault="0046702A" w:rsidP="00C17E54">
      <w:pPr>
        <w:pStyle w:val="par3"/>
      </w:pPr>
      <w:ins w:id="259" w:author="Rascon Arana, Maria" w:date="2026-07-31T13:08:00Z" w16du:dateUtc="2026-07-31T19:08:00Z">
        <w:r w:rsidRPr="00522462">
          <w:t>e.</w:t>
        </w:r>
        <w:r w:rsidRPr="00522462">
          <w:tab/>
          <w:t xml:space="preserve">Where a municipality, county, venue or law enforcement </w:t>
        </w:r>
        <w:r w:rsidRPr="00522462">
          <w:rPr>
            <w:rPrChange w:id="260" w:author="Rascon Arana, Maria" w:date="2026-08-03T09:59:00Z" w16du:dateUtc="2026-08-03T15:59:00Z">
              <w:rPr>
                <w:color w:val="000000"/>
              </w:rPr>
            </w:rPrChange>
          </w:rPr>
          <w:t>agency requires security</w:t>
        </w:r>
        <w:r w:rsidRPr="00522462">
          <w:t xml:space="preserve"> </w:t>
        </w:r>
        <w:r w:rsidRPr="00522462">
          <w:rPr>
            <w:rPrChange w:id="261" w:author="Rascon Arana, Maria" w:date="2026-08-03T09:59:00Z" w16du:dateUtc="2026-08-03T15:59:00Z">
              <w:rPr>
                <w:color w:val="000000"/>
              </w:rPr>
            </w:rPrChange>
          </w:rPr>
          <w:t>staffing or any other protective measures that exceed the minimum</w:t>
        </w:r>
      </w:ins>
      <w:ins w:id="262" w:author="Rascon Arana, Maria" w:date="2026-07-31T13:09:00Z" w16du:dateUtc="2026-07-31T19:09:00Z">
        <w:r w:rsidRPr="00522462">
          <w:t xml:space="preserve"> re</w:t>
        </w:r>
      </w:ins>
      <w:ins w:id="263" w:author="Rascon Arana, Maria" w:date="2026-07-31T13:08:00Z" w16du:dateUtc="2026-07-31T19:08:00Z">
        <w:r w:rsidRPr="00522462">
          <w:rPr>
            <w:rPrChange w:id="264" w:author="Rascon Arana, Maria" w:date="2026-08-03T09:59:00Z" w16du:dateUtc="2026-08-03T15:59:00Z">
              <w:rPr>
                <w:color w:val="000000"/>
              </w:rPr>
            </w:rPrChange>
          </w:rPr>
          <w:t>quirements of this rule, the promoter shall comply with the more stri</w:t>
        </w:r>
      </w:ins>
      <w:ins w:id="265" w:author="Rascon Arana, Maria" w:date="2026-07-31T13:09:00Z" w16du:dateUtc="2026-07-31T19:09:00Z">
        <w:r w:rsidRPr="00522462">
          <w:t>ngent requirements.</w:t>
        </w:r>
      </w:ins>
    </w:p>
    <w:p w14:paraId="60565274" w14:textId="77777777" w:rsidR="00C17E54" w:rsidRPr="00522462" w:rsidRDefault="00C17E54" w:rsidP="00C17E54">
      <w:pPr>
        <w:pStyle w:val="par1"/>
      </w:pPr>
      <w:r w:rsidRPr="00522462">
        <w:t>B.</w:t>
      </w:r>
      <w:r w:rsidRPr="00522462">
        <w:tab/>
      </w:r>
      <w:r w:rsidR="001A3DE8" w:rsidRPr="00522462">
        <w:t xml:space="preserve">FACILITY REQUIREMENTS </w:t>
      </w:r>
    </w:p>
    <w:p w14:paraId="0714C524" w14:textId="24E7062D" w:rsidR="001A3DE8" w:rsidRPr="00522462" w:rsidRDefault="0046702A" w:rsidP="0046702A">
      <w:pPr>
        <w:pStyle w:val="par1"/>
        <w:jc w:val="center"/>
      </w:pPr>
      <w:r w:rsidRPr="00522462">
        <w:t>…</w:t>
      </w:r>
    </w:p>
    <w:p w14:paraId="7704846D" w14:textId="77777777" w:rsidR="0046702A" w:rsidRPr="00522462" w:rsidRDefault="0046702A" w:rsidP="0046702A">
      <w:pPr>
        <w:pStyle w:val="par2"/>
      </w:pPr>
      <w:r w:rsidRPr="00522462">
        <w:t>3.</w:t>
      </w:r>
      <w:r w:rsidRPr="00522462">
        <w:tab/>
        <w:t xml:space="preserve">Ring, Cage, or Competition Area Safety Zone </w:t>
      </w:r>
    </w:p>
    <w:p w14:paraId="0B7F0955" w14:textId="577E4DDC" w:rsidR="0046702A" w:rsidRPr="00522462" w:rsidRDefault="0046702A" w:rsidP="0046702A">
      <w:pPr>
        <w:pStyle w:val="par2"/>
      </w:pPr>
      <w:r w:rsidRPr="00522462">
        <w:tab/>
        <w:t>A physical barrier surrounding the entire ring, cage, or competition area shall be placed at a minimum nine feet away from the outside edge of the apron or competition area. Anything within this area is the safety zone. The safety zone shall be under the control and jurisdiction of the Director or the chief inspector assigned to supervise the event.</w:t>
      </w:r>
    </w:p>
    <w:p w14:paraId="488FE08C" w14:textId="77777777" w:rsidR="0046702A" w:rsidRPr="00522462" w:rsidRDefault="0046702A" w:rsidP="0046702A">
      <w:pPr>
        <w:pStyle w:val="par3"/>
        <w:rPr>
          <w:ins w:id="266" w:author="Rascon Arana, Maria" w:date="2026-07-31T13:13:00Z" w16du:dateUtc="2026-07-31T19:13:00Z"/>
        </w:rPr>
      </w:pPr>
      <w:r w:rsidRPr="00522462">
        <w:t>a.</w:t>
      </w:r>
      <w:r w:rsidRPr="00522462">
        <w:tab/>
        <w:t xml:space="preserve">The safety zone is to be used for designated working officials, participants, seconds, physicians, announcers, Commission members and their guests and media representatives as approved by the Director or chief inspector. </w:t>
      </w:r>
    </w:p>
    <w:p w14:paraId="497F81DF" w14:textId="407463C1" w:rsidR="0046702A" w:rsidRPr="00522462" w:rsidRDefault="0046702A" w:rsidP="0046702A">
      <w:pPr>
        <w:pStyle w:val="par3"/>
      </w:pPr>
      <w:ins w:id="267" w:author="Rascon Arana, Maria" w:date="2026-07-31T13:13:00Z" w16du:dateUtc="2026-07-31T19:13:00Z">
        <w:r w:rsidRPr="00522462">
          <w:t>b.</w:t>
        </w:r>
        <w:r w:rsidRPr="00522462">
          <w:tab/>
          <w:t>The competition area shall include all fenced enclosures, walkout pathways, staging areas designated for participants, medical exams, warm-up</w:t>
        </w:r>
      </w:ins>
      <w:ins w:id="268" w:author="Rascon Arana, Maria" w:date="2026-07-31T13:14:00Z" w16du:dateUtc="2026-07-31T19:14:00Z">
        <w:r w:rsidRPr="00522462">
          <w:t xml:space="preserve"> areas, and all restricted access areas utilized in connection with a sanctioned event.</w:t>
        </w:r>
      </w:ins>
    </w:p>
    <w:p w14:paraId="5558A273" w14:textId="3FB3CD4F" w:rsidR="0046702A" w:rsidRPr="00522462" w:rsidRDefault="0046702A" w:rsidP="0046702A">
      <w:pPr>
        <w:pStyle w:val="par3"/>
      </w:pPr>
      <w:ins w:id="269" w:author="Rascon Arana, Maria" w:date="2026-07-31T13:14:00Z" w16du:dateUtc="2026-07-31T19:14:00Z">
        <w:r w:rsidRPr="00522462">
          <w:t>c</w:t>
        </w:r>
      </w:ins>
      <w:del w:id="270" w:author="Rascon Arana, Maria" w:date="2026-07-31T13:14:00Z" w16du:dateUtc="2026-07-31T19:14:00Z">
        <w:r w:rsidRPr="00522462" w:rsidDel="0046702A">
          <w:delText>b</w:delText>
        </w:r>
      </w:del>
      <w:r w:rsidRPr="00522462">
        <w:t>.</w:t>
      </w:r>
      <w:r w:rsidRPr="00522462">
        <w:tab/>
        <w:t xml:space="preserve">Promoters must ensure that the safety zone is controlled and free of nonessential individuals and the only beverage allowed is water. </w:t>
      </w:r>
    </w:p>
    <w:p w14:paraId="2370F372" w14:textId="4FBCF76F" w:rsidR="0046702A" w:rsidRPr="00522462" w:rsidRDefault="0046702A" w:rsidP="0046702A">
      <w:pPr>
        <w:pStyle w:val="par3"/>
      </w:pPr>
      <w:ins w:id="271" w:author="Rascon Arana, Maria" w:date="2026-07-31T13:14:00Z" w16du:dateUtc="2026-07-31T19:14:00Z">
        <w:r w:rsidRPr="00522462">
          <w:t>d</w:t>
        </w:r>
      </w:ins>
      <w:del w:id="272" w:author="Rascon Arana, Maria" w:date="2026-07-31T13:14:00Z" w16du:dateUtc="2026-07-31T19:14:00Z">
        <w:r w:rsidRPr="00522462" w:rsidDel="0046702A">
          <w:delText>c</w:delText>
        </w:r>
      </w:del>
      <w:r w:rsidRPr="00522462">
        <w:t>.</w:t>
      </w:r>
      <w:r w:rsidRPr="00522462">
        <w:tab/>
        <w:t xml:space="preserve">At no time during the bout may any items be on the ring apron. </w:t>
      </w:r>
    </w:p>
    <w:p w14:paraId="3D8B904E" w14:textId="29076F54" w:rsidR="0046702A" w:rsidRPr="00522462" w:rsidRDefault="0046702A" w:rsidP="0046702A">
      <w:pPr>
        <w:pStyle w:val="par3"/>
      </w:pPr>
      <w:ins w:id="273" w:author="Rascon Arana, Maria" w:date="2026-07-31T13:14:00Z" w16du:dateUtc="2026-07-31T19:14:00Z">
        <w:r w:rsidRPr="00522462">
          <w:t>e</w:t>
        </w:r>
      </w:ins>
      <w:del w:id="274" w:author="Rascon Arana, Maria" w:date="2026-07-31T13:14:00Z" w16du:dateUtc="2026-07-31T19:14:00Z">
        <w:r w:rsidRPr="00522462" w:rsidDel="0046702A">
          <w:delText>d</w:delText>
        </w:r>
      </w:del>
      <w:r w:rsidRPr="00522462">
        <w:t>.</w:t>
      </w:r>
      <w:r w:rsidRPr="00522462">
        <w:tab/>
        <w:t xml:space="preserve">The tables next to the ring or cage must be free of any obstructions and shall not be higher than the fighting area platform. All areas surrounding the ring or cage must be suitable and safe as approved by the Director or chief inspector. </w:t>
      </w:r>
    </w:p>
    <w:p w14:paraId="1E9F4CF8" w14:textId="00DF7757" w:rsidR="0046702A" w:rsidRPr="00522462" w:rsidRDefault="0046702A" w:rsidP="0046702A">
      <w:pPr>
        <w:pStyle w:val="par3"/>
      </w:pPr>
      <w:ins w:id="275" w:author="Rascon Arana, Maria" w:date="2026-07-31T13:14:00Z" w16du:dateUtc="2026-07-31T19:14:00Z">
        <w:r w:rsidRPr="00522462">
          <w:lastRenderedPageBreak/>
          <w:t>f</w:t>
        </w:r>
      </w:ins>
      <w:del w:id="276" w:author="Rascon Arana, Maria" w:date="2026-07-31T13:14:00Z" w16du:dateUtc="2026-07-31T19:14:00Z">
        <w:r w:rsidRPr="00522462" w:rsidDel="0046702A">
          <w:delText>e</w:delText>
        </w:r>
      </w:del>
      <w:r w:rsidRPr="00522462">
        <w:t>.</w:t>
      </w:r>
      <w:r w:rsidRPr="00522462">
        <w:tab/>
        <w:t xml:space="preserve">Spectator seats shall be a minimum of ten feet away from the outside edge of the apron. </w:t>
      </w:r>
    </w:p>
    <w:p w14:paraId="659F3A42" w14:textId="1E2E21EB" w:rsidR="0046702A" w:rsidRPr="00522462" w:rsidRDefault="0046702A" w:rsidP="0046702A">
      <w:pPr>
        <w:pStyle w:val="par3"/>
        <w:rPr>
          <w:ins w:id="277" w:author="Rascon Arana, Maria" w:date="2026-07-31T13:14:00Z" w16du:dateUtc="2026-07-31T19:14:00Z"/>
        </w:rPr>
      </w:pPr>
      <w:ins w:id="278" w:author="Rascon Arana, Maria" w:date="2026-07-31T13:14:00Z" w16du:dateUtc="2026-07-31T19:14:00Z">
        <w:r w:rsidRPr="00522462">
          <w:t>g</w:t>
        </w:r>
      </w:ins>
      <w:del w:id="279" w:author="Rascon Arana, Maria" w:date="2026-07-31T13:14:00Z" w16du:dateUtc="2026-07-31T19:14:00Z">
        <w:r w:rsidRPr="00522462" w:rsidDel="0046702A">
          <w:delText>f</w:delText>
        </w:r>
      </w:del>
      <w:r w:rsidRPr="00522462">
        <w:t>.</w:t>
      </w:r>
      <w:r w:rsidRPr="00522462">
        <w:tab/>
        <w:t xml:space="preserve">The ring or cage safety zone must be completely set up at least three hours prior to the start of the first bout. This includes properly tightened ropes and all necessary equipment at ring or cage side. </w:t>
      </w:r>
    </w:p>
    <w:p w14:paraId="438234BE" w14:textId="6CA1D498" w:rsidR="0046702A" w:rsidRPr="00522462" w:rsidRDefault="0046702A" w:rsidP="0046702A">
      <w:pPr>
        <w:pStyle w:val="par3"/>
      </w:pPr>
      <w:ins w:id="280" w:author="Rascon Arana, Maria" w:date="2026-07-31T13:14:00Z" w16du:dateUtc="2026-07-31T19:14:00Z">
        <w:r w:rsidRPr="00522462">
          <w:t>h.</w:t>
        </w:r>
        <w:r w:rsidRPr="00522462">
          <w:tab/>
        </w:r>
      </w:ins>
      <w:ins w:id="281" w:author="Rascon Arana, Maria" w:date="2026-07-31T13:15:00Z" w16du:dateUtc="2026-07-31T19:15:00Z">
        <w:r w:rsidRPr="00522462">
          <w:t>Any area designated for VIP or other personnel must be set up outside of the safety zone and controlled by the promoter.</w:t>
        </w:r>
      </w:ins>
    </w:p>
    <w:p w14:paraId="70C96131" w14:textId="6EE51E67" w:rsidR="00E021A0" w:rsidRPr="00522462" w:rsidRDefault="0046702A" w:rsidP="0046702A">
      <w:pPr>
        <w:pStyle w:val="par1"/>
      </w:pPr>
      <w:r w:rsidRPr="00522462">
        <w:t>C.</w:t>
      </w:r>
      <w:r w:rsidRPr="00522462">
        <w:tab/>
        <w:t>RING AND CAGE REQUIREMENTS</w:t>
      </w:r>
    </w:p>
    <w:p w14:paraId="1A4C81E7" w14:textId="67E84965" w:rsidR="0046702A" w:rsidRPr="00522462" w:rsidRDefault="0046702A" w:rsidP="0046702A">
      <w:pPr>
        <w:pStyle w:val="par1"/>
        <w:jc w:val="center"/>
      </w:pPr>
      <w:r w:rsidRPr="00522462">
        <w:t>…</w:t>
      </w:r>
    </w:p>
    <w:p w14:paraId="5A228D73" w14:textId="584771DF" w:rsidR="0021030C" w:rsidRPr="00522462" w:rsidRDefault="0021030C" w:rsidP="0021030C">
      <w:pPr>
        <w:pStyle w:val="Heading2"/>
      </w:pPr>
      <w:r w:rsidRPr="00522462">
        <w:t>1.17</w:t>
      </w:r>
      <w:r w:rsidRPr="00522462">
        <w:tab/>
        <w:t>REQUIREMENTS FOR ELIMINATION BOUTS</w:t>
      </w:r>
    </w:p>
    <w:p w14:paraId="5A1B4C08" w14:textId="77777777" w:rsidR="0021030C" w:rsidRPr="00522462" w:rsidRDefault="0021030C" w:rsidP="0021030C">
      <w:r w:rsidRPr="00522462">
        <w:t xml:space="preserve">This Rule is promulgated pursuant 12-110-107, C.R.S. Rules 1.5, 1.6, 1.8, 1.9, and 1.10 apply to elimination bouts unless otherwise noted in this Rule. </w:t>
      </w:r>
    </w:p>
    <w:p w14:paraId="7909E3CC" w14:textId="62F4C8B8" w:rsidR="0021030C" w:rsidRPr="00522462" w:rsidRDefault="0021030C" w:rsidP="0021030C">
      <w:pPr>
        <w:pStyle w:val="par1"/>
        <w:jc w:val="center"/>
      </w:pPr>
      <w:r w:rsidRPr="00522462">
        <w:t>…</w:t>
      </w:r>
    </w:p>
    <w:p w14:paraId="7BD9C683" w14:textId="77777777" w:rsidR="0021030C" w:rsidRPr="00522462" w:rsidRDefault="0021030C" w:rsidP="0021030C">
      <w:pPr>
        <w:pStyle w:val="par1"/>
      </w:pPr>
      <w:commentRangeStart w:id="282"/>
      <w:commentRangeStart w:id="283"/>
      <w:commentRangeStart w:id="284"/>
      <w:commentRangeStart w:id="285"/>
      <w:commentRangeStart w:id="286"/>
      <w:commentRangeStart w:id="287"/>
      <w:commentRangeStart w:id="288"/>
      <w:commentRangeStart w:id="289"/>
      <w:commentRangeStart w:id="290"/>
      <w:commentRangeStart w:id="291"/>
      <w:r w:rsidRPr="00522462">
        <w:t>D.</w:t>
      </w:r>
      <w:commentRangeEnd w:id="282"/>
      <w:r w:rsidR="00924EE6" w:rsidRPr="00522462">
        <w:rPr>
          <w:rStyle w:val="CommentReference"/>
          <w:sz w:val="20"/>
          <w:szCs w:val="24"/>
        </w:rPr>
        <w:commentReference w:id="282"/>
      </w:r>
      <w:commentRangeEnd w:id="283"/>
      <w:r w:rsidR="003F3121" w:rsidRPr="00522462">
        <w:rPr>
          <w:rStyle w:val="CommentReference"/>
          <w:sz w:val="20"/>
          <w:szCs w:val="24"/>
        </w:rPr>
        <w:commentReference w:id="283"/>
      </w:r>
      <w:commentRangeEnd w:id="284"/>
      <w:r w:rsidR="003F3121" w:rsidRPr="00522462">
        <w:rPr>
          <w:rStyle w:val="CommentReference"/>
          <w:sz w:val="20"/>
          <w:szCs w:val="24"/>
        </w:rPr>
        <w:commentReference w:id="284"/>
      </w:r>
      <w:commentRangeEnd w:id="285"/>
      <w:r w:rsidR="003A7FB9" w:rsidRPr="00522462">
        <w:rPr>
          <w:rStyle w:val="CommentReference"/>
          <w:sz w:val="20"/>
          <w:szCs w:val="24"/>
        </w:rPr>
        <w:commentReference w:id="285"/>
      </w:r>
      <w:commentRangeEnd w:id="286"/>
      <w:r w:rsidR="00313AFB" w:rsidRPr="00522462">
        <w:rPr>
          <w:rStyle w:val="CommentReference"/>
          <w:sz w:val="20"/>
          <w:szCs w:val="24"/>
        </w:rPr>
        <w:commentReference w:id="286"/>
      </w:r>
      <w:commentRangeEnd w:id="287"/>
      <w:r w:rsidR="00F528CC" w:rsidRPr="00522462">
        <w:rPr>
          <w:rStyle w:val="CommentReference"/>
          <w:sz w:val="20"/>
          <w:szCs w:val="24"/>
        </w:rPr>
        <w:commentReference w:id="287"/>
      </w:r>
      <w:commentRangeEnd w:id="288"/>
      <w:r w:rsidR="00226CAF" w:rsidRPr="00522462">
        <w:rPr>
          <w:rStyle w:val="CommentReference"/>
          <w:sz w:val="20"/>
          <w:szCs w:val="24"/>
        </w:rPr>
        <w:commentReference w:id="288"/>
      </w:r>
      <w:commentRangeEnd w:id="289"/>
      <w:r w:rsidR="008703F0" w:rsidRPr="00522462">
        <w:rPr>
          <w:rStyle w:val="CommentReference"/>
          <w:sz w:val="20"/>
          <w:szCs w:val="24"/>
        </w:rPr>
        <w:commentReference w:id="289"/>
      </w:r>
      <w:commentRangeEnd w:id="290"/>
      <w:r w:rsidR="00112CC4" w:rsidRPr="00522462">
        <w:rPr>
          <w:rStyle w:val="CommentReference"/>
          <w:sz w:val="20"/>
          <w:szCs w:val="24"/>
        </w:rPr>
        <w:commentReference w:id="290"/>
      </w:r>
      <w:commentRangeEnd w:id="291"/>
      <w:r w:rsidR="000A5874" w:rsidRPr="00522462">
        <w:rPr>
          <w:rStyle w:val="CommentReference"/>
          <w:sz w:val="20"/>
          <w:szCs w:val="24"/>
        </w:rPr>
        <w:commentReference w:id="291"/>
      </w:r>
      <w:r w:rsidRPr="00522462">
        <w:tab/>
        <w:t xml:space="preserve">ROUNDS AND TIME LENGTH </w:t>
      </w:r>
    </w:p>
    <w:p w14:paraId="559AE1E3" w14:textId="1A3C2FA1" w:rsidR="0021030C" w:rsidRPr="00522462" w:rsidRDefault="0021030C" w:rsidP="0021030C">
      <w:pPr>
        <w:pStyle w:val="par2"/>
      </w:pPr>
      <w:r w:rsidRPr="00522462">
        <w:t>1.</w:t>
      </w:r>
      <w:r w:rsidRPr="00522462">
        <w:tab/>
      </w:r>
      <w:del w:id="292" w:author="Rascon Arana, Maria" w:date="2026-07-31T13:19:00Z" w16du:dateUtc="2026-07-31T19:19:00Z">
        <w:r w:rsidRPr="00522462" w:rsidDel="0021030C">
          <w:delText>With Director approval,</w:delText>
        </w:r>
      </w:del>
      <w:del w:id="293" w:author="Rascon Arana, Maria" w:date="2026-07-31T13:20:00Z" w16du:dateUtc="2026-07-31T19:20:00Z">
        <w:r w:rsidRPr="00522462" w:rsidDel="0021030C">
          <w:delText xml:space="preserve"> </w:delText>
        </w:r>
      </w:del>
      <w:ins w:id="294" w:author="Rascon Arana, Maria" w:date="2026-07-31T13:20:00Z" w16du:dateUtc="2026-07-31T19:20:00Z">
        <w:r w:rsidRPr="00522462">
          <w:t>E</w:t>
        </w:r>
      </w:ins>
      <w:del w:id="295" w:author="Rascon Arana, Maria" w:date="2026-07-31T13:20:00Z" w16du:dateUtc="2026-07-31T19:20:00Z">
        <w:r w:rsidRPr="00522462" w:rsidDel="0021030C">
          <w:delText>e</w:delText>
        </w:r>
      </w:del>
      <w:r w:rsidRPr="00522462">
        <w:t xml:space="preserve">limination boxing, kickboxing, and Muay Thai bouts </w:t>
      </w:r>
      <w:del w:id="296" w:author="Rascon Arana, Maria" w:date="2026-07-31T13:20:00Z" w16du:dateUtc="2026-07-31T19:20:00Z">
        <w:r w:rsidRPr="00522462" w:rsidDel="0021030C">
          <w:delText>may</w:delText>
        </w:r>
      </w:del>
      <w:ins w:id="297" w:author="Rascon Arana, Maria" w:date="2026-07-31T13:20:00Z" w16du:dateUtc="2026-07-31T19:20:00Z">
        <w:r w:rsidRPr="00522462">
          <w:t>shall</w:t>
        </w:r>
      </w:ins>
      <w:r w:rsidRPr="00522462">
        <w:t xml:space="preserve"> consist of three, t</w:t>
      </w:r>
      <w:ins w:id="298" w:author="Rascon Arana, Maria" w:date="2026-07-31T13:20:00Z" w16du:dateUtc="2026-07-31T19:20:00Z">
        <w:r w:rsidRPr="00522462">
          <w:t>wo</w:t>
        </w:r>
      </w:ins>
      <w:del w:id="299" w:author="Rascon Arana, Maria" w:date="2026-07-31T13:20:00Z" w16du:dateUtc="2026-07-31T19:20:00Z">
        <w:r w:rsidRPr="00522462" w:rsidDel="0021030C">
          <w:delText>hree</w:delText>
        </w:r>
      </w:del>
      <w:r w:rsidRPr="00522462">
        <w:t>-minute rounds with a one-minute rest period between rounds.</w:t>
      </w:r>
      <w:ins w:id="300" w:author="Rascon Arana, Maria" w:date="2026-09-11T13:32:00Z" w16du:dateUtc="2026-09-11T19:32:00Z">
        <w:r w:rsidR="00045069">
          <w:t xml:space="preserve"> All requests for modification to this rule shall be reviewed in accordance with Commission policy.</w:t>
        </w:r>
      </w:ins>
      <w:r w:rsidRPr="00522462">
        <w:t xml:space="preserve"> </w:t>
      </w:r>
    </w:p>
    <w:p w14:paraId="6669E440" w14:textId="75C3A23B" w:rsidR="0021030C" w:rsidRPr="00522462" w:rsidRDefault="0021030C" w:rsidP="0021030C">
      <w:pPr>
        <w:pStyle w:val="par2"/>
      </w:pPr>
      <w:r w:rsidRPr="00522462">
        <w:t>2.</w:t>
      </w:r>
      <w:r w:rsidRPr="00522462">
        <w:tab/>
        <w:t>Elimination MMA bouts shall consist of three, three-minute rounds with a one-minute rest period between each round.</w:t>
      </w:r>
    </w:p>
    <w:p w14:paraId="40DBB5B7" w14:textId="17A630CC" w:rsidR="0021030C" w:rsidRPr="00522462" w:rsidRDefault="0021030C" w:rsidP="0021030C">
      <w:pPr>
        <w:pStyle w:val="par2"/>
        <w:jc w:val="center"/>
      </w:pPr>
      <w:r w:rsidRPr="00522462">
        <w:t>…</w:t>
      </w:r>
    </w:p>
    <w:p w14:paraId="58E3805B" w14:textId="77777777" w:rsidR="0021030C" w:rsidRPr="00522462" w:rsidRDefault="0021030C" w:rsidP="0021030C">
      <w:pPr>
        <w:pStyle w:val="par1"/>
      </w:pPr>
      <w:r w:rsidRPr="00522462">
        <w:t>H.</w:t>
      </w:r>
      <w:r w:rsidRPr="00522462">
        <w:tab/>
        <w:t xml:space="preserve">ELIMINATION RULES FOR BOXING, KICKBOXING, MUAY THAI AND MIXED MARTIAL ARTS </w:t>
      </w:r>
    </w:p>
    <w:p w14:paraId="5F94E56F" w14:textId="77777777" w:rsidR="0021030C" w:rsidRPr="00522462" w:rsidRDefault="0021030C" w:rsidP="0021030C">
      <w:pPr>
        <w:pStyle w:val="par2"/>
      </w:pPr>
      <w:r w:rsidRPr="00522462">
        <w:t>1.</w:t>
      </w:r>
      <w:r w:rsidRPr="00522462">
        <w:tab/>
        <w:t xml:space="preserve">Unless specifically modified elsewhere under these rules, the Commission adopts the Boxing rules starting in Rule 1.8. </w:t>
      </w:r>
    </w:p>
    <w:p w14:paraId="54EAE32F" w14:textId="77777777" w:rsidR="0021030C" w:rsidRPr="00522462" w:rsidRDefault="0021030C" w:rsidP="0021030C">
      <w:pPr>
        <w:pStyle w:val="par2"/>
      </w:pPr>
      <w:r w:rsidRPr="00522462">
        <w:t>2.</w:t>
      </w:r>
      <w:r w:rsidRPr="00522462">
        <w:tab/>
        <w:t xml:space="preserve">Unless specifically modified elsewhere under these rules, the Commission adopts by reference the Association of Boxing Commissions and Combative Sports Unified Rules of Amateur Kickboxing (https://www.abcboxing.com/unified-rules-of-amateurkickboxing/)(effective July 29, 2019)) </w:t>
      </w:r>
    </w:p>
    <w:p w14:paraId="283D710F" w14:textId="4BE9DFC2" w:rsidR="0021030C" w:rsidRPr="00522462" w:rsidRDefault="0021030C" w:rsidP="0021030C">
      <w:pPr>
        <w:pStyle w:val="par2"/>
      </w:pPr>
      <w:r w:rsidRPr="00522462">
        <w:t>3.</w:t>
      </w:r>
      <w:r w:rsidRPr="00522462">
        <w:tab/>
        <w:t>Unless specifically modified elsewhere under these rules, the Commission adopts the Muay Thai rules starting in Rule 1.9.</w:t>
      </w:r>
    </w:p>
    <w:p w14:paraId="351EBC47" w14:textId="77777777" w:rsidR="0021030C" w:rsidRPr="00522462" w:rsidRDefault="0021030C" w:rsidP="0021030C">
      <w:pPr>
        <w:pStyle w:val="par2"/>
      </w:pPr>
      <w:r w:rsidRPr="00522462">
        <w:t>4.</w:t>
      </w:r>
      <w:r w:rsidRPr="00522462">
        <w:tab/>
        <w:t xml:space="preserve">Unless specifically modified elsewhere under these rules, the Commission adopts by reference the Association of Boxing Commissions and Combative Sports Unified Rules of Mixed Martial Arts (https://www.abcboxing.com/wp-content/uploads/2024/07/unifiedmma-rules-rev-july-2024.pdf (effective November 1, 2024)). </w:t>
      </w:r>
    </w:p>
    <w:p w14:paraId="08230890" w14:textId="4C26A9DF" w:rsidR="0021030C" w:rsidRPr="00522462" w:rsidRDefault="0021030C" w:rsidP="0021030C">
      <w:pPr>
        <w:pStyle w:val="par2"/>
      </w:pPr>
      <w:r w:rsidRPr="00522462">
        <w:tab/>
        <w:t xml:space="preserve">The standards and regulations incorporated by reference may be examined at the Colorado Office of Combative Sports and Colorado Combative Sports Commission, 1560 Broadway, Suite 1350, Denver, Colorado 80202, during normal business hours, Monday through Friday, except when such days are state holidays. Certified copies of the </w:t>
      </w:r>
      <w:r w:rsidRPr="00522462">
        <w:lastRenderedPageBreak/>
        <w:t>incorporated standards shall be provided at cost upon request. The Director or the Director’s designee will provide information regarding how the incorporated standards and regulations may be examined at any state public depository library. The standards and regulations are also available from the agency, organization or association originally issuing the code, standard, guideline or rules as follows: Association of Boxing Commissions and Combative Sports (https://www.abcboxing.com/wpcontent/uploads/202</w:t>
      </w:r>
      <w:ins w:id="301" w:author="Rascon Arana, Maria" w:date="2026-07-31T13:20:00Z" w16du:dateUtc="2026-07-31T19:20:00Z">
        <w:r w:rsidRPr="00522462">
          <w:t>5/08/Unified-Rules-of-MMA</w:t>
        </w:r>
      </w:ins>
      <w:ins w:id="302" w:author="Rascon Arana, Maria" w:date="2026-07-31T13:21:00Z" w16du:dateUtc="2026-07-31T19:21:00Z">
        <w:r w:rsidRPr="00522462">
          <w:t>-8.2025.pdf</w:t>
        </w:r>
      </w:ins>
      <w:del w:id="303" w:author="Rascon Arana, Maria" w:date="2026-07-31T13:21:00Z" w16du:dateUtc="2026-07-31T19:21:00Z">
        <w:r w:rsidRPr="00522462" w:rsidDel="0021030C">
          <w:delText>4/07/unified-mma-rules-rev-july-2024.pdff</w:delText>
        </w:r>
      </w:del>
      <w:r w:rsidRPr="00522462">
        <w:t xml:space="preserve"> (effective November </w:t>
      </w:r>
      <w:ins w:id="304" w:author="Rascon Arana, Maria" w:date="2026-07-31T13:21:00Z" w16du:dateUtc="2026-07-31T19:21:00Z">
        <w:r w:rsidRPr="00522462">
          <w:t>8</w:t>
        </w:r>
      </w:ins>
      <w:del w:id="305" w:author="Rascon Arana, Maria" w:date="2026-07-31T13:21:00Z" w16du:dateUtc="2026-07-31T19:21:00Z">
        <w:r w:rsidRPr="00522462" w:rsidDel="0021030C">
          <w:delText>1</w:delText>
        </w:r>
      </w:del>
      <w:r w:rsidRPr="00522462">
        <w:t>, 202</w:t>
      </w:r>
      <w:ins w:id="306" w:author="Rascon Arana, Maria" w:date="2026-07-31T13:21:00Z" w16du:dateUtc="2026-07-31T19:21:00Z">
        <w:r w:rsidRPr="00522462">
          <w:t>5</w:t>
        </w:r>
      </w:ins>
      <w:del w:id="307" w:author="Rascon Arana, Maria" w:date="2026-07-31T13:21:00Z" w16du:dateUtc="2026-07-31T19:21:00Z">
        <w:r w:rsidRPr="00522462" w:rsidDel="0021030C">
          <w:delText>4</w:delText>
        </w:r>
      </w:del>
      <w:r w:rsidRPr="00522462">
        <w:t>)) and the Association of Boxing Commissions and Combative Sports (https://www.abcboxing.com/unified-rules-kickboxing (effective July 26, 2017)). This Rule does not include any later amendments or editions of the code, standard, guideline, or rules.</w:t>
      </w:r>
    </w:p>
    <w:p w14:paraId="7518F16E" w14:textId="1DE6ECFC" w:rsidR="0021030C" w:rsidRPr="00522462" w:rsidRDefault="0021030C" w:rsidP="0021030C">
      <w:pPr>
        <w:pStyle w:val="par1"/>
        <w:jc w:val="center"/>
      </w:pPr>
      <w:r w:rsidRPr="00522462">
        <w:t>…</w:t>
      </w:r>
    </w:p>
    <w:p w14:paraId="2BB27C29" w14:textId="77777777" w:rsidR="00444506" w:rsidRPr="00522462" w:rsidRDefault="00444506" w:rsidP="00444506">
      <w:pPr>
        <w:pStyle w:val="par1"/>
      </w:pPr>
      <w:commentRangeStart w:id="308"/>
      <w:commentRangeStart w:id="309"/>
      <w:commentRangeStart w:id="310"/>
      <w:commentRangeStart w:id="311"/>
      <w:commentRangeStart w:id="312"/>
      <w:commentRangeStart w:id="313"/>
      <w:commentRangeStart w:id="314"/>
      <w:commentRangeStart w:id="315"/>
      <w:commentRangeStart w:id="316"/>
      <w:commentRangeStart w:id="317"/>
      <w:commentRangeStart w:id="318"/>
      <w:commentRangeStart w:id="319"/>
      <w:commentRangeStart w:id="320"/>
      <w:commentRangeStart w:id="321"/>
      <w:commentRangeStart w:id="322"/>
      <w:commentRangeStart w:id="323"/>
      <w:commentRangeStart w:id="324"/>
      <w:r w:rsidRPr="00522462">
        <w:t>I.</w:t>
      </w:r>
      <w:commentRangeEnd w:id="308"/>
      <w:r w:rsidR="00467A6C" w:rsidRPr="00522462">
        <w:rPr>
          <w:rStyle w:val="CommentReference"/>
          <w:sz w:val="20"/>
          <w:szCs w:val="24"/>
        </w:rPr>
        <w:commentReference w:id="308"/>
      </w:r>
      <w:commentRangeEnd w:id="309"/>
      <w:r w:rsidR="003F3121" w:rsidRPr="00522462">
        <w:rPr>
          <w:rStyle w:val="CommentReference"/>
          <w:sz w:val="20"/>
          <w:szCs w:val="24"/>
        </w:rPr>
        <w:commentReference w:id="309"/>
      </w:r>
      <w:commentRangeEnd w:id="310"/>
      <w:r w:rsidR="003A7FB9" w:rsidRPr="00522462">
        <w:rPr>
          <w:rStyle w:val="CommentReference"/>
          <w:sz w:val="20"/>
          <w:szCs w:val="24"/>
        </w:rPr>
        <w:commentReference w:id="310"/>
      </w:r>
      <w:commentRangeEnd w:id="311"/>
      <w:r w:rsidR="00313AFB" w:rsidRPr="00522462">
        <w:rPr>
          <w:rStyle w:val="CommentReference"/>
          <w:sz w:val="20"/>
          <w:szCs w:val="24"/>
        </w:rPr>
        <w:commentReference w:id="311"/>
      </w:r>
      <w:commentRangeEnd w:id="312"/>
      <w:r w:rsidR="00226CAF" w:rsidRPr="00522462">
        <w:rPr>
          <w:rStyle w:val="CommentReference"/>
          <w:sz w:val="20"/>
          <w:szCs w:val="24"/>
        </w:rPr>
        <w:commentReference w:id="312"/>
      </w:r>
      <w:commentRangeEnd w:id="313"/>
      <w:r w:rsidR="008703F0" w:rsidRPr="00522462">
        <w:rPr>
          <w:rStyle w:val="CommentReference"/>
          <w:sz w:val="20"/>
          <w:szCs w:val="24"/>
        </w:rPr>
        <w:commentReference w:id="313"/>
      </w:r>
      <w:commentRangeEnd w:id="314"/>
      <w:r w:rsidR="004D16D2" w:rsidRPr="00522462">
        <w:rPr>
          <w:rStyle w:val="CommentReference"/>
          <w:sz w:val="20"/>
          <w:szCs w:val="24"/>
        </w:rPr>
        <w:commentReference w:id="314"/>
      </w:r>
      <w:commentRangeEnd w:id="315"/>
      <w:r w:rsidR="00937004" w:rsidRPr="00522462">
        <w:rPr>
          <w:rStyle w:val="CommentReference"/>
          <w:sz w:val="20"/>
          <w:szCs w:val="24"/>
        </w:rPr>
        <w:commentReference w:id="315"/>
      </w:r>
      <w:commentRangeEnd w:id="316"/>
      <w:r w:rsidR="001021B1" w:rsidRPr="00522462">
        <w:rPr>
          <w:rStyle w:val="CommentReference"/>
          <w:sz w:val="20"/>
          <w:szCs w:val="24"/>
        </w:rPr>
        <w:commentReference w:id="316"/>
      </w:r>
      <w:commentRangeEnd w:id="317"/>
      <w:r w:rsidR="001021B1" w:rsidRPr="00522462">
        <w:rPr>
          <w:rStyle w:val="CommentReference"/>
          <w:sz w:val="20"/>
          <w:szCs w:val="24"/>
        </w:rPr>
        <w:commentReference w:id="317"/>
      </w:r>
      <w:commentRangeEnd w:id="318"/>
      <w:r w:rsidR="00AB5C04" w:rsidRPr="00522462">
        <w:rPr>
          <w:rStyle w:val="CommentReference"/>
          <w:sz w:val="20"/>
          <w:szCs w:val="24"/>
        </w:rPr>
        <w:commentReference w:id="318"/>
      </w:r>
      <w:commentRangeEnd w:id="319"/>
      <w:r w:rsidR="00121F12" w:rsidRPr="00522462">
        <w:rPr>
          <w:rStyle w:val="CommentReference"/>
          <w:sz w:val="20"/>
          <w:szCs w:val="24"/>
        </w:rPr>
        <w:commentReference w:id="319"/>
      </w:r>
      <w:commentRangeEnd w:id="320"/>
      <w:r w:rsidR="006822C4" w:rsidRPr="00522462">
        <w:rPr>
          <w:rStyle w:val="CommentReference"/>
          <w:sz w:val="20"/>
          <w:szCs w:val="24"/>
        </w:rPr>
        <w:commentReference w:id="320"/>
      </w:r>
      <w:commentRangeEnd w:id="321"/>
      <w:r w:rsidR="00E44E63" w:rsidRPr="00522462">
        <w:rPr>
          <w:rStyle w:val="CommentReference"/>
          <w:sz w:val="20"/>
          <w:szCs w:val="24"/>
        </w:rPr>
        <w:commentReference w:id="321"/>
      </w:r>
      <w:commentRangeEnd w:id="322"/>
      <w:r w:rsidR="00F40ADF" w:rsidRPr="00522462">
        <w:rPr>
          <w:rStyle w:val="CommentReference"/>
          <w:sz w:val="20"/>
          <w:szCs w:val="24"/>
        </w:rPr>
        <w:commentReference w:id="322"/>
      </w:r>
      <w:commentRangeEnd w:id="323"/>
      <w:r w:rsidR="00854307" w:rsidRPr="00522462">
        <w:rPr>
          <w:rStyle w:val="CommentReference"/>
          <w:sz w:val="20"/>
          <w:szCs w:val="24"/>
        </w:rPr>
        <w:commentReference w:id="323"/>
      </w:r>
      <w:commentRangeEnd w:id="324"/>
      <w:r w:rsidR="00854307" w:rsidRPr="00522462">
        <w:rPr>
          <w:rStyle w:val="CommentReference"/>
          <w:sz w:val="20"/>
          <w:szCs w:val="24"/>
        </w:rPr>
        <w:commentReference w:id="324"/>
      </w:r>
      <w:r w:rsidRPr="00522462">
        <w:tab/>
        <w:t xml:space="preserve">ELBOW AND KNEE STRIKES PROHIBITED </w:t>
      </w:r>
    </w:p>
    <w:p w14:paraId="294B6CB4" w14:textId="77777777" w:rsidR="00444506" w:rsidRPr="00522462" w:rsidRDefault="00444506" w:rsidP="00444506">
      <w:pPr>
        <w:pStyle w:val="par1"/>
      </w:pPr>
      <w:r w:rsidRPr="00522462">
        <w:tab/>
        <w:t xml:space="preserve">Knee strikes to the head are prohibited in any elimination bout and the participant may be disqualified and subject to disciplinary action. Elbows to the head are prohibited in an elimination Muay Thai bout with the following exceptions: </w:t>
      </w:r>
    </w:p>
    <w:p w14:paraId="1FE38EBB" w14:textId="7E1E9C7D" w:rsidR="00444506" w:rsidRPr="00522462" w:rsidRDefault="00444506" w:rsidP="00444506">
      <w:pPr>
        <w:pStyle w:val="par2"/>
      </w:pPr>
      <w:r w:rsidRPr="00522462">
        <w:t>1.</w:t>
      </w:r>
      <w:r w:rsidRPr="00522462">
        <w:tab/>
        <w:t xml:space="preserve">Participants with 0-3 fights are required to wear all protective gear including headgear and shin guards. No elbows are allowed. </w:t>
      </w:r>
    </w:p>
    <w:p w14:paraId="2DF1A283" w14:textId="7A221576" w:rsidR="00444506" w:rsidRPr="00522462" w:rsidRDefault="00444506" w:rsidP="00444506">
      <w:pPr>
        <w:pStyle w:val="par2"/>
      </w:pPr>
      <w:r w:rsidRPr="00522462">
        <w:t>2.</w:t>
      </w:r>
      <w:r w:rsidRPr="00522462">
        <w:tab/>
        <w:t xml:space="preserve">Participants with 4-9 fights are required to wear all protective gear including headgear, shin guards, and elbow pads. </w:t>
      </w:r>
    </w:p>
    <w:p w14:paraId="5A6071BD" w14:textId="5BC4F13B" w:rsidR="00444506" w:rsidRDefault="00444506" w:rsidP="00444506">
      <w:pPr>
        <w:pStyle w:val="par2"/>
        <w:rPr>
          <w:ins w:id="325" w:author="Rascon Arana, Maria" w:date="2026-09-11T13:44:00Z" w16du:dateUtc="2026-09-11T19:44:00Z"/>
        </w:rPr>
      </w:pPr>
      <w:r w:rsidRPr="00522462">
        <w:t>3.</w:t>
      </w:r>
      <w:r w:rsidRPr="00522462">
        <w:tab/>
        <w:t xml:space="preserve">Participants with 10 or more fights may wear all protective gear but shall wear elbow pads. </w:t>
      </w:r>
    </w:p>
    <w:p w14:paraId="524BBD6A" w14:textId="794CF2F1" w:rsidR="00B1336C" w:rsidRPr="00522462" w:rsidRDefault="00B1336C" w:rsidP="00444506">
      <w:pPr>
        <w:pStyle w:val="par2"/>
      </w:pPr>
      <w:ins w:id="326" w:author="Rascon Arana, Maria" w:date="2026-09-11T13:45:00Z" w16du:dateUtc="2026-09-11T19:45:00Z">
        <w:r>
          <w:t>4</w:t>
        </w:r>
      </w:ins>
      <w:ins w:id="327" w:author="Rascon Arana, Maria" w:date="2026-09-11T13:44:00Z" w16du:dateUtc="2026-09-11T19:44:00Z">
        <w:r>
          <w:t>.</w:t>
        </w:r>
        <w:r>
          <w:tab/>
          <w:t>Any modifications to the protective gear requirement shall be reviewed in accordance with Commission policy.</w:t>
        </w:r>
      </w:ins>
    </w:p>
    <w:p w14:paraId="66CC6B78" w14:textId="4C63B8A6" w:rsidR="00444506" w:rsidRPr="00522462" w:rsidRDefault="00B1336C" w:rsidP="00444506">
      <w:pPr>
        <w:pStyle w:val="par2"/>
      </w:pPr>
      <w:ins w:id="328" w:author="Rascon Arana, Maria" w:date="2026-09-11T13:45:00Z" w16du:dateUtc="2026-09-11T19:45:00Z">
        <w:r>
          <w:t>5</w:t>
        </w:r>
      </w:ins>
      <w:del w:id="329" w:author="Rascon Arana, Maria" w:date="2026-07-31T13:24:00Z" w16du:dateUtc="2026-07-31T19:24:00Z">
        <w:r w:rsidR="00444506" w:rsidRPr="00522462" w:rsidDel="00444506">
          <w:delText>4</w:delText>
        </w:r>
      </w:del>
      <w:r w:rsidR="00444506" w:rsidRPr="00522462">
        <w:t>.</w:t>
      </w:r>
      <w:r w:rsidR="00444506" w:rsidRPr="00522462">
        <w:tab/>
        <w:t xml:space="preserve">If elbow pads are used, they must be securely fashioned in such a manner to prevent slipping or the elbow pad from turning. White athletic tape may be used to secure both the top and bottom of the elbow pad. </w:t>
      </w:r>
    </w:p>
    <w:p w14:paraId="0332682B" w14:textId="6CE645A9" w:rsidR="00444506" w:rsidRPr="00522462" w:rsidRDefault="00B1336C" w:rsidP="00444506">
      <w:pPr>
        <w:pStyle w:val="par2"/>
        <w:rPr>
          <w:ins w:id="330" w:author="Rascon Arana, Maria" w:date="2026-07-31T13:24:00Z" w16du:dateUtc="2026-07-31T19:24:00Z"/>
        </w:rPr>
      </w:pPr>
      <w:ins w:id="331" w:author="Rascon Arana, Maria" w:date="2026-09-11T13:45:00Z" w16du:dateUtc="2026-09-11T19:45:00Z">
        <w:r>
          <w:t>6</w:t>
        </w:r>
      </w:ins>
      <w:del w:id="332" w:author="Rascon Arana, Maria" w:date="2026-07-31T13:24:00Z" w16du:dateUtc="2026-07-31T19:24:00Z">
        <w:r w:rsidR="00444506" w:rsidRPr="00522462" w:rsidDel="00444506">
          <w:delText>5</w:delText>
        </w:r>
      </w:del>
      <w:r w:rsidR="00444506" w:rsidRPr="00522462">
        <w:t>.</w:t>
      </w:r>
      <w:r w:rsidR="00444506" w:rsidRPr="00522462">
        <w:tab/>
        <w:t>Should an elbow pad come loose, the referee will immediately secure the elbow pad before allowing the bout to continue.</w:t>
      </w:r>
    </w:p>
    <w:p w14:paraId="3C777C45" w14:textId="6E389167" w:rsidR="00444506" w:rsidRPr="00522462" w:rsidRDefault="00B1336C" w:rsidP="00444506">
      <w:pPr>
        <w:pStyle w:val="par2"/>
        <w:rPr>
          <w:ins w:id="333" w:author="Rascon Arana, Maria" w:date="2026-07-31T13:24:00Z" w16du:dateUtc="2026-07-31T19:24:00Z"/>
          <w:rPrChange w:id="334" w:author="Rascon Arana, Maria" w:date="2026-08-03T09:59:00Z" w16du:dateUtc="2026-08-03T15:59:00Z">
            <w:rPr>
              <w:ins w:id="335" w:author="Rascon Arana, Maria" w:date="2026-07-31T13:24:00Z" w16du:dateUtc="2026-07-31T19:24:00Z"/>
              <w:color w:val="000000"/>
            </w:rPr>
          </w:rPrChange>
        </w:rPr>
      </w:pPr>
      <w:ins w:id="336" w:author="Rascon Arana, Maria" w:date="2026-09-11T13:46:00Z" w16du:dateUtc="2026-09-11T19:46:00Z">
        <w:r>
          <w:t>7</w:t>
        </w:r>
      </w:ins>
      <w:ins w:id="337" w:author="Rascon Arana, Maria" w:date="2026-07-31T13:24:00Z" w16du:dateUtc="2026-07-31T19:24:00Z">
        <w:r w:rsidR="00444506" w:rsidRPr="00522462">
          <w:t>.</w:t>
        </w:r>
        <w:r w:rsidR="00444506" w:rsidRPr="00522462">
          <w:tab/>
          <w:t xml:space="preserve">Promoters and/or matchmakers shall submit verifiable </w:t>
        </w:r>
        <w:r w:rsidR="00444506" w:rsidRPr="00522462">
          <w:rPr>
            <w:rPrChange w:id="338" w:author="Rascon Arana, Maria" w:date="2026-08-03T09:59:00Z" w16du:dateUtc="2026-08-03T15:59:00Z">
              <w:rPr>
                <w:color w:val="000000"/>
              </w:rPr>
            </w:rPrChange>
          </w:rPr>
          <w:t>records for each participant at least ten (10) days prior to the event for Director approval.</w:t>
        </w:r>
      </w:ins>
    </w:p>
    <w:p w14:paraId="5BB286F4" w14:textId="2038E0E7" w:rsidR="00444506" w:rsidRPr="00522462" w:rsidRDefault="00444506" w:rsidP="00444506">
      <w:pPr>
        <w:pStyle w:val="par1"/>
        <w:rPr>
          <w:ins w:id="339" w:author="Rascon Arana, Maria" w:date="2026-07-31T13:25:00Z" w16du:dateUtc="2026-07-31T19:25:00Z"/>
        </w:rPr>
      </w:pPr>
      <w:ins w:id="340" w:author="Rascon Arana, Maria" w:date="2026-07-31T13:24:00Z" w16du:dateUtc="2026-07-31T19:24:00Z">
        <w:r w:rsidRPr="00522462">
          <w:t>J</w:t>
        </w:r>
      </w:ins>
      <w:ins w:id="341" w:author="Rascon Arana, Maria" w:date="2026-07-31T13:25:00Z" w16du:dateUtc="2026-07-31T19:25:00Z">
        <w:r w:rsidRPr="00522462">
          <w:t>.</w:t>
        </w:r>
        <w:r w:rsidRPr="00522462">
          <w:tab/>
          <w:t>KICKBOXING EQUIPEMENT REQUIREMENTS</w:t>
        </w:r>
      </w:ins>
    </w:p>
    <w:p w14:paraId="1DB52F42" w14:textId="59E0C712" w:rsidR="00444506" w:rsidRPr="00522462" w:rsidRDefault="00444506" w:rsidP="00444506">
      <w:pPr>
        <w:pStyle w:val="par1"/>
        <w:rPr>
          <w:ins w:id="342" w:author="Rascon Arana, Maria" w:date="2026-07-31T13:25:00Z" w16du:dateUtc="2026-07-31T19:25:00Z"/>
        </w:rPr>
      </w:pPr>
      <w:ins w:id="343" w:author="Rascon Arana, Maria" w:date="2026-07-31T13:25:00Z" w16du:dateUtc="2026-07-31T19:25:00Z">
        <w:r w:rsidRPr="00522462">
          <w:tab/>
          <w:t>For elimination kickboxing participants shall wear full protective gear with the following exceptions:</w:t>
        </w:r>
      </w:ins>
    </w:p>
    <w:p w14:paraId="6B86455D" w14:textId="465424B1" w:rsidR="00444506" w:rsidRPr="00522462" w:rsidRDefault="00444506" w:rsidP="00444506">
      <w:pPr>
        <w:pStyle w:val="par2"/>
        <w:rPr>
          <w:ins w:id="344" w:author="Rascon Arana, Maria" w:date="2026-07-31T13:26:00Z" w16du:dateUtc="2026-07-31T19:26:00Z"/>
        </w:rPr>
      </w:pPr>
      <w:ins w:id="345" w:author="Rascon Arana, Maria" w:date="2026-07-31T13:26:00Z" w16du:dateUtc="2026-07-31T19:26:00Z">
        <w:r w:rsidRPr="00522462">
          <w:t>1.</w:t>
        </w:r>
        <w:r w:rsidRPr="00522462">
          <w:tab/>
          <w:t>Participants with 10 or more rights may wear all protective</w:t>
        </w:r>
        <w:r w:rsidR="00340136" w:rsidRPr="00522462">
          <w:t>.</w:t>
        </w:r>
      </w:ins>
      <w:ins w:id="346" w:author="Rascon Arana, Maria" w:date="2026-09-11T13:47:00Z" w16du:dateUtc="2026-09-11T19:47:00Z">
        <w:r w:rsidR="005B3123">
          <w:t xml:space="preserve"> Any modifications to the protective gear requirement shall be reviewed in accordance with Commission policy.</w:t>
        </w:r>
      </w:ins>
    </w:p>
    <w:p w14:paraId="305E1F8E" w14:textId="4F575484" w:rsidR="00340136" w:rsidRPr="00522462" w:rsidRDefault="00340136" w:rsidP="00444506">
      <w:pPr>
        <w:pStyle w:val="par2"/>
      </w:pPr>
      <w:ins w:id="347" w:author="Rascon Arana, Maria" w:date="2026-07-31T13:26:00Z" w16du:dateUtc="2026-07-31T19:26:00Z">
        <w:r w:rsidRPr="00522462">
          <w:t>2.</w:t>
        </w:r>
        <w:r w:rsidRPr="00522462">
          <w:tab/>
          <w:t>Promoters and/or matchmakers shall submi</w:t>
        </w:r>
      </w:ins>
      <w:ins w:id="348" w:author="Rascon Arana, Maria" w:date="2026-07-31T13:27:00Z" w16du:dateUtc="2026-07-31T19:27:00Z">
        <w:r w:rsidRPr="00522462">
          <w:t>t verifiable records or each participant at least ten (10) days prior to the event for Director approval.</w:t>
        </w:r>
      </w:ins>
    </w:p>
    <w:p w14:paraId="3FC95C76" w14:textId="685C9AE2" w:rsidR="00444506" w:rsidRPr="00522462" w:rsidRDefault="00444506" w:rsidP="00444506">
      <w:pPr>
        <w:pStyle w:val="par2"/>
        <w:jc w:val="center"/>
      </w:pPr>
      <w:r w:rsidRPr="00522462">
        <w:t>…</w:t>
      </w:r>
    </w:p>
    <w:p w14:paraId="67F4C3DF" w14:textId="37B6A15E" w:rsidR="00297113" w:rsidRPr="00522462" w:rsidRDefault="00297113" w:rsidP="00297113">
      <w:pPr>
        <w:pStyle w:val="Heading2"/>
        <w:rPr>
          <w:ins w:id="349" w:author="Rascon Arana, Maria" w:date="2026-07-31T13:29:00Z" w16du:dateUtc="2026-07-31T19:29:00Z"/>
        </w:rPr>
      </w:pPr>
      <w:commentRangeStart w:id="350"/>
      <w:ins w:id="351" w:author="Rascon Arana, Maria" w:date="2026-07-31T13:29:00Z" w16du:dateUtc="2026-07-31T19:29:00Z">
        <w:r w:rsidRPr="00522462">
          <w:lastRenderedPageBreak/>
          <w:t>1.19</w:t>
        </w:r>
      </w:ins>
      <w:commentRangeEnd w:id="350"/>
      <w:r w:rsidR="003F3121" w:rsidRPr="00522462">
        <w:rPr>
          <w:rStyle w:val="CommentReference"/>
          <w:sz w:val="20"/>
          <w:szCs w:val="28"/>
        </w:rPr>
        <w:commentReference w:id="350"/>
      </w:r>
      <w:ins w:id="352" w:author="Rascon Arana, Maria" w:date="2026-07-31T13:29:00Z" w16du:dateUtc="2026-07-31T19:29:00Z">
        <w:r w:rsidRPr="00522462">
          <w:tab/>
          <w:t>REQUIREMENTS FOR MANAGERS</w:t>
        </w:r>
      </w:ins>
    </w:p>
    <w:p w14:paraId="090EBB86" w14:textId="2ACFB4F3" w:rsidR="00297113" w:rsidRPr="00522462" w:rsidRDefault="00297113" w:rsidP="00297113">
      <w:pPr>
        <w:pStyle w:val="par1"/>
        <w:rPr>
          <w:ins w:id="353" w:author="Rascon Arana, Maria" w:date="2026-07-31T13:29:00Z" w16du:dateUtc="2026-07-31T19:29:00Z"/>
        </w:rPr>
      </w:pPr>
      <w:ins w:id="354" w:author="Rascon Arana, Maria" w:date="2026-07-31T13:29:00Z" w16du:dateUtc="2026-07-31T19:29:00Z">
        <w:r w:rsidRPr="00522462">
          <w:t>This Rule is promulgated pursuant to section 12-110-104, 12-110-107, 12-111-112, C.R.S.</w:t>
        </w:r>
      </w:ins>
    </w:p>
    <w:p w14:paraId="4F111A66" w14:textId="70FC6A5C" w:rsidR="00297113" w:rsidRPr="00522462" w:rsidRDefault="00297113" w:rsidP="00297113">
      <w:pPr>
        <w:pStyle w:val="par1"/>
        <w:rPr>
          <w:ins w:id="355" w:author="Rascon Arana, Maria" w:date="2026-07-31T13:30:00Z" w16du:dateUtc="2026-07-31T19:30:00Z"/>
        </w:rPr>
      </w:pPr>
      <w:ins w:id="356" w:author="Rascon Arana, Maria" w:date="2026-07-31T13:30:00Z" w16du:dateUtc="2026-07-31T19:30:00Z">
        <w:r w:rsidRPr="00522462">
          <w:t>A.</w:t>
        </w:r>
        <w:r w:rsidRPr="00522462">
          <w:tab/>
          <w:t>LICENSE REQUIRED</w:t>
        </w:r>
      </w:ins>
    </w:p>
    <w:p w14:paraId="3B558F39" w14:textId="21741958" w:rsidR="00297113" w:rsidRPr="00522462" w:rsidRDefault="00297113" w:rsidP="00297113">
      <w:pPr>
        <w:pStyle w:val="par1"/>
        <w:rPr>
          <w:ins w:id="357" w:author="Rascon Arana, Maria" w:date="2026-07-31T13:30:00Z" w16du:dateUtc="2026-07-31T19:30:00Z"/>
        </w:rPr>
      </w:pPr>
      <w:ins w:id="358" w:author="Rascon Arana, Maria" w:date="2026-07-31T13:30:00Z" w16du:dateUtc="2026-07-31T19:30:00Z">
        <w:r w:rsidRPr="00522462">
          <w:tab/>
          <w:t>Any person acting as a Manager, as defined under 12-110-104(6.8), C.R.S., shall obtain a Corner license.  Such person must indicate in the application that they manage participants.</w:t>
        </w:r>
      </w:ins>
    </w:p>
    <w:p w14:paraId="70245EC1" w14:textId="5ABCD0B7" w:rsidR="00297113" w:rsidRPr="00522462" w:rsidRDefault="00297113" w:rsidP="00297113">
      <w:pPr>
        <w:pStyle w:val="par1"/>
        <w:rPr>
          <w:ins w:id="359" w:author="Rascon Arana, Maria" w:date="2026-07-31T13:30:00Z" w16du:dateUtc="2026-07-31T19:30:00Z"/>
        </w:rPr>
      </w:pPr>
      <w:ins w:id="360" w:author="Rascon Arana, Maria" w:date="2026-07-31T13:30:00Z" w16du:dateUtc="2026-07-31T19:30:00Z">
        <w:r w:rsidRPr="00522462">
          <w:t>B.</w:t>
        </w:r>
        <w:r w:rsidRPr="00522462">
          <w:tab/>
          <w:t>FIDUCIARY DUTY</w:t>
        </w:r>
      </w:ins>
    </w:p>
    <w:p w14:paraId="781D80B6" w14:textId="1E1E4E16" w:rsidR="00297113" w:rsidRPr="00522462" w:rsidRDefault="00297113" w:rsidP="00297113">
      <w:pPr>
        <w:pStyle w:val="par2"/>
        <w:rPr>
          <w:ins w:id="361" w:author="Rascon Arana, Maria" w:date="2026-07-31T13:31:00Z" w16du:dateUtc="2026-07-31T19:31:00Z"/>
        </w:rPr>
      </w:pPr>
      <w:ins w:id="362" w:author="Rascon Arana, Maria" w:date="2026-07-31T13:31:00Z" w16du:dateUtc="2026-07-31T19:31:00Z">
        <w:r w:rsidRPr="00522462">
          <w:t>1.</w:t>
        </w:r>
        <w:r w:rsidRPr="00522462">
          <w:tab/>
          <w:t>A manager shall owe a fiduciary duty to all participants with whom they have an active management agreement.</w:t>
        </w:r>
      </w:ins>
    </w:p>
    <w:p w14:paraId="0163741A" w14:textId="6516DF93" w:rsidR="00297113" w:rsidRPr="00522462" w:rsidRDefault="00297113" w:rsidP="00297113">
      <w:pPr>
        <w:pStyle w:val="par1"/>
        <w:rPr>
          <w:ins w:id="363" w:author="Rascon Arana, Maria" w:date="2026-07-31T13:31:00Z" w16du:dateUtc="2026-07-31T19:31:00Z"/>
        </w:rPr>
      </w:pPr>
      <w:ins w:id="364" w:author="Rascon Arana, Maria" w:date="2026-07-31T13:31:00Z" w16du:dateUtc="2026-07-31T19:31:00Z">
        <w:r w:rsidRPr="00522462">
          <w:t>C.</w:t>
        </w:r>
        <w:r w:rsidRPr="00522462">
          <w:tab/>
          <w:t>WRITTEN CONTRACT REQUIRED</w:t>
        </w:r>
      </w:ins>
    </w:p>
    <w:p w14:paraId="4D01CB9A" w14:textId="3DF44642" w:rsidR="00297113" w:rsidRPr="00522462" w:rsidRDefault="00297113" w:rsidP="00297113">
      <w:pPr>
        <w:pStyle w:val="par2"/>
        <w:rPr>
          <w:ins w:id="365" w:author="Rascon Arana, Maria" w:date="2026-07-31T13:32:00Z" w16du:dateUtc="2026-07-31T19:32:00Z"/>
        </w:rPr>
      </w:pPr>
      <w:ins w:id="366" w:author="Rascon Arana, Maria" w:date="2026-07-31T13:31:00Z" w16du:dateUtc="2026-07-31T19:31:00Z">
        <w:r w:rsidRPr="00522462">
          <w:t>1.</w:t>
        </w:r>
        <w:r w:rsidRPr="00522462">
          <w:tab/>
          <w:t>Manag</w:t>
        </w:r>
      </w:ins>
      <w:ins w:id="367" w:author="Rascon Arana, Maria" w:date="2026-07-31T13:32:00Z" w16du:dateUtc="2026-07-31T19:32:00Z">
        <w:r w:rsidRPr="00522462">
          <w:t>ers must have management agreements with the participants they manage.</w:t>
        </w:r>
      </w:ins>
    </w:p>
    <w:p w14:paraId="15A1D840" w14:textId="61D5AB43" w:rsidR="00297113" w:rsidRPr="00522462" w:rsidRDefault="00297113" w:rsidP="00297113">
      <w:pPr>
        <w:pStyle w:val="par2"/>
        <w:rPr>
          <w:ins w:id="368" w:author="Rascon Arana, Maria" w:date="2026-07-31T13:32:00Z" w16du:dateUtc="2026-07-31T19:32:00Z"/>
        </w:rPr>
      </w:pPr>
      <w:ins w:id="369" w:author="Rascon Arana, Maria" w:date="2026-07-31T13:32:00Z" w16du:dateUtc="2026-07-31T19:32:00Z">
        <w:r w:rsidRPr="00522462">
          <w:t>2.</w:t>
        </w:r>
        <w:r w:rsidRPr="00522462">
          <w:tab/>
          <w:t>All management agreements shall be in writing and signed by all parties.</w:t>
        </w:r>
      </w:ins>
    </w:p>
    <w:p w14:paraId="350489C9" w14:textId="35693645" w:rsidR="00297113" w:rsidRPr="00522462" w:rsidRDefault="00297113" w:rsidP="00297113">
      <w:pPr>
        <w:pStyle w:val="par2"/>
        <w:rPr>
          <w:ins w:id="370" w:author="Rascon Arana, Maria" w:date="2026-07-31T13:33:00Z" w16du:dateUtc="2026-07-31T19:33:00Z"/>
        </w:rPr>
      </w:pPr>
      <w:ins w:id="371" w:author="Rascon Arana, Maria" w:date="2026-07-31T13:32:00Z" w16du:dateUtc="2026-07-31T19:32:00Z">
        <w:r w:rsidRPr="00522462">
          <w:t>3.</w:t>
        </w:r>
        <w:r w:rsidRPr="00522462">
          <w:tab/>
          <w:t>A manager shall provide a signed copy of the agreement to the part</w:t>
        </w:r>
      </w:ins>
      <w:ins w:id="372" w:author="Rascon Arana, Maria" w:date="2026-07-31T13:33:00Z" w16du:dateUtc="2026-07-31T19:33:00Z">
        <w:r w:rsidRPr="00522462">
          <w:t>icipant.</w:t>
        </w:r>
      </w:ins>
    </w:p>
    <w:p w14:paraId="581E6371" w14:textId="216B814C" w:rsidR="00297113" w:rsidRPr="00522462" w:rsidRDefault="00297113" w:rsidP="00297113">
      <w:pPr>
        <w:pStyle w:val="par2"/>
        <w:rPr>
          <w:ins w:id="373" w:author="Rascon Arana, Maria" w:date="2026-07-31T13:33:00Z" w16du:dateUtc="2026-07-31T19:33:00Z"/>
        </w:rPr>
      </w:pPr>
      <w:commentRangeStart w:id="374"/>
      <w:ins w:id="375" w:author="Rascon Arana, Maria" w:date="2026-07-31T13:33:00Z" w16du:dateUtc="2026-07-31T19:33:00Z">
        <w:r w:rsidRPr="00522462">
          <w:t>4.</w:t>
        </w:r>
      </w:ins>
      <w:commentRangeEnd w:id="374"/>
      <w:r w:rsidR="003F3121" w:rsidRPr="00522462">
        <w:rPr>
          <w:rStyle w:val="CommentReference"/>
          <w:sz w:val="20"/>
          <w:szCs w:val="24"/>
        </w:rPr>
        <w:commentReference w:id="374"/>
      </w:r>
      <w:ins w:id="376" w:author="Rascon Arana, Maria" w:date="2026-07-31T13:33:00Z" w16du:dateUtc="2026-07-31T19:33:00Z">
        <w:r w:rsidRPr="00522462">
          <w:tab/>
          <w:t>All management agreements shall be filed with the Commission withing seven (7) calendar days of execution.</w:t>
        </w:r>
      </w:ins>
    </w:p>
    <w:p w14:paraId="2A582480" w14:textId="38815C59" w:rsidR="00297113" w:rsidRPr="00522462" w:rsidRDefault="00297113" w:rsidP="00297113">
      <w:pPr>
        <w:pStyle w:val="par1"/>
        <w:rPr>
          <w:ins w:id="377" w:author="Rascon Arana, Maria" w:date="2026-07-31T13:33:00Z" w16du:dateUtc="2026-07-31T19:33:00Z"/>
        </w:rPr>
      </w:pPr>
      <w:ins w:id="378" w:author="Rascon Arana, Maria" w:date="2026-07-31T13:33:00Z" w16du:dateUtc="2026-07-31T19:33:00Z">
        <w:r w:rsidRPr="00522462">
          <w:t>D.</w:t>
        </w:r>
        <w:r w:rsidRPr="00522462">
          <w:tab/>
          <w:t>CONTRACT LIMITATIONS</w:t>
        </w:r>
      </w:ins>
    </w:p>
    <w:p w14:paraId="6A9F35F4" w14:textId="531988B2" w:rsidR="00297113" w:rsidRPr="00522462" w:rsidRDefault="00297113" w:rsidP="00297113">
      <w:pPr>
        <w:pStyle w:val="par2"/>
        <w:rPr>
          <w:ins w:id="379" w:author="Rascon Arana, Maria" w:date="2026-07-31T13:34:00Z" w16du:dateUtc="2026-07-31T19:34:00Z"/>
        </w:rPr>
      </w:pPr>
      <w:ins w:id="380" w:author="Rascon Arana, Maria" w:date="2026-07-31T13:33:00Z" w16du:dateUtc="2026-07-31T19:33:00Z">
        <w:r w:rsidRPr="00522462">
          <w:t>1.</w:t>
        </w:r>
        <w:r w:rsidRPr="00522462">
          <w:tab/>
          <w:t xml:space="preserve">A management agreement shall not exceed twelve (12) </w:t>
        </w:r>
      </w:ins>
      <w:ins w:id="381" w:author="Rascon Arana, Maria" w:date="2026-07-31T13:34:00Z" w16du:dateUtc="2026-07-31T19:34:00Z">
        <w:r w:rsidRPr="00522462">
          <w:t>months in duration.</w:t>
        </w:r>
      </w:ins>
    </w:p>
    <w:p w14:paraId="34886C75" w14:textId="7C0A5AD1" w:rsidR="00297113" w:rsidRPr="00522462" w:rsidRDefault="00297113" w:rsidP="00297113">
      <w:pPr>
        <w:pStyle w:val="par2"/>
        <w:rPr>
          <w:ins w:id="382" w:author="Rascon Arana, Maria" w:date="2026-07-31T13:34:00Z" w16du:dateUtc="2026-07-31T19:34:00Z"/>
        </w:rPr>
      </w:pPr>
      <w:ins w:id="383" w:author="Rascon Arana, Maria" w:date="2026-07-31T13:34:00Z" w16du:dateUtc="2026-07-31T19:34:00Z">
        <w:r w:rsidRPr="00522462">
          <w:t>2.</w:t>
        </w:r>
        <w:r w:rsidRPr="00522462">
          <w:tab/>
          <w:t>Automatic renewal provisions exceeding a one-year period are prohibited.</w:t>
        </w:r>
      </w:ins>
    </w:p>
    <w:p w14:paraId="08564952" w14:textId="00759B5D" w:rsidR="00297113" w:rsidRPr="00522462" w:rsidRDefault="00297113" w:rsidP="00297113">
      <w:pPr>
        <w:pStyle w:val="par2"/>
        <w:rPr>
          <w:ins w:id="384" w:author="Rascon Arana, Maria" w:date="2026-07-31T13:34:00Z" w16du:dateUtc="2026-07-31T19:34:00Z"/>
          <w:rPrChange w:id="385" w:author="Rascon Arana, Maria" w:date="2026-08-03T09:59:00Z" w16du:dateUtc="2026-08-03T15:59:00Z">
            <w:rPr>
              <w:ins w:id="386" w:author="Rascon Arana, Maria" w:date="2026-07-31T13:34:00Z" w16du:dateUtc="2026-07-31T19:34:00Z"/>
              <w:color w:val="000000"/>
            </w:rPr>
          </w:rPrChange>
        </w:rPr>
      </w:pPr>
      <w:ins w:id="387" w:author="Rascon Arana, Maria" w:date="2026-07-31T13:34:00Z" w16du:dateUtc="2026-07-31T19:34:00Z">
        <w:r w:rsidRPr="00522462">
          <w:t>3.</w:t>
        </w:r>
        <w:r w:rsidRPr="00522462">
          <w:tab/>
          <w:t>A participant may r</w:t>
        </w:r>
        <w:r w:rsidRPr="00522462">
          <w:rPr>
            <w:rPrChange w:id="388" w:author="Rascon Arana, Maria" w:date="2026-08-03T09:59:00Z" w16du:dateUtc="2026-08-03T15:59:00Z">
              <w:rPr>
                <w:color w:val="000000"/>
              </w:rPr>
            </w:rPrChange>
          </w:rPr>
          <w:t>escind a management agreement within seven (7) calendar days of execution.</w:t>
        </w:r>
      </w:ins>
    </w:p>
    <w:p w14:paraId="04F5B442" w14:textId="0667B5B6" w:rsidR="00297113" w:rsidRPr="00522462" w:rsidRDefault="00297113" w:rsidP="00297113">
      <w:pPr>
        <w:pStyle w:val="par2"/>
        <w:rPr>
          <w:ins w:id="389" w:author="Rascon Arana, Maria" w:date="2026-07-31T13:35:00Z" w16du:dateUtc="2026-07-31T19:35:00Z"/>
          <w:rPrChange w:id="390" w:author="Rascon Arana, Maria" w:date="2026-08-03T09:59:00Z" w16du:dateUtc="2026-08-03T15:59:00Z">
            <w:rPr>
              <w:ins w:id="391" w:author="Rascon Arana, Maria" w:date="2026-07-31T13:35:00Z" w16du:dateUtc="2026-07-31T19:35:00Z"/>
              <w:color w:val="000000"/>
            </w:rPr>
          </w:rPrChange>
        </w:rPr>
      </w:pPr>
      <w:ins w:id="392" w:author="Rascon Arana, Maria" w:date="2026-07-31T13:34:00Z" w16du:dateUtc="2026-07-31T19:34:00Z">
        <w:r w:rsidRPr="00522462">
          <w:rPr>
            <w:rPrChange w:id="393" w:author="Rascon Arana, Maria" w:date="2026-08-03T09:59:00Z" w16du:dateUtc="2026-08-03T15:59:00Z">
              <w:rPr>
                <w:color w:val="000000"/>
              </w:rPr>
            </w:rPrChange>
          </w:rPr>
          <w:t>4.</w:t>
        </w:r>
        <w:r w:rsidRPr="00522462">
          <w:rPr>
            <w:rPrChange w:id="394" w:author="Rascon Arana, Maria" w:date="2026-08-03T09:59:00Z" w16du:dateUtc="2026-08-03T15:59:00Z">
              <w:rPr>
                <w:color w:val="000000"/>
              </w:rPr>
            </w:rPrChange>
          </w:rPr>
          <w:tab/>
          <w:t xml:space="preserve">A management </w:t>
        </w:r>
      </w:ins>
      <w:ins w:id="395" w:author="Rascon Arana, Maria" w:date="2026-07-31T13:35:00Z" w16du:dateUtc="2026-07-31T19:35:00Z">
        <w:r w:rsidRPr="00522462">
          <w:rPr>
            <w:rPrChange w:id="396" w:author="Rascon Arana, Maria" w:date="2026-08-03T09:59:00Z" w16du:dateUtc="2026-08-03T15:59:00Z">
              <w:rPr>
                <w:color w:val="000000"/>
              </w:rPr>
            </w:rPrChange>
          </w:rPr>
          <w:t>agreement must clearly disclose:</w:t>
        </w:r>
      </w:ins>
    </w:p>
    <w:p w14:paraId="1771F2DF" w14:textId="76989D61" w:rsidR="00297113" w:rsidRPr="00522462" w:rsidRDefault="00297113" w:rsidP="00297113">
      <w:pPr>
        <w:pStyle w:val="par3"/>
        <w:rPr>
          <w:ins w:id="397" w:author="Rascon Arana, Maria" w:date="2026-07-31T13:35:00Z" w16du:dateUtc="2026-07-31T19:35:00Z"/>
        </w:rPr>
      </w:pPr>
      <w:ins w:id="398" w:author="Rascon Arana, Maria" w:date="2026-07-31T13:35:00Z" w16du:dateUtc="2026-07-31T19:35:00Z">
        <w:r w:rsidRPr="00522462">
          <w:t>a.</w:t>
        </w:r>
        <w:r w:rsidRPr="00522462">
          <w:tab/>
          <w:t>Compensation terms;</w:t>
        </w:r>
      </w:ins>
    </w:p>
    <w:p w14:paraId="6A5EACC2" w14:textId="018C88DB" w:rsidR="00297113" w:rsidRPr="00522462" w:rsidRDefault="00297113" w:rsidP="00297113">
      <w:pPr>
        <w:pStyle w:val="par3"/>
        <w:rPr>
          <w:ins w:id="399" w:author="Rascon Arana, Maria" w:date="2026-07-31T13:35:00Z" w16du:dateUtc="2026-07-31T19:35:00Z"/>
        </w:rPr>
      </w:pPr>
      <w:ins w:id="400" w:author="Rascon Arana, Maria" w:date="2026-07-31T13:35:00Z" w16du:dateUtc="2026-07-31T19:35:00Z">
        <w:r w:rsidRPr="00522462">
          <w:t>b.</w:t>
        </w:r>
        <w:r w:rsidRPr="00522462">
          <w:tab/>
          <w:t>Fee percentages;</w:t>
        </w:r>
      </w:ins>
    </w:p>
    <w:p w14:paraId="15CFF5B9" w14:textId="04E3799B" w:rsidR="00297113" w:rsidRPr="00522462" w:rsidRDefault="00297113" w:rsidP="00297113">
      <w:pPr>
        <w:pStyle w:val="par3"/>
        <w:rPr>
          <w:ins w:id="401" w:author="Rascon Arana, Maria" w:date="2026-07-31T13:35:00Z" w16du:dateUtc="2026-07-31T19:35:00Z"/>
        </w:rPr>
      </w:pPr>
      <w:ins w:id="402" w:author="Rascon Arana, Maria" w:date="2026-07-31T13:35:00Z" w16du:dateUtc="2026-07-31T19:35:00Z">
        <w:r w:rsidRPr="00522462">
          <w:t>c.</w:t>
        </w:r>
        <w:r w:rsidRPr="00522462">
          <w:tab/>
          <w:t>Reimbursement obligations;</w:t>
        </w:r>
      </w:ins>
    </w:p>
    <w:p w14:paraId="7A565EC4" w14:textId="528255E4" w:rsidR="00297113" w:rsidRPr="00522462" w:rsidRDefault="00297113" w:rsidP="00297113">
      <w:pPr>
        <w:pStyle w:val="par3"/>
        <w:rPr>
          <w:ins w:id="403" w:author="Rascon Arana, Maria" w:date="2026-07-31T13:35:00Z" w16du:dateUtc="2026-07-31T19:35:00Z"/>
        </w:rPr>
      </w:pPr>
      <w:ins w:id="404" w:author="Rascon Arana, Maria" w:date="2026-07-31T13:35:00Z" w16du:dateUtc="2026-07-31T19:35:00Z">
        <w:r w:rsidRPr="00522462">
          <w:t>d.</w:t>
        </w:r>
        <w:r w:rsidRPr="00522462">
          <w:tab/>
          <w:t>Termination provisions;</w:t>
        </w:r>
      </w:ins>
    </w:p>
    <w:p w14:paraId="1966B89E" w14:textId="6B966EFE" w:rsidR="00297113" w:rsidRPr="00522462" w:rsidRDefault="00297113" w:rsidP="00297113">
      <w:pPr>
        <w:pStyle w:val="par3"/>
        <w:rPr>
          <w:ins w:id="405" w:author="Rascon Arana, Maria" w:date="2026-07-31T13:35:00Z" w16du:dateUtc="2026-07-31T19:35:00Z"/>
        </w:rPr>
      </w:pPr>
      <w:ins w:id="406" w:author="Rascon Arana, Maria" w:date="2026-07-31T13:35:00Z" w16du:dateUtc="2026-07-31T19:35:00Z">
        <w:r w:rsidRPr="00522462">
          <w:t>e.</w:t>
        </w:r>
        <w:r w:rsidRPr="00522462">
          <w:tab/>
          <w:t>Exclusivity provisions;</w:t>
        </w:r>
      </w:ins>
    </w:p>
    <w:p w14:paraId="345324D0" w14:textId="577261AC" w:rsidR="00297113" w:rsidRPr="00522462" w:rsidRDefault="00297113" w:rsidP="00297113">
      <w:pPr>
        <w:pStyle w:val="par3"/>
        <w:rPr>
          <w:ins w:id="407" w:author="Rascon Arana, Maria" w:date="2026-07-31T13:36:00Z" w16du:dateUtc="2026-07-31T19:36:00Z"/>
        </w:rPr>
      </w:pPr>
      <w:ins w:id="408" w:author="Rascon Arana, Maria" w:date="2026-07-31T13:35:00Z" w16du:dateUtc="2026-07-31T19:35:00Z">
        <w:r w:rsidRPr="00522462">
          <w:t>f.</w:t>
        </w:r>
      </w:ins>
      <w:ins w:id="409" w:author="Rascon Arana, Maria" w:date="2026-07-31T13:36:00Z" w16du:dateUtc="2026-07-31T19:36:00Z">
        <w:r w:rsidRPr="00522462">
          <w:tab/>
          <w:t>Image and likeness provision; and</w:t>
        </w:r>
      </w:ins>
    </w:p>
    <w:p w14:paraId="4568B366" w14:textId="3892E0E2" w:rsidR="00297113" w:rsidRPr="00522462" w:rsidRDefault="00297113" w:rsidP="00297113">
      <w:pPr>
        <w:pStyle w:val="par3"/>
        <w:rPr>
          <w:ins w:id="410" w:author="Rascon Arana, Maria" w:date="2026-07-31T13:36:00Z" w16du:dateUtc="2026-07-31T19:36:00Z"/>
        </w:rPr>
      </w:pPr>
      <w:ins w:id="411" w:author="Rascon Arana, Maria" w:date="2026-07-31T13:36:00Z" w16du:dateUtc="2026-07-31T19:36:00Z">
        <w:r w:rsidRPr="00522462">
          <w:t>g.</w:t>
        </w:r>
        <w:r w:rsidRPr="00522462">
          <w:tab/>
          <w:t>Assignment provisions.</w:t>
        </w:r>
      </w:ins>
    </w:p>
    <w:p w14:paraId="4B9FAE67" w14:textId="764F6AF3" w:rsidR="00297113" w:rsidRPr="00522462" w:rsidRDefault="00297113" w:rsidP="00297113">
      <w:pPr>
        <w:pStyle w:val="par1"/>
        <w:rPr>
          <w:ins w:id="412" w:author="Rascon Arana, Maria" w:date="2026-07-31T13:36:00Z" w16du:dateUtc="2026-07-31T19:36:00Z"/>
        </w:rPr>
      </w:pPr>
      <w:ins w:id="413" w:author="Rascon Arana, Maria" w:date="2026-07-31T13:36:00Z" w16du:dateUtc="2026-07-31T19:36:00Z">
        <w:r w:rsidRPr="00522462">
          <w:t>E.</w:t>
        </w:r>
        <w:r w:rsidRPr="00522462">
          <w:tab/>
          <w:t>PROHIBITED CONTRACT TERMS</w:t>
        </w:r>
      </w:ins>
    </w:p>
    <w:p w14:paraId="72257166" w14:textId="669DCB43" w:rsidR="00297113" w:rsidRPr="00522462" w:rsidRDefault="00297113" w:rsidP="00297113">
      <w:pPr>
        <w:pStyle w:val="par2"/>
        <w:rPr>
          <w:ins w:id="414" w:author="Rascon Arana, Maria" w:date="2026-07-31T13:36:00Z" w16du:dateUtc="2026-07-31T19:36:00Z"/>
          <w:rPrChange w:id="415" w:author="Rascon Arana, Maria" w:date="2026-08-03T09:59:00Z" w16du:dateUtc="2026-08-03T15:59:00Z">
            <w:rPr>
              <w:ins w:id="416" w:author="Rascon Arana, Maria" w:date="2026-07-31T13:36:00Z" w16du:dateUtc="2026-07-31T19:36:00Z"/>
              <w:color w:val="000000"/>
            </w:rPr>
          </w:rPrChange>
        </w:rPr>
      </w:pPr>
      <w:ins w:id="417" w:author="Rascon Arana, Maria" w:date="2026-07-31T13:36:00Z" w16du:dateUtc="2026-07-31T19:36:00Z">
        <w:r w:rsidRPr="00522462">
          <w:t>1.</w:t>
        </w:r>
        <w:r w:rsidRPr="00522462">
          <w:tab/>
          <w:t>A manager s</w:t>
        </w:r>
        <w:r w:rsidRPr="00522462">
          <w:rPr>
            <w:rPrChange w:id="418" w:author="Rascon Arana, Maria" w:date="2026-08-03T09:59:00Z" w16du:dateUtc="2026-08-03T15:59:00Z">
              <w:rPr>
                <w:color w:val="000000"/>
              </w:rPr>
            </w:rPrChange>
          </w:rPr>
          <w:t>hall not require any agreement that is coercive, deceptive or inconsistent with participant safety or the integrity of combative sports competitions.</w:t>
        </w:r>
      </w:ins>
    </w:p>
    <w:p w14:paraId="5014FA33" w14:textId="12D06B34" w:rsidR="00297113" w:rsidRPr="00522462" w:rsidRDefault="00297113" w:rsidP="00297113">
      <w:pPr>
        <w:pStyle w:val="par2"/>
        <w:rPr>
          <w:ins w:id="419" w:author="Rascon Arana, Maria" w:date="2026-07-31T13:37:00Z" w16du:dateUtc="2026-07-31T19:37:00Z"/>
          <w:rPrChange w:id="420" w:author="Rascon Arana, Maria" w:date="2026-08-03T09:59:00Z" w16du:dateUtc="2026-08-03T15:59:00Z">
            <w:rPr>
              <w:ins w:id="421" w:author="Rascon Arana, Maria" w:date="2026-07-31T13:37:00Z" w16du:dateUtc="2026-07-31T19:37:00Z"/>
              <w:color w:val="000000"/>
            </w:rPr>
          </w:rPrChange>
        </w:rPr>
      </w:pPr>
      <w:ins w:id="422" w:author="Rascon Arana, Maria" w:date="2026-07-31T13:37:00Z" w16du:dateUtc="2026-07-31T19:37:00Z">
        <w:r w:rsidRPr="00522462">
          <w:rPr>
            <w:rPrChange w:id="423" w:author="Rascon Arana, Maria" w:date="2026-08-03T09:59:00Z" w16du:dateUtc="2026-08-03T15:59:00Z">
              <w:rPr>
                <w:color w:val="000000"/>
              </w:rPr>
            </w:rPrChange>
          </w:rPr>
          <w:lastRenderedPageBreak/>
          <w:t>2.</w:t>
        </w:r>
        <w:r w:rsidRPr="00522462">
          <w:rPr>
            <w:rPrChange w:id="424" w:author="Rascon Arana, Maria" w:date="2026-08-03T09:59:00Z" w16du:dateUtc="2026-08-03T15:59:00Z">
              <w:rPr>
                <w:color w:val="000000"/>
              </w:rPr>
            </w:rPrChange>
          </w:rPr>
          <w:tab/>
          <w:t>A manager shall not require</w:t>
        </w:r>
        <w:r w:rsidR="000939B1" w:rsidRPr="00522462">
          <w:rPr>
            <w:rPrChange w:id="425" w:author="Rascon Arana, Maria" w:date="2026-08-03T09:59:00Z" w16du:dateUtc="2026-08-03T15:59:00Z">
              <w:rPr>
                <w:color w:val="000000"/>
              </w:rPr>
            </w:rPrChange>
          </w:rPr>
          <w:t xml:space="preserve"> a participant to enter into:</w:t>
        </w:r>
      </w:ins>
    </w:p>
    <w:p w14:paraId="7F6D5EDD" w14:textId="6FE85EBF" w:rsidR="000939B1" w:rsidRPr="00522462" w:rsidRDefault="000939B1" w:rsidP="000939B1">
      <w:pPr>
        <w:pStyle w:val="par3"/>
        <w:rPr>
          <w:ins w:id="426" w:author="Rascon Arana, Maria" w:date="2026-07-31T13:37:00Z" w16du:dateUtc="2026-07-31T19:37:00Z"/>
        </w:rPr>
      </w:pPr>
      <w:ins w:id="427" w:author="Rascon Arana, Maria" w:date="2026-07-31T13:37:00Z" w16du:dateUtc="2026-07-31T19:37:00Z">
        <w:r w:rsidRPr="00522462">
          <w:t>a.</w:t>
        </w:r>
        <w:r w:rsidRPr="00522462">
          <w:tab/>
          <w:t>A lifetime management agreement;</w:t>
        </w:r>
      </w:ins>
    </w:p>
    <w:p w14:paraId="07AC658C" w14:textId="745C45BD" w:rsidR="000939B1" w:rsidRPr="00522462" w:rsidRDefault="000939B1" w:rsidP="000939B1">
      <w:pPr>
        <w:pStyle w:val="par3"/>
        <w:rPr>
          <w:ins w:id="428" w:author="Rascon Arana, Maria" w:date="2026-07-31T13:37:00Z" w16du:dateUtc="2026-07-31T19:37:00Z"/>
          <w:rPrChange w:id="429" w:author="Rascon Arana, Maria" w:date="2026-08-03T09:59:00Z" w16du:dateUtc="2026-08-03T15:59:00Z">
            <w:rPr>
              <w:ins w:id="430" w:author="Rascon Arana, Maria" w:date="2026-07-31T13:37:00Z" w16du:dateUtc="2026-07-31T19:37:00Z"/>
              <w:color w:val="000000"/>
            </w:rPr>
          </w:rPrChange>
        </w:rPr>
      </w:pPr>
      <w:ins w:id="431" w:author="Rascon Arana, Maria" w:date="2026-07-31T13:37:00Z" w16du:dateUtc="2026-07-31T19:37:00Z">
        <w:r w:rsidRPr="00522462">
          <w:t>b.</w:t>
        </w:r>
        <w:r w:rsidRPr="00522462">
          <w:tab/>
          <w:t xml:space="preserve">An agreement containing </w:t>
        </w:r>
        <w:r w:rsidRPr="00522462">
          <w:rPr>
            <w:rPrChange w:id="432" w:author="Rascon Arana, Maria" w:date="2026-08-03T09:59:00Z" w16du:dateUtc="2026-08-03T15:59:00Z">
              <w:rPr>
                <w:color w:val="000000"/>
              </w:rPr>
            </w:rPrChange>
          </w:rPr>
          <w:t>automatic renewal provision exceeding one (1) year;</w:t>
        </w:r>
      </w:ins>
    </w:p>
    <w:p w14:paraId="18C3F20D" w14:textId="30F08527" w:rsidR="000939B1" w:rsidRPr="00522462" w:rsidRDefault="000939B1" w:rsidP="000939B1">
      <w:pPr>
        <w:pStyle w:val="par3"/>
        <w:rPr>
          <w:ins w:id="433" w:author="Rascon Arana, Maria" w:date="2026-07-31T13:38:00Z" w16du:dateUtc="2026-07-31T19:38:00Z"/>
          <w:rPrChange w:id="434" w:author="Rascon Arana, Maria" w:date="2026-08-03T09:59:00Z" w16du:dateUtc="2026-08-03T15:59:00Z">
            <w:rPr>
              <w:ins w:id="435" w:author="Rascon Arana, Maria" w:date="2026-07-31T13:38:00Z" w16du:dateUtc="2026-07-31T19:38:00Z"/>
              <w:color w:val="000000"/>
            </w:rPr>
          </w:rPrChange>
        </w:rPr>
      </w:pPr>
      <w:ins w:id="436" w:author="Rascon Arana, Maria" w:date="2026-07-31T13:37:00Z" w16du:dateUtc="2026-07-31T19:37:00Z">
        <w:r w:rsidRPr="00522462">
          <w:rPr>
            <w:rPrChange w:id="437" w:author="Rascon Arana, Maria" w:date="2026-08-03T09:59:00Z" w16du:dateUtc="2026-08-03T15:59:00Z">
              <w:rPr>
                <w:color w:val="000000"/>
              </w:rPr>
            </w:rPrChange>
          </w:rPr>
          <w:t>c.</w:t>
        </w:r>
        <w:r w:rsidRPr="00522462">
          <w:rPr>
            <w:rPrChange w:id="438" w:author="Rascon Arana, Maria" w:date="2026-08-03T09:59:00Z" w16du:dateUtc="2026-08-03T15:59:00Z">
              <w:rPr>
                <w:color w:val="000000"/>
              </w:rPr>
            </w:rPrChange>
          </w:rPr>
          <w:tab/>
          <w:t>An agreement</w:t>
        </w:r>
      </w:ins>
      <w:ins w:id="439" w:author="Rascon Arana, Maria" w:date="2026-07-31T13:38:00Z" w16du:dateUtc="2026-07-31T19:38:00Z">
        <w:r w:rsidRPr="00522462">
          <w:rPr>
            <w:rPrChange w:id="440" w:author="Rascon Arana, Maria" w:date="2026-08-03T09:59:00Z" w16du:dateUtc="2026-08-03T15:59:00Z">
              <w:rPr>
                <w:color w:val="000000"/>
              </w:rPr>
            </w:rPrChange>
          </w:rPr>
          <w:t xml:space="preserve"> imposing unreasonable termination penalties;</w:t>
        </w:r>
      </w:ins>
    </w:p>
    <w:p w14:paraId="79DE52CA" w14:textId="660B1162" w:rsidR="000939B1" w:rsidRPr="00522462" w:rsidRDefault="000939B1" w:rsidP="000939B1">
      <w:pPr>
        <w:pStyle w:val="par3"/>
        <w:rPr>
          <w:ins w:id="441" w:author="Rascon Arana, Maria" w:date="2026-07-31T13:38:00Z" w16du:dateUtc="2026-07-31T19:38:00Z"/>
        </w:rPr>
      </w:pPr>
      <w:ins w:id="442" w:author="Rascon Arana, Maria" w:date="2026-07-31T13:38:00Z" w16du:dateUtc="2026-07-31T19:38:00Z">
        <w:r w:rsidRPr="00522462">
          <w:t>d.</w:t>
        </w:r>
        <w:r w:rsidRPr="00522462">
          <w:tab/>
          <w:t>An agreement assigning future likeness rights, intellectual property rights, or promotional rights in perpetuity;</w:t>
        </w:r>
      </w:ins>
    </w:p>
    <w:p w14:paraId="1B1EEB20" w14:textId="6FD73D2F" w:rsidR="000939B1" w:rsidRPr="00522462" w:rsidRDefault="000939B1" w:rsidP="000939B1">
      <w:pPr>
        <w:pStyle w:val="par3"/>
        <w:rPr>
          <w:ins w:id="443" w:author="Rascon Arana, Maria" w:date="2026-07-31T13:39:00Z" w16du:dateUtc="2026-07-31T19:39:00Z"/>
        </w:rPr>
      </w:pPr>
      <w:ins w:id="444" w:author="Rascon Arana, Maria" w:date="2026-07-31T13:38:00Z" w16du:dateUtc="2026-07-31T19:38:00Z">
        <w:r w:rsidRPr="00522462">
          <w:t>e.</w:t>
        </w:r>
        <w:r w:rsidRPr="00522462">
          <w:tab/>
          <w:t>An agreement restrictin</w:t>
        </w:r>
      </w:ins>
      <w:ins w:id="445" w:author="Rascon Arana, Maria" w:date="2026-07-31T13:39:00Z" w16du:dateUtc="2026-07-31T19:39:00Z">
        <w:r w:rsidRPr="00522462">
          <w:t>g a participant’s ability to obtain independent legal, medical, financial, or contractual advice;</w:t>
        </w:r>
      </w:ins>
    </w:p>
    <w:p w14:paraId="77FB795C" w14:textId="68A0A771" w:rsidR="000939B1" w:rsidRPr="00522462" w:rsidRDefault="000939B1" w:rsidP="000939B1">
      <w:pPr>
        <w:pStyle w:val="par3"/>
        <w:rPr>
          <w:ins w:id="446" w:author="Rascon Arana, Maria" w:date="2026-07-31T13:40:00Z" w16du:dateUtc="2026-07-31T19:40:00Z"/>
        </w:rPr>
      </w:pPr>
      <w:ins w:id="447" w:author="Rascon Arana, Maria" w:date="2026-07-31T13:39:00Z" w16du:dateUtc="2026-07-31T19:39:00Z">
        <w:r w:rsidRPr="00522462">
          <w:t>f.</w:t>
        </w:r>
        <w:r w:rsidRPr="00522462">
          <w:tab/>
          <w:t>An agreement waving protections provided by federal or state law</w:t>
        </w:r>
      </w:ins>
      <w:ins w:id="448" w:author="Rascon Arana, Maria" w:date="2026-07-31T13:40:00Z" w16du:dateUtc="2026-07-31T19:40:00Z">
        <w:r w:rsidRPr="00522462">
          <w:t>;</w:t>
        </w:r>
      </w:ins>
    </w:p>
    <w:p w14:paraId="1E0C296D" w14:textId="757CA1F2" w:rsidR="000939B1" w:rsidRPr="00522462" w:rsidRDefault="000939B1" w:rsidP="000939B1">
      <w:pPr>
        <w:pStyle w:val="par3"/>
        <w:rPr>
          <w:ins w:id="449" w:author="Rascon Arana, Maria" w:date="2026-07-31T13:40:00Z" w16du:dateUtc="2026-07-31T19:40:00Z"/>
        </w:rPr>
      </w:pPr>
      <w:ins w:id="450" w:author="Rascon Arana, Maria" w:date="2026-07-31T13:40:00Z" w16du:dateUtc="2026-07-31T19:40:00Z">
        <w:r w:rsidRPr="00522462">
          <w:t>g.</w:t>
        </w:r>
        <w:r w:rsidRPr="00522462">
          <w:tab/>
          <w:t>An agreement permitting assignment or transfer of management rights to another manager without the participant’s written consent.</w:t>
        </w:r>
      </w:ins>
    </w:p>
    <w:p w14:paraId="00B14990" w14:textId="4904E827" w:rsidR="000939B1" w:rsidRPr="00522462" w:rsidRDefault="000939B1" w:rsidP="000939B1">
      <w:pPr>
        <w:pStyle w:val="par1"/>
        <w:rPr>
          <w:ins w:id="451" w:author="Rascon Arana, Maria" w:date="2026-07-31T13:41:00Z" w16du:dateUtc="2026-07-31T19:41:00Z"/>
        </w:rPr>
      </w:pPr>
      <w:ins w:id="452" w:author="Rascon Arana, Maria" w:date="2026-07-31T13:40:00Z" w16du:dateUtc="2026-07-31T19:40:00Z">
        <w:r w:rsidRPr="00522462">
          <w:t>F.</w:t>
        </w:r>
        <w:r w:rsidRPr="00522462">
          <w:tab/>
          <w:t>PROHIBITED FINANCIAL INTERESTS</w:t>
        </w:r>
      </w:ins>
    </w:p>
    <w:p w14:paraId="6F84E2F5" w14:textId="5AE94B37" w:rsidR="000939B1" w:rsidRPr="00522462" w:rsidRDefault="000939B1" w:rsidP="000939B1">
      <w:pPr>
        <w:pStyle w:val="par2"/>
        <w:rPr>
          <w:ins w:id="453" w:author="Rascon Arana, Maria" w:date="2026-07-31T13:41:00Z" w16du:dateUtc="2026-07-31T19:41:00Z"/>
          <w:rPrChange w:id="454" w:author="Rascon Arana, Maria" w:date="2026-08-03T09:59:00Z" w16du:dateUtc="2026-08-03T15:59:00Z">
            <w:rPr>
              <w:ins w:id="455" w:author="Rascon Arana, Maria" w:date="2026-07-31T13:41:00Z" w16du:dateUtc="2026-07-31T19:41:00Z"/>
              <w:color w:val="000000"/>
            </w:rPr>
          </w:rPrChange>
        </w:rPr>
      </w:pPr>
      <w:ins w:id="456" w:author="Rascon Arana, Maria" w:date="2026-07-31T13:41:00Z" w16du:dateUtc="2026-07-31T19:41:00Z">
        <w:r w:rsidRPr="00522462">
          <w:t>1.</w:t>
        </w:r>
        <w:r w:rsidRPr="00522462">
          <w:tab/>
          <w:t>A manager s</w:t>
        </w:r>
        <w:r w:rsidRPr="00522462">
          <w:rPr>
            <w:rPrChange w:id="457" w:author="Rascon Arana, Maria" w:date="2026-08-03T09:59:00Z" w16du:dateUtc="2026-08-03T15:59:00Z">
              <w:rPr>
                <w:color w:val="000000"/>
              </w:rPr>
            </w:rPrChange>
          </w:rPr>
          <w:t>hall not have a direct or indirect financial interest in any promotion of a participant with whom the manager has an active management agreement.</w:t>
        </w:r>
      </w:ins>
    </w:p>
    <w:p w14:paraId="5E238BFE" w14:textId="2446C2D2" w:rsidR="000939B1" w:rsidRPr="00522462" w:rsidRDefault="000939B1" w:rsidP="000939B1">
      <w:pPr>
        <w:pStyle w:val="par2"/>
        <w:rPr>
          <w:ins w:id="458" w:author="Rascon Arana, Maria" w:date="2026-07-31T13:41:00Z" w16du:dateUtc="2026-07-31T19:41:00Z"/>
          <w:rPrChange w:id="459" w:author="Rascon Arana, Maria" w:date="2026-08-03T09:59:00Z" w16du:dateUtc="2026-08-03T15:59:00Z">
            <w:rPr>
              <w:ins w:id="460" w:author="Rascon Arana, Maria" w:date="2026-07-31T13:41:00Z" w16du:dateUtc="2026-07-31T19:41:00Z"/>
              <w:color w:val="000000"/>
            </w:rPr>
          </w:rPrChange>
        </w:rPr>
      </w:pPr>
      <w:ins w:id="461" w:author="Rascon Arana, Maria" w:date="2026-07-31T13:41:00Z" w16du:dateUtc="2026-07-31T19:41:00Z">
        <w:r w:rsidRPr="00522462">
          <w:rPr>
            <w:rPrChange w:id="462" w:author="Rascon Arana, Maria" w:date="2026-08-03T09:59:00Z" w16du:dateUtc="2026-08-03T15:59:00Z">
              <w:rPr>
                <w:color w:val="000000"/>
              </w:rPr>
            </w:rPrChange>
          </w:rPr>
          <w:t>2.</w:t>
        </w:r>
        <w:r w:rsidRPr="00522462">
          <w:rPr>
            <w:rPrChange w:id="463" w:author="Rascon Arana, Maria" w:date="2026-08-03T09:59:00Z" w16du:dateUtc="2026-08-03T15:59:00Z">
              <w:rPr>
                <w:color w:val="000000"/>
              </w:rPr>
            </w:rPrChange>
          </w:rPr>
          <w:tab/>
          <w:t>A manager shall not:</w:t>
        </w:r>
      </w:ins>
    </w:p>
    <w:p w14:paraId="1FDDF8B3" w14:textId="1C8C5D49" w:rsidR="000939B1" w:rsidRPr="00522462" w:rsidRDefault="000939B1" w:rsidP="000939B1">
      <w:pPr>
        <w:pStyle w:val="par3"/>
        <w:rPr>
          <w:ins w:id="464" w:author="Rascon Arana, Maria" w:date="2026-07-31T13:41:00Z" w16du:dateUtc="2026-07-31T19:41:00Z"/>
        </w:rPr>
      </w:pPr>
      <w:ins w:id="465" w:author="Rascon Arana, Maria" w:date="2026-07-31T13:41:00Z" w16du:dateUtc="2026-07-31T19:41:00Z">
        <w:r w:rsidRPr="00522462">
          <w:t>a.</w:t>
        </w:r>
        <w:r w:rsidRPr="00522462">
          <w:tab/>
          <w:t>Be employed by a promotion or matchmaker;</w:t>
        </w:r>
      </w:ins>
    </w:p>
    <w:p w14:paraId="7CF3FECB" w14:textId="4B45A432" w:rsidR="000939B1" w:rsidRPr="00522462" w:rsidRDefault="000939B1" w:rsidP="000939B1">
      <w:pPr>
        <w:pStyle w:val="par3"/>
        <w:rPr>
          <w:ins w:id="466" w:author="Rascon Arana, Maria" w:date="2026-07-31T13:42:00Z" w16du:dateUtc="2026-07-31T19:42:00Z"/>
          <w:rPrChange w:id="467" w:author="Rascon Arana, Maria" w:date="2026-08-03T09:59:00Z" w16du:dateUtc="2026-08-03T15:59:00Z">
            <w:rPr>
              <w:ins w:id="468" w:author="Rascon Arana, Maria" w:date="2026-07-31T13:42:00Z" w16du:dateUtc="2026-07-31T19:42:00Z"/>
              <w:color w:val="000000"/>
            </w:rPr>
          </w:rPrChange>
        </w:rPr>
      </w:pPr>
      <w:ins w:id="469" w:author="Rascon Arana, Maria" w:date="2026-07-31T13:41:00Z" w16du:dateUtc="2026-07-31T19:41:00Z">
        <w:r w:rsidRPr="00522462">
          <w:t>b.</w:t>
        </w:r>
        <w:r w:rsidRPr="00522462">
          <w:tab/>
          <w:t>Rece</w:t>
        </w:r>
      </w:ins>
      <w:ins w:id="470" w:author="Rascon Arana, Maria" w:date="2026-07-31T13:42:00Z" w16du:dateUtc="2026-07-31T19:42:00Z">
        <w:r w:rsidRPr="00522462">
          <w:t xml:space="preserve">ive </w:t>
        </w:r>
        <w:r w:rsidRPr="00522462">
          <w:rPr>
            <w:rPrChange w:id="471" w:author="Rascon Arana, Maria" w:date="2026-08-03T09:59:00Z" w16du:dateUtc="2026-08-03T15:59:00Z">
              <w:rPr>
                <w:color w:val="000000"/>
              </w:rPr>
            </w:rPrChange>
          </w:rPr>
          <w:t>compensation or other benefits from a promoter or matchmaker except for those fully disclosed in the written management agreement with the participant;</w:t>
        </w:r>
      </w:ins>
    </w:p>
    <w:p w14:paraId="64CE3BB4" w14:textId="4B7F6907" w:rsidR="000939B1" w:rsidRPr="00522462" w:rsidRDefault="000939B1" w:rsidP="000939B1">
      <w:pPr>
        <w:pStyle w:val="par3"/>
        <w:rPr>
          <w:ins w:id="472" w:author="Rascon Arana, Maria" w:date="2026-07-31T13:42:00Z" w16du:dateUtc="2026-07-31T19:42:00Z"/>
          <w:rPrChange w:id="473" w:author="Rascon Arana, Maria" w:date="2026-08-03T09:59:00Z" w16du:dateUtc="2026-08-03T15:59:00Z">
            <w:rPr>
              <w:ins w:id="474" w:author="Rascon Arana, Maria" w:date="2026-07-31T13:42:00Z" w16du:dateUtc="2026-07-31T19:42:00Z"/>
              <w:color w:val="000000"/>
            </w:rPr>
          </w:rPrChange>
        </w:rPr>
      </w:pPr>
      <w:ins w:id="475" w:author="Rascon Arana, Maria" w:date="2026-07-31T13:42:00Z" w16du:dateUtc="2026-07-31T19:42:00Z">
        <w:r w:rsidRPr="00522462">
          <w:rPr>
            <w:rPrChange w:id="476" w:author="Rascon Arana, Maria" w:date="2026-08-03T09:59:00Z" w16du:dateUtc="2026-08-03T15:59:00Z">
              <w:rPr>
                <w:color w:val="000000"/>
              </w:rPr>
            </w:rPrChange>
          </w:rPr>
          <w:t>c.</w:t>
        </w:r>
        <w:r w:rsidRPr="00522462">
          <w:rPr>
            <w:rPrChange w:id="477" w:author="Rascon Arana, Maria" w:date="2026-08-03T09:59:00Z" w16du:dateUtc="2026-08-03T15:59:00Z">
              <w:rPr>
                <w:color w:val="000000"/>
              </w:rPr>
            </w:rPrChange>
          </w:rPr>
          <w:tab/>
          <w:t>Share compensation with a promoter or matchmaker related to a bout involving a participant with whom the manager has an active management agreement;</w:t>
        </w:r>
      </w:ins>
    </w:p>
    <w:p w14:paraId="596D042E" w14:textId="0A66BBDA" w:rsidR="000939B1" w:rsidRPr="00522462" w:rsidRDefault="000939B1" w:rsidP="000939B1">
      <w:pPr>
        <w:pStyle w:val="par3"/>
        <w:rPr>
          <w:ins w:id="478" w:author="Rascon Arana, Maria" w:date="2026-07-31T13:42:00Z" w16du:dateUtc="2026-07-31T19:42:00Z"/>
          <w:rPrChange w:id="479" w:author="Rascon Arana, Maria" w:date="2026-08-03T09:59:00Z" w16du:dateUtc="2026-08-03T15:59:00Z">
            <w:rPr>
              <w:ins w:id="480" w:author="Rascon Arana, Maria" w:date="2026-07-31T13:42:00Z" w16du:dateUtc="2026-07-31T19:42:00Z"/>
              <w:color w:val="000000"/>
            </w:rPr>
          </w:rPrChange>
        </w:rPr>
      </w:pPr>
      <w:ins w:id="481" w:author="Rascon Arana, Maria" w:date="2026-07-31T13:42:00Z" w16du:dateUtc="2026-07-31T19:42:00Z">
        <w:r w:rsidRPr="00522462">
          <w:rPr>
            <w:rPrChange w:id="482" w:author="Rascon Arana, Maria" w:date="2026-08-03T09:59:00Z" w16du:dateUtc="2026-08-03T15:59:00Z">
              <w:rPr>
                <w:color w:val="000000"/>
              </w:rPr>
            </w:rPrChange>
          </w:rPr>
          <w:t>d.</w:t>
        </w:r>
        <w:r w:rsidRPr="00522462">
          <w:rPr>
            <w:rPrChange w:id="483" w:author="Rascon Arana, Maria" w:date="2026-08-03T09:59:00Z" w16du:dateUtc="2026-08-03T15:59:00Z">
              <w:rPr>
                <w:color w:val="000000"/>
              </w:rPr>
            </w:rPrChange>
          </w:rPr>
          <w:tab/>
          <w:t>Hold an ownership interest in a promotion company that is not disclosed to all participants with whom the manager has an active management agreement;</w:t>
        </w:r>
      </w:ins>
    </w:p>
    <w:p w14:paraId="07697093" w14:textId="0E13DAEB" w:rsidR="000939B1" w:rsidRPr="00522462" w:rsidRDefault="000939B1" w:rsidP="000939B1">
      <w:pPr>
        <w:pStyle w:val="par3"/>
        <w:rPr>
          <w:ins w:id="484" w:author="Rascon Arana, Maria" w:date="2026-07-31T13:43:00Z" w16du:dateUtc="2026-07-31T19:43:00Z"/>
          <w:rPrChange w:id="485" w:author="Rascon Arana, Maria" w:date="2026-08-03T09:59:00Z" w16du:dateUtc="2026-08-03T15:59:00Z">
            <w:rPr>
              <w:ins w:id="486" w:author="Rascon Arana, Maria" w:date="2026-07-31T13:43:00Z" w16du:dateUtc="2026-07-31T19:43:00Z"/>
              <w:color w:val="000000"/>
            </w:rPr>
          </w:rPrChange>
        </w:rPr>
      </w:pPr>
      <w:ins w:id="487" w:author="Rascon Arana, Maria" w:date="2026-07-31T13:42:00Z" w16du:dateUtc="2026-07-31T19:42:00Z">
        <w:r w:rsidRPr="00522462">
          <w:rPr>
            <w:rPrChange w:id="488" w:author="Rascon Arana, Maria" w:date="2026-08-03T09:59:00Z" w16du:dateUtc="2026-08-03T15:59:00Z">
              <w:rPr>
                <w:color w:val="000000"/>
              </w:rPr>
            </w:rPrChange>
          </w:rPr>
          <w:t>e.</w:t>
        </w:r>
        <w:r w:rsidRPr="00522462">
          <w:rPr>
            <w:rPrChange w:id="489" w:author="Rascon Arana, Maria" w:date="2026-08-03T09:59:00Z" w16du:dateUtc="2026-08-03T15:59:00Z">
              <w:rPr>
                <w:color w:val="000000"/>
              </w:rPr>
            </w:rPrChange>
          </w:rPr>
          <w:tab/>
          <w:t>Maintain any undisclosed financial arrangement that compromises independent representation of the participant; or</w:t>
        </w:r>
      </w:ins>
    </w:p>
    <w:p w14:paraId="47A9CE2B" w14:textId="0D0DE87C" w:rsidR="000939B1" w:rsidRPr="00522462" w:rsidRDefault="000939B1" w:rsidP="000939B1">
      <w:pPr>
        <w:pStyle w:val="par3"/>
        <w:rPr>
          <w:ins w:id="490" w:author="Rascon Arana, Maria" w:date="2026-07-31T13:43:00Z" w16du:dateUtc="2026-07-31T19:43:00Z"/>
          <w:rPrChange w:id="491" w:author="Rascon Arana, Maria" w:date="2026-08-03T09:59:00Z" w16du:dateUtc="2026-08-03T15:59:00Z">
            <w:rPr>
              <w:ins w:id="492" w:author="Rascon Arana, Maria" w:date="2026-07-31T13:43:00Z" w16du:dateUtc="2026-07-31T19:43:00Z"/>
              <w:color w:val="000000"/>
            </w:rPr>
          </w:rPrChange>
        </w:rPr>
      </w:pPr>
      <w:ins w:id="493" w:author="Rascon Arana, Maria" w:date="2026-07-31T13:43:00Z" w16du:dateUtc="2026-07-31T19:43:00Z">
        <w:r w:rsidRPr="00522462">
          <w:rPr>
            <w:rPrChange w:id="494" w:author="Rascon Arana, Maria" w:date="2026-08-03T09:59:00Z" w16du:dateUtc="2026-08-03T15:59:00Z">
              <w:rPr>
                <w:color w:val="000000"/>
              </w:rPr>
            </w:rPrChange>
          </w:rPr>
          <w:t>f.</w:t>
        </w:r>
        <w:r w:rsidRPr="00522462">
          <w:rPr>
            <w:rPrChange w:id="495" w:author="Rascon Arana, Maria" w:date="2026-08-03T09:59:00Z" w16du:dateUtc="2026-08-03T15:59:00Z">
              <w:rPr>
                <w:color w:val="000000"/>
              </w:rPr>
            </w:rPrChange>
          </w:rPr>
          <w:tab/>
          <w:t>Receive compensation based upon securing a participant for a specific promoter in a manner inconsistent with independent participant representation by the manager.</w:t>
        </w:r>
      </w:ins>
    </w:p>
    <w:p w14:paraId="07E3A94D" w14:textId="6C46892C" w:rsidR="000939B1" w:rsidRPr="00522462" w:rsidRDefault="000939B1" w:rsidP="000939B1">
      <w:pPr>
        <w:pStyle w:val="par2"/>
        <w:rPr>
          <w:ins w:id="496" w:author="Rascon Arana, Maria" w:date="2026-07-31T13:43:00Z" w16du:dateUtc="2026-07-31T19:43:00Z"/>
          <w:rPrChange w:id="497" w:author="Rascon Arana, Maria" w:date="2026-08-03T09:59:00Z" w16du:dateUtc="2026-08-03T15:59:00Z">
            <w:rPr>
              <w:ins w:id="498" w:author="Rascon Arana, Maria" w:date="2026-07-31T13:43:00Z" w16du:dateUtc="2026-07-31T19:43:00Z"/>
              <w:color w:val="000000"/>
            </w:rPr>
          </w:rPrChange>
        </w:rPr>
      </w:pPr>
      <w:ins w:id="499" w:author="Rascon Arana, Maria" w:date="2026-07-31T13:43:00Z" w16du:dateUtc="2026-07-31T19:43:00Z">
        <w:r w:rsidRPr="00522462">
          <w:t>3.</w:t>
        </w:r>
        <w:r w:rsidRPr="00522462">
          <w:tab/>
          <w:t xml:space="preserve">A promoter </w:t>
        </w:r>
        <w:r w:rsidRPr="00522462">
          <w:rPr>
            <w:rPrChange w:id="500" w:author="Rascon Arana, Maria" w:date="2026-08-03T09:59:00Z" w16du:dateUtc="2026-08-03T15:59:00Z">
              <w:rPr>
                <w:color w:val="000000"/>
              </w:rPr>
            </w:rPrChange>
          </w:rPr>
          <w:t>or matchmaker shall not maintain a direct or indirect financial interest in the management of a participant with whom a matchmaker has an active management agreement.</w:t>
        </w:r>
      </w:ins>
    </w:p>
    <w:p w14:paraId="77295CE6" w14:textId="4B8564EA" w:rsidR="000939B1" w:rsidRPr="00522462" w:rsidRDefault="000939B1" w:rsidP="000939B1">
      <w:pPr>
        <w:pStyle w:val="par1"/>
        <w:rPr>
          <w:ins w:id="501" w:author="Rascon Arana, Maria" w:date="2026-07-31T13:43:00Z" w16du:dateUtc="2026-07-31T19:43:00Z"/>
        </w:rPr>
      </w:pPr>
      <w:commentRangeStart w:id="502"/>
      <w:ins w:id="503" w:author="Rascon Arana, Maria" w:date="2026-07-31T13:43:00Z" w16du:dateUtc="2026-07-31T19:43:00Z">
        <w:r w:rsidRPr="00522462">
          <w:t>G.</w:t>
        </w:r>
      </w:ins>
      <w:commentRangeEnd w:id="502"/>
      <w:r w:rsidR="003F3121" w:rsidRPr="00522462">
        <w:rPr>
          <w:rStyle w:val="CommentReference"/>
          <w:sz w:val="20"/>
          <w:szCs w:val="24"/>
        </w:rPr>
        <w:commentReference w:id="502"/>
      </w:r>
      <w:ins w:id="504" w:author="Rascon Arana, Maria" w:date="2026-07-31T13:43:00Z" w16du:dateUtc="2026-07-31T19:43:00Z">
        <w:r w:rsidRPr="00522462">
          <w:tab/>
          <w:t>FILING REQUIREMENTS WITH COMMISSION</w:t>
        </w:r>
      </w:ins>
    </w:p>
    <w:p w14:paraId="7B1A6CC4" w14:textId="06476B12" w:rsidR="000939B1" w:rsidRPr="00522462" w:rsidRDefault="000939B1" w:rsidP="000939B1">
      <w:pPr>
        <w:pStyle w:val="par2"/>
        <w:rPr>
          <w:ins w:id="505" w:author="Rascon Arana, Maria" w:date="2026-07-31T13:44:00Z" w16du:dateUtc="2026-07-31T19:44:00Z"/>
        </w:rPr>
      </w:pPr>
      <w:ins w:id="506" w:author="Rascon Arana, Maria" w:date="2026-07-31T13:43:00Z" w16du:dateUtc="2026-07-31T19:43:00Z">
        <w:r w:rsidRPr="00522462">
          <w:t>1.</w:t>
        </w:r>
        <w:r w:rsidRPr="00522462">
          <w:tab/>
          <w:t xml:space="preserve">The </w:t>
        </w:r>
      </w:ins>
      <w:ins w:id="507" w:author="Rascon Arana, Maria" w:date="2026-07-31T13:44:00Z" w16du:dateUtc="2026-07-31T19:44:00Z">
        <w:r w:rsidRPr="00522462">
          <w:t xml:space="preserve">following documents </w:t>
        </w:r>
        <w:r w:rsidR="00563E5D" w:rsidRPr="00522462">
          <w:t>shall be filed with the Commission upon request:</w:t>
        </w:r>
      </w:ins>
    </w:p>
    <w:p w14:paraId="21E3EBF6" w14:textId="5E6A7425" w:rsidR="00563E5D" w:rsidRPr="00522462" w:rsidRDefault="00563E5D" w:rsidP="00563E5D">
      <w:pPr>
        <w:pStyle w:val="par3"/>
        <w:rPr>
          <w:ins w:id="508" w:author="Rascon Arana, Maria" w:date="2026-07-31T13:44:00Z" w16du:dateUtc="2026-07-31T19:44:00Z"/>
        </w:rPr>
      </w:pPr>
      <w:ins w:id="509" w:author="Rascon Arana, Maria" w:date="2026-07-31T13:44:00Z" w16du:dateUtc="2026-07-31T19:44:00Z">
        <w:r w:rsidRPr="00522462">
          <w:t>a.</w:t>
        </w:r>
        <w:r w:rsidRPr="00522462">
          <w:tab/>
          <w:t>Compensation agreements;</w:t>
        </w:r>
      </w:ins>
    </w:p>
    <w:p w14:paraId="7C58EE25" w14:textId="0C2503D2" w:rsidR="00563E5D" w:rsidRPr="00522462" w:rsidRDefault="00563E5D" w:rsidP="00563E5D">
      <w:pPr>
        <w:pStyle w:val="par3"/>
        <w:rPr>
          <w:ins w:id="510" w:author="Rascon Arana, Maria" w:date="2026-07-31T13:45:00Z" w16du:dateUtc="2026-07-31T19:45:00Z"/>
        </w:rPr>
      </w:pPr>
      <w:ins w:id="511" w:author="Rascon Arana, Maria" w:date="2026-07-31T13:44:00Z" w16du:dateUtc="2026-07-31T19:44:00Z">
        <w:r w:rsidRPr="00522462">
          <w:lastRenderedPageBreak/>
          <w:t>b.</w:t>
        </w:r>
      </w:ins>
      <w:ins w:id="512" w:author="Rascon Arana, Maria" w:date="2026-07-31T13:45:00Z" w16du:dateUtc="2026-07-31T19:45:00Z">
        <w:r w:rsidRPr="00522462">
          <w:tab/>
          <w:t>Bout agreements;</w:t>
        </w:r>
      </w:ins>
    </w:p>
    <w:p w14:paraId="019110E2" w14:textId="6F005B0E" w:rsidR="00563E5D" w:rsidRPr="00522462" w:rsidRDefault="00563E5D" w:rsidP="00563E5D">
      <w:pPr>
        <w:pStyle w:val="par3"/>
        <w:rPr>
          <w:ins w:id="513" w:author="Rascon Arana, Maria" w:date="2026-07-31T13:45:00Z" w16du:dateUtc="2026-07-31T19:45:00Z"/>
        </w:rPr>
      </w:pPr>
      <w:ins w:id="514" w:author="Rascon Arana, Maria" w:date="2026-07-31T13:45:00Z" w16du:dateUtc="2026-07-31T19:45:00Z">
        <w:r w:rsidRPr="00522462">
          <w:t>c.</w:t>
        </w:r>
        <w:r w:rsidRPr="00522462">
          <w:tab/>
          <w:t>Side agreements;</w:t>
        </w:r>
      </w:ins>
    </w:p>
    <w:p w14:paraId="5CBA3A5E" w14:textId="08EF9752" w:rsidR="00563E5D" w:rsidRPr="00522462" w:rsidRDefault="00563E5D" w:rsidP="00563E5D">
      <w:pPr>
        <w:pStyle w:val="par3"/>
        <w:rPr>
          <w:ins w:id="515" w:author="Rascon Arana, Maria" w:date="2026-07-31T13:45:00Z" w16du:dateUtc="2026-07-31T19:45:00Z"/>
        </w:rPr>
      </w:pPr>
      <w:ins w:id="516" w:author="Rascon Arana, Maria" w:date="2026-07-31T13:45:00Z" w16du:dateUtc="2026-07-31T19:45:00Z">
        <w:r w:rsidRPr="00522462">
          <w:t>d.</w:t>
        </w:r>
        <w:r w:rsidRPr="00522462">
          <w:tab/>
          <w:t>Sponsorship agreements related to participant’s compensation;</w:t>
        </w:r>
      </w:ins>
    </w:p>
    <w:p w14:paraId="295CBEEC" w14:textId="53339148" w:rsidR="00563E5D" w:rsidRPr="00522462" w:rsidRDefault="00563E5D" w:rsidP="00563E5D">
      <w:pPr>
        <w:pStyle w:val="par3"/>
        <w:rPr>
          <w:ins w:id="517" w:author="Rascon Arana, Maria" w:date="2026-07-31T13:46:00Z" w16du:dateUtc="2026-07-31T19:46:00Z"/>
        </w:rPr>
      </w:pPr>
      <w:ins w:id="518" w:author="Rascon Arana, Maria" w:date="2026-07-31T13:45:00Z" w16du:dateUtc="2026-07-31T19:45:00Z">
        <w:r w:rsidRPr="00522462">
          <w:t>e.</w:t>
        </w:r>
        <w:r w:rsidRPr="00522462">
          <w:tab/>
        </w:r>
      </w:ins>
      <w:ins w:id="519" w:author="Rascon Arana, Maria" w:date="2026-07-31T13:46:00Z" w16du:dateUtc="2026-07-31T19:46:00Z">
        <w:r w:rsidRPr="00522462">
          <w:t>Image and likeness agreements connected to participant’s representation by the manager</w:t>
        </w:r>
      </w:ins>
      <w:ins w:id="520" w:author="Rascon Arana, Maria" w:date="2026-07-31T13:45:00Z" w16du:dateUtc="2026-07-31T19:45:00Z">
        <w:r w:rsidRPr="00522462">
          <w:t>;</w:t>
        </w:r>
      </w:ins>
    </w:p>
    <w:p w14:paraId="1B9D5C77" w14:textId="37727042" w:rsidR="00563E5D" w:rsidRPr="00522462" w:rsidRDefault="00563E5D" w:rsidP="00563E5D">
      <w:pPr>
        <w:pStyle w:val="par3"/>
        <w:rPr>
          <w:ins w:id="521" w:author="Rascon Arana, Maria" w:date="2026-07-31T13:47:00Z" w16du:dateUtc="2026-07-31T19:47:00Z"/>
          <w:rPrChange w:id="522" w:author="Rascon Arana, Maria" w:date="2026-08-03T09:59:00Z" w16du:dateUtc="2026-08-03T15:59:00Z">
            <w:rPr>
              <w:ins w:id="523" w:author="Rascon Arana, Maria" w:date="2026-07-31T13:47:00Z" w16du:dateUtc="2026-07-31T19:47:00Z"/>
              <w:color w:val="000000"/>
            </w:rPr>
          </w:rPrChange>
        </w:rPr>
      </w:pPr>
      <w:ins w:id="524" w:author="Rascon Arana, Maria" w:date="2026-07-31T13:46:00Z" w16du:dateUtc="2026-07-31T19:46:00Z">
        <w:r w:rsidRPr="00522462">
          <w:t>f.</w:t>
        </w:r>
        <w:r w:rsidRPr="00522462">
          <w:tab/>
          <w:t>Any amendment, extension, r</w:t>
        </w:r>
        <w:r w:rsidRPr="00522462">
          <w:rPr>
            <w:rPrChange w:id="525" w:author="Rascon Arana, Maria" w:date="2026-08-03T09:59:00Z" w16du:dateUtc="2026-08-03T15:59:00Z">
              <w:rPr>
                <w:color w:val="000000"/>
              </w:rPr>
            </w:rPrChange>
          </w:rPr>
          <w:t>enewal, or modification of a management agreement.</w:t>
        </w:r>
      </w:ins>
    </w:p>
    <w:p w14:paraId="2C5EA6EC" w14:textId="2EA21E3F" w:rsidR="00563E5D" w:rsidRPr="00522462" w:rsidRDefault="00563E5D" w:rsidP="00563E5D">
      <w:pPr>
        <w:pStyle w:val="par1"/>
        <w:rPr>
          <w:ins w:id="526" w:author="Rascon Arana, Maria" w:date="2026-07-31T13:47:00Z" w16du:dateUtc="2026-07-31T19:47:00Z"/>
        </w:rPr>
      </w:pPr>
      <w:ins w:id="527" w:author="Rascon Arana, Maria" w:date="2026-07-31T13:47:00Z" w16du:dateUtc="2026-07-31T19:47:00Z">
        <w:r w:rsidRPr="00522462">
          <w:t>H.</w:t>
        </w:r>
        <w:r w:rsidRPr="00522462">
          <w:tab/>
          <w:t>PARTICIPANTS RIGHT TO REVIEW AGREEMENTS</w:t>
        </w:r>
      </w:ins>
    </w:p>
    <w:p w14:paraId="35B0183E" w14:textId="49EDE95F" w:rsidR="00563E5D" w:rsidRPr="00522462" w:rsidRDefault="00563E5D" w:rsidP="00563E5D">
      <w:pPr>
        <w:pStyle w:val="par2"/>
        <w:rPr>
          <w:ins w:id="528" w:author="Rascon Arana, Maria" w:date="2026-07-31T13:47:00Z" w16du:dateUtc="2026-07-31T19:47:00Z"/>
          <w:rPrChange w:id="529" w:author="Rascon Arana, Maria" w:date="2026-08-03T09:59:00Z" w16du:dateUtc="2026-08-03T15:59:00Z">
            <w:rPr>
              <w:ins w:id="530" w:author="Rascon Arana, Maria" w:date="2026-07-31T13:47:00Z" w16du:dateUtc="2026-07-31T19:47:00Z"/>
              <w:color w:val="000000"/>
            </w:rPr>
          </w:rPrChange>
        </w:rPr>
      </w:pPr>
      <w:ins w:id="531" w:author="Rascon Arana, Maria" w:date="2026-07-31T13:47:00Z" w16du:dateUtc="2026-07-31T19:47:00Z">
        <w:r w:rsidRPr="00522462">
          <w:t>1.</w:t>
        </w:r>
        <w:r w:rsidRPr="00522462">
          <w:tab/>
        </w:r>
        <w:r w:rsidR="00277027" w:rsidRPr="00522462">
          <w:t xml:space="preserve">A </w:t>
        </w:r>
        <w:r w:rsidR="00277027" w:rsidRPr="00522462">
          <w:rPr>
            <w:rPrChange w:id="532" w:author="Rascon Arana, Maria" w:date="2026-08-03T09:59:00Z" w16du:dateUtc="2026-08-03T15:59:00Z">
              <w:rPr>
                <w:color w:val="000000"/>
              </w:rPr>
            </w:rPrChange>
          </w:rPr>
          <w:t>participant shall have the right to review all management agreements, bout agreements, compensation agreements, and related contractual documents prior to execution.</w:t>
        </w:r>
      </w:ins>
    </w:p>
    <w:p w14:paraId="4DE4FDB3" w14:textId="033E7431" w:rsidR="00277027" w:rsidRPr="00522462" w:rsidRDefault="00277027" w:rsidP="00563E5D">
      <w:pPr>
        <w:pStyle w:val="par2"/>
        <w:rPr>
          <w:ins w:id="533" w:author="Rascon Arana, Maria" w:date="2026-07-31T13:48:00Z" w16du:dateUtc="2026-07-31T19:48:00Z"/>
          <w:rPrChange w:id="534" w:author="Rascon Arana, Maria" w:date="2026-08-03T09:59:00Z" w16du:dateUtc="2026-08-03T15:59:00Z">
            <w:rPr>
              <w:ins w:id="535" w:author="Rascon Arana, Maria" w:date="2026-07-31T13:48:00Z" w16du:dateUtc="2026-07-31T19:48:00Z"/>
              <w:color w:val="000000"/>
            </w:rPr>
          </w:rPrChange>
        </w:rPr>
      </w:pPr>
      <w:ins w:id="536" w:author="Rascon Arana, Maria" w:date="2026-07-31T13:47:00Z" w16du:dateUtc="2026-07-31T19:47:00Z">
        <w:r w:rsidRPr="00522462">
          <w:rPr>
            <w:rPrChange w:id="537" w:author="Rascon Arana, Maria" w:date="2026-08-03T09:59:00Z" w16du:dateUtc="2026-08-03T15:59:00Z">
              <w:rPr>
                <w:color w:val="000000"/>
              </w:rPr>
            </w:rPrChange>
          </w:rPr>
          <w:t>2.</w:t>
        </w:r>
        <w:r w:rsidRPr="00522462">
          <w:rPr>
            <w:rPrChange w:id="538" w:author="Rascon Arana, Maria" w:date="2026-08-03T09:59:00Z" w16du:dateUtc="2026-08-03T15:59:00Z">
              <w:rPr>
                <w:color w:val="000000"/>
              </w:rPr>
            </w:rPrChange>
          </w:rPr>
          <w:tab/>
        </w:r>
      </w:ins>
      <w:ins w:id="539" w:author="Rascon Arana, Maria" w:date="2026-07-31T13:48:00Z" w16du:dateUtc="2026-07-31T19:48:00Z">
        <w:r w:rsidRPr="00522462">
          <w:rPr>
            <w:rPrChange w:id="540" w:author="Rascon Arana, Maria" w:date="2026-08-03T09:59:00Z" w16du:dateUtc="2026-08-03T15:59:00Z">
              <w:rPr>
                <w:color w:val="000000"/>
              </w:rPr>
            </w:rPrChange>
          </w:rPr>
          <w:t>A manager shall provide a participant with whom they have an active management agreement sufficient opportunity to seek independent legal, financial, or contractual advice before execution of any document.</w:t>
        </w:r>
      </w:ins>
    </w:p>
    <w:p w14:paraId="50071213" w14:textId="1DDC3EE9" w:rsidR="00277027" w:rsidRPr="00522462" w:rsidRDefault="00277027" w:rsidP="00277027">
      <w:pPr>
        <w:pStyle w:val="par1"/>
        <w:rPr>
          <w:ins w:id="541" w:author="Rascon Arana, Maria" w:date="2026-07-31T13:48:00Z" w16du:dateUtc="2026-07-31T19:48:00Z"/>
        </w:rPr>
      </w:pPr>
      <w:ins w:id="542" w:author="Rascon Arana, Maria" w:date="2026-07-31T13:48:00Z" w16du:dateUtc="2026-07-31T19:48:00Z">
        <w:r w:rsidRPr="00522462">
          <w:t>I.</w:t>
        </w:r>
        <w:r w:rsidRPr="00522462">
          <w:tab/>
          <w:t>REQUIRED ACCOUNTING AND FINANCIAL DISCLOSURE</w:t>
        </w:r>
      </w:ins>
    </w:p>
    <w:p w14:paraId="2A513890" w14:textId="1EF4B482" w:rsidR="00277027" w:rsidRPr="00522462" w:rsidRDefault="00277027" w:rsidP="00277027">
      <w:pPr>
        <w:pStyle w:val="par2"/>
        <w:rPr>
          <w:ins w:id="543" w:author="Rascon Arana, Maria" w:date="2026-07-31T13:48:00Z" w16du:dateUtc="2026-07-31T19:48:00Z"/>
          <w:rPrChange w:id="544" w:author="Rascon Arana, Maria" w:date="2026-08-03T09:59:00Z" w16du:dateUtc="2026-08-03T15:59:00Z">
            <w:rPr>
              <w:ins w:id="545" w:author="Rascon Arana, Maria" w:date="2026-07-31T13:48:00Z" w16du:dateUtc="2026-07-31T19:48:00Z"/>
              <w:color w:val="000000"/>
            </w:rPr>
          </w:rPrChange>
        </w:rPr>
      </w:pPr>
      <w:ins w:id="546" w:author="Rascon Arana, Maria" w:date="2026-07-31T13:48:00Z" w16du:dateUtc="2026-07-31T19:48:00Z">
        <w:r w:rsidRPr="00522462">
          <w:t>1.</w:t>
        </w:r>
        <w:r w:rsidRPr="00522462">
          <w:tab/>
          <w:t xml:space="preserve">A </w:t>
        </w:r>
        <w:r w:rsidRPr="00522462">
          <w:rPr>
            <w:rPrChange w:id="547" w:author="Rascon Arana, Maria" w:date="2026-08-03T09:59:00Z" w16du:dateUtc="2026-08-03T15:59:00Z">
              <w:rPr>
                <w:color w:val="000000"/>
              </w:rPr>
            </w:rPrChange>
          </w:rPr>
          <w:t>manager shall provide a written accounting to the participant within fourteen (14) days following receipt of compensation related to a bout;</w:t>
        </w:r>
      </w:ins>
    </w:p>
    <w:p w14:paraId="30A84B5A" w14:textId="47DDC145" w:rsidR="00277027" w:rsidRPr="00522462" w:rsidRDefault="00277027" w:rsidP="00277027">
      <w:pPr>
        <w:pStyle w:val="par2"/>
        <w:rPr>
          <w:ins w:id="548" w:author="Rascon Arana, Maria" w:date="2026-07-31T13:52:00Z" w16du:dateUtc="2026-07-31T19:52:00Z"/>
          <w:rPrChange w:id="549" w:author="Rascon Arana, Maria" w:date="2026-08-03T09:59:00Z" w16du:dateUtc="2026-08-03T15:59:00Z">
            <w:rPr>
              <w:ins w:id="550" w:author="Rascon Arana, Maria" w:date="2026-07-31T13:52:00Z" w16du:dateUtc="2026-07-31T19:52:00Z"/>
              <w:color w:val="000000"/>
            </w:rPr>
          </w:rPrChange>
        </w:rPr>
      </w:pPr>
      <w:ins w:id="551" w:author="Rascon Arana, Maria" w:date="2026-07-31T13:48:00Z" w16du:dateUtc="2026-07-31T19:48:00Z">
        <w:r w:rsidRPr="00522462">
          <w:rPr>
            <w:rPrChange w:id="552" w:author="Rascon Arana, Maria" w:date="2026-08-03T09:59:00Z" w16du:dateUtc="2026-08-03T15:59:00Z">
              <w:rPr>
                <w:color w:val="000000"/>
              </w:rPr>
            </w:rPrChange>
          </w:rPr>
          <w:t>2.</w:t>
        </w:r>
        <w:r w:rsidRPr="00522462">
          <w:rPr>
            <w:rPrChange w:id="553" w:author="Rascon Arana, Maria" w:date="2026-08-03T09:59:00Z" w16du:dateUtc="2026-08-03T15:59:00Z">
              <w:rPr>
                <w:color w:val="000000"/>
              </w:rPr>
            </w:rPrChange>
          </w:rPr>
          <w:tab/>
          <w:t>The accounting shall include:</w:t>
        </w:r>
      </w:ins>
    </w:p>
    <w:p w14:paraId="57390657" w14:textId="08CAB86F" w:rsidR="002511E6" w:rsidRPr="00522462" w:rsidRDefault="002511E6" w:rsidP="002511E6">
      <w:pPr>
        <w:pStyle w:val="par3"/>
        <w:rPr>
          <w:ins w:id="554" w:author="Rascon Arana, Maria" w:date="2026-07-31T13:52:00Z" w16du:dateUtc="2026-07-31T19:52:00Z"/>
        </w:rPr>
      </w:pPr>
      <w:ins w:id="555" w:author="Rascon Arana, Maria" w:date="2026-07-31T13:52:00Z" w16du:dateUtc="2026-07-31T19:52:00Z">
        <w:r w:rsidRPr="00522462">
          <w:t>a.</w:t>
        </w:r>
        <w:r w:rsidRPr="00522462">
          <w:tab/>
          <w:t>Gross compensation received;</w:t>
        </w:r>
      </w:ins>
    </w:p>
    <w:p w14:paraId="46E7C0FE" w14:textId="6A76CFB5" w:rsidR="002511E6" w:rsidRPr="00522462" w:rsidRDefault="002511E6" w:rsidP="002511E6">
      <w:pPr>
        <w:pStyle w:val="par3"/>
        <w:rPr>
          <w:ins w:id="556" w:author="Rascon Arana, Maria" w:date="2026-07-31T13:52:00Z" w16du:dateUtc="2026-07-31T19:52:00Z"/>
        </w:rPr>
      </w:pPr>
      <w:ins w:id="557" w:author="Rascon Arana, Maria" w:date="2026-07-31T13:52:00Z" w16du:dateUtc="2026-07-31T19:52:00Z">
        <w:r w:rsidRPr="00522462">
          <w:t>b.</w:t>
        </w:r>
        <w:r w:rsidRPr="00522462">
          <w:tab/>
          <w:t>Manager fees and percentages;</w:t>
        </w:r>
      </w:ins>
    </w:p>
    <w:p w14:paraId="01F0B0A0" w14:textId="53DE15DA" w:rsidR="002511E6" w:rsidRPr="00522462" w:rsidRDefault="002511E6" w:rsidP="002511E6">
      <w:pPr>
        <w:pStyle w:val="par3"/>
        <w:rPr>
          <w:ins w:id="558" w:author="Rascon Arana, Maria" w:date="2026-07-31T13:52:00Z" w16du:dateUtc="2026-07-31T19:52:00Z"/>
        </w:rPr>
      </w:pPr>
      <w:ins w:id="559" w:author="Rascon Arana, Maria" w:date="2026-07-31T13:52:00Z" w16du:dateUtc="2026-07-31T19:52:00Z">
        <w:r w:rsidRPr="00522462">
          <w:t>c.</w:t>
        </w:r>
        <w:r w:rsidRPr="00522462">
          <w:tab/>
          <w:t>All deductions;</w:t>
        </w:r>
      </w:ins>
    </w:p>
    <w:p w14:paraId="3B4816E3" w14:textId="21C88143" w:rsidR="002511E6" w:rsidRPr="00522462" w:rsidRDefault="002511E6" w:rsidP="002511E6">
      <w:pPr>
        <w:pStyle w:val="par3"/>
        <w:rPr>
          <w:ins w:id="560" w:author="Rascon Arana, Maria" w:date="2026-07-31T13:52:00Z" w16du:dateUtc="2026-07-31T19:52:00Z"/>
        </w:rPr>
      </w:pPr>
      <w:ins w:id="561" w:author="Rascon Arana, Maria" w:date="2026-07-31T13:52:00Z" w16du:dateUtc="2026-07-31T19:52:00Z">
        <w:r w:rsidRPr="00522462">
          <w:t>d.</w:t>
        </w:r>
        <w:r w:rsidRPr="00522462">
          <w:tab/>
          <w:t>Reimbursements;</w:t>
        </w:r>
      </w:ins>
    </w:p>
    <w:p w14:paraId="53070FBE" w14:textId="6EF4C427" w:rsidR="002511E6" w:rsidRPr="00522462" w:rsidRDefault="002511E6" w:rsidP="002511E6">
      <w:pPr>
        <w:pStyle w:val="par3"/>
        <w:rPr>
          <w:ins w:id="562" w:author="Rascon Arana, Maria" w:date="2026-07-31T13:52:00Z" w16du:dateUtc="2026-07-31T19:52:00Z"/>
        </w:rPr>
      </w:pPr>
      <w:ins w:id="563" w:author="Rascon Arana, Maria" w:date="2026-07-31T13:52:00Z" w16du:dateUtc="2026-07-31T19:52:00Z">
        <w:r w:rsidRPr="00522462">
          <w:t>e.</w:t>
        </w:r>
        <w:r w:rsidRPr="00522462">
          <w:tab/>
          <w:t>Sponsorship compensation;</w:t>
        </w:r>
      </w:ins>
    </w:p>
    <w:p w14:paraId="5EDA0C5F" w14:textId="037757F3" w:rsidR="002511E6" w:rsidRPr="00522462" w:rsidRDefault="002511E6" w:rsidP="002511E6">
      <w:pPr>
        <w:pStyle w:val="par3"/>
        <w:rPr>
          <w:ins w:id="564" w:author="Rascon Arana, Maria" w:date="2026-07-31T13:52:00Z" w16du:dateUtc="2026-07-31T19:52:00Z"/>
        </w:rPr>
      </w:pPr>
      <w:ins w:id="565" w:author="Rascon Arana, Maria" w:date="2026-07-31T13:52:00Z" w16du:dateUtc="2026-07-31T19:52:00Z">
        <w:r w:rsidRPr="00522462">
          <w:t>f.</w:t>
        </w:r>
        <w:r w:rsidRPr="00522462">
          <w:tab/>
          <w:t>Bonuses;</w:t>
        </w:r>
      </w:ins>
    </w:p>
    <w:p w14:paraId="466E76C8" w14:textId="1E19480D" w:rsidR="002511E6" w:rsidRPr="00522462" w:rsidRDefault="002511E6" w:rsidP="002511E6">
      <w:pPr>
        <w:pStyle w:val="par3"/>
        <w:rPr>
          <w:ins w:id="566" w:author="Rascon Arana, Maria" w:date="2026-07-31T13:53:00Z" w16du:dateUtc="2026-07-31T19:53:00Z"/>
        </w:rPr>
      </w:pPr>
      <w:ins w:id="567" w:author="Rascon Arana, Maria" w:date="2026-07-31T13:52:00Z" w16du:dateUtc="2026-07-31T19:52:00Z">
        <w:r w:rsidRPr="00522462">
          <w:t>g</w:t>
        </w:r>
      </w:ins>
      <w:ins w:id="568" w:author="Rascon Arana, Maria" w:date="2026-07-31T13:53:00Z" w16du:dateUtc="2026-07-31T19:53:00Z">
        <w:r w:rsidRPr="00522462">
          <w:t>.</w:t>
        </w:r>
        <w:r w:rsidRPr="00522462">
          <w:tab/>
          <w:t>Training expenses changed to participant;</w:t>
        </w:r>
      </w:ins>
    </w:p>
    <w:p w14:paraId="4F6133C8" w14:textId="064A77F3" w:rsidR="002511E6" w:rsidRPr="00522462" w:rsidRDefault="002511E6" w:rsidP="002511E6">
      <w:pPr>
        <w:pStyle w:val="par3"/>
        <w:rPr>
          <w:ins w:id="569" w:author="Rascon Arana, Maria" w:date="2026-07-31T13:53:00Z" w16du:dateUtc="2026-07-31T19:53:00Z"/>
        </w:rPr>
      </w:pPr>
      <w:ins w:id="570" w:author="Rascon Arana, Maria" w:date="2026-07-31T13:53:00Z" w16du:dateUtc="2026-07-31T19:53:00Z">
        <w:r w:rsidRPr="00522462">
          <w:t>h.</w:t>
        </w:r>
        <w:r w:rsidRPr="00522462">
          <w:tab/>
          <w:t>Any other compensation or financial consideration related to the participant.</w:t>
        </w:r>
      </w:ins>
    </w:p>
    <w:p w14:paraId="4F2B49ED" w14:textId="180220A9" w:rsidR="002511E6" w:rsidRPr="00522462" w:rsidRDefault="002511E6" w:rsidP="002511E6">
      <w:pPr>
        <w:rPr>
          <w:ins w:id="571" w:author="Rascon Arana, Maria" w:date="2026-07-31T13:54:00Z" w16du:dateUtc="2026-07-31T19:54:00Z"/>
        </w:rPr>
      </w:pPr>
      <w:ins w:id="572" w:author="Rascon Arana, Maria" w:date="2026-07-31T13:53:00Z" w16du:dateUtc="2026-07-31T19:53:00Z">
        <w:r w:rsidRPr="00522462">
          <w:t>A manager shall maintain accounting records for a minimum of three (3) years and shall provide records</w:t>
        </w:r>
      </w:ins>
      <w:ins w:id="573" w:author="Rascon Arana, Maria" w:date="2026-07-31T13:54:00Z" w16du:dateUtc="2026-07-31T19:54:00Z">
        <w:r w:rsidRPr="00522462">
          <w:t xml:space="preserve"> </w:t>
        </w:r>
      </w:ins>
      <w:ins w:id="574" w:author="Rascon Arana, Maria" w:date="2026-07-31T13:53:00Z" w16du:dateUtc="2026-07-31T19:53:00Z">
        <w:r w:rsidRPr="00522462">
          <w:t>upon request of the Commission.</w:t>
        </w:r>
      </w:ins>
    </w:p>
    <w:p w14:paraId="6F8A6721" w14:textId="4573A734" w:rsidR="002511E6" w:rsidRPr="00522462" w:rsidRDefault="002511E6" w:rsidP="002511E6">
      <w:pPr>
        <w:pStyle w:val="Heading2"/>
        <w:rPr>
          <w:ins w:id="575" w:author="Rascon Arana, Maria" w:date="2026-07-31T13:54:00Z" w16du:dateUtc="2026-07-31T19:54:00Z"/>
        </w:rPr>
      </w:pPr>
      <w:ins w:id="576" w:author="Rascon Arana, Maria" w:date="2026-07-31T13:54:00Z" w16du:dateUtc="2026-07-31T19:54:00Z">
        <w:r w:rsidRPr="00522462">
          <w:t>1.20</w:t>
        </w:r>
        <w:r w:rsidRPr="00522462">
          <w:tab/>
          <w:t>REQUIREMENTS FOR MATCHMAKERS</w:t>
        </w:r>
      </w:ins>
    </w:p>
    <w:p w14:paraId="1DC9ECE0" w14:textId="57AAF9BA" w:rsidR="002511E6" w:rsidRPr="00522462" w:rsidRDefault="002511E6" w:rsidP="002511E6">
      <w:pPr>
        <w:rPr>
          <w:ins w:id="577" w:author="Rascon Arana, Maria" w:date="2026-07-31T13:54:00Z" w16du:dateUtc="2026-07-31T19:54:00Z"/>
        </w:rPr>
      </w:pPr>
      <w:ins w:id="578" w:author="Rascon Arana, Maria" w:date="2026-07-31T13:54:00Z" w16du:dateUtc="2026-07-31T19:54:00Z">
        <w:r w:rsidRPr="00522462">
          <w:t>This Rule is promulgated pursuant to section 12-110-104, 12-110-107,12-111-112, C.R.S.</w:t>
        </w:r>
      </w:ins>
    </w:p>
    <w:p w14:paraId="55327928" w14:textId="3E3618C0" w:rsidR="002511E6" w:rsidRPr="00522462" w:rsidRDefault="002511E6" w:rsidP="002511E6">
      <w:pPr>
        <w:pStyle w:val="par1"/>
        <w:rPr>
          <w:ins w:id="579" w:author="Rascon Arana, Maria" w:date="2026-07-31T13:54:00Z" w16du:dateUtc="2026-07-31T19:54:00Z"/>
        </w:rPr>
      </w:pPr>
      <w:ins w:id="580" w:author="Rascon Arana, Maria" w:date="2026-07-31T13:54:00Z" w16du:dateUtc="2026-07-31T19:54:00Z">
        <w:r w:rsidRPr="00522462">
          <w:t>A.</w:t>
        </w:r>
        <w:r w:rsidRPr="00522462">
          <w:tab/>
          <w:t>LICENSED REQUIRED</w:t>
        </w:r>
      </w:ins>
    </w:p>
    <w:p w14:paraId="6ADD684A" w14:textId="3B9AF58E" w:rsidR="002511E6" w:rsidRPr="00522462" w:rsidRDefault="002511E6" w:rsidP="002511E6">
      <w:pPr>
        <w:pStyle w:val="par1"/>
        <w:rPr>
          <w:ins w:id="581" w:author="Rascon Arana, Maria" w:date="2026-07-31T13:55:00Z" w16du:dateUtc="2026-07-31T19:55:00Z"/>
        </w:rPr>
      </w:pPr>
      <w:ins w:id="582" w:author="Rascon Arana, Maria" w:date="2026-07-31T13:55:00Z" w16du:dateUtc="2026-07-31T19:55:00Z">
        <w:r w:rsidRPr="00522462">
          <w:lastRenderedPageBreak/>
          <w:tab/>
          <w:t>Any person acting as a Matchmaker, as defined under 12-110-104 (8.1) shall obtain a promoter license.  Such person must indicate in the application that they perform a matchmaking function.</w:t>
        </w:r>
      </w:ins>
    </w:p>
    <w:p w14:paraId="600A8C5F" w14:textId="445E8B72" w:rsidR="002511E6" w:rsidRPr="00522462" w:rsidRDefault="002511E6" w:rsidP="002511E6">
      <w:pPr>
        <w:pStyle w:val="par1"/>
        <w:rPr>
          <w:ins w:id="583" w:author="Rascon Arana, Maria" w:date="2026-07-31T13:55:00Z" w16du:dateUtc="2026-07-31T19:55:00Z"/>
        </w:rPr>
      </w:pPr>
      <w:ins w:id="584" w:author="Rascon Arana, Maria" w:date="2026-07-31T13:55:00Z" w16du:dateUtc="2026-07-31T19:55:00Z">
        <w:r w:rsidRPr="00522462">
          <w:t>B.</w:t>
        </w:r>
        <w:r w:rsidRPr="00522462">
          <w:tab/>
          <w:t>DUTY IN ARRANGING BOUTS</w:t>
        </w:r>
      </w:ins>
    </w:p>
    <w:p w14:paraId="20072F4E" w14:textId="736C1850" w:rsidR="002511E6" w:rsidRPr="00522462" w:rsidRDefault="002511E6" w:rsidP="002511E6">
      <w:pPr>
        <w:pStyle w:val="par2"/>
        <w:rPr>
          <w:ins w:id="585" w:author="Rascon Arana, Maria" w:date="2026-07-31T13:55:00Z" w16du:dateUtc="2026-07-31T19:55:00Z"/>
        </w:rPr>
      </w:pPr>
      <w:ins w:id="586" w:author="Rascon Arana, Maria" w:date="2026-07-31T13:55:00Z" w16du:dateUtc="2026-07-31T19:55:00Z">
        <w:r w:rsidRPr="00522462">
          <w:t>1.</w:t>
        </w:r>
        <w:r w:rsidRPr="00522462">
          <w:tab/>
          <w:t>A matchmaker shall not arrange or propose a bout that presents an unreasonable risk to participants’ safety.</w:t>
        </w:r>
      </w:ins>
    </w:p>
    <w:p w14:paraId="0173F902" w14:textId="470212C2" w:rsidR="002511E6" w:rsidRPr="00522462" w:rsidRDefault="002511E6" w:rsidP="002511E6">
      <w:pPr>
        <w:pStyle w:val="par2"/>
        <w:rPr>
          <w:ins w:id="587" w:author="Rascon Arana, Maria" w:date="2026-07-31T13:56:00Z" w16du:dateUtc="2026-07-31T19:56:00Z"/>
        </w:rPr>
      </w:pPr>
      <w:ins w:id="588" w:author="Rascon Arana, Maria" w:date="2026-07-31T13:55:00Z" w16du:dateUtc="2026-07-31T19:55:00Z">
        <w:r w:rsidRPr="00522462">
          <w:t>2.</w:t>
        </w:r>
        <w:r w:rsidRPr="00522462">
          <w:tab/>
          <w:t>In determining whether a proposed bout is an unreasonable risk, a matchmaker shall consider both participants</w:t>
        </w:r>
      </w:ins>
      <w:ins w:id="589" w:author="Rascon Arana, Maria" w:date="2026-07-31T13:56:00Z" w16du:dateUtc="2026-07-31T19:56:00Z">
        <w:r w:rsidRPr="00522462">
          <w:t>:</w:t>
        </w:r>
      </w:ins>
    </w:p>
    <w:p w14:paraId="46A411F0" w14:textId="5ED288D4" w:rsidR="002511E6" w:rsidRPr="00522462" w:rsidRDefault="002511E6" w:rsidP="002511E6">
      <w:pPr>
        <w:pStyle w:val="par3"/>
        <w:rPr>
          <w:ins w:id="590" w:author="Rascon Arana, Maria" w:date="2026-07-31T13:56:00Z" w16du:dateUtc="2026-07-31T19:56:00Z"/>
        </w:rPr>
      </w:pPr>
      <w:ins w:id="591" w:author="Rascon Arana, Maria" w:date="2026-07-31T13:56:00Z" w16du:dateUtc="2026-07-31T19:56:00Z">
        <w:r w:rsidRPr="00522462">
          <w:t>a.</w:t>
        </w:r>
        <w:r w:rsidRPr="00522462">
          <w:tab/>
          <w:t>Overall win-loss record;</w:t>
        </w:r>
      </w:ins>
    </w:p>
    <w:p w14:paraId="53116ACC" w14:textId="67627113" w:rsidR="002511E6" w:rsidRPr="00522462" w:rsidRDefault="002511E6" w:rsidP="002511E6">
      <w:pPr>
        <w:pStyle w:val="par3"/>
        <w:rPr>
          <w:ins w:id="592" w:author="Rascon Arana, Maria" w:date="2026-07-31T13:56:00Z" w16du:dateUtc="2026-07-31T19:56:00Z"/>
        </w:rPr>
      </w:pPr>
      <w:ins w:id="593" w:author="Rascon Arana, Maria" w:date="2026-07-31T13:56:00Z" w16du:dateUtc="2026-07-31T19:56:00Z">
        <w:r w:rsidRPr="00522462">
          <w:t>b.</w:t>
        </w:r>
        <w:r w:rsidRPr="00522462">
          <w:tab/>
          <w:t>Skill level;</w:t>
        </w:r>
      </w:ins>
    </w:p>
    <w:p w14:paraId="1BA5CA7B" w14:textId="4CB7F0B2" w:rsidR="002511E6" w:rsidRPr="00522462" w:rsidRDefault="003A22F7" w:rsidP="002511E6">
      <w:pPr>
        <w:pStyle w:val="par3"/>
        <w:rPr>
          <w:ins w:id="594" w:author="Rascon Arana, Maria" w:date="2026-07-31T14:40:00Z" w16du:dateUtc="2026-07-31T20:40:00Z"/>
        </w:rPr>
      </w:pPr>
      <w:ins w:id="595" w:author="Rascon Arana, Maria" w:date="2026-07-31T14:39:00Z" w16du:dateUtc="2026-07-31T20:39:00Z">
        <w:r w:rsidRPr="00522462">
          <w:t>c.</w:t>
        </w:r>
        <w:r w:rsidRPr="00522462">
          <w:tab/>
        </w:r>
      </w:ins>
      <w:ins w:id="596" w:author="Rascon Arana, Maria" w:date="2026-07-31T14:40:00Z" w16du:dateUtc="2026-07-31T20:40:00Z">
        <w:r w:rsidRPr="00522462">
          <w:t>Experience;</w:t>
        </w:r>
      </w:ins>
    </w:p>
    <w:p w14:paraId="215872DD" w14:textId="626BFE93" w:rsidR="003A22F7" w:rsidRPr="00522462" w:rsidRDefault="003A22F7" w:rsidP="002511E6">
      <w:pPr>
        <w:pStyle w:val="par3"/>
        <w:rPr>
          <w:ins w:id="597" w:author="Rascon Arana, Maria" w:date="2026-07-31T14:41:00Z" w16du:dateUtc="2026-07-31T20:41:00Z"/>
        </w:rPr>
      </w:pPr>
      <w:ins w:id="598" w:author="Rascon Arana, Maria" w:date="2026-07-31T14:41:00Z" w16du:dateUtc="2026-07-31T20:41:00Z">
        <w:r w:rsidRPr="00522462">
          <w:t>d.</w:t>
        </w:r>
        <w:r w:rsidRPr="00522462">
          <w:tab/>
          <w:t>Consecutive losses;</w:t>
        </w:r>
      </w:ins>
    </w:p>
    <w:p w14:paraId="727F33F3" w14:textId="0A4675CB" w:rsidR="003A22F7" w:rsidRPr="00522462" w:rsidRDefault="003A22F7" w:rsidP="002511E6">
      <w:pPr>
        <w:pStyle w:val="par3"/>
        <w:rPr>
          <w:ins w:id="599" w:author="Rascon Arana, Maria" w:date="2026-07-31T14:41:00Z" w16du:dateUtc="2026-07-31T20:41:00Z"/>
        </w:rPr>
      </w:pPr>
      <w:ins w:id="600" w:author="Rascon Arana, Maria" w:date="2026-07-31T14:41:00Z" w16du:dateUtc="2026-07-31T20:41:00Z">
        <w:r w:rsidRPr="00522462">
          <w:t>e.</w:t>
        </w:r>
        <w:r w:rsidRPr="00522462">
          <w:tab/>
          <w:t>History of knockouts and technical knockouts;</w:t>
        </w:r>
      </w:ins>
    </w:p>
    <w:p w14:paraId="636E088E" w14:textId="567FCBDE" w:rsidR="003A22F7" w:rsidRPr="00522462" w:rsidRDefault="003A22F7" w:rsidP="002511E6">
      <w:pPr>
        <w:pStyle w:val="par3"/>
        <w:rPr>
          <w:ins w:id="601" w:author="Rascon Arana, Maria" w:date="2026-07-31T14:42:00Z" w16du:dateUtc="2026-07-31T20:42:00Z"/>
        </w:rPr>
      </w:pPr>
      <w:ins w:id="602" w:author="Rascon Arana, Maria" w:date="2026-07-31T14:41:00Z" w16du:dateUtc="2026-07-31T20:41:00Z">
        <w:r w:rsidRPr="00522462">
          <w:t>f.</w:t>
        </w:r>
        <w:r w:rsidRPr="00522462">
          <w:tab/>
          <w:t>Frequency of rec</w:t>
        </w:r>
      </w:ins>
      <w:ins w:id="603" w:author="Rascon Arana, Maria" w:date="2026-07-31T14:42:00Z" w16du:dateUtc="2026-07-31T20:42:00Z">
        <w:r w:rsidRPr="00522462">
          <w:t>ent losses;</w:t>
        </w:r>
      </w:ins>
    </w:p>
    <w:p w14:paraId="733FFA36" w14:textId="28F7AB45" w:rsidR="003A22F7" w:rsidRPr="00522462" w:rsidRDefault="003A22F7" w:rsidP="002511E6">
      <w:pPr>
        <w:pStyle w:val="par3"/>
        <w:rPr>
          <w:ins w:id="604" w:author="Rascon Arana, Maria" w:date="2026-07-31T14:42:00Z" w16du:dateUtc="2026-07-31T20:42:00Z"/>
        </w:rPr>
      </w:pPr>
      <w:ins w:id="605" w:author="Rascon Arana, Maria" w:date="2026-07-31T14:42:00Z" w16du:dateUtc="2026-07-31T20:42:00Z">
        <w:r w:rsidRPr="00522462">
          <w:t>g.</w:t>
        </w:r>
        <w:r w:rsidRPr="00522462">
          <w:tab/>
          <w:t>Bout Severity Index (BSI) or safety indicator contained in the official recordkeeping databases;</w:t>
        </w:r>
      </w:ins>
    </w:p>
    <w:p w14:paraId="5E800719" w14:textId="4ABC5B97" w:rsidR="003A22F7" w:rsidRPr="00522462" w:rsidRDefault="003A22F7" w:rsidP="002511E6">
      <w:pPr>
        <w:pStyle w:val="par3"/>
        <w:rPr>
          <w:ins w:id="606" w:author="Rascon Arana, Maria" w:date="2026-07-31T14:42:00Z" w16du:dateUtc="2026-07-31T20:42:00Z"/>
        </w:rPr>
      </w:pPr>
      <w:ins w:id="607" w:author="Rascon Arana, Maria" w:date="2026-07-31T14:42:00Z" w16du:dateUtc="2026-07-31T20:42:00Z">
        <w:r w:rsidRPr="00522462">
          <w:t>h.</w:t>
        </w:r>
        <w:r w:rsidRPr="00522462">
          <w:tab/>
          <w:t>Length of competitive activity;</w:t>
        </w:r>
      </w:ins>
    </w:p>
    <w:p w14:paraId="23991345" w14:textId="49CED928" w:rsidR="003A22F7" w:rsidRPr="00522462" w:rsidRDefault="003A22F7" w:rsidP="002511E6">
      <w:pPr>
        <w:pStyle w:val="par3"/>
        <w:rPr>
          <w:ins w:id="608" w:author="Rascon Arana, Maria" w:date="2026-07-31T14:43:00Z" w16du:dateUtc="2026-07-31T20:43:00Z"/>
        </w:rPr>
      </w:pPr>
      <w:ins w:id="609" w:author="Rascon Arana, Maria" w:date="2026-07-31T14:42:00Z" w16du:dateUtc="2026-07-31T20:42:00Z">
        <w:r w:rsidRPr="00522462">
          <w:t>i.</w:t>
        </w:r>
        <w:r w:rsidRPr="00522462">
          <w:tab/>
          <w:t>Medical suspensions</w:t>
        </w:r>
      </w:ins>
      <w:ins w:id="610" w:author="Rascon Arana, Maria" w:date="2026-07-31T14:43:00Z" w16du:dateUtc="2026-07-31T20:43:00Z">
        <w:r w:rsidRPr="00522462">
          <w:t xml:space="preserve"> or concerns or flags from this Commission and other Commissions;</w:t>
        </w:r>
      </w:ins>
    </w:p>
    <w:p w14:paraId="0AB1CE61" w14:textId="77777777" w:rsidR="003A22F7" w:rsidRPr="00522462" w:rsidRDefault="003A22F7" w:rsidP="002511E6">
      <w:pPr>
        <w:pStyle w:val="par3"/>
        <w:rPr>
          <w:ins w:id="611" w:author="Rascon Arana, Maria" w:date="2026-07-31T14:43:00Z" w16du:dateUtc="2026-07-31T20:43:00Z"/>
        </w:rPr>
      </w:pPr>
      <w:ins w:id="612" w:author="Rascon Arana, Maria" w:date="2026-07-31T14:43:00Z" w16du:dateUtc="2026-07-31T20:43:00Z">
        <w:r w:rsidRPr="00522462">
          <w:t>j.</w:t>
        </w:r>
        <w:r w:rsidRPr="00522462">
          <w:tab/>
          <w:t>Any other factors affecting participants’ safety or competitive fairness.</w:t>
        </w:r>
      </w:ins>
    </w:p>
    <w:p w14:paraId="47D895BF" w14:textId="77777777" w:rsidR="003A22F7" w:rsidRPr="00522462" w:rsidRDefault="003A22F7" w:rsidP="003A22F7">
      <w:pPr>
        <w:pStyle w:val="par2"/>
        <w:rPr>
          <w:ins w:id="613" w:author="Rascon Arana, Maria" w:date="2026-07-31T14:44:00Z" w16du:dateUtc="2026-07-31T20:44:00Z"/>
        </w:rPr>
      </w:pPr>
      <w:ins w:id="614" w:author="Rascon Arana, Maria" w:date="2026-07-31T14:43:00Z" w16du:dateUtc="2026-07-31T20:43:00Z">
        <w:r w:rsidRPr="00522462">
          <w:t>3.</w:t>
        </w:r>
        <w:r w:rsidRPr="00522462">
          <w:tab/>
          <w:t>A match</w:t>
        </w:r>
      </w:ins>
      <w:ins w:id="615" w:author="Rascon Arana, Maria" w:date="2026-07-31T14:44:00Z" w16du:dateUtc="2026-07-31T20:44:00Z">
        <w:r w:rsidRPr="00522462">
          <w:t>maker shall not arrange or propose a bout involving a participant who:</w:t>
        </w:r>
      </w:ins>
    </w:p>
    <w:p w14:paraId="022CB5AC" w14:textId="77777777" w:rsidR="003A22F7" w:rsidRPr="00522462" w:rsidRDefault="003A22F7" w:rsidP="003A22F7">
      <w:pPr>
        <w:pStyle w:val="par3"/>
        <w:rPr>
          <w:ins w:id="616" w:author="Rascon Arana, Maria" w:date="2026-07-31T14:44:00Z" w16du:dateUtc="2026-07-31T20:44:00Z"/>
          <w:rPrChange w:id="617" w:author="Rascon Arana, Maria" w:date="2026-08-03T09:59:00Z" w16du:dateUtc="2026-08-03T15:59:00Z">
            <w:rPr>
              <w:ins w:id="618" w:author="Rascon Arana, Maria" w:date="2026-07-31T14:44:00Z" w16du:dateUtc="2026-07-31T20:44:00Z"/>
              <w:color w:val="000000"/>
            </w:rPr>
          </w:rPrChange>
        </w:rPr>
      </w:pPr>
      <w:commentRangeStart w:id="619"/>
      <w:ins w:id="620" w:author="Rascon Arana, Maria" w:date="2026-07-31T14:44:00Z" w16du:dateUtc="2026-07-31T20:44:00Z">
        <w:r w:rsidRPr="00522462">
          <w:t>a.</w:t>
        </w:r>
      </w:ins>
      <w:commentRangeEnd w:id="619"/>
      <w:r w:rsidR="003F3121" w:rsidRPr="00522462">
        <w:rPr>
          <w:rStyle w:val="CommentReference"/>
          <w:sz w:val="20"/>
          <w:szCs w:val="24"/>
        </w:rPr>
        <w:commentReference w:id="619"/>
      </w:r>
      <w:ins w:id="621" w:author="Rascon Arana, Maria" w:date="2026-07-31T14:44:00Z" w16du:dateUtc="2026-07-31T20:44:00Z">
        <w:r w:rsidRPr="00522462">
          <w:tab/>
          <w:t xml:space="preserve">Has </w:t>
        </w:r>
        <w:r w:rsidRPr="00522462">
          <w:rPr>
            <w:rPrChange w:id="622" w:author="Rascon Arana, Maria" w:date="2026-08-03T09:59:00Z" w16du:dateUtc="2026-08-03T15:59:00Z">
              <w:rPr>
                <w:color w:val="000000"/>
              </w:rPr>
            </w:rPrChange>
          </w:rPr>
          <w:t>sustained two or more, consecutive, or recent knockout or technical knockout losses;</w:t>
        </w:r>
      </w:ins>
    </w:p>
    <w:p w14:paraId="0556222A" w14:textId="77777777" w:rsidR="003A22F7" w:rsidRPr="00522462" w:rsidRDefault="003A22F7" w:rsidP="003A22F7">
      <w:pPr>
        <w:pStyle w:val="par3"/>
        <w:rPr>
          <w:ins w:id="623" w:author="Rascon Arana, Maria" w:date="2026-07-31T14:44:00Z" w16du:dateUtc="2026-07-31T20:44:00Z"/>
          <w:rPrChange w:id="624" w:author="Rascon Arana, Maria" w:date="2026-08-03T09:59:00Z" w16du:dateUtc="2026-08-03T15:59:00Z">
            <w:rPr>
              <w:ins w:id="625" w:author="Rascon Arana, Maria" w:date="2026-07-31T14:44:00Z" w16du:dateUtc="2026-07-31T20:44:00Z"/>
              <w:color w:val="000000"/>
            </w:rPr>
          </w:rPrChange>
        </w:rPr>
      </w:pPr>
      <w:ins w:id="626" w:author="Rascon Arana, Maria" w:date="2026-07-31T14:44:00Z" w16du:dateUtc="2026-07-31T20:44:00Z">
        <w:r w:rsidRPr="00522462">
          <w:rPr>
            <w:rPrChange w:id="627" w:author="Rascon Arana, Maria" w:date="2026-08-03T09:59:00Z" w16du:dateUtc="2026-08-03T15:59:00Z">
              <w:rPr>
                <w:color w:val="000000"/>
              </w:rPr>
            </w:rPrChange>
          </w:rPr>
          <w:t>b.</w:t>
        </w:r>
        <w:r w:rsidRPr="00522462">
          <w:rPr>
            <w:rPrChange w:id="628" w:author="Rascon Arana, Maria" w:date="2026-08-03T09:59:00Z" w16du:dateUtc="2026-08-03T15:59:00Z">
              <w:rPr>
                <w:color w:val="000000"/>
              </w:rPr>
            </w:rPrChange>
          </w:rPr>
          <w:tab/>
          <w:t>Has a pattern of bout losses;</w:t>
        </w:r>
      </w:ins>
    </w:p>
    <w:p w14:paraId="12EA0345" w14:textId="2B286C60" w:rsidR="003A22F7" w:rsidRPr="00522462" w:rsidRDefault="003A22F7" w:rsidP="003A22F7">
      <w:pPr>
        <w:pStyle w:val="par3"/>
        <w:rPr>
          <w:ins w:id="629" w:author="Rascon Arana, Maria" w:date="2026-07-31T14:44:00Z" w16du:dateUtc="2026-07-31T20:44:00Z"/>
          <w:rPrChange w:id="630" w:author="Rascon Arana, Maria" w:date="2026-08-03T09:59:00Z" w16du:dateUtc="2026-08-03T15:59:00Z">
            <w:rPr>
              <w:ins w:id="631" w:author="Rascon Arana, Maria" w:date="2026-07-31T14:44:00Z" w16du:dateUtc="2026-07-31T20:44:00Z"/>
              <w:color w:val="000000"/>
            </w:rPr>
          </w:rPrChange>
        </w:rPr>
      </w:pPr>
      <w:ins w:id="632" w:author="Rascon Arana, Maria" w:date="2026-07-31T14:44:00Z" w16du:dateUtc="2026-07-31T20:44:00Z">
        <w:r w:rsidRPr="00522462">
          <w:rPr>
            <w:rPrChange w:id="633" w:author="Rascon Arana, Maria" w:date="2026-08-03T09:59:00Z" w16du:dateUtc="2026-08-03T15:59:00Z">
              <w:rPr>
                <w:color w:val="000000"/>
              </w:rPr>
            </w:rPrChange>
          </w:rPr>
          <w:t>c.</w:t>
        </w:r>
        <w:r w:rsidRPr="00522462">
          <w:rPr>
            <w:rPrChange w:id="634" w:author="Rascon Arana, Maria" w:date="2026-08-03T09:59:00Z" w16du:dateUtc="2026-08-03T15:59:00Z">
              <w:rPr>
                <w:color w:val="000000"/>
              </w:rPr>
            </w:rPrChange>
          </w:rPr>
          <w:tab/>
          <w:t>Possesses and</w:t>
        </w:r>
      </w:ins>
      <w:ins w:id="635" w:author="Rascon Arana, Maria" w:date="2026-07-31T14:43:00Z" w16du:dateUtc="2026-07-31T20:43:00Z">
        <w:r w:rsidRPr="00522462">
          <w:t xml:space="preserve"> </w:t>
        </w:r>
      </w:ins>
      <w:ins w:id="636" w:author="Rascon Arana, Maria" w:date="2026-07-31T14:44:00Z" w16du:dateUtc="2026-07-31T20:44:00Z">
        <w:r w:rsidRPr="00522462">
          <w:rPr>
            <w:rPrChange w:id="637" w:author="Rascon Arana, Maria" w:date="2026-08-03T09:59:00Z" w16du:dateUtc="2026-08-03T15:59:00Z">
              <w:rPr>
                <w:color w:val="000000"/>
              </w:rPr>
            </w:rPrChange>
          </w:rPr>
          <w:t>elevated Bout Severity Index (BSI) score of 4 or higher for boxing and an elevated MMA Severity Index score of 4 or more for MMA;</w:t>
        </w:r>
      </w:ins>
    </w:p>
    <w:p w14:paraId="330C714A" w14:textId="676B947A" w:rsidR="003A22F7" w:rsidRPr="00522462" w:rsidRDefault="003A22F7" w:rsidP="003A22F7">
      <w:pPr>
        <w:pStyle w:val="par3"/>
        <w:rPr>
          <w:ins w:id="638" w:author="Rascon Arana, Maria" w:date="2026-07-31T14:45:00Z" w16du:dateUtc="2026-07-31T20:45:00Z"/>
          <w:rPrChange w:id="639" w:author="Rascon Arana, Maria" w:date="2026-08-03T09:59:00Z" w16du:dateUtc="2026-08-03T15:59:00Z">
            <w:rPr>
              <w:ins w:id="640" w:author="Rascon Arana, Maria" w:date="2026-07-31T14:45:00Z" w16du:dateUtc="2026-07-31T20:45:00Z"/>
              <w:color w:val="000000"/>
            </w:rPr>
          </w:rPrChange>
        </w:rPr>
      </w:pPr>
      <w:ins w:id="641" w:author="Rascon Arana, Maria" w:date="2026-07-31T14:44:00Z" w16du:dateUtc="2026-07-31T20:44:00Z">
        <w:r w:rsidRPr="00522462">
          <w:rPr>
            <w:rPrChange w:id="642" w:author="Rascon Arana, Maria" w:date="2026-08-03T09:59:00Z" w16du:dateUtc="2026-08-03T15:59:00Z">
              <w:rPr>
                <w:color w:val="000000"/>
              </w:rPr>
            </w:rPrChange>
          </w:rPr>
          <w:t>d.</w:t>
        </w:r>
        <w:r w:rsidRPr="00522462">
          <w:rPr>
            <w:rPrChange w:id="643" w:author="Rascon Arana, Maria" w:date="2026-08-03T09:59:00Z" w16du:dateUtc="2026-08-03T15:59:00Z">
              <w:rPr>
                <w:color w:val="000000"/>
              </w:rPr>
            </w:rPrChange>
          </w:rPr>
          <w:tab/>
          <w:t>Is medicall</w:t>
        </w:r>
      </w:ins>
      <w:ins w:id="644" w:author="Rascon Arana, Maria" w:date="2026-07-31T14:45:00Z" w16du:dateUtc="2026-07-31T20:45:00Z">
        <w:r w:rsidRPr="00522462">
          <w:rPr>
            <w:rPrChange w:id="645" w:author="Rascon Arana, Maria" w:date="2026-08-03T09:59:00Z" w16du:dateUtc="2026-08-03T15:59:00Z">
              <w:rPr>
                <w:color w:val="000000"/>
              </w:rPr>
            </w:rPrChange>
          </w:rPr>
          <w:t>y suspended at the time the bout is being arranged and/or proposed; or,</w:t>
        </w:r>
      </w:ins>
    </w:p>
    <w:p w14:paraId="09D2B099" w14:textId="53403BBC" w:rsidR="003A22F7" w:rsidRPr="00522462" w:rsidRDefault="003A22F7" w:rsidP="003A22F7">
      <w:pPr>
        <w:pStyle w:val="par3"/>
        <w:rPr>
          <w:ins w:id="646" w:author="Rascon Arana, Maria" w:date="2026-07-31T14:45:00Z" w16du:dateUtc="2026-07-31T20:45:00Z"/>
          <w:rPrChange w:id="647" w:author="Rascon Arana, Maria" w:date="2026-08-03T09:59:00Z" w16du:dateUtc="2026-08-03T15:59:00Z">
            <w:rPr>
              <w:ins w:id="648" w:author="Rascon Arana, Maria" w:date="2026-07-31T14:45:00Z" w16du:dateUtc="2026-07-31T20:45:00Z"/>
              <w:color w:val="000000"/>
            </w:rPr>
          </w:rPrChange>
        </w:rPr>
      </w:pPr>
      <w:ins w:id="649" w:author="Rascon Arana, Maria" w:date="2026-07-31T14:45:00Z" w16du:dateUtc="2026-07-31T20:45:00Z">
        <w:r w:rsidRPr="00522462">
          <w:rPr>
            <w:rPrChange w:id="650" w:author="Rascon Arana, Maria" w:date="2026-08-03T09:59:00Z" w16du:dateUtc="2026-08-03T15:59:00Z">
              <w:rPr>
                <w:color w:val="000000"/>
              </w:rPr>
            </w:rPrChange>
          </w:rPr>
          <w:t>e.</w:t>
        </w:r>
        <w:r w:rsidRPr="00522462">
          <w:rPr>
            <w:rPrChange w:id="651" w:author="Rascon Arana, Maria" w:date="2026-08-03T09:59:00Z" w16du:dateUtc="2026-08-03T15:59:00Z">
              <w:rPr>
                <w:color w:val="000000"/>
              </w:rPr>
            </w:rPrChange>
          </w:rPr>
          <w:tab/>
          <w:t>Is otherwise unable to safely compete based on known competitive or medical information.</w:t>
        </w:r>
      </w:ins>
    </w:p>
    <w:p w14:paraId="49AA2C93" w14:textId="3F20945C" w:rsidR="003A22F7" w:rsidRPr="00522462" w:rsidRDefault="003A22F7" w:rsidP="003A22F7">
      <w:pPr>
        <w:pStyle w:val="par2"/>
        <w:rPr>
          <w:ins w:id="652" w:author="Rascon Arana, Maria" w:date="2026-07-31T14:45:00Z" w16du:dateUtc="2026-07-31T20:45:00Z"/>
        </w:rPr>
      </w:pPr>
      <w:ins w:id="653" w:author="Rascon Arana, Maria" w:date="2026-07-31T14:45:00Z" w16du:dateUtc="2026-07-31T20:45:00Z">
        <w:r w:rsidRPr="00522462">
          <w:t>4.</w:t>
        </w:r>
        <w:r w:rsidRPr="00522462">
          <w:tab/>
          <w:t>A matchmaker shall not:</w:t>
        </w:r>
      </w:ins>
    </w:p>
    <w:p w14:paraId="037A3B4C" w14:textId="58799873" w:rsidR="003A22F7" w:rsidRPr="00522462" w:rsidRDefault="003A22F7" w:rsidP="003A22F7">
      <w:pPr>
        <w:pStyle w:val="par3"/>
        <w:rPr>
          <w:ins w:id="654" w:author="Rascon Arana, Maria" w:date="2026-07-31T14:46:00Z" w16du:dateUtc="2026-07-31T20:46:00Z"/>
        </w:rPr>
      </w:pPr>
      <w:ins w:id="655" w:author="Rascon Arana, Maria" w:date="2026-07-31T14:45:00Z" w16du:dateUtc="2026-07-31T20:45:00Z">
        <w:r w:rsidRPr="00522462">
          <w:t>a.</w:t>
        </w:r>
        <w:r w:rsidRPr="00522462">
          <w:tab/>
          <w:t>Participate in coercive matchmaking practices</w:t>
        </w:r>
      </w:ins>
      <w:ins w:id="656" w:author="Rascon Arana, Maria" w:date="2026-07-31T14:46:00Z" w16du:dateUtc="2026-07-31T20:46:00Z">
        <w:r w:rsidRPr="00522462">
          <w:t>;</w:t>
        </w:r>
      </w:ins>
    </w:p>
    <w:p w14:paraId="408EAE91" w14:textId="158A1F62" w:rsidR="003A22F7" w:rsidRPr="00522462" w:rsidRDefault="003A22F7" w:rsidP="003A22F7">
      <w:pPr>
        <w:pStyle w:val="par3"/>
        <w:rPr>
          <w:ins w:id="657" w:author="Rascon Arana, Maria" w:date="2026-07-31T14:46:00Z" w16du:dateUtc="2026-07-31T20:46:00Z"/>
        </w:rPr>
      </w:pPr>
      <w:ins w:id="658" w:author="Rascon Arana, Maria" w:date="2026-07-31T14:46:00Z" w16du:dateUtc="2026-07-31T20:46:00Z">
        <w:r w:rsidRPr="00522462">
          <w:t>b.</w:t>
        </w:r>
        <w:r w:rsidRPr="00522462">
          <w:tab/>
          <w:t>Retaliate against a participant for refusing a proposed bout.</w:t>
        </w:r>
      </w:ins>
    </w:p>
    <w:p w14:paraId="340570DF" w14:textId="0A9EE86B" w:rsidR="003A22F7" w:rsidRPr="00522462" w:rsidRDefault="003A22F7" w:rsidP="003A22F7">
      <w:pPr>
        <w:pStyle w:val="par2"/>
        <w:rPr>
          <w:ins w:id="659" w:author="Rascon Arana, Maria" w:date="2026-07-31T14:46:00Z" w16du:dateUtc="2026-07-31T20:46:00Z"/>
        </w:rPr>
      </w:pPr>
      <w:ins w:id="660" w:author="Rascon Arana, Maria" w:date="2026-07-31T14:46:00Z" w16du:dateUtc="2026-07-31T20:46:00Z">
        <w:r w:rsidRPr="00522462">
          <w:lastRenderedPageBreak/>
          <w:t>5.</w:t>
        </w:r>
        <w:r w:rsidRPr="00522462">
          <w:tab/>
          <w:t>A matchmaker shall not use participants with substantially losing records as “opponents of convenience.”</w:t>
        </w:r>
      </w:ins>
    </w:p>
    <w:p w14:paraId="794FD966" w14:textId="5EBD2B3A" w:rsidR="003A22F7" w:rsidRPr="00522462" w:rsidRDefault="003A22F7" w:rsidP="003A22F7">
      <w:pPr>
        <w:pStyle w:val="par2"/>
        <w:rPr>
          <w:ins w:id="661" w:author="Rascon Arana, Maria" w:date="2026-07-31T14:46:00Z" w16du:dateUtc="2026-07-31T20:46:00Z"/>
        </w:rPr>
      </w:pPr>
      <w:ins w:id="662" w:author="Rascon Arana, Maria" w:date="2026-07-31T14:46:00Z" w16du:dateUtc="2026-07-31T20:46:00Z">
        <w:r w:rsidRPr="00522462">
          <w:t>6.</w:t>
        </w:r>
        <w:r w:rsidRPr="00522462">
          <w:tab/>
          <w:t>Violations of this rule may be grounds for discipline.</w:t>
        </w:r>
      </w:ins>
    </w:p>
    <w:p w14:paraId="45F57708" w14:textId="01C36BDC" w:rsidR="003A22F7" w:rsidRPr="00522462" w:rsidRDefault="003A22F7" w:rsidP="003A22F7">
      <w:pPr>
        <w:pStyle w:val="par1"/>
        <w:rPr>
          <w:ins w:id="663" w:author="Rascon Arana, Maria" w:date="2026-07-31T14:46:00Z" w16du:dateUtc="2026-07-31T20:46:00Z"/>
        </w:rPr>
      </w:pPr>
      <w:ins w:id="664" w:author="Rascon Arana, Maria" w:date="2026-07-31T14:46:00Z" w16du:dateUtc="2026-07-31T20:46:00Z">
        <w:r w:rsidRPr="00522462">
          <w:t>C.</w:t>
        </w:r>
        <w:r w:rsidRPr="00522462">
          <w:tab/>
          <w:t>DUTY OF INDEPENDENCE</w:t>
        </w:r>
      </w:ins>
    </w:p>
    <w:p w14:paraId="646F44D0" w14:textId="27B9A1B7" w:rsidR="003A22F7" w:rsidRPr="00522462" w:rsidRDefault="003A22F7" w:rsidP="003A22F7">
      <w:pPr>
        <w:pStyle w:val="par2"/>
        <w:rPr>
          <w:ins w:id="665" w:author="Rascon Arana, Maria" w:date="2026-07-31T14:47:00Z" w16du:dateUtc="2026-07-31T20:47:00Z"/>
          <w:rPrChange w:id="666" w:author="Rascon Arana, Maria" w:date="2026-08-03T09:59:00Z" w16du:dateUtc="2026-08-03T15:59:00Z">
            <w:rPr>
              <w:ins w:id="667" w:author="Rascon Arana, Maria" w:date="2026-07-31T14:47:00Z" w16du:dateUtc="2026-07-31T20:47:00Z"/>
              <w:color w:val="000000"/>
            </w:rPr>
          </w:rPrChange>
        </w:rPr>
      </w:pPr>
      <w:ins w:id="668" w:author="Rascon Arana, Maria" w:date="2026-07-31T14:46:00Z" w16du:dateUtc="2026-07-31T20:46:00Z">
        <w:r w:rsidRPr="00522462">
          <w:t>1.</w:t>
        </w:r>
        <w:r w:rsidRPr="00522462">
          <w:tab/>
          <w:t xml:space="preserve">A </w:t>
        </w:r>
        <w:r w:rsidRPr="00522462">
          <w:rPr>
            <w:rPrChange w:id="669" w:author="Rascon Arana, Maria" w:date="2026-08-03T09:59:00Z" w16du:dateUtc="2026-08-03T15:59:00Z">
              <w:rPr>
                <w:color w:val="000000"/>
              </w:rPr>
            </w:rPrChange>
          </w:rPr>
          <w:t>matchmaker shall not engage in conduct that undermines the integrity of a sanctioned bout and shall disclose all actual or potential conflicts of interest to the Commission immediately upon discovery</w:t>
        </w:r>
      </w:ins>
      <w:ins w:id="670" w:author="Rascon Arana, Maria" w:date="2026-07-31T14:47:00Z" w16du:dateUtc="2026-07-31T20:47:00Z">
        <w:r w:rsidRPr="00522462">
          <w:rPr>
            <w:rPrChange w:id="671" w:author="Rascon Arana, Maria" w:date="2026-08-03T09:59:00Z" w16du:dateUtc="2026-08-03T15:59:00Z">
              <w:rPr>
                <w:color w:val="000000"/>
              </w:rPr>
            </w:rPrChange>
          </w:rPr>
          <w:t>.</w:t>
        </w:r>
      </w:ins>
    </w:p>
    <w:p w14:paraId="22B7A398" w14:textId="0432E9F8" w:rsidR="003A22F7" w:rsidRPr="00522462" w:rsidRDefault="003A22F7" w:rsidP="003A22F7">
      <w:pPr>
        <w:pStyle w:val="par2"/>
        <w:rPr>
          <w:ins w:id="672" w:author="Rascon Arana, Maria" w:date="2026-07-31T14:47:00Z" w16du:dateUtc="2026-07-31T20:47:00Z"/>
        </w:rPr>
      </w:pPr>
      <w:ins w:id="673" w:author="Rascon Arana, Maria" w:date="2026-07-31T14:47:00Z" w16du:dateUtc="2026-07-31T20:47:00Z">
        <w:r w:rsidRPr="00522462">
          <w:rPr>
            <w:rPrChange w:id="674" w:author="Rascon Arana, Maria" w:date="2026-08-03T09:59:00Z" w16du:dateUtc="2026-08-03T15:59:00Z">
              <w:rPr>
                <w:color w:val="000000"/>
              </w:rPr>
            </w:rPrChange>
          </w:rPr>
          <w:t>2.</w:t>
        </w:r>
        <w:r w:rsidRPr="00522462">
          <w:rPr>
            <w:rPrChange w:id="675" w:author="Rascon Arana, Maria" w:date="2026-08-03T09:59:00Z" w16du:dateUtc="2026-08-03T15:59:00Z">
              <w:rPr>
                <w:color w:val="000000"/>
              </w:rPr>
            </w:rPrChange>
          </w:rPr>
          <w:tab/>
          <w:t>A M</w:t>
        </w:r>
        <w:r w:rsidRPr="00522462">
          <w:t>atchmaker shall not act as a corner, trainer, or manager for a participant competing in any bout at any event for which a matchmaker participated in proposing, arranging, negotiating a bout.</w:t>
        </w:r>
      </w:ins>
    </w:p>
    <w:p w14:paraId="5C23EB91" w14:textId="46E82EE2" w:rsidR="003A22F7" w:rsidRPr="00522462" w:rsidRDefault="003A22F7" w:rsidP="003A22F7">
      <w:pPr>
        <w:pStyle w:val="par1"/>
        <w:rPr>
          <w:ins w:id="676" w:author="Rascon Arana, Maria" w:date="2026-07-31T14:47:00Z" w16du:dateUtc="2026-07-31T20:47:00Z"/>
        </w:rPr>
      </w:pPr>
      <w:ins w:id="677" w:author="Rascon Arana, Maria" w:date="2026-07-31T14:47:00Z" w16du:dateUtc="2026-07-31T20:47:00Z">
        <w:r w:rsidRPr="00522462">
          <w:t>D.</w:t>
        </w:r>
        <w:r w:rsidRPr="00522462">
          <w:tab/>
          <w:t>PROHIBITED FINANCIAL INTERESTS</w:t>
        </w:r>
      </w:ins>
    </w:p>
    <w:p w14:paraId="3219AFD8" w14:textId="11C23E44" w:rsidR="003A22F7" w:rsidRPr="00522462" w:rsidRDefault="003A22F7" w:rsidP="003A22F7">
      <w:pPr>
        <w:pStyle w:val="par2"/>
        <w:rPr>
          <w:ins w:id="678" w:author="Rascon Arana, Maria" w:date="2026-07-31T14:47:00Z" w16du:dateUtc="2026-07-31T20:47:00Z"/>
          <w:rPrChange w:id="679" w:author="Rascon Arana, Maria" w:date="2026-08-03T09:59:00Z" w16du:dateUtc="2026-08-03T15:59:00Z">
            <w:rPr>
              <w:ins w:id="680" w:author="Rascon Arana, Maria" w:date="2026-07-31T14:47:00Z" w16du:dateUtc="2026-07-31T20:47:00Z"/>
              <w:color w:val="000000"/>
            </w:rPr>
          </w:rPrChange>
        </w:rPr>
      </w:pPr>
      <w:ins w:id="681" w:author="Rascon Arana, Maria" w:date="2026-07-31T14:47:00Z" w16du:dateUtc="2026-07-31T20:47:00Z">
        <w:r w:rsidRPr="00522462">
          <w:t>1.</w:t>
        </w:r>
        <w:r w:rsidRPr="00522462">
          <w:tab/>
          <w:t xml:space="preserve">A </w:t>
        </w:r>
        <w:r w:rsidRPr="00522462">
          <w:rPr>
            <w:rPrChange w:id="682" w:author="Rascon Arana, Maria" w:date="2026-08-03T09:59:00Z" w16du:dateUtc="2026-08-03T15:59:00Z">
              <w:rPr>
                <w:color w:val="000000"/>
              </w:rPr>
            </w:rPrChange>
          </w:rPr>
          <w:t>matchmaker shall not have a direct or indirect financial interest in the management of a participant.</w:t>
        </w:r>
      </w:ins>
    </w:p>
    <w:p w14:paraId="07D4071A" w14:textId="3BA9CEB3" w:rsidR="003A22F7" w:rsidRPr="00522462" w:rsidRDefault="003A22F7" w:rsidP="003A22F7">
      <w:pPr>
        <w:pStyle w:val="par2"/>
        <w:rPr>
          <w:ins w:id="683" w:author="Rascon Arana, Maria" w:date="2026-07-31T14:47:00Z" w16du:dateUtc="2026-07-31T20:47:00Z"/>
          <w:rPrChange w:id="684" w:author="Rascon Arana, Maria" w:date="2026-08-03T09:59:00Z" w16du:dateUtc="2026-08-03T15:59:00Z">
            <w:rPr>
              <w:ins w:id="685" w:author="Rascon Arana, Maria" w:date="2026-07-31T14:47:00Z" w16du:dateUtc="2026-07-31T20:47:00Z"/>
              <w:color w:val="000000"/>
            </w:rPr>
          </w:rPrChange>
        </w:rPr>
      </w:pPr>
      <w:ins w:id="686" w:author="Rascon Arana, Maria" w:date="2026-07-31T14:47:00Z" w16du:dateUtc="2026-07-31T20:47:00Z">
        <w:r w:rsidRPr="00522462">
          <w:rPr>
            <w:rPrChange w:id="687" w:author="Rascon Arana, Maria" w:date="2026-08-03T09:59:00Z" w16du:dateUtc="2026-08-03T15:59:00Z">
              <w:rPr>
                <w:color w:val="000000"/>
              </w:rPr>
            </w:rPrChange>
          </w:rPr>
          <w:t>2.</w:t>
        </w:r>
        <w:r w:rsidRPr="00522462">
          <w:rPr>
            <w:rPrChange w:id="688" w:author="Rascon Arana, Maria" w:date="2026-08-03T09:59:00Z" w16du:dateUtc="2026-08-03T15:59:00Z">
              <w:rPr>
                <w:color w:val="000000"/>
              </w:rPr>
            </w:rPrChange>
          </w:rPr>
          <w:tab/>
          <w:t>A matchmaker shall not:</w:t>
        </w:r>
      </w:ins>
    </w:p>
    <w:p w14:paraId="003FC937" w14:textId="72EFC90E" w:rsidR="003A22F7" w:rsidRPr="00522462" w:rsidRDefault="003A22F7" w:rsidP="003A22F7">
      <w:pPr>
        <w:pStyle w:val="par3"/>
        <w:rPr>
          <w:ins w:id="689" w:author="Rascon Arana, Maria" w:date="2026-07-31T14:48:00Z" w16du:dateUtc="2026-07-31T20:48:00Z"/>
        </w:rPr>
      </w:pPr>
      <w:ins w:id="690" w:author="Rascon Arana, Maria" w:date="2026-07-31T14:48:00Z" w16du:dateUtc="2026-07-31T20:48:00Z">
        <w:r w:rsidRPr="00522462">
          <w:t>a.</w:t>
        </w:r>
        <w:r w:rsidRPr="00522462">
          <w:tab/>
          <w:t>Act as a manager of a participant;</w:t>
        </w:r>
      </w:ins>
    </w:p>
    <w:p w14:paraId="7DFD240E" w14:textId="0DE723AF" w:rsidR="003A22F7" w:rsidRPr="00522462" w:rsidRDefault="003A22F7" w:rsidP="003A22F7">
      <w:pPr>
        <w:pStyle w:val="par3"/>
        <w:rPr>
          <w:ins w:id="691" w:author="Rascon Arana, Maria" w:date="2026-07-31T14:48:00Z" w16du:dateUtc="2026-07-31T20:48:00Z"/>
          <w:rPrChange w:id="692" w:author="Rascon Arana, Maria" w:date="2026-08-03T09:59:00Z" w16du:dateUtc="2026-08-03T15:59:00Z">
            <w:rPr>
              <w:ins w:id="693" w:author="Rascon Arana, Maria" w:date="2026-07-31T14:48:00Z" w16du:dateUtc="2026-07-31T20:48:00Z"/>
              <w:color w:val="000000"/>
            </w:rPr>
          </w:rPrChange>
        </w:rPr>
      </w:pPr>
      <w:ins w:id="694" w:author="Rascon Arana, Maria" w:date="2026-07-31T14:48:00Z" w16du:dateUtc="2026-07-31T20:48:00Z">
        <w:r w:rsidRPr="00522462">
          <w:t>b.</w:t>
        </w:r>
        <w:r w:rsidRPr="00522462">
          <w:tab/>
          <w:t>Share c</w:t>
        </w:r>
        <w:r w:rsidRPr="00522462">
          <w:rPr>
            <w:rPrChange w:id="695" w:author="Rascon Arana, Maria" w:date="2026-08-03T09:59:00Z" w16du:dateUtc="2026-08-03T15:59:00Z">
              <w:rPr>
                <w:color w:val="000000"/>
              </w:rPr>
            </w:rPrChange>
          </w:rPr>
          <w:t>ompensation from a manager with an active management contract with a participant competing in any bout at any event for which a matchmaker participated in proposing, arranging, negotiating a bout;</w:t>
        </w:r>
      </w:ins>
    </w:p>
    <w:p w14:paraId="5223558C" w14:textId="1953621B" w:rsidR="003A22F7" w:rsidRPr="00522462" w:rsidRDefault="003A22F7" w:rsidP="003A22F7">
      <w:pPr>
        <w:pStyle w:val="par3"/>
        <w:rPr>
          <w:ins w:id="696" w:author="Rascon Arana, Maria" w:date="2026-07-31T14:48:00Z" w16du:dateUtc="2026-07-31T20:48:00Z"/>
          <w:rPrChange w:id="697" w:author="Rascon Arana, Maria" w:date="2026-08-03T09:59:00Z" w16du:dateUtc="2026-08-03T15:59:00Z">
            <w:rPr>
              <w:ins w:id="698" w:author="Rascon Arana, Maria" w:date="2026-07-31T14:48:00Z" w16du:dateUtc="2026-07-31T20:48:00Z"/>
              <w:color w:val="000000"/>
            </w:rPr>
          </w:rPrChange>
        </w:rPr>
      </w:pPr>
      <w:ins w:id="699" w:author="Rascon Arana, Maria" w:date="2026-07-31T14:48:00Z" w16du:dateUtc="2026-07-31T20:48:00Z">
        <w:r w:rsidRPr="00522462">
          <w:rPr>
            <w:rPrChange w:id="700" w:author="Rascon Arana, Maria" w:date="2026-08-03T09:59:00Z" w16du:dateUtc="2026-08-03T15:59:00Z">
              <w:rPr>
                <w:color w:val="000000"/>
              </w:rPr>
            </w:rPrChange>
          </w:rPr>
          <w:t>c.</w:t>
        </w:r>
        <w:r w:rsidRPr="00522462">
          <w:rPr>
            <w:rPrChange w:id="701" w:author="Rascon Arana, Maria" w:date="2026-08-03T09:59:00Z" w16du:dateUtc="2026-08-03T15:59:00Z">
              <w:rPr>
                <w:color w:val="000000"/>
              </w:rPr>
            </w:rPrChange>
          </w:rPr>
          <w:tab/>
          <w:t>Receive compensation from a manager related to the placement of a participant bout when the manager has an active management contract with the participant; or</w:t>
        </w:r>
      </w:ins>
    </w:p>
    <w:p w14:paraId="29657B7E" w14:textId="2123D251" w:rsidR="003A22F7" w:rsidRPr="00522462" w:rsidRDefault="003A22F7" w:rsidP="003A22F7">
      <w:pPr>
        <w:pStyle w:val="par3"/>
        <w:rPr>
          <w:ins w:id="702" w:author="Rascon Arana, Maria" w:date="2026-07-31T14:48:00Z" w16du:dateUtc="2026-07-31T20:48:00Z"/>
          <w:rPrChange w:id="703" w:author="Rascon Arana, Maria" w:date="2026-08-03T09:59:00Z" w16du:dateUtc="2026-08-03T15:59:00Z">
            <w:rPr>
              <w:ins w:id="704" w:author="Rascon Arana, Maria" w:date="2026-07-31T14:48:00Z" w16du:dateUtc="2026-07-31T20:48:00Z"/>
              <w:color w:val="000000"/>
            </w:rPr>
          </w:rPrChange>
        </w:rPr>
      </w:pPr>
      <w:ins w:id="705" w:author="Rascon Arana, Maria" w:date="2026-07-31T14:48:00Z" w16du:dateUtc="2026-07-31T20:48:00Z">
        <w:r w:rsidRPr="00522462">
          <w:rPr>
            <w:rPrChange w:id="706" w:author="Rascon Arana, Maria" w:date="2026-08-03T09:59:00Z" w16du:dateUtc="2026-08-03T15:59:00Z">
              <w:rPr>
                <w:color w:val="000000"/>
              </w:rPr>
            </w:rPrChange>
          </w:rPr>
          <w:t>d.</w:t>
        </w:r>
        <w:r w:rsidRPr="00522462">
          <w:rPr>
            <w:rPrChange w:id="707" w:author="Rascon Arana, Maria" w:date="2026-08-03T09:59:00Z" w16du:dateUtc="2026-08-03T15:59:00Z">
              <w:rPr>
                <w:color w:val="000000"/>
              </w:rPr>
            </w:rPrChange>
          </w:rPr>
          <w:tab/>
          <w:t>Hold any ownership interest in a participant or managers management company.</w:t>
        </w:r>
      </w:ins>
    </w:p>
    <w:p w14:paraId="0C4B489A" w14:textId="72680449" w:rsidR="003A22F7" w:rsidRPr="00522462" w:rsidRDefault="003A22F7" w:rsidP="003A22F7">
      <w:pPr>
        <w:pStyle w:val="par1"/>
        <w:rPr>
          <w:ins w:id="708" w:author="Rascon Arana, Maria" w:date="2026-07-31T14:49:00Z" w16du:dateUtc="2026-07-31T20:49:00Z"/>
        </w:rPr>
      </w:pPr>
      <w:ins w:id="709" w:author="Rascon Arana, Maria" w:date="2026-07-31T14:49:00Z" w16du:dateUtc="2026-07-31T20:49:00Z">
        <w:r w:rsidRPr="00522462">
          <w:t>E.</w:t>
        </w:r>
        <w:r w:rsidRPr="00522462">
          <w:tab/>
          <w:t>DISCLOSURE REQUIREMENTS</w:t>
        </w:r>
      </w:ins>
    </w:p>
    <w:p w14:paraId="1B9FBE64" w14:textId="4084E6FD" w:rsidR="003A22F7" w:rsidRPr="00522462" w:rsidRDefault="003A22F7" w:rsidP="003A22F7">
      <w:pPr>
        <w:pStyle w:val="par2"/>
        <w:rPr>
          <w:ins w:id="710" w:author="Rascon Arana, Maria" w:date="2026-07-31T14:49:00Z" w16du:dateUtc="2026-07-31T20:49:00Z"/>
        </w:rPr>
      </w:pPr>
      <w:ins w:id="711" w:author="Rascon Arana, Maria" w:date="2026-07-31T14:49:00Z" w16du:dateUtc="2026-07-31T20:49:00Z">
        <w:r w:rsidRPr="00522462">
          <w:t>1.</w:t>
        </w:r>
        <w:r w:rsidRPr="00522462">
          <w:tab/>
        </w:r>
        <w:r w:rsidR="00A7692C" w:rsidRPr="00522462">
          <w:t>Upon request, a matchmaker shall disclose;</w:t>
        </w:r>
      </w:ins>
    </w:p>
    <w:p w14:paraId="20C58385" w14:textId="6026ED94" w:rsidR="00A7692C" w:rsidRPr="00522462" w:rsidRDefault="00A7692C" w:rsidP="00A7692C">
      <w:pPr>
        <w:pStyle w:val="par3"/>
        <w:rPr>
          <w:ins w:id="712" w:author="Rascon Arana, Maria" w:date="2026-07-31T14:49:00Z" w16du:dateUtc="2026-07-31T20:49:00Z"/>
          <w:rPrChange w:id="713" w:author="Rascon Arana, Maria" w:date="2026-08-03T09:59:00Z" w16du:dateUtc="2026-08-03T15:59:00Z">
            <w:rPr>
              <w:ins w:id="714" w:author="Rascon Arana, Maria" w:date="2026-07-31T14:49:00Z" w16du:dateUtc="2026-07-31T20:49:00Z"/>
              <w:color w:val="000000"/>
            </w:rPr>
          </w:rPrChange>
        </w:rPr>
      </w:pPr>
      <w:ins w:id="715" w:author="Rascon Arana, Maria" w:date="2026-07-31T14:49:00Z" w16du:dateUtc="2026-07-31T20:49:00Z">
        <w:r w:rsidRPr="00522462">
          <w:t>a.</w:t>
        </w:r>
        <w:r w:rsidRPr="00522462">
          <w:tab/>
        </w:r>
        <w:r w:rsidRPr="00522462">
          <w:rPr>
            <w:rPrChange w:id="716" w:author="Rascon Arana, Maria" w:date="2026-08-03T09:59:00Z" w16du:dateUtc="2026-08-03T15:59:00Z">
              <w:rPr>
                <w:color w:val="000000"/>
              </w:rPr>
            </w:rPrChange>
          </w:rPr>
          <w:t>All compensation received in connection with a bout and the source of that compensation;</w:t>
        </w:r>
      </w:ins>
    </w:p>
    <w:p w14:paraId="0DC2F155" w14:textId="56AAB016" w:rsidR="00A7692C" w:rsidRPr="00522462" w:rsidRDefault="00A7692C" w:rsidP="00A7692C">
      <w:pPr>
        <w:pStyle w:val="par3"/>
        <w:rPr>
          <w:ins w:id="717" w:author="Rascon Arana, Maria" w:date="2026-07-31T14:50:00Z" w16du:dateUtc="2026-07-31T20:50:00Z"/>
          <w:rPrChange w:id="718" w:author="Rascon Arana, Maria" w:date="2026-08-03T09:59:00Z" w16du:dateUtc="2026-08-03T15:59:00Z">
            <w:rPr>
              <w:ins w:id="719" w:author="Rascon Arana, Maria" w:date="2026-07-31T14:50:00Z" w16du:dateUtc="2026-07-31T20:50:00Z"/>
              <w:color w:val="000000"/>
            </w:rPr>
          </w:rPrChange>
        </w:rPr>
      </w:pPr>
      <w:ins w:id="720" w:author="Rascon Arana, Maria" w:date="2026-07-31T14:49:00Z" w16du:dateUtc="2026-07-31T20:49:00Z">
        <w:r w:rsidRPr="00522462">
          <w:rPr>
            <w:rPrChange w:id="721" w:author="Rascon Arana, Maria" w:date="2026-08-03T09:59:00Z" w16du:dateUtc="2026-08-03T15:59:00Z">
              <w:rPr>
                <w:color w:val="000000"/>
              </w:rPr>
            </w:rPrChange>
          </w:rPr>
          <w:t>b.</w:t>
        </w:r>
        <w:r w:rsidRPr="00522462">
          <w:rPr>
            <w:rPrChange w:id="722" w:author="Rascon Arana, Maria" w:date="2026-08-03T09:59:00Z" w16du:dateUtc="2026-08-03T15:59:00Z">
              <w:rPr>
                <w:color w:val="000000"/>
              </w:rPr>
            </w:rPrChange>
          </w:rPr>
          <w:tab/>
        </w:r>
      </w:ins>
      <w:ins w:id="723" w:author="Rascon Arana, Maria" w:date="2026-07-31T14:50:00Z" w16du:dateUtc="2026-07-31T20:50:00Z">
        <w:r w:rsidRPr="00522462">
          <w:rPr>
            <w:rPrChange w:id="724" w:author="Rascon Arana, Maria" w:date="2026-08-03T09:59:00Z" w16du:dateUtc="2026-08-03T15:59:00Z">
              <w:rPr>
                <w:color w:val="000000"/>
              </w:rPr>
            </w:rPrChange>
          </w:rPr>
          <w:t>Any financial relationship with a promoter, manager or participant;</w:t>
        </w:r>
      </w:ins>
    </w:p>
    <w:p w14:paraId="572C5CB7" w14:textId="2FB69423" w:rsidR="00A7692C" w:rsidRPr="00522462" w:rsidRDefault="00A7692C" w:rsidP="00A7692C">
      <w:pPr>
        <w:pStyle w:val="par3"/>
        <w:rPr>
          <w:ins w:id="725" w:author="Rascon Arana, Maria" w:date="2026-07-31T14:50:00Z" w16du:dateUtc="2026-07-31T20:50:00Z"/>
          <w:rPrChange w:id="726" w:author="Rascon Arana, Maria" w:date="2026-08-03T09:59:00Z" w16du:dateUtc="2026-08-03T15:59:00Z">
            <w:rPr>
              <w:ins w:id="727" w:author="Rascon Arana, Maria" w:date="2026-07-31T14:50:00Z" w16du:dateUtc="2026-07-31T20:50:00Z"/>
              <w:color w:val="000000"/>
            </w:rPr>
          </w:rPrChange>
        </w:rPr>
      </w:pPr>
      <w:ins w:id="728" w:author="Rascon Arana, Maria" w:date="2026-07-31T14:50:00Z" w16du:dateUtc="2026-07-31T20:50:00Z">
        <w:r w:rsidRPr="00522462">
          <w:rPr>
            <w:rPrChange w:id="729" w:author="Rascon Arana, Maria" w:date="2026-08-03T09:59:00Z" w16du:dateUtc="2026-08-03T15:59:00Z">
              <w:rPr>
                <w:color w:val="000000"/>
              </w:rPr>
            </w:rPrChange>
          </w:rPr>
          <w:t>c.</w:t>
        </w:r>
        <w:r w:rsidRPr="00522462">
          <w:rPr>
            <w:rPrChange w:id="730" w:author="Rascon Arana, Maria" w:date="2026-08-03T09:59:00Z" w16du:dateUtc="2026-08-03T15:59:00Z">
              <w:rPr>
                <w:color w:val="000000"/>
              </w:rPr>
            </w:rPrChange>
          </w:rPr>
          <w:tab/>
          <w:t>Any written or oral agreement relating to a proposed bout.</w:t>
        </w:r>
      </w:ins>
    </w:p>
    <w:p w14:paraId="1E664B5E" w14:textId="05332E30" w:rsidR="00A7692C" w:rsidRPr="00522462" w:rsidRDefault="00A7692C" w:rsidP="00A7692C">
      <w:pPr>
        <w:pStyle w:val="par1"/>
        <w:rPr>
          <w:ins w:id="731" w:author="Rascon Arana, Maria" w:date="2026-07-31T14:50:00Z" w16du:dateUtc="2026-07-31T20:50:00Z"/>
        </w:rPr>
      </w:pPr>
      <w:ins w:id="732" w:author="Rascon Arana, Maria" w:date="2026-07-31T14:50:00Z" w16du:dateUtc="2026-07-31T20:50:00Z">
        <w:r w:rsidRPr="00522462">
          <w:t>F.</w:t>
        </w:r>
        <w:r w:rsidRPr="00522462">
          <w:tab/>
          <w:t>RECORDKEEPING REQUIREMENTS</w:t>
        </w:r>
      </w:ins>
    </w:p>
    <w:p w14:paraId="0DAEA564" w14:textId="1B26167E" w:rsidR="00A7692C" w:rsidRPr="00522462" w:rsidRDefault="00A7692C">
      <w:pPr>
        <w:rPr>
          <w:ins w:id="733" w:author="Rascon Arana, Maria" w:date="2026-07-31T13:53:00Z" w16du:dateUtc="2026-07-31T19:53:00Z"/>
        </w:rPr>
        <w:pPrChange w:id="734" w:author="Rascon Arana, Maria" w:date="2026-07-31T14:50:00Z" w16du:dateUtc="2026-07-31T20:50:00Z">
          <w:pPr>
            <w:pStyle w:val="par1"/>
          </w:pPr>
        </w:pPrChange>
      </w:pPr>
      <w:ins w:id="735" w:author="Rascon Arana, Maria" w:date="2026-07-31T14:50:00Z" w16du:dateUtc="2026-07-31T20:50:00Z">
        <w:r w:rsidRPr="00522462">
          <w:t>Matchmakers shall maintain records relating to participant negotiations and matchmaking activities for a minimum of three (3) years and such records shall be made available to the Commission upon request.</w:t>
        </w:r>
      </w:ins>
    </w:p>
    <w:p w14:paraId="627E1CB9" w14:textId="77777777" w:rsidR="002511E6" w:rsidRPr="00522462" w:rsidRDefault="002511E6">
      <w:pPr>
        <w:pStyle w:val="par1"/>
        <w:rPr>
          <w:ins w:id="736" w:author="Rascon Arana, Maria" w:date="2026-07-31T13:48:00Z" w16du:dateUtc="2026-07-31T19:48:00Z"/>
        </w:rPr>
        <w:pPrChange w:id="737" w:author="Rascon Arana, Maria" w:date="2026-07-31T13:53:00Z" w16du:dateUtc="2026-07-31T19:53:00Z">
          <w:pPr>
            <w:pStyle w:val="par2"/>
          </w:pPr>
        </w:pPrChange>
      </w:pPr>
    </w:p>
    <w:p w14:paraId="58FD95EF" w14:textId="77777777" w:rsidR="00277027" w:rsidRPr="00522462" w:rsidRDefault="00277027">
      <w:pPr>
        <w:pStyle w:val="par2"/>
        <w:rPr>
          <w:ins w:id="738" w:author="Rascon Arana, Maria" w:date="2026-07-31T13:45:00Z" w16du:dateUtc="2026-07-31T19:45:00Z"/>
        </w:rPr>
        <w:pPrChange w:id="739" w:author="Rascon Arana, Maria" w:date="2026-07-31T13:48:00Z" w16du:dateUtc="2026-07-31T19:48:00Z">
          <w:pPr>
            <w:pStyle w:val="par3"/>
          </w:pPr>
        </w:pPrChange>
      </w:pPr>
    </w:p>
    <w:p w14:paraId="57FF77B4" w14:textId="77777777" w:rsidR="00563E5D" w:rsidRPr="00522462" w:rsidRDefault="00563E5D">
      <w:pPr>
        <w:pStyle w:val="par3"/>
        <w:rPr>
          <w:ins w:id="740" w:author="Rascon Arana, Maria" w:date="2026-07-31T13:34:00Z" w16du:dateUtc="2026-07-31T19:34:00Z"/>
        </w:rPr>
        <w:pPrChange w:id="741" w:author="Rascon Arana, Maria" w:date="2026-07-31T13:44:00Z" w16du:dateUtc="2026-07-31T19:44:00Z">
          <w:pPr>
            <w:pStyle w:val="par2"/>
          </w:pPr>
        </w:pPrChange>
      </w:pPr>
    </w:p>
    <w:p w14:paraId="12231579" w14:textId="77777777" w:rsidR="00297113" w:rsidRPr="00522462" w:rsidRDefault="00297113" w:rsidP="00297113">
      <w:pPr>
        <w:pStyle w:val="par2"/>
        <w:rPr>
          <w:ins w:id="742" w:author="Rascon Arana, Maria" w:date="2026-07-31T13:31:00Z" w16du:dateUtc="2026-07-31T19:31:00Z"/>
        </w:rPr>
      </w:pPr>
    </w:p>
    <w:p w14:paraId="5C64C5FE" w14:textId="77777777" w:rsidR="00297113" w:rsidRPr="00522462" w:rsidRDefault="00297113">
      <w:pPr>
        <w:pStyle w:val="par2"/>
        <w:pPrChange w:id="743" w:author="Rascon Arana, Maria" w:date="2026-07-31T13:31:00Z" w16du:dateUtc="2026-07-31T19:31:00Z">
          <w:pPr>
            <w:pStyle w:val="Heading2"/>
          </w:pPr>
        </w:pPrChange>
      </w:pPr>
    </w:p>
    <w:p w14:paraId="003FF29E" w14:textId="77777777" w:rsidR="006C62D1" w:rsidRPr="00522462" w:rsidRDefault="006C62D1" w:rsidP="00B645AD">
      <w:r w:rsidRPr="00522462">
        <w:t>_____________________________________________________________________</w:t>
      </w:r>
      <w:r w:rsidR="004C7E0C" w:rsidRPr="00522462">
        <w:t>___________</w:t>
      </w:r>
      <w:r w:rsidRPr="00522462">
        <w:t>____</w:t>
      </w:r>
    </w:p>
    <w:p w14:paraId="304B48ED" w14:textId="77777777" w:rsidR="006C62D1" w:rsidRPr="00522462" w:rsidRDefault="006C62D1" w:rsidP="00B645AD">
      <w:pPr>
        <w:pStyle w:val="upar1"/>
        <w:rPr>
          <w:b/>
          <w:bCs/>
        </w:rPr>
      </w:pPr>
      <w:r w:rsidRPr="00522462">
        <w:rPr>
          <w:b/>
          <w:bCs/>
        </w:rPr>
        <w:t>Editor’s Notes</w:t>
      </w:r>
    </w:p>
    <w:p w14:paraId="53398869" w14:textId="77777777" w:rsidR="006C62D1" w:rsidRPr="00522462" w:rsidRDefault="006C62D1" w:rsidP="004442BE">
      <w:pPr>
        <w:pStyle w:val="upar1"/>
        <w:spacing w:line="276" w:lineRule="auto"/>
      </w:pPr>
      <w:r w:rsidRPr="00522462">
        <w:rPr>
          <w:b/>
          <w:bCs/>
        </w:rPr>
        <w:t>History</w:t>
      </w:r>
    </w:p>
    <w:p w14:paraId="64E2F55E"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 1.018 emer. rule eff. 09/24/2010; expired eff. 01/22/2011. </w:t>
      </w:r>
    </w:p>
    <w:p w14:paraId="03E4E773"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Entire rule eff. 09/01/2011. </w:t>
      </w:r>
    </w:p>
    <w:p w14:paraId="4A255EC5"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Rules 1.1, 1.5, 2.6, 2.8, 2.9, 2.11, 3.2, 3.6, 5.11, 7.6, 12.4, 13.2, 13.3, 14.1 eff. 07/01/2016. </w:t>
      </w:r>
    </w:p>
    <w:p w14:paraId="36209862"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Entire rule eff. 07/01/2018. </w:t>
      </w:r>
    </w:p>
    <w:p w14:paraId="7E83C8EA"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Rules 1.1, 1.2, 1.7, 1.8, 2.5, 2.9-2.20, 3.3, 3.4, 5.1, Chapters 6-7, rules 8.6-8.13, 11.3 D.ix, 13.2, 13.3, 13.7-13.9, 14.1, 14.15-14.17 emer. rules eff. 06/18/2019. </w:t>
      </w:r>
    </w:p>
    <w:p w14:paraId="756DA728"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Rules 1.1, 1.2, 1.7, 1.8, 2.1, 2.5, 2.9-2.20, 3.3, 3.4, 5.1, 5.4, 6.1-6.5, 7.1, 7.2, 8.6-8.13, 10.1, 11.3, 12.212.4, 13.1-13.9, 14.1, 14.2 D, 14.15-14.17 eff. 12/30/2019. </w:t>
      </w:r>
    </w:p>
    <w:p w14:paraId="3B95F983"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Entire rule eff. 05/30/2021. </w:t>
      </w:r>
    </w:p>
    <w:p w14:paraId="002125E9" w14:textId="12B818A4"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 1.4 K.2 eff. 11/30/2021. </w:t>
      </w:r>
    </w:p>
    <w:p w14:paraId="0F25B82E"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 1.18 emer. rule eff. 10/12/2022. </w:t>
      </w:r>
    </w:p>
    <w:p w14:paraId="61A4972C"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Rules 1.3, 1.6 F.6, 1.8 B, 1.10 A, 1.11 A, 1.12 D.4.b, 1.12 E.1, 1.13 A.11, 1.14 C.6.a, 1.16 D.1, 1.16 G.1.d, 1.16 H.4, 1.17 U, 1.18 eff. 11/30/2022. </w:t>
      </w:r>
    </w:p>
    <w:p w14:paraId="2F3B9856"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Rules 1.3, 1.4 A, 1.4 D, 1.4 F, 1.5 D.2, 1.5 E, 1.6 D-I, 1.7 F, 1.8 D, 1.8 O, 1.11-1.18 eff. 10/15/2024. </w:t>
      </w:r>
    </w:p>
    <w:p w14:paraId="415A9C3D"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 1.18 repealed eff. 10/15/2024. </w:t>
      </w:r>
    </w:p>
    <w:p w14:paraId="4C26152B"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Rules 1.3, 1.9 A, 1.10 A, 1.17 G.1.d, 1.17 H.4 emer. rules eff. 11/01/2024. </w:t>
      </w:r>
    </w:p>
    <w:p w14:paraId="5F936915"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Rules 1.3, 1.9 A, 1.10 A, 1.17 G.1.d, 1.17 H.4 emer. rules eff. 02/19/2025. </w:t>
      </w:r>
    </w:p>
    <w:p w14:paraId="0866861C"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Rules 1.3, 1.9 A, 1.10 A, 1.17 G.1.d, 1.17 H.4 emer. rules eff. 06/03/2025. </w:t>
      </w:r>
    </w:p>
    <w:p w14:paraId="382C7C87" w14:textId="77777777" w:rsidR="004442BE" w:rsidRPr="00522462" w:rsidRDefault="004442BE" w:rsidP="004442BE">
      <w:pPr>
        <w:pStyle w:val="upar1"/>
        <w:spacing w:before="0" w:line="276" w:lineRule="auto"/>
        <w:rPr>
          <w:rFonts w:cs="Times New Roman"/>
          <w:szCs w:val="24"/>
        </w:rPr>
      </w:pPr>
      <w:r w:rsidRPr="00522462">
        <w:rPr>
          <w:rFonts w:cs="Times New Roman"/>
          <w:szCs w:val="24"/>
        </w:rPr>
        <w:t xml:space="preserve">Rules 1.3, 1.9 A, 1.10 A, 1.17 G.1.d, 1.17 H.4 eff. 07/30/2025. </w:t>
      </w:r>
    </w:p>
    <w:p w14:paraId="2A3BE969" w14:textId="6033A421" w:rsidR="00864DCA" w:rsidRPr="00522462" w:rsidRDefault="00CF36FA" w:rsidP="00CF36FA">
      <w:pPr>
        <w:pStyle w:val="upar1"/>
        <w:rPr>
          <w:b/>
          <w:bCs/>
        </w:rPr>
      </w:pPr>
      <w:r w:rsidRPr="00522462">
        <w:rPr>
          <w:b/>
          <w:bCs/>
        </w:rPr>
        <w:t>Annotations</w:t>
      </w:r>
      <w:r w:rsidR="002D02D7" w:rsidRPr="00522462">
        <w:rPr>
          <w:b/>
          <w:bCs/>
        </w:rPr>
        <w:t xml:space="preserve"> </w:t>
      </w:r>
    </w:p>
    <w:p w14:paraId="7EB7E859" w14:textId="0DB66B38" w:rsidR="00CF36FA" w:rsidRPr="00522462" w:rsidRDefault="00CF36FA" w:rsidP="00CF36FA">
      <w:pPr>
        <w:pStyle w:val="upar1"/>
      </w:pPr>
      <w:r w:rsidRPr="00522462">
        <w:t>Rules 33.00.00 D. and 33.00.00 E. (adopted 09/2</w:t>
      </w:r>
      <w:r w:rsidR="00500865" w:rsidRPr="00522462">
        <w:t>9</w:t>
      </w:r>
      <w:r w:rsidRPr="00522462">
        <w:t>/2022) were not extended by Senate Bill 23-102 and therefore expired 05/15/2023.</w:t>
      </w:r>
    </w:p>
    <w:sectPr w:rsidR="00CF36FA" w:rsidRPr="00522462" w:rsidSect="0065412B">
      <w:headerReference w:type="default" r:id="rId12"/>
      <w:footerReference w:type="default" r:id="rId13"/>
      <w:footerReference w:type="first" r:id="rId14"/>
      <w:pgSz w:w="12240" w:h="15840" w:code="1"/>
      <w:pgMar w:top="1440" w:right="1440" w:bottom="1440" w:left="1440" w:header="432"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Rascon Arana, Maria" w:date="2026-09-08T10:07:00Z" w:initials="MR">
    <w:p w14:paraId="52782FE8" w14:textId="77777777" w:rsidR="00D81527" w:rsidRDefault="00D81527" w:rsidP="00D81527">
      <w:pPr>
        <w:pStyle w:val="CommentText"/>
      </w:pPr>
      <w:r>
        <w:rPr>
          <w:rStyle w:val="CommentReference"/>
        </w:rPr>
        <w:annotationRef/>
      </w:r>
      <w:r>
        <w:t xml:space="preserve">Christopher Manjumdar - Based on Section 24-4-103(7) of the Colorado Revised Statutes, I am writing to submit a formal Petition for Rulemaking to amend the Colorado Combative Sports Rules and Regulations (4 CCR 740-1). </w:t>
      </w:r>
    </w:p>
    <w:p w14:paraId="67D2CB7E" w14:textId="77777777" w:rsidR="00D81527" w:rsidRDefault="00D81527" w:rsidP="00D81527">
      <w:pPr>
        <w:pStyle w:val="CommentText"/>
      </w:pPr>
      <w:r>
        <w:t>I am requesting that the Commission open a rulemaking file to officially recognize and regulate Tall-Kneeling Boxing / Adaptive Boxing as an approved combative sports discipline in the State of Colorado.</w:t>
      </w:r>
    </w:p>
    <w:p w14:paraId="1CD5966A" w14:textId="77777777" w:rsidR="00D81527" w:rsidRDefault="00D81527" w:rsidP="00D81527">
      <w:pPr>
        <w:pStyle w:val="CommentText"/>
      </w:pPr>
      <w:r>
        <w:t>This discipline introduces a unique ruleset for which no state code currently exists. To assist the Commission, I have attached a fully compiled Regulatory Proposal &amp; Safety Data Submission form (labeled Exhibit A), which details my exact proposed rule text, a comparative rules matrix, and our preliminary biomechanical safety assessments.</w:t>
      </w:r>
    </w:p>
    <w:p w14:paraId="48F81ABA" w14:textId="77777777" w:rsidR="00D81527" w:rsidRDefault="00D81527" w:rsidP="00D81527">
      <w:pPr>
        <w:pStyle w:val="CommentText"/>
      </w:pPr>
      <w:r>
        <w:t>Because I want all fundamental fight parameters—such as round structure and permitted striking areas to stay in tact with regular professional boxing my requested changes are narrow, focused strictly on:</w:t>
      </w:r>
    </w:p>
    <w:p w14:paraId="71263094" w14:textId="77777777" w:rsidR="00D81527" w:rsidRDefault="00D81527" w:rsidP="00D81527">
      <w:pPr>
        <w:pStyle w:val="CommentText"/>
      </w:pPr>
      <w:r>
        <w:t>A specific knockdown and canvas-graze protocol to safely govern a tall-kneeling stance.</w:t>
      </w:r>
    </w:p>
    <w:p w14:paraId="612283E4" w14:textId="77777777" w:rsidR="00D81527" w:rsidRDefault="00D81527" w:rsidP="00D81527">
      <w:pPr>
        <w:pStyle w:val="CommentText"/>
      </w:pPr>
      <w:r>
        <w:t>The allowance of orthopedic, slip-on hand wraps to ensure athletic equity and safety for fighters with physical disabilities.</w:t>
      </w:r>
    </w:p>
    <w:p w14:paraId="035D0E9D" w14:textId="77777777" w:rsidR="00D81527" w:rsidRDefault="00D81527" w:rsidP="00D81527">
      <w:pPr>
        <w:pStyle w:val="CommentText"/>
      </w:pPr>
      <w:r>
        <w:t xml:space="preserve">I respectfully request that the Commission review this petition at its next available opportunity and advise on the next steps for participating in upcoming stakeholder rulemaking sessions. </w:t>
      </w:r>
    </w:p>
  </w:comment>
  <w:comment w:id="140" w:author="Rascon Arana, Maria" w:date="2026-09-02T15:24:00Z" w:initials="MR">
    <w:p w14:paraId="5417F4D2" w14:textId="77777777" w:rsidR="00A16991" w:rsidRDefault="00A16991" w:rsidP="00A16991">
      <w:pPr>
        <w:pStyle w:val="CommentText"/>
      </w:pPr>
      <w:r>
        <w:rPr>
          <w:rStyle w:val="CommentReference"/>
        </w:rPr>
        <w:annotationRef/>
      </w:r>
      <w:r>
        <w:t>Vern Earwood - My primary concerns involve:</w:t>
      </w:r>
    </w:p>
    <w:p w14:paraId="3617EDBD" w14:textId="77777777" w:rsidR="00A16991" w:rsidRDefault="00A16991" w:rsidP="00A16991">
      <w:pPr>
        <w:pStyle w:val="CommentText"/>
      </w:pPr>
      <w:r>
        <w:t>1. How Colorado defines and evaluates amateur fighter experience;</w:t>
      </w:r>
    </w:p>
    <w:p w14:paraId="4F083025" w14:textId="77777777" w:rsidR="00A16991" w:rsidRDefault="00A16991" w:rsidP="00A16991">
      <w:pPr>
        <w:pStyle w:val="CommentText"/>
      </w:pPr>
      <w:r>
        <w:t>2. Protective equipment requirements for experienced adult amateur competitors;</w:t>
      </w:r>
    </w:p>
    <w:p w14:paraId="082BD609" w14:textId="77777777" w:rsidR="00A16991" w:rsidRDefault="00A16991" w:rsidP="00A16991">
      <w:pPr>
        <w:pStyle w:val="CommentText"/>
      </w:pPr>
      <w:r>
        <w:t>3. Round duration for qualified adult amateur championship bouts; and</w:t>
      </w:r>
    </w:p>
    <w:p w14:paraId="14BEBB8A" w14:textId="77777777" w:rsidR="00A16991" w:rsidRDefault="00A16991" w:rsidP="00A16991">
      <w:pPr>
        <w:pStyle w:val="CommentText"/>
      </w:pPr>
      <w:r>
        <w:t>4. Automatic cancellation of an elimination bout when a participant misses weight by more than one pound.</w:t>
      </w:r>
    </w:p>
    <w:p w14:paraId="742D4D4F" w14:textId="77777777" w:rsidR="00A16991" w:rsidRDefault="00A16991" w:rsidP="00A16991">
      <w:pPr>
        <w:pStyle w:val="CommentText"/>
      </w:pPr>
      <w:r>
        <w:t>I. “AMATEUR” AND “NOVICE” ARE NOT THE SAME THING</w:t>
      </w:r>
    </w:p>
    <w:p w14:paraId="08FBC80A" w14:textId="77777777" w:rsidR="00A16991" w:rsidRDefault="00A16991" w:rsidP="00A16991">
      <w:pPr>
        <w:pStyle w:val="CommentText"/>
      </w:pPr>
      <w:r>
        <w:t>The central principle behind these comments is simple:</w:t>
      </w:r>
    </w:p>
    <w:p w14:paraId="3E35D052" w14:textId="77777777" w:rsidR="00A16991" w:rsidRDefault="00A16991" w:rsidP="00A16991">
      <w:pPr>
        <w:pStyle w:val="CommentText"/>
      </w:pPr>
      <w:r>
        <w:t>An amateur fighter is not automatically an inexperienced fighter.</w:t>
      </w:r>
    </w:p>
    <w:p w14:paraId="3185A578" w14:textId="77777777" w:rsidR="00A16991" w:rsidRDefault="00A16991" w:rsidP="00A16991">
      <w:pPr>
        <w:pStyle w:val="CommentText"/>
      </w:pPr>
      <w:r>
        <w:t>Modern combat sports include athletes with dramatically different backgrounds who may nevertheless have similar sanctioned records.</w:t>
      </w:r>
    </w:p>
    <w:p w14:paraId="6F29B19A" w14:textId="77777777" w:rsidR="00A16991" w:rsidRDefault="00A16991" w:rsidP="00A16991">
      <w:pPr>
        <w:pStyle w:val="CommentText"/>
      </w:pPr>
      <w:r>
        <w:t>One fighter may enter their first sanctioned contest after a relatively short period of training.</w:t>
      </w:r>
    </w:p>
    <w:p w14:paraId="2D8F45F3" w14:textId="77777777" w:rsidR="00A16991" w:rsidRDefault="00A16991" w:rsidP="00A16991">
      <w:pPr>
        <w:pStyle w:val="CommentText"/>
      </w:pPr>
      <w:r>
        <w:t>Another fighter may enter their first sanctioned contest after years inside a legitimate combat-sports gym.</w:t>
      </w:r>
    </w:p>
    <w:p w14:paraId="6C7B4F6B" w14:textId="77777777" w:rsidR="00A16991" w:rsidRDefault="00A16991" w:rsidP="00A16991">
      <w:pPr>
        <w:pStyle w:val="CommentText"/>
      </w:pPr>
      <w:r>
        <w:t>That second athlete may have hundreds of rounds of technical and competition-level sparring, inter-gym competition or “smokers,” verifiable tournaments that do not appear on traditional sanctioned records, extensive experience in another striking discipline, and years of training alongside experienced amateur and professional athletes.</w:t>
      </w:r>
    </w:p>
    <w:p w14:paraId="51A2BB66" w14:textId="77777777" w:rsidR="00A16991" w:rsidRDefault="00A16991" w:rsidP="00A16991">
      <w:pPr>
        <w:pStyle w:val="CommentText"/>
      </w:pPr>
      <w:r>
        <w:t>On paper, both fighters may appear to have zero sanctioned fights.</w:t>
      </w:r>
    </w:p>
    <w:p w14:paraId="6AFC17E3" w14:textId="77777777" w:rsidR="00A16991" w:rsidRDefault="00A16991" w:rsidP="00A16991">
      <w:pPr>
        <w:pStyle w:val="CommentText"/>
      </w:pPr>
      <w:r>
        <w:t>In reality, their experience levels may be completely different.</w:t>
      </w:r>
    </w:p>
    <w:p w14:paraId="642D4584" w14:textId="77777777" w:rsidR="00A16991" w:rsidRDefault="00A16991" w:rsidP="00A16991">
      <w:pPr>
        <w:pStyle w:val="CommentText"/>
      </w:pPr>
      <w:r>
        <w:t>This issue is particularly important in striking combat sports such as boxing, kickboxing and Muay Thai, where substantial competitive development frequently occurs inside gyms and through training environments that never become part of an official sanctioned record.</w:t>
      </w:r>
    </w:p>
    <w:p w14:paraId="37D0C214" w14:textId="77777777" w:rsidR="00A16991" w:rsidRDefault="00A16991" w:rsidP="00A16991">
      <w:pPr>
        <w:pStyle w:val="CommentText"/>
      </w:pPr>
      <w:r>
        <w:t>It can also contribute to what the combat-sports community commonly refers to as “sandbagging.”</w:t>
      </w:r>
    </w:p>
    <w:p w14:paraId="5EB24D09" w14:textId="77777777" w:rsidR="00A16991" w:rsidRDefault="00A16991" w:rsidP="00A16991">
      <w:pPr>
        <w:pStyle w:val="CommentText"/>
      </w:pPr>
      <w:r>
        <w:t>A fighter can appear inexperienced according to an official record while possessing substantially greater practical experience than that record suggests.</w:t>
      </w:r>
    </w:p>
    <w:p w14:paraId="79422EF4" w14:textId="77777777" w:rsidR="00A16991" w:rsidRDefault="00A16991" w:rsidP="00A16991">
      <w:pPr>
        <w:pStyle w:val="CommentText"/>
      </w:pPr>
      <w:r>
        <w:t>That creates concerns not only regarding competitive fairness, but fighter safety and matchmaking.</w:t>
      </w:r>
    </w:p>
    <w:p w14:paraId="7B103AED" w14:textId="77777777" w:rsidR="00A16991" w:rsidRDefault="00A16991" w:rsidP="00A16991">
      <w:pPr>
        <w:pStyle w:val="CommentText"/>
      </w:pPr>
      <w:r>
        <w:t>Therefore, sanctioned bout count should remain an important factor in evaluating experience, but it should not become the exclusive factor.</w:t>
      </w:r>
    </w:p>
    <w:p w14:paraId="38B192B4" w14:textId="77777777" w:rsidR="00A16991" w:rsidRDefault="00A16991" w:rsidP="00A16991">
      <w:pPr>
        <w:pStyle w:val="CommentText"/>
      </w:pPr>
      <w:r>
        <w:t>Colorado should consider the totality of a participant's documented and reasonably verifiable combat-sports experience.</w:t>
      </w:r>
    </w:p>
    <w:p w14:paraId="0F55DFEE" w14:textId="77777777" w:rsidR="00A16991" w:rsidRDefault="00A16991" w:rsidP="00A16991">
      <w:pPr>
        <w:pStyle w:val="CommentText"/>
      </w:pPr>
      <w:r>
        <w:t>Relevant considerations could include:</w:t>
      </w:r>
    </w:p>
    <w:p w14:paraId="6C7C6D73" w14:textId="77777777" w:rsidR="00A16991" w:rsidRDefault="00A16991" w:rsidP="00A16991">
      <w:pPr>
        <w:pStyle w:val="CommentText"/>
      </w:pPr>
      <w:r>
        <w:t>• Sanctioned competitive record;</w:t>
      </w:r>
    </w:p>
    <w:p w14:paraId="7C7FB342" w14:textId="77777777" w:rsidR="00A16991" w:rsidRDefault="00A16991" w:rsidP="00A16991">
      <w:pPr>
        <w:pStyle w:val="CommentText"/>
      </w:pPr>
      <w:r>
        <w:t>• Length and consistency of formal combat-sports training;</w:t>
      </w:r>
    </w:p>
    <w:p w14:paraId="4A0CED20" w14:textId="77777777" w:rsidR="00A16991" w:rsidRDefault="00A16991" w:rsidP="00A16991">
      <w:pPr>
        <w:pStyle w:val="CommentText"/>
      </w:pPr>
      <w:r>
        <w:t>• Documented gym and coaching history;</w:t>
      </w:r>
    </w:p>
    <w:p w14:paraId="6CF1D218" w14:textId="77777777" w:rsidR="00A16991" w:rsidRDefault="00A16991" w:rsidP="00A16991">
      <w:pPr>
        <w:pStyle w:val="CommentText"/>
      </w:pPr>
      <w:r>
        <w:t>• Verifiable sparring experience;</w:t>
      </w:r>
    </w:p>
    <w:p w14:paraId="1415CB06" w14:textId="77777777" w:rsidR="00A16991" w:rsidRDefault="00A16991" w:rsidP="00A16991">
      <w:pPr>
        <w:pStyle w:val="CommentText"/>
      </w:pPr>
      <w:r>
        <w:t>• Competition-level sparring;</w:t>
      </w:r>
    </w:p>
    <w:p w14:paraId="231A52AA" w14:textId="77777777" w:rsidR="00A16991" w:rsidRDefault="00A16991" w:rsidP="00A16991">
      <w:pPr>
        <w:pStyle w:val="CommentText"/>
      </w:pPr>
      <w:r>
        <w:t>• Inter-gym competitions and smokers;</w:t>
      </w:r>
    </w:p>
    <w:p w14:paraId="43E2010D" w14:textId="77777777" w:rsidR="00A16991" w:rsidRDefault="00A16991" w:rsidP="00A16991">
      <w:pPr>
        <w:pStyle w:val="CommentText"/>
      </w:pPr>
      <w:r>
        <w:t>• Verifiable unsanctioned tournaments or competitions;</w:t>
      </w:r>
    </w:p>
    <w:p w14:paraId="504F1987" w14:textId="77777777" w:rsidR="00A16991" w:rsidRDefault="00A16991" w:rsidP="00A16991">
      <w:pPr>
        <w:pStyle w:val="CommentText"/>
      </w:pPr>
      <w:r>
        <w:t>• Experience in other striking combat-sports disciplines;</w:t>
      </w:r>
    </w:p>
    <w:p w14:paraId="059326AA" w14:textId="77777777" w:rsidR="00A16991" w:rsidRDefault="00A16991" w:rsidP="00A16991">
      <w:pPr>
        <w:pStyle w:val="CommentText"/>
      </w:pPr>
      <w:r>
        <w:t>• Previous martial-arts competition;</w:t>
      </w:r>
    </w:p>
    <w:p w14:paraId="793EFA55" w14:textId="77777777" w:rsidR="00A16991" w:rsidRDefault="00A16991" w:rsidP="00A16991">
      <w:pPr>
        <w:pStyle w:val="CommentText"/>
      </w:pPr>
      <w:r>
        <w:t>• Quality and level of training partners;</w:t>
      </w:r>
    </w:p>
    <w:p w14:paraId="00168006" w14:textId="77777777" w:rsidR="00A16991" w:rsidRDefault="00A16991" w:rsidP="00A16991">
      <w:pPr>
        <w:pStyle w:val="CommentText"/>
      </w:pPr>
      <w:r>
        <w:t>• Demonstrated skill level;</w:t>
      </w:r>
    </w:p>
    <w:p w14:paraId="7A3A2471" w14:textId="77777777" w:rsidR="00A16991" w:rsidRDefault="00A16991" w:rsidP="00A16991">
      <w:pPr>
        <w:pStyle w:val="CommentText"/>
      </w:pPr>
      <w:r>
        <w:t>• Championship or tournament experience; and</w:t>
      </w:r>
    </w:p>
    <w:p w14:paraId="23950115" w14:textId="77777777" w:rsidR="00A16991" w:rsidRDefault="00A16991" w:rsidP="00A16991">
      <w:pPr>
        <w:pStyle w:val="CommentText"/>
      </w:pPr>
      <w:r>
        <w:t>• Assessment from an established and credible coach with direct knowledge of the athlete.</w:t>
      </w:r>
    </w:p>
    <w:p w14:paraId="265757D3" w14:textId="77777777" w:rsidR="00A16991" w:rsidRDefault="00A16991" w:rsidP="00A16991">
      <w:pPr>
        <w:pStyle w:val="CommentText"/>
      </w:pPr>
      <w:r>
        <w:t>Not every one of these factors should automatically qualify an athlete as experienced.</w:t>
      </w:r>
    </w:p>
    <w:p w14:paraId="7FD10148" w14:textId="77777777" w:rsidR="00A16991" w:rsidRDefault="00A16991" w:rsidP="00A16991">
      <w:pPr>
        <w:pStyle w:val="CommentText"/>
      </w:pPr>
      <w:r>
        <w:t>Rather, they should provide the Commission with a more complete picture.</w:t>
      </w:r>
    </w:p>
    <w:p w14:paraId="102B19E0" w14:textId="77777777" w:rsidR="00A16991" w:rsidRDefault="00A16991" w:rsidP="00A16991">
      <w:pPr>
        <w:pStyle w:val="CommentText"/>
      </w:pPr>
      <w:r>
        <w:t>Coaches or gyms submitting information regarding an athlete's experience should also be expected to provide truthful and verifiable information. Intentional misrepresentation of a fighter's experience should remain subject to appropriate Commission action.</w:t>
      </w:r>
    </w:p>
    <w:p w14:paraId="608C5D72" w14:textId="77777777" w:rsidR="00A16991" w:rsidRDefault="00A16991" w:rsidP="00A16991">
      <w:pPr>
        <w:pStyle w:val="CommentText"/>
      </w:pPr>
      <w:r>
        <w:t>This creates accountability while acknowledging how fighters actually develop in modern combat sports.</w:t>
      </w:r>
    </w:p>
    <w:p w14:paraId="03E9CBAA" w14:textId="77777777" w:rsidR="00A16991" w:rsidRDefault="00A16991" w:rsidP="00A16991">
      <w:pPr>
        <w:pStyle w:val="CommentText"/>
      </w:pPr>
      <w:r>
        <w:t>The objective should be to evaluate actual experience rather than simply counting sanctioned fights.</w:t>
      </w:r>
    </w:p>
    <w:p w14:paraId="3B36E5CA" w14:textId="77777777" w:rsidR="00A16991" w:rsidRDefault="00A16991" w:rsidP="00A16991">
      <w:pPr>
        <w:pStyle w:val="CommentText"/>
      </w:pPr>
      <w:r>
        <w:t>II. THE PROPOSED RULES ALREADY RECOGNIZE THAT EXPERIENCE IS MULTIFACTORIAL</w:t>
      </w:r>
    </w:p>
    <w:p w14:paraId="441A5697" w14:textId="77777777" w:rsidR="00A16991" w:rsidRDefault="00A16991" w:rsidP="00A16991">
      <w:pPr>
        <w:pStyle w:val="CommentText"/>
      </w:pPr>
      <w:r>
        <w:t>The proposed rules themselves recognize that participant safety cannot be determined from a win-loss record alone.</w:t>
      </w:r>
    </w:p>
    <w:p w14:paraId="4178C163" w14:textId="77777777" w:rsidR="00A16991" w:rsidRDefault="00A16991" w:rsidP="00A16991">
      <w:pPr>
        <w:pStyle w:val="CommentText"/>
      </w:pPr>
      <w:r>
        <w:t>When reviewing a bout, the proposed regulations permit consideration of factors including skill level, age disparity, fighting history, recent knockouts and technical knockouts, injuries, weight history, experience with consecutive rounds, medical information, and overall physical and mental fitness.</w:t>
      </w:r>
    </w:p>
    <w:p w14:paraId="509FC755" w14:textId="77777777" w:rsidR="00A16991" w:rsidRDefault="00A16991" w:rsidP="00A16991">
      <w:pPr>
        <w:pStyle w:val="CommentText"/>
      </w:pPr>
      <w:r>
        <w:t>The proposed matchmaker requirements similarly distinguish among a fighter's overall record, skill level, experience, knockout history, recent losses, length of competitive activity, medical concerns and other factors affecting participant safety and competitive fairness.</w:t>
      </w:r>
    </w:p>
    <w:p w14:paraId="1CAEF5F3" w14:textId="77777777" w:rsidR="00A16991" w:rsidRDefault="00A16991" w:rsidP="00A16991">
      <w:pPr>
        <w:pStyle w:val="CommentText"/>
      </w:pPr>
      <w:r>
        <w:t>This is an appropriate regulatory philosophy.</w:t>
      </w:r>
    </w:p>
    <w:p w14:paraId="7F1E3E98" w14:textId="77777777" w:rsidR="00A16991" w:rsidRDefault="00A16991" w:rsidP="00A16991">
      <w:pPr>
        <w:pStyle w:val="CommentText"/>
      </w:pPr>
      <w:r>
        <w:t>A fighter's record is evidence of experience.</w:t>
      </w:r>
    </w:p>
    <w:p w14:paraId="46544CD2" w14:textId="77777777" w:rsidR="00A16991" w:rsidRDefault="00A16991" w:rsidP="00A16991">
      <w:pPr>
        <w:pStyle w:val="CommentText"/>
      </w:pPr>
      <w:r>
        <w:t>It is not necessarily the entirety of that experience.</w:t>
      </w:r>
    </w:p>
    <w:p w14:paraId="2B13FB04" w14:textId="77777777" w:rsidR="00A16991" w:rsidRDefault="00A16991" w:rsidP="00A16991">
      <w:pPr>
        <w:pStyle w:val="CommentText"/>
      </w:pPr>
      <w:r>
        <w:t>I respectfully ask the Commission to apply this same philosophy when determining which adult amateur competitors qualify for advanced amateur competition conditions.</w:t>
      </w:r>
    </w:p>
    <w:p w14:paraId="3891A36B" w14:textId="77777777" w:rsidR="00A16991" w:rsidRDefault="00A16991" w:rsidP="00A16991">
      <w:pPr>
        <w:pStyle w:val="CommentText"/>
      </w:pPr>
      <w:r>
        <w:t>III. PROTECTIVE EQUIPMENT FOR EXPERIENCED ADULT AMATEURS</w:t>
      </w:r>
    </w:p>
    <w:p w14:paraId="463706FA" w14:textId="77777777" w:rsidR="00A16991" w:rsidRDefault="00A16991" w:rsidP="00A16991">
      <w:pPr>
        <w:pStyle w:val="CommentText"/>
      </w:pPr>
      <w:r>
        <w:t>I am not requesting that Colorado eliminate protective equipment from amateur combat sports</w:t>
      </w:r>
    </w:p>
    <w:p w14:paraId="48138D1F" w14:textId="77777777" w:rsidR="00A16991" w:rsidRDefault="00A16991" w:rsidP="00A16991">
      <w:pPr>
        <w:pStyle w:val="CommentText"/>
      </w:pPr>
      <w:r>
        <w:t>Protective equipment should remain available, and mandatory protections may remain appropriate for novice competitors and other categories determined by the Commission.</w:t>
      </w:r>
    </w:p>
    <w:p w14:paraId="3119B21C" w14:textId="77777777" w:rsidR="00A16991" w:rsidRDefault="00A16991" w:rsidP="00A16991">
      <w:pPr>
        <w:pStyle w:val="CommentText"/>
      </w:pPr>
      <w:r>
        <w:t>My concern is a one-size-fits-all mandate for adult competitors whose actual experience may differ dramatically.</w:t>
      </w:r>
    </w:p>
    <w:p w14:paraId="41D29977" w14:textId="77777777" w:rsidR="00A16991" w:rsidRDefault="00A16991" w:rsidP="00A16991">
      <w:pPr>
        <w:pStyle w:val="CommentText"/>
      </w:pPr>
      <w:r>
        <w:t>An experienced amateur fighter may be training specifically toward eventual professional competition while intentionally remaining amateur because their coach believes additional developmental time is necessary.</w:t>
      </w:r>
    </w:p>
    <w:p w14:paraId="47563409" w14:textId="77777777" w:rsidR="00A16991" w:rsidRDefault="00A16991" w:rsidP="00A16991">
      <w:pPr>
        <w:pStyle w:val="CommentText"/>
      </w:pPr>
      <w:r>
        <w:t>If that fighter reaches the point where they and their established coach believe certain protective equipment is no longer appropriate for their developmental competition, but Colorado provides no mechanism to compete without it, that athlete has another available path:</w:t>
      </w:r>
    </w:p>
    <w:p w14:paraId="511713E3" w14:textId="77777777" w:rsidR="00A16991" w:rsidRDefault="00A16991" w:rsidP="00A16991">
      <w:pPr>
        <w:pStyle w:val="CommentText"/>
      </w:pPr>
      <w:r>
        <w:t>Turn professional.</w:t>
      </w:r>
    </w:p>
    <w:p w14:paraId="7D62C467" w14:textId="77777777" w:rsidR="00A16991" w:rsidRDefault="00A16991" w:rsidP="00A16991">
      <w:pPr>
        <w:pStyle w:val="CommentText"/>
      </w:pPr>
      <w:r>
        <w:t>That is the wrong incentive.</w:t>
      </w:r>
    </w:p>
    <w:p w14:paraId="5115948F" w14:textId="77777777" w:rsidR="00A16991" w:rsidRDefault="00A16991" w:rsidP="00A16991">
      <w:pPr>
        <w:pStyle w:val="CommentText"/>
      </w:pPr>
      <w:r>
        <w:t>Professional status should represent advancement based upon readiness.</w:t>
      </w:r>
    </w:p>
    <w:p w14:paraId="43F11694" w14:textId="77777777" w:rsidR="00A16991" w:rsidRDefault="00A16991" w:rsidP="00A16991">
      <w:pPr>
        <w:pStyle w:val="CommentText"/>
      </w:pPr>
      <w:r>
        <w:t>It should not become an equipment exemption.</w:t>
      </w:r>
    </w:p>
    <w:p w14:paraId="12FC036F" w14:textId="77777777" w:rsidR="00A16991" w:rsidRDefault="00A16991" w:rsidP="00A16991">
      <w:pPr>
        <w:pStyle w:val="CommentText"/>
      </w:pPr>
      <w:r>
        <w:t>A fighter should turn professional because the athlete, coach and gym believe that fighter possesses the necessary skill, conditioning, maturity and experience—not because obtaining a professional license becomes the easiest way to compete without amateur protective equipment.</w:t>
      </w:r>
    </w:p>
    <w:p w14:paraId="691C80BB" w14:textId="77777777" w:rsidR="00A16991" w:rsidRDefault="00A16991" w:rsidP="00A16991">
      <w:pPr>
        <w:pStyle w:val="CommentText"/>
      </w:pPr>
      <w:r>
        <w:t>I therefore respectfully request that Colorado establish an experienced/open adult amateur pathway.</w:t>
      </w:r>
    </w:p>
    <w:p w14:paraId="058363BF" w14:textId="77777777" w:rsidR="00A16991" w:rsidRDefault="00A16991" w:rsidP="00A16991">
      <w:pPr>
        <w:pStyle w:val="CommentText"/>
      </w:pPr>
      <w:r>
        <w:t>Importantly, eligibility should NOT be determined solely by requiring an arbitrary number of sanctioned bouts.</w:t>
      </w:r>
    </w:p>
    <w:p w14:paraId="1C9659C0" w14:textId="77777777" w:rsidR="00A16991" w:rsidRDefault="00A16991" w:rsidP="00A16991">
      <w:pPr>
        <w:pStyle w:val="CommentText"/>
      </w:pPr>
      <w:r>
        <w:t>Instead, the Commission should consider the totality of documented and verifiable experience described above.</w:t>
      </w:r>
    </w:p>
    <w:p w14:paraId="4EFDD98A" w14:textId="77777777" w:rsidR="00A16991" w:rsidRDefault="00A16991" w:rsidP="00A16991">
      <w:pPr>
        <w:pStyle w:val="CommentText"/>
      </w:pPr>
      <w:r>
        <w:t>For qualified adult competitors, certain protective equipment could become optional provided:</w:t>
      </w:r>
    </w:p>
    <w:p w14:paraId="7B8F6536" w14:textId="77777777" w:rsidR="00A16991" w:rsidRDefault="00A16991" w:rsidP="00A16991">
      <w:pPr>
        <w:pStyle w:val="CommentText"/>
      </w:pPr>
      <w:r>
        <w:t>• Both participants are at least 18 years old;</w:t>
      </w:r>
    </w:p>
    <w:p w14:paraId="472ABFE7" w14:textId="77777777" w:rsidR="00A16991" w:rsidRDefault="00A16991" w:rsidP="00A16991">
      <w:pPr>
        <w:pStyle w:val="CommentText"/>
      </w:pPr>
      <w:r>
        <w:t>• Both participants possess sufficient documented and verifiable combat-sports experience;</w:t>
      </w:r>
    </w:p>
    <w:p w14:paraId="4E10E15A" w14:textId="77777777" w:rsidR="00A16991" w:rsidRDefault="00A16991" w:rsidP="00A16991">
      <w:pPr>
        <w:pStyle w:val="CommentText"/>
      </w:pPr>
      <w:r>
        <w:t>• Both participants voluntarily agree to the equipment conditions;</w:t>
      </w:r>
    </w:p>
    <w:p w14:paraId="78A20AC4" w14:textId="77777777" w:rsidR="00A16991" w:rsidRDefault="00A16991" w:rsidP="00A16991">
      <w:pPr>
        <w:pStyle w:val="CommentText"/>
      </w:pPr>
      <w:r>
        <w:t>• Both participants' established coaches agree;</w:t>
      </w:r>
    </w:p>
    <w:p w14:paraId="7B83EF92" w14:textId="77777777" w:rsidR="00A16991" w:rsidRDefault="00A16991" w:rsidP="00A16991">
      <w:pPr>
        <w:pStyle w:val="CommentText"/>
      </w:pPr>
      <w:r>
        <w:t>• The equipment conditions are disclosed before competition;</w:t>
      </w:r>
    </w:p>
    <w:p w14:paraId="0F8AA350" w14:textId="77777777" w:rsidR="00A16991" w:rsidRDefault="00A16991" w:rsidP="00A16991">
      <w:pPr>
        <w:pStyle w:val="CommentText"/>
      </w:pPr>
      <w:r>
        <w:t>• The Commission is provided sufficient information to evaluate each athlete's actual experience;</w:t>
      </w:r>
    </w:p>
    <w:p w14:paraId="54A7DD7F" w14:textId="77777777" w:rsidR="00A16991" w:rsidRDefault="00A16991" w:rsidP="00A16991">
      <w:pPr>
        <w:pStyle w:val="CommentText"/>
      </w:pPr>
      <w:r>
        <w:t>• Both participants satisfy all applicable licensing and medical requirements; and</w:t>
      </w:r>
    </w:p>
    <w:p w14:paraId="46E93C22" w14:textId="77777777" w:rsidR="00A16991" w:rsidRDefault="00A16991" w:rsidP="00A16991">
      <w:pPr>
        <w:pStyle w:val="CommentText"/>
      </w:pPr>
      <w:r>
        <w:t>• The Director, Commission representative and ringside physician retain appropriate authority when a legitimate safety concern exists.</w:t>
      </w:r>
    </w:p>
    <w:p w14:paraId="7CB4CCE0" w14:textId="77777777" w:rsidR="00A16991" w:rsidRDefault="00A16991" w:rsidP="00A16991">
      <w:pPr>
        <w:pStyle w:val="CommentText"/>
      </w:pPr>
      <w:r>
        <w:t>This is not deregulation.</w:t>
      </w:r>
    </w:p>
    <w:p w14:paraId="3F249620" w14:textId="77777777" w:rsidR="00A16991" w:rsidRDefault="00A16991" w:rsidP="00A16991">
      <w:pPr>
        <w:pStyle w:val="CommentText"/>
      </w:pPr>
      <w:r>
        <w:t>It is regulated discretion.</w:t>
      </w:r>
    </w:p>
    <w:p w14:paraId="05A7E0B9" w14:textId="77777777" w:rsidR="00A16991" w:rsidRDefault="00A16991" w:rsidP="00A16991">
      <w:pPr>
        <w:pStyle w:val="CommentText"/>
      </w:pPr>
      <w:r>
        <w:t>It protects novice fighters while recognizing actual experience and allowing experienced adults to continue developing within amateur competition rather than prematurely entering professional competition.</w:t>
      </w:r>
    </w:p>
  </w:comment>
  <w:comment w:id="141" w:author="Rascon Arana, Maria" w:date="2026-09-08T10:05:00Z" w:initials="MR">
    <w:p w14:paraId="23A9FFF8" w14:textId="77777777" w:rsidR="00025996" w:rsidRDefault="00025996" w:rsidP="00025996">
      <w:pPr>
        <w:pStyle w:val="CommentText"/>
      </w:pPr>
      <w:r>
        <w:rPr>
          <w:rStyle w:val="CommentReference"/>
        </w:rPr>
        <w:annotationRef/>
      </w:r>
      <w:r>
        <w:t xml:space="preserve">Razz Gormley - Please answer NO particularly on proposed rule changes 1.5c, 1.17d (1) and 1.17I regarding youth under 18 competing with parental or guardian consent, the ability for athletes to compete in bouts with 3 minute rounds and the use of padded elbows for athletes below 10 fights experience. Changing these rules would set Colorado Muay Thai back a decade and create a clear disadvantage for Colorado athletes on the national international scales. We should be doing what we can to raise the level of Colorado Muay Thai to a standard that is equivalent to what athletes will see when competing in national and international level events like TBAs, US Grand Nationals and IFMA. </w:t>
      </w:r>
    </w:p>
  </w:comment>
  <w:comment w:id="142" w:author="Rascon Arana, Maria" w:date="2026-09-08T12:46:00Z" w:initials="MR">
    <w:p w14:paraId="106862AE" w14:textId="77777777" w:rsidR="004D16D2" w:rsidRDefault="004D16D2" w:rsidP="004D16D2">
      <w:pPr>
        <w:pStyle w:val="CommentText"/>
      </w:pPr>
      <w:r>
        <w:rPr>
          <w:rStyle w:val="CommentReference"/>
        </w:rPr>
        <w:annotationRef/>
      </w:r>
      <w:r>
        <w:t xml:space="preserve">Razz Gormley - Please answer NO particularly on proposed rule changes 1.5c, 1.17d (1) and 1.17I regarding youth under 18 competing with parental or guardian consent, the ability for athletes to compete in bouts with 3 minute rounds and the use of padded elbows for athletes below 10 fights experience. Changing these rules would set Colorado Muay Thai back a decade and create a clear disadvantage for Colorado athletes on the national international scales. We should be doing what we can to raise the level of Colorado Muay Thai to a standard that is equivalent to what athletes will see when competing in national and international level events like TBAs, US Grand Nationals and IFMA. </w:t>
      </w:r>
    </w:p>
  </w:comment>
  <w:comment w:id="144" w:author="Rascon Arana, Maria" w:date="2026-09-08T08:37:00Z" w:initials="MR">
    <w:p w14:paraId="7E084BE4" w14:textId="77777777" w:rsidR="003F3121" w:rsidRDefault="003F3121" w:rsidP="003F3121">
      <w:pPr>
        <w:pStyle w:val="CommentText"/>
      </w:pPr>
      <w:r>
        <w:rPr>
          <w:rStyle w:val="CommentReference"/>
        </w:rPr>
        <w:annotationRef/>
      </w:r>
      <w:r>
        <w:t>Sean Madden - Rule 1.5(C), Minimum Age Requirement</w:t>
      </w:r>
    </w:p>
    <w:p w14:paraId="1F545414" w14:textId="77777777" w:rsidR="003F3121" w:rsidRDefault="003F3121" w:rsidP="003F3121">
      <w:pPr>
        <w:pStyle w:val="CommentText"/>
      </w:pPr>
      <w:r>
        <w:t xml:space="preserve">The proposed amendment appears to remove the existing exception allowing an athlete under 18 to participate with approval from a parent or legal guardian and the Director. </w:t>
      </w:r>
    </w:p>
    <w:p w14:paraId="012A4CA0" w14:textId="77777777" w:rsidR="003F3121" w:rsidRDefault="003F3121" w:rsidP="003F3121">
      <w:pPr>
        <w:pStyle w:val="CommentText"/>
      </w:pPr>
      <w:r>
        <w:t>I strongly encourage the Commission to retain a pathway for appropriately regulated youth competition.</w:t>
      </w:r>
    </w:p>
    <w:p w14:paraId="4ECA42EE" w14:textId="77777777" w:rsidR="003F3121" w:rsidRDefault="003F3121" w:rsidP="003F3121">
      <w:pPr>
        <w:pStyle w:val="CommentText"/>
      </w:pPr>
      <w:r>
        <w:t>Youth athletes should absolutely have additional safeguards. These can include age and weight divisions, shorter rounds, protective equipment, restricted techniques, medical oversight, and strict matchmaking. Established Muay Thai organizations already use these types of safeguards to provide age-appropriate youth competition.</w:t>
      </w:r>
    </w:p>
    <w:p w14:paraId="552C0E97" w14:textId="77777777" w:rsidR="003F3121" w:rsidRDefault="003F3121" w:rsidP="003F3121">
      <w:pPr>
        <w:pStyle w:val="CommentText"/>
      </w:pPr>
      <w:r>
        <w:t>Eliminating youth competition entirely does not create more experienced athletes when they turn 18. Instead, Colorado athletes may enter adulthood with little or no competitive experience while eventually facing athletes from other states and countries who have accumulated years of appropriately regulated competition.</w:t>
      </w:r>
    </w:p>
  </w:comment>
  <w:comment w:id="145" w:author="Rascon Arana, Maria" w:date="2026-09-08T08:39:00Z" w:initials="MR">
    <w:p w14:paraId="593D4882" w14:textId="77777777" w:rsidR="003F3121" w:rsidRDefault="003F3121" w:rsidP="003F3121">
      <w:pPr>
        <w:pStyle w:val="CommentText"/>
      </w:pPr>
      <w:r>
        <w:rPr>
          <w:rStyle w:val="CommentReference"/>
        </w:rPr>
        <w:annotationRef/>
      </w:r>
      <w:r>
        <w:t>Dante Andaluz - 1.5(c), 1.17(d)(1), and 1.17(I) would greatly hinder the development of upcoming fighters especially youth fighters. They’d be way behind other states/countries</w:t>
      </w:r>
    </w:p>
  </w:comment>
  <w:comment w:id="146" w:author="Rascon Arana, Maria" w:date="2026-09-08T08:40:00Z" w:initials="MR">
    <w:p w14:paraId="4D6EE02E" w14:textId="77777777" w:rsidR="003F3121" w:rsidRDefault="003F3121" w:rsidP="003F3121">
      <w:pPr>
        <w:pStyle w:val="CommentText"/>
      </w:pPr>
      <w:r>
        <w:rPr>
          <w:rStyle w:val="CommentReference"/>
        </w:rPr>
        <w:annotationRef/>
      </w:r>
      <w:r>
        <w:t xml:space="preserve">Conner Farley - I am a youth Muay Thai coach in Boulder and I am strongly against changes to Rule 1.5(C), Rule 1.17(D)(1), and Rule 1.17(I). I urge the commission to unanimously reject these changes on the grounds that our youth athletes will be significantly disadvantaged in their competition preparation. These changes only take away valuable experiences from our community's kids - many of whom will simply seek them elsewhere. I have seen firsthand the value of meaningful and safe competition that youth Muay Thai athletes gain during their time in competition. For many young athletes on our mats, competition represents a chance to set an accomplishable goal and achieve it. By utilizing highly trained officials, youth competition is already regularly carried out with rigorous safety standards in place (such as non-head contact divisions). By removing these competitive avenues, the commission is taking away opportunities for many young martial arts students to elevate their ambition without regard for the safety infrastructure that has already intentionally been put in place. The proposed changes to Rule 1.5(C), Rule 1.17(D)(1), and Rule 1.17(I) apply a supposed safety standard to Muay Thai that is not upheld in other youth contact sports in Colorado (such as tackle football and wrestling). These changes disregard the tireless work that has been put in by our martial arts institutions that ensures that our athletes can prepare to compete safely. The commission should soundly reject these changes if the goal is to provide safe and diverse sports opportunities to young kids in our state - many of whom have chosen martial arts instead of community violence off of the mats. </w:t>
      </w:r>
    </w:p>
  </w:comment>
  <w:comment w:id="147" w:author="Rascon Arana, Maria" w:date="2026-09-08T08:40:00Z" w:initials="MR">
    <w:p w14:paraId="5984234A" w14:textId="77777777" w:rsidR="003F3121" w:rsidRDefault="003F3121" w:rsidP="003F3121">
      <w:pPr>
        <w:pStyle w:val="CommentText"/>
      </w:pPr>
      <w:r>
        <w:rPr>
          <w:rStyle w:val="CommentReference"/>
        </w:rPr>
        <w:annotationRef/>
      </w:r>
      <w:r>
        <w:t>David Jones - I would like to write my opposition to some proposed rule changes concerning how Muay Thai is practiced. Specifically, raising of minimum age requirements to 18, capping bouts at two minute rounds, and the increased fight requirements to participate in matches with elbows. I believe these will unnecessarily discourage development of the sport in Colorado, and I am not clear on the medical benefits of these protective rules for willing participants.</w:t>
      </w:r>
    </w:p>
  </w:comment>
  <w:comment w:id="148" w:author="Rascon Arana, Maria" w:date="2026-09-08T08:41:00Z" w:initials="MR">
    <w:p w14:paraId="11D3F54E" w14:textId="77777777" w:rsidR="003A7FB9" w:rsidRDefault="003A7FB9" w:rsidP="003A7FB9">
      <w:pPr>
        <w:pStyle w:val="CommentText"/>
      </w:pPr>
      <w:r>
        <w:rPr>
          <w:rStyle w:val="CommentReference"/>
        </w:rPr>
        <w:annotationRef/>
      </w:r>
      <w:r>
        <w:t>Steve Eisma - My name is Steve Eisman. I’ve been involved in the Colorado Muay Thai scene since 2010. I have competed in Muay Thai and Kickboxing over a dozen times in Colorado, and have cornered over 150 Muay Thai and Kickboxing bouts in the state as well.</w:t>
      </w:r>
    </w:p>
    <w:p w14:paraId="0B767141" w14:textId="77777777" w:rsidR="003A7FB9" w:rsidRDefault="003A7FB9" w:rsidP="003A7FB9">
      <w:pPr>
        <w:pStyle w:val="CommentText"/>
      </w:pPr>
      <w:r>
        <w:t>The follow rule changes being considered are harmful to all combat sports and martial arts in general within the state of Colorado. This will ultimately create a massive drop in participation and generate a less safe environment for the athletes that compete past the 5-10 fight range. Please strongly consider withdrawing the following rules. Thank you very much much for your time on this. I will happily engage in a dialogue on this subject matter to cultivate a more convincing argument as well.</w:t>
      </w:r>
    </w:p>
    <w:p w14:paraId="59E37BC4" w14:textId="77777777" w:rsidR="003A7FB9" w:rsidRDefault="003A7FB9" w:rsidP="003A7FB9">
      <w:pPr>
        <w:pStyle w:val="CommentText"/>
      </w:pPr>
      <w:r>
        <w:t>1. *Rule 1.5(C) | Minimum Age Requirement*</w:t>
      </w:r>
    </w:p>
    <w:p w14:paraId="389613D2" w14:textId="77777777" w:rsidR="003A7FB9" w:rsidRDefault="003A7FB9" w:rsidP="003A7FB9">
      <w:pPr>
        <w:pStyle w:val="CommentText"/>
      </w:pPr>
      <w:r>
        <w:t xml:space="preserve">The proposal removes the current exception that allows athletes under 18 to compete with parental/legal guardian approval and approval from the Director. If adopted as written, this appears to eliminate the current pathway for youth Muay Thai competition in Colorado. </w:t>
      </w:r>
    </w:p>
  </w:comment>
  <w:comment w:id="149" w:author="Rascon Arana, Maria" w:date="2026-09-08T08:43:00Z" w:initials="MR">
    <w:p w14:paraId="716416CB" w14:textId="77777777" w:rsidR="00313AFB" w:rsidRDefault="00313AFB" w:rsidP="00313AFB">
      <w:pPr>
        <w:pStyle w:val="CommentText"/>
      </w:pPr>
      <w:r>
        <w:rPr>
          <w:rStyle w:val="CommentReference"/>
        </w:rPr>
        <w:annotationRef/>
      </w:r>
      <w:r>
        <w:t>Terence Cheah - Rule 1.5(C) - Removing the variance provision for Director approval regarding participants under 18 years of age severely undermines the established pathway for youth Muay Thai development in Colorado. This policy change will have a cascading negative impact, restricting the sport's long-term growth and directly hindering the economic and competitive viability of Colorado’s Muay Thai industry.</w:t>
      </w:r>
    </w:p>
  </w:comment>
  <w:comment w:id="150" w:author="Rascon Arana, Maria" w:date="2026-09-08T08:43:00Z" w:initials="MR">
    <w:p w14:paraId="6E7AF9B8" w14:textId="77777777" w:rsidR="00F528CC" w:rsidRDefault="00F528CC" w:rsidP="00F528CC">
      <w:pPr>
        <w:pStyle w:val="CommentText"/>
      </w:pPr>
      <w:r>
        <w:rPr>
          <w:rStyle w:val="CommentReference"/>
        </w:rPr>
        <w:annotationRef/>
      </w:r>
      <w:r>
        <w:t xml:space="preserve">Kacie Davis - Hello! I'm hoping to voice opposition to some of these proposed rule changes- specifically Rule 1.5(C), Rule 1.17(D)(1), and Rule 1.17(I). </w:t>
      </w:r>
    </w:p>
    <w:p w14:paraId="7ECAED12" w14:textId="77777777" w:rsidR="00F528CC" w:rsidRDefault="00F528CC" w:rsidP="00F528CC">
      <w:pPr>
        <w:pStyle w:val="CommentText"/>
      </w:pPr>
      <w:r>
        <w:t>The first mentioned, removing the opportunity to compete for all athletes below the age of 18 even with parent or guardian approval would eliminate an astounding amount of Muay Thai careers. As a local kids coach, this would crush so many driven, talented students' ability to begin sharpening their sport and skill at a young age and completely stump their ability to compete at significantly higher levels in their future.</w:t>
      </w:r>
    </w:p>
    <w:p w14:paraId="49F5B4AA" w14:textId="77777777" w:rsidR="00F528CC" w:rsidRDefault="00F528CC" w:rsidP="00F528CC">
      <w:pPr>
        <w:pStyle w:val="CommentText"/>
      </w:pPr>
      <w:r>
        <w:t>The second, shortening bout round lengths to only 3x2 minute rounds, will rob athletes of a higher caliber of the chance to fight in a more elite environment in preparation for higher class fights. Experience means everything in this sport, and taking a more challenging opportunity to experience more difficult l, longer rounds sets athletes up for failure once they reach the caliber of fighting at 3x3 minute rounds. The option for well-conditioned and disciplined athletes should remain such.</w:t>
      </w:r>
    </w:p>
    <w:p w14:paraId="7220B19A" w14:textId="77777777" w:rsidR="00F528CC" w:rsidRDefault="00F528CC" w:rsidP="00F528CC">
      <w:pPr>
        <w:pStyle w:val="CommentText"/>
      </w:pPr>
      <w:r>
        <w:t xml:space="preserve">Last, eliminating protected elbows for athletes with 4-9 fights will have a similar effect. Removing an avenue for well-trained and controlled athletes to begin using protected elbows intheir early fighting careers also sets them up for failure once they reachthe class of fighting at 10+ fights where they'd finally be allowed to compete with the weapon. Additionally, to practice Muay Thai is to practice it fully and thoroughly- for these 4-9 fight athletes to earn their final weapon and limb in fighting with protected elbows is a huge reward that any cognizant athlete would take on with honor. </w:t>
      </w:r>
    </w:p>
    <w:p w14:paraId="4DA350EB" w14:textId="77777777" w:rsidR="00F528CC" w:rsidRDefault="00F528CC" w:rsidP="00F528CC">
      <w:pPr>
        <w:pStyle w:val="CommentText"/>
      </w:pPr>
      <w:r>
        <w:t>Thank you so much for your time, and especially thank you for putting time and effort into the consideration of existing rules and regulations with the goal of continuing to make Muay Thai safe, accessible, and a fantastic sport.</w:t>
      </w:r>
    </w:p>
  </w:comment>
  <w:comment w:id="151" w:author="Rascon Arana, Maria" w:date="2026-09-08T08:44:00Z" w:initials="MR">
    <w:p w14:paraId="2CCC40F4" w14:textId="77777777" w:rsidR="00F528CC" w:rsidRDefault="00F528CC" w:rsidP="00F528CC">
      <w:pPr>
        <w:pStyle w:val="CommentText"/>
      </w:pPr>
      <w:r>
        <w:rPr>
          <w:rStyle w:val="CommentReference"/>
        </w:rPr>
        <w:annotationRef/>
      </w:r>
      <w:r>
        <w:t xml:space="preserve">Pamela Duncan - To Whom It May Concern, as a parent of two young Muay Thai athletes for over 4 years I am expressing concern for Rule 1.5(C) | Minimum Age Requirement and for Rule 1.17(D)(1) | Round Length. </w:t>
      </w:r>
    </w:p>
    <w:p w14:paraId="0185BA39" w14:textId="77777777" w:rsidR="00F528CC" w:rsidRDefault="00F528CC" w:rsidP="00F528CC">
      <w:pPr>
        <w:pStyle w:val="CommentText"/>
      </w:pPr>
      <w:r>
        <w:t xml:space="preserve">Regarding Rule 1.5 (C), I feel it would result in a great disadvantage to all youth Muay Thai athletes to strip them of their right to compete. Personal experience as a parent has allowed me to see much athletic growth and otherwise in my children when they train with skilled coaches in a reputable and professional training facility for competition. Competing has allowed my children to safely and confidently display their skill and technique as capable and efficient Muay Thai opponents. Without the opportunities they currently have to compete at their choice, they would be devoid of advancing their athletic abilities and skills in the sport of Muay Thai and/or other martial arts or competitive sports all together. Competing is a vital part of any athletic sport. It is necessary to the personal growth and confidence required for any athlete to withstand challenge, adversity, and succeed in their sport. </w:t>
      </w:r>
    </w:p>
  </w:comment>
  <w:comment w:id="152" w:author="Rascon Arana, Maria" w:date="2026-09-08T08:46:00Z" w:initials="MR">
    <w:p w14:paraId="2EE1CA1C" w14:textId="77777777" w:rsidR="00226CAF" w:rsidRDefault="00226CAF" w:rsidP="00226CAF">
      <w:pPr>
        <w:pStyle w:val="CommentText"/>
      </w:pPr>
      <w:r>
        <w:rPr>
          <w:rStyle w:val="CommentReference"/>
        </w:rPr>
        <w:annotationRef/>
      </w:r>
      <w:r>
        <w:t xml:space="preserve">Brandon Jones - I've always had the impression that Colorado was a highly acclaimed location for martial arts, especially Muay Thai and it's variants, given the elevation, active community, and common mindsets in the area. </w:t>
      </w:r>
    </w:p>
    <w:p w14:paraId="271354B0" w14:textId="77777777" w:rsidR="00226CAF" w:rsidRDefault="00226CAF" w:rsidP="00226CAF">
      <w:pPr>
        <w:pStyle w:val="CommentText"/>
      </w:pPr>
      <w:r>
        <w:t>Young athletes may start their journey from influences or as a result of pursuing the many opportunities around the area, and be inspired to lean in towards a long-term competition trajectory. To do so effectively, being exposed to similar rules, expectations, and standards that are shared across the county, sounds quite important !</w:t>
      </w:r>
    </w:p>
    <w:p w14:paraId="2BA4A67A" w14:textId="77777777" w:rsidR="00226CAF" w:rsidRDefault="00226CAF" w:rsidP="00226CAF">
      <w:pPr>
        <w:pStyle w:val="CommentText"/>
      </w:pPr>
      <w:r>
        <w:t>All of the below rules appear to create a gap that leaves these young athletes unprepared, or even worse, at risk of injury as a result of being held to a lower standard than what many other states adhere to. Colorado should be *leading* the country in high standards and quality preparation for future combat competitiveness, to build the right habits and expectations young. Or else these athletes will be years behind compared to those from other states.</w:t>
      </w:r>
    </w:p>
    <w:p w14:paraId="6693552F" w14:textId="77777777" w:rsidR="00226CAF" w:rsidRDefault="00226CAF" w:rsidP="00226CAF">
      <w:pPr>
        <w:pStyle w:val="CommentText"/>
      </w:pPr>
      <w:r>
        <w:t>Please reconsider these rules and contribute to keeping Colorado a state of high athletic standards.</w:t>
      </w:r>
    </w:p>
    <w:p w14:paraId="3D37D520" w14:textId="77777777" w:rsidR="00226CAF" w:rsidRDefault="00226CAF" w:rsidP="00226CAF">
      <w:pPr>
        <w:pStyle w:val="CommentText"/>
      </w:pPr>
      <w:r>
        <w:t>Rules of concern:</w:t>
      </w:r>
    </w:p>
    <w:p w14:paraId="21F7F96E" w14:textId="77777777" w:rsidR="00226CAF" w:rsidRDefault="00226CAF" w:rsidP="00226CAF">
      <w:pPr>
        <w:pStyle w:val="CommentText"/>
      </w:pPr>
      <w:r>
        <w:t>Rule 1.5(C) | Minimum Age Requirement</w:t>
      </w:r>
    </w:p>
    <w:p w14:paraId="4128AB68" w14:textId="77777777" w:rsidR="00226CAF" w:rsidRDefault="00226CAF" w:rsidP="00226CAF">
      <w:pPr>
        <w:pStyle w:val="CommentText"/>
      </w:pPr>
      <w:r>
        <w:t>Rule 1.17(D)(1) | Round Length</w:t>
      </w:r>
    </w:p>
    <w:p w14:paraId="21F00167" w14:textId="77777777" w:rsidR="00226CAF" w:rsidRDefault="00226CAF" w:rsidP="00226CAF">
      <w:pPr>
        <w:pStyle w:val="CommentText"/>
      </w:pPr>
      <w:r>
        <w:t>Rule 1.17(I) | Elbow Rules</w:t>
      </w:r>
    </w:p>
  </w:comment>
  <w:comment w:id="153" w:author="Rascon Arana, Maria" w:date="2026-09-08T08:49:00Z" w:initials="MR">
    <w:p w14:paraId="311FAC99" w14:textId="77777777" w:rsidR="008703F0" w:rsidRDefault="008703F0" w:rsidP="008703F0">
      <w:pPr>
        <w:pStyle w:val="CommentText"/>
      </w:pPr>
      <w:r>
        <w:rPr>
          <w:rStyle w:val="CommentReference"/>
        </w:rPr>
        <w:annotationRef/>
      </w:r>
      <w:r>
        <w:t>Elz DeVito - I am writing as a Muay Thai athlete and Colorado stakeholder to respectfully ask the Commission not to adopt the proposed changes to Rules 1.5(C), 1.17(D)(1), and 1.17(I) as currently written.</w:t>
      </w:r>
    </w:p>
    <w:p w14:paraId="272D4093" w14:textId="77777777" w:rsidR="008703F0" w:rsidRDefault="008703F0" w:rsidP="008703F0">
      <w:pPr>
        <w:pStyle w:val="CommentText"/>
      </w:pPr>
      <w:r>
        <w:t>I fully support the Commission's responsibility to protect athletes and maintain high safety standards in Colorado combat sports. However, I am concerned that these proposed changes would move Colorado away from a graduated, athlete-development approach and would create significant disadvantages for Colorado athletes who want to develop toward amateur competition at the national and international level.</w:t>
      </w:r>
    </w:p>
    <w:p w14:paraId="0E131CD3" w14:textId="77777777" w:rsidR="008703F0" w:rsidRDefault="008703F0" w:rsidP="008703F0">
      <w:pPr>
        <w:pStyle w:val="CommentText"/>
      </w:pPr>
      <w:r>
        <w:t>1. Rule 1.5(C) — Minimum Age Requirement</w:t>
      </w:r>
    </w:p>
    <w:p w14:paraId="0E4580D4" w14:textId="77777777" w:rsidR="008703F0" w:rsidRDefault="008703F0" w:rsidP="008703F0">
      <w:pPr>
        <w:pStyle w:val="CommentText"/>
      </w:pPr>
      <w:r>
        <w:t>Removing the existing pathway for athletes under 18 to compete, subject to parental/legal guardian approval and approval by the Director, would effectively eliminate youth Muay Thai competition in Colorado.</w:t>
      </w:r>
    </w:p>
    <w:p w14:paraId="1B6C0502" w14:textId="77777777" w:rsidR="008703F0" w:rsidRDefault="008703F0" w:rsidP="008703F0">
      <w:pPr>
        <w:pStyle w:val="CommentText"/>
      </w:pPr>
      <w:r>
        <w:t xml:space="preserve">I believe this is unnecessarily restrictive. Youth Muay Thai is not inherently a choice between allowing unrestricted adult-style competition and prohibiting competition altogether. International Muay Thai already uses age-appropriate competition structures, equipment requirements, and restrictions that allow young athletes to develop safely. </w:t>
      </w:r>
    </w:p>
    <w:p w14:paraId="1A08D5DA" w14:textId="77777777" w:rsidR="008703F0" w:rsidRDefault="008703F0" w:rsidP="008703F0">
      <w:pPr>
        <w:pStyle w:val="CommentText"/>
      </w:pPr>
      <w:r>
        <w:t>Colorado should similarly preserve a controlled pathway for youth athletes rather than eliminating competition altogether.</w:t>
      </w:r>
    </w:p>
    <w:p w14:paraId="6000C18B" w14:textId="77777777" w:rsidR="008703F0" w:rsidRDefault="008703F0" w:rsidP="008703F0">
      <w:pPr>
        <w:pStyle w:val="CommentText"/>
      </w:pPr>
      <w:r>
        <w:t>The existing requirement for parental or legal guardian approval, combined with Director approval, provides an additional layer of oversight. If the Commission believes additional safeguards are necessary, I would strongly prefer strengthening those safeguards rather than eliminating the pathway entirely.</w:t>
      </w:r>
    </w:p>
    <w:p w14:paraId="1D554127" w14:textId="77777777" w:rsidR="008703F0" w:rsidRDefault="008703F0" w:rsidP="008703F0">
      <w:pPr>
        <w:pStyle w:val="CommentText"/>
      </w:pPr>
      <w:r>
        <w:t xml:space="preserve">A prohibition on youth competition would also have an unintended consequence: Colorado athletes will be less experience than their peers who maintain the opportunities. Or will those seeking meaningful competitive experience may have to travel outside the state to obtain it. </w:t>
      </w:r>
    </w:p>
  </w:comment>
  <w:comment w:id="154" w:author="Rascon Arana, Maria" w:date="2026-09-08T08:53:00Z" w:initials="MR">
    <w:p w14:paraId="37A32A5F" w14:textId="77777777" w:rsidR="000A5874" w:rsidRDefault="000A5874" w:rsidP="000A5874">
      <w:pPr>
        <w:pStyle w:val="CommentText"/>
      </w:pPr>
      <w:r>
        <w:rPr>
          <w:rStyle w:val="CommentReference"/>
        </w:rPr>
        <w:annotationRef/>
      </w:r>
      <w:r>
        <w:t>Erik Mitchell - My name is Erik Mitchell, CEO and Matchmaker of Colorado Combat Club LLC and CEO and Matchmaker of the 5280 Muay Thai Fight Series. I am writing to respectfully submit my concerns regarding several of the proposed rules and to request that the Commission consider the experience, safety record, and development of athletes competing in Colorado.</w:t>
      </w:r>
    </w:p>
    <w:p w14:paraId="099D45D9" w14:textId="77777777" w:rsidR="000A5874" w:rsidRDefault="000A5874" w:rsidP="000A5874">
      <w:pPr>
        <w:pStyle w:val="CommentText"/>
      </w:pPr>
      <w:r>
        <w:t>Over the past decade, Colorado Combat Club LLC / 5280 Muay Thai Fight Series, our coaches, athletes, and sanctioning partners have worked diligently to develop a structured approach to matchmaking, athlete vetting, and safety equipment. We believe the current system has demonstrated that athletes can compete safely while continuing to develop their skills.</w:t>
      </w:r>
    </w:p>
    <w:p w14:paraId="718D464F" w14:textId="77777777" w:rsidR="000A5874" w:rsidRDefault="000A5874" w:rsidP="000A5874">
      <w:pPr>
        <w:pStyle w:val="CommentText"/>
      </w:pPr>
      <w:r>
        <w:t>Rule 1.5(c) — Minimum Age Requirement</w:t>
      </w:r>
    </w:p>
    <w:p w14:paraId="53CF328B" w14:textId="77777777" w:rsidR="000A5874" w:rsidRDefault="000A5874" w:rsidP="000A5874">
      <w:pPr>
        <w:pStyle w:val="CommentText"/>
      </w:pPr>
      <w:r>
        <w:t>The proposed minimum age requirement would prevent athletes under 18 years of age from participating.</w:t>
      </w:r>
    </w:p>
    <w:p w14:paraId="4ED2E36D" w14:textId="77777777" w:rsidR="000A5874" w:rsidRDefault="000A5874" w:rsidP="000A5874">
      <w:pPr>
        <w:pStyle w:val="CommentText"/>
      </w:pPr>
      <w:r>
        <w:t>Our youth athletes currently compete under full safety-equipment requirements designed to protect them. These requirements have been effective in allowing young athletes to gain experience in a controlled environment.</w:t>
      </w:r>
    </w:p>
    <w:p w14:paraId="0B6B99C7" w14:textId="77777777" w:rsidR="000A5874" w:rsidRDefault="000A5874" w:rsidP="000A5874">
      <w:pPr>
        <w:pStyle w:val="CommentText"/>
      </w:pPr>
      <w:r>
        <w:t>Eliminating youth participation would be devastating to their development. Young athletes need opportunities to develop discipline, technique, ring awareness, and competitive experience before advancing to higher levels of competition.</w:t>
      </w:r>
    </w:p>
    <w:p w14:paraId="3130A065" w14:textId="77777777" w:rsidR="000A5874" w:rsidRDefault="000A5874" w:rsidP="000A5874">
      <w:pPr>
        <w:pStyle w:val="CommentText"/>
      </w:pPr>
      <w:r>
        <w:t>We respectfully request that the Commission consider maintaining a regulated pathway for athletes under 18, with appropriate safety equipment, matchmaking, supervision, and other safeguards, rather than eliminating their participation altogether.</w:t>
      </w:r>
    </w:p>
  </w:comment>
  <w:comment w:id="155" w:author="Rascon Arana, Maria" w:date="2026-09-08T09:18:00Z" w:initials="MR">
    <w:p w14:paraId="28C95B12" w14:textId="77777777" w:rsidR="00B46889" w:rsidRDefault="00B46889" w:rsidP="00B46889">
      <w:pPr>
        <w:pStyle w:val="CommentText"/>
      </w:pPr>
      <w:r>
        <w:rPr>
          <w:rStyle w:val="CommentReference"/>
        </w:rPr>
        <w:annotationRef/>
      </w:r>
      <w:r>
        <w:t xml:space="preserve">Austin Dunn - Muay Thai could change a young person’s life. In a sport like this, you have to test yourself and compete to get better. Anybody should be able to compete with their parent’s permission </w:t>
      </w:r>
    </w:p>
  </w:comment>
  <w:comment w:id="156" w:author="Rascon Arana, Maria" w:date="2026-09-09T08:35:00Z" w:initials="MR">
    <w:p w14:paraId="2ACDF544" w14:textId="77777777" w:rsidR="001B7ADF" w:rsidRDefault="001B7ADF" w:rsidP="001B7ADF">
      <w:pPr>
        <w:pStyle w:val="CommentText"/>
      </w:pPr>
      <w:r>
        <w:rPr>
          <w:rStyle w:val="CommentReference"/>
        </w:rPr>
        <w:annotationRef/>
      </w:r>
      <w:r>
        <w:t>Cory Schafer - I support many of the rules modifications proposed.  However, I would like to address concern regarding the following:</w:t>
      </w:r>
    </w:p>
    <w:p w14:paraId="3A46F3B7" w14:textId="77777777" w:rsidR="001B7ADF" w:rsidRDefault="001B7ADF" w:rsidP="001B7ADF">
      <w:pPr>
        <w:pStyle w:val="CommentText"/>
      </w:pPr>
      <w:r>
        <w:t xml:space="preserve">If the commission will require that amateur combat sports athletes acquire a commission license to compete in amateur events, but the commission does not license minors then the martial arts / combat sports community will lose the remarkable benefits of having youth involved in martial arts/combat sports.   Sports participants must have competition opportunities to stay motivated to train.  The lack of which will negatively affect all training centers and negatively impact the community at large by reducing youth participation which has traditionally been seen as an excellent vehicle for character development.  Kids who train in combat sports are less likely to be involved in drugs, alcohol and gangs and has been proven to reduce teen pregnancy. </w:t>
      </w:r>
    </w:p>
    <w:p w14:paraId="4F008E4B" w14:textId="77777777" w:rsidR="001B7ADF" w:rsidRDefault="001B7ADF" w:rsidP="001B7ADF">
      <w:pPr>
        <w:pStyle w:val="CommentText"/>
      </w:pPr>
      <w:r>
        <w:t>If one opponent in a proposed match misses weight by more than 1 lb. the bout will be cancelled?    I would support lengthy suspension for athletes who miss weight consistently rather than bout cancellations.   When, one fighter misses weight, the two athletes are either withing the "allowable weight spread" or they are not.  If they are, then the fighter who did make the agreed weight still has the option of choosing not to participate.  If the fighters are outside of the allowable weight spread the bout should be cancelled (of course).  But under the proposed new rules, a proposed welterweight bout -- if one fighter makes weight at 147 lbs. and the other weighs in a 148.5 then the bout would be cancelled.  This hurts both fighters and the promoter.</w:t>
      </w:r>
    </w:p>
    <w:p w14:paraId="2F1A76E3" w14:textId="77777777" w:rsidR="001B7ADF" w:rsidRDefault="001B7ADF" w:rsidP="001B7ADF">
      <w:pPr>
        <w:pStyle w:val="CommentText"/>
      </w:pPr>
      <w:r>
        <w:t xml:space="preserve">If I understand this correctly, the proposal would require Kickboxing participants to wear elbow pads.  I don't understand this because elbow strikes are illegal in both amateur and professional kickboxing. </w:t>
      </w:r>
    </w:p>
  </w:comment>
  <w:comment w:id="164" w:author="Rascon Arana, Maria" w:date="2026-09-02T15:13:00Z" w:initials="MR">
    <w:p w14:paraId="76B1E77C" w14:textId="77777777" w:rsidR="00924EE6" w:rsidRDefault="00924EE6" w:rsidP="00924EE6">
      <w:pPr>
        <w:pStyle w:val="CommentText"/>
      </w:pPr>
      <w:r>
        <w:rPr>
          <w:rStyle w:val="CommentReference"/>
        </w:rPr>
        <w:annotationRef/>
      </w:r>
      <w:r>
        <w:t>Vern Earwood - V. AUTOMATIC CANCELLATION FOR MISSING WEIGHT BY MORE THAN ONE POUND</w:t>
      </w:r>
    </w:p>
    <w:p w14:paraId="220A7B15" w14:textId="77777777" w:rsidR="00924EE6" w:rsidRDefault="00924EE6" w:rsidP="00924EE6">
      <w:pPr>
        <w:pStyle w:val="CommentText"/>
      </w:pPr>
      <w:r>
        <w:t>I respectfully request reconsideration of proposed Rule 1.5(F)(2), which requires cancellation when an elimination participant misses weight by more than one pound.</w:t>
      </w:r>
    </w:p>
    <w:p w14:paraId="07209D63" w14:textId="77777777" w:rsidR="00924EE6" w:rsidRDefault="00924EE6" w:rsidP="00924EE6">
      <w:pPr>
        <w:pStyle w:val="CommentText"/>
      </w:pPr>
      <w:r>
        <w:t>I strongly support contractual weight requirements and fighter accountability.</w:t>
      </w:r>
    </w:p>
    <w:p w14:paraId="0942A0C1" w14:textId="77777777" w:rsidR="00924EE6" w:rsidRDefault="00924EE6" w:rsidP="00924EE6">
      <w:pPr>
        <w:pStyle w:val="CommentText"/>
      </w:pPr>
      <w:r>
        <w:t>However, contractual compliance and mandatory regulatory cancellation do not necessarily need to occur at exactly the same threshold.</w:t>
      </w:r>
    </w:p>
    <w:p w14:paraId="5C1DD205" w14:textId="77777777" w:rsidR="00924EE6" w:rsidRDefault="00924EE6" w:rsidP="00924EE6">
      <w:pPr>
        <w:pStyle w:val="CommentText"/>
      </w:pPr>
      <w:r>
        <w:t>Weight cutting is already a significant health concern in combat sports.</w:t>
      </w:r>
    </w:p>
    <w:p w14:paraId="7F0EF5B6" w14:textId="77777777" w:rsidR="00924EE6" w:rsidRDefault="00924EE6" w:rsidP="00924EE6">
      <w:pPr>
        <w:pStyle w:val="CommentText"/>
      </w:pPr>
      <w:r>
        <w:t>There is also considerable variation in the knowledge and resources available to amateur fighters.</w:t>
      </w:r>
    </w:p>
    <w:p w14:paraId="7BF53688" w14:textId="77777777" w:rsidR="00924EE6" w:rsidRDefault="00924EE6" w:rsidP="00924EE6">
      <w:pPr>
        <w:pStyle w:val="CommentText"/>
      </w:pPr>
      <w:r>
        <w:t>Modern combat sports include independent athletes as well as competitors training under highly structured gyms.</w:t>
      </w:r>
    </w:p>
    <w:p w14:paraId="093A0382" w14:textId="77777777" w:rsidR="00924EE6" w:rsidRDefault="00924EE6" w:rsidP="00924EE6">
      <w:pPr>
        <w:pStyle w:val="CommentText"/>
      </w:pPr>
      <w:r>
        <w:t>Some athletes understand nutrition, hydration, gradual weight management and safe competition preparation.</w:t>
      </w:r>
    </w:p>
    <w:p w14:paraId="11A54EB2" w14:textId="77777777" w:rsidR="00924EE6" w:rsidRDefault="00924EE6" w:rsidP="00924EE6">
      <w:pPr>
        <w:pStyle w:val="CommentText"/>
      </w:pPr>
      <w:r>
        <w:t>Others do not.</w:t>
      </w:r>
    </w:p>
    <w:p w14:paraId="0DC8CC8C" w14:textId="77777777" w:rsidR="00924EE6" w:rsidRDefault="00924EE6" w:rsidP="00924EE6">
      <w:pPr>
        <w:pStyle w:val="CommentText"/>
      </w:pPr>
      <w:r>
        <w:t>A fighter may miss weight because of poor discipline.</w:t>
      </w:r>
    </w:p>
    <w:p w14:paraId="6B5BCE14" w14:textId="77777777" w:rsidR="00924EE6" w:rsidRDefault="00924EE6" w:rsidP="00924EE6">
      <w:pPr>
        <w:pStyle w:val="CommentText"/>
      </w:pPr>
      <w:r>
        <w:t>Another may have attempted an excessive cut.</w:t>
      </w:r>
    </w:p>
    <w:p w14:paraId="3BFDD073" w14:textId="77777777" w:rsidR="00924EE6" w:rsidRDefault="00924EE6" w:rsidP="00924EE6">
      <w:pPr>
        <w:pStyle w:val="CommentText"/>
      </w:pPr>
      <w:r>
        <w:t>Another may simply lack experience managing competition weight.</w:t>
      </w:r>
    </w:p>
    <w:p w14:paraId="133296EF" w14:textId="77777777" w:rsidR="00924EE6" w:rsidRDefault="00924EE6" w:rsidP="00924EE6">
      <w:pPr>
        <w:pStyle w:val="CommentText"/>
      </w:pPr>
      <w:r>
        <w:t>Those circumstances do not excuse missing contracted weight, but they can matter when determining the safest response.</w:t>
      </w:r>
    </w:p>
    <w:p w14:paraId="16D5096C" w14:textId="77777777" w:rsidR="00924EE6" w:rsidRDefault="00924EE6" w:rsidP="00924EE6">
      <w:pPr>
        <w:pStyle w:val="CommentText"/>
      </w:pPr>
      <w:r>
        <w:t>An automatic one-pound cancellation threshold may create an unintended incentive.</w:t>
      </w:r>
    </w:p>
    <w:p w14:paraId="05D7295D" w14:textId="77777777" w:rsidR="00924EE6" w:rsidRDefault="00924EE6" w:rsidP="00924EE6">
      <w:pPr>
        <w:pStyle w:val="CommentText"/>
      </w:pPr>
      <w:r>
        <w:t>An athlete arriving dehydrated and slightly beyond that threshold knows that another small amount of weight determines whether the entire contest is canceled.</w:t>
      </w:r>
    </w:p>
    <w:p w14:paraId="2A5A7FF2" w14:textId="77777777" w:rsidR="00924EE6" w:rsidRDefault="00924EE6" w:rsidP="00924EE6">
      <w:pPr>
        <w:pStyle w:val="CommentText"/>
      </w:pPr>
      <w:r>
        <w:t>The natural pressure is to continue cutting.</w:t>
      </w:r>
    </w:p>
    <w:p w14:paraId="6CEB325D" w14:textId="77777777" w:rsidR="00924EE6" w:rsidRDefault="00924EE6" w:rsidP="00924EE6">
      <w:pPr>
        <w:pStyle w:val="CommentText"/>
      </w:pPr>
      <w:r>
        <w:t>That can result in additional dehydration precisely because a rule intended to protect the fighter provides no discretion once the threshold is exceeded.</w:t>
      </w:r>
    </w:p>
    <w:p w14:paraId="15F8169E" w14:textId="77777777" w:rsidR="00924EE6" w:rsidRDefault="00924EE6" w:rsidP="00924EE6">
      <w:pPr>
        <w:pStyle w:val="CommentText"/>
      </w:pPr>
      <w:r>
        <w:t>I respectfully propose:</w:t>
      </w:r>
    </w:p>
    <w:p w14:paraId="6988768D" w14:textId="77777777" w:rsidR="00924EE6" w:rsidRDefault="00924EE6" w:rsidP="00924EE6">
      <w:pPr>
        <w:pStyle w:val="CommentText"/>
      </w:pPr>
      <w:r>
        <w:t>The promotional bout agreement continues to establish the contracted weight and applicable one-pound allowance.</w:t>
      </w:r>
    </w:p>
    <w:p w14:paraId="3338E02E" w14:textId="77777777" w:rsidR="00924EE6" w:rsidRDefault="00924EE6" w:rsidP="00924EE6">
      <w:pPr>
        <w:pStyle w:val="CommentText"/>
      </w:pPr>
      <w:r>
        <w:t>A participant exceeding that contractual allowance has missed weight.</w:t>
      </w:r>
    </w:p>
    <w:p w14:paraId="27FD2033" w14:textId="77777777" w:rsidR="00924EE6" w:rsidRDefault="00924EE6" w:rsidP="00924EE6">
      <w:pPr>
        <w:pStyle w:val="CommentText"/>
      </w:pPr>
      <w:r>
        <w:t>However, automatic Commission cancellation would occur once the participant exceeds a two-pound regulatory threshold.</w:t>
      </w:r>
    </w:p>
    <w:p w14:paraId="34C9160D" w14:textId="77777777" w:rsidR="00924EE6" w:rsidRDefault="00924EE6" w:rsidP="00924EE6">
      <w:pPr>
        <w:pStyle w:val="CommentText"/>
      </w:pPr>
      <w:r>
        <w:t>Between those thresholds, the bout would not automatically proceed.</w:t>
      </w:r>
    </w:p>
    <w:p w14:paraId="215FBC2D" w14:textId="77777777" w:rsidR="00924EE6" w:rsidRDefault="00924EE6" w:rsidP="00924EE6">
      <w:pPr>
        <w:pStyle w:val="CommentText"/>
      </w:pPr>
      <w:r>
        <w:t>Instead, the Commission could evaluate whether continuation is appropriate based upon:</w:t>
      </w:r>
    </w:p>
    <w:p w14:paraId="70C2E0D0" w14:textId="77777777" w:rsidR="00924EE6" w:rsidRDefault="00924EE6" w:rsidP="00924EE6">
      <w:pPr>
        <w:pStyle w:val="CommentText"/>
      </w:pPr>
      <w:r>
        <w:t>• Medical evaluation;</w:t>
      </w:r>
    </w:p>
    <w:p w14:paraId="7F377CED" w14:textId="77777777" w:rsidR="00924EE6" w:rsidRDefault="00924EE6" w:rsidP="00924EE6">
      <w:pPr>
        <w:pStyle w:val="CommentText"/>
      </w:pPr>
      <w:r>
        <w:t>• The participant's physical condition;</w:t>
      </w:r>
    </w:p>
    <w:p w14:paraId="0EC0898F" w14:textId="77777777" w:rsidR="00924EE6" w:rsidRDefault="00924EE6" w:rsidP="00924EE6">
      <w:pPr>
        <w:pStyle w:val="CommentText"/>
      </w:pPr>
      <w:r>
        <w:t>• Approval from the Commission representative;</w:t>
      </w:r>
    </w:p>
    <w:p w14:paraId="0B69F75D" w14:textId="77777777" w:rsidR="00924EE6" w:rsidRDefault="00924EE6" w:rsidP="00924EE6">
      <w:pPr>
        <w:pStyle w:val="CommentText"/>
      </w:pPr>
      <w:r>
        <w:t>• Acceptance by the opponent;</w:t>
      </w:r>
    </w:p>
    <w:p w14:paraId="7B43580A" w14:textId="77777777" w:rsidR="00924EE6" w:rsidRDefault="00924EE6" w:rsidP="00924EE6">
      <w:pPr>
        <w:pStyle w:val="CommentText"/>
      </w:pPr>
      <w:r>
        <w:t>• Acceptance by the opponent's coach;</w:t>
      </w:r>
    </w:p>
    <w:p w14:paraId="61956CBE" w14:textId="77777777" w:rsidR="00924EE6" w:rsidRDefault="00924EE6" w:rsidP="00924EE6">
      <w:pPr>
        <w:pStyle w:val="CommentText"/>
      </w:pPr>
      <w:r>
        <w:t>• Circumstances surrounding the missed weight;</w:t>
      </w:r>
    </w:p>
    <w:p w14:paraId="3C79B1A1" w14:textId="77777777" w:rsidR="00924EE6" w:rsidRDefault="00924EE6" w:rsidP="00924EE6">
      <w:pPr>
        <w:pStyle w:val="CommentText"/>
      </w:pPr>
      <w:r>
        <w:t>• Relevant weight history; and</w:t>
      </w:r>
    </w:p>
    <w:p w14:paraId="23A049F4" w14:textId="77777777" w:rsidR="00924EE6" w:rsidRDefault="00924EE6" w:rsidP="00924EE6">
      <w:pPr>
        <w:pStyle w:val="CommentText"/>
      </w:pPr>
      <w:r>
        <w:t>• Any additional safety measures the Commission considers appropriate.</w:t>
      </w:r>
    </w:p>
    <w:p w14:paraId="5741CEA9" w14:textId="77777777" w:rsidR="00924EE6" w:rsidRDefault="00924EE6" w:rsidP="00924EE6">
      <w:pPr>
        <w:pStyle w:val="CommentText"/>
      </w:pPr>
      <w:r>
        <w:t>The additional pound is NOT another contractual weight allowance.</w:t>
      </w:r>
    </w:p>
    <w:p w14:paraId="12A20C01" w14:textId="77777777" w:rsidR="00924EE6" w:rsidRDefault="00924EE6" w:rsidP="00924EE6">
      <w:pPr>
        <w:pStyle w:val="CommentText"/>
      </w:pPr>
      <w:r>
        <w:t>It is a regulatory safety buffer.</w:t>
      </w:r>
    </w:p>
    <w:p w14:paraId="6DB33756" w14:textId="77777777" w:rsidR="00924EE6" w:rsidRDefault="00924EE6" w:rsidP="00924EE6">
      <w:pPr>
        <w:pStyle w:val="CommentText"/>
      </w:pPr>
      <w:r>
        <w:t>Accountability remains.</w:t>
      </w:r>
    </w:p>
    <w:p w14:paraId="0F5EC832" w14:textId="77777777" w:rsidR="00924EE6" w:rsidRDefault="00924EE6" w:rsidP="00924EE6">
      <w:pPr>
        <w:pStyle w:val="CommentText"/>
      </w:pPr>
      <w:r>
        <w:t>Commission discretion remains.</w:t>
      </w:r>
    </w:p>
    <w:p w14:paraId="4232D3A5" w14:textId="77777777" w:rsidR="00924EE6" w:rsidRDefault="00924EE6" w:rsidP="00924EE6">
      <w:pPr>
        <w:pStyle w:val="CommentText"/>
      </w:pPr>
      <w:r>
        <w:t>Medical oversight remains.</w:t>
      </w:r>
    </w:p>
    <w:p w14:paraId="32EE4499" w14:textId="77777777" w:rsidR="00924EE6" w:rsidRDefault="00924EE6" w:rsidP="00924EE6">
      <w:pPr>
        <w:pStyle w:val="CommentText"/>
      </w:pPr>
      <w:r>
        <w:t>But the rule no longer creates the same incentive for an already-dehydrated fighter to aggressively chase one final pound simply to prevent automatic cancellation.</w:t>
      </w:r>
    </w:p>
    <w:p w14:paraId="0A6CA280" w14:textId="77777777" w:rsidR="00924EE6" w:rsidRDefault="00924EE6" w:rsidP="00924EE6">
      <w:pPr>
        <w:pStyle w:val="CommentText"/>
      </w:pPr>
      <w:r>
        <w:t>Minor differences between scales and weighing conditions provide another practical reason for maintaining a narrow degree of regulatory discretion.</w:t>
      </w:r>
    </w:p>
  </w:comment>
  <w:comment w:id="165" w:author="Rascon Arana, Maria" w:date="2026-09-09T09:21:00Z" w:initials="MR">
    <w:p w14:paraId="68153156" w14:textId="77777777" w:rsidR="00F766C6" w:rsidRDefault="00F766C6" w:rsidP="00F766C6">
      <w:pPr>
        <w:pStyle w:val="CommentText"/>
      </w:pPr>
      <w:r>
        <w:rPr>
          <w:rStyle w:val="CommentReference"/>
        </w:rPr>
        <w:annotationRef/>
      </w:r>
      <w:r>
        <w:t>Jeff Cisneros  - does not agree w cancellation when missing weight by 1lb, scale can make errors.</w:t>
      </w:r>
    </w:p>
  </w:comment>
  <w:comment w:id="171" w:author="Rascon Arana, Maria" w:date="2026-09-02T15:29:00Z" w:initials="MR">
    <w:p w14:paraId="684BB653" w14:textId="77777777" w:rsidR="00AB03EA" w:rsidRDefault="00AB03EA" w:rsidP="00AB03EA">
      <w:pPr>
        <w:pStyle w:val="CommentText"/>
      </w:pPr>
      <w:r>
        <w:rPr>
          <w:rStyle w:val="CommentReference"/>
        </w:rPr>
        <w:annotationRef/>
      </w:r>
      <w:r>
        <w:t>Vern Earwood - VI. A TOTALITY-OF-EXPERIENCE STANDARD</w:t>
      </w:r>
    </w:p>
    <w:p w14:paraId="3B9E6E83" w14:textId="77777777" w:rsidR="00AB03EA" w:rsidRDefault="00AB03EA" w:rsidP="00AB03EA">
      <w:pPr>
        <w:pStyle w:val="CommentText"/>
      </w:pPr>
      <w:r>
        <w:t>For purposes of advanced adult amateur competition, I respectfully encourage Colorado to consider adopting a “totality of experience” standard.</w:t>
      </w:r>
    </w:p>
    <w:p w14:paraId="480261B2" w14:textId="77777777" w:rsidR="00AB03EA" w:rsidRDefault="00AB03EA" w:rsidP="00AB03EA">
      <w:pPr>
        <w:pStyle w:val="CommentText"/>
      </w:pPr>
      <w:r>
        <w:t>Rather than stating:</w:t>
      </w:r>
    </w:p>
    <w:p w14:paraId="1E6AB5CB" w14:textId="77777777" w:rsidR="00AB03EA" w:rsidRDefault="00AB03EA" w:rsidP="00AB03EA">
      <w:pPr>
        <w:pStyle w:val="CommentText"/>
      </w:pPr>
      <w:r>
        <w:t>“Three fights equals experienced,”</w:t>
      </w:r>
    </w:p>
    <w:p w14:paraId="7ECCF533" w14:textId="77777777" w:rsidR="00AB03EA" w:rsidRDefault="00AB03EA" w:rsidP="00AB03EA">
      <w:pPr>
        <w:pStyle w:val="CommentText"/>
      </w:pPr>
      <w:r>
        <w:t>or:</w:t>
      </w:r>
    </w:p>
    <w:p w14:paraId="17E7982C" w14:textId="77777777" w:rsidR="00AB03EA" w:rsidRDefault="00AB03EA" w:rsidP="00AB03EA">
      <w:pPr>
        <w:pStyle w:val="CommentText"/>
      </w:pPr>
      <w:r>
        <w:t>“Ten fights equals experienced,”</w:t>
      </w:r>
    </w:p>
    <w:p w14:paraId="2AC5802A" w14:textId="77777777" w:rsidR="00AB03EA" w:rsidRDefault="00AB03EA" w:rsidP="00AB03EA">
      <w:pPr>
        <w:pStyle w:val="CommentText"/>
      </w:pPr>
      <w:r>
        <w:t>the Commission could evaluate whether an athlete has demonstrated sufficient experience based upon multiple verifiable factors.</w:t>
      </w:r>
    </w:p>
    <w:p w14:paraId="75D29D3A" w14:textId="77777777" w:rsidR="00AB03EA" w:rsidRDefault="00AB03EA" w:rsidP="00AB03EA">
      <w:pPr>
        <w:pStyle w:val="CommentText"/>
      </w:pPr>
      <w:r>
        <w:t>This would allow Colorado to distinguish among:</w:t>
      </w:r>
    </w:p>
    <w:p w14:paraId="2BE6AF56" w14:textId="77777777" w:rsidR="00AB03EA" w:rsidRDefault="00AB03EA" w:rsidP="00AB03EA">
      <w:pPr>
        <w:pStyle w:val="CommentText"/>
      </w:pPr>
      <w:r>
        <w:t>A genuine novice;</w:t>
      </w:r>
    </w:p>
    <w:p w14:paraId="4BE1340F" w14:textId="77777777" w:rsidR="00AB03EA" w:rsidRDefault="00AB03EA" w:rsidP="00AB03EA">
      <w:pPr>
        <w:pStyle w:val="CommentText"/>
      </w:pPr>
      <w:r>
        <w:t>A fighter with limited sanctioned competition but extensive legitimate training and competition experience;</w:t>
      </w:r>
    </w:p>
    <w:p w14:paraId="1996F7AC" w14:textId="77777777" w:rsidR="00AB03EA" w:rsidRDefault="00AB03EA" w:rsidP="00AB03EA">
      <w:pPr>
        <w:pStyle w:val="CommentText"/>
      </w:pPr>
      <w:r>
        <w:t>An experienced amateur;</w:t>
      </w:r>
    </w:p>
    <w:p w14:paraId="4FA83B41" w14:textId="77777777" w:rsidR="00AB03EA" w:rsidRDefault="00AB03EA" w:rsidP="00AB03EA">
      <w:pPr>
        <w:pStyle w:val="CommentText"/>
      </w:pPr>
      <w:r>
        <w:t>And an athlete approaching professional readiness.</w:t>
      </w:r>
    </w:p>
    <w:p w14:paraId="03F6082E" w14:textId="77777777" w:rsidR="00AB03EA" w:rsidRDefault="00AB03EA" w:rsidP="00AB03EA">
      <w:pPr>
        <w:pStyle w:val="CommentText"/>
      </w:pPr>
      <w:r>
        <w:t>It could also help identify sandbagging and improve matchmaking.</w:t>
      </w:r>
    </w:p>
    <w:p w14:paraId="10A47ED7" w14:textId="77777777" w:rsidR="00AB03EA" w:rsidRDefault="00AB03EA" w:rsidP="00AB03EA">
      <w:pPr>
        <w:pStyle w:val="CommentText"/>
      </w:pPr>
      <w:r>
        <w:t>A 1-0 athlete with years of extensive competition-level experience should not necessarily be evaluated identically to another 1-0 athlete who has only recently begun competing.</w:t>
      </w:r>
    </w:p>
    <w:p w14:paraId="11A2C571" w14:textId="77777777" w:rsidR="00AB03EA" w:rsidRDefault="00AB03EA" w:rsidP="00AB03EA">
      <w:pPr>
        <w:pStyle w:val="CommentText"/>
      </w:pPr>
      <w:r>
        <w:t>Looking beyond the record can therefore increase fighter safety rather than decrease it.</w:t>
      </w:r>
    </w:p>
    <w:p w14:paraId="2C7D3088" w14:textId="77777777" w:rsidR="00AB03EA" w:rsidRDefault="00AB03EA" w:rsidP="00AB03EA">
      <w:pPr>
        <w:pStyle w:val="CommentText"/>
      </w:pPr>
      <w:r>
        <w:t>VII. THE COMMON PRINCIPLE: AVOID UNINTENDED SAFETY CONSEQUENCES</w:t>
      </w:r>
    </w:p>
    <w:p w14:paraId="59BB98E3" w14:textId="77777777" w:rsidR="00AB03EA" w:rsidRDefault="00AB03EA" w:rsidP="00AB03EA">
      <w:pPr>
        <w:pStyle w:val="CommentText"/>
      </w:pPr>
      <w:r>
        <w:t>These proposals share one underlying principle:</w:t>
      </w:r>
    </w:p>
    <w:p w14:paraId="0CE5213F" w14:textId="77777777" w:rsidR="00AB03EA" w:rsidRDefault="00AB03EA" w:rsidP="00AB03EA">
      <w:pPr>
        <w:pStyle w:val="CommentText"/>
      </w:pPr>
      <w:r>
        <w:t>The safest regulation on paper is not necessarily the safest regulation in practice if it incentivizes more dangerous behavior.</w:t>
      </w:r>
    </w:p>
    <w:p w14:paraId="4D392D20" w14:textId="77777777" w:rsidR="00AB03EA" w:rsidRDefault="00AB03EA" w:rsidP="00AB03EA">
      <w:pPr>
        <w:pStyle w:val="CommentText"/>
      </w:pPr>
      <w:r>
        <w:t>Mandatory protective equipment without an experienced-adult pathway may encourage premature transition to professional competition.</w:t>
      </w:r>
    </w:p>
    <w:p w14:paraId="25850A28" w14:textId="77777777" w:rsidR="00AB03EA" w:rsidRDefault="00AB03EA" w:rsidP="00AB03EA">
      <w:pPr>
        <w:pStyle w:val="CommentText"/>
      </w:pPr>
      <w:r>
        <w:t>Restricting qualified amateur championship competition may prevent fighters and coaches from adequately evaluating readiness before that professional transition.</w:t>
      </w:r>
    </w:p>
    <w:p w14:paraId="7BE358B9" w14:textId="77777777" w:rsidR="00AB03EA" w:rsidRDefault="00AB03EA" w:rsidP="00AB03EA">
      <w:pPr>
        <w:pStyle w:val="CommentText"/>
      </w:pPr>
      <w:r>
        <w:t>An inflexible weight threshold may encourage additional rapid dehydration.</w:t>
      </w:r>
    </w:p>
    <w:p w14:paraId="5BCFBA40" w14:textId="77777777" w:rsidR="00AB03EA" w:rsidRDefault="00AB03EA" w:rsidP="00AB03EA">
      <w:pPr>
        <w:pStyle w:val="CommentText"/>
      </w:pPr>
      <w:r>
        <w:t>And relying exclusively upon sanctioned bout counts may cause regulators and matchmakers to substantially underestimate an athlete's actual experience.</w:t>
      </w:r>
    </w:p>
    <w:p w14:paraId="4B290BA1" w14:textId="77777777" w:rsidR="00AB03EA" w:rsidRDefault="00AB03EA" w:rsidP="00AB03EA">
      <w:pPr>
        <w:pStyle w:val="CommentText"/>
      </w:pPr>
      <w:r>
        <w:t>These are unintended consequences that deserve consideration.</w:t>
      </w:r>
    </w:p>
    <w:p w14:paraId="00B00C4A" w14:textId="77777777" w:rsidR="00AB03EA" w:rsidRDefault="00AB03EA" w:rsidP="00AB03EA">
      <w:pPr>
        <w:pStyle w:val="CommentText"/>
      </w:pPr>
      <w:r>
        <w:t>VIII. REQUESTED ACTION</w:t>
      </w:r>
    </w:p>
    <w:p w14:paraId="7CD41C77" w14:textId="77777777" w:rsidR="00AB03EA" w:rsidRDefault="00AB03EA" w:rsidP="00AB03EA">
      <w:pPr>
        <w:pStyle w:val="CommentText"/>
      </w:pPr>
      <w:r>
        <w:t>I respectfully ask the Colorado Combative Sports Commission to consider the following modifications:</w:t>
      </w:r>
    </w:p>
    <w:p w14:paraId="7054FA2A" w14:textId="77777777" w:rsidR="00AB03EA" w:rsidRDefault="00AB03EA" w:rsidP="00AB03EA">
      <w:pPr>
        <w:pStyle w:val="CommentText"/>
      </w:pPr>
      <w:r>
        <w:t>1. EXPERIENCE</w:t>
      </w:r>
    </w:p>
    <w:p w14:paraId="070E0915" w14:textId="77777777" w:rsidR="00AB03EA" w:rsidRDefault="00AB03EA" w:rsidP="00AB03EA">
      <w:pPr>
        <w:pStyle w:val="CommentText"/>
      </w:pPr>
      <w:r>
        <w:t>Recognize documented and verifiable training and combat-sports experience in addition to sanctioned records when evaluating adult amateur participants.</w:t>
      </w:r>
    </w:p>
    <w:p w14:paraId="407F2CCA" w14:textId="77777777" w:rsidR="00AB03EA" w:rsidRDefault="00AB03EA" w:rsidP="00AB03EA">
      <w:pPr>
        <w:pStyle w:val="CommentText"/>
      </w:pPr>
      <w:r>
        <w:t>Create a totality-of-experience standard rather than relying exclusively upon a fixed number of sanctioned contests.</w:t>
      </w:r>
    </w:p>
    <w:p w14:paraId="69E62A21" w14:textId="77777777" w:rsidR="00AB03EA" w:rsidRDefault="00AB03EA" w:rsidP="00AB03EA">
      <w:pPr>
        <w:pStyle w:val="CommentText"/>
      </w:pPr>
      <w:r>
        <w:t>2. PROTECTIVE EQUIPMENT</w:t>
      </w:r>
    </w:p>
    <w:p w14:paraId="3DEB31A5" w14:textId="77777777" w:rsidR="00AB03EA" w:rsidRDefault="00AB03EA" w:rsidP="00AB03EA">
      <w:pPr>
        <w:pStyle w:val="CommentText"/>
      </w:pPr>
      <w:r>
        <w:t>Create an experienced/open adult amateur classification or approval pathway under which certain protective equipment may become optional when both qualified adult competitors and their established coaches agree, subject to Commission and medical oversight</w:t>
      </w:r>
    </w:p>
    <w:p w14:paraId="02DC51E0" w14:textId="77777777" w:rsidR="00AB03EA" w:rsidRDefault="00AB03EA" w:rsidP="00AB03EA">
      <w:pPr>
        <w:pStyle w:val="CommentText"/>
      </w:pPr>
      <w:r>
        <w:t>3. CHAMPIONSHIP ROUND LENGTH</w:t>
      </w:r>
    </w:p>
    <w:p w14:paraId="593DA410" w14:textId="77777777" w:rsidR="00AB03EA" w:rsidRDefault="00AB03EA" w:rsidP="00AB03EA">
      <w:pPr>
        <w:pStyle w:val="CommentText"/>
      </w:pPr>
      <w:r>
        <w:t>Permit approved adult amateur championship boxing, kickboxing and Muay Thai contests to consist of three three-minute rounds when both participants demonstrate sufficient actual experience and satisfy Commission requirements.</w:t>
      </w:r>
    </w:p>
    <w:p w14:paraId="2CCBE1AB" w14:textId="77777777" w:rsidR="00AB03EA" w:rsidRDefault="00AB03EA" w:rsidP="00AB03EA">
      <w:pPr>
        <w:pStyle w:val="CommentText"/>
      </w:pPr>
      <w:r>
        <w:t>4. WEIGHT</w:t>
      </w:r>
    </w:p>
    <w:p w14:paraId="249D1E29" w14:textId="77777777" w:rsidR="00AB03EA" w:rsidRDefault="00AB03EA" w:rsidP="00AB03EA">
      <w:pPr>
        <w:pStyle w:val="CommentText"/>
      </w:pPr>
      <w:r>
        <w:t>Maintain the one-pound contractual allowance but establish two pounds as the threshold for automatic Commission cancellation.</w:t>
      </w:r>
    </w:p>
    <w:p w14:paraId="3A9AD7D9" w14:textId="77777777" w:rsidR="00AB03EA" w:rsidRDefault="00AB03EA" w:rsidP="00AB03EA">
      <w:pPr>
        <w:pStyle w:val="CommentText"/>
      </w:pPr>
      <w:r>
        <w:t>Between those points, allow the Commission to determine whether the contest may safely proceed based upon medical evaluation, opponent acceptance and relevant circumstances.</w:t>
      </w:r>
    </w:p>
    <w:p w14:paraId="61576836" w14:textId="77777777" w:rsidR="00AB03EA" w:rsidRDefault="00AB03EA" w:rsidP="00AB03EA">
      <w:pPr>
        <w:pStyle w:val="CommentText"/>
      </w:pPr>
      <w:r>
        <w:t>IX. CONCLUSION</w:t>
      </w:r>
    </w:p>
    <w:p w14:paraId="7145CB49" w14:textId="77777777" w:rsidR="00AB03EA" w:rsidRDefault="00AB03EA" w:rsidP="00AB03EA">
      <w:pPr>
        <w:pStyle w:val="CommentText"/>
      </w:pPr>
      <w:r>
        <w:t>Colorado does not have to choose between fighter development and fighter safety.</w:t>
      </w:r>
    </w:p>
    <w:p w14:paraId="1D94B066" w14:textId="77777777" w:rsidR="00AB03EA" w:rsidRDefault="00AB03EA" w:rsidP="00AB03EA">
      <w:pPr>
        <w:pStyle w:val="CommentText"/>
      </w:pPr>
      <w:r>
        <w:t>We can accomplish both.</w:t>
      </w:r>
    </w:p>
    <w:p w14:paraId="6C3FFCB6" w14:textId="77777777" w:rsidR="00AB03EA" w:rsidRDefault="00AB03EA" w:rsidP="00AB03EA">
      <w:pPr>
        <w:pStyle w:val="CommentText"/>
      </w:pPr>
      <w:r>
        <w:t>Protect genuine novices.</w:t>
      </w:r>
    </w:p>
    <w:p w14:paraId="6DCED324" w14:textId="77777777" w:rsidR="00AB03EA" w:rsidRDefault="00AB03EA" w:rsidP="00AB03EA">
      <w:pPr>
        <w:pStyle w:val="CommentText"/>
      </w:pPr>
      <w:r>
        <w:t>Maintain strong medical standards.</w:t>
      </w:r>
    </w:p>
    <w:p w14:paraId="32870430" w14:textId="77777777" w:rsidR="00AB03EA" w:rsidRDefault="00AB03EA" w:rsidP="00AB03EA">
      <w:pPr>
        <w:pStyle w:val="CommentText"/>
      </w:pPr>
      <w:r>
        <w:t>Hold fighters, coaches, matchmakers and promoters accountable.</w:t>
      </w:r>
    </w:p>
    <w:p w14:paraId="00B885E0" w14:textId="77777777" w:rsidR="00AB03EA" w:rsidRDefault="00AB03EA" w:rsidP="00AB03EA">
      <w:pPr>
        <w:pStyle w:val="CommentText"/>
      </w:pPr>
      <w:r>
        <w:t>Prevent dangerous mismatches.</w:t>
      </w:r>
    </w:p>
    <w:p w14:paraId="41F48D16" w14:textId="77777777" w:rsidR="00AB03EA" w:rsidRDefault="00AB03EA" w:rsidP="00AB03EA">
      <w:pPr>
        <w:pStyle w:val="CommentText"/>
      </w:pPr>
      <w:r>
        <w:t>But recognize that sanctioned records do not always tell the entire story of an athlete's experience.</w:t>
      </w:r>
    </w:p>
    <w:p w14:paraId="5DD54CFF" w14:textId="77777777" w:rsidR="00AB03EA" w:rsidRDefault="00AB03EA" w:rsidP="00AB03EA">
      <w:pPr>
        <w:pStyle w:val="CommentText"/>
      </w:pPr>
      <w:r>
        <w:t>Training matters.</w:t>
      </w:r>
    </w:p>
    <w:p w14:paraId="5AF7CD4B" w14:textId="77777777" w:rsidR="00AB03EA" w:rsidRDefault="00AB03EA" w:rsidP="00AB03EA">
      <w:pPr>
        <w:pStyle w:val="CommentText"/>
      </w:pPr>
      <w:r>
        <w:t>Sparring matters.</w:t>
      </w:r>
    </w:p>
    <w:p w14:paraId="6F8B9D58" w14:textId="77777777" w:rsidR="00AB03EA" w:rsidRDefault="00AB03EA" w:rsidP="00AB03EA">
      <w:pPr>
        <w:pStyle w:val="CommentText"/>
      </w:pPr>
      <w:r>
        <w:t>Inter-gym competition matters.</w:t>
      </w:r>
    </w:p>
    <w:p w14:paraId="5A2036C6" w14:textId="77777777" w:rsidR="00AB03EA" w:rsidRDefault="00AB03EA" w:rsidP="00AB03EA">
      <w:pPr>
        <w:pStyle w:val="CommentText"/>
      </w:pPr>
      <w:r>
        <w:t>Verified tournament experience matters.</w:t>
      </w:r>
    </w:p>
    <w:p w14:paraId="20E222DF" w14:textId="77777777" w:rsidR="00AB03EA" w:rsidRDefault="00AB03EA" w:rsidP="00AB03EA">
      <w:pPr>
        <w:pStyle w:val="CommentText"/>
      </w:pPr>
      <w:r>
        <w:t>Cross-discipline experience matters.</w:t>
      </w:r>
    </w:p>
    <w:p w14:paraId="1E608FCB" w14:textId="77777777" w:rsidR="00AB03EA" w:rsidRDefault="00AB03EA" w:rsidP="00AB03EA">
      <w:pPr>
        <w:pStyle w:val="CommentText"/>
      </w:pPr>
      <w:r>
        <w:t>Credible coaching matters.</w:t>
      </w:r>
    </w:p>
    <w:p w14:paraId="79791CDC" w14:textId="77777777" w:rsidR="00AB03EA" w:rsidRDefault="00AB03EA" w:rsidP="00AB03EA">
      <w:pPr>
        <w:pStyle w:val="CommentText"/>
      </w:pPr>
      <w:r>
        <w:t>And sanctioned competition matters.</w:t>
      </w:r>
    </w:p>
    <w:p w14:paraId="36551404" w14:textId="77777777" w:rsidR="00AB03EA" w:rsidRDefault="00AB03EA" w:rsidP="00AB03EA">
      <w:pPr>
        <w:pStyle w:val="CommentText"/>
      </w:pPr>
      <w:r>
        <w:t>The safest and fairest regulatory system considers all of them.</w:t>
      </w:r>
    </w:p>
    <w:p w14:paraId="78EDAD19" w14:textId="77777777" w:rsidR="00AB03EA" w:rsidRDefault="00AB03EA" w:rsidP="00AB03EA">
      <w:pPr>
        <w:pStyle w:val="CommentText"/>
      </w:pPr>
      <w:r>
        <w:t>Experienced adult amateur fighters should have a pathway to continue developing as amateurs rather than being encouraged to obtain professional licenses before they are ready.</w:t>
      </w:r>
    </w:p>
    <w:p w14:paraId="51169B81" w14:textId="77777777" w:rsidR="00AB03EA" w:rsidRDefault="00AB03EA" w:rsidP="00AB03EA">
      <w:pPr>
        <w:pStyle w:val="CommentText"/>
      </w:pPr>
      <w:r>
        <w:t>Championship-level amateurs should have an appropriate opportunity to demonstrate readiness for advancement.</w:t>
      </w:r>
    </w:p>
    <w:p w14:paraId="6B5894C7" w14:textId="77777777" w:rsidR="00AB03EA" w:rsidRDefault="00AB03EA" w:rsidP="00AB03EA">
      <w:pPr>
        <w:pStyle w:val="CommentText"/>
      </w:pPr>
      <w:r>
        <w:t>And fighters who miss weight should remain accountable without creating rules that unintentionally encourage more dangerous dehydration.</w:t>
      </w:r>
    </w:p>
    <w:p w14:paraId="40508C3B" w14:textId="77777777" w:rsidR="00AB03EA" w:rsidRDefault="00AB03EA" w:rsidP="00AB03EA">
      <w:pPr>
        <w:pStyle w:val="CommentText"/>
      </w:pPr>
      <w:r>
        <w:t>The Commission's responsibility is understandably participant safety.</w:t>
      </w:r>
    </w:p>
    <w:p w14:paraId="6D2089AC" w14:textId="77777777" w:rsidR="00AB03EA" w:rsidRDefault="00AB03EA" w:rsidP="00AB03EA">
      <w:pPr>
        <w:pStyle w:val="CommentText"/>
      </w:pPr>
      <w:r>
        <w:t>My request is that we evaluate safety based upon how combat sports actually operate today and how fighters actually develop—not simply what appears beside their name on a sanctioned record.</w:t>
      </w:r>
    </w:p>
    <w:p w14:paraId="144E8E50" w14:textId="77777777" w:rsidR="00AB03EA" w:rsidRDefault="00AB03EA" w:rsidP="00AB03EA">
      <w:pPr>
        <w:pStyle w:val="CommentText"/>
      </w:pPr>
      <w:r>
        <w:t>Amateur does not automatically mean novice.</w:t>
      </w:r>
    </w:p>
    <w:p w14:paraId="24B64C3C" w14:textId="77777777" w:rsidR="00AB03EA" w:rsidRDefault="00AB03EA" w:rsidP="00AB03EA">
      <w:pPr>
        <w:pStyle w:val="CommentText"/>
      </w:pPr>
      <w:r>
        <w:t>And a sanctioned record does not always tell us how experienced a fighter really is.</w:t>
      </w:r>
    </w:p>
    <w:p w14:paraId="540B2DE9" w14:textId="77777777" w:rsidR="00AB03EA" w:rsidRDefault="00AB03EA" w:rsidP="00AB03EA">
      <w:pPr>
        <w:pStyle w:val="CommentText"/>
      </w:pPr>
      <w:r>
        <w:t>I respectfully ask the Commission to consider these modifications before final adoption of the proposed rules.</w:t>
      </w:r>
    </w:p>
  </w:comment>
  <w:comment w:id="172" w:author="Rascon Arana, Maria" w:date="2026-09-02T15:33:00Z" w:initials="MR">
    <w:p w14:paraId="5A26CC15" w14:textId="77777777" w:rsidR="006667EA" w:rsidRDefault="006667EA" w:rsidP="006667EA">
      <w:pPr>
        <w:pStyle w:val="CommentText"/>
      </w:pPr>
      <w:r>
        <w:rPr>
          <w:rStyle w:val="CommentReference"/>
        </w:rPr>
        <w:annotationRef/>
      </w:r>
      <w:r>
        <w:t>Vern Earwood - An automatic one-pound cancellation threshold may create an unintended incentive.</w:t>
      </w:r>
    </w:p>
    <w:p w14:paraId="1D70298F" w14:textId="77777777" w:rsidR="006667EA" w:rsidRDefault="006667EA" w:rsidP="006667EA">
      <w:pPr>
        <w:pStyle w:val="CommentText"/>
      </w:pPr>
      <w:r>
        <w:t>An athlete arriving dehydrated and slightly beyond that threshold knows that another small amount of weight determines whether the entire contest is canceled.</w:t>
      </w:r>
    </w:p>
    <w:p w14:paraId="72F703F3" w14:textId="77777777" w:rsidR="006667EA" w:rsidRDefault="006667EA" w:rsidP="006667EA">
      <w:pPr>
        <w:pStyle w:val="CommentText"/>
      </w:pPr>
      <w:r>
        <w:t>The natural pressure is to continue cutting.</w:t>
      </w:r>
    </w:p>
    <w:p w14:paraId="095F798A" w14:textId="77777777" w:rsidR="006667EA" w:rsidRDefault="006667EA" w:rsidP="006667EA">
      <w:pPr>
        <w:pStyle w:val="CommentText"/>
      </w:pPr>
      <w:r>
        <w:t>That can result in additional dehydration precisely because a rule intended to protect the fighter provides no discretion once the threshold is exceeded.</w:t>
      </w:r>
    </w:p>
    <w:p w14:paraId="2EC66B24" w14:textId="77777777" w:rsidR="006667EA" w:rsidRDefault="006667EA" w:rsidP="006667EA">
      <w:pPr>
        <w:pStyle w:val="CommentText"/>
      </w:pPr>
      <w:r>
        <w:t>I respectfully propose:</w:t>
      </w:r>
    </w:p>
    <w:p w14:paraId="0D090CE9" w14:textId="77777777" w:rsidR="006667EA" w:rsidRDefault="006667EA" w:rsidP="006667EA">
      <w:pPr>
        <w:pStyle w:val="CommentText"/>
      </w:pPr>
      <w:r>
        <w:t>The promotional bout agreement continues to establish the contracted weight and applicable one-pound allowance.</w:t>
      </w:r>
    </w:p>
    <w:p w14:paraId="2F410F67" w14:textId="77777777" w:rsidR="006667EA" w:rsidRDefault="006667EA" w:rsidP="006667EA">
      <w:pPr>
        <w:pStyle w:val="CommentText"/>
      </w:pPr>
      <w:r>
        <w:t>A participant exceeding that contractual allowance has missed weight.</w:t>
      </w:r>
    </w:p>
    <w:p w14:paraId="6DF8A434" w14:textId="77777777" w:rsidR="006667EA" w:rsidRDefault="006667EA" w:rsidP="006667EA">
      <w:pPr>
        <w:pStyle w:val="CommentText"/>
      </w:pPr>
      <w:r>
        <w:t>However, automatic Commission cancellation would occur once the participant exceeds a two-pound regulatory threshold.</w:t>
      </w:r>
    </w:p>
    <w:p w14:paraId="76C04B29" w14:textId="77777777" w:rsidR="006667EA" w:rsidRDefault="006667EA" w:rsidP="006667EA">
      <w:pPr>
        <w:pStyle w:val="CommentText"/>
      </w:pPr>
      <w:r>
        <w:t>Between those thresholds, the bout would not automatically proceed.</w:t>
      </w:r>
    </w:p>
    <w:p w14:paraId="4A104FDE" w14:textId="77777777" w:rsidR="006667EA" w:rsidRDefault="006667EA" w:rsidP="006667EA">
      <w:pPr>
        <w:pStyle w:val="CommentText"/>
      </w:pPr>
      <w:r>
        <w:t>Instead, the Commission could evaluate whether continuation is appropriate based upon:</w:t>
      </w:r>
    </w:p>
    <w:p w14:paraId="6ED4C7BF" w14:textId="77777777" w:rsidR="006667EA" w:rsidRDefault="006667EA" w:rsidP="006667EA">
      <w:pPr>
        <w:pStyle w:val="CommentText"/>
      </w:pPr>
      <w:r>
        <w:t>• Medical evaluation;</w:t>
      </w:r>
    </w:p>
    <w:p w14:paraId="73FFCAE4" w14:textId="77777777" w:rsidR="006667EA" w:rsidRDefault="006667EA" w:rsidP="006667EA">
      <w:pPr>
        <w:pStyle w:val="CommentText"/>
      </w:pPr>
      <w:r>
        <w:t>• The participant's physical condition;</w:t>
      </w:r>
    </w:p>
    <w:p w14:paraId="37178B3C" w14:textId="77777777" w:rsidR="006667EA" w:rsidRDefault="006667EA" w:rsidP="006667EA">
      <w:pPr>
        <w:pStyle w:val="CommentText"/>
      </w:pPr>
      <w:r>
        <w:t>• Approval from the Commission representative;</w:t>
      </w:r>
    </w:p>
    <w:p w14:paraId="1D4540C2" w14:textId="77777777" w:rsidR="006667EA" w:rsidRDefault="006667EA" w:rsidP="006667EA">
      <w:pPr>
        <w:pStyle w:val="CommentText"/>
      </w:pPr>
      <w:r>
        <w:t>• Acceptance by the opponent;</w:t>
      </w:r>
    </w:p>
    <w:p w14:paraId="04D222A7" w14:textId="77777777" w:rsidR="006667EA" w:rsidRDefault="006667EA" w:rsidP="006667EA">
      <w:pPr>
        <w:pStyle w:val="CommentText"/>
      </w:pPr>
      <w:r>
        <w:t>• Acceptance by the opponent's coach;</w:t>
      </w:r>
    </w:p>
    <w:p w14:paraId="0C8821C9" w14:textId="77777777" w:rsidR="006667EA" w:rsidRDefault="006667EA" w:rsidP="006667EA">
      <w:pPr>
        <w:pStyle w:val="CommentText"/>
      </w:pPr>
      <w:r>
        <w:t>• Circumstances surrounding the missed weight;</w:t>
      </w:r>
    </w:p>
    <w:p w14:paraId="5D84C993" w14:textId="77777777" w:rsidR="006667EA" w:rsidRDefault="006667EA" w:rsidP="006667EA">
      <w:pPr>
        <w:pStyle w:val="CommentText"/>
      </w:pPr>
      <w:r>
        <w:t>• Relevant weight history; and</w:t>
      </w:r>
    </w:p>
    <w:p w14:paraId="4A35F706" w14:textId="77777777" w:rsidR="006667EA" w:rsidRDefault="006667EA" w:rsidP="006667EA">
      <w:pPr>
        <w:pStyle w:val="CommentText"/>
      </w:pPr>
      <w:r>
        <w:t>• Any additional safety measures the Commission considers appropriate.</w:t>
      </w:r>
    </w:p>
    <w:p w14:paraId="13528D3B" w14:textId="77777777" w:rsidR="006667EA" w:rsidRDefault="006667EA" w:rsidP="006667EA">
      <w:pPr>
        <w:pStyle w:val="CommentText"/>
      </w:pPr>
      <w:r>
        <w:t>The additional pound is NOT another contractual weight allowance.</w:t>
      </w:r>
    </w:p>
    <w:p w14:paraId="6100C10F" w14:textId="77777777" w:rsidR="006667EA" w:rsidRDefault="006667EA" w:rsidP="006667EA">
      <w:pPr>
        <w:pStyle w:val="CommentText"/>
      </w:pPr>
      <w:r>
        <w:t>It is a regulatory safety buffer.</w:t>
      </w:r>
    </w:p>
    <w:p w14:paraId="74FB583A" w14:textId="77777777" w:rsidR="006667EA" w:rsidRDefault="006667EA" w:rsidP="006667EA">
      <w:pPr>
        <w:pStyle w:val="CommentText"/>
      </w:pPr>
      <w:r>
        <w:t>Accountability remains.</w:t>
      </w:r>
    </w:p>
    <w:p w14:paraId="6974ABF8" w14:textId="77777777" w:rsidR="006667EA" w:rsidRDefault="006667EA" w:rsidP="006667EA">
      <w:pPr>
        <w:pStyle w:val="CommentText"/>
      </w:pPr>
      <w:r>
        <w:t>Commission discretion remains.</w:t>
      </w:r>
    </w:p>
    <w:p w14:paraId="3BF62F85" w14:textId="77777777" w:rsidR="006667EA" w:rsidRDefault="006667EA" w:rsidP="006667EA">
      <w:pPr>
        <w:pStyle w:val="CommentText"/>
      </w:pPr>
      <w:r>
        <w:t>Medical oversight remains.</w:t>
      </w:r>
    </w:p>
    <w:p w14:paraId="6E89E6C4" w14:textId="77777777" w:rsidR="006667EA" w:rsidRDefault="006667EA" w:rsidP="006667EA">
      <w:pPr>
        <w:pStyle w:val="CommentText"/>
      </w:pPr>
      <w:r>
        <w:t>But the rule no longer creates the same incentive for an already-dehydrated fighter to aggressively chase one final pound simply to prevent automatic cancellation.</w:t>
      </w:r>
    </w:p>
    <w:p w14:paraId="3B66EB28" w14:textId="77777777" w:rsidR="006667EA" w:rsidRDefault="006667EA" w:rsidP="006667EA">
      <w:pPr>
        <w:pStyle w:val="CommentText"/>
      </w:pPr>
      <w:r>
        <w:t>Minor differences between scales and weighing conditions provide another practical reason for maintaining a narrow degree of regulatory discretion.</w:t>
      </w:r>
    </w:p>
    <w:p w14:paraId="76584468" w14:textId="77777777" w:rsidR="006667EA" w:rsidRDefault="006667EA" w:rsidP="006667EA">
      <w:pPr>
        <w:pStyle w:val="CommentText"/>
      </w:pPr>
      <w:r>
        <w:t>VI. A TOTALITY-OF-EXPERIENCE STANDARD</w:t>
      </w:r>
    </w:p>
    <w:p w14:paraId="334532AF" w14:textId="77777777" w:rsidR="006667EA" w:rsidRDefault="006667EA" w:rsidP="006667EA">
      <w:pPr>
        <w:pStyle w:val="CommentText"/>
      </w:pPr>
      <w:r>
        <w:t>For purposes of advanced adult amateur competition, I respectfully encourage Colorado to consider adopting a “totality of experience” standard.</w:t>
      </w:r>
    </w:p>
    <w:p w14:paraId="00B62271" w14:textId="77777777" w:rsidR="006667EA" w:rsidRDefault="006667EA" w:rsidP="006667EA">
      <w:pPr>
        <w:pStyle w:val="CommentText"/>
      </w:pPr>
      <w:r>
        <w:t>Rather than stating:</w:t>
      </w:r>
    </w:p>
    <w:p w14:paraId="66540BBC" w14:textId="77777777" w:rsidR="006667EA" w:rsidRDefault="006667EA" w:rsidP="006667EA">
      <w:pPr>
        <w:pStyle w:val="CommentText"/>
      </w:pPr>
      <w:r>
        <w:t>“Three fights equals experienced,”</w:t>
      </w:r>
    </w:p>
    <w:p w14:paraId="41531E77" w14:textId="77777777" w:rsidR="006667EA" w:rsidRDefault="006667EA" w:rsidP="006667EA">
      <w:pPr>
        <w:pStyle w:val="CommentText"/>
      </w:pPr>
      <w:r>
        <w:t>or:</w:t>
      </w:r>
    </w:p>
    <w:p w14:paraId="2CC48124" w14:textId="77777777" w:rsidR="006667EA" w:rsidRDefault="006667EA" w:rsidP="006667EA">
      <w:pPr>
        <w:pStyle w:val="CommentText"/>
      </w:pPr>
      <w:r>
        <w:t>“Ten fights equals experienced,”</w:t>
      </w:r>
    </w:p>
    <w:p w14:paraId="099B079D" w14:textId="77777777" w:rsidR="006667EA" w:rsidRDefault="006667EA" w:rsidP="006667EA">
      <w:pPr>
        <w:pStyle w:val="CommentText"/>
      </w:pPr>
      <w:r>
        <w:t>the Commission could evaluate whether an athlete has demonstrated sufficient experience based upon multiple verifiable factors.</w:t>
      </w:r>
    </w:p>
    <w:p w14:paraId="1B7FDB18" w14:textId="77777777" w:rsidR="006667EA" w:rsidRDefault="006667EA" w:rsidP="006667EA">
      <w:pPr>
        <w:pStyle w:val="CommentText"/>
      </w:pPr>
      <w:r>
        <w:t>This would allow Colorado to distinguish among:</w:t>
      </w:r>
    </w:p>
    <w:p w14:paraId="1304DF05" w14:textId="77777777" w:rsidR="006667EA" w:rsidRDefault="006667EA" w:rsidP="006667EA">
      <w:pPr>
        <w:pStyle w:val="CommentText"/>
      </w:pPr>
      <w:r>
        <w:t>A genuine novice;</w:t>
      </w:r>
    </w:p>
    <w:p w14:paraId="3CEC783E" w14:textId="77777777" w:rsidR="006667EA" w:rsidRDefault="006667EA" w:rsidP="006667EA">
      <w:pPr>
        <w:pStyle w:val="CommentText"/>
      </w:pPr>
      <w:r>
        <w:t>A fighter with limited sanctioned competition but extensive legitimate training and competition experience;</w:t>
      </w:r>
    </w:p>
    <w:p w14:paraId="56CDA98E" w14:textId="77777777" w:rsidR="006667EA" w:rsidRDefault="006667EA" w:rsidP="006667EA">
      <w:pPr>
        <w:pStyle w:val="CommentText"/>
      </w:pPr>
      <w:r>
        <w:t>An experienced amateur;</w:t>
      </w:r>
    </w:p>
    <w:p w14:paraId="2AEE8DEB" w14:textId="77777777" w:rsidR="006667EA" w:rsidRDefault="006667EA" w:rsidP="006667EA">
      <w:pPr>
        <w:pStyle w:val="CommentText"/>
      </w:pPr>
      <w:r>
        <w:t>And an athlete approaching professional readiness.</w:t>
      </w:r>
    </w:p>
    <w:p w14:paraId="1CC74857" w14:textId="77777777" w:rsidR="006667EA" w:rsidRDefault="006667EA" w:rsidP="006667EA">
      <w:pPr>
        <w:pStyle w:val="CommentText"/>
      </w:pPr>
      <w:r>
        <w:t>It could also help identify sandbagging and improve matchmaking.</w:t>
      </w:r>
    </w:p>
    <w:p w14:paraId="242EEE86" w14:textId="77777777" w:rsidR="006667EA" w:rsidRDefault="006667EA" w:rsidP="006667EA">
      <w:pPr>
        <w:pStyle w:val="CommentText"/>
      </w:pPr>
      <w:r>
        <w:t>A 1-0 athlete with years of extensive competition-level experience should not necessarily be evaluated identically to another 1-0 athlete who has only recently begun competing.</w:t>
      </w:r>
    </w:p>
    <w:p w14:paraId="37815802" w14:textId="77777777" w:rsidR="006667EA" w:rsidRDefault="006667EA" w:rsidP="006667EA">
      <w:pPr>
        <w:pStyle w:val="CommentText"/>
      </w:pPr>
      <w:r>
        <w:t>Looking beyond the record can therefore increase fighter safety rather than decrease it.</w:t>
      </w:r>
    </w:p>
    <w:p w14:paraId="781A0995" w14:textId="77777777" w:rsidR="006667EA" w:rsidRDefault="006667EA" w:rsidP="006667EA">
      <w:pPr>
        <w:pStyle w:val="CommentText"/>
      </w:pPr>
      <w:r>
        <w:t>VII. THE COMMON PRINCIPLE: AVOID UNINTENDED SAFETY CONSEQUENCES</w:t>
      </w:r>
    </w:p>
    <w:p w14:paraId="19EE9690" w14:textId="77777777" w:rsidR="006667EA" w:rsidRDefault="006667EA" w:rsidP="006667EA">
      <w:pPr>
        <w:pStyle w:val="CommentText"/>
      </w:pPr>
      <w:r>
        <w:t>These proposals share one underlying principle:</w:t>
      </w:r>
    </w:p>
    <w:p w14:paraId="7112C87C" w14:textId="77777777" w:rsidR="006667EA" w:rsidRDefault="006667EA" w:rsidP="006667EA">
      <w:pPr>
        <w:pStyle w:val="CommentText"/>
      </w:pPr>
      <w:r>
        <w:t>The safest regulation on paper is not necessarily the safest regulation in practice if it incentivizes more dangerous behavior.</w:t>
      </w:r>
    </w:p>
    <w:p w14:paraId="78A22365" w14:textId="77777777" w:rsidR="006667EA" w:rsidRDefault="006667EA" w:rsidP="006667EA">
      <w:pPr>
        <w:pStyle w:val="CommentText"/>
      </w:pPr>
      <w:r>
        <w:t>Mandatory protective equipment without an experienced-adult pathway may encourage premature transition to professional competition.</w:t>
      </w:r>
    </w:p>
    <w:p w14:paraId="7F34DEB0" w14:textId="77777777" w:rsidR="006667EA" w:rsidRDefault="006667EA" w:rsidP="006667EA">
      <w:pPr>
        <w:pStyle w:val="CommentText"/>
      </w:pPr>
      <w:r>
        <w:t>Restricting qualified amateur championship competition may prevent fighters and coaches from adequately evaluating readiness before that professional transition.</w:t>
      </w:r>
    </w:p>
    <w:p w14:paraId="2A4FEFAA" w14:textId="77777777" w:rsidR="006667EA" w:rsidRDefault="006667EA" w:rsidP="006667EA">
      <w:pPr>
        <w:pStyle w:val="CommentText"/>
      </w:pPr>
      <w:r>
        <w:t>An inflexible weight threshold may encourage additional rapid dehydration.</w:t>
      </w:r>
    </w:p>
    <w:p w14:paraId="57AA0B9F" w14:textId="77777777" w:rsidR="006667EA" w:rsidRDefault="006667EA" w:rsidP="006667EA">
      <w:pPr>
        <w:pStyle w:val="CommentText"/>
      </w:pPr>
      <w:r>
        <w:t>And relying exclusively upon sanctioned bout counts may cause regulators and matchmakers to substantially underestimate an athlete's actual experience.</w:t>
      </w:r>
    </w:p>
    <w:p w14:paraId="318CBBD0" w14:textId="77777777" w:rsidR="006667EA" w:rsidRDefault="006667EA" w:rsidP="006667EA">
      <w:pPr>
        <w:pStyle w:val="CommentText"/>
      </w:pPr>
      <w:r>
        <w:t>These are unintended consequences that deserve consideration.</w:t>
      </w:r>
    </w:p>
    <w:p w14:paraId="7F0DE75C" w14:textId="77777777" w:rsidR="006667EA" w:rsidRDefault="006667EA" w:rsidP="006667EA">
      <w:pPr>
        <w:pStyle w:val="CommentText"/>
      </w:pPr>
      <w:r>
        <w:t>VIII. REQUESTED ACTION</w:t>
      </w:r>
    </w:p>
    <w:p w14:paraId="5371BB97" w14:textId="77777777" w:rsidR="006667EA" w:rsidRDefault="006667EA" w:rsidP="006667EA">
      <w:pPr>
        <w:pStyle w:val="CommentText"/>
      </w:pPr>
      <w:r>
        <w:t>I respectfully ask the Colorado Combative Sports Commission to consider the following modifications:</w:t>
      </w:r>
    </w:p>
    <w:p w14:paraId="4D3683C5" w14:textId="77777777" w:rsidR="006667EA" w:rsidRDefault="006667EA" w:rsidP="006667EA">
      <w:pPr>
        <w:pStyle w:val="CommentText"/>
      </w:pPr>
      <w:r>
        <w:t>1. EXPERIENCE</w:t>
      </w:r>
    </w:p>
    <w:p w14:paraId="3F69F655" w14:textId="77777777" w:rsidR="006667EA" w:rsidRDefault="006667EA" w:rsidP="006667EA">
      <w:pPr>
        <w:pStyle w:val="CommentText"/>
      </w:pPr>
      <w:r>
        <w:t>Recognize documented and verifiable training and combat-sports experience in addition to sanctioned records when evaluating adult amateur participants.</w:t>
      </w:r>
    </w:p>
    <w:p w14:paraId="5F1BE595" w14:textId="77777777" w:rsidR="006667EA" w:rsidRDefault="006667EA" w:rsidP="006667EA">
      <w:pPr>
        <w:pStyle w:val="CommentText"/>
      </w:pPr>
      <w:r>
        <w:t>Create a totality-of-experience standard rather than relying exclusively upon a fixed number of sanctioned contests.</w:t>
      </w:r>
    </w:p>
    <w:p w14:paraId="4C4362A4" w14:textId="77777777" w:rsidR="006667EA" w:rsidRDefault="006667EA" w:rsidP="006667EA">
      <w:pPr>
        <w:pStyle w:val="CommentText"/>
      </w:pPr>
      <w:r>
        <w:t>2. PROTECTIVE EQUIPMENT</w:t>
      </w:r>
    </w:p>
    <w:p w14:paraId="502BFB6E" w14:textId="77777777" w:rsidR="006667EA" w:rsidRDefault="006667EA" w:rsidP="006667EA">
      <w:pPr>
        <w:pStyle w:val="CommentText"/>
      </w:pPr>
      <w:r>
        <w:t>Create an experienced/open adult amateur classification or approval pathway under which certain protective equipment may become optional when both qualified adult competitors and their established coaches agree, subject to Commission and medical oversight.</w:t>
      </w:r>
    </w:p>
    <w:p w14:paraId="42597A3C" w14:textId="77777777" w:rsidR="006667EA" w:rsidRDefault="006667EA" w:rsidP="006667EA">
      <w:pPr>
        <w:pStyle w:val="CommentText"/>
      </w:pPr>
      <w:r>
        <w:t>3. CHAMPIONSHIP ROUND LENGTH</w:t>
      </w:r>
    </w:p>
    <w:p w14:paraId="7DB33060" w14:textId="77777777" w:rsidR="006667EA" w:rsidRDefault="006667EA" w:rsidP="006667EA">
      <w:pPr>
        <w:pStyle w:val="CommentText"/>
      </w:pPr>
      <w:r>
        <w:t>Permit approved adult amateur championship boxing, kickboxing and Muay Thai contests to consist of three three-minute rounds when both participants demonstrate sufficient actual experience and satisfy Commission requirements.</w:t>
      </w:r>
    </w:p>
    <w:p w14:paraId="5E53D83F" w14:textId="77777777" w:rsidR="006667EA" w:rsidRDefault="006667EA" w:rsidP="006667EA">
      <w:pPr>
        <w:pStyle w:val="CommentText"/>
      </w:pPr>
      <w:r>
        <w:t>4. WEIGHT</w:t>
      </w:r>
    </w:p>
    <w:p w14:paraId="519BCF03" w14:textId="77777777" w:rsidR="006667EA" w:rsidRDefault="006667EA" w:rsidP="006667EA">
      <w:pPr>
        <w:pStyle w:val="CommentText"/>
      </w:pPr>
      <w:r>
        <w:t>Maintain the one-pound contractual allowance but establish two pounds as the threshold for automatic Commission cancellation.</w:t>
      </w:r>
    </w:p>
    <w:p w14:paraId="61619608" w14:textId="77777777" w:rsidR="006667EA" w:rsidRDefault="006667EA" w:rsidP="006667EA">
      <w:pPr>
        <w:pStyle w:val="CommentText"/>
      </w:pPr>
      <w:r>
        <w:t>Between those points, allow the Commission to determine whether the contest may safely proceed based upon medical evaluation, opponent acceptance and relevant circumstances.</w:t>
      </w:r>
    </w:p>
    <w:p w14:paraId="77C598FB" w14:textId="77777777" w:rsidR="006667EA" w:rsidRDefault="006667EA" w:rsidP="006667EA">
      <w:pPr>
        <w:pStyle w:val="CommentText"/>
      </w:pPr>
      <w:r>
        <w:t>IX. CONCLUSION</w:t>
      </w:r>
    </w:p>
    <w:p w14:paraId="728ABA7C" w14:textId="77777777" w:rsidR="006667EA" w:rsidRDefault="006667EA" w:rsidP="006667EA">
      <w:pPr>
        <w:pStyle w:val="CommentText"/>
      </w:pPr>
      <w:r>
        <w:t>Colorado does not have to choose between fighter development and fighter safety.</w:t>
      </w:r>
    </w:p>
    <w:p w14:paraId="4F211710" w14:textId="77777777" w:rsidR="006667EA" w:rsidRDefault="006667EA" w:rsidP="006667EA">
      <w:pPr>
        <w:pStyle w:val="CommentText"/>
      </w:pPr>
      <w:r>
        <w:t>We can accomplish both.</w:t>
      </w:r>
    </w:p>
    <w:p w14:paraId="437EAFEE" w14:textId="77777777" w:rsidR="006667EA" w:rsidRDefault="006667EA" w:rsidP="006667EA">
      <w:pPr>
        <w:pStyle w:val="CommentText"/>
      </w:pPr>
      <w:r>
        <w:t>Protect genuine novices.</w:t>
      </w:r>
    </w:p>
    <w:p w14:paraId="6E30259C" w14:textId="77777777" w:rsidR="006667EA" w:rsidRDefault="006667EA" w:rsidP="006667EA">
      <w:pPr>
        <w:pStyle w:val="CommentText"/>
      </w:pPr>
      <w:r>
        <w:t>Maintain strong medical standards.</w:t>
      </w:r>
    </w:p>
    <w:p w14:paraId="481FBDF1" w14:textId="77777777" w:rsidR="006667EA" w:rsidRDefault="006667EA" w:rsidP="006667EA">
      <w:pPr>
        <w:pStyle w:val="CommentText"/>
      </w:pPr>
      <w:r>
        <w:t>Hold fighters, coaches, matchmakers and promoters accountable.</w:t>
      </w:r>
    </w:p>
    <w:p w14:paraId="04C6B287" w14:textId="77777777" w:rsidR="006667EA" w:rsidRDefault="006667EA" w:rsidP="006667EA">
      <w:pPr>
        <w:pStyle w:val="CommentText"/>
      </w:pPr>
      <w:r>
        <w:t>Prevent dangerous mismatches.</w:t>
      </w:r>
    </w:p>
    <w:p w14:paraId="55BB8EB4" w14:textId="77777777" w:rsidR="006667EA" w:rsidRDefault="006667EA" w:rsidP="006667EA">
      <w:pPr>
        <w:pStyle w:val="CommentText"/>
      </w:pPr>
      <w:r>
        <w:t>But recognize that sanctioned records do not always tell the entire story of an athlete's experience.</w:t>
      </w:r>
    </w:p>
    <w:p w14:paraId="175E68EF" w14:textId="77777777" w:rsidR="006667EA" w:rsidRDefault="006667EA" w:rsidP="006667EA">
      <w:pPr>
        <w:pStyle w:val="CommentText"/>
      </w:pPr>
      <w:r>
        <w:t>Training matters.</w:t>
      </w:r>
    </w:p>
    <w:p w14:paraId="1BEC4EA0" w14:textId="77777777" w:rsidR="006667EA" w:rsidRDefault="006667EA" w:rsidP="006667EA">
      <w:pPr>
        <w:pStyle w:val="CommentText"/>
      </w:pPr>
      <w:r>
        <w:t>Sparring matters.</w:t>
      </w:r>
    </w:p>
    <w:p w14:paraId="539113A2" w14:textId="77777777" w:rsidR="006667EA" w:rsidRDefault="006667EA" w:rsidP="006667EA">
      <w:pPr>
        <w:pStyle w:val="CommentText"/>
      </w:pPr>
      <w:r>
        <w:t>Inter-gym competition matters.</w:t>
      </w:r>
    </w:p>
    <w:p w14:paraId="7FAB20F0" w14:textId="77777777" w:rsidR="006667EA" w:rsidRDefault="006667EA" w:rsidP="006667EA">
      <w:pPr>
        <w:pStyle w:val="CommentText"/>
      </w:pPr>
      <w:r>
        <w:t>Verified tournament experience matters.</w:t>
      </w:r>
    </w:p>
    <w:p w14:paraId="631B9763" w14:textId="77777777" w:rsidR="006667EA" w:rsidRDefault="006667EA" w:rsidP="006667EA">
      <w:pPr>
        <w:pStyle w:val="CommentText"/>
      </w:pPr>
      <w:r>
        <w:t>Cross-discipline experience matters.</w:t>
      </w:r>
    </w:p>
    <w:p w14:paraId="348BA913" w14:textId="77777777" w:rsidR="006667EA" w:rsidRDefault="006667EA" w:rsidP="006667EA">
      <w:pPr>
        <w:pStyle w:val="CommentText"/>
      </w:pPr>
      <w:r>
        <w:t>Credible coaching matters.</w:t>
      </w:r>
    </w:p>
    <w:p w14:paraId="6CE21E42" w14:textId="77777777" w:rsidR="006667EA" w:rsidRDefault="006667EA" w:rsidP="006667EA">
      <w:pPr>
        <w:pStyle w:val="CommentText"/>
      </w:pPr>
      <w:r>
        <w:t>And sanctioned competition matters.</w:t>
      </w:r>
    </w:p>
    <w:p w14:paraId="39AFBA72" w14:textId="77777777" w:rsidR="006667EA" w:rsidRDefault="006667EA" w:rsidP="006667EA">
      <w:pPr>
        <w:pStyle w:val="CommentText"/>
      </w:pPr>
      <w:r>
        <w:t>The safest and fairest regulatory system considers all of them.</w:t>
      </w:r>
    </w:p>
    <w:p w14:paraId="2590739E" w14:textId="77777777" w:rsidR="006667EA" w:rsidRDefault="006667EA" w:rsidP="006667EA">
      <w:pPr>
        <w:pStyle w:val="CommentText"/>
      </w:pPr>
      <w:r>
        <w:t>Experienced adult amateur fighters should have a pathway to continue developing as amateurs rather than being encouraged to obtain professional licenses before they are ready.</w:t>
      </w:r>
    </w:p>
    <w:p w14:paraId="31B043D3" w14:textId="77777777" w:rsidR="006667EA" w:rsidRDefault="006667EA" w:rsidP="006667EA">
      <w:pPr>
        <w:pStyle w:val="CommentText"/>
      </w:pPr>
      <w:r>
        <w:t>Championship-level amateurs should have an appropriate opportunity to demonstrate readiness for advancement.</w:t>
      </w:r>
    </w:p>
    <w:p w14:paraId="5226BDCF" w14:textId="77777777" w:rsidR="006667EA" w:rsidRDefault="006667EA" w:rsidP="006667EA">
      <w:pPr>
        <w:pStyle w:val="CommentText"/>
      </w:pPr>
      <w:r>
        <w:t>And fighters who miss weight should remain accountable without creating rules that unintentionally encourage more dangerous dehydration.</w:t>
      </w:r>
    </w:p>
    <w:p w14:paraId="334C84F8" w14:textId="77777777" w:rsidR="006667EA" w:rsidRDefault="006667EA" w:rsidP="006667EA">
      <w:pPr>
        <w:pStyle w:val="CommentText"/>
      </w:pPr>
      <w:r>
        <w:t>The Commission's responsibility is understandably participant safety.</w:t>
      </w:r>
    </w:p>
    <w:p w14:paraId="1995DE9C" w14:textId="77777777" w:rsidR="006667EA" w:rsidRDefault="006667EA" w:rsidP="006667EA">
      <w:pPr>
        <w:pStyle w:val="CommentText"/>
      </w:pPr>
      <w:r>
        <w:t>My request is that we evaluate safety based upon how combat sports actually operate today and how fighters actually develop—not simply what appears beside their name on a sanctioned record.</w:t>
      </w:r>
    </w:p>
    <w:p w14:paraId="2589C936" w14:textId="77777777" w:rsidR="006667EA" w:rsidRDefault="006667EA" w:rsidP="006667EA">
      <w:pPr>
        <w:pStyle w:val="CommentText"/>
      </w:pPr>
      <w:r>
        <w:t>Amateur does not automatically mean novice.</w:t>
      </w:r>
    </w:p>
    <w:p w14:paraId="4EB53789" w14:textId="77777777" w:rsidR="006667EA" w:rsidRDefault="006667EA" w:rsidP="006667EA">
      <w:pPr>
        <w:pStyle w:val="CommentText"/>
      </w:pPr>
      <w:r>
        <w:t xml:space="preserve">And a sanctioned record does not always tell us how experienced a fighter really is. </w:t>
      </w:r>
    </w:p>
  </w:comment>
  <w:comment w:id="173" w:author="Rascon Arana, Maria" w:date="2026-09-02T15:34:00Z" w:initials="MR">
    <w:p w14:paraId="54D15C40" w14:textId="77777777" w:rsidR="00FD1F50" w:rsidRDefault="00FD1F50" w:rsidP="00FD1F50">
      <w:pPr>
        <w:pStyle w:val="CommentText"/>
      </w:pPr>
      <w:r>
        <w:rPr>
          <w:rStyle w:val="CommentReference"/>
        </w:rPr>
        <w:annotationRef/>
      </w:r>
      <w:r>
        <w:t>Vern Earwood - Colorado does not have to choose between fighter development and fighter safety.</w:t>
      </w:r>
    </w:p>
    <w:p w14:paraId="7ECCE75A" w14:textId="77777777" w:rsidR="00FD1F50" w:rsidRDefault="00FD1F50" w:rsidP="00FD1F50">
      <w:pPr>
        <w:pStyle w:val="CommentText"/>
      </w:pPr>
      <w:r>
        <w:t>We can accomplish both.</w:t>
      </w:r>
    </w:p>
    <w:p w14:paraId="15D45B50" w14:textId="77777777" w:rsidR="00FD1F50" w:rsidRDefault="00FD1F50" w:rsidP="00FD1F50">
      <w:pPr>
        <w:pStyle w:val="CommentText"/>
      </w:pPr>
      <w:r>
        <w:t>Protect genuine novices.</w:t>
      </w:r>
    </w:p>
    <w:p w14:paraId="0EBFCA08" w14:textId="77777777" w:rsidR="00FD1F50" w:rsidRDefault="00FD1F50" w:rsidP="00FD1F50">
      <w:pPr>
        <w:pStyle w:val="CommentText"/>
      </w:pPr>
      <w:r>
        <w:t>Maintain strong medical standards.</w:t>
      </w:r>
    </w:p>
    <w:p w14:paraId="6EB650B2" w14:textId="77777777" w:rsidR="00FD1F50" w:rsidRDefault="00FD1F50" w:rsidP="00FD1F50">
      <w:pPr>
        <w:pStyle w:val="CommentText"/>
      </w:pPr>
      <w:r>
        <w:t>Hold fighters, coaches, matchmakers and promoters accountable.</w:t>
      </w:r>
    </w:p>
    <w:p w14:paraId="6342BAEB" w14:textId="77777777" w:rsidR="00FD1F50" w:rsidRDefault="00FD1F50" w:rsidP="00FD1F50">
      <w:pPr>
        <w:pStyle w:val="CommentText"/>
      </w:pPr>
      <w:r>
        <w:t>Prevent dangerous mismatches.</w:t>
      </w:r>
    </w:p>
    <w:p w14:paraId="1209A5C3" w14:textId="77777777" w:rsidR="00FD1F50" w:rsidRDefault="00FD1F50" w:rsidP="00FD1F50">
      <w:pPr>
        <w:pStyle w:val="CommentText"/>
      </w:pPr>
      <w:r>
        <w:t>But recognize that sanctioned records do not always tell the entire story of an athlete's experience.</w:t>
      </w:r>
    </w:p>
    <w:p w14:paraId="1728DBE5" w14:textId="77777777" w:rsidR="00FD1F50" w:rsidRDefault="00FD1F50" w:rsidP="00FD1F50">
      <w:pPr>
        <w:pStyle w:val="CommentText"/>
      </w:pPr>
      <w:r>
        <w:t>Training matters.</w:t>
      </w:r>
    </w:p>
    <w:p w14:paraId="1588A08F" w14:textId="77777777" w:rsidR="00FD1F50" w:rsidRDefault="00FD1F50" w:rsidP="00FD1F50">
      <w:pPr>
        <w:pStyle w:val="CommentText"/>
      </w:pPr>
      <w:r>
        <w:t>Sparring matters.</w:t>
      </w:r>
    </w:p>
    <w:p w14:paraId="3584428D" w14:textId="77777777" w:rsidR="00FD1F50" w:rsidRDefault="00FD1F50" w:rsidP="00FD1F50">
      <w:pPr>
        <w:pStyle w:val="CommentText"/>
      </w:pPr>
      <w:r>
        <w:t>Inter-gym competition matters.</w:t>
      </w:r>
    </w:p>
    <w:p w14:paraId="2DF9E255" w14:textId="77777777" w:rsidR="00FD1F50" w:rsidRDefault="00FD1F50" w:rsidP="00FD1F50">
      <w:pPr>
        <w:pStyle w:val="CommentText"/>
      </w:pPr>
      <w:r>
        <w:t>Verified tournament experience matters.</w:t>
      </w:r>
    </w:p>
    <w:p w14:paraId="666C98D0" w14:textId="77777777" w:rsidR="00FD1F50" w:rsidRDefault="00FD1F50" w:rsidP="00FD1F50">
      <w:pPr>
        <w:pStyle w:val="CommentText"/>
      </w:pPr>
      <w:r>
        <w:t>Cross-discipline experience matters.</w:t>
      </w:r>
    </w:p>
    <w:p w14:paraId="6F2F5DC5" w14:textId="77777777" w:rsidR="00FD1F50" w:rsidRDefault="00FD1F50" w:rsidP="00FD1F50">
      <w:pPr>
        <w:pStyle w:val="CommentText"/>
      </w:pPr>
      <w:r>
        <w:t>Credible coaching matters.</w:t>
      </w:r>
    </w:p>
    <w:p w14:paraId="072D323A" w14:textId="77777777" w:rsidR="00FD1F50" w:rsidRDefault="00FD1F50" w:rsidP="00FD1F50">
      <w:pPr>
        <w:pStyle w:val="CommentText"/>
      </w:pPr>
      <w:r>
        <w:t>And sanctioned competition matters.</w:t>
      </w:r>
    </w:p>
    <w:p w14:paraId="6BEC7EA9" w14:textId="77777777" w:rsidR="00FD1F50" w:rsidRDefault="00FD1F50" w:rsidP="00FD1F50">
      <w:pPr>
        <w:pStyle w:val="CommentText"/>
      </w:pPr>
      <w:r>
        <w:t>The safest and fairest regulatory system considers all of them.</w:t>
      </w:r>
    </w:p>
    <w:p w14:paraId="6AC3FDF2" w14:textId="77777777" w:rsidR="00FD1F50" w:rsidRDefault="00FD1F50" w:rsidP="00FD1F50">
      <w:pPr>
        <w:pStyle w:val="CommentText"/>
      </w:pPr>
      <w:r>
        <w:t>Experienced adult amateur fighters should have a pathway to continue developing as amateurs rather than being encouraged to obtain professional licenses before they are ready.</w:t>
      </w:r>
    </w:p>
    <w:p w14:paraId="7BF2241F" w14:textId="77777777" w:rsidR="00FD1F50" w:rsidRDefault="00FD1F50" w:rsidP="00FD1F50">
      <w:pPr>
        <w:pStyle w:val="CommentText"/>
      </w:pPr>
      <w:r>
        <w:t>Championship-level amateurs should have an appropriate opportunity to demonstrate readiness for advancement.</w:t>
      </w:r>
    </w:p>
    <w:p w14:paraId="1360B918" w14:textId="77777777" w:rsidR="00FD1F50" w:rsidRDefault="00FD1F50" w:rsidP="00FD1F50">
      <w:pPr>
        <w:pStyle w:val="CommentText"/>
      </w:pPr>
      <w:r>
        <w:t>And fighters who miss weight should remain accountable without creating rules that unintentionally encourage more dangerous dehydration.</w:t>
      </w:r>
    </w:p>
    <w:p w14:paraId="00A97CB4" w14:textId="77777777" w:rsidR="00FD1F50" w:rsidRDefault="00FD1F50" w:rsidP="00FD1F50">
      <w:pPr>
        <w:pStyle w:val="CommentText"/>
      </w:pPr>
      <w:r>
        <w:t>The Commission's responsibility is understandably participant safety.</w:t>
      </w:r>
    </w:p>
    <w:p w14:paraId="0121B49A" w14:textId="77777777" w:rsidR="00FD1F50" w:rsidRDefault="00FD1F50" w:rsidP="00FD1F50">
      <w:pPr>
        <w:pStyle w:val="CommentText"/>
      </w:pPr>
      <w:r>
        <w:t>My request is that we evaluate safety based upon how combat sports actually operate today and how fighters actually develop—not simply what appears beside their name on a sanctioned record.</w:t>
      </w:r>
    </w:p>
    <w:p w14:paraId="051A15B2" w14:textId="77777777" w:rsidR="00FD1F50" w:rsidRDefault="00FD1F50" w:rsidP="00FD1F50">
      <w:pPr>
        <w:pStyle w:val="CommentText"/>
      </w:pPr>
      <w:r>
        <w:t>Amateur does not automatically mean novice.</w:t>
      </w:r>
    </w:p>
    <w:p w14:paraId="54BF10E9" w14:textId="77777777" w:rsidR="00FD1F50" w:rsidRDefault="00FD1F50" w:rsidP="00FD1F50">
      <w:pPr>
        <w:pStyle w:val="CommentText"/>
      </w:pPr>
      <w:r>
        <w:t>And a sanctioned record does not always tell us how experienced a fighter really is.</w:t>
      </w:r>
    </w:p>
    <w:p w14:paraId="7AAED2A5" w14:textId="77777777" w:rsidR="00FD1F50" w:rsidRDefault="00FD1F50" w:rsidP="00FD1F50">
      <w:pPr>
        <w:pStyle w:val="CommentText"/>
      </w:pPr>
      <w:r>
        <w:t>I respectfully ask the Commission to consider these modifications before final adoption of the proposed rules.</w:t>
      </w:r>
    </w:p>
  </w:comment>
  <w:comment w:id="210" w:author="Rascon Arana, Maria" w:date="2026-09-08T08:55:00Z" w:initials="MR">
    <w:p w14:paraId="3BA1DA28" w14:textId="77777777" w:rsidR="000A5874" w:rsidRDefault="000A5874" w:rsidP="000A5874">
      <w:pPr>
        <w:pStyle w:val="CommentText"/>
      </w:pPr>
      <w:r>
        <w:rPr>
          <w:rStyle w:val="CommentReference"/>
        </w:rPr>
        <w:annotationRef/>
      </w:r>
      <w:r>
        <w:t>Erik Mitchell - Rule 1.15(a) — Minimum Security Staffing</w:t>
      </w:r>
    </w:p>
    <w:p w14:paraId="4B3AF431" w14:textId="77777777" w:rsidR="000A5874" w:rsidRDefault="000A5874" w:rsidP="000A5874">
      <w:pPr>
        <w:pStyle w:val="CommentText"/>
      </w:pPr>
      <w:r>
        <w:t>We also respectfully request clarification and reconsideration of the requirement that at least one uniformed law enforcement officer from the jurisdiction of the establishment or venue be present</w:t>
      </w:r>
    </w:p>
    <w:p w14:paraId="2FB6D677" w14:textId="77777777" w:rsidR="000A5874" w:rsidRDefault="000A5874" w:rsidP="000A5874">
      <w:pPr>
        <w:pStyle w:val="CommentText"/>
      </w:pPr>
      <w:r>
        <w:t>Not all police departments or sheriff's offices permit off-duty officers or deputies to provide security at establishments or venues that serve alcohol. Additionally, many departments do not permit their personnel to perform off-duty security outside their jurisdiction.</w:t>
      </w:r>
    </w:p>
    <w:p w14:paraId="144E64D5" w14:textId="77777777" w:rsidR="000A5874" w:rsidRDefault="000A5874" w:rsidP="000A5874">
      <w:pPr>
        <w:pStyle w:val="CommentText"/>
      </w:pPr>
      <w:r>
        <w:t>As a result, this requirement could create significant logistical and financial challenges for event organizers, particularly when a venue serves alcohol or when qualified law enforcement personnel are unavailable.</w:t>
      </w:r>
    </w:p>
    <w:p w14:paraId="1E7EEB70" w14:textId="77777777" w:rsidR="000A5874" w:rsidRDefault="000A5874" w:rsidP="000A5874">
      <w:pPr>
        <w:pStyle w:val="CommentText"/>
      </w:pPr>
      <w:r>
        <w:t>We believe that properly licensed, bonded, and adequately staffed private security, operating under an appropriate security plan, can provide effective event security. We respectfully request that the Commission consider allowing qualified private security to satisfy the requirement, provided that the security company meets all applicable licensing, insurance, staffing, and operational standards.</w:t>
      </w:r>
    </w:p>
    <w:p w14:paraId="061AFA0A" w14:textId="77777777" w:rsidR="000A5874" w:rsidRDefault="000A5874" w:rsidP="000A5874">
      <w:pPr>
        <w:pStyle w:val="CommentText"/>
      </w:pPr>
      <w:r>
        <w:t>Conclusion</w:t>
      </w:r>
    </w:p>
    <w:p w14:paraId="53F6F6A6" w14:textId="77777777" w:rsidR="000A5874" w:rsidRDefault="000A5874" w:rsidP="000A5874">
      <w:pPr>
        <w:pStyle w:val="CommentText"/>
      </w:pPr>
      <w:r>
        <w:t>We fully support the Commission's goal of protecting athletes, officials, and spectators. Our concerns are not intended to oppose safety regulations, but rather to ensure that the rules reflect the experience and development of the sport in Colorado.</w:t>
      </w:r>
    </w:p>
    <w:p w14:paraId="44610DCE" w14:textId="77777777" w:rsidR="000A5874" w:rsidRDefault="000A5874" w:rsidP="000A5874">
      <w:pPr>
        <w:pStyle w:val="CommentText"/>
      </w:pPr>
      <w:r>
        <w:t>We respectfully request that the Commission consider the following:</w:t>
      </w:r>
    </w:p>
    <w:p w14:paraId="5A5B66F5" w14:textId="77777777" w:rsidR="000A5874" w:rsidRDefault="000A5874" w:rsidP="000A5874">
      <w:pPr>
        <w:pStyle w:val="CommentText"/>
      </w:pPr>
      <w:r>
        <w:t>1. Maintain a regulated pathway for youth athletes under 18 with appropriate safety requirements.</w:t>
      </w:r>
    </w:p>
    <w:p w14:paraId="7F89BE02" w14:textId="77777777" w:rsidR="000A5874" w:rsidRDefault="000A5874" w:rsidP="000A5874">
      <w:pPr>
        <w:pStyle w:val="CommentText"/>
      </w:pPr>
      <w:r>
        <w:t>2. Permit title bouts to use either five two-minute rounds or three three-minute rounds, subject to appropriate matchmaking and Commission approval.</w:t>
      </w:r>
    </w:p>
    <w:p w14:paraId="624B6057" w14:textId="77777777" w:rsidR="000A5874" w:rsidRDefault="000A5874" w:rsidP="000A5874">
      <w:pPr>
        <w:pStyle w:val="CommentText"/>
      </w:pPr>
      <w:r>
        <w:t>3. Consider retaining the current progression-based safety-equipment system.</w:t>
      </w:r>
    </w:p>
    <w:p w14:paraId="00BBCF23" w14:textId="77777777" w:rsidR="000A5874" w:rsidRDefault="000A5874" w:rsidP="000A5874">
      <w:pPr>
        <w:pStyle w:val="CommentText"/>
      </w:pPr>
      <w:r>
        <w:t>4. Allow qualified private security to satisfy minimum security requirements when law enforcement staffing is unavailable or prohibited by departmental policy.</w:t>
      </w:r>
    </w:p>
    <w:p w14:paraId="775EDB4D" w14:textId="77777777" w:rsidR="000A5874" w:rsidRDefault="000A5874" w:rsidP="000A5874">
      <w:pPr>
        <w:pStyle w:val="CommentText"/>
      </w:pPr>
      <w:r>
        <w:t>We appreciate the Commission's time and consideration. We would welcome the opportunity to discuss these concerns further and work collaboratively toward rules that protect athletes while supporting the continued growth and development of combat sports in Colorado.</w:t>
      </w:r>
    </w:p>
  </w:comment>
  <w:comment w:id="282" w:author="Rascon Arana, Maria" w:date="2026-09-02T15:11:00Z" w:initials="MR">
    <w:p w14:paraId="2B441365" w14:textId="77777777" w:rsidR="00924EE6" w:rsidRDefault="00924EE6" w:rsidP="00924EE6">
      <w:pPr>
        <w:pStyle w:val="CommentText"/>
      </w:pPr>
      <w:r>
        <w:rPr>
          <w:rStyle w:val="CommentReference"/>
        </w:rPr>
        <w:annotationRef/>
      </w:r>
      <w:r>
        <w:t>Vern Earwood - IV. THREE-MINUTE ROUNDS FOR QUALIFIED ADULT AMATEUR TITLE FIGHTS</w:t>
      </w:r>
    </w:p>
    <w:p w14:paraId="6DA8E1A8" w14:textId="77777777" w:rsidR="00924EE6" w:rsidRDefault="00924EE6" w:rsidP="00924EE6">
      <w:pPr>
        <w:pStyle w:val="CommentText"/>
      </w:pPr>
      <w:r>
        <w:t>The proposed Rule 1.17 provides that elimination boxing, kickboxing and Muay Thai contests consist of three two-minute rounds.</w:t>
      </w:r>
    </w:p>
    <w:p w14:paraId="02E5CD51" w14:textId="77777777" w:rsidR="00924EE6" w:rsidRDefault="00924EE6" w:rsidP="00924EE6">
      <w:pPr>
        <w:pStyle w:val="CommentText"/>
      </w:pPr>
      <w:r>
        <w:t>I respectfully request that the Commission create an exception permitting qualified adult amateur championship bouts to consist of three three-minute rounds.</w:t>
      </w:r>
    </w:p>
    <w:p w14:paraId="45024377" w14:textId="77777777" w:rsidR="00924EE6" w:rsidRDefault="00924EE6" w:rsidP="00924EE6">
      <w:pPr>
        <w:pStyle w:val="CommentText"/>
      </w:pPr>
      <w:r>
        <w:t>Again, this should not necessarily depend upon sanctioned bout count alone.</w:t>
      </w:r>
    </w:p>
    <w:p w14:paraId="02E2F810" w14:textId="77777777" w:rsidR="00924EE6" w:rsidRDefault="00924EE6" w:rsidP="00924EE6">
      <w:pPr>
        <w:pStyle w:val="CommentText"/>
      </w:pPr>
      <w:r>
        <w:t>An athlete competing for a legitimate championship should demonstrate sufficient actual experience through the totality of their competitive and training background.</w:t>
      </w:r>
    </w:p>
    <w:p w14:paraId="58534166" w14:textId="77777777" w:rsidR="00924EE6" w:rsidRDefault="00924EE6" w:rsidP="00924EE6">
      <w:pPr>
        <w:pStyle w:val="CommentText"/>
      </w:pPr>
      <w:r>
        <w:t>Three-minute championship rounds provide an important developmental opportunity.</w:t>
      </w:r>
    </w:p>
    <w:p w14:paraId="0D00B9C1" w14:textId="77777777" w:rsidR="00924EE6" w:rsidRDefault="00924EE6" w:rsidP="00924EE6">
      <w:pPr>
        <w:pStyle w:val="CommentText"/>
      </w:pPr>
      <w:r>
        <w:t>They allow coaches and fighters to evaluate:</w:t>
      </w:r>
    </w:p>
    <w:p w14:paraId="6FE2E778" w14:textId="77777777" w:rsidR="00924EE6" w:rsidRDefault="00924EE6" w:rsidP="00924EE6">
      <w:pPr>
        <w:pStyle w:val="CommentText"/>
      </w:pPr>
      <w:r>
        <w:t>• Conditioning;</w:t>
      </w:r>
    </w:p>
    <w:p w14:paraId="6ED6D5EF" w14:textId="77777777" w:rsidR="00924EE6" w:rsidRDefault="00924EE6" w:rsidP="00924EE6">
      <w:pPr>
        <w:pStyle w:val="CommentText"/>
      </w:pPr>
      <w:r>
        <w:t>• Pacing;</w:t>
      </w:r>
    </w:p>
    <w:p w14:paraId="42DA2F08" w14:textId="77777777" w:rsidR="00924EE6" w:rsidRDefault="00924EE6" w:rsidP="00924EE6">
      <w:pPr>
        <w:pStyle w:val="CommentText"/>
      </w:pPr>
      <w:r>
        <w:t>• Tactical adjustment;</w:t>
      </w:r>
    </w:p>
    <w:p w14:paraId="474B0D76" w14:textId="77777777" w:rsidR="00924EE6" w:rsidRDefault="00924EE6" w:rsidP="00924EE6">
      <w:pPr>
        <w:pStyle w:val="CommentText"/>
      </w:pPr>
      <w:r>
        <w:t>• Recovery;</w:t>
      </w:r>
    </w:p>
    <w:p w14:paraId="2550539E" w14:textId="77777777" w:rsidR="00924EE6" w:rsidRDefault="00924EE6" w:rsidP="00924EE6">
      <w:pPr>
        <w:pStyle w:val="CommentText"/>
      </w:pPr>
      <w:r>
        <w:t>• Composure;</w:t>
      </w:r>
    </w:p>
    <w:p w14:paraId="15A48F85" w14:textId="77777777" w:rsidR="00924EE6" w:rsidRDefault="00924EE6" w:rsidP="00924EE6">
      <w:pPr>
        <w:pStyle w:val="CommentText"/>
      </w:pPr>
      <w:r>
        <w:t>• Sustained technical performance; and</w:t>
      </w:r>
    </w:p>
    <w:p w14:paraId="6522A0DB" w14:textId="77777777" w:rsidR="00924EE6" w:rsidRDefault="00924EE6" w:rsidP="00924EE6">
      <w:pPr>
        <w:pStyle w:val="CommentText"/>
      </w:pPr>
      <w:r>
        <w:t>• Readiness for advancement toward professional competition.</w:t>
      </w:r>
    </w:p>
    <w:p w14:paraId="7C81CC98" w14:textId="77777777" w:rsidR="00924EE6" w:rsidRDefault="00924EE6" w:rsidP="00924EE6">
      <w:pPr>
        <w:pStyle w:val="CommentText"/>
      </w:pPr>
      <w:r>
        <w:t>This creates a more logical developmental progression:</w:t>
      </w:r>
    </w:p>
    <w:p w14:paraId="1A92D7A9" w14:textId="77777777" w:rsidR="00924EE6" w:rsidRDefault="00924EE6" w:rsidP="00924EE6">
      <w:pPr>
        <w:pStyle w:val="CommentText"/>
      </w:pPr>
      <w:r>
        <w:t>Novice Amateur → Experienced Amateur → Amateur Championship → Professional.</w:t>
      </w:r>
    </w:p>
    <w:p w14:paraId="0E682C5D" w14:textId="77777777" w:rsidR="00924EE6" w:rsidRDefault="00924EE6" w:rsidP="00924EE6">
      <w:pPr>
        <w:pStyle w:val="CommentText"/>
      </w:pPr>
      <w:r>
        <w:t>Colorado should encourage athletes to demonstrate readiness before becoming professionals rather than requiring them to become professionals before experiencing competition conditions that help establish that readiness.</w:t>
      </w:r>
    </w:p>
    <w:p w14:paraId="4D7AA794" w14:textId="77777777" w:rsidR="00924EE6" w:rsidRDefault="00924EE6" w:rsidP="00924EE6">
      <w:pPr>
        <w:pStyle w:val="CommentText"/>
      </w:pPr>
      <w:r>
        <w:t>Accordingly, three-minute championship rounds could be permitted when:</w:t>
      </w:r>
    </w:p>
    <w:p w14:paraId="757BB0A7" w14:textId="77777777" w:rsidR="00924EE6" w:rsidRDefault="00924EE6" w:rsidP="00924EE6">
      <w:pPr>
        <w:pStyle w:val="CommentText"/>
      </w:pPr>
      <w:r>
        <w:t>• Both participants are at least 18 years old</w:t>
      </w:r>
    </w:p>
    <w:p w14:paraId="2534F958" w14:textId="77777777" w:rsidR="00924EE6" w:rsidRDefault="00924EE6" w:rsidP="00924EE6">
      <w:pPr>
        <w:pStyle w:val="CommentText"/>
      </w:pPr>
      <w:r>
        <w:t>• The contest is an approved amateur championship;</w:t>
      </w:r>
    </w:p>
    <w:p w14:paraId="7C4E766A" w14:textId="77777777" w:rsidR="00924EE6" w:rsidRDefault="00924EE6" w:rsidP="00924EE6">
      <w:pPr>
        <w:pStyle w:val="CommentText"/>
      </w:pPr>
      <w:r>
        <w:t>• Both competitors possess sufficient documented and verifiable combat-sports experience;</w:t>
      </w:r>
    </w:p>
    <w:p w14:paraId="6921AB5A" w14:textId="77777777" w:rsidR="00924EE6" w:rsidRDefault="00924EE6" w:rsidP="00924EE6">
      <w:pPr>
        <w:pStyle w:val="CommentText"/>
      </w:pPr>
      <w:r>
        <w:t>• Both fighters and their coaches agree to the format;</w:t>
      </w:r>
    </w:p>
    <w:p w14:paraId="4BB79CCC" w14:textId="77777777" w:rsidR="00924EE6" w:rsidRDefault="00924EE6" w:rsidP="00924EE6">
      <w:pPr>
        <w:pStyle w:val="CommentText"/>
      </w:pPr>
      <w:r>
        <w:t>• The format is disclosed before competition;</w:t>
      </w:r>
    </w:p>
    <w:p w14:paraId="5E0716AC" w14:textId="77777777" w:rsidR="00924EE6" w:rsidRDefault="00924EE6" w:rsidP="00924EE6">
      <w:pPr>
        <w:pStyle w:val="CommentText"/>
      </w:pPr>
      <w:r>
        <w:t>• The Director approves the contest; and</w:t>
      </w:r>
    </w:p>
    <w:p w14:paraId="50FDB926" w14:textId="77777777" w:rsidR="00924EE6" w:rsidRDefault="00924EE6" w:rsidP="00924EE6">
      <w:pPr>
        <w:pStyle w:val="CommentText"/>
      </w:pPr>
      <w:r>
        <w:t>• All applicable medical safeguards remain in effect.</w:t>
      </w:r>
    </w:p>
    <w:p w14:paraId="5379961C" w14:textId="77777777" w:rsidR="00924EE6" w:rsidRDefault="00924EE6" w:rsidP="00924EE6">
      <w:pPr>
        <w:pStyle w:val="CommentText"/>
      </w:pPr>
      <w:r>
        <w:t>A championship fight should help determine whether an amateur is ready for the next level—not require that fighter to turn professional just to find out.</w:t>
      </w:r>
    </w:p>
  </w:comment>
  <w:comment w:id="283" w:author="Rascon Arana, Maria" w:date="2026-09-08T08:36:00Z" w:initials="MR">
    <w:p w14:paraId="3D0FEBF1" w14:textId="77777777" w:rsidR="003F3121" w:rsidRDefault="003F3121" w:rsidP="003F3121">
      <w:pPr>
        <w:pStyle w:val="CommentText"/>
      </w:pPr>
      <w:r>
        <w:rPr>
          <w:rStyle w:val="CommentReference"/>
        </w:rPr>
        <w:annotationRef/>
      </w:r>
      <w:r>
        <w:t>Sean Madden - I am submitting these comments as a longtime Colorado Muay Thai coach and one of the Head Coaches of the USA Muaythai National Team. I strongly support the Commission’s responsibility to protect athletes and ensure that combat sports in Colorado are conducted safely and responsibly. However, I have significant concerns regarding the proposed amendments to Rule 1.5(C), Rule 1.17(D)(1), and Rule 1.17(I) and their potential impact on the development of Muay Thai athletes in Colorado.</w:t>
      </w:r>
    </w:p>
    <w:p w14:paraId="1DF14FE8" w14:textId="77777777" w:rsidR="003F3121" w:rsidRDefault="003F3121" w:rsidP="003F3121">
      <w:pPr>
        <w:pStyle w:val="CommentText"/>
      </w:pPr>
      <w:r>
        <w:t>My primary concern is that, taken together, these changes move Colorado away from the progressive amateur competition model used throughout Muay Thai nationally.</w:t>
      </w:r>
    </w:p>
  </w:comment>
  <w:comment w:id="284" w:author="Rascon Arana, Maria" w:date="2026-09-08T08:38:00Z" w:initials="MR">
    <w:p w14:paraId="5B177B31" w14:textId="77777777" w:rsidR="003F3121" w:rsidRDefault="003F3121" w:rsidP="003F3121">
      <w:pPr>
        <w:pStyle w:val="CommentText"/>
      </w:pPr>
      <w:r>
        <w:rPr>
          <w:rStyle w:val="CommentReference"/>
        </w:rPr>
        <w:annotationRef/>
      </w:r>
      <w:r>
        <w:t>Sean Madden - Rule 1.17(D)(1), Rounds and Time Length</w:t>
      </w:r>
    </w:p>
    <w:p w14:paraId="2EDDE450" w14:textId="77777777" w:rsidR="003F3121" w:rsidRDefault="003F3121" w:rsidP="003F3121">
      <w:pPr>
        <w:pStyle w:val="CommentText"/>
      </w:pPr>
      <w:r>
        <w:t>I am also concerned with the proposed change requiring elimination Muay Thai bouts to consist of three 2-minute rounds, removing the current ability for the Director to approve three 3-minute rounds.</w:t>
      </w:r>
    </w:p>
    <w:p w14:paraId="118C9EEB" w14:textId="77777777" w:rsidR="003F3121" w:rsidRDefault="003F3121" w:rsidP="003F3121">
      <w:pPr>
        <w:pStyle w:val="CommentText"/>
      </w:pPr>
      <w:r>
        <w:t>3, 2-minute rounds are entirely appropriate for novice athletes. My concern is requiring that format for every amateur athlete regardless of experience.</w:t>
      </w:r>
    </w:p>
    <w:p w14:paraId="5AB94648" w14:textId="77777777" w:rsidR="003F3121" w:rsidRDefault="003F3121" w:rsidP="003F3121">
      <w:pPr>
        <w:pStyle w:val="CommentText"/>
      </w:pPr>
      <w:r>
        <w:t>As athletes progress beyond the novice level, three-minute rounds become an important part of their competitive development. Established national Muay Thai competition models progressively increase round duration as athletes gain experience. Colorado athletes preparing for higher levels of national and international competition should have an appropriate opportunity to gain experience under those same round lengths before reaching that level.</w:t>
      </w:r>
    </w:p>
    <w:p w14:paraId="743CFD25" w14:textId="77777777" w:rsidR="003F3121" w:rsidRDefault="003F3121" w:rsidP="003F3121">
      <w:pPr>
        <w:pStyle w:val="CommentText"/>
      </w:pPr>
      <w:r>
        <w:t>I would encourage the Commission to retain the existing discretion to approve three 3-minute rounds or establish an experience-based progression where novice athletes compete in shorter rounds and experienced athletes may progress to three-minute rounds.</w:t>
      </w:r>
    </w:p>
  </w:comment>
  <w:comment w:id="285" w:author="Rascon Arana, Maria" w:date="2026-09-08T08:41:00Z" w:initials="MR">
    <w:p w14:paraId="4EECD37E" w14:textId="77777777" w:rsidR="003A7FB9" w:rsidRDefault="003A7FB9" w:rsidP="003A7FB9">
      <w:pPr>
        <w:pStyle w:val="CommentText"/>
      </w:pPr>
      <w:r>
        <w:rPr>
          <w:rStyle w:val="CommentReference"/>
        </w:rPr>
        <w:annotationRef/>
      </w:r>
      <w:r>
        <w:t>Steve Eisma - 2. *Rule 1.17(D)(1) | Round Length*</w:t>
      </w:r>
    </w:p>
    <w:p w14:paraId="5E2C6422" w14:textId="77777777" w:rsidR="003A7FB9" w:rsidRDefault="003A7FB9" w:rsidP="003A7FB9">
      <w:pPr>
        <w:pStyle w:val="CommentText"/>
      </w:pPr>
      <w:r>
        <w:t xml:space="preserve">Currently, amateur/elimination Muay Thai bouts may be approved for 3 x 3-minute rounds. The proposal changes this to 3 x 2-minute rounds for all elimination bouts, removing the option for experienced amateur athletes to progress to 3-minute rounds, regardless of the amount of fights they have. </w:t>
      </w:r>
    </w:p>
  </w:comment>
  <w:comment w:id="286" w:author="Rascon Arana, Maria" w:date="2026-09-08T08:42:00Z" w:initials="MR">
    <w:p w14:paraId="3CFEEBF1" w14:textId="77777777" w:rsidR="00313AFB" w:rsidRDefault="00313AFB" w:rsidP="00313AFB">
      <w:pPr>
        <w:pStyle w:val="CommentText"/>
      </w:pPr>
      <w:r>
        <w:rPr>
          <w:rStyle w:val="CommentReference"/>
        </w:rPr>
        <w:annotationRef/>
      </w:r>
      <w:r>
        <w:t>Terence Cheah - Rule 1.17(D)(1) - Eliminating the provision for experienced amateur athletes to progress to 3-minute rounds creates an unnecessary barrier to competitive advancement. Restricting round duration stifles skill demonstration, hinders technical progression, and ultimately limits an athlete's preparedness for higher-level competition</w:t>
      </w:r>
    </w:p>
  </w:comment>
  <w:comment w:id="287" w:author="Rascon Arana, Maria" w:date="2026-09-08T08:45:00Z" w:initials="MR">
    <w:p w14:paraId="022F4298" w14:textId="77777777" w:rsidR="00F528CC" w:rsidRDefault="00F528CC" w:rsidP="00F528CC">
      <w:pPr>
        <w:pStyle w:val="CommentText"/>
      </w:pPr>
      <w:r>
        <w:rPr>
          <w:rStyle w:val="CommentReference"/>
        </w:rPr>
        <w:annotationRef/>
      </w:r>
      <w:r>
        <w:t xml:space="preserve">Pamela Duncan - Regarding Rule 1.17 (D)(1) I feel this would create disadvantage, especially to experienced amateur Muay Thai athletes who have competed before. I feel that decreasing round lengths dramatically by 1 minute would not allow amateur athletes sufficient time to utilize their skills, combinations and offensive and defensive capabilities. As a result, I believe removing the approval for 3 x 3 minute rounds would hinder progress of experienced amateur athletes. </w:t>
      </w:r>
    </w:p>
    <w:p w14:paraId="45064D13" w14:textId="77777777" w:rsidR="00F528CC" w:rsidRDefault="00F528CC" w:rsidP="00F528CC">
      <w:pPr>
        <w:pStyle w:val="CommentText"/>
      </w:pPr>
      <w:r>
        <w:t xml:space="preserve">Please reconsider not moving forward these rule changes, as I feel they will have a detrimental effect on youth and/or amateur Muay Thai athletes in the state of Colorado. </w:t>
      </w:r>
    </w:p>
  </w:comment>
  <w:comment w:id="288" w:author="Rascon Arana, Maria" w:date="2026-09-08T08:46:00Z" w:initials="MR">
    <w:p w14:paraId="64678EDB" w14:textId="77777777" w:rsidR="00226CAF" w:rsidRDefault="00226CAF" w:rsidP="00226CAF">
      <w:pPr>
        <w:pStyle w:val="CommentText"/>
      </w:pPr>
      <w:r>
        <w:rPr>
          <w:rStyle w:val="CommentReference"/>
        </w:rPr>
        <w:annotationRef/>
      </w:r>
      <w:r>
        <w:t>Brandon Jones - Rule 1.17(D)(1) | Round Length</w:t>
      </w:r>
    </w:p>
  </w:comment>
  <w:comment w:id="289" w:author="Rascon Arana, Maria" w:date="2026-09-08T08:48:00Z" w:initials="MR">
    <w:p w14:paraId="638A37CB" w14:textId="77777777" w:rsidR="008703F0" w:rsidRDefault="008703F0" w:rsidP="008703F0">
      <w:pPr>
        <w:pStyle w:val="CommentText"/>
      </w:pPr>
      <w:r>
        <w:rPr>
          <w:rStyle w:val="CommentReference"/>
        </w:rPr>
        <w:annotationRef/>
      </w:r>
      <w:r>
        <w:t>Elz DeVito -  2. Rule 1.17(D)(1) — Round Length</w:t>
      </w:r>
    </w:p>
    <w:p w14:paraId="488B6094" w14:textId="77777777" w:rsidR="008703F0" w:rsidRDefault="008703F0" w:rsidP="008703F0">
      <w:pPr>
        <w:pStyle w:val="CommentText"/>
      </w:pPr>
      <w:r>
        <w:t>I also respectfully oppose eliminating the ability to approve 3 x 3-minute rounds for experienced amateur Muay Thai athletes.</w:t>
      </w:r>
    </w:p>
    <w:p w14:paraId="2604F4F2" w14:textId="77777777" w:rsidR="008703F0" w:rsidRDefault="008703F0" w:rsidP="008703F0">
      <w:pPr>
        <w:pStyle w:val="CommentText"/>
      </w:pPr>
      <w:r>
        <w:t>The current rule already provides a sensible mechanism: 3 x 3-minute rounds require Director approval. This allows experienced athletes to compete under a longer format when the Commission determines that the bout is appropriate. That flexibility is valuable.</w:t>
      </w:r>
    </w:p>
    <w:p w14:paraId="27359FF6" w14:textId="77777777" w:rsidR="008703F0" w:rsidRDefault="008703F0" w:rsidP="008703F0">
      <w:pPr>
        <w:pStyle w:val="CommentText"/>
      </w:pPr>
      <w:r>
        <w:t>Three-minute rounds are also an important part of preparing athletes for higher-level amateur competition. Limiting Colorado athletes exclusively to two-minute rounds means they may have less opportunity to develop the pacing, conditioning, strategy, and decision-making required in longer bouts.</w:t>
      </w:r>
    </w:p>
    <w:p w14:paraId="7A2B2F21" w14:textId="77777777" w:rsidR="008703F0" w:rsidRDefault="008703F0" w:rsidP="008703F0">
      <w:pPr>
        <w:pStyle w:val="CommentText"/>
      </w:pPr>
      <w:r>
        <w:t>I encourage the Commission to retain the current Director-approval process or establish objective experience criteria rather than eliminating the 3-minute option entirely.</w:t>
      </w:r>
    </w:p>
  </w:comment>
  <w:comment w:id="290" w:author="Rascon Arana, Maria" w:date="2026-09-08T08:50:00Z" w:initials="MR">
    <w:p w14:paraId="70E15046" w14:textId="77777777" w:rsidR="00112CC4" w:rsidRDefault="00112CC4" w:rsidP="00112CC4">
      <w:pPr>
        <w:pStyle w:val="CommentText"/>
      </w:pPr>
      <w:r>
        <w:rPr>
          <w:rStyle w:val="CommentReference"/>
        </w:rPr>
        <w:annotationRef/>
      </w:r>
      <w:r>
        <w:t xml:space="preserve">Dan - My name is Dan Wilson, I have been a competitor for the better end of 20 years. Ive seen every aspect from gear, all gear to no gear into a no gear professional fighter. I am strongly against the 10 fight or less with full gear rule. Its does not aid in helping Fighters grow. I believe that is the goal for most people that fight, is to grow possibly make it a career, this completely slows it down. The way it was before with classes was ideal 3 fights or less you are required to where full gear. 3-6 fights no gear or elbows. 6 fights and on no gear with elboe pads. These are stepping stones into growth. I would also like to state that head gear shouldn't be worn at all. Its historically known to prevent cuts in the boxing gym. It does not soften the blow, if anything it makes it worse and especially your vision which can ultimately be more dangerous for the fighter. Im a huge advocate of muaythai and other martial arts with with real time experience that I can speak strongly about. Please take my statement in consideration and feel free to ask me any questions at the meeting tomorrow. </w:t>
      </w:r>
    </w:p>
  </w:comment>
  <w:comment w:id="291" w:author="Rascon Arana, Maria" w:date="2026-09-08T08:54:00Z" w:initials="MR">
    <w:p w14:paraId="41BE795D" w14:textId="77777777" w:rsidR="000A5874" w:rsidRDefault="000A5874" w:rsidP="000A5874">
      <w:pPr>
        <w:pStyle w:val="CommentText"/>
      </w:pPr>
      <w:r>
        <w:rPr>
          <w:rStyle w:val="CommentReference"/>
        </w:rPr>
        <w:annotationRef/>
      </w:r>
      <w:r>
        <w:t>Erik Mitchell - Rule 1.7(d) — Round and Time Length</w:t>
      </w:r>
    </w:p>
    <w:p w14:paraId="4342BEC6" w14:textId="77777777" w:rsidR="000A5874" w:rsidRDefault="000A5874" w:rsidP="000A5874">
      <w:pPr>
        <w:pStyle w:val="CommentText"/>
      </w:pPr>
      <w:r>
        <w:t>We respectfully request that title bouts be permitted to use either:</w:t>
      </w:r>
    </w:p>
    <w:p w14:paraId="729D9189" w14:textId="77777777" w:rsidR="000A5874" w:rsidRDefault="000A5874" w:rsidP="000A5874">
      <w:pPr>
        <w:pStyle w:val="CommentText"/>
      </w:pPr>
      <w:r>
        <w:t>- Five rounds of two minutes, which is the format currently used by the 5280 Muay Thai Fight Series, sanctioned under ISKA and Director Oscar Martinez; or</w:t>
      </w:r>
    </w:p>
    <w:p w14:paraId="21E52C48" w14:textId="77777777" w:rsidR="000A5874" w:rsidRDefault="000A5874" w:rsidP="000A5874">
      <w:pPr>
        <w:pStyle w:val="CommentText"/>
      </w:pPr>
      <w:r>
        <w:t>- Three rounds of three minutes.</w:t>
      </w:r>
    </w:p>
    <w:p w14:paraId="6FE09534" w14:textId="77777777" w:rsidR="000A5874" w:rsidRDefault="000A5874" w:rsidP="000A5874">
      <w:pPr>
        <w:pStyle w:val="CommentText"/>
      </w:pPr>
      <w:r>
        <w:t>Title bouts should involve athletes who have demonstrated the experience and ability to compete at that level. The proposed restrictions could unnecessarily limit opportunities for experienced athletes and hinder their continued development toward professional competition.</w:t>
      </w:r>
    </w:p>
    <w:p w14:paraId="15C8DDEF" w14:textId="77777777" w:rsidR="000A5874" w:rsidRDefault="000A5874" w:rsidP="000A5874">
      <w:pPr>
        <w:pStyle w:val="CommentText"/>
      </w:pPr>
      <w:r>
        <w:t>We believe allowing either of these established formats, subject to Commission approval and appropriate matchmaking, would provide flexibility while maintaining a structured competitive environment.</w:t>
      </w:r>
    </w:p>
    <w:p w14:paraId="55F6DEFB" w14:textId="77777777" w:rsidR="000A5874" w:rsidRDefault="000A5874" w:rsidP="000A5874">
      <w:pPr>
        <w:pStyle w:val="CommentText"/>
      </w:pPr>
      <w:r>
        <w:t>Rule 1.7 — Safety Equipment</w:t>
      </w:r>
    </w:p>
    <w:p w14:paraId="7AD5361F" w14:textId="77777777" w:rsidR="000A5874" w:rsidRDefault="000A5874" w:rsidP="000A5874">
      <w:pPr>
        <w:pStyle w:val="CommentText"/>
      </w:pPr>
      <w:r>
        <w:t>Our current safety-equipment requirements are as follows:</w:t>
      </w:r>
    </w:p>
    <w:p w14:paraId="608A3587" w14:textId="77777777" w:rsidR="000A5874" w:rsidRDefault="000A5874" w:rsidP="000A5874">
      <w:pPr>
        <w:pStyle w:val="CommentText"/>
      </w:pPr>
      <w:r>
        <w:t>Fight Experience| Requirements</w:t>
      </w:r>
    </w:p>
    <w:p w14:paraId="31345608" w14:textId="77777777" w:rsidR="000A5874" w:rsidRDefault="000A5874" w:rsidP="000A5874">
      <w:pPr>
        <w:pStyle w:val="CommentText"/>
      </w:pPr>
      <w:r>
        <w:t>0–3 fights| Full safety gear; elbows not permitted</w:t>
      </w:r>
    </w:p>
    <w:p w14:paraId="3FD55084" w14:textId="77777777" w:rsidR="000A5874" w:rsidRDefault="000A5874" w:rsidP="000A5874">
      <w:pPr>
        <w:pStyle w:val="CommentText"/>
      </w:pPr>
      <w:r>
        <w:t>4–9 fights| Elbows permitted with required safety equipment</w:t>
      </w:r>
    </w:p>
    <w:p w14:paraId="757EA919" w14:textId="77777777" w:rsidR="000A5874" w:rsidRDefault="000A5874" w:rsidP="000A5874">
      <w:pPr>
        <w:pStyle w:val="CommentText"/>
      </w:pPr>
      <w:r>
        <w:t>10+ fights| Elbows permitted with elbow pads; no shin pads; no headgear</w:t>
      </w:r>
    </w:p>
    <w:p w14:paraId="172A196C" w14:textId="77777777" w:rsidR="000A5874" w:rsidRDefault="000A5874" w:rsidP="000A5874">
      <w:pPr>
        <w:pStyle w:val="CommentText"/>
      </w:pPr>
      <w:r>
        <w:t>These rules have been modified and refined over approximately the past 10 years. During that time, Colorado Combat Club LLC / 5280 Muay Thai Fight Series, Director Oscar Martinez, coaches, and athletes throughout Colorado have worked to establish a system based on proper matchmaking, athlete vetting, and appropriate progression.</w:t>
      </w:r>
    </w:p>
    <w:p w14:paraId="451E0918" w14:textId="77777777" w:rsidR="000A5874" w:rsidRDefault="000A5874" w:rsidP="000A5874">
      <w:pPr>
        <w:pStyle w:val="CommentText"/>
      </w:pPr>
      <w:r>
        <w:t>The proposed rule set would effectively return us to a system we were using approximately a decade ago. We believe that would hinder athlete development and disregard the experience gained through years of implementing and refining the current approach.</w:t>
      </w:r>
    </w:p>
    <w:p w14:paraId="195EA31E" w14:textId="77777777" w:rsidR="000A5874" w:rsidRDefault="000A5874" w:rsidP="000A5874">
      <w:pPr>
        <w:pStyle w:val="CommentText"/>
      </w:pPr>
      <w:r>
        <w:t>We respectfully request that the Commission consider the existing progression-based system and allow experienced athletes to compete under appropriately regulated equipment requirements.</w:t>
      </w:r>
    </w:p>
  </w:comment>
  <w:comment w:id="308" w:author="Rascon Arana, Maria" w:date="2026-09-02T15:36:00Z" w:initials="MR">
    <w:p w14:paraId="334653E5" w14:textId="77777777" w:rsidR="00467A6C" w:rsidRDefault="00467A6C" w:rsidP="00467A6C">
      <w:pPr>
        <w:pStyle w:val="CommentText"/>
      </w:pPr>
      <w:r>
        <w:rPr>
          <w:rStyle w:val="CommentReference"/>
        </w:rPr>
        <w:annotationRef/>
      </w:r>
      <w:r>
        <w:t>Andrew Lepper - Hi, wanted to verify the language and see if Elimination BOXING ( not kickboxing or muay thai as they have their rules) requires headgear now. Also what kind of headgear is allowed? Thanks</w:t>
      </w:r>
    </w:p>
  </w:comment>
  <w:comment w:id="309" w:author="Rascon Arana, Maria" w:date="2026-09-08T08:39:00Z" w:initials="MR">
    <w:p w14:paraId="4C49E2CF" w14:textId="77777777" w:rsidR="003F3121" w:rsidRDefault="003F3121" w:rsidP="003F3121">
      <w:pPr>
        <w:pStyle w:val="CommentText"/>
      </w:pPr>
      <w:r>
        <w:rPr>
          <w:rStyle w:val="CommentReference"/>
        </w:rPr>
        <w:annotationRef/>
      </w:r>
      <w:r>
        <w:t>Sean Madden - Rule 1.17(I), Elbow and Knee Strikes Prohibited</w:t>
      </w:r>
    </w:p>
    <w:p w14:paraId="498F0F4B" w14:textId="77777777" w:rsidR="003F3121" w:rsidRDefault="003F3121" w:rsidP="003F3121">
      <w:pPr>
        <w:pStyle w:val="CommentText"/>
      </w:pPr>
      <w:r>
        <w:t xml:space="preserve">Colorado’s existing rules provide a progressive structure for elbow strikes. Athletes with 0-3 fights cannot use elbows. Athletes with 4-9 fights may use elbows while wearing protective equipment, including elbow pads. Athletes with 10 or more fights may continue using elbows with mandatory elbow pads. The proposed amendment deletes the first two provisions, which appears to result in elbows being prohibited until an athlete reaches 10 fights. </w:t>
      </w:r>
    </w:p>
    <w:p w14:paraId="104A7FE6" w14:textId="77777777" w:rsidR="003F3121" w:rsidRDefault="003F3121" w:rsidP="003F3121">
      <w:pPr>
        <w:pStyle w:val="CommentText"/>
      </w:pPr>
      <w:r>
        <w:t>I strongly encourage the Commission to reconsider eliminating this developmental stage.</w:t>
      </w:r>
    </w:p>
    <w:p w14:paraId="15195141" w14:textId="77777777" w:rsidR="003F3121" w:rsidRDefault="003F3121" w:rsidP="003F3121">
      <w:pPr>
        <w:pStyle w:val="CommentText"/>
      </w:pPr>
      <w:r>
        <w:t>Organizations including USA Muaythai, TBA-SA, and WBC MuayThai utilize progressive amateur competition structures where athlete experience, round duration, protective equipment, permitted techniques, and matchmaking work together. These established systems allow athletes to begin developing the use and defense of padded elbows earlier in their amateur careers under appropriately controlled conditions.</w:t>
      </w:r>
    </w:p>
    <w:p w14:paraId="074EF505" w14:textId="77777777" w:rsidR="003F3121" w:rsidRDefault="003F3121" w:rsidP="003F3121">
      <w:pPr>
        <w:pStyle w:val="CommentText"/>
      </w:pPr>
      <w:r>
        <w:t>An athlete does not become prepared to defend elbows simply by accumulating 10 fights in which elbows are prohibited. Those skills are developed through progressive training and appropriately regulated competitive experience.</w:t>
      </w:r>
    </w:p>
    <w:p w14:paraId="7B1A8273" w14:textId="77777777" w:rsidR="003F3121" w:rsidRDefault="003F3121" w:rsidP="003F3121">
      <w:pPr>
        <w:pStyle w:val="CommentText"/>
      </w:pPr>
      <w:r>
        <w:t>More broadly, I am concerned that some of the safety issues these proposed changes may be attempting to address would be better addressed through stronger matchmaking and athlete vetting rather than broader restrictions on the developmental structure of Muay Thai.</w:t>
      </w:r>
    </w:p>
    <w:p w14:paraId="430B7A7A" w14:textId="77777777" w:rsidR="003F3121" w:rsidRDefault="003F3121" w:rsidP="003F3121">
      <w:pPr>
        <w:pStyle w:val="CommentText"/>
      </w:pPr>
      <w:r>
        <w:t>In my experience, one of the most important factors determining whether an amateur bout is appropriate is whether athletes have been properly matched based on experience, skill, age, physical development, competitive background, and readiness for the specific ruleset.</w:t>
      </w:r>
    </w:p>
    <w:p w14:paraId="2A66682C" w14:textId="77777777" w:rsidR="003F3121" w:rsidRDefault="003F3121" w:rsidP="003F3121">
      <w:pPr>
        <w:pStyle w:val="CommentText"/>
      </w:pPr>
      <w:r>
        <w:t xml:space="preserve">The Commission’s existing rules already provide the Director significant authority to evaluate skill and ability, age disparity, fighting history, knockout history, injuries, weight history, experience, and numerous other factors when determining whether a bout should proceed. </w:t>
      </w:r>
    </w:p>
    <w:p w14:paraId="35B72F42" w14:textId="77777777" w:rsidR="003F3121" w:rsidRDefault="003F3121" w:rsidP="003F3121">
      <w:pPr>
        <w:pStyle w:val="CommentText"/>
      </w:pPr>
      <w:r>
        <w:t>If athletes are being placed into inappropriate matchups, I believe the appropriate response is stronger matchmaking and bout review. If athletes are being placed into rulesets for which they are not adequately prepared, the appropriate response is better vetting, classification, and communication between coaches, promoters, officials, and the Commission.</w:t>
      </w:r>
    </w:p>
    <w:p w14:paraId="4F9CD78F" w14:textId="77777777" w:rsidR="003F3121" w:rsidRDefault="003F3121" w:rsidP="003F3121">
      <w:pPr>
        <w:pStyle w:val="CommentText"/>
      </w:pPr>
      <w:r>
        <w:t>I fully recognize that combat sports regulations should evolve when evidence demonstrates that a particular practice creates an unreasonable risk to athletes. However, before fundamentally changing Colorado’s amateur Muay Thai progression, I believe we should determine whether the underlying safety concerns are being caused by the permitted techniques and competition format, or whether they are primarily the result of inappropriate matchmaking, athlete classification, or preparation.</w:t>
      </w:r>
    </w:p>
    <w:p w14:paraId="4F0667F5" w14:textId="77777777" w:rsidR="003F3121" w:rsidRDefault="003F3121" w:rsidP="003F3121">
      <w:pPr>
        <w:pStyle w:val="CommentText"/>
      </w:pPr>
      <w:r>
        <w:t>I respectfully ask the Commission to reconsider the proposed amendments to Rules 1.5(C), 1.17(D)(1), and 1.17(I) and work with experienced Colorado Muay Thai coaches, officials, promoters, and national sanctioning organizations to preserve a progressive amateur competition structure.</w:t>
      </w:r>
    </w:p>
    <w:p w14:paraId="5E780971" w14:textId="77777777" w:rsidR="003F3121" w:rsidRDefault="003F3121" w:rsidP="003F3121">
      <w:pPr>
        <w:pStyle w:val="CommentText"/>
      </w:pPr>
      <w:r>
        <w:t>We share the same goal: protecting athletes and creating a safe, responsible competitive environment. I believe we can accomplish that while maintaining a developmental pathway that prepares Colorado athletes to progress safely from their first competition through the highest levels of national and international Muay Thai.</w:t>
      </w:r>
    </w:p>
  </w:comment>
  <w:comment w:id="310" w:author="Rascon Arana, Maria" w:date="2026-09-08T08:42:00Z" w:initials="MR">
    <w:p w14:paraId="23700CFF" w14:textId="77777777" w:rsidR="003A7FB9" w:rsidRDefault="003A7FB9" w:rsidP="003A7FB9">
      <w:pPr>
        <w:pStyle w:val="CommentText"/>
      </w:pPr>
      <w:r>
        <w:rPr>
          <w:rStyle w:val="CommentReference"/>
        </w:rPr>
        <w:annotationRef/>
      </w:r>
      <w:r>
        <w:t>Steve Eisma - 3. *Rule 1.17(I) | Elbow Rules*</w:t>
      </w:r>
    </w:p>
    <w:p w14:paraId="7F030DB1" w14:textId="77777777" w:rsidR="003A7FB9" w:rsidRDefault="003A7FB9" w:rsidP="003A7FB9">
      <w:pPr>
        <w:pStyle w:val="CommentText"/>
      </w:pPr>
      <w:r>
        <w:t>Currently, athletes with 4-9 fights can compete with elbows while wearing required protective equipment, including elbow pads. The proposal removes this category, which appears to mean no elbows at all until an athlete has 10 or more fights.</w:t>
      </w:r>
    </w:p>
  </w:comment>
  <w:comment w:id="311" w:author="Rascon Arana, Maria" w:date="2026-09-08T08:42:00Z" w:initials="MR">
    <w:p w14:paraId="7E082D69" w14:textId="77777777" w:rsidR="00313AFB" w:rsidRDefault="00313AFB" w:rsidP="00313AFB">
      <w:pPr>
        <w:pStyle w:val="CommentText"/>
      </w:pPr>
      <w:r>
        <w:rPr>
          <w:rStyle w:val="CommentReference"/>
        </w:rPr>
        <w:annotationRef/>
      </w:r>
      <w:r>
        <w:t>Terence Cheah - Rule 1.17(I) - Eliminating elbow strikes for all amateur experience levels unnecessarily restricts athlete growth in the discipline of Muay Thai. Banning elbow techniques hinders technical mastery, compromises the sport's authentic ruleset, and disadvantages Colorado competitors when transitioning to national and international stages.</w:t>
      </w:r>
    </w:p>
  </w:comment>
  <w:comment w:id="312" w:author="Rascon Arana, Maria" w:date="2026-09-08T08:47:00Z" w:initials="MR">
    <w:p w14:paraId="2E961E39" w14:textId="77777777" w:rsidR="00226CAF" w:rsidRDefault="00226CAF" w:rsidP="00226CAF">
      <w:pPr>
        <w:pStyle w:val="CommentText"/>
      </w:pPr>
      <w:r>
        <w:rPr>
          <w:rStyle w:val="CommentReference"/>
        </w:rPr>
        <w:annotationRef/>
      </w:r>
      <w:r>
        <w:t>Brandon Jones - Rule 1.17(I) | Elbow Rules</w:t>
      </w:r>
    </w:p>
  </w:comment>
  <w:comment w:id="313" w:author="Rascon Arana, Maria" w:date="2026-09-08T08:48:00Z" w:initials="MR">
    <w:p w14:paraId="2F35C6B0" w14:textId="77777777" w:rsidR="008703F0" w:rsidRDefault="008703F0" w:rsidP="008703F0">
      <w:pPr>
        <w:pStyle w:val="CommentText"/>
      </w:pPr>
      <w:r>
        <w:rPr>
          <w:rStyle w:val="CommentReference"/>
        </w:rPr>
        <w:annotationRef/>
      </w:r>
      <w:r>
        <w:t>Elz DeVito - 3. Rule 1.17(I) — Elbow Rules</w:t>
      </w:r>
    </w:p>
    <w:p w14:paraId="3D1413FF" w14:textId="77777777" w:rsidR="008703F0" w:rsidRDefault="008703F0" w:rsidP="008703F0">
      <w:pPr>
        <w:pStyle w:val="CommentText"/>
      </w:pPr>
      <w:r>
        <w:t>I am particularly concerned about eliminating the current 4–9-fight category for elbows.</w:t>
      </w:r>
    </w:p>
    <w:p w14:paraId="464FF11B" w14:textId="77777777" w:rsidR="008703F0" w:rsidRDefault="008703F0" w:rsidP="008703F0">
      <w:pPr>
        <w:pStyle w:val="CommentText"/>
      </w:pPr>
      <w:r>
        <w:t>The existing rule is already structured as a progression:</w:t>
      </w:r>
    </w:p>
    <w:p w14:paraId="03E17FFD" w14:textId="77777777" w:rsidR="008703F0" w:rsidRDefault="008703F0" w:rsidP="008703F0">
      <w:pPr>
        <w:pStyle w:val="CommentText"/>
      </w:pPr>
      <w:r>
        <w:t>0–3 fights: no elbows</w:t>
      </w:r>
    </w:p>
    <w:p w14:paraId="7CF7C4F4" w14:textId="77777777" w:rsidR="008703F0" w:rsidRDefault="008703F0" w:rsidP="008703F0">
      <w:pPr>
        <w:pStyle w:val="CommentText"/>
      </w:pPr>
      <w:r>
        <w:t>4–9 fights: elbows permitted with required protective equipment, including elbow pads</w:t>
      </w:r>
    </w:p>
    <w:p w14:paraId="484BBFBF" w14:textId="77777777" w:rsidR="008703F0" w:rsidRDefault="008703F0" w:rsidP="008703F0">
      <w:pPr>
        <w:pStyle w:val="CommentText"/>
      </w:pPr>
      <w:r>
        <w:t>10+ fights: the next level of competition, still with protective requirements</w:t>
      </w:r>
    </w:p>
    <w:p w14:paraId="1D07ED03" w14:textId="77777777" w:rsidR="008703F0" w:rsidRDefault="008703F0" w:rsidP="008703F0">
      <w:pPr>
        <w:pStyle w:val="CommentText"/>
      </w:pPr>
      <w:r>
        <w:t>Removing the middle category creates a significant gap in athlete development. Athletes could accumulate nine fights without controlled experience using elbows and then potentially transition directly to the 10+ fight rules.</w:t>
      </w:r>
    </w:p>
    <w:p w14:paraId="541C51C6" w14:textId="77777777" w:rsidR="008703F0" w:rsidRDefault="008703F0" w:rsidP="008703F0">
      <w:pPr>
        <w:pStyle w:val="CommentText"/>
      </w:pPr>
      <w:r>
        <w:t>The current 4–9-fight provision already incorporates a meaningful safety measure through mandatory protective equipment. A graduated introduction to increasingly complex rules allows athletes to develop the skills, judgment, and defensive awareness needed for higher-level competition.</w:t>
      </w:r>
    </w:p>
    <w:p w14:paraId="5D79EFEC" w14:textId="77777777" w:rsidR="008703F0" w:rsidRDefault="008703F0" w:rsidP="008703F0">
      <w:pPr>
        <w:pStyle w:val="CommentText"/>
      </w:pPr>
      <w:r>
        <w:t>A broader concern: athlete development</w:t>
      </w:r>
    </w:p>
    <w:p w14:paraId="29F60628" w14:textId="77777777" w:rsidR="008703F0" w:rsidRDefault="008703F0" w:rsidP="008703F0">
      <w:pPr>
        <w:pStyle w:val="CommentText"/>
      </w:pPr>
      <w:r>
        <w:t>Taken together, these three proposed changes would substantially narrow the competitive pathway available to Colorado Muay Thai athletes.</w:t>
      </w:r>
    </w:p>
    <w:p w14:paraId="5E56E2B4" w14:textId="77777777" w:rsidR="008703F0" w:rsidRDefault="008703F0" w:rsidP="008703F0">
      <w:pPr>
        <w:pStyle w:val="CommentText"/>
      </w:pPr>
      <w:r>
        <w:t>The concern is not simply about making competition easier or more permissive. It is about whether Colorado athletes will have an appropriate progression from beginner competition to experienced amateur competition.</w:t>
      </w:r>
    </w:p>
    <w:p w14:paraId="4643F9BE" w14:textId="77777777" w:rsidR="008703F0" w:rsidRDefault="008703F0" w:rsidP="008703F0">
      <w:pPr>
        <w:pStyle w:val="CommentText"/>
      </w:pPr>
      <w:r>
        <w:t>A strong regulatory framework should allow athletes to progress through increasingly demanding levels of competition while maintaining appropriate safety controls at each stage.</w:t>
      </w:r>
    </w:p>
    <w:p w14:paraId="38D0CC82" w14:textId="77777777" w:rsidR="008703F0" w:rsidRDefault="008703F0" w:rsidP="008703F0">
      <w:pPr>
        <w:pStyle w:val="CommentText"/>
      </w:pPr>
      <w:r>
        <w:t>That is particularly important for athletes who hope to compete outside Colorado. IFMA's current international rules recognize age- and experience-appropriate pathways from youth through senior competition, with different restrictions and protective requirements depending on the athlete's division. Colorado should seek to prepare athletes for those standards rather than creating a competitive environment that is substantially different from the one they will encounter elsewhere.</w:t>
      </w:r>
    </w:p>
    <w:p w14:paraId="3D4272F0" w14:textId="77777777" w:rsidR="008703F0" w:rsidRDefault="008703F0" w:rsidP="008703F0">
      <w:pPr>
        <w:pStyle w:val="CommentText"/>
      </w:pPr>
      <w:r>
        <w:t>I respectfully ask the Commission to:</w:t>
      </w:r>
    </w:p>
    <w:p w14:paraId="3940479D" w14:textId="77777777" w:rsidR="008703F0" w:rsidRDefault="008703F0" w:rsidP="008703F0">
      <w:pPr>
        <w:pStyle w:val="CommentText"/>
      </w:pPr>
      <w:r>
        <w:t>1. Retain a regulated pathway for youth Muay Thai competition, with parental/guardian consent and Director oversight.</w:t>
      </w:r>
    </w:p>
    <w:p w14:paraId="7208377C" w14:textId="77777777" w:rsidR="008703F0" w:rsidRDefault="008703F0" w:rsidP="008703F0">
      <w:pPr>
        <w:pStyle w:val="CommentText"/>
      </w:pPr>
      <w:r>
        <w:t>2. Retain the option for 3 x 3-minute amateur bouts for appropriately experienced athletes, subject to Director approval or defined experience criteria.</w:t>
      </w:r>
    </w:p>
    <w:p w14:paraId="40458E00" w14:textId="77777777" w:rsidR="008703F0" w:rsidRDefault="008703F0" w:rsidP="008703F0">
      <w:pPr>
        <w:pStyle w:val="CommentText"/>
      </w:pPr>
      <w:r>
        <w:t>3. Retain the graduated 4–9-fight elbow category with mandatory protective equipment.</w:t>
      </w:r>
    </w:p>
    <w:p w14:paraId="49A34929" w14:textId="77777777" w:rsidR="008703F0" w:rsidRDefault="008703F0" w:rsidP="008703F0">
      <w:pPr>
        <w:pStyle w:val="CommentText"/>
      </w:pPr>
      <w:r>
        <w:t>Thank you for considering the perspective of athletes and other members of the Colorado Muay Thai community. I appreciate the Commission's work to regulate the sport and protect its participants, and I hope the final rules preserve a meaningful and appropriately supervised pathway for athletes to develop.</w:t>
      </w:r>
    </w:p>
  </w:comment>
  <w:comment w:id="314" w:author="Rascon Arana, Maria" w:date="2026-09-08T12:49:00Z" w:initials="MR">
    <w:p w14:paraId="6D77C0EA" w14:textId="77777777" w:rsidR="004D16D2" w:rsidRDefault="004D16D2" w:rsidP="004D16D2">
      <w:pPr>
        <w:pStyle w:val="CommentText"/>
      </w:pPr>
      <w:r>
        <w:rPr>
          <w:rStyle w:val="CommentReference"/>
        </w:rPr>
        <w:annotationRef/>
      </w:r>
      <w:r>
        <w:t xml:space="preserve">James Bedwell - I am writing in regards to proposed rules/regulations and round changes for muay thai and combat sports.  </w:t>
      </w:r>
    </w:p>
    <w:p w14:paraId="2630BEA1" w14:textId="77777777" w:rsidR="004D16D2" w:rsidRDefault="004D16D2" w:rsidP="004D16D2">
      <w:pPr>
        <w:pStyle w:val="CommentText"/>
      </w:pPr>
      <w:r>
        <w:t xml:space="preserve">I am not in favor of proposed rules/regulations /round and gear changes. </w:t>
      </w:r>
    </w:p>
    <w:p w14:paraId="370DF670" w14:textId="77777777" w:rsidR="004D16D2" w:rsidRDefault="004D16D2" w:rsidP="004D16D2">
      <w:pPr>
        <w:pStyle w:val="CommentText"/>
      </w:pPr>
      <w:r>
        <w:t xml:space="preserve">I am in accordance and alliance with all above parties.5280, Spartase promotions and Easton. </w:t>
      </w:r>
    </w:p>
    <w:p w14:paraId="2DB3F943" w14:textId="77777777" w:rsidR="004D16D2" w:rsidRDefault="004D16D2" w:rsidP="004D16D2">
      <w:pPr>
        <w:pStyle w:val="CommentText"/>
      </w:pPr>
      <w:r>
        <w:t xml:space="preserve">The promotions, gyms and athletes have built amazing opportunities for all levels of athletes to compete in safe, competitive  environments over the last decade. </w:t>
      </w:r>
    </w:p>
    <w:p w14:paraId="6C6E3942" w14:textId="77777777" w:rsidR="004D16D2" w:rsidRDefault="004D16D2" w:rsidP="004D16D2">
      <w:pPr>
        <w:pStyle w:val="CommentText"/>
      </w:pPr>
      <w:r>
        <w:t xml:space="preserve">I belive these changes could affect growth of the sport, standards and experiences for the competition, coaches and promotions. </w:t>
      </w:r>
    </w:p>
    <w:p w14:paraId="51E462B1" w14:textId="77777777" w:rsidR="004D16D2" w:rsidRDefault="004D16D2" w:rsidP="004D16D2">
      <w:pPr>
        <w:pStyle w:val="CommentText"/>
      </w:pPr>
      <w:r>
        <w:t xml:space="preserve">I appreciate the additional concern for the athletes, however I belive the Owners,  gyms and promoters do an excellent and professional job of issuing safe quality matches for a positve and beneficial experience. </w:t>
      </w:r>
    </w:p>
  </w:comment>
  <w:comment w:id="315" w:author="Rascon Arana, Maria" w:date="2026-09-09T08:39:00Z" w:initials="MR">
    <w:p w14:paraId="576CA4DB" w14:textId="77777777" w:rsidR="00937004" w:rsidRDefault="00937004" w:rsidP="00937004">
      <w:pPr>
        <w:pStyle w:val="CommentText"/>
      </w:pPr>
      <w:r>
        <w:rPr>
          <w:rStyle w:val="CommentReference"/>
        </w:rPr>
        <w:annotationRef/>
      </w:r>
      <w:r>
        <w:t xml:space="preserve">Oscar Martinez - My name is Oscar Martinez. I am former WBC Muay Thai USA Midwest regional Director. Colorado Muay Thai Association President. ISKA Colorado Combat Sports Director.  </w:t>
      </w:r>
    </w:p>
    <w:p w14:paraId="7DFD4085" w14:textId="77777777" w:rsidR="00937004" w:rsidRDefault="00937004" w:rsidP="00937004">
      <w:pPr>
        <w:pStyle w:val="CommentText"/>
      </w:pPr>
      <w:r>
        <w:t xml:space="preserve">Colorado Combative Sports Commission Chief Inspector, Referee, and judge. I am on the Board for ABC Muay Thai rules and policy making as well.  I am writing </w:t>
      </w:r>
    </w:p>
    <w:p w14:paraId="77A11BC9" w14:textId="77777777" w:rsidR="00937004" w:rsidRDefault="00937004" w:rsidP="00937004">
      <w:pPr>
        <w:pStyle w:val="CommentText"/>
      </w:pPr>
      <w:r>
        <w:t>first and foremost to compliment the due diligence or the Commission to always hold a high standard of safety and world class policy. It is an honor to be a part of the team as an Official.  I would like to ask about section 23. Recognized Sanctioning Organization. The description reads as only Olympic recognized Sanctioning bodies.</w:t>
      </w:r>
    </w:p>
    <w:p w14:paraId="7AB3D664" w14:textId="77777777" w:rsidR="00937004" w:rsidRDefault="00937004" w:rsidP="00937004">
      <w:pPr>
        <w:pStyle w:val="CommentText"/>
      </w:pPr>
      <w:r>
        <w:t>Section 3 ccr 719-1 Section 1.  Eliminating the use of knees and elbows until fighters have 10 fights.</w:t>
      </w:r>
    </w:p>
    <w:p w14:paraId="6034BB94" w14:textId="77777777" w:rsidR="00937004" w:rsidRDefault="00937004" w:rsidP="00937004">
      <w:pPr>
        <w:pStyle w:val="CommentText"/>
      </w:pPr>
      <w:r>
        <w:t xml:space="preserve">Permit. How is adding a permit on organizations making the sport safer.  Cost of permit may cause strain on hosting events.  Transparency on cost of permit.    </w:t>
      </w:r>
    </w:p>
    <w:p w14:paraId="71727553" w14:textId="77777777" w:rsidR="00937004" w:rsidRDefault="00937004" w:rsidP="00937004">
      <w:pPr>
        <w:pStyle w:val="CommentText"/>
      </w:pPr>
      <w:r>
        <w:t>Safety gear requirements for fighters whom have shown skill. Research has shown that headgear use actually does not save fighters from injury.  But can make athletes more prone to it.  I believe gear is important for fighters with no experience.  Once fighters develop the skills after 3 or 5 bouts the gear should be optional.  Headgear is dangerous in Muay Thai due to the clinching element.</w:t>
      </w:r>
    </w:p>
  </w:comment>
  <w:comment w:id="316" w:author="Rascon Arana, Maria" w:date="2026-09-09T08:43:00Z" w:initials="MR">
    <w:p w14:paraId="137667E9" w14:textId="77777777" w:rsidR="001021B1" w:rsidRDefault="001021B1" w:rsidP="001021B1">
      <w:pPr>
        <w:pStyle w:val="CommentText"/>
      </w:pPr>
      <w:r>
        <w:rPr>
          <w:rStyle w:val="CommentReference"/>
        </w:rPr>
        <w:annotationRef/>
      </w:r>
      <w:r>
        <w:t>James Smith - agrees w above comments made by Oscar Martinez</w:t>
      </w:r>
    </w:p>
  </w:comment>
  <w:comment w:id="317" w:author="Rascon Arana, Maria" w:date="2026-09-09T08:45:00Z" w:initials="MR">
    <w:p w14:paraId="07932A7E" w14:textId="77777777" w:rsidR="001021B1" w:rsidRDefault="001021B1" w:rsidP="001021B1">
      <w:pPr>
        <w:pStyle w:val="CommentText"/>
      </w:pPr>
      <w:r>
        <w:rPr>
          <w:rStyle w:val="CommentReference"/>
        </w:rPr>
        <w:annotationRef/>
      </w:r>
      <w:r>
        <w:t>Tanner Fujii - Agrees w the above comments made by Oscar Martinez</w:t>
      </w:r>
    </w:p>
  </w:comment>
  <w:comment w:id="318" w:author="Rascon Arana, Maria" w:date="2026-09-09T08:51:00Z" w:initials="MR">
    <w:p w14:paraId="5D0F6683" w14:textId="77777777" w:rsidR="00A85293" w:rsidRDefault="00AB5C04" w:rsidP="00A85293">
      <w:pPr>
        <w:pStyle w:val="CommentText"/>
      </w:pPr>
      <w:r>
        <w:rPr>
          <w:rStyle w:val="CommentReference"/>
        </w:rPr>
        <w:annotationRef/>
      </w:r>
      <w:r w:rsidR="00A85293">
        <w:t>Mike Schultz - agrees w above comments. Gear requirement for under a certain amount of fights its great. In support of removing the gear progressively to transition into MMA.</w:t>
      </w:r>
    </w:p>
  </w:comment>
  <w:comment w:id="319" w:author="Rascon Arana, Maria" w:date="2026-09-09T09:11:00Z" w:initials="MR">
    <w:p w14:paraId="3AAB9652" w14:textId="77777777" w:rsidR="00121F12" w:rsidRDefault="00121F12" w:rsidP="00121F12">
      <w:pPr>
        <w:pStyle w:val="CommentText"/>
      </w:pPr>
      <w:r>
        <w:rPr>
          <w:rStyle w:val="CommentReference"/>
        </w:rPr>
        <w:annotationRef/>
      </w:r>
      <w:r>
        <w:t>Jeff Cisneros - agrees w above comments, gear is a concern.</w:t>
      </w:r>
    </w:p>
  </w:comment>
  <w:comment w:id="320" w:author="Rascon Arana, Maria" w:date="2026-09-09T09:14:00Z" w:initials="MR">
    <w:p w14:paraId="520A5E5B" w14:textId="77777777" w:rsidR="00E44E63" w:rsidRDefault="006822C4" w:rsidP="00E44E63">
      <w:pPr>
        <w:pStyle w:val="CommentText"/>
      </w:pPr>
      <w:r>
        <w:rPr>
          <w:rStyle w:val="CommentReference"/>
        </w:rPr>
        <w:annotationRef/>
      </w:r>
      <w:r w:rsidR="00E44E63">
        <w:t xml:space="preserve">James Bedwell - agrees w above comments. </w:t>
      </w:r>
    </w:p>
  </w:comment>
  <w:comment w:id="321" w:author="Rascon Arana, Maria" w:date="2026-09-09T09:17:00Z" w:initials="MR">
    <w:p w14:paraId="56A32943" w14:textId="77777777" w:rsidR="00F40ADF" w:rsidRDefault="00E44E63" w:rsidP="00F40ADF">
      <w:pPr>
        <w:pStyle w:val="CommentText"/>
      </w:pPr>
      <w:r>
        <w:rPr>
          <w:rStyle w:val="CommentReference"/>
        </w:rPr>
        <w:annotationRef/>
      </w:r>
      <w:r w:rsidR="00F40ADF">
        <w:t>Eric Adams - Agrees w above comments.</w:t>
      </w:r>
    </w:p>
  </w:comment>
  <w:comment w:id="322" w:author="Rascon Arana, Maria" w:date="2026-09-09T09:18:00Z" w:initials="MR">
    <w:p w14:paraId="52C358A1" w14:textId="77777777" w:rsidR="00F40ADF" w:rsidRDefault="00F40ADF" w:rsidP="00F40ADF">
      <w:pPr>
        <w:pStyle w:val="CommentText"/>
      </w:pPr>
      <w:r>
        <w:rPr>
          <w:rStyle w:val="CommentReference"/>
        </w:rPr>
        <w:annotationRef/>
      </w:r>
      <w:r>
        <w:t>Steve Maestas - agrees w above comments.</w:t>
      </w:r>
    </w:p>
  </w:comment>
  <w:comment w:id="323" w:author="Rascon Arana, Maria" w:date="2026-09-09T09:27:00Z" w:initials="MR">
    <w:p w14:paraId="6A3045CC" w14:textId="77777777" w:rsidR="00854307" w:rsidRDefault="00854307" w:rsidP="00854307">
      <w:pPr>
        <w:pStyle w:val="CommentText"/>
      </w:pPr>
      <w:r>
        <w:rPr>
          <w:rStyle w:val="CommentReference"/>
        </w:rPr>
        <w:annotationRef/>
      </w:r>
      <w:r>
        <w:t xml:space="preserve">Sean Madden - agrees w above comments. Gear is important, proper progression needs to be in place at the local level. </w:t>
      </w:r>
    </w:p>
  </w:comment>
  <w:comment w:id="324" w:author="Rascon Arana, Maria" w:date="2026-09-09T09:27:00Z" w:initials="MR">
    <w:p w14:paraId="302FADD6" w14:textId="77777777" w:rsidR="00854307" w:rsidRDefault="00854307" w:rsidP="00854307">
      <w:pPr>
        <w:pStyle w:val="CommentText"/>
      </w:pPr>
      <w:r>
        <w:rPr>
          <w:rStyle w:val="CommentReference"/>
        </w:rPr>
        <w:annotationRef/>
      </w:r>
      <w:r>
        <w:t>Dan Wilson - agrees w above comments. Gear is important, proper progression needs to be in place</w:t>
      </w:r>
    </w:p>
  </w:comment>
  <w:comment w:id="350" w:author="Rascon Arana, Maria" w:date="2026-09-08T08:34:00Z" w:initials="MR">
    <w:p w14:paraId="621FBB94" w14:textId="041DB7FA" w:rsidR="003F3121" w:rsidRDefault="003F3121" w:rsidP="003F3121">
      <w:pPr>
        <w:pStyle w:val="CommentText"/>
      </w:pPr>
      <w:r>
        <w:rPr>
          <w:rStyle w:val="CommentReference"/>
        </w:rPr>
        <w:annotationRef/>
      </w:r>
      <w:r>
        <w:t>Artak Petrosyan - Section 1.19 OVERALL</w:t>
      </w:r>
    </w:p>
    <w:p w14:paraId="5D8873F8" w14:textId="77777777" w:rsidR="003F3121" w:rsidRDefault="003F3121" w:rsidP="003F3121">
      <w:pPr>
        <w:pStyle w:val="CommentText"/>
      </w:pPr>
      <w:r>
        <w:t xml:space="preserve">Overall, the new proposed rules seem to aim for a path similar to the California State Athletic Commission for handling manager and participant relationships and disputes. However, there is no clear rule or language regarding how arising disputes will be handled? Will the commission serve as an arbitrator for these issues? If so, what is the legal process? Furthermore, will managers have the opportunity to seek legal redress from the Commission if a participant breaches a management agreement (e.g., through an indefinite suspension until fees or commissions are paid)? If this is not the Commission's intention, then the requirement to provide or, at a bare minimum, retain the documentation for the proposed timeframe, is frivolous. </w:t>
      </w:r>
    </w:p>
  </w:comment>
  <w:comment w:id="374" w:author="Rascon Arana, Maria" w:date="2026-09-08T08:33:00Z" w:initials="MR">
    <w:p w14:paraId="5226E344" w14:textId="77777777" w:rsidR="003F3121" w:rsidRDefault="003F3121" w:rsidP="003F3121">
      <w:pPr>
        <w:pStyle w:val="CommentText"/>
      </w:pPr>
      <w:r>
        <w:rPr>
          <w:rStyle w:val="CommentReference"/>
        </w:rPr>
        <w:annotationRef/>
      </w:r>
      <w:r>
        <w:t>Artak Petrosyan - Section 1.19 C(4)</w:t>
      </w:r>
    </w:p>
    <w:p w14:paraId="38E97EFF" w14:textId="77777777" w:rsidR="003F3121" w:rsidRDefault="003F3121" w:rsidP="003F3121">
      <w:pPr>
        <w:pStyle w:val="CommentText"/>
      </w:pPr>
      <w:r>
        <w:t>To whom and where should we submit newly signed management agreements?</w:t>
      </w:r>
    </w:p>
    <w:p w14:paraId="10ECA5AD" w14:textId="77777777" w:rsidR="003F3121" w:rsidRDefault="003F3121" w:rsidP="003F3121">
      <w:pPr>
        <w:pStyle w:val="CommentText"/>
      </w:pPr>
      <w:r>
        <w:t>Does this section apply to management agreements entered into prior to these rules taking effect?</w:t>
      </w:r>
    </w:p>
  </w:comment>
  <w:comment w:id="502" w:author="Rascon Arana, Maria" w:date="2026-09-08T08:34:00Z" w:initials="MR">
    <w:p w14:paraId="6278B36E" w14:textId="77777777" w:rsidR="003F3121" w:rsidRDefault="003F3121" w:rsidP="003F3121">
      <w:pPr>
        <w:pStyle w:val="CommentText"/>
      </w:pPr>
      <w:r>
        <w:rPr>
          <w:rStyle w:val="CommentReference"/>
        </w:rPr>
        <w:annotationRef/>
      </w:r>
      <w:r>
        <w:t>Artak Petrosyan - Section 1.19 G(1)(d) and G(1)(e)</w:t>
      </w:r>
    </w:p>
    <w:p w14:paraId="4B886963" w14:textId="77777777" w:rsidR="003F3121" w:rsidRDefault="003F3121" w:rsidP="003F3121">
      <w:pPr>
        <w:pStyle w:val="CommentText"/>
      </w:pPr>
      <w:r>
        <w:t xml:space="preserve">This section assumes a formal structure for all sponsorship agreements and NIL (name, image and likeness) agreements, which is often not the case. Oral contracts are recognized as binding agreements. </w:t>
      </w:r>
    </w:p>
    <w:p w14:paraId="172525F4" w14:textId="77777777" w:rsidR="003F3121" w:rsidRDefault="003F3121" w:rsidP="003F3121">
      <w:pPr>
        <w:pStyle w:val="CommentText"/>
      </w:pPr>
      <w:r>
        <w:t>Furthermore, these clauses seem to relate to non-competition matters that would more than likely fall under the purview of the Colorado legal system, either through small claims or civil courts.</w:t>
      </w:r>
    </w:p>
  </w:comment>
  <w:comment w:id="619" w:author="Rascon Arana, Maria" w:date="2026-09-08T08:35:00Z" w:initials="MR">
    <w:p w14:paraId="14D8AFE2" w14:textId="77777777" w:rsidR="003F3121" w:rsidRDefault="003F3121" w:rsidP="003F3121">
      <w:pPr>
        <w:pStyle w:val="CommentText"/>
      </w:pPr>
      <w:r>
        <w:rPr>
          <w:rStyle w:val="CommentReference"/>
        </w:rPr>
        <w:annotationRef/>
      </w:r>
      <w:r>
        <w:t>Artak Petrosyan - Section 1.20 B(3)(a)</w:t>
      </w:r>
    </w:p>
    <w:p w14:paraId="536FF798" w14:textId="77777777" w:rsidR="003F3121" w:rsidRDefault="003F3121" w:rsidP="003F3121">
      <w:pPr>
        <w:pStyle w:val="CommentText"/>
      </w:pPr>
      <w:r>
        <w:t>Banning participants who have suffered two or more consecutive technical knockout or knockout losses from competing in Colorado would unduly burden promotions and stifle participants pursuing a career in professional combat sports. Many of the best athletes in combat sports have suffered consecutive losses by knockout or technical knockout and to think that they may not be able to compete in Colorado seems overly oppressive.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5D0E9D" w15:done="0"/>
  <w15:commentEx w15:paraId="05A7E0B9" w15:done="0"/>
  <w15:commentEx w15:paraId="23A9FFF8" w15:paraIdParent="05A7E0B9" w15:done="0"/>
  <w15:commentEx w15:paraId="106862AE" w15:paraIdParent="05A7E0B9" w15:done="0"/>
  <w15:commentEx w15:paraId="552C0E97" w15:done="0"/>
  <w15:commentEx w15:paraId="593D4882" w15:paraIdParent="552C0E97" w15:done="0"/>
  <w15:commentEx w15:paraId="4D6EE02E" w15:paraIdParent="552C0E97" w15:done="0"/>
  <w15:commentEx w15:paraId="5984234A" w15:paraIdParent="552C0E97" w15:done="0"/>
  <w15:commentEx w15:paraId="389613D2" w15:paraIdParent="552C0E97" w15:done="0"/>
  <w15:commentEx w15:paraId="716416CB" w15:paraIdParent="552C0E97" w15:done="0"/>
  <w15:commentEx w15:paraId="4DA350EB" w15:paraIdParent="552C0E97" w15:done="0"/>
  <w15:commentEx w15:paraId="0185BA39" w15:paraIdParent="552C0E97" w15:done="0"/>
  <w15:commentEx w15:paraId="21F00167" w15:paraIdParent="552C0E97" w15:done="0"/>
  <w15:commentEx w15:paraId="1D554127" w15:paraIdParent="552C0E97" w15:done="0"/>
  <w15:commentEx w15:paraId="3130A065" w15:paraIdParent="552C0E97" w15:done="0"/>
  <w15:commentEx w15:paraId="28C95B12" w15:paraIdParent="552C0E97" w15:done="0"/>
  <w15:commentEx w15:paraId="2F1A76E3" w15:paraIdParent="552C0E97" w15:done="0"/>
  <w15:commentEx w15:paraId="0A6CA280" w15:done="0"/>
  <w15:commentEx w15:paraId="68153156" w15:paraIdParent="0A6CA280" w15:done="0"/>
  <w15:commentEx w15:paraId="540B2DE9" w15:done="0"/>
  <w15:commentEx w15:paraId="4EB53789" w15:paraIdParent="540B2DE9" w15:done="0"/>
  <w15:commentEx w15:paraId="7AAED2A5" w15:paraIdParent="540B2DE9" w15:done="0"/>
  <w15:commentEx w15:paraId="775EDB4D" w15:done="0"/>
  <w15:commentEx w15:paraId="5379961C" w15:done="0"/>
  <w15:commentEx w15:paraId="1DF14FE8" w15:paraIdParent="5379961C" w15:done="0"/>
  <w15:commentEx w15:paraId="743CFD25" w15:paraIdParent="5379961C" w15:done="0"/>
  <w15:commentEx w15:paraId="5E2C6422" w15:paraIdParent="5379961C" w15:done="0"/>
  <w15:commentEx w15:paraId="3CFEEBF1" w15:paraIdParent="5379961C" w15:done="0"/>
  <w15:commentEx w15:paraId="45064D13" w15:paraIdParent="5379961C" w15:done="0"/>
  <w15:commentEx w15:paraId="64678EDB" w15:paraIdParent="5379961C" w15:done="0"/>
  <w15:commentEx w15:paraId="7A2B2F21" w15:paraIdParent="5379961C" w15:done="0"/>
  <w15:commentEx w15:paraId="70E15046" w15:paraIdParent="5379961C" w15:done="0"/>
  <w15:commentEx w15:paraId="195EA31E" w15:paraIdParent="5379961C" w15:done="0"/>
  <w15:commentEx w15:paraId="334653E5" w15:done="0"/>
  <w15:commentEx w15:paraId="5E780971" w15:paraIdParent="334653E5" w15:done="0"/>
  <w15:commentEx w15:paraId="7F030DB1" w15:paraIdParent="334653E5" w15:done="0"/>
  <w15:commentEx w15:paraId="7E082D69" w15:paraIdParent="334653E5" w15:done="0"/>
  <w15:commentEx w15:paraId="2E961E39" w15:paraIdParent="334653E5" w15:done="0"/>
  <w15:commentEx w15:paraId="49A34929" w15:paraIdParent="334653E5" w15:done="0"/>
  <w15:commentEx w15:paraId="51E462B1" w15:paraIdParent="334653E5" w15:done="0"/>
  <w15:commentEx w15:paraId="71727553" w15:paraIdParent="334653E5" w15:done="0"/>
  <w15:commentEx w15:paraId="137667E9" w15:paraIdParent="334653E5" w15:done="0"/>
  <w15:commentEx w15:paraId="07932A7E" w15:paraIdParent="334653E5" w15:done="0"/>
  <w15:commentEx w15:paraId="5D0F6683" w15:paraIdParent="334653E5" w15:done="0"/>
  <w15:commentEx w15:paraId="3AAB9652" w15:paraIdParent="334653E5" w15:done="0"/>
  <w15:commentEx w15:paraId="520A5E5B" w15:paraIdParent="334653E5" w15:done="0"/>
  <w15:commentEx w15:paraId="56A32943" w15:paraIdParent="334653E5" w15:done="0"/>
  <w15:commentEx w15:paraId="52C358A1" w15:paraIdParent="334653E5" w15:done="0"/>
  <w15:commentEx w15:paraId="6A3045CC" w15:paraIdParent="334653E5" w15:done="0"/>
  <w15:commentEx w15:paraId="302FADD6" w15:paraIdParent="334653E5" w15:done="0"/>
  <w15:commentEx w15:paraId="5D8873F8" w15:done="0"/>
  <w15:commentEx w15:paraId="10ECA5AD" w15:done="0"/>
  <w15:commentEx w15:paraId="172525F4" w15:done="0"/>
  <w15:commentEx w15:paraId="536FF7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C85408" w16cex:dateUtc="2026-09-08T16:07:00Z"/>
  <w16cex:commentExtensible w16cex:durableId="5AEFCB67" w16cex:dateUtc="2026-09-02T21:24:00Z"/>
  <w16cex:commentExtensible w16cex:durableId="1EFF467B" w16cex:dateUtc="2026-09-08T16:05:00Z"/>
  <w16cex:commentExtensible w16cex:durableId="17B0C79A" w16cex:dateUtc="2026-09-08T18:46:00Z"/>
  <w16cex:commentExtensible w16cex:durableId="3DAE7FF9" w16cex:dateUtc="2026-09-08T14:37:00Z"/>
  <w16cex:commentExtensible w16cex:durableId="5736A2E5" w16cex:dateUtc="2026-09-08T14:39:00Z"/>
  <w16cex:commentExtensible w16cex:durableId="28756E9A" w16cex:dateUtc="2026-09-08T14:40:00Z"/>
  <w16cex:commentExtensible w16cex:durableId="10E9BEAD" w16cex:dateUtc="2026-09-08T14:40:00Z"/>
  <w16cex:commentExtensible w16cex:durableId="39AAC3F9" w16cex:dateUtc="2026-09-08T14:41:00Z"/>
  <w16cex:commentExtensible w16cex:durableId="47FDF3FD" w16cex:dateUtc="2026-09-08T14:43:00Z"/>
  <w16cex:commentExtensible w16cex:durableId="5F73F91E" w16cex:dateUtc="2026-09-08T14:43:00Z"/>
  <w16cex:commentExtensible w16cex:durableId="044153ED" w16cex:dateUtc="2026-09-08T14:44:00Z"/>
  <w16cex:commentExtensible w16cex:durableId="1E3D04C5" w16cex:dateUtc="2026-09-08T14:46:00Z"/>
  <w16cex:commentExtensible w16cex:durableId="419E26F2" w16cex:dateUtc="2026-09-08T14:49:00Z"/>
  <w16cex:commentExtensible w16cex:durableId="2979C1C4" w16cex:dateUtc="2026-09-08T14:53:00Z"/>
  <w16cex:commentExtensible w16cex:durableId="636FCCC1" w16cex:dateUtc="2026-09-08T15:18:00Z"/>
  <w16cex:commentExtensible w16cex:durableId="5853F0D5" w16cex:dateUtc="2026-09-09T14:35:00Z"/>
  <w16cex:commentExtensible w16cex:durableId="59912B24" w16cex:dateUtc="2026-09-02T21:13:00Z"/>
  <w16cex:commentExtensible w16cex:durableId="31F8E53D" w16cex:dateUtc="2026-09-09T15:21:00Z"/>
  <w16cex:commentExtensible w16cex:durableId="4D88AD2B" w16cex:dateUtc="2026-09-02T21:29:00Z"/>
  <w16cex:commentExtensible w16cex:durableId="3588C6CC" w16cex:dateUtc="2026-09-02T21:33:00Z"/>
  <w16cex:commentExtensible w16cex:durableId="5A229DFE" w16cex:dateUtc="2026-09-02T21:34:00Z"/>
  <w16cex:commentExtensible w16cex:durableId="06ECF114" w16cex:dateUtc="2026-09-08T14:55:00Z"/>
  <w16cex:commentExtensible w16cex:durableId="714683B9" w16cex:dateUtc="2026-09-02T21:11:00Z"/>
  <w16cex:commentExtensible w16cex:durableId="3EB49F7A" w16cex:dateUtc="2026-09-08T14:36:00Z"/>
  <w16cex:commentExtensible w16cex:durableId="1544BE23" w16cex:dateUtc="2026-09-08T14:38:00Z"/>
  <w16cex:commentExtensible w16cex:durableId="63ED254F" w16cex:dateUtc="2026-09-08T14:41:00Z"/>
  <w16cex:commentExtensible w16cex:durableId="2A6A254D" w16cex:dateUtc="2026-09-08T14:42:00Z"/>
  <w16cex:commentExtensible w16cex:durableId="772C345F" w16cex:dateUtc="2026-09-08T14:45:00Z"/>
  <w16cex:commentExtensible w16cex:durableId="51619D3F" w16cex:dateUtc="2026-09-08T14:46:00Z"/>
  <w16cex:commentExtensible w16cex:durableId="2EF69347" w16cex:dateUtc="2026-09-08T14:48:00Z"/>
  <w16cex:commentExtensible w16cex:durableId="73D916F1" w16cex:dateUtc="2026-09-08T14:50:00Z"/>
  <w16cex:commentExtensible w16cex:durableId="604C0EA0" w16cex:dateUtc="2026-09-08T14:54:00Z"/>
  <w16cex:commentExtensible w16cex:durableId="42B75401" w16cex:dateUtc="2026-09-02T21:36:00Z"/>
  <w16cex:commentExtensible w16cex:durableId="36CCF4C6" w16cex:dateUtc="2026-09-08T14:39:00Z"/>
  <w16cex:commentExtensible w16cex:durableId="18B02FEF" w16cex:dateUtc="2026-09-08T14:42:00Z"/>
  <w16cex:commentExtensible w16cex:durableId="30407110" w16cex:dateUtc="2026-09-08T14:42:00Z"/>
  <w16cex:commentExtensible w16cex:durableId="0D4E235B" w16cex:dateUtc="2026-09-08T14:47:00Z"/>
  <w16cex:commentExtensible w16cex:durableId="4468B43D" w16cex:dateUtc="2026-09-08T14:48:00Z"/>
  <w16cex:commentExtensible w16cex:durableId="2DE99D24" w16cex:dateUtc="2026-09-08T18:49:00Z"/>
  <w16cex:commentExtensible w16cex:durableId="0B12EF73" w16cex:dateUtc="2026-09-09T14:39:00Z"/>
  <w16cex:commentExtensible w16cex:durableId="7861C8D2" w16cex:dateUtc="2026-09-09T14:43:00Z"/>
  <w16cex:commentExtensible w16cex:durableId="1B9C37D4" w16cex:dateUtc="2026-09-09T14:45:00Z"/>
  <w16cex:commentExtensible w16cex:durableId="34E39DE3" w16cex:dateUtc="2026-09-09T14:51:00Z"/>
  <w16cex:commentExtensible w16cex:durableId="6CB1683E" w16cex:dateUtc="2026-09-09T15:11:00Z"/>
  <w16cex:commentExtensible w16cex:durableId="7BF2D4D2" w16cex:dateUtc="2026-09-09T15:14:00Z"/>
  <w16cex:commentExtensible w16cex:durableId="197121D2" w16cex:dateUtc="2026-09-09T15:17:00Z"/>
  <w16cex:commentExtensible w16cex:durableId="319ECE24" w16cex:dateUtc="2026-09-09T15:18:00Z"/>
  <w16cex:commentExtensible w16cex:durableId="544B6D16" w16cex:dateUtc="2026-09-09T15:27:00Z"/>
  <w16cex:commentExtensible w16cex:durableId="548B2423" w16cex:dateUtc="2026-09-09T15:27:00Z"/>
  <w16cex:commentExtensible w16cex:durableId="16FBF58B" w16cex:dateUtc="2026-09-08T14:34:00Z"/>
  <w16cex:commentExtensible w16cex:durableId="4C26DD46" w16cex:dateUtc="2026-09-08T14:33:00Z"/>
  <w16cex:commentExtensible w16cex:durableId="1479AF42" w16cex:dateUtc="2026-09-08T14:34:00Z"/>
  <w16cex:commentExtensible w16cex:durableId="717C104E" w16cex:dateUtc="2026-09-08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5D0E9D" w16cid:durableId="3CC85408"/>
  <w16cid:commentId w16cid:paraId="05A7E0B9" w16cid:durableId="5AEFCB67"/>
  <w16cid:commentId w16cid:paraId="23A9FFF8" w16cid:durableId="1EFF467B"/>
  <w16cid:commentId w16cid:paraId="106862AE" w16cid:durableId="17B0C79A"/>
  <w16cid:commentId w16cid:paraId="552C0E97" w16cid:durableId="3DAE7FF9"/>
  <w16cid:commentId w16cid:paraId="593D4882" w16cid:durableId="5736A2E5"/>
  <w16cid:commentId w16cid:paraId="4D6EE02E" w16cid:durableId="28756E9A"/>
  <w16cid:commentId w16cid:paraId="5984234A" w16cid:durableId="10E9BEAD"/>
  <w16cid:commentId w16cid:paraId="389613D2" w16cid:durableId="39AAC3F9"/>
  <w16cid:commentId w16cid:paraId="716416CB" w16cid:durableId="47FDF3FD"/>
  <w16cid:commentId w16cid:paraId="4DA350EB" w16cid:durableId="5F73F91E"/>
  <w16cid:commentId w16cid:paraId="0185BA39" w16cid:durableId="044153ED"/>
  <w16cid:commentId w16cid:paraId="21F00167" w16cid:durableId="1E3D04C5"/>
  <w16cid:commentId w16cid:paraId="1D554127" w16cid:durableId="419E26F2"/>
  <w16cid:commentId w16cid:paraId="3130A065" w16cid:durableId="2979C1C4"/>
  <w16cid:commentId w16cid:paraId="28C95B12" w16cid:durableId="636FCCC1"/>
  <w16cid:commentId w16cid:paraId="2F1A76E3" w16cid:durableId="5853F0D5"/>
  <w16cid:commentId w16cid:paraId="0A6CA280" w16cid:durableId="59912B24"/>
  <w16cid:commentId w16cid:paraId="68153156" w16cid:durableId="31F8E53D"/>
  <w16cid:commentId w16cid:paraId="540B2DE9" w16cid:durableId="4D88AD2B"/>
  <w16cid:commentId w16cid:paraId="4EB53789" w16cid:durableId="3588C6CC"/>
  <w16cid:commentId w16cid:paraId="7AAED2A5" w16cid:durableId="5A229DFE"/>
  <w16cid:commentId w16cid:paraId="775EDB4D" w16cid:durableId="06ECF114"/>
  <w16cid:commentId w16cid:paraId="5379961C" w16cid:durableId="714683B9"/>
  <w16cid:commentId w16cid:paraId="1DF14FE8" w16cid:durableId="3EB49F7A"/>
  <w16cid:commentId w16cid:paraId="743CFD25" w16cid:durableId="1544BE23"/>
  <w16cid:commentId w16cid:paraId="5E2C6422" w16cid:durableId="63ED254F"/>
  <w16cid:commentId w16cid:paraId="3CFEEBF1" w16cid:durableId="2A6A254D"/>
  <w16cid:commentId w16cid:paraId="45064D13" w16cid:durableId="772C345F"/>
  <w16cid:commentId w16cid:paraId="64678EDB" w16cid:durableId="51619D3F"/>
  <w16cid:commentId w16cid:paraId="7A2B2F21" w16cid:durableId="2EF69347"/>
  <w16cid:commentId w16cid:paraId="70E15046" w16cid:durableId="73D916F1"/>
  <w16cid:commentId w16cid:paraId="195EA31E" w16cid:durableId="604C0EA0"/>
  <w16cid:commentId w16cid:paraId="334653E5" w16cid:durableId="42B75401"/>
  <w16cid:commentId w16cid:paraId="5E780971" w16cid:durableId="36CCF4C6"/>
  <w16cid:commentId w16cid:paraId="7F030DB1" w16cid:durableId="18B02FEF"/>
  <w16cid:commentId w16cid:paraId="7E082D69" w16cid:durableId="30407110"/>
  <w16cid:commentId w16cid:paraId="2E961E39" w16cid:durableId="0D4E235B"/>
  <w16cid:commentId w16cid:paraId="49A34929" w16cid:durableId="4468B43D"/>
  <w16cid:commentId w16cid:paraId="51E462B1" w16cid:durableId="2DE99D24"/>
  <w16cid:commentId w16cid:paraId="71727553" w16cid:durableId="0B12EF73"/>
  <w16cid:commentId w16cid:paraId="137667E9" w16cid:durableId="7861C8D2"/>
  <w16cid:commentId w16cid:paraId="07932A7E" w16cid:durableId="1B9C37D4"/>
  <w16cid:commentId w16cid:paraId="5D0F6683" w16cid:durableId="34E39DE3"/>
  <w16cid:commentId w16cid:paraId="3AAB9652" w16cid:durableId="6CB1683E"/>
  <w16cid:commentId w16cid:paraId="520A5E5B" w16cid:durableId="7BF2D4D2"/>
  <w16cid:commentId w16cid:paraId="56A32943" w16cid:durableId="197121D2"/>
  <w16cid:commentId w16cid:paraId="52C358A1" w16cid:durableId="319ECE24"/>
  <w16cid:commentId w16cid:paraId="6A3045CC" w16cid:durableId="544B6D16"/>
  <w16cid:commentId w16cid:paraId="302FADD6" w16cid:durableId="548B2423"/>
  <w16cid:commentId w16cid:paraId="5D8873F8" w16cid:durableId="16FBF58B"/>
  <w16cid:commentId w16cid:paraId="10ECA5AD" w16cid:durableId="4C26DD46"/>
  <w16cid:commentId w16cid:paraId="172525F4" w16cid:durableId="1479AF42"/>
  <w16cid:commentId w16cid:paraId="536FF798" w16cid:durableId="717C10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AED59" w14:textId="77777777" w:rsidR="00757638" w:rsidRDefault="00757638" w:rsidP="00112A8C">
      <w:pPr>
        <w:spacing w:before="0"/>
      </w:pPr>
      <w:r>
        <w:separator/>
      </w:r>
    </w:p>
  </w:endnote>
  <w:endnote w:type="continuationSeparator" w:id="0">
    <w:p w14:paraId="1CA361BA" w14:textId="77777777" w:rsidR="00757638" w:rsidRDefault="00757638"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1DE1E" w14:textId="77777777" w:rsidR="00C35ED7" w:rsidRPr="000A5A5A" w:rsidRDefault="00C35ED7"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138</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9D81D" w14:textId="77777777" w:rsidR="00C35ED7" w:rsidRPr="00A36541" w:rsidRDefault="00C35ED7"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138</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93C79" w14:textId="77777777" w:rsidR="00757638" w:rsidRDefault="00757638" w:rsidP="00112A8C">
      <w:pPr>
        <w:spacing w:before="0"/>
      </w:pPr>
      <w:r>
        <w:separator/>
      </w:r>
    </w:p>
  </w:footnote>
  <w:footnote w:type="continuationSeparator" w:id="0">
    <w:p w14:paraId="5F570DF7" w14:textId="77777777" w:rsidR="00757638" w:rsidRDefault="00757638"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0345A" w14:textId="77777777" w:rsidR="00C35ED7" w:rsidRDefault="00C35ED7"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3</w:t>
    </w:r>
    <w:r w:rsidRPr="00967C63">
      <w:rPr>
        <w:rFonts w:cs="Arial"/>
        <w:b/>
        <w:i/>
        <w:color w:val="000000"/>
        <w:sz w:val="18"/>
        <w:szCs w:val="18"/>
      </w:rPr>
      <w:t xml:space="preserve"> CCR </w:t>
    </w:r>
    <w:r>
      <w:rPr>
        <w:rFonts w:cs="Arial"/>
        <w:b/>
        <w:i/>
        <w:color w:val="000000"/>
        <w:sz w:val="18"/>
        <w:szCs w:val="18"/>
      </w:rPr>
      <w:t>719-1</w:t>
    </w:r>
  </w:p>
  <w:p w14:paraId="4E750B1B" w14:textId="77777777" w:rsidR="00C35ED7" w:rsidRPr="000A5A5A" w:rsidRDefault="00C35ED7" w:rsidP="000A5A5A">
    <w:pPr>
      <w:pStyle w:val="Header"/>
      <w:pBdr>
        <w:bottom w:val="single" w:sz="12" w:space="1" w:color="auto"/>
      </w:pBdr>
      <w:tabs>
        <w:tab w:val="clear" w:pos="4680"/>
      </w:tabs>
      <w:spacing w:before="0"/>
      <w:rPr>
        <w:rFonts w:cs="Arial"/>
        <w:b/>
        <w:i/>
        <w:sz w:val="18"/>
        <w:szCs w:val="18"/>
      </w:rPr>
    </w:pPr>
    <w:r>
      <w:rPr>
        <w:rFonts w:cs="Arial"/>
        <w:b/>
        <w:i/>
        <w:color w:val="000000"/>
        <w:sz w:val="18"/>
        <w:szCs w:val="18"/>
      </w:rPr>
      <w:t>State Board of Pharmacy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04072"/>
    <w:multiLevelType w:val="hybridMultilevel"/>
    <w:tmpl w:val="29086D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1CC2E83"/>
    <w:multiLevelType w:val="hybridMultilevel"/>
    <w:tmpl w:val="2D1632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111C1FC4"/>
    <w:multiLevelType w:val="hybridMultilevel"/>
    <w:tmpl w:val="AF1C529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3671CE3"/>
    <w:multiLevelType w:val="hybridMultilevel"/>
    <w:tmpl w:val="50F658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6044215"/>
    <w:multiLevelType w:val="hybridMultilevel"/>
    <w:tmpl w:val="B7F82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613174B"/>
    <w:multiLevelType w:val="hybridMultilevel"/>
    <w:tmpl w:val="C1709554"/>
    <w:lvl w:ilvl="0" w:tplc="8DAEDD14">
      <w:start w:val="1"/>
      <w:numFmt w:val="bullet"/>
      <w:lvlText w:val="•"/>
      <w:lvlJc w:val="left"/>
      <w:pPr>
        <w:tabs>
          <w:tab w:val="num" w:pos="346"/>
        </w:tabs>
        <w:ind w:left="346" w:hanging="360"/>
      </w:pPr>
      <w:rPr>
        <w:rFonts w:ascii="Arial" w:hAnsi="Arial" w:hint="default"/>
      </w:rPr>
    </w:lvl>
    <w:lvl w:ilvl="1" w:tplc="3CB07722">
      <w:numFmt w:val="bullet"/>
      <w:lvlText w:val=""/>
      <w:lvlJc w:val="left"/>
      <w:pPr>
        <w:ind w:left="1426" w:hanging="720"/>
      </w:pPr>
      <w:rPr>
        <w:rFonts w:ascii="Symbol" w:eastAsia="Times New Roman" w:hAnsi="Symbol" w:cs="Arial" w:hint="default"/>
      </w:rPr>
    </w:lvl>
    <w:lvl w:ilvl="2" w:tplc="EA0C5176" w:tentative="1">
      <w:start w:val="1"/>
      <w:numFmt w:val="bullet"/>
      <w:lvlText w:val="•"/>
      <w:lvlJc w:val="left"/>
      <w:pPr>
        <w:tabs>
          <w:tab w:val="num" w:pos="1786"/>
        </w:tabs>
        <w:ind w:left="1786" w:hanging="360"/>
      </w:pPr>
      <w:rPr>
        <w:rFonts w:ascii="Arial" w:hAnsi="Arial" w:hint="default"/>
      </w:rPr>
    </w:lvl>
    <w:lvl w:ilvl="3" w:tplc="8A463090" w:tentative="1">
      <w:start w:val="1"/>
      <w:numFmt w:val="bullet"/>
      <w:lvlText w:val="•"/>
      <w:lvlJc w:val="left"/>
      <w:pPr>
        <w:tabs>
          <w:tab w:val="num" w:pos="2506"/>
        </w:tabs>
        <w:ind w:left="2506" w:hanging="360"/>
      </w:pPr>
      <w:rPr>
        <w:rFonts w:ascii="Arial" w:hAnsi="Arial" w:hint="default"/>
      </w:rPr>
    </w:lvl>
    <w:lvl w:ilvl="4" w:tplc="8C40EA82" w:tentative="1">
      <w:start w:val="1"/>
      <w:numFmt w:val="bullet"/>
      <w:lvlText w:val="•"/>
      <w:lvlJc w:val="left"/>
      <w:pPr>
        <w:tabs>
          <w:tab w:val="num" w:pos="3226"/>
        </w:tabs>
        <w:ind w:left="3226" w:hanging="360"/>
      </w:pPr>
      <w:rPr>
        <w:rFonts w:ascii="Arial" w:hAnsi="Arial" w:hint="default"/>
      </w:rPr>
    </w:lvl>
    <w:lvl w:ilvl="5" w:tplc="40F4405A" w:tentative="1">
      <w:start w:val="1"/>
      <w:numFmt w:val="bullet"/>
      <w:lvlText w:val="•"/>
      <w:lvlJc w:val="left"/>
      <w:pPr>
        <w:tabs>
          <w:tab w:val="num" w:pos="3946"/>
        </w:tabs>
        <w:ind w:left="3946" w:hanging="360"/>
      </w:pPr>
      <w:rPr>
        <w:rFonts w:ascii="Arial" w:hAnsi="Arial" w:hint="default"/>
      </w:rPr>
    </w:lvl>
    <w:lvl w:ilvl="6" w:tplc="2A58D7EC" w:tentative="1">
      <w:start w:val="1"/>
      <w:numFmt w:val="bullet"/>
      <w:lvlText w:val="•"/>
      <w:lvlJc w:val="left"/>
      <w:pPr>
        <w:tabs>
          <w:tab w:val="num" w:pos="4666"/>
        </w:tabs>
        <w:ind w:left="4666" w:hanging="360"/>
      </w:pPr>
      <w:rPr>
        <w:rFonts w:ascii="Arial" w:hAnsi="Arial" w:hint="default"/>
      </w:rPr>
    </w:lvl>
    <w:lvl w:ilvl="7" w:tplc="020CE452" w:tentative="1">
      <w:start w:val="1"/>
      <w:numFmt w:val="bullet"/>
      <w:lvlText w:val="•"/>
      <w:lvlJc w:val="left"/>
      <w:pPr>
        <w:tabs>
          <w:tab w:val="num" w:pos="5386"/>
        </w:tabs>
        <w:ind w:left="5386" w:hanging="360"/>
      </w:pPr>
      <w:rPr>
        <w:rFonts w:ascii="Arial" w:hAnsi="Arial" w:hint="default"/>
      </w:rPr>
    </w:lvl>
    <w:lvl w:ilvl="8" w:tplc="B4FA7C60" w:tentative="1">
      <w:start w:val="1"/>
      <w:numFmt w:val="bullet"/>
      <w:lvlText w:val="•"/>
      <w:lvlJc w:val="left"/>
      <w:pPr>
        <w:tabs>
          <w:tab w:val="num" w:pos="6106"/>
        </w:tabs>
        <w:ind w:left="6106" w:hanging="360"/>
      </w:pPr>
      <w:rPr>
        <w:rFonts w:ascii="Arial" w:hAnsi="Arial" w:hint="default"/>
      </w:rPr>
    </w:lvl>
  </w:abstractNum>
  <w:abstractNum w:abstractNumId="16" w15:restartNumberingAfterBreak="0">
    <w:nsid w:val="1CF64F6B"/>
    <w:multiLevelType w:val="hybridMultilevel"/>
    <w:tmpl w:val="16F640C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21916768"/>
    <w:multiLevelType w:val="hybridMultilevel"/>
    <w:tmpl w:val="2F540348"/>
    <w:lvl w:ilvl="0" w:tplc="8AA679CE">
      <w:start w:val="2"/>
      <w:numFmt w:val="bullet"/>
      <w:lvlText w:val="•"/>
      <w:lvlJc w:val="left"/>
      <w:pPr>
        <w:ind w:left="2520" w:hanging="360"/>
      </w:pPr>
      <w:rPr>
        <w:rFonts w:ascii="Arial" w:eastAsia="Times New Roman" w:hAnsi="Arial"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4342899"/>
    <w:multiLevelType w:val="hybridMultilevel"/>
    <w:tmpl w:val="6D70C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E26719"/>
    <w:multiLevelType w:val="hybridMultilevel"/>
    <w:tmpl w:val="BFC0E148"/>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7BA4EE6"/>
    <w:multiLevelType w:val="hybridMultilevel"/>
    <w:tmpl w:val="C6CE724A"/>
    <w:lvl w:ilvl="0" w:tplc="D2D2815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E971613"/>
    <w:multiLevelType w:val="hybridMultilevel"/>
    <w:tmpl w:val="25DC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7E5EBE"/>
    <w:multiLevelType w:val="hybridMultilevel"/>
    <w:tmpl w:val="6F50B164"/>
    <w:lvl w:ilvl="0" w:tplc="5CC8EBF4">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36075758"/>
    <w:multiLevelType w:val="hybridMultilevel"/>
    <w:tmpl w:val="427AAB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79B6A7F"/>
    <w:multiLevelType w:val="hybridMultilevel"/>
    <w:tmpl w:val="75EA1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9D24C7"/>
    <w:multiLevelType w:val="hybridMultilevel"/>
    <w:tmpl w:val="86305EB4"/>
    <w:lvl w:ilvl="0" w:tplc="86F04B0C">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3C316B"/>
    <w:multiLevelType w:val="hybridMultilevel"/>
    <w:tmpl w:val="6D9686D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43205AE8"/>
    <w:multiLevelType w:val="hybridMultilevel"/>
    <w:tmpl w:val="F40AB12E"/>
    <w:lvl w:ilvl="0" w:tplc="04090003">
      <w:start w:val="1"/>
      <w:numFmt w:val="bullet"/>
      <w:lvlText w:val="o"/>
      <w:lvlJc w:val="left"/>
      <w:pPr>
        <w:tabs>
          <w:tab w:val="num" w:pos="720"/>
        </w:tabs>
        <w:ind w:left="720" w:hanging="360"/>
      </w:pPr>
      <w:rPr>
        <w:rFonts w:ascii="Courier New" w:hAnsi="Courier New" w:cs="Courier New" w:hint="default"/>
      </w:rPr>
    </w:lvl>
    <w:lvl w:ilvl="1" w:tplc="9A3C67D4">
      <w:numFmt w:val="bullet"/>
      <w:lvlText w:val="o"/>
      <w:lvlJc w:val="left"/>
      <w:pPr>
        <w:tabs>
          <w:tab w:val="num" w:pos="1440"/>
        </w:tabs>
        <w:ind w:left="1440" w:hanging="360"/>
      </w:pPr>
      <w:rPr>
        <w:rFonts w:ascii="Courier New" w:hAnsi="Courier New" w:hint="default"/>
      </w:rPr>
    </w:lvl>
    <w:lvl w:ilvl="2" w:tplc="8FAADCAC" w:tentative="1">
      <w:start w:val="1"/>
      <w:numFmt w:val="bullet"/>
      <w:lvlText w:val="•"/>
      <w:lvlJc w:val="left"/>
      <w:pPr>
        <w:tabs>
          <w:tab w:val="num" w:pos="2160"/>
        </w:tabs>
        <w:ind w:left="2160" w:hanging="360"/>
      </w:pPr>
      <w:rPr>
        <w:rFonts w:ascii="Arial" w:hAnsi="Arial" w:hint="default"/>
      </w:rPr>
    </w:lvl>
    <w:lvl w:ilvl="3" w:tplc="7610A540" w:tentative="1">
      <w:start w:val="1"/>
      <w:numFmt w:val="bullet"/>
      <w:lvlText w:val="•"/>
      <w:lvlJc w:val="left"/>
      <w:pPr>
        <w:tabs>
          <w:tab w:val="num" w:pos="2880"/>
        </w:tabs>
        <w:ind w:left="2880" w:hanging="360"/>
      </w:pPr>
      <w:rPr>
        <w:rFonts w:ascii="Arial" w:hAnsi="Arial" w:hint="default"/>
      </w:rPr>
    </w:lvl>
    <w:lvl w:ilvl="4" w:tplc="F5264B6A" w:tentative="1">
      <w:start w:val="1"/>
      <w:numFmt w:val="bullet"/>
      <w:lvlText w:val="•"/>
      <w:lvlJc w:val="left"/>
      <w:pPr>
        <w:tabs>
          <w:tab w:val="num" w:pos="3600"/>
        </w:tabs>
        <w:ind w:left="3600" w:hanging="360"/>
      </w:pPr>
      <w:rPr>
        <w:rFonts w:ascii="Arial" w:hAnsi="Arial" w:hint="default"/>
      </w:rPr>
    </w:lvl>
    <w:lvl w:ilvl="5" w:tplc="9BF0B5E8" w:tentative="1">
      <w:start w:val="1"/>
      <w:numFmt w:val="bullet"/>
      <w:lvlText w:val="•"/>
      <w:lvlJc w:val="left"/>
      <w:pPr>
        <w:tabs>
          <w:tab w:val="num" w:pos="4320"/>
        </w:tabs>
        <w:ind w:left="4320" w:hanging="360"/>
      </w:pPr>
      <w:rPr>
        <w:rFonts w:ascii="Arial" w:hAnsi="Arial" w:hint="default"/>
      </w:rPr>
    </w:lvl>
    <w:lvl w:ilvl="6" w:tplc="08FE56C4" w:tentative="1">
      <w:start w:val="1"/>
      <w:numFmt w:val="bullet"/>
      <w:lvlText w:val="•"/>
      <w:lvlJc w:val="left"/>
      <w:pPr>
        <w:tabs>
          <w:tab w:val="num" w:pos="5040"/>
        </w:tabs>
        <w:ind w:left="5040" w:hanging="360"/>
      </w:pPr>
      <w:rPr>
        <w:rFonts w:ascii="Arial" w:hAnsi="Arial" w:hint="default"/>
      </w:rPr>
    </w:lvl>
    <w:lvl w:ilvl="7" w:tplc="0674FB48" w:tentative="1">
      <w:start w:val="1"/>
      <w:numFmt w:val="bullet"/>
      <w:lvlText w:val="•"/>
      <w:lvlJc w:val="left"/>
      <w:pPr>
        <w:tabs>
          <w:tab w:val="num" w:pos="5760"/>
        </w:tabs>
        <w:ind w:left="5760" w:hanging="360"/>
      </w:pPr>
      <w:rPr>
        <w:rFonts w:ascii="Arial" w:hAnsi="Arial" w:hint="default"/>
      </w:rPr>
    </w:lvl>
    <w:lvl w:ilvl="8" w:tplc="81FAF11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BD568B5"/>
    <w:multiLevelType w:val="hybridMultilevel"/>
    <w:tmpl w:val="1D9E831A"/>
    <w:lvl w:ilvl="0" w:tplc="E0E8D6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59671F7"/>
    <w:multiLevelType w:val="hybridMultilevel"/>
    <w:tmpl w:val="E6FE1EF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65DE4AF9"/>
    <w:multiLevelType w:val="hybridMultilevel"/>
    <w:tmpl w:val="0702385A"/>
    <w:lvl w:ilvl="0" w:tplc="357A19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6B50986"/>
    <w:multiLevelType w:val="hybridMultilevel"/>
    <w:tmpl w:val="042AF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336FB9"/>
    <w:multiLevelType w:val="hybridMultilevel"/>
    <w:tmpl w:val="AF24658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6F112054"/>
    <w:multiLevelType w:val="multilevel"/>
    <w:tmpl w:val="02F4885C"/>
    <w:lvl w:ilvl="0">
      <w:start w:val="21"/>
      <w:numFmt w:val="decimal"/>
      <w:lvlText w:val="%1"/>
      <w:lvlJc w:val="left"/>
      <w:pPr>
        <w:ind w:left="750" w:hanging="750"/>
      </w:pPr>
      <w:rPr>
        <w:rFonts w:hint="default"/>
      </w:rPr>
    </w:lvl>
    <w:lvl w:ilvl="1">
      <w:start w:val="20"/>
      <w:numFmt w:val="decimal"/>
      <w:lvlText w:val="%1.%2"/>
      <w:lvlJc w:val="left"/>
      <w:pPr>
        <w:ind w:left="750" w:hanging="750"/>
      </w:pPr>
      <w:rPr>
        <w:rFonts w:hint="default"/>
      </w:rPr>
    </w:lvl>
    <w:lvl w:ilvl="2">
      <w:start w:val="20"/>
      <w:numFmt w:val="decimal"/>
      <w:lvlText w:val="%1.%2.%3"/>
      <w:lvlJc w:val="left"/>
      <w:pPr>
        <w:ind w:left="750" w:hanging="750"/>
      </w:pPr>
      <w:rPr>
        <w:rFonts w:hint="default"/>
      </w:rPr>
    </w:lvl>
    <w:lvl w:ilvl="3">
      <w:start w:val="1"/>
      <w:numFmt w:val="decimal"/>
      <w:lvlText w:val="%1.%2.%3.%4"/>
      <w:lvlJc w:val="left"/>
      <w:pPr>
        <w:ind w:left="750" w:hanging="7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FDE550F"/>
    <w:multiLevelType w:val="hybridMultilevel"/>
    <w:tmpl w:val="AA424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52427D"/>
    <w:multiLevelType w:val="hybridMultilevel"/>
    <w:tmpl w:val="CAEE9D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1F16A47"/>
    <w:multiLevelType w:val="hybridMultilevel"/>
    <w:tmpl w:val="F3A6A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4A4FAA"/>
    <w:multiLevelType w:val="hybridMultilevel"/>
    <w:tmpl w:val="CB1803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80B1602"/>
    <w:multiLevelType w:val="hybridMultilevel"/>
    <w:tmpl w:val="E94A7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3481177">
    <w:abstractNumId w:val="9"/>
  </w:num>
  <w:num w:numId="2" w16cid:durableId="1852522214">
    <w:abstractNumId w:val="7"/>
  </w:num>
  <w:num w:numId="3" w16cid:durableId="1156070773">
    <w:abstractNumId w:val="6"/>
  </w:num>
  <w:num w:numId="4" w16cid:durableId="73018398">
    <w:abstractNumId w:val="5"/>
  </w:num>
  <w:num w:numId="5" w16cid:durableId="1037048478">
    <w:abstractNumId w:val="4"/>
  </w:num>
  <w:num w:numId="6" w16cid:durableId="1396202431">
    <w:abstractNumId w:val="8"/>
  </w:num>
  <w:num w:numId="7" w16cid:durableId="1988969238">
    <w:abstractNumId w:val="3"/>
  </w:num>
  <w:num w:numId="8" w16cid:durableId="2010448437">
    <w:abstractNumId w:val="2"/>
  </w:num>
  <w:num w:numId="9" w16cid:durableId="1387802985">
    <w:abstractNumId w:val="1"/>
  </w:num>
  <w:num w:numId="10" w16cid:durableId="1451585036">
    <w:abstractNumId w:val="0"/>
  </w:num>
  <w:num w:numId="11" w16cid:durableId="545798824">
    <w:abstractNumId w:val="25"/>
  </w:num>
  <w:num w:numId="12" w16cid:durableId="73166136">
    <w:abstractNumId w:val="22"/>
  </w:num>
  <w:num w:numId="13" w16cid:durableId="1282609144">
    <w:abstractNumId w:val="33"/>
  </w:num>
  <w:num w:numId="14" w16cid:durableId="1304383205">
    <w:abstractNumId w:val="30"/>
  </w:num>
  <w:num w:numId="15" w16cid:durableId="1914732088">
    <w:abstractNumId w:val="20"/>
  </w:num>
  <w:num w:numId="16" w16cid:durableId="103160403">
    <w:abstractNumId w:val="11"/>
  </w:num>
  <w:num w:numId="17" w16cid:durableId="193082859">
    <w:abstractNumId w:val="29"/>
  </w:num>
  <w:num w:numId="18" w16cid:durableId="759839773">
    <w:abstractNumId w:val="16"/>
  </w:num>
  <w:num w:numId="19" w16cid:durableId="1539273287">
    <w:abstractNumId w:val="12"/>
  </w:num>
  <w:num w:numId="20" w16cid:durableId="1779327530">
    <w:abstractNumId w:val="26"/>
  </w:num>
  <w:num w:numId="21" w16cid:durableId="803893265">
    <w:abstractNumId w:val="37"/>
  </w:num>
  <w:num w:numId="22" w16cid:durableId="492331583">
    <w:abstractNumId w:val="21"/>
  </w:num>
  <w:num w:numId="23" w16cid:durableId="1429159243">
    <w:abstractNumId w:val="38"/>
  </w:num>
  <w:num w:numId="24" w16cid:durableId="592856760">
    <w:abstractNumId w:val="18"/>
  </w:num>
  <w:num w:numId="25" w16cid:durableId="1034694178">
    <w:abstractNumId w:val="24"/>
  </w:num>
  <w:num w:numId="26" w16cid:durableId="2061006093">
    <w:abstractNumId w:val="34"/>
  </w:num>
  <w:num w:numId="27" w16cid:durableId="923686453">
    <w:abstractNumId w:val="31"/>
  </w:num>
  <w:num w:numId="28" w16cid:durableId="1820345747">
    <w:abstractNumId w:val="35"/>
  </w:num>
  <w:num w:numId="29" w16cid:durableId="1503088042">
    <w:abstractNumId w:val="36"/>
  </w:num>
  <w:num w:numId="30" w16cid:durableId="1027682442">
    <w:abstractNumId w:val="17"/>
  </w:num>
  <w:num w:numId="31" w16cid:durableId="1322779170">
    <w:abstractNumId w:val="32"/>
  </w:num>
  <w:num w:numId="32" w16cid:durableId="2119640157">
    <w:abstractNumId w:val="13"/>
  </w:num>
  <w:num w:numId="33" w16cid:durableId="904024974">
    <w:abstractNumId w:val="15"/>
  </w:num>
  <w:num w:numId="34" w16cid:durableId="707140950">
    <w:abstractNumId w:val="27"/>
  </w:num>
  <w:num w:numId="35" w16cid:durableId="767386426">
    <w:abstractNumId w:val="10"/>
  </w:num>
  <w:num w:numId="36" w16cid:durableId="1984503818">
    <w:abstractNumId w:val="23"/>
  </w:num>
  <w:num w:numId="37" w16cid:durableId="1676686226">
    <w:abstractNumId w:val="14"/>
  </w:num>
  <w:num w:numId="38" w16cid:durableId="677192725">
    <w:abstractNumId w:val="19"/>
  </w:num>
  <w:num w:numId="39" w16cid:durableId="1832285805">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scon Arana, Maria">
    <w15:presenceInfo w15:providerId="AD" w15:userId="S::mdhernandez@dora.state.co.us::59d6495d-0bf9-491e-a1bf-024d70509a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2D1"/>
    <w:rsid w:val="0000121B"/>
    <w:rsid w:val="00002162"/>
    <w:rsid w:val="00003266"/>
    <w:rsid w:val="00003E02"/>
    <w:rsid w:val="0000663C"/>
    <w:rsid w:val="00006B16"/>
    <w:rsid w:val="00010A1A"/>
    <w:rsid w:val="000233CD"/>
    <w:rsid w:val="000251FA"/>
    <w:rsid w:val="00025996"/>
    <w:rsid w:val="00026464"/>
    <w:rsid w:val="000268BC"/>
    <w:rsid w:val="000268CB"/>
    <w:rsid w:val="00026903"/>
    <w:rsid w:val="00032811"/>
    <w:rsid w:val="0003402F"/>
    <w:rsid w:val="00035BC3"/>
    <w:rsid w:val="00037728"/>
    <w:rsid w:val="0004079B"/>
    <w:rsid w:val="00041C8B"/>
    <w:rsid w:val="00043409"/>
    <w:rsid w:val="00045069"/>
    <w:rsid w:val="000453D8"/>
    <w:rsid w:val="00046BC9"/>
    <w:rsid w:val="000502D5"/>
    <w:rsid w:val="00051283"/>
    <w:rsid w:val="000527EB"/>
    <w:rsid w:val="00052BCD"/>
    <w:rsid w:val="00054BC1"/>
    <w:rsid w:val="00056C43"/>
    <w:rsid w:val="00057136"/>
    <w:rsid w:val="0006034A"/>
    <w:rsid w:val="000642CC"/>
    <w:rsid w:val="0006472A"/>
    <w:rsid w:val="00066163"/>
    <w:rsid w:val="0006722B"/>
    <w:rsid w:val="00070C51"/>
    <w:rsid w:val="00074D71"/>
    <w:rsid w:val="00084B61"/>
    <w:rsid w:val="0008606B"/>
    <w:rsid w:val="00086B0D"/>
    <w:rsid w:val="000939B1"/>
    <w:rsid w:val="000940E3"/>
    <w:rsid w:val="000A0D84"/>
    <w:rsid w:val="000A4923"/>
    <w:rsid w:val="000A4DCA"/>
    <w:rsid w:val="000A578D"/>
    <w:rsid w:val="000A5874"/>
    <w:rsid w:val="000A5A5A"/>
    <w:rsid w:val="000A6B8D"/>
    <w:rsid w:val="000A6FED"/>
    <w:rsid w:val="000B5C29"/>
    <w:rsid w:val="000C1AD9"/>
    <w:rsid w:val="000C1D9C"/>
    <w:rsid w:val="000C3879"/>
    <w:rsid w:val="000C4F07"/>
    <w:rsid w:val="000D0EA4"/>
    <w:rsid w:val="000D38A8"/>
    <w:rsid w:val="000D497C"/>
    <w:rsid w:val="000D58E8"/>
    <w:rsid w:val="000E106B"/>
    <w:rsid w:val="000E1663"/>
    <w:rsid w:val="000E3D25"/>
    <w:rsid w:val="000E503B"/>
    <w:rsid w:val="000E53D3"/>
    <w:rsid w:val="000F0C5E"/>
    <w:rsid w:val="000F2ABB"/>
    <w:rsid w:val="000F3FB9"/>
    <w:rsid w:val="000F7BFC"/>
    <w:rsid w:val="001021B1"/>
    <w:rsid w:val="00103022"/>
    <w:rsid w:val="00103074"/>
    <w:rsid w:val="00103423"/>
    <w:rsid w:val="00104881"/>
    <w:rsid w:val="0010529B"/>
    <w:rsid w:val="0010766D"/>
    <w:rsid w:val="001102C0"/>
    <w:rsid w:val="0011087D"/>
    <w:rsid w:val="00110D80"/>
    <w:rsid w:val="0011260B"/>
    <w:rsid w:val="00112A8C"/>
    <w:rsid w:val="00112CC4"/>
    <w:rsid w:val="00121551"/>
    <w:rsid w:val="00121F12"/>
    <w:rsid w:val="0012669A"/>
    <w:rsid w:val="00130166"/>
    <w:rsid w:val="00131A31"/>
    <w:rsid w:val="00133815"/>
    <w:rsid w:val="00136129"/>
    <w:rsid w:val="0013684A"/>
    <w:rsid w:val="00140CA9"/>
    <w:rsid w:val="00143401"/>
    <w:rsid w:val="001453EC"/>
    <w:rsid w:val="00146627"/>
    <w:rsid w:val="00147B10"/>
    <w:rsid w:val="00147BD1"/>
    <w:rsid w:val="00153A97"/>
    <w:rsid w:val="001552DF"/>
    <w:rsid w:val="00155606"/>
    <w:rsid w:val="00155D8C"/>
    <w:rsid w:val="00157D9A"/>
    <w:rsid w:val="00160A65"/>
    <w:rsid w:val="0017008C"/>
    <w:rsid w:val="0017070E"/>
    <w:rsid w:val="00172ABA"/>
    <w:rsid w:val="00177AFD"/>
    <w:rsid w:val="0018020C"/>
    <w:rsid w:val="00182221"/>
    <w:rsid w:val="001847C7"/>
    <w:rsid w:val="0018677A"/>
    <w:rsid w:val="00186D43"/>
    <w:rsid w:val="00191136"/>
    <w:rsid w:val="0019620A"/>
    <w:rsid w:val="001A117D"/>
    <w:rsid w:val="001A120A"/>
    <w:rsid w:val="001A3DE8"/>
    <w:rsid w:val="001B021E"/>
    <w:rsid w:val="001B07CF"/>
    <w:rsid w:val="001B4876"/>
    <w:rsid w:val="001B75DF"/>
    <w:rsid w:val="001B7ADF"/>
    <w:rsid w:val="001C2929"/>
    <w:rsid w:val="001C5C97"/>
    <w:rsid w:val="001D04F1"/>
    <w:rsid w:val="001D4DAF"/>
    <w:rsid w:val="001D5718"/>
    <w:rsid w:val="001D76A3"/>
    <w:rsid w:val="001E0369"/>
    <w:rsid w:val="001E3BA2"/>
    <w:rsid w:val="001E4F55"/>
    <w:rsid w:val="001E61A5"/>
    <w:rsid w:val="001F08DF"/>
    <w:rsid w:val="001F0ACE"/>
    <w:rsid w:val="001F30A5"/>
    <w:rsid w:val="001F3598"/>
    <w:rsid w:val="001F3C20"/>
    <w:rsid w:val="001F4F3D"/>
    <w:rsid w:val="001F5852"/>
    <w:rsid w:val="001F5C61"/>
    <w:rsid w:val="001F6FB5"/>
    <w:rsid w:val="002001AF"/>
    <w:rsid w:val="002025F0"/>
    <w:rsid w:val="002052CF"/>
    <w:rsid w:val="00205D86"/>
    <w:rsid w:val="00207E62"/>
    <w:rsid w:val="0021030C"/>
    <w:rsid w:val="0021187E"/>
    <w:rsid w:val="0022181D"/>
    <w:rsid w:val="002221E9"/>
    <w:rsid w:val="0022520B"/>
    <w:rsid w:val="00226CAF"/>
    <w:rsid w:val="00226D2D"/>
    <w:rsid w:val="00227474"/>
    <w:rsid w:val="00232176"/>
    <w:rsid w:val="00233319"/>
    <w:rsid w:val="00233786"/>
    <w:rsid w:val="002357CE"/>
    <w:rsid w:val="0023592E"/>
    <w:rsid w:val="002360EF"/>
    <w:rsid w:val="00240DD9"/>
    <w:rsid w:val="00242E7D"/>
    <w:rsid w:val="00244B1F"/>
    <w:rsid w:val="002451A9"/>
    <w:rsid w:val="00246D97"/>
    <w:rsid w:val="00246E36"/>
    <w:rsid w:val="002475CB"/>
    <w:rsid w:val="002476A7"/>
    <w:rsid w:val="002511B0"/>
    <w:rsid w:val="002511E6"/>
    <w:rsid w:val="002523F3"/>
    <w:rsid w:val="00252CC8"/>
    <w:rsid w:val="00252D96"/>
    <w:rsid w:val="00252FA1"/>
    <w:rsid w:val="00254D45"/>
    <w:rsid w:val="002574FD"/>
    <w:rsid w:val="002579D5"/>
    <w:rsid w:val="002620C8"/>
    <w:rsid w:val="00262E55"/>
    <w:rsid w:val="002652AE"/>
    <w:rsid w:val="00266460"/>
    <w:rsid w:val="002668D3"/>
    <w:rsid w:val="002673C9"/>
    <w:rsid w:val="00267800"/>
    <w:rsid w:val="00270DBC"/>
    <w:rsid w:val="0027159D"/>
    <w:rsid w:val="00271E8E"/>
    <w:rsid w:val="00274067"/>
    <w:rsid w:val="0027508A"/>
    <w:rsid w:val="00275403"/>
    <w:rsid w:val="00277027"/>
    <w:rsid w:val="00280D54"/>
    <w:rsid w:val="00281B0F"/>
    <w:rsid w:val="002830FB"/>
    <w:rsid w:val="00283B64"/>
    <w:rsid w:val="002859D9"/>
    <w:rsid w:val="00285B46"/>
    <w:rsid w:val="002908D8"/>
    <w:rsid w:val="002913E7"/>
    <w:rsid w:val="00295066"/>
    <w:rsid w:val="00296D0A"/>
    <w:rsid w:val="00297113"/>
    <w:rsid w:val="002975F0"/>
    <w:rsid w:val="00297811"/>
    <w:rsid w:val="002A0739"/>
    <w:rsid w:val="002A1C93"/>
    <w:rsid w:val="002A2C40"/>
    <w:rsid w:val="002A4753"/>
    <w:rsid w:val="002A5B99"/>
    <w:rsid w:val="002A6551"/>
    <w:rsid w:val="002B2EDE"/>
    <w:rsid w:val="002B62EC"/>
    <w:rsid w:val="002B6930"/>
    <w:rsid w:val="002B7C00"/>
    <w:rsid w:val="002C0863"/>
    <w:rsid w:val="002C32A0"/>
    <w:rsid w:val="002C3772"/>
    <w:rsid w:val="002C39D0"/>
    <w:rsid w:val="002C493F"/>
    <w:rsid w:val="002C6583"/>
    <w:rsid w:val="002C6FA5"/>
    <w:rsid w:val="002D02D7"/>
    <w:rsid w:val="002D2195"/>
    <w:rsid w:val="002D228C"/>
    <w:rsid w:val="002D3107"/>
    <w:rsid w:val="002D58D5"/>
    <w:rsid w:val="002E172F"/>
    <w:rsid w:val="002E201F"/>
    <w:rsid w:val="002E2521"/>
    <w:rsid w:val="002E2A5C"/>
    <w:rsid w:val="002E3682"/>
    <w:rsid w:val="002E41CD"/>
    <w:rsid w:val="002E4228"/>
    <w:rsid w:val="002F0EE3"/>
    <w:rsid w:val="002F2CD9"/>
    <w:rsid w:val="002F3149"/>
    <w:rsid w:val="002F371B"/>
    <w:rsid w:val="002F3F19"/>
    <w:rsid w:val="0030036A"/>
    <w:rsid w:val="0030081B"/>
    <w:rsid w:val="00303607"/>
    <w:rsid w:val="00303D4F"/>
    <w:rsid w:val="003052C8"/>
    <w:rsid w:val="00305ACB"/>
    <w:rsid w:val="00306148"/>
    <w:rsid w:val="003072BE"/>
    <w:rsid w:val="003111D3"/>
    <w:rsid w:val="00313AFB"/>
    <w:rsid w:val="00314956"/>
    <w:rsid w:val="00314E6A"/>
    <w:rsid w:val="003220DF"/>
    <w:rsid w:val="00325E47"/>
    <w:rsid w:val="003269BD"/>
    <w:rsid w:val="00332EBB"/>
    <w:rsid w:val="0033682E"/>
    <w:rsid w:val="00337493"/>
    <w:rsid w:val="00340055"/>
    <w:rsid w:val="00340136"/>
    <w:rsid w:val="00342137"/>
    <w:rsid w:val="00347C73"/>
    <w:rsid w:val="00350D9D"/>
    <w:rsid w:val="00351135"/>
    <w:rsid w:val="00351C5A"/>
    <w:rsid w:val="003522E5"/>
    <w:rsid w:val="003545C0"/>
    <w:rsid w:val="00355F94"/>
    <w:rsid w:val="00356142"/>
    <w:rsid w:val="00356666"/>
    <w:rsid w:val="00362D18"/>
    <w:rsid w:val="003635C9"/>
    <w:rsid w:val="00363ABD"/>
    <w:rsid w:val="00364E4C"/>
    <w:rsid w:val="00365A9B"/>
    <w:rsid w:val="00367B97"/>
    <w:rsid w:val="0037356C"/>
    <w:rsid w:val="003735CC"/>
    <w:rsid w:val="003742C0"/>
    <w:rsid w:val="00374A12"/>
    <w:rsid w:val="00376184"/>
    <w:rsid w:val="00376F7A"/>
    <w:rsid w:val="003800C9"/>
    <w:rsid w:val="003811B3"/>
    <w:rsid w:val="00381E52"/>
    <w:rsid w:val="00381F88"/>
    <w:rsid w:val="00384A55"/>
    <w:rsid w:val="003857EB"/>
    <w:rsid w:val="00390081"/>
    <w:rsid w:val="00390098"/>
    <w:rsid w:val="003906E5"/>
    <w:rsid w:val="00390F2A"/>
    <w:rsid w:val="00392817"/>
    <w:rsid w:val="00395716"/>
    <w:rsid w:val="00396731"/>
    <w:rsid w:val="00396BF6"/>
    <w:rsid w:val="00397BD6"/>
    <w:rsid w:val="003A22F7"/>
    <w:rsid w:val="003A7F0D"/>
    <w:rsid w:val="003A7FB9"/>
    <w:rsid w:val="003B0BE1"/>
    <w:rsid w:val="003B1284"/>
    <w:rsid w:val="003B1CEF"/>
    <w:rsid w:val="003B3ECB"/>
    <w:rsid w:val="003B3FF3"/>
    <w:rsid w:val="003B5D02"/>
    <w:rsid w:val="003C19B2"/>
    <w:rsid w:val="003C1C86"/>
    <w:rsid w:val="003C263C"/>
    <w:rsid w:val="003C3EA5"/>
    <w:rsid w:val="003C5ECD"/>
    <w:rsid w:val="003D1820"/>
    <w:rsid w:val="003D265D"/>
    <w:rsid w:val="003D2E68"/>
    <w:rsid w:val="003D3965"/>
    <w:rsid w:val="003D6044"/>
    <w:rsid w:val="003D78E1"/>
    <w:rsid w:val="003E0604"/>
    <w:rsid w:val="003E2022"/>
    <w:rsid w:val="003E22C1"/>
    <w:rsid w:val="003E346B"/>
    <w:rsid w:val="003E4BAD"/>
    <w:rsid w:val="003E689C"/>
    <w:rsid w:val="003E7876"/>
    <w:rsid w:val="003F020D"/>
    <w:rsid w:val="003F129C"/>
    <w:rsid w:val="003F194F"/>
    <w:rsid w:val="003F1A23"/>
    <w:rsid w:val="003F243D"/>
    <w:rsid w:val="003F297C"/>
    <w:rsid w:val="003F3121"/>
    <w:rsid w:val="003F40BA"/>
    <w:rsid w:val="003F43A4"/>
    <w:rsid w:val="003F4792"/>
    <w:rsid w:val="003F4F9B"/>
    <w:rsid w:val="003F56D1"/>
    <w:rsid w:val="003F61D6"/>
    <w:rsid w:val="003F6B42"/>
    <w:rsid w:val="003F6E73"/>
    <w:rsid w:val="003F7D28"/>
    <w:rsid w:val="0040081A"/>
    <w:rsid w:val="004041C1"/>
    <w:rsid w:val="00404441"/>
    <w:rsid w:val="004071B1"/>
    <w:rsid w:val="00413904"/>
    <w:rsid w:val="004155B1"/>
    <w:rsid w:val="00415C6D"/>
    <w:rsid w:val="0041637B"/>
    <w:rsid w:val="0041721D"/>
    <w:rsid w:val="004217BC"/>
    <w:rsid w:val="00422909"/>
    <w:rsid w:val="004244C6"/>
    <w:rsid w:val="00425202"/>
    <w:rsid w:val="004259B7"/>
    <w:rsid w:val="004262F4"/>
    <w:rsid w:val="0043000C"/>
    <w:rsid w:val="00430479"/>
    <w:rsid w:val="0043232B"/>
    <w:rsid w:val="00432AEB"/>
    <w:rsid w:val="00434E22"/>
    <w:rsid w:val="00436420"/>
    <w:rsid w:val="00443413"/>
    <w:rsid w:val="004442BE"/>
    <w:rsid w:val="00444506"/>
    <w:rsid w:val="00451FCF"/>
    <w:rsid w:val="0045398B"/>
    <w:rsid w:val="0045623A"/>
    <w:rsid w:val="004645A6"/>
    <w:rsid w:val="00464A18"/>
    <w:rsid w:val="004656F2"/>
    <w:rsid w:val="0046702A"/>
    <w:rsid w:val="004674CD"/>
    <w:rsid w:val="00467A6C"/>
    <w:rsid w:val="00471A4E"/>
    <w:rsid w:val="00473C9D"/>
    <w:rsid w:val="00474D4F"/>
    <w:rsid w:val="00475A8A"/>
    <w:rsid w:val="0047643E"/>
    <w:rsid w:val="00477293"/>
    <w:rsid w:val="00477D87"/>
    <w:rsid w:val="00480193"/>
    <w:rsid w:val="00485E05"/>
    <w:rsid w:val="004923FA"/>
    <w:rsid w:val="0049255B"/>
    <w:rsid w:val="00494014"/>
    <w:rsid w:val="00494E0F"/>
    <w:rsid w:val="0049607F"/>
    <w:rsid w:val="004A48B7"/>
    <w:rsid w:val="004A75E1"/>
    <w:rsid w:val="004B25C5"/>
    <w:rsid w:val="004B4E5F"/>
    <w:rsid w:val="004B68B5"/>
    <w:rsid w:val="004C0215"/>
    <w:rsid w:val="004C07F4"/>
    <w:rsid w:val="004C0DAE"/>
    <w:rsid w:val="004C175C"/>
    <w:rsid w:val="004C311C"/>
    <w:rsid w:val="004C4037"/>
    <w:rsid w:val="004C4232"/>
    <w:rsid w:val="004C7E0C"/>
    <w:rsid w:val="004D04D3"/>
    <w:rsid w:val="004D16D2"/>
    <w:rsid w:val="004D1D4A"/>
    <w:rsid w:val="004D27E5"/>
    <w:rsid w:val="004D2CC2"/>
    <w:rsid w:val="004D5D17"/>
    <w:rsid w:val="004D71B0"/>
    <w:rsid w:val="004E1D41"/>
    <w:rsid w:val="004E2493"/>
    <w:rsid w:val="004E638F"/>
    <w:rsid w:val="004E67FE"/>
    <w:rsid w:val="004E6FB9"/>
    <w:rsid w:val="004F13B9"/>
    <w:rsid w:val="004F187C"/>
    <w:rsid w:val="004F251B"/>
    <w:rsid w:val="004F3903"/>
    <w:rsid w:val="004F3AA4"/>
    <w:rsid w:val="004F4FAA"/>
    <w:rsid w:val="004F6BA3"/>
    <w:rsid w:val="004F7773"/>
    <w:rsid w:val="00500865"/>
    <w:rsid w:val="00501D04"/>
    <w:rsid w:val="00503514"/>
    <w:rsid w:val="00506398"/>
    <w:rsid w:val="00507493"/>
    <w:rsid w:val="005138C5"/>
    <w:rsid w:val="00514809"/>
    <w:rsid w:val="00520453"/>
    <w:rsid w:val="00521903"/>
    <w:rsid w:val="00522462"/>
    <w:rsid w:val="00523B01"/>
    <w:rsid w:val="00524482"/>
    <w:rsid w:val="00524942"/>
    <w:rsid w:val="00525A14"/>
    <w:rsid w:val="005302D5"/>
    <w:rsid w:val="00531465"/>
    <w:rsid w:val="005352FF"/>
    <w:rsid w:val="00536863"/>
    <w:rsid w:val="00537CBB"/>
    <w:rsid w:val="0054275F"/>
    <w:rsid w:val="0054297E"/>
    <w:rsid w:val="00543E47"/>
    <w:rsid w:val="005448DE"/>
    <w:rsid w:val="00553783"/>
    <w:rsid w:val="00560163"/>
    <w:rsid w:val="00560DD1"/>
    <w:rsid w:val="00560E1A"/>
    <w:rsid w:val="005616A8"/>
    <w:rsid w:val="00563E5D"/>
    <w:rsid w:val="00564BE4"/>
    <w:rsid w:val="0056576F"/>
    <w:rsid w:val="00565958"/>
    <w:rsid w:val="00567EB1"/>
    <w:rsid w:val="00567F4A"/>
    <w:rsid w:val="00570B2B"/>
    <w:rsid w:val="00573E74"/>
    <w:rsid w:val="0057651F"/>
    <w:rsid w:val="0058529B"/>
    <w:rsid w:val="0058585D"/>
    <w:rsid w:val="005928F2"/>
    <w:rsid w:val="005A180E"/>
    <w:rsid w:val="005A44BA"/>
    <w:rsid w:val="005A5CD0"/>
    <w:rsid w:val="005A5E29"/>
    <w:rsid w:val="005A701F"/>
    <w:rsid w:val="005B0EFC"/>
    <w:rsid w:val="005B3123"/>
    <w:rsid w:val="005B362F"/>
    <w:rsid w:val="005B42AF"/>
    <w:rsid w:val="005B70CF"/>
    <w:rsid w:val="005B7391"/>
    <w:rsid w:val="005B7B73"/>
    <w:rsid w:val="005B7D11"/>
    <w:rsid w:val="005C30BE"/>
    <w:rsid w:val="005C3EB2"/>
    <w:rsid w:val="005C47C6"/>
    <w:rsid w:val="005C4F57"/>
    <w:rsid w:val="005D1E99"/>
    <w:rsid w:val="005D1EA0"/>
    <w:rsid w:val="005D2161"/>
    <w:rsid w:val="005D2C4F"/>
    <w:rsid w:val="005D2CB9"/>
    <w:rsid w:val="005D4DCA"/>
    <w:rsid w:val="005D60F8"/>
    <w:rsid w:val="005E2691"/>
    <w:rsid w:val="005E78E9"/>
    <w:rsid w:val="005F06B0"/>
    <w:rsid w:val="005F160A"/>
    <w:rsid w:val="005F22C8"/>
    <w:rsid w:val="005F24EF"/>
    <w:rsid w:val="005F2938"/>
    <w:rsid w:val="005F57A1"/>
    <w:rsid w:val="005F6BC4"/>
    <w:rsid w:val="005F711D"/>
    <w:rsid w:val="005F7808"/>
    <w:rsid w:val="006007CE"/>
    <w:rsid w:val="00601C80"/>
    <w:rsid w:val="00602FC6"/>
    <w:rsid w:val="00603040"/>
    <w:rsid w:val="0060306E"/>
    <w:rsid w:val="0061008C"/>
    <w:rsid w:val="00610513"/>
    <w:rsid w:val="00611010"/>
    <w:rsid w:val="00612FD1"/>
    <w:rsid w:val="0061387C"/>
    <w:rsid w:val="00614C5A"/>
    <w:rsid w:val="006235F6"/>
    <w:rsid w:val="006253A1"/>
    <w:rsid w:val="00626AF4"/>
    <w:rsid w:val="00626DF1"/>
    <w:rsid w:val="00627632"/>
    <w:rsid w:val="00632094"/>
    <w:rsid w:val="00636447"/>
    <w:rsid w:val="0063660F"/>
    <w:rsid w:val="00637D97"/>
    <w:rsid w:val="006402F5"/>
    <w:rsid w:val="0064738B"/>
    <w:rsid w:val="0065229A"/>
    <w:rsid w:val="00652581"/>
    <w:rsid w:val="006527A7"/>
    <w:rsid w:val="00652922"/>
    <w:rsid w:val="006531F6"/>
    <w:rsid w:val="00653A34"/>
    <w:rsid w:val="0065412B"/>
    <w:rsid w:val="00655CF3"/>
    <w:rsid w:val="006605D0"/>
    <w:rsid w:val="00660A6B"/>
    <w:rsid w:val="0066230D"/>
    <w:rsid w:val="00663E54"/>
    <w:rsid w:val="0066671A"/>
    <w:rsid w:val="006667EA"/>
    <w:rsid w:val="00666C80"/>
    <w:rsid w:val="00666E5D"/>
    <w:rsid w:val="006711B3"/>
    <w:rsid w:val="00671951"/>
    <w:rsid w:val="00671A09"/>
    <w:rsid w:val="00672979"/>
    <w:rsid w:val="00676708"/>
    <w:rsid w:val="006768D4"/>
    <w:rsid w:val="00676E4E"/>
    <w:rsid w:val="00680B54"/>
    <w:rsid w:val="00681B56"/>
    <w:rsid w:val="006822C4"/>
    <w:rsid w:val="006832DB"/>
    <w:rsid w:val="00683955"/>
    <w:rsid w:val="00683EB8"/>
    <w:rsid w:val="0068657D"/>
    <w:rsid w:val="006874D6"/>
    <w:rsid w:val="00690C6A"/>
    <w:rsid w:val="006945E5"/>
    <w:rsid w:val="00695F54"/>
    <w:rsid w:val="00696AF7"/>
    <w:rsid w:val="0069756D"/>
    <w:rsid w:val="006A07A8"/>
    <w:rsid w:val="006A17E0"/>
    <w:rsid w:val="006A30B5"/>
    <w:rsid w:val="006A49AE"/>
    <w:rsid w:val="006A60F1"/>
    <w:rsid w:val="006A71B1"/>
    <w:rsid w:val="006B0DB5"/>
    <w:rsid w:val="006C2F66"/>
    <w:rsid w:val="006C345E"/>
    <w:rsid w:val="006C5FF3"/>
    <w:rsid w:val="006C62D1"/>
    <w:rsid w:val="006D2B5C"/>
    <w:rsid w:val="006D2C19"/>
    <w:rsid w:val="006D3C7A"/>
    <w:rsid w:val="006D4ED4"/>
    <w:rsid w:val="006D5A9B"/>
    <w:rsid w:val="006E0297"/>
    <w:rsid w:val="006E05A7"/>
    <w:rsid w:val="006E1EE6"/>
    <w:rsid w:val="006E24ED"/>
    <w:rsid w:val="006E30B1"/>
    <w:rsid w:val="006E3111"/>
    <w:rsid w:val="006E3CED"/>
    <w:rsid w:val="006E477C"/>
    <w:rsid w:val="006E4F42"/>
    <w:rsid w:val="006E6535"/>
    <w:rsid w:val="006E6A5C"/>
    <w:rsid w:val="006F1E4A"/>
    <w:rsid w:val="006F7105"/>
    <w:rsid w:val="00700E16"/>
    <w:rsid w:val="00701EFE"/>
    <w:rsid w:val="007021A1"/>
    <w:rsid w:val="00702931"/>
    <w:rsid w:val="00704F4A"/>
    <w:rsid w:val="00707CDD"/>
    <w:rsid w:val="00710ED6"/>
    <w:rsid w:val="00711893"/>
    <w:rsid w:val="00716E85"/>
    <w:rsid w:val="00721515"/>
    <w:rsid w:val="007220FF"/>
    <w:rsid w:val="00722900"/>
    <w:rsid w:val="00725202"/>
    <w:rsid w:val="00726A40"/>
    <w:rsid w:val="00726C5A"/>
    <w:rsid w:val="00726CA0"/>
    <w:rsid w:val="007310FB"/>
    <w:rsid w:val="00731245"/>
    <w:rsid w:val="00731F20"/>
    <w:rsid w:val="007329D6"/>
    <w:rsid w:val="00733EF9"/>
    <w:rsid w:val="00734386"/>
    <w:rsid w:val="00737942"/>
    <w:rsid w:val="007417CC"/>
    <w:rsid w:val="00743B2F"/>
    <w:rsid w:val="00745814"/>
    <w:rsid w:val="00746CEE"/>
    <w:rsid w:val="00751EB1"/>
    <w:rsid w:val="00751FB2"/>
    <w:rsid w:val="007553E0"/>
    <w:rsid w:val="00755BDF"/>
    <w:rsid w:val="00755C1B"/>
    <w:rsid w:val="007571B3"/>
    <w:rsid w:val="00757638"/>
    <w:rsid w:val="00757D49"/>
    <w:rsid w:val="00760169"/>
    <w:rsid w:val="00761E18"/>
    <w:rsid w:val="00762642"/>
    <w:rsid w:val="00766EBB"/>
    <w:rsid w:val="00767D2C"/>
    <w:rsid w:val="00770439"/>
    <w:rsid w:val="00771E06"/>
    <w:rsid w:val="00772B97"/>
    <w:rsid w:val="00774219"/>
    <w:rsid w:val="00775E5F"/>
    <w:rsid w:val="007771D4"/>
    <w:rsid w:val="00780081"/>
    <w:rsid w:val="007814CD"/>
    <w:rsid w:val="00781DB7"/>
    <w:rsid w:val="00782269"/>
    <w:rsid w:val="00783D8F"/>
    <w:rsid w:val="00784258"/>
    <w:rsid w:val="00786896"/>
    <w:rsid w:val="00786DEB"/>
    <w:rsid w:val="007871F8"/>
    <w:rsid w:val="00790D36"/>
    <w:rsid w:val="0079168B"/>
    <w:rsid w:val="00794401"/>
    <w:rsid w:val="007947B5"/>
    <w:rsid w:val="00795121"/>
    <w:rsid w:val="007A1877"/>
    <w:rsid w:val="007A2A50"/>
    <w:rsid w:val="007A417A"/>
    <w:rsid w:val="007B4C06"/>
    <w:rsid w:val="007B5046"/>
    <w:rsid w:val="007B50CF"/>
    <w:rsid w:val="007B5EFA"/>
    <w:rsid w:val="007B686E"/>
    <w:rsid w:val="007B7EAE"/>
    <w:rsid w:val="007C42F0"/>
    <w:rsid w:val="007C45C3"/>
    <w:rsid w:val="007C46DF"/>
    <w:rsid w:val="007C6770"/>
    <w:rsid w:val="007C773E"/>
    <w:rsid w:val="007C7E4A"/>
    <w:rsid w:val="007D04F2"/>
    <w:rsid w:val="007D0D2A"/>
    <w:rsid w:val="007D149A"/>
    <w:rsid w:val="007D1B76"/>
    <w:rsid w:val="007D1FD9"/>
    <w:rsid w:val="007D7DE1"/>
    <w:rsid w:val="007E4756"/>
    <w:rsid w:val="007E5D40"/>
    <w:rsid w:val="007E5DFC"/>
    <w:rsid w:val="007F1A72"/>
    <w:rsid w:val="007F4599"/>
    <w:rsid w:val="007F467A"/>
    <w:rsid w:val="007F5B9E"/>
    <w:rsid w:val="00803667"/>
    <w:rsid w:val="0080471E"/>
    <w:rsid w:val="00804788"/>
    <w:rsid w:val="008057C4"/>
    <w:rsid w:val="00805A03"/>
    <w:rsid w:val="008114C8"/>
    <w:rsid w:val="008119AE"/>
    <w:rsid w:val="00811BC8"/>
    <w:rsid w:val="00813186"/>
    <w:rsid w:val="008174D1"/>
    <w:rsid w:val="0082107E"/>
    <w:rsid w:val="00821AFF"/>
    <w:rsid w:val="008227B6"/>
    <w:rsid w:val="00825531"/>
    <w:rsid w:val="00826D5C"/>
    <w:rsid w:val="00827664"/>
    <w:rsid w:val="00827A74"/>
    <w:rsid w:val="00827B5B"/>
    <w:rsid w:val="00830AE8"/>
    <w:rsid w:val="008325A0"/>
    <w:rsid w:val="00832F19"/>
    <w:rsid w:val="00833AEC"/>
    <w:rsid w:val="00834AB2"/>
    <w:rsid w:val="00835BCB"/>
    <w:rsid w:val="00836D66"/>
    <w:rsid w:val="00837E27"/>
    <w:rsid w:val="008417FA"/>
    <w:rsid w:val="00841C32"/>
    <w:rsid w:val="00842A90"/>
    <w:rsid w:val="00844060"/>
    <w:rsid w:val="00851802"/>
    <w:rsid w:val="00851987"/>
    <w:rsid w:val="00853208"/>
    <w:rsid w:val="00854307"/>
    <w:rsid w:val="00860531"/>
    <w:rsid w:val="00863876"/>
    <w:rsid w:val="008641B7"/>
    <w:rsid w:val="00864DCA"/>
    <w:rsid w:val="008663DB"/>
    <w:rsid w:val="00866EC2"/>
    <w:rsid w:val="00870114"/>
    <w:rsid w:val="008703F0"/>
    <w:rsid w:val="008716A8"/>
    <w:rsid w:val="0087493E"/>
    <w:rsid w:val="00874FA5"/>
    <w:rsid w:val="00876DA5"/>
    <w:rsid w:val="00881A95"/>
    <w:rsid w:val="0088365F"/>
    <w:rsid w:val="00885172"/>
    <w:rsid w:val="008854B8"/>
    <w:rsid w:val="008875DE"/>
    <w:rsid w:val="00892877"/>
    <w:rsid w:val="00894E59"/>
    <w:rsid w:val="008A12B7"/>
    <w:rsid w:val="008A283D"/>
    <w:rsid w:val="008A7FC9"/>
    <w:rsid w:val="008B00FC"/>
    <w:rsid w:val="008B252C"/>
    <w:rsid w:val="008B74F7"/>
    <w:rsid w:val="008C07C9"/>
    <w:rsid w:val="008C17B3"/>
    <w:rsid w:val="008C6A80"/>
    <w:rsid w:val="008C7B35"/>
    <w:rsid w:val="008D08C8"/>
    <w:rsid w:val="008D29F4"/>
    <w:rsid w:val="008D3194"/>
    <w:rsid w:val="008D35F5"/>
    <w:rsid w:val="008D3FEB"/>
    <w:rsid w:val="008D5985"/>
    <w:rsid w:val="008E087D"/>
    <w:rsid w:val="008E3126"/>
    <w:rsid w:val="008E3EE6"/>
    <w:rsid w:val="008E4F1C"/>
    <w:rsid w:val="008E6957"/>
    <w:rsid w:val="008F1BF8"/>
    <w:rsid w:val="008F3755"/>
    <w:rsid w:val="008F5B04"/>
    <w:rsid w:val="008F5B7A"/>
    <w:rsid w:val="008F5FAB"/>
    <w:rsid w:val="008F6A49"/>
    <w:rsid w:val="00900CD8"/>
    <w:rsid w:val="00901375"/>
    <w:rsid w:val="009034D9"/>
    <w:rsid w:val="00903843"/>
    <w:rsid w:val="009040A0"/>
    <w:rsid w:val="00907B50"/>
    <w:rsid w:val="00911415"/>
    <w:rsid w:val="00912C81"/>
    <w:rsid w:val="00922D8F"/>
    <w:rsid w:val="009236FE"/>
    <w:rsid w:val="00924EE6"/>
    <w:rsid w:val="009255E9"/>
    <w:rsid w:val="009260BD"/>
    <w:rsid w:val="00932B42"/>
    <w:rsid w:val="00933AA8"/>
    <w:rsid w:val="00934905"/>
    <w:rsid w:val="00934A80"/>
    <w:rsid w:val="00937004"/>
    <w:rsid w:val="009412AB"/>
    <w:rsid w:val="00944001"/>
    <w:rsid w:val="00945832"/>
    <w:rsid w:val="009518F7"/>
    <w:rsid w:val="00952DFE"/>
    <w:rsid w:val="00952F27"/>
    <w:rsid w:val="009541BB"/>
    <w:rsid w:val="00954FC7"/>
    <w:rsid w:val="0095606B"/>
    <w:rsid w:val="00956271"/>
    <w:rsid w:val="00961148"/>
    <w:rsid w:val="00962799"/>
    <w:rsid w:val="00962D36"/>
    <w:rsid w:val="009649D7"/>
    <w:rsid w:val="0096592E"/>
    <w:rsid w:val="00965AFF"/>
    <w:rsid w:val="00966AC3"/>
    <w:rsid w:val="00967702"/>
    <w:rsid w:val="00971EA5"/>
    <w:rsid w:val="00973B61"/>
    <w:rsid w:val="00980A83"/>
    <w:rsid w:val="00981C54"/>
    <w:rsid w:val="0098496B"/>
    <w:rsid w:val="009859FD"/>
    <w:rsid w:val="00986547"/>
    <w:rsid w:val="00990E10"/>
    <w:rsid w:val="00991449"/>
    <w:rsid w:val="00991856"/>
    <w:rsid w:val="00991885"/>
    <w:rsid w:val="00993180"/>
    <w:rsid w:val="009933D8"/>
    <w:rsid w:val="009940EC"/>
    <w:rsid w:val="0099451A"/>
    <w:rsid w:val="00994CA9"/>
    <w:rsid w:val="009A1777"/>
    <w:rsid w:val="009A2207"/>
    <w:rsid w:val="009A229D"/>
    <w:rsid w:val="009A37E7"/>
    <w:rsid w:val="009A3DF6"/>
    <w:rsid w:val="009A68F8"/>
    <w:rsid w:val="009A7B47"/>
    <w:rsid w:val="009A7FA9"/>
    <w:rsid w:val="009B22B7"/>
    <w:rsid w:val="009B3AAA"/>
    <w:rsid w:val="009B4731"/>
    <w:rsid w:val="009B5EAE"/>
    <w:rsid w:val="009B73B5"/>
    <w:rsid w:val="009C06D6"/>
    <w:rsid w:val="009C381A"/>
    <w:rsid w:val="009C40A7"/>
    <w:rsid w:val="009C7528"/>
    <w:rsid w:val="009D2F2F"/>
    <w:rsid w:val="009D33F4"/>
    <w:rsid w:val="009D75FA"/>
    <w:rsid w:val="009E026B"/>
    <w:rsid w:val="009E0AAA"/>
    <w:rsid w:val="009E2CC8"/>
    <w:rsid w:val="009E3A09"/>
    <w:rsid w:val="009F0D52"/>
    <w:rsid w:val="009F239F"/>
    <w:rsid w:val="009F33BC"/>
    <w:rsid w:val="009F36FD"/>
    <w:rsid w:val="009F37C1"/>
    <w:rsid w:val="009F4D98"/>
    <w:rsid w:val="00A0018C"/>
    <w:rsid w:val="00A00288"/>
    <w:rsid w:val="00A01781"/>
    <w:rsid w:val="00A033F4"/>
    <w:rsid w:val="00A039E1"/>
    <w:rsid w:val="00A03E44"/>
    <w:rsid w:val="00A050A2"/>
    <w:rsid w:val="00A05BB2"/>
    <w:rsid w:val="00A06A47"/>
    <w:rsid w:val="00A07986"/>
    <w:rsid w:val="00A12F84"/>
    <w:rsid w:val="00A16991"/>
    <w:rsid w:val="00A20023"/>
    <w:rsid w:val="00A21A25"/>
    <w:rsid w:val="00A2299E"/>
    <w:rsid w:val="00A23002"/>
    <w:rsid w:val="00A26ADD"/>
    <w:rsid w:val="00A32085"/>
    <w:rsid w:val="00A32847"/>
    <w:rsid w:val="00A332D9"/>
    <w:rsid w:val="00A33663"/>
    <w:rsid w:val="00A36541"/>
    <w:rsid w:val="00A401A4"/>
    <w:rsid w:val="00A40349"/>
    <w:rsid w:val="00A41AF2"/>
    <w:rsid w:val="00A46970"/>
    <w:rsid w:val="00A46FDC"/>
    <w:rsid w:val="00A50F12"/>
    <w:rsid w:val="00A52C35"/>
    <w:rsid w:val="00A53E17"/>
    <w:rsid w:val="00A546D2"/>
    <w:rsid w:val="00A6130A"/>
    <w:rsid w:val="00A61FD9"/>
    <w:rsid w:val="00A62395"/>
    <w:rsid w:val="00A62BDB"/>
    <w:rsid w:val="00A6384C"/>
    <w:rsid w:val="00A705A0"/>
    <w:rsid w:val="00A710CD"/>
    <w:rsid w:val="00A7170D"/>
    <w:rsid w:val="00A73EDC"/>
    <w:rsid w:val="00A74BC6"/>
    <w:rsid w:val="00A7558D"/>
    <w:rsid w:val="00A7692C"/>
    <w:rsid w:val="00A810B6"/>
    <w:rsid w:val="00A82182"/>
    <w:rsid w:val="00A82199"/>
    <w:rsid w:val="00A834D0"/>
    <w:rsid w:val="00A85293"/>
    <w:rsid w:val="00A866C7"/>
    <w:rsid w:val="00A86FD3"/>
    <w:rsid w:val="00A879E9"/>
    <w:rsid w:val="00A90270"/>
    <w:rsid w:val="00A93278"/>
    <w:rsid w:val="00A94564"/>
    <w:rsid w:val="00A97D96"/>
    <w:rsid w:val="00AA03DF"/>
    <w:rsid w:val="00AA1051"/>
    <w:rsid w:val="00AA1E04"/>
    <w:rsid w:val="00AA24D7"/>
    <w:rsid w:val="00AA61EB"/>
    <w:rsid w:val="00AB03EA"/>
    <w:rsid w:val="00AB0AB0"/>
    <w:rsid w:val="00AB20E8"/>
    <w:rsid w:val="00AB25F5"/>
    <w:rsid w:val="00AB456F"/>
    <w:rsid w:val="00AB57C3"/>
    <w:rsid w:val="00AB58A8"/>
    <w:rsid w:val="00AB5C04"/>
    <w:rsid w:val="00AC16C0"/>
    <w:rsid w:val="00AC1FB2"/>
    <w:rsid w:val="00AC2956"/>
    <w:rsid w:val="00AC3761"/>
    <w:rsid w:val="00AC52F4"/>
    <w:rsid w:val="00AC72E5"/>
    <w:rsid w:val="00AD00D3"/>
    <w:rsid w:val="00AD05F2"/>
    <w:rsid w:val="00AD3331"/>
    <w:rsid w:val="00AD3C89"/>
    <w:rsid w:val="00AD4D0C"/>
    <w:rsid w:val="00AD5F66"/>
    <w:rsid w:val="00AD7310"/>
    <w:rsid w:val="00AE0453"/>
    <w:rsid w:val="00AE1032"/>
    <w:rsid w:val="00AE5592"/>
    <w:rsid w:val="00AE5E92"/>
    <w:rsid w:val="00AE7A4B"/>
    <w:rsid w:val="00AF433C"/>
    <w:rsid w:val="00B0153D"/>
    <w:rsid w:val="00B0206C"/>
    <w:rsid w:val="00B047DD"/>
    <w:rsid w:val="00B055B4"/>
    <w:rsid w:val="00B1336C"/>
    <w:rsid w:val="00B133D5"/>
    <w:rsid w:val="00B22295"/>
    <w:rsid w:val="00B23F38"/>
    <w:rsid w:val="00B25468"/>
    <w:rsid w:val="00B26570"/>
    <w:rsid w:val="00B278B3"/>
    <w:rsid w:val="00B3568C"/>
    <w:rsid w:val="00B35934"/>
    <w:rsid w:val="00B4155C"/>
    <w:rsid w:val="00B46889"/>
    <w:rsid w:val="00B47F33"/>
    <w:rsid w:val="00B510F7"/>
    <w:rsid w:val="00B55A6B"/>
    <w:rsid w:val="00B5769E"/>
    <w:rsid w:val="00B60F32"/>
    <w:rsid w:val="00B613BB"/>
    <w:rsid w:val="00B617A6"/>
    <w:rsid w:val="00B62C64"/>
    <w:rsid w:val="00B63ABA"/>
    <w:rsid w:val="00B642E0"/>
    <w:rsid w:val="00B645AD"/>
    <w:rsid w:val="00B6507B"/>
    <w:rsid w:val="00B66BBF"/>
    <w:rsid w:val="00B671D7"/>
    <w:rsid w:val="00B70268"/>
    <w:rsid w:val="00B73ECD"/>
    <w:rsid w:val="00B74EFF"/>
    <w:rsid w:val="00B7618E"/>
    <w:rsid w:val="00B77914"/>
    <w:rsid w:val="00B8060D"/>
    <w:rsid w:val="00B8324D"/>
    <w:rsid w:val="00B84DCC"/>
    <w:rsid w:val="00B850FD"/>
    <w:rsid w:val="00B9537B"/>
    <w:rsid w:val="00B95BDB"/>
    <w:rsid w:val="00B966F0"/>
    <w:rsid w:val="00B968E1"/>
    <w:rsid w:val="00B96EED"/>
    <w:rsid w:val="00BA0EAC"/>
    <w:rsid w:val="00BA21C6"/>
    <w:rsid w:val="00BA4491"/>
    <w:rsid w:val="00BB11F5"/>
    <w:rsid w:val="00BB156A"/>
    <w:rsid w:val="00BB1B4D"/>
    <w:rsid w:val="00BB1BE7"/>
    <w:rsid w:val="00BB2C6F"/>
    <w:rsid w:val="00BB3BE7"/>
    <w:rsid w:val="00BB3F15"/>
    <w:rsid w:val="00BB77EC"/>
    <w:rsid w:val="00BC39F6"/>
    <w:rsid w:val="00BC3D2E"/>
    <w:rsid w:val="00BD4F37"/>
    <w:rsid w:val="00BE00D0"/>
    <w:rsid w:val="00BE5B39"/>
    <w:rsid w:val="00BE7201"/>
    <w:rsid w:val="00BF1E30"/>
    <w:rsid w:val="00BF29F4"/>
    <w:rsid w:val="00BF5605"/>
    <w:rsid w:val="00BF71E6"/>
    <w:rsid w:val="00C00DF4"/>
    <w:rsid w:val="00C01DA9"/>
    <w:rsid w:val="00C05CB5"/>
    <w:rsid w:val="00C05FC2"/>
    <w:rsid w:val="00C0639A"/>
    <w:rsid w:val="00C1016E"/>
    <w:rsid w:val="00C16E2B"/>
    <w:rsid w:val="00C17E54"/>
    <w:rsid w:val="00C208A9"/>
    <w:rsid w:val="00C21BE5"/>
    <w:rsid w:val="00C22942"/>
    <w:rsid w:val="00C23076"/>
    <w:rsid w:val="00C2355D"/>
    <w:rsid w:val="00C26191"/>
    <w:rsid w:val="00C274FE"/>
    <w:rsid w:val="00C27DB2"/>
    <w:rsid w:val="00C30C9B"/>
    <w:rsid w:val="00C316A0"/>
    <w:rsid w:val="00C32092"/>
    <w:rsid w:val="00C329D8"/>
    <w:rsid w:val="00C333DB"/>
    <w:rsid w:val="00C34557"/>
    <w:rsid w:val="00C349EF"/>
    <w:rsid w:val="00C357E6"/>
    <w:rsid w:val="00C35ED7"/>
    <w:rsid w:val="00C4420E"/>
    <w:rsid w:val="00C446D6"/>
    <w:rsid w:val="00C4547D"/>
    <w:rsid w:val="00C461EA"/>
    <w:rsid w:val="00C4734B"/>
    <w:rsid w:val="00C478D1"/>
    <w:rsid w:val="00C47FBA"/>
    <w:rsid w:val="00C510F7"/>
    <w:rsid w:val="00C51D21"/>
    <w:rsid w:val="00C52A81"/>
    <w:rsid w:val="00C53C67"/>
    <w:rsid w:val="00C54609"/>
    <w:rsid w:val="00C56784"/>
    <w:rsid w:val="00C569DC"/>
    <w:rsid w:val="00C57A37"/>
    <w:rsid w:val="00C604D1"/>
    <w:rsid w:val="00C60BDD"/>
    <w:rsid w:val="00C6195A"/>
    <w:rsid w:val="00C63900"/>
    <w:rsid w:val="00C63CC2"/>
    <w:rsid w:val="00C65676"/>
    <w:rsid w:val="00C70354"/>
    <w:rsid w:val="00C70F91"/>
    <w:rsid w:val="00C71DB4"/>
    <w:rsid w:val="00C72507"/>
    <w:rsid w:val="00C72984"/>
    <w:rsid w:val="00C7577A"/>
    <w:rsid w:val="00C759EF"/>
    <w:rsid w:val="00C75DD1"/>
    <w:rsid w:val="00C81365"/>
    <w:rsid w:val="00C83D76"/>
    <w:rsid w:val="00C83DC1"/>
    <w:rsid w:val="00C8654E"/>
    <w:rsid w:val="00C905BF"/>
    <w:rsid w:val="00C912FF"/>
    <w:rsid w:val="00C92D5F"/>
    <w:rsid w:val="00C93A5E"/>
    <w:rsid w:val="00C94BD6"/>
    <w:rsid w:val="00C97AE2"/>
    <w:rsid w:val="00CA000E"/>
    <w:rsid w:val="00CA295E"/>
    <w:rsid w:val="00CA6697"/>
    <w:rsid w:val="00CA6AC1"/>
    <w:rsid w:val="00CA7360"/>
    <w:rsid w:val="00CB0C3D"/>
    <w:rsid w:val="00CB232D"/>
    <w:rsid w:val="00CB4929"/>
    <w:rsid w:val="00CB5E9E"/>
    <w:rsid w:val="00CB7706"/>
    <w:rsid w:val="00CC02BD"/>
    <w:rsid w:val="00CC7A0D"/>
    <w:rsid w:val="00CD06F3"/>
    <w:rsid w:val="00CD21AB"/>
    <w:rsid w:val="00CD79C4"/>
    <w:rsid w:val="00CE1F03"/>
    <w:rsid w:val="00CE3A31"/>
    <w:rsid w:val="00CE3C37"/>
    <w:rsid w:val="00CE577C"/>
    <w:rsid w:val="00CE5DB1"/>
    <w:rsid w:val="00CF2D61"/>
    <w:rsid w:val="00CF36FA"/>
    <w:rsid w:val="00CF392D"/>
    <w:rsid w:val="00CF4760"/>
    <w:rsid w:val="00CF7F26"/>
    <w:rsid w:val="00D01367"/>
    <w:rsid w:val="00D023E9"/>
    <w:rsid w:val="00D0241D"/>
    <w:rsid w:val="00D02F47"/>
    <w:rsid w:val="00D0322F"/>
    <w:rsid w:val="00D0349E"/>
    <w:rsid w:val="00D04594"/>
    <w:rsid w:val="00D048A9"/>
    <w:rsid w:val="00D06D24"/>
    <w:rsid w:val="00D071BC"/>
    <w:rsid w:val="00D07558"/>
    <w:rsid w:val="00D1139C"/>
    <w:rsid w:val="00D114E7"/>
    <w:rsid w:val="00D132C1"/>
    <w:rsid w:val="00D13AF5"/>
    <w:rsid w:val="00D165EB"/>
    <w:rsid w:val="00D20FF5"/>
    <w:rsid w:val="00D21640"/>
    <w:rsid w:val="00D21AD9"/>
    <w:rsid w:val="00D23C40"/>
    <w:rsid w:val="00D24BE5"/>
    <w:rsid w:val="00D30DD3"/>
    <w:rsid w:val="00D311B0"/>
    <w:rsid w:val="00D31287"/>
    <w:rsid w:val="00D322AE"/>
    <w:rsid w:val="00D3317E"/>
    <w:rsid w:val="00D337B0"/>
    <w:rsid w:val="00D34EFC"/>
    <w:rsid w:val="00D37B1A"/>
    <w:rsid w:val="00D42425"/>
    <w:rsid w:val="00D446BA"/>
    <w:rsid w:val="00D47063"/>
    <w:rsid w:val="00D47D57"/>
    <w:rsid w:val="00D53BF2"/>
    <w:rsid w:val="00D54192"/>
    <w:rsid w:val="00D551B5"/>
    <w:rsid w:val="00D560A1"/>
    <w:rsid w:val="00D5642D"/>
    <w:rsid w:val="00D57DCF"/>
    <w:rsid w:val="00D6025C"/>
    <w:rsid w:val="00D60A0C"/>
    <w:rsid w:val="00D60DDB"/>
    <w:rsid w:val="00D629CB"/>
    <w:rsid w:val="00D67663"/>
    <w:rsid w:val="00D81527"/>
    <w:rsid w:val="00D824B8"/>
    <w:rsid w:val="00D848AB"/>
    <w:rsid w:val="00D90565"/>
    <w:rsid w:val="00D91F75"/>
    <w:rsid w:val="00D936CF"/>
    <w:rsid w:val="00D93C67"/>
    <w:rsid w:val="00D945C4"/>
    <w:rsid w:val="00D967C1"/>
    <w:rsid w:val="00DA7E48"/>
    <w:rsid w:val="00DB05AC"/>
    <w:rsid w:val="00DB075B"/>
    <w:rsid w:val="00DB42F1"/>
    <w:rsid w:val="00DB49FD"/>
    <w:rsid w:val="00DB4C27"/>
    <w:rsid w:val="00DB5A07"/>
    <w:rsid w:val="00DB6F53"/>
    <w:rsid w:val="00DB7B79"/>
    <w:rsid w:val="00DC0D06"/>
    <w:rsid w:val="00DC1EA8"/>
    <w:rsid w:val="00DC2B27"/>
    <w:rsid w:val="00DC5BD7"/>
    <w:rsid w:val="00DD3109"/>
    <w:rsid w:val="00DF0914"/>
    <w:rsid w:val="00DF0958"/>
    <w:rsid w:val="00DF1D93"/>
    <w:rsid w:val="00DF1DED"/>
    <w:rsid w:val="00DF6E1F"/>
    <w:rsid w:val="00E0024C"/>
    <w:rsid w:val="00E0032A"/>
    <w:rsid w:val="00E00704"/>
    <w:rsid w:val="00E014C4"/>
    <w:rsid w:val="00E021A0"/>
    <w:rsid w:val="00E025A9"/>
    <w:rsid w:val="00E02F86"/>
    <w:rsid w:val="00E03E9E"/>
    <w:rsid w:val="00E05B30"/>
    <w:rsid w:val="00E05CD1"/>
    <w:rsid w:val="00E13355"/>
    <w:rsid w:val="00E13B7B"/>
    <w:rsid w:val="00E14EE1"/>
    <w:rsid w:val="00E154C3"/>
    <w:rsid w:val="00E16347"/>
    <w:rsid w:val="00E17FCE"/>
    <w:rsid w:val="00E2003A"/>
    <w:rsid w:val="00E2019A"/>
    <w:rsid w:val="00E222A0"/>
    <w:rsid w:val="00E22E95"/>
    <w:rsid w:val="00E245CF"/>
    <w:rsid w:val="00E24C13"/>
    <w:rsid w:val="00E2628A"/>
    <w:rsid w:val="00E26DC7"/>
    <w:rsid w:val="00E31A14"/>
    <w:rsid w:val="00E32114"/>
    <w:rsid w:val="00E3493A"/>
    <w:rsid w:val="00E35A4B"/>
    <w:rsid w:val="00E367A9"/>
    <w:rsid w:val="00E379BE"/>
    <w:rsid w:val="00E40212"/>
    <w:rsid w:val="00E40ABD"/>
    <w:rsid w:val="00E41B27"/>
    <w:rsid w:val="00E44E63"/>
    <w:rsid w:val="00E46BFF"/>
    <w:rsid w:val="00E5169E"/>
    <w:rsid w:val="00E53F23"/>
    <w:rsid w:val="00E57CE8"/>
    <w:rsid w:val="00E60652"/>
    <w:rsid w:val="00E607A5"/>
    <w:rsid w:val="00E6122C"/>
    <w:rsid w:val="00E612B4"/>
    <w:rsid w:val="00E62F7F"/>
    <w:rsid w:val="00E652F8"/>
    <w:rsid w:val="00E6611D"/>
    <w:rsid w:val="00E67535"/>
    <w:rsid w:val="00E72B7A"/>
    <w:rsid w:val="00E7499D"/>
    <w:rsid w:val="00E75240"/>
    <w:rsid w:val="00E802B2"/>
    <w:rsid w:val="00E8040D"/>
    <w:rsid w:val="00E83D23"/>
    <w:rsid w:val="00E854B1"/>
    <w:rsid w:val="00E85B99"/>
    <w:rsid w:val="00E87054"/>
    <w:rsid w:val="00E93E53"/>
    <w:rsid w:val="00EA0D40"/>
    <w:rsid w:val="00EA12E4"/>
    <w:rsid w:val="00EA1C2A"/>
    <w:rsid w:val="00EA2D76"/>
    <w:rsid w:val="00EA3763"/>
    <w:rsid w:val="00EA483C"/>
    <w:rsid w:val="00EA4848"/>
    <w:rsid w:val="00EA48CD"/>
    <w:rsid w:val="00EA53FC"/>
    <w:rsid w:val="00EA578E"/>
    <w:rsid w:val="00EA5FDB"/>
    <w:rsid w:val="00EB2052"/>
    <w:rsid w:val="00EB4F82"/>
    <w:rsid w:val="00EB6010"/>
    <w:rsid w:val="00EC0EBF"/>
    <w:rsid w:val="00EC178A"/>
    <w:rsid w:val="00EC29B0"/>
    <w:rsid w:val="00EC37A7"/>
    <w:rsid w:val="00EC645C"/>
    <w:rsid w:val="00ED130E"/>
    <w:rsid w:val="00ED17A7"/>
    <w:rsid w:val="00ED18FA"/>
    <w:rsid w:val="00ED2B6F"/>
    <w:rsid w:val="00ED3B17"/>
    <w:rsid w:val="00EE24AC"/>
    <w:rsid w:val="00EE3000"/>
    <w:rsid w:val="00EF02CC"/>
    <w:rsid w:val="00EF052B"/>
    <w:rsid w:val="00EF26BB"/>
    <w:rsid w:val="00EF2DDE"/>
    <w:rsid w:val="00EF3532"/>
    <w:rsid w:val="00EF66AC"/>
    <w:rsid w:val="00EF69DA"/>
    <w:rsid w:val="00F01364"/>
    <w:rsid w:val="00F01C6D"/>
    <w:rsid w:val="00F01C9A"/>
    <w:rsid w:val="00F0301D"/>
    <w:rsid w:val="00F0445B"/>
    <w:rsid w:val="00F05422"/>
    <w:rsid w:val="00F074E0"/>
    <w:rsid w:val="00F07B57"/>
    <w:rsid w:val="00F156FF"/>
    <w:rsid w:val="00F16366"/>
    <w:rsid w:val="00F16495"/>
    <w:rsid w:val="00F1664F"/>
    <w:rsid w:val="00F16CCE"/>
    <w:rsid w:val="00F20298"/>
    <w:rsid w:val="00F20807"/>
    <w:rsid w:val="00F22C7E"/>
    <w:rsid w:val="00F22F72"/>
    <w:rsid w:val="00F239B8"/>
    <w:rsid w:val="00F23B63"/>
    <w:rsid w:val="00F243C9"/>
    <w:rsid w:val="00F24475"/>
    <w:rsid w:val="00F24954"/>
    <w:rsid w:val="00F26B43"/>
    <w:rsid w:val="00F31600"/>
    <w:rsid w:val="00F32A42"/>
    <w:rsid w:val="00F370AB"/>
    <w:rsid w:val="00F40ADF"/>
    <w:rsid w:val="00F4305E"/>
    <w:rsid w:val="00F464C5"/>
    <w:rsid w:val="00F5119F"/>
    <w:rsid w:val="00F528CC"/>
    <w:rsid w:val="00F543D3"/>
    <w:rsid w:val="00F551CC"/>
    <w:rsid w:val="00F56B8C"/>
    <w:rsid w:val="00F629C7"/>
    <w:rsid w:val="00F63089"/>
    <w:rsid w:val="00F66F46"/>
    <w:rsid w:val="00F70A91"/>
    <w:rsid w:val="00F70EA6"/>
    <w:rsid w:val="00F719C7"/>
    <w:rsid w:val="00F7313F"/>
    <w:rsid w:val="00F7423E"/>
    <w:rsid w:val="00F766C6"/>
    <w:rsid w:val="00F8078E"/>
    <w:rsid w:val="00F810E6"/>
    <w:rsid w:val="00F82362"/>
    <w:rsid w:val="00F82DA5"/>
    <w:rsid w:val="00F83A33"/>
    <w:rsid w:val="00F8443B"/>
    <w:rsid w:val="00F847FF"/>
    <w:rsid w:val="00F86DE1"/>
    <w:rsid w:val="00F926D9"/>
    <w:rsid w:val="00F93B53"/>
    <w:rsid w:val="00F944D6"/>
    <w:rsid w:val="00F974CC"/>
    <w:rsid w:val="00FA0DC4"/>
    <w:rsid w:val="00FA4F7C"/>
    <w:rsid w:val="00FA6871"/>
    <w:rsid w:val="00FB151C"/>
    <w:rsid w:val="00FB3A07"/>
    <w:rsid w:val="00FB5997"/>
    <w:rsid w:val="00FB6066"/>
    <w:rsid w:val="00FC0455"/>
    <w:rsid w:val="00FC30F0"/>
    <w:rsid w:val="00FC317F"/>
    <w:rsid w:val="00FC4F0D"/>
    <w:rsid w:val="00FD1F50"/>
    <w:rsid w:val="00FD7343"/>
    <w:rsid w:val="00FE07CC"/>
    <w:rsid w:val="00FE2B32"/>
    <w:rsid w:val="00FE2D4B"/>
    <w:rsid w:val="00FE31A8"/>
    <w:rsid w:val="00FE3D94"/>
    <w:rsid w:val="00FE41C5"/>
    <w:rsid w:val="00FF0F72"/>
    <w:rsid w:val="00FF22AB"/>
    <w:rsid w:val="00FF2C74"/>
    <w:rsid w:val="00FF4C48"/>
    <w:rsid w:val="00FF50E3"/>
    <w:rsid w:val="00FF5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3E4721"/>
  <w15:chartTrackingRefBased/>
  <w15:docId w15:val="{0895275A-DF57-4832-AA5B-3271F2D4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7360"/>
    <w:pPr>
      <w:spacing w:before="240"/>
    </w:pPr>
    <w:rPr>
      <w:rFonts w:ascii="Arial" w:hAnsi="Arial"/>
    </w:rPr>
  </w:style>
  <w:style w:type="paragraph" w:styleId="Heading1">
    <w:name w:val="heading 1"/>
    <w:basedOn w:val="Normal"/>
    <w:next w:val="Normal"/>
    <w:link w:val="Heading1Char"/>
    <w:autoRedefine/>
    <w:qFormat/>
    <w:rsid w:val="00CA7360"/>
    <w:pPr>
      <w:keepNext/>
      <w:spacing w:after="60"/>
      <w:outlineLvl w:val="0"/>
    </w:pPr>
    <w:rPr>
      <w:b/>
      <w:bCs/>
      <w:kern w:val="32"/>
    </w:rPr>
  </w:style>
  <w:style w:type="paragraph" w:styleId="Heading2">
    <w:name w:val="heading 2"/>
    <w:basedOn w:val="Normal"/>
    <w:next w:val="Normal"/>
    <w:link w:val="Heading2Char"/>
    <w:qFormat/>
    <w:rsid w:val="00CA7360"/>
    <w:pPr>
      <w:keepNext/>
      <w:spacing w:after="60"/>
      <w:outlineLvl w:val="1"/>
    </w:pPr>
    <w:rPr>
      <w:b/>
      <w:bCs/>
      <w:iCs/>
      <w:szCs w:val="28"/>
    </w:rPr>
  </w:style>
  <w:style w:type="paragraph" w:styleId="Heading3">
    <w:name w:val="heading 3"/>
    <w:basedOn w:val="Normal"/>
    <w:next w:val="Normal"/>
    <w:link w:val="Heading3Char"/>
    <w:autoRedefine/>
    <w:qFormat/>
    <w:rsid w:val="00CA7360"/>
    <w:pPr>
      <w:keepNext/>
      <w:spacing w:after="60"/>
      <w:outlineLvl w:val="2"/>
    </w:pPr>
    <w:rPr>
      <w:b/>
      <w:bCs/>
    </w:rPr>
  </w:style>
  <w:style w:type="paragraph" w:styleId="Heading4">
    <w:name w:val="heading 4"/>
    <w:basedOn w:val="Normal"/>
    <w:link w:val="Heading4Char"/>
    <w:uiPriority w:val="9"/>
    <w:rsid w:val="006C62D1"/>
    <w:pPr>
      <w:spacing w:before="100" w:beforeAutospacing="1" w:after="100" w:afterAutospacing="1"/>
      <w:outlineLvl w:val="3"/>
    </w:pPr>
    <w:rPr>
      <w:b/>
      <w:bCs/>
      <w:color w:val="00000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C62D1"/>
    <w:rPr>
      <w:rFonts w:ascii="Arial" w:hAnsi="Arial"/>
      <w:b/>
      <w:bCs/>
      <w:kern w:val="32"/>
    </w:rPr>
  </w:style>
  <w:style w:type="character" w:customStyle="1" w:styleId="Heading2Char">
    <w:name w:val="Heading 2 Char"/>
    <w:link w:val="Heading2"/>
    <w:rsid w:val="006C62D1"/>
    <w:rPr>
      <w:rFonts w:ascii="Arial" w:hAnsi="Arial"/>
      <w:b/>
      <w:bCs/>
      <w:iCs/>
      <w:szCs w:val="28"/>
    </w:rPr>
  </w:style>
  <w:style w:type="character" w:customStyle="1" w:styleId="Heading3Char">
    <w:name w:val="Heading 3 Char"/>
    <w:link w:val="Heading3"/>
    <w:rsid w:val="006C62D1"/>
    <w:rPr>
      <w:rFonts w:ascii="Arial" w:hAnsi="Arial"/>
      <w:b/>
      <w:bCs/>
    </w:rPr>
  </w:style>
  <w:style w:type="character" w:customStyle="1" w:styleId="Heading4Char">
    <w:name w:val="Heading 4 Char"/>
    <w:link w:val="Heading4"/>
    <w:uiPriority w:val="9"/>
    <w:rsid w:val="006C62D1"/>
    <w:rPr>
      <w:rFonts w:ascii="Arial" w:hAnsi="Arial"/>
      <w:b/>
      <w:bCs/>
      <w:color w:val="000000"/>
      <w:sz w:val="16"/>
      <w:szCs w:val="16"/>
    </w:rPr>
  </w:style>
  <w:style w:type="paragraph" w:styleId="Revision">
    <w:name w:val="Revision"/>
    <w:hidden/>
    <w:uiPriority w:val="99"/>
    <w:semiHidden/>
    <w:rsid w:val="002859D9"/>
    <w:rPr>
      <w:rFonts w:ascii="Arial" w:hAnsi="Arial"/>
    </w:rPr>
  </w:style>
  <w:style w:type="paragraph" w:customStyle="1" w:styleId="par1">
    <w:name w:val="par1"/>
    <w:basedOn w:val="Normal"/>
    <w:link w:val="par1Char"/>
    <w:rsid w:val="00CA7360"/>
    <w:pPr>
      <w:tabs>
        <w:tab w:val="left" w:pos="720"/>
        <w:tab w:val="left" w:pos="1440"/>
        <w:tab w:val="left" w:pos="2160"/>
      </w:tabs>
      <w:ind w:left="720" w:hanging="720"/>
    </w:pPr>
    <w:rPr>
      <w:szCs w:val="24"/>
    </w:rPr>
  </w:style>
  <w:style w:type="character" w:customStyle="1" w:styleId="par1Char">
    <w:name w:val="par1 Char"/>
    <w:link w:val="par1"/>
    <w:locked/>
    <w:rsid w:val="006C62D1"/>
    <w:rPr>
      <w:rFonts w:ascii="Arial" w:hAnsi="Arial"/>
      <w:szCs w:val="24"/>
    </w:rPr>
  </w:style>
  <w:style w:type="paragraph" w:customStyle="1" w:styleId="cp">
    <w:name w:val="cp"/>
    <w:basedOn w:val="Normal"/>
    <w:rsid w:val="00CA7360"/>
    <w:pPr>
      <w:jc w:val="center"/>
    </w:pPr>
  </w:style>
  <w:style w:type="paragraph" w:customStyle="1" w:styleId="par2">
    <w:name w:val="par2"/>
    <w:basedOn w:val="par1"/>
    <w:link w:val="par2Char"/>
    <w:rsid w:val="00CA7360"/>
    <w:pPr>
      <w:ind w:left="1440"/>
    </w:pPr>
  </w:style>
  <w:style w:type="character" w:customStyle="1" w:styleId="par2Char">
    <w:name w:val="par2 Char"/>
    <w:link w:val="par2"/>
    <w:rsid w:val="006C62D1"/>
    <w:rPr>
      <w:rFonts w:ascii="Arial" w:hAnsi="Arial"/>
      <w:szCs w:val="24"/>
    </w:rPr>
  </w:style>
  <w:style w:type="paragraph" w:customStyle="1" w:styleId="upar2">
    <w:name w:val="upar2"/>
    <w:basedOn w:val="upar1"/>
    <w:rsid w:val="00CA7360"/>
    <w:pPr>
      <w:ind w:left="720"/>
    </w:pPr>
    <w:rPr>
      <w:szCs w:val="24"/>
    </w:rPr>
  </w:style>
  <w:style w:type="paragraph" w:customStyle="1" w:styleId="upar1">
    <w:name w:val="upar1"/>
    <w:basedOn w:val="Normal"/>
    <w:rsid w:val="00CA7360"/>
    <w:pPr>
      <w:tabs>
        <w:tab w:val="left" w:pos="720"/>
        <w:tab w:val="left" w:pos="1440"/>
      </w:tabs>
    </w:pPr>
    <w:rPr>
      <w:rFonts w:cs="Arial"/>
    </w:rPr>
  </w:style>
  <w:style w:type="paragraph" w:customStyle="1" w:styleId="upar3">
    <w:name w:val="upar3"/>
    <w:basedOn w:val="upar1"/>
    <w:rsid w:val="00CA7360"/>
    <w:pPr>
      <w:ind w:left="1440"/>
    </w:pPr>
  </w:style>
  <w:style w:type="paragraph" w:customStyle="1" w:styleId="upar4">
    <w:name w:val="upar4"/>
    <w:basedOn w:val="upar1"/>
    <w:rsid w:val="00CA7360"/>
    <w:pPr>
      <w:ind w:left="2160"/>
    </w:pPr>
  </w:style>
  <w:style w:type="paragraph" w:customStyle="1" w:styleId="par3">
    <w:name w:val="par3"/>
    <w:basedOn w:val="par1"/>
    <w:rsid w:val="00CA7360"/>
    <w:pPr>
      <w:ind w:left="2160"/>
    </w:pPr>
  </w:style>
  <w:style w:type="paragraph" w:customStyle="1" w:styleId="par4">
    <w:name w:val="par4"/>
    <w:basedOn w:val="par1"/>
    <w:rsid w:val="00CA7360"/>
    <w:pPr>
      <w:ind w:left="2880"/>
    </w:pPr>
  </w:style>
  <w:style w:type="paragraph" w:customStyle="1" w:styleId="par5">
    <w:name w:val="par5"/>
    <w:basedOn w:val="par1"/>
    <w:rsid w:val="00CA7360"/>
    <w:pPr>
      <w:ind w:left="3600"/>
    </w:pPr>
  </w:style>
  <w:style w:type="paragraph" w:customStyle="1" w:styleId="upar5">
    <w:name w:val="upar5"/>
    <w:basedOn w:val="upar1"/>
    <w:rsid w:val="00CA7360"/>
    <w:pPr>
      <w:ind w:left="2880"/>
    </w:pPr>
  </w:style>
  <w:style w:type="paragraph" w:customStyle="1" w:styleId="par6">
    <w:name w:val="par6"/>
    <w:basedOn w:val="par1"/>
    <w:rsid w:val="00CA7360"/>
    <w:pPr>
      <w:ind w:left="4320"/>
    </w:pPr>
  </w:style>
  <w:style w:type="paragraph" w:customStyle="1" w:styleId="upar6">
    <w:name w:val="upar6"/>
    <w:basedOn w:val="upar1"/>
    <w:rsid w:val="00CA7360"/>
    <w:pPr>
      <w:ind w:left="3600"/>
    </w:pPr>
  </w:style>
  <w:style w:type="paragraph" w:customStyle="1" w:styleId="Footnote">
    <w:name w:val="Footnote"/>
    <w:basedOn w:val="Normal"/>
    <w:rsid w:val="00CA7360"/>
    <w:pPr>
      <w:spacing w:before="120"/>
    </w:pPr>
    <w:rPr>
      <w:sz w:val="16"/>
      <w:szCs w:val="16"/>
    </w:rPr>
  </w:style>
  <w:style w:type="paragraph" w:styleId="Header">
    <w:name w:val="header"/>
    <w:basedOn w:val="Normal"/>
    <w:link w:val="HeaderChar"/>
    <w:rsid w:val="00CA7360"/>
    <w:pPr>
      <w:tabs>
        <w:tab w:val="center" w:pos="4680"/>
        <w:tab w:val="right" w:pos="9360"/>
      </w:tabs>
    </w:pPr>
  </w:style>
  <w:style w:type="character" w:customStyle="1" w:styleId="HeaderChar">
    <w:name w:val="Header Char"/>
    <w:link w:val="Header"/>
    <w:rsid w:val="00CA7360"/>
    <w:rPr>
      <w:rFonts w:ascii="Arial" w:hAnsi="Arial"/>
    </w:rPr>
  </w:style>
  <w:style w:type="paragraph" w:styleId="Footer">
    <w:name w:val="footer"/>
    <w:basedOn w:val="Normal"/>
    <w:link w:val="FooterChar"/>
    <w:rsid w:val="00CA7360"/>
    <w:pPr>
      <w:tabs>
        <w:tab w:val="center" w:pos="4680"/>
        <w:tab w:val="right" w:pos="9360"/>
      </w:tabs>
    </w:pPr>
  </w:style>
  <w:style w:type="character" w:customStyle="1" w:styleId="FooterChar">
    <w:name w:val="Footer Char"/>
    <w:link w:val="Footer"/>
    <w:rsid w:val="00CA7360"/>
    <w:rPr>
      <w:rFonts w:ascii="Arial" w:hAnsi="Arial"/>
    </w:rPr>
  </w:style>
  <w:style w:type="paragraph" w:customStyle="1" w:styleId="Heading">
    <w:name w:val="Heading"/>
    <w:basedOn w:val="Normal"/>
    <w:next w:val="Normal"/>
    <w:rsid w:val="006C62D1"/>
    <w:pPr>
      <w:keepNext/>
      <w:spacing w:after="120"/>
    </w:pPr>
    <w:rPr>
      <w:rFonts w:eastAsia="Microsoft YaHei" w:cs="Mangal"/>
      <w:sz w:val="28"/>
      <w:szCs w:val="28"/>
    </w:rPr>
  </w:style>
  <w:style w:type="character" w:styleId="UnresolvedMention">
    <w:name w:val="Unresolved Mention"/>
    <w:uiPriority w:val="99"/>
    <w:semiHidden/>
    <w:unhideWhenUsed/>
    <w:rsid w:val="00376184"/>
    <w:rPr>
      <w:color w:val="605E5C"/>
      <w:shd w:val="clear" w:color="auto" w:fill="E1DFDD"/>
    </w:rPr>
  </w:style>
  <w:style w:type="paragraph" w:customStyle="1" w:styleId="Title1">
    <w:name w:val="Title1"/>
    <w:basedOn w:val="Normal"/>
    <w:autoRedefine/>
    <w:rsid w:val="00CA7360"/>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CA7360"/>
    <w:pPr>
      <w:outlineLvl w:val="1"/>
    </w:pPr>
  </w:style>
  <w:style w:type="paragraph" w:customStyle="1" w:styleId="Title3">
    <w:name w:val="Title3"/>
    <w:basedOn w:val="Title2"/>
    <w:autoRedefine/>
    <w:rsid w:val="00CA7360"/>
    <w:pPr>
      <w:outlineLvl w:val="2"/>
    </w:pPr>
  </w:style>
  <w:style w:type="paragraph" w:customStyle="1" w:styleId="Title4">
    <w:name w:val="Title4"/>
    <w:basedOn w:val="Title2"/>
    <w:autoRedefine/>
    <w:rsid w:val="00CA7360"/>
    <w:pPr>
      <w:outlineLvl w:val="3"/>
    </w:pPr>
  </w:style>
  <w:style w:type="character" w:styleId="CommentReference">
    <w:name w:val="annotation reference"/>
    <w:unhideWhenUsed/>
    <w:rsid w:val="00827664"/>
    <w:rPr>
      <w:sz w:val="16"/>
      <w:szCs w:val="16"/>
    </w:rPr>
  </w:style>
  <w:style w:type="paragraph" w:styleId="CommentText">
    <w:name w:val="annotation text"/>
    <w:basedOn w:val="Normal"/>
    <w:link w:val="CommentTextChar"/>
    <w:unhideWhenUsed/>
    <w:rsid w:val="00827664"/>
    <w:pPr>
      <w:spacing w:before="0" w:after="160" w:line="259" w:lineRule="auto"/>
    </w:pPr>
    <w:rPr>
      <w:rFonts w:ascii="Calibri" w:eastAsia="Calibri" w:hAnsi="Calibri"/>
      <w:kern w:val="2"/>
    </w:rPr>
  </w:style>
  <w:style w:type="character" w:customStyle="1" w:styleId="CommentTextChar">
    <w:name w:val="Comment Text Char"/>
    <w:link w:val="CommentText"/>
    <w:rsid w:val="00827664"/>
    <w:rPr>
      <w:rFonts w:ascii="Calibri" w:eastAsia="Calibri" w:hAnsi="Calibri"/>
      <w:kern w:val="2"/>
    </w:rPr>
  </w:style>
  <w:style w:type="paragraph" w:styleId="CommentSubject">
    <w:name w:val="annotation subject"/>
    <w:basedOn w:val="CommentText"/>
    <w:next w:val="CommentText"/>
    <w:link w:val="CommentSubjectChar"/>
    <w:rsid w:val="002D3107"/>
    <w:pPr>
      <w:spacing w:before="240" w:after="0" w:line="240" w:lineRule="auto"/>
    </w:pPr>
    <w:rPr>
      <w:rFonts w:ascii="Arial" w:eastAsia="Times New Roman" w:hAnsi="Arial"/>
      <w:b/>
      <w:bCs/>
      <w:kern w:val="0"/>
    </w:rPr>
  </w:style>
  <w:style w:type="character" w:customStyle="1" w:styleId="CommentSubjectChar">
    <w:name w:val="Comment Subject Char"/>
    <w:link w:val="CommentSubject"/>
    <w:rsid w:val="002D3107"/>
    <w:rPr>
      <w:rFonts w:ascii="Arial" w:eastAsia="Calibri" w:hAnsi="Arial"/>
      <w:b/>
      <w:bCs/>
      <w:kern w:val="2"/>
    </w:rPr>
  </w:style>
  <w:style w:type="character" w:styleId="Hyperlink">
    <w:name w:val="Hyperlink"/>
    <w:rsid w:val="004C7E0C"/>
    <w:rPr>
      <w:color w:val="467886"/>
      <w:u w:val="single"/>
    </w:rPr>
  </w:style>
  <w:style w:type="table" w:styleId="TableGrid">
    <w:name w:val="Table Grid"/>
    <w:basedOn w:val="TableNormal"/>
    <w:rsid w:val="002978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1A11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6628">
      <w:bodyDiv w:val="1"/>
      <w:marLeft w:val="0"/>
      <w:marRight w:val="0"/>
      <w:marTop w:val="0"/>
      <w:marBottom w:val="0"/>
      <w:divBdr>
        <w:top w:val="none" w:sz="0" w:space="0" w:color="auto"/>
        <w:left w:val="none" w:sz="0" w:space="0" w:color="auto"/>
        <w:bottom w:val="none" w:sz="0" w:space="0" w:color="auto"/>
        <w:right w:val="none" w:sz="0" w:space="0" w:color="auto"/>
      </w:divBdr>
      <w:divsChild>
        <w:div w:id="63257711">
          <w:marLeft w:val="0"/>
          <w:marRight w:val="0"/>
          <w:marTop w:val="0"/>
          <w:marBottom w:val="0"/>
          <w:divBdr>
            <w:top w:val="none" w:sz="0" w:space="0" w:color="auto"/>
            <w:left w:val="none" w:sz="0" w:space="0" w:color="auto"/>
            <w:bottom w:val="none" w:sz="0" w:space="0" w:color="auto"/>
            <w:right w:val="none" w:sz="0" w:space="0" w:color="auto"/>
          </w:divBdr>
        </w:div>
      </w:divsChild>
    </w:div>
    <w:div w:id="530339505">
      <w:bodyDiv w:val="1"/>
      <w:marLeft w:val="0"/>
      <w:marRight w:val="0"/>
      <w:marTop w:val="0"/>
      <w:marBottom w:val="0"/>
      <w:divBdr>
        <w:top w:val="none" w:sz="0" w:space="0" w:color="auto"/>
        <w:left w:val="none" w:sz="0" w:space="0" w:color="auto"/>
        <w:bottom w:val="none" w:sz="0" w:space="0" w:color="auto"/>
        <w:right w:val="none" w:sz="0" w:space="0" w:color="auto"/>
      </w:divBdr>
      <w:divsChild>
        <w:div w:id="2109809594">
          <w:marLeft w:val="0"/>
          <w:marRight w:val="0"/>
          <w:marTop w:val="0"/>
          <w:marBottom w:val="0"/>
          <w:divBdr>
            <w:top w:val="none" w:sz="0" w:space="0" w:color="auto"/>
            <w:left w:val="none" w:sz="0" w:space="0" w:color="auto"/>
            <w:bottom w:val="none" w:sz="0" w:space="0" w:color="auto"/>
            <w:right w:val="none" w:sz="0" w:space="0" w:color="auto"/>
          </w:divBdr>
        </w:div>
      </w:divsChild>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773814013">
      <w:bodyDiv w:val="1"/>
      <w:marLeft w:val="0"/>
      <w:marRight w:val="0"/>
      <w:marTop w:val="0"/>
      <w:marBottom w:val="0"/>
      <w:divBdr>
        <w:top w:val="none" w:sz="0" w:space="0" w:color="auto"/>
        <w:left w:val="none" w:sz="0" w:space="0" w:color="auto"/>
        <w:bottom w:val="none" w:sz="0" w:space="0" w:color="auto"/>
        <w:right w:val="none" w:sz="0" w:space="0" w:color="auto"/>
      </w:divBdr>
      <w:divsChild>
        <w:div w:id="1687629810">
          <w:marLeft w:val="0"/>
          <w:marRight w:val="0"/>
          <w:marTop w:val="0"/>
          <w:marBottom w:val="0"/>
          <w:divBdr>
            <w:top w:val="none" w:sz="0" w:space="0" w:color="auto"/>
            <w:left w:val="none" w:sz="0" w:space="0" w:color="auto"/>
            <w:bottom w:val="none" w:sz="0" w:space="0" w:color="auto"/>
            <w:right w:val="none" w:sz="0" w:space="0" w:color="auto"/>
          </w:divBdr>
        </w:div>
      </w:divsChild>
    </w:div>
    <w:div w:id="2122606221">
      <w:bodyDiv w:val="1"/>
      <w:marLeft w:val="0"/>
      <w:marRight w:val="0"/>
      <w:marTop w:val="0"/>
      <w:marBottom w:val="0"/>
      <w:divBdr>
        <w:top w:val="none" w:sz="0" w:space="0" w:color="auto"/>
        <w:left w:val="none" w:sz="0" w:space="0" w:color="auto"/>
        <w:bottom w:val="none" w:sz="0" w:space="0" w:color="auto"/>
        <w:right w:val="none" w:sz="0" w:space="0" w:color="auto"/>
      </w:divBdr>
      <w:divsChild>
        <w:div w:id="1052312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C90BC1-F679-4AA0-A445-5FAE0C39E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3</TotalTime>
  <Pages>23</Pages>
  <Words>7436</Words>
  <Characters>42391</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49728</CharactersWithSpaces>
  <SharedDoc>false</SharedDoc>
  <HLinks>
    <vt:vector size="12" baseType="variant">
      <vt:variant>
        <vt:i4>3866672</vt:i4>
      </vt:variant>
      <vt:variant>
        <vt:i4>3</vt:i4>
      </vt:variant>
      <vt:variant>
        <vt:i4>0</vt:i4>
      </vt:variant>
      <vt:variant>
        <vt:i4>5</vt:i4>
      </vt:variant>
      <vt:variant>
        <vt:lpwstr>https://www.samhsa.gov/medications-substance-use-disorders/medicationscounseling-related-conditions</vt:lpwstr>
      </vt:variant>
      <vt:variant>
        <vt:lpwstr/>
      </vt:variant>
      <vt:variant>
        <vt:i4>5111823</vt:i4>
      </vt:variant>
      <vt:variant>
        <vt:i4>0</vt:i4>
      </vt:variant>
      <vt:variant>
        <vt:i4>0</vt:i4>
      </vt:variant>
      <vt:variant>
        <vt:i4>5</vt:i4>
      </vt:variant>
      <vt:variant>
        <vt:lpwstr>https://www.asam.org/quality-care/clinicalguidelines/national-practice-guideline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Rascon Arana, Maria</cp:lastModifiedBy>
  <cp:revision>2</cp:revision>
  <cp:lastPrinted>2023-11-06T23:55:00Z</cp:lastPrinted>
  <dcterms:created xsi:type="dcterms:W3CDTF">2026-09-11T19:49:00Z</dcterms:created>
  <dcterms:modified xsi:type="dcterms:W3CDTF">2026-09-11T19:49:00Z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2022-11-15T17:56:44Z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551e339f-ce9d-4a8e-8643-bbcd29c52141</vt:lpwstr>
  </property>
  <property fmtid="{D5CDD505-2E9C-101B-9397-08002B2CF9AE}" pid="8" name="MSIP_Label_59e4beaa-c4ba-4ea9-a1f4-4e52626a3d73_ContentBits">
    <vt:lpwstr>0</vt:lpwstr>
  </property>
</Properties>
</file>