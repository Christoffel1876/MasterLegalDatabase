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D4420" w14:textId="77777777" w:rsidR="00870768" w:rsidRDefault="00870768" w:rsidP="00870768">
      <w:pPr>
        <w:pStyle w:val="Title1"/>
        <w:spacing w:before="0" w:after="200"/>
        <w:jc w:val="right"/>
      </w:pPr>
      <w:r w:rsidRPr="00870768">
        <w:t>DORA 09/30/2026</w:t>
      </w:r>
    </w:p>
    <w:p w14:paraId="470D0381" w14:textId="1B04B421" w:rsidR="001965F6" w:rsidRDefault="002B42C7" w:rsidP="00877583">
      <w:pPr>
        <w:pStyle w:val="Heading1"/>
      </w:pPr>
      <w:r>
        <w:t xml:space="preserve">FINAL REGULATIONS - </w:t>
      </w:r>
      <w:r w:rsidR="001965F6">
        <w:t xml:space="preserve">CHAPTER </w:t>
      </w:r>
      <w:r w:rsidR="00960441">
        <w:t>P-</w:t>
      </w:r>
      <w:r w:rsidR="001965F6">
        <w:t>3 - RIVER OUTFITTERS</w:t>
      </w:r>
    </w:p>
    <w:p w14:paraId="476030F8" w14:textId="0FFD49C5" w:rsidR="002B42C7" w:rsidRPr="002B42C7" w:rsidRDefault="002B42C7" w:rsidP="00877583">
      <w:pPr>
        <w:rPr>
          <w:b/>
        </w:rPr>
      </w:pPr>
      <w:r w:rsidRPr="00085787">
        <w:t>Note: Amendment</w:t>
      </w:r>
      <w:r>
        <w:t>s</w:t>
      </w:r>
      <w:r w:rsidRPr="00085787">
        <w:t xml:space="preserve"> to the Rules are </w:t>
      </w:r>
      <w:ins w:id="0" w:author="Hernandez, Hilary" w:date="2025-08-06T12:18:00Z">
        <w:r w:rsidRPr="00085787">
          <w:t xml:space="preserve">added in red text </w:t>
        </w:r>
      </w:ins>
      <w:r w:rsidRPr="00085787">
        <w:t xml:space="preserve">and </w:t>
      </w:r>
      <w:ins w:id="1" w:author="Hernandez, Hilary" w:date="2025-08-06T12:18:00Z">
        <w:r w:rsidRPr="00085787">
          <w:t>del</w:t>
        </w:r>
      </w:ins>
      <w:ins w:id="2" w:author="Hernandez, Hilary" w:date="2025-08-06T12:19:00Z">
        <w:r w:rsidRPr="00085787">
          <w:t>etions are in red text with strikethrough.</w:t>
        </w:r>
      </w:ins>
    </w:p>
    <w:p w14:paraId="4CA72EED" w14:textId="77777777" w:rsidR="005F0EA9" w:rsidRDefault="005F0EA9" w:rsidP="00877583">
      <w:pPr>
        <w:pStyle w:val="Heading2"/>
      </w:pPr>
      <w:bookmarkStart w:id="3" w:name="_Toc204600354"/>
      <w:bookmarkStart w:id="4" w:name="N305"/>
      <w:r>
        <w:t xml:space="preserve"># 305 - </w:t>
      </w:r>
      <w:r w:rsidR="00EB2EFE">
        <w:t>Vessels and Equipment</w:t>
      </w:r>
      <w:bookmarkEnd w:id="3"/>
    </w:p>
    <w:bookmarkEnd w:id="4"/>
    <w:p w14:paraId="44C0228C" w14:textId="77777777" w:rsidR="005F0EA9" w:rsidRDefault="005F0EA9" w:rsidP="00250BBF">
      <w:pPr>
        <w:pStyle w:val="par1"/>
        <w:numPr>
          <w:ilvl w:val="0"/>
          <w:numId w:val="21"/>
        </w:numPr>
        <w:ind w:left="720"/>
      </w:pPr>
      <w:r>
        <w:t xml:space="preserve">A river outfitter shall provide all vessels and associated equipment required during all regulated trips. When equipment is lost, damaged, or used during a bona fide on-the-river emergency, then the river outfitter shall ensure that every vessel is </w:t>
      </w:r>
      <w:proofErr w:type="gramStart"/>
      <w:r>
        <w:t>reequipped</w:t>
      </w:r>
      <w:proofErr w:type="gramEnd"/>
      <w:r>
        <w:t xml:space="preserve"> as required prior to use of the vessel on any successive trip.</w:t>
      </w:r>
    </w:p>
    <w:p w14:paraId="19FA36A5" w14:textId="77777777" w:rsidR="005F0EA9" w:rsidRDefault="005F0EA9" w:rsidP="00250BBF">
      <w:pPr>
        <w:pStyle w:val="par1"/>
        <w:numPr>
          <w:ilvl w:val="0"/>
          <w:numId w:val="21"/>
        </w:numPr>
        <w:ind w:left="720"/>
      </w:pPr>
      <w:r>
        <w:t>All vessels used during a regulated trip shall be marked with the vessel owner's name, current address, and telephone number in a legible, clearly visible and durable fashion.</w:t>
      </w:r>
    </w:p>
    <w:p w14:paraId="2F0F0CFE" w14:textId="77777777" w:rsidR="005F0EA9" w:rsidRDefault="005F0EA9" w:rsidP="00250BBF">
      <w:pPr>
        <w:pStyle w:val="par1"/>
        <w:numPr>
          <w:ilvl w:val="0"/>
          <w:numId w:val="21"/>
        </w:numPr>
        <w:ind w:left="720"/>
      </w:pPr>
      <w:r>
        <w:t>The trip leader shall ensure that every regulated trip carries aboard at least one of the vessels a first-aid kit which shall be immediately available for emergency use. The first-aid kit shall contain, at a minimum, adhesive bandages, sterile pads, flexible gauze bandages, first-aid tape, antiseptic or soap and triangular bandages in quantities sufficient to meet the size and needs of the regulated trip. These supplies shall be maintained in a clean and dry condition in a durable container suitable for river use.</w:t>
      </w:r>
    </w:p>
    <w:p w14:paraId="6F7236D3" w14:textId="77777777" w:rsidR="005F0EA9" w:rsidRDefault="005F0EA9" w:rsidP="00BA1342">
      <w:pPr>
        <w:pStyle w:val="par1"/>
        <w:numPr>
          <w:ilvl w:val="0"/>
          <w:numId w:val="21"/>
        </w:numPr>
        <w:spacing w:after="240"/>
        <w:ind w:left="720"/>
      </w:pPr>
      <w:r>
        <w:t xml:space="preserve">The trip leader shall ensure that every regulated trip carries aboard at least one of the vessels a </w:t>
      </w:r>
      <w:proofErr w:type="spellStart"/>
      <w:r>
        <w:t>throwbag</w:t>
      </w:r>
      <w:proofErr w:type="spellEnd"/>
      <w:r>
        <w:t xml:space="preserve"> containing a minimum of fifty feet of rope. The </w:t>
      </w:r>
      <w:proofErr w:type="spellStart"/>
      <w:r>
        <w:t>throwbag</w:t>
      </w:r>
      <w:proofErr w:type="spellEnd"/>
      <w:r>
        <w:t xml:space="preserve"> shall be in a serviceable condition and shall be stored </w:t>
      </w:r>
      <w:proofErr w:type="gramStart"/>
      <w:r>
        <w:t>so as to</w:t>
      </w:r>
      <w:proofErr w:type="gramEnd"/>
      <w:r>
        <w:t xml:space="preserve"> be readily accessible in an emergency.</w:t>
      </w:r>
    </w:p>
    <w:p w14:paraId="6068BD32" w14:textId="77777777" w:rsidR="00BA1342" w:rsidRPr="00987037" w:rsidRDefault="00BA1342" w:rsidP="00BA1342">
      <w:pPr>
        <w:pStyle w:val="ListParagraph"/>
        <w:numPr>
          <w:ilvl w:val="0"/>
          <w:numId w:val="21"/>
        </w:numPr>
        <w:tabs>
          <w:tab w:val="left" w:pos="720"/>
        </w:tabs>
        <w:spacing w:line="276" w:lineRule="auto"/>
        <w:ind w:left="720"/>
        <w:rPr>
          <w:rFonts w:ascii="Arial" w:hAnsi="Arial" w:cs="Arial"/>
          <w:bCs/>
          <w:sz w:val="20"/>
          <w:szCs w:val="20"/>
        </w:rPr>
      </w:pPr>
      <w:r w:rsidRPr="00987037">
        <w:rPr>
          <w:rFonts w:ascii="Arial" w:hAnsi="Arial" w:cs="Arial"/>
          <w:bCs/>
          <w:sz w:val="20"/>
          <w:szCs w:val="20"/>
        </w:rPr>
        <w:t xml:space="preserve">River outfitters shall not provide, use, operate or permit the </w:t>
      </w:r>
      <w:proofErr w:type="gramStart"/>
      <w:ins w:id="5" w:author="Hernandez, Hilary" w:date="2026-07-20T07:58:00Z" w16du:dateUtc="2026-07-20T13:58:00Z">
        <w:r w:rsidRPr="00987037">
          <w:rPr>
            <w:rFonts w:ascii="Arial" w:hAnsi="Arial" w:cs="Arial"/>
            <w:bCs/>
            <w:sz w:val="20"/>
            <w:szCs w:val="20"/>
          </w:rPr>
          <w:t>on water</w:t>
        </w:r>
        <w:proofErr w:type="gramEnd"/>
        <w:r w:rsidRPr="00987037">
          <w:rPr>
            <w:rFonts w:ascii="Arial" w:hAnsi="Arial" w:cs="Arial"/>
            <w:bCs/>
            <w:sz w:val="20"/>
            <w:szCs w:val="20"/>
          </w:rPr>
          <w:t xml:space="preserve"> </w:t>
        </w:r>
      </w:ins>
      <w:r w:rsidRPr="00987037">
        <w:rPr>
          <w:rFonts w:ascii="Arial" w:hAnsi="Arial" w:cs="Arial"/>
          <w:bCs/>
          <w:sz w:val="20"/>
          <w:szCs w:val="20"/>
        </w:rPr>
        <w:t xml:space="preserve">use or operation of </w:t>
      </w:r>
      <w:ins w:id="6" w:author="Hernandez, Hilary" w:date="2026-07-20T07:58:00Z" w16du:dateUtc="2026-07-20T13:58:00Z">
        <w:r w:rsidRPr="00987037">
          <w:rPr>
            <w:rFonts w:ascii="Arial" w:hAnsi="Arial" w:cs="Arial"/>
            <w:bCs/>
            <w:sz w:val="20"/>
            <w:szCs w:val="20"/>
          </w:rPr>
          <w:t xml:space="preserve">fishing aids, air mattresses, beach or water toys, </w:t>
        </w:r>
      </w:ins>
      <w:r w:rsidRPr="00987037">
        <w:rPr>
          <w:rFonts w:ascii="Arial" w:hAnsi="Arial" w:cs="Arial"/>
          <w:bCs/>
          <w:sz w:val="20"/>
          <w:szCs w:val="20"/>
        </w:rPr>
        <w:t xml:space="preserve">innertubes, </w:t>
      </w:r>
      <w:del w:id="7" w:author="Hernandez, Hilary" w:date="2026-07-20T07:58:00Z" w16du:dateUtc="2026-07-20T13:58:00Z">
        <w:r w:rsidRPr="00987037" w:rsidDel="008C62CD">
          <w:rPr>
            <w:rFonts w:ascii="Arial" w:hAnsi="Arial" w:cs="Arial"/>
            <w:bCs/>
            <w:sz w:val="20"/>
            <w:szCs w:val="20"/>
          </w:rPr>
          <w:delText xml:space="preserve">air mattresses, </w:delText>
        </w:r>
      </w:del>
      <w:r w:rsidRPr="00987037">
        <w:rPr>
          <w:rFonts w:ascii="Arial" w:hAnsi="Arial" w:cs="Arial"/>
          <w:bCs/>
          <w:sz w:val="20"/>
          <w:szCs w:val="20"/>
        </w:rPr>
        <w:t xml:space="preserve">or any </w:t>
      </w:r>
      <w:del w:id="8" w:author="Hernandez, Hilary" w:date="2026-07-20T07:58:00Z" w16du:dateUtc="2026-07-20T13:58:00Z">
        <w:r w:rsidRPr="00987037" w:rsidDel="008C62CD">
          <w:rPr>
            <w:rFonts w:ascii="Arial" w:hAnsi="Arial" w:cs="Arial"/>
            <w:bCs/>
            <w:sz w:val="20"/>
            <w:szCs w:val="20"/>
          </w:rPr>
          <w:delText xml:space="preserve">other </w:delText>
        </w:r>
      </w:del>
      <w:r w:rsidRPr="00987037">
        <w:rPr>
          <w:rFonts w:ascii="Arial" w:hAnsi="Arial" w:cs="Arial"/>
          <w:bCs/>
          <w:sz w:val="20"/>
          <w:szCs w:val="20"/>
        </w:rPr>
        <w:t>single-chambered, air-inflated devices during any regulated trip.</w:t>
      </w:r>
    </w:p>
    <w:p w14:paraId="34D7A119" w14:textId="77777777" w:rsidR="005F0EA9" w:rsidRDefault="005F0EA9" w:rsidP="00250BBF">
      <w:pPr>
        <w:pStyle w:val="par1"/>
        <w:numPr>
          <w:ilvl w:val="0"/>
          <w:numId w:val="21"/>
        </w:numPr>
        <w:ind w:left="720"/>
      </w:pPr>
      <w:r>
        <w:t>If an inflatable raft or dory is used during a regulated trip, then each such vessel shall:</w:t>
      </w:r>
    </w:p>
    <w:p w14:paraId="4F4C188B" w14:textId="77777777" w:rsidR="005F0EA9" w:rsidRDefault="005F0EA9" w:rsidP="00250BBF">
      <w:pPr>
        <w:pStyle w:val="par2"/>
        <w:numPr>
          <w:ilvl w:val="1"/>
          <w:numId w:val="19"/>
        </w:numPr>
        <w:ind w:left="1440"/>
      </w:pPr>
      <w:r>
        <w:t xml:space="preserve">Display the river outfitter's company name or logo or abbreviation, which shall read from left to right in characters of good proportion, a minimum of four inches in height above waterline, of a color which contrasts with the color of the </w:t>
      </w:r>
      <w:proofErr w:type="gramStart"/>
      <w:r>
        <w:t>background, and</w:t>
      </w:r>
      <w:proofErr w:type="gramEnd"/>
      <w:r>
        <w:t xml:space="preserve"> be maintained so as to be clearly visible and legible from a distance of one hundred and fifty feet.</w:t>
      </w:r>
    </w:p>
    <w:p w14:paraId="35566BE1" w14:textId="77777777" w:rsidR="005F0EA9" w:rsidRDefault="005F0EA9" w:rsidP="00250BBF">
      <w:pPr>
        <w:pStyle w:val="par2"/>
        <w:numPr>
          <w:ilvl w:val="1"/>
          <w:numId w:val="19"/>
        </w:numPr>
        <w:ind w:left="1440"/>
      </w:pPr>
      <w:r>
        <w:t>Be equipped with a rope attached to the bow or stern, which shall be a minimum of ten feet long and suitable for tying up and securely holding the vessel to the shore of the waters being traveled. All loose ropes not in use shall be stored and secured so as not to present a danger of entanglement in case of an accident.</w:t>
      </w:r>
    </w:p>
    <w:p w14:paraId="4F757958" w14:textId="77777777" w:rsidR="005F0EA9" w:rsidRDefault="005F0EA9" w:rsidP="00250BBF">
      <w:pPr>
        <w:pStyle w:val="par2"/>
        <w:numPr>
          <w:ilvl w:val="1"/>
          <w:numId w:val="19"/>
        </w:numPr>
        <w:ind w:left="1440"/>
      </w:pPr>
      <w:r>
        <w:t>Be equipped with at least one suitable container of sufficient size for bailing water out of the vessel, except that self-bailing vessels are exempt from this requirement.</w:t>
      </w:r>
    </w:p>
    <w:p w14:paraId="68BD004E" w14:textId="77777777" w:rsidR="005F0EA9" w:rsidRDefault="005F0EA9" w:rsidP="00250BBF">
      <w:pPr>
        <w:pStyle w:val="par2"/>
        <w:numPr>
          <w:ilvl w:val="1"/>
          <w:numId w:val="19"/>
        </w:numPr>
        <w:ind w:left="1440"/>
      </w:pPr>
      <w:r>
        <w:t>Be adequately equipped with durable and substantially undamaged oars or paddles and spares, taking into consideration the size of the vessel and river conditions.</w:t>
      </w:r>
    </w:p>
    <w:p w14:paraId="35C19A49" w14:textId="77777777" w:rsidR="005F0EA9" w:rsidRDefault="005F0EA9" w:rsidP="00250BBF">
      <w:pPr>
        <w:pStyle w:val="par3"/>
        <w:numPr>
          <w:ilvl w:val="2"/>
          <w:numId w:val="16"/>
        </w:numPr>
        <w:ind w:left="2160"/>
      </w:pPr>
      <w:r>
        <w:t>For oar-controlled and powered vessels or combination oar and paddle-controlled and powered vessels, there shall be a minimum of two oars and one spare oar aboard each such vessel.</w:t>
      </w:r>
    </w:p>
    <w:p w14:paraId="5F48B636" w14:textId="77777777" w:rsidR="005F0EA9" w:rsidRDefault="005F0EA9" w:rsidP="00250BBF">
      <w:pPr>
        <w:pStyle w:val="par3"/>
        <w:numPr>
          <w:ilvl w:val="2"/>
          <w:numId w:val="16"/>
        </w:numPr>
        <w:ind w:left="2160"/>
      </w:pPr>
      <w:r>
        <w:lastRenderedPageBreak/>
        <w:t>For paddle-controlled and powered vessels, there shall be a minimum of one spare paddle per vessel. The spare paddle(s) may be carried in another vessel on the same trip so long as the spare(s) is/are readily accessible. A spare paddle is one in addition to one paddle per participating adult.</w:t>
      </w:r>
    </w:p>
    <w:p w14:paraId="038331B4" w14:textId="5B0A5716" w:rsidR="005F0EA9" w:rsidRDefault="005F0EA9" w:rsidP="00250BBF">
      <w:pPr>
        <w:pStyle w:val="par1"/>
        <w:numPr>
          <w:ilvl w:val="0"/>
          <w:numId w:val="22"/>
        </w:numPr>
        <w:ind w:left="720"/>
      </w:pPr>
      <w:del w:id="9" w:author="Hernandez, Hilary" w:date="2026-09-17T14:08:00Z" w16du:dateUtc="2026-09-17T20:08:00Z">
        <w:r w:rsidDel="0074243A">
          <w:delText>If an inflatable raft, inflatable kayak, or other multi-chambered</w:delText>
        </w:r>
      </w:del>
      <w:ins w:id="10" w:author="Hernandez, Hilary" w:date="2026-09-17T14:08:00Z" w16du:dateUtc="2026-09-17T20:08:00Z">
        <w:r w:rsidR="0074243A">
          <w:t>Any</w:t>
        </w:r>
      </w:ins>
      <w:r>
        <w:t xml:space="preserve"> air inflated </w:t>
      </w:r>
      <w:del w:id="11" w:author="Hernandez, Hilary" w:date="2026-09-17T14:08:00Z" w16du:dateUtc="2026-09-17T20:08:00Z">
        <w:r w:rsidDel="0074243A">
          <w:delText xml:space="preserve">device </w:delText>
        </w:r>
      </w:del>
      <w:ins w:id="12" w:author="Hernandez, Hilary" w:date="2026-09-17T14:08:00Z" w16du:dateUtc="2026-09-17T20:08:00Z">
        <w:r w:rsidR="0074243A">
          <w:t>vessel</w:t>
        </w:r>
      </w:ins>
      <w:del w:id="13" w:author="Hernandez, Hilary" w:date="2026-09-17T14:08:00Z" w16du:dateUtc="2026-09-17T20:08:00Z">
        <w:r w:rsidDel="0074243A">
          <w:delText>is</w:delText>
        </w:r>
      </w:del>
      <w:r>
        <w:t xml:space="preserve"> used during a regulated trip</w:t>
      </w:r>
      <w:ins w:id="14" w:author="Hernandez, Hilary" w:date="2026-09-17T14:10:00Z" w16du:dateUtc="2026-09-17T20:10:00Z">
        <w:r w:rsidR="0074243A">
          <w:t>,</w:t>
        </w:r>
      </w:ins>
      <w:del w:id="15" w:author="Hernandez, Hilary" w:date="2026-09-17T14:08:00Z" w16du:dateUtc="2026-09-17T20:08:00Z">
        <w:r w:rsidDel="0074243A">
          <w:delText xml:space="preserve"> then:</w:delText>
        </w:r>
      </w:del>
      <w:ins w:id="16" w:author="Hernandez, Hilary" w:date="2026-09-17T14:10:00Z" w16du:dateUtc="2026-09-17T20:10:00Z">
        <w:r w:rsidR="0074243A">
          <w:t xml:space="preserve"> </w:t>
        </w:r>
      </w:ins>
      <w:ins w:id="17" w:author="Hernandez, Hilary" w:date="2026-09-17T14:09:00Z" w16du:dateUtc="2026-09-17T20:09:00Z">
        <w:r w:rsidR="0074243A">
          <w:t>must be multi-chambered if it is designed t</w:t>
        </w:r>
      </w:ins>
      <w:ins w:id="18" w:author="Hernandez, Hilary" w:date="2026-09-17T14:10:00Z" w16du:dateUtc="2026-09-17T20:10:00Z">
        <w:r w:rsidR="0074243A">
          <w:t>o carry more than one person. Air inflated vessels must be of durable construction, designed for and capable of river use.</w:t>
        </w:r>
      </w:ins>
    </w:p>
    <w:p w14:paraId="5B167213" w14:textId="583237ED" w:rsidR="005F0EA9" w:rsidDel="0074243A" w:rsidRDefault="005F0EA9" w:rsidP="00C50266">
      <w:pPr>
        <w:pStyle w:val="par2"/>
        <w:numPr>
          <w:ilvl w:val="1"/>
          <w:numId w:val="22"/>
        </w:numPr>
        <w:tabs>
          <w:tab w:val="clear" w:pos="1440"/>
        </w:tabs>
        <w:ind w:hanging="720"/>
        <w:rPr>
          <w:del w:id="19" w:author="Hernandez, Hilary" w:date="2026-09-17T14:11:00Z" w16du:dateUtc="2026-09-17T20:11:00Z"/>
        </w:rPr>
      </w:pPr>
      <w:del w:id="20" w:author="Hernandez, Hilary" w:date="2026-09-17T14:11:00Z" w16du:dateUtc="2026-09-17T20:11:00Z">
        <w:r w:rsidDel="0074243A">
          <w:delText>Every inflatable raft, inflatable kayak, or other inflated type vessel shall be multi-chambered, containing a minimum of two separate air chambers.</w:delText>
        </w:r>
      </w:del>
    </w:p>
    <w:p w14:paraId="072318C6" w14:textId="6F1F8EF8" w:rsidR="005F0EA9" w:rsidDel="0074243A" w:rsidRDefault="005F0EA9" w:rsidP="00C50266">
      <w:pPr>
        <w:pStyle w:val="par2"/>
        <w:numPr>
          <w:ilvl w:val="1"/>
          <w:numId w:val="22"/>
        </w:numPr>
        <w:tabs>
          <w:tab w:val="clear" w:pos="1440"/>
        </w:tabs>
        <w:ind w:hanging="720"/>
        <w:rPr>
          <w:del w:id="21" w:author="Hernandez, Hilary" w:date="2026-09-17T14:11:00Z" w16du:dateUtc="2026-09-17T20:11:00Z"/>
        </w:rPr>
      </w:pPr>
      <w:del w:id="22" w:author="Hernandez, Hilary" w:date="2026-09-17T14:11:00Z" w16du:dateUtc="2026-09-17T20:11:00Z">
        <w:r w:rsidDel="0074243A">
          <w:delText>Every regulated trip including one or more inflatable rafts, inflatable kayaks, or other inflated vessel type shall have immediately available a minimum of one patch/repair kit and one air pump. Both the kit and the air pump must be adequate to meet the size and needs of the trip and they must be compatible with the vessel(s) in use. The kit shall be maintained in good and serviceable condition and stored in a durable container suitable for river use.</w:delText>
        </w:r>
      </w:del>
    </w:p>
    <w:p w14:paraId="5CE5D64A" w14:textId="70C14DEE" w:rsidR="0074243A" w:rsidRDefault="0074243A" w:rsidP="00250BBF">
      <w:pPr>
        <w:pStyle w:val="par1"/>
        <w:numPr>
          <w:ilvl w:val="0"/>
          <w:numId w:val="22"/>
        </w:numPr>
        <w:ind w:left="720"/>
        <w:rPr>
          <w:ins w:id="23" w:author="Hernandez, Hilary" w:date="2026-09-17T14:13:00Z" w16du:dateUtc="2026-09-17T20:13:00Z"/>
        </w:rPr>
      </w:pPr>
      <w:ins w:id="24" w:author="Hernandez, Hilary" w:date="2026-09-17T14:13:00Z" w16du:dateUtc="2026-09-17T20:13:00Z">
        <w:r>
          <w:t xml:space="preserve">Every regulated trip </w:t>
        </w:r>
      </w:ins>
      <w:ins w:id="25" w:author="Hernandez, Hilary" w:date="2026-09-17T14:13:00Z">
        <w:r w:rsidRPr="0074243A">
          <w:rPr>
            <w:bCs/>
          </w:rPr>
          <w:t xml:space="preserve">including one or more air inflated vessel(s) shall have immediately available a minimum of one patch/repair kit and one air pump. Both the kit and the air pump must be adequate to meet the size and needs of the </w:t>
        </w:r>
        <w:proofErr w:type="gramStart"/>
        <w:r w:rsidRPr="0074243A">
          <w:rPr>
            <w:bCs/>
          </w:rPr>
          <w:t>trip</w:t>
        </w:r>
        <w:proofErr w:type="gramEnd"/>
        <w:r w:rsidRPr="0074243A">
          <w:rPr>
            <w:bCs/>
          </w:rPr>
          <w:t xml:space="preserve"> and they must be compatible with the vessel(s) in use. The kit shall be maintained in good and serviceable condition and stored in a durable container suitable for river</w:t>
        </w:r>
      </w:ins>
      <w:ins w:id="26" w:author="Hernandez, Hilary" w:date="2026-09-17T14:14:00Z" w16du:dateUtc="2026-09-17T20:14:00Z">
        <w:r>
          <w:rPr>
            <w:bCs/>
          </w:rPr>
          <w:t xml:space="preserve"> use. </w:t>
        </w:r>
      </w:ins>
    </w:p>
    <w:p w14:paraId="687A1D8C" w14:textId="375BEED3" w:rsidR="005F0EA9" w:rsidRDefault="005F0EA9" w:rsidP="00250BBF">
      <w:pPr>
        <w:pStyle w:val="par1"/>
        <w:numPr>
          <w:ilvl w:val="0"/>
          <w:numId w:val="22"/>
        </w:numPr>
        <w:ind w:left="720"/>
      </w:pPr>
      <w:r>
        <w:t xml:space="preserve">If </w:t>
      </w:r>
      <w:del w:id="27" w:author="Hernandez, Hilary" w:date="2026-09-17T14:11:00Z" w16du:dateUtc="2026-09-17T20:11:00Z">
        <w:r w:rsidDel="0074243A">
          <w:delText>a canoe, whitewater or decked canoe, hard shell kayak, inflatable kayak, or sit-on-top kayak</w:delText>
        </w:r>
      </w:del>
      <w:ins w:id="28" w:author="Hernandez, Hilary" w:date="2026-09-17T14:11:00Z" w16du:dateUtc="2026-09-17T20:11:00Z">
        <w:r w:rsidR="0074243A">
          <w:t>a vessel designed to carry a single person</w:t>
        </w:r>
      </w:ins>
      <w:r>
        <w:t xml:space="preserve"> is used during a regulated trip, then a minimum of one spare paddle per every five such vessels shall be readily accessible aboard one of the vessels on the trip. In addition:</w:t>
      </w:r>
    </w:p>
    <w:p w14:paraId="2FCC77DA" w14:textId="77777777" w:rsidR="005F0EA9" w:rsidRDefault="005F0EA9" w:rsidP="00C50266">
      <w:pPr>
        <w:pStyle w:val="par2"/>
        <w:numPr>
          <w:ilvl w:val="1"/>
          <w:numId w:val="22"/>
        </w:numPr>
        <w:ind w:hanging="720"/>
      </w:pPr>
      <w:r>
        <w:t xml:space="preserve">For canoes, whitewater canoes, and </w:t>
      </w:r>
      <w:proofErr w:type="gramStart"/>
      <w:r>
        <w:t>hard shell</w:t>
      </w:r>
      <w:proofErr w:type="gramEnd"/>
      <w:r>
        <w:t xml:space="preserve"> kayaks, every such vessel shall be equipped with flotation bags securely fixed in the vessel </w:t>
      </w:r>
      <w:proofErr w:type="gramStart"/>
      <w:r>
        <w:t>so as to</w:t>
      </w:r>
      <w:proofErr w:type="gramEnd"/>
      <w:r>
        <w:t xml:space="preserve"> provide enough flotation that when the fully equipped vessel is full of water, it will remain afloat.</w:t>
      </w:r>
    </w:p>
    <w:p w14:paraId="521EA090" w14:textId="7F3EEE73" w:rsidR="005F0EA9" w:rsidRDefault="005F0EA9" w:rsidP="00C50266">
      <w:pPr>
        <w:pStyle w:val="par2"/>
        <w:numPr>
          <w:ilvl w:val="1"/>
          <w:numId w:val="22"/>
        </w:numPr>
        <w:ind w:hanging="720"/>
        <w:rPr>
          <w:ins w:id="29" w:author="Hernandez, Hilary" w:date="2026-09-17T14:12:00Z" w16du:dateUtc="2026-09-17T20:12:00Z"/>
        </w:rPr>
      </w:pPr>
      <w:r>
        <w:t xml:space="preserve">Every river outfitter, guide, guide in training, guide instructor, trip leader, and commercial passenger aboard </w:t>
      </w:r>
      <w:del w:id="30" w:author="Hernandez, Hilary" w:date="2026-09-17T14:12:00Z" w16du:dateUtc="2026-09-17T20:12:00Z">
        <w:r w:rsidDel="0074243A">
          <w:delText>a whitewater or decked canoe or hard shell kayak</w:delText>
        </w:r>
      </w:del>
      <w:ins w:id="31" w:author="Hernandez, Hilary" w:date="2026-09-17T14:12:00Z" w16du:dateUtc="2026-09-17T20:12:00Z">
        <w:r w:rsidR="0074243A">
          <w:t>vessel designed to carry a single person</w:t>
        </w:r>
      </w:ins>
      <w:r>
        <w:t xml:space="preserve"> </w:t>
      </w:r>
      <w:proofErr w:type="gramStart"/>
      <w:r>
        <w:t>shall</w:t>
      </w:r>
      <w:proofErr w:type="gramEnd"/>
      <w:r>
        <w:t xml:space="preserve"> wear a securely fastened crash helmet at all times while on the river.</w:t>
      </w:r>
    </w:p>
    <w:p w14:paraId="5EA1944C" w14:textId="0FCE882E" w:rsidR="0074243A" w:rsidRDefault="0074243A">
      <w:pPr>
        <w:pStyle w:val="par2"/>
        <w:numPr>
          <w:ilvl w:val="2"/>
          <w:numId w:val="22"/>
        </w:numPr>
        <w:pPrChange w:id="32" w:author="Hernandez, Hilary" w:date="2026-09-17T14:12:00Z" w16du:dateUtc="2026-09-17T20:12:00Z">
          <w:pPr>
            <w:pStyle w:val="par2"/>
            <w:numPr>
              <w:ilvl w:val="1"/>
              <w:numId w:val="22"/>
            </w:numPr>
            <w:ind w:hanging="360"/>
          </w:pPr>
        </w:pPrChange>
      </w:pPr>
      <w:ins w:id="33" w:author="Hernandez, Hilary" w:date="2026-09-17T14:12:00Z" w16du:dateUtc="2026-09-17T20:12:00Z">
        <w:r>
          <w:t xml:space="preserve">All </w:t>
        </w:r>
      </w:ins>
      <w:ins w:id="34" w:author="Hernandez, Hilary" w:date="2026-09-17T14:13:00Z" w16du:dateUtc="2026-09-17T20:13:00Z">
        <w:r>
          <w:t>inflatable</w:t>
        </w:r>
      </w:ins>
      <w:ins w:id="35" w:author="Hernandez, Hilary" w:date="2026-09-17T14:12:00Z" w16du:dateUtc="2026-09-17T20:12:00Z">
        <w:r>
          <w:t xml:space="preserve"> kayaks, canoes, hard shell kayaks or similar vessels that are designed to carry two </w:t>
        </w:r>
        <w:proofErr w:type="gramStart"/>
        <w:r>
          <w:t>persons</w:t>
        </w:r>
        <w:proofErr w:type="gramEnd"/>
        <w:r>
          <w:t xml:space="preserve"> shall als</w:t>
        </w:r>
      </w:ins>
      <w:ins w:id="36" w:author="Hernandez, Hilary" w:date="2026-09-17T14:13:00Z" w16du:dateUtc="2026-09-17T20:13:00Z">
        <w:r>
          <w:t xml:space="preserve">o wear a securely fastened crash helmet at all times while on the river. </w:t>
        </w:r>
      </w:ins>
    </w:p>
    <w:p w14:paraId="7C02A141" w14:textId="77777777" w:rsidR="005F0EA9" w:rsidRDefault="005F0EA9" w:rsidP="00250BBF">
      <w:pPr>
        <w:pStyle w:val="par1"/>
        <w:numPr>
          <w:ilvl w:val="0"/>
          <w:numId w:val="22"/>
        </w:numPr>
        <w:ind w:left="720"/>
      </w:pPr>
      <w:r>
        <w:t>If a motorboat, as defined in 33-13-102 (1), C.R.S., is used during a regulated trip, all State boating statutes and regulations pertaining to motorboat registration, use, operation and required equipment apply, except that the personal flotation device requirement shall be as stated in regulation # 304. In addition to the equipment otherwise required by law, each motorboat used during a regulated trip shall also:</w:t>
      </w:r>
    </w:p>
    <w:p w14:paraId="0BF13EDD" w14:textId="77777777" w:rsidR="005F0EA9" w:rsidRDefault="005F0EA9" w:rsidP="00250BBF">
      <w:pPr>
        <w:pStyle w:val="par2"/>
        <w:numPr>
          <w:ilvl w:val="1"/>
          <w:numId w:val="22"/>
        </w:numPr>
        <w:tabs>
          <w:tab w:val="clear" w:pos="1440"/>
        </w:tabs>
        <w:ind w:hanging="720"/>
      </w:pPr>
      <w:r>
        <w:t>Display the river outfitter's company name, logo, or abbreviation, as specified in # 305-</w:t>
      </w:r>
      <w:proofErr w:type="gramStart"/>
      <w:r>
        <w:t>6.a.</w:t>
      </w:r>
      <w:proofErr w:type="gramEnd"/>
      <w:r>
        <w:t>;</w:t>
      </w:r>
    </w:p>
    <w:p w14:paraId="41056EB0" w14:textId="77777777" w:rsidR="005F0EA9" w:rsidRDefault="005F0EA9" w:rsidP="00250BBF">
      <w:pPr>
        <w:pStyle w:val="par2"/>
        <w:numPr>
          <w:ilvl w:val="1"/>
          <w:numId w:val="22"/>
        </w:numPr>
        <w:tabs>
          <w:tab w:val="clear" w:pos="1440"/>
        </w:tabs>
        <w:ind w:hanging="720"/>
      </w:pPr>
      <w:r>
        <w:lastRenderedPageBreak/>
        <w:t>Be equipped with one spare motor or adequate alternate means of propulsion and control;</w:t>
      </w:r>
    </w:p>
    <w:p w14:paraId="08743DF1" w14:textId="77777777" w:rsidR="005F0EA9" w:rsidRDefault="005F0EA9" w:rsidP="00250BBF">
      <w:pPr>
        <w:pStyle w:val="par2"/>
        <w:numPr>
          <w:ilvl w:val="1"/>
          <w:numId w:val="22"/>
        </w:numPr>
        <w:tabs>
          <w:tab w:val="clear" w:pos="1440"/>
        </w:tabs>
        <w:ind w:hanging="720"/>
      </w:pPr>
      <w:r>
        <w:t>Be equipped with a rope, a minimum of ten feet long, attached to the bow and stored when not in use as specified in # 305-</w:t>
      </w:r>
      <w:proofErr w:type="gramStart"/>
      <w:r>
        <w:t>6.b.</w:t>
      </w:r>
      <w:proofErr w:type="gramEnd"/>
      <w:r>
        <w:t>;</w:t>
      </w:r>
    </w:p>
    <w:p w14:paraId="6E78FE85" w14:textId="77777777" w:rsidR="005F0EA9" w:rsidRDefault="005F0EA9" w:rsidP="00250BBF">
      <w:pPr>
        <w:pStyle w:val="par2"/>
        <w:numPr>
          <w:ilvl w:val="1"/>
          <w:numId w:val="22"/>
        </w:numPr>
        <w:tabs>
          <w:tab w:val="clear" w:pos="1440"/>
        </w:tabs>
        <w:ind w:hanging="720"/>
      </w:pPr>
      <w:r>
        <w:t>Be equipped with a bailing device as specified in # 305-</w:t>
      </w:r>
      <w:proofErr w:type="gramStart"/>
      <w:r>
        <w:t>6.c.</w:t>
      </w:r>
      <w:proofErr w:type="gramEnd"/>
      <w:r>
        <w:t>, except that self-bailing vessels are exempt from this requirement; and</w:t>
      </w:r>
    </w:p>
    <w:p w14:paraId="32C92875" w14:textId="77777777" w:rsidR="005F0EA9" w:rsidRDefault="005F0EA9" w:rsidP="00250BBF">
      <w:pPr>
        <w:pStyle w:val="par2"/>
        <w:numPr>
          <w:ilvl w:val="1"/>
          <w:numId w:val="22"/>
        </w:numPr>
        <w:tabs>
          <w:tab w:val="clear" w:pos="1440"/>
        </w:tabs>
        <w:ind w:hanging="720"/>
      </w:pPr>
      <w:r>
        <w:t xml:space="preserve">Be equipped with one suitable size ladder, capable of accommodating </w:t>
      </w:r>
      <w:proofErr w:type="gramStart"/>
      <w:r>
        <w:t>persons</w:t>
      </w:r>
      <w:proofErr w:type="gramEnd"/>
      <w:r>
        <w:t xml:space="preserve"> boarding from the water and stored </w:t>
      </w:r>
      <w:proofErr w:type="gramStart"/>
      <w:r>
        <w:t>so as to</w:t>
      </w:r>
      <w:proofErr w:type="gramEnd"/>
      <w:r>
        <w:t xml:space="preserve"> be readily accessible.</w:t>
      </w:r>
    </w:p>
    <w:p w14:paraId="5C87E82C" w14:textId="77777777" w:rsidR="0074243A" w:rsidRDefault="0074243A">
      <w:pPr>
        <w:spacing w:before="0"/>
        <w:rPr>
          <w:b/>
          <w:bCs/>
        </w:rPr>
      </w:pPr>
      <w:r>
        <w:rPr>
          <w:b/>
          <w:bCs/>
        </w:rPr>
        <w:br w:type="page"/>
      </w:r>
    </w:p>
    <w:p w14:paraId="02484FD7" w14:textId="2F1BE75F" w:rsidR="00D027B6" w:rsidRPr="003F6A53" w:rsidRDefault="00870768" w:rsidP="00D027B6">
      <w:pPr>
        <w:pStyle w:val="upar1"/>
        <w:spacing w:before="0"/>
        <w:jc w:val="right"/>
        <w:rPr>
          <w:b/>
        </w:rPr>
      </w:pPr>
      <w:r>
        <w:rPr>
          <w:b/>
          <w:bCs/>
        </w:rPr>
        <w:lastRenderedPageBreak/>
        <w:t>DORA 09</w:t>
      </w:r>
      <w:r w:rsidRPr="00B22D60">
        <w:rPr>
          <w:b/>
          <w:bCs/>
        </w:rPr>
        <w:t>/</w:t>
      </w:r>
      <w:r>
        <w:rPr>
          <w:b/>
          <w:bCs/>
        </w:rPr>
        <w:t>30</w:t>
      </w:r>
      <w:r w:rsidRPr="00B22D60">
        <w:rPr>
          <w:b/>
          <w:bCs/>
        </w:rPr>
        <w:t>/202</w:t>
      </w:r>
      <w:r>
        <w:rPr>
          <w:b/>
          <w:bCs/>
        </w:rPr>
        <w:t>6</w:t>
      </w:r>
    </w:p>
    <w:p w14:paraId="2B2B9405" w14:textId="77777777" w:rsidR="00D027B6" w:rsidRPr="00D638DE" w:rsidRDefault="00D027B6" w:rsidP="00D027B6">
      <w:pPr>
        <w:pStyle w:val="upar1"/>
        <w:spacing w:before="0"/>
        <w:jc w:val="right"/>
        <w:rPr>
          <w:b/>
          <w:bCs/>
        </w:rPr>
      </w:pPr>
      <w:r w:rsidRPr="00D638DE">
        <w:rPr>
          <w:b/>
          <w:bCs/>
        </w:rPr>
        <w:t>Basis and Purpose</w:t>
      </w:r>
    </w:p>
    <w:p w14:paraId="25250838" w14:textId="15927DFB" w:rsidR="0044321D" w:rsidRPr="00870768" w:rsidRDefault="00D027B6" w:rsidP="00870768">
      <w:pPr>
        <w:pStyle w:val="upar1"/>
        <w:spacing w:before="0"/>
        <w:jc w:val="right"/>
        <w:rPr>
          <w:b/>
          <w:bCs/>
        </w:rPr>
      </w:pPr>
      <w:r>
        <w:rPr>
          <w:b/>
          <w:bCs/>
        </w:rPr>
        <w:t>Chapter P-3 - River Outfitters</w:t>
      </w:r>
    </w:p>
    <w:p w14:paraId="18B916E6" w14:textId="77777777" w:rsidR="0044321D" w:rsidRPr="00D638DE" w:rsidRDefault="0044321D" w:rsidP="00877583">
      <w:pPr>
        <w:pStyle w:val="Heading2"/>
      </w:pPr>
      <w:bookmarkStart w:id="37" w:name="_Toc204600358"/>
      <w:bookmarkStart w:id="38" w:name="bandp"/>
      <w:r w:rsidRPr="00D638DE">
        <w:t>Basis and Purpose:</w:t>
      </w:r>
      <w:bookmarkEnd w:id="37"/>
    </w:p>
    <w:bookmarkEnd w:id="38"/>
    <w:p w14:paraId="790DF330" w14:textId="04DBE124" w:rsidR="0074243A" w:rsidRPr="00414C20" w:rsidRDefault="00B34CC4" w:rsidP="007E0905">
      <w:pPr>
        <w:pStyle w:val="upar1"/>
        <w:spacing w:line="276" w:lineRule="auto"/>
        <w:rPr>
          <w:b/>
          <w:bCs/>
          <w:u w:val="single"/>
        </w:rPr>
      </w:pPr>
      <w:r w:rsidRPr="00414C20">
        <w:rPr>
          <w:b/>
          <w:bCs/>
          <w:u w:val="single"/>
        </w:rPr>
        <w:t>Updating the river outfitters regulations to implement HB 26-1197</w:t>
      </w:r>
    </w:p>
    <w:p w14:paraId="084E69EB" w14:textId="77777777" w:rsidR="00F01786" w:rsidRPr="00414C20" w:rsidRDefault="00F01786" w:rsidP="00F01786">
      <w:pPr>
        <w:spacing w:before="0"/>
        <w:rPr>
          <w:rFonts w:eastAsia="Calibri"/>
        </w:rPr>
      </w:pPr>
    </w:p>
    <w:p w14:paraId="37311957" w14:textId="3F9AAC4A" w:rsidR="00F01786" w:rsidRPr="00414C20" w:rsidRDefault="00F01786" w:rsidP="00F01786">
      <w:pPr>
        <w:spacing w:before="0"/>
        <w:rPr>
          <w:rFonts w:eastAsia="Calibri"/>
        </w:rPr>
      </w:pPr>
      <w:r w:rsidRPr="00414C20">
        <w:rPr>
          <w:rFonts w:eastAsia="Calibri"/>
        </w:rPr>
        <w:t xml:space="preserve">CPW licenses and </w:t>
      </w:r>
      <w:proofErr w:type="gramStart"/>
      <w:r w:rsidR="00AC6156" w:rsidRPr="00414C20">
        <w:rPr>
          <w:rFonts w:eastAsia="Calibri"/>
        </w:rPr>
        <w:t>regulate</w:t>
      </w:r>
      <w:r w:rsidR="00C93959">
        <w:rPr>
          <w:rFonts w:eastAsia="Calibri"/>
        </w:rPr>
        <w:t>s</w:t>
      </w:r>
      <w:proofErr w:type="gramEnd"/>
      <w:r w:rsidRPr="00414C20">
        <w:rPr>
          <w:rFonts w:eastAsia="Calibri"/>
        </w:rPr>
        <w:t xml:space="preserve"> river outfitters, meaning people who provide river-running services to the public for compensation (regulated trips). As part of that licensing process, no person may serve as a professional river outfitter without first obtaining a river outfitter license from CPW (ROL). River outfitters must meet the regulatory safety standards for river-running established by the Commission. HB 26-1197 revised the statutory definition of a vessel. </w:t>
      </w:r>
      <w:proofErr w:type="gramStart"/>
      <w:r w:rsidRPr="00414C20">
        <w:rPr>
          <w:rFonts w:eastAsia="Calibri"/>
        </w:rPr>
        <w:t>In order to</w:t>
      </w:r>
      <w:proofErr w:type="gramEnd"/>
      <w:r w:rsidRPr="00414C20">
        <w:rPr>
          <w:rFonts w:eastAsia="Calibri"/>
        </w:rPr>
        <w:t xml:space="preserve"> implement the bill these changes </w:t>
      </w:r>
      <w:r w:rsidR="00AC6156" w:rsidRPr="00414C20">
        <w:rPr>
          <w:rFonts w:eastAsia="Calibri"/>
        </w:rPr>
        <w:t>will update</w:t>
      </w:r>
      <w:r w:rsidRPr="00414C20">
        <w:rPr>
          <w:rFonts w:eastAsia="Calibri"/>
        </w:rPr>
        <w:t xml:space="preserve"> the regulations to allow the use of single-chambered vessels that are designed to carry one person. Considering technological advancements, the Division believes the use of single-chambered vessels on regulated trips that are designed to carry one person, like paddleboards and </w:t>
      </w:r>
      <w:proofErr w:type="spellStart"/>
      <w:r w:rsidRPr="00414C20">
        <w:rPr>
          <w:rFonts w:eastAsia="Calibri"/>
        </w:rPr>
        <w:t>packrafts</w:t>
      </w:r>
      <w:proofErr w:type="spellEnd"/>
      <w:r w:rsidRPr="00414C20">
        <w:rPr>
          <w:rFonts w:eastAsia="Calibri"/>
        </w:rPr>
        <w:t xml:space="preserve">, are appropriate. </w:t>
      </w:r>
    </w:p>
    <w:p w14:paraId="035D7A04" w14:textId="66E84E3A" w:rsidR="007E0905" w:rsidRPr="007E0905" w:rsidRDefault="007E0905" w:rsidP="007E0905">
      <w:pPr>
        <w:pStyle w:val="upar1"/>
        <w:spacing w:line="276" w:lineRule="auto"/>
        <w:rPr>
          <w:b/>
          <w:bCs/>
        </w:rPr>
      </w:pPr>
      <w:r w:rsidRPr="00414C20">
        <w:t xml:space="preserve">The statements of basis and purpose for these regulations can be obtained from the Colorado Division of Parks and Wildlife, Office of the Regulations Manager by emailing </w:t>
      </w:r>
      <w:hyperlink r:id="rId8" w:history="1">
        <w:r w:rsidRPr="00414C20">
          <w:rPr>
            <w:rStyle w:val="Hyperlink"/>
          </w:rPr>
          <w:t>dnr_cpw_planning@state.co.us</w:t>
        </w:r>
      </w:hyperlink>
      <w:r w:rsidRPr="00414C20">
        <w:t xml:space="preserve"> or by visiting the Division of Parks and Wildlife headquarters at 6060 Broadway, Denver, CO, 80216.</w:t>
      </w:r>
    </w:p>
    <w:p w14:paraId="7858D914" w14:textId="77777777" w:rsidR="00F6434A" w:rsidRPr="00A37A3C" w:rsidRDefault="00F6434A" w:rsidP="00F6434A">
      <w:pPr>
        <w:pStyle w:val="upar1"/>
        <w:spacing w:before="0" w:line="276" w:lineRule="auto"/>
      </w:pPr>
    </w:p>
    <w:p w14:paraId="038CC928" w14:textId="77777777" w:rsidR="00F6434A" w:rsidRPr="00A37A3C" w:rsidRDefault="00F6434A" w:rsidP="00F6434A">
      <w:pPr>
        <w:pStyle w:val="ListParagraph"/>
        <w:spacing w:line="276" w:lineRule="auto"/>
        <w:ind w:left="0"/>
        <w:rPr>
          <w:rFonts w:ascii="Arial" w:hAnsi="Arial" w:cs="Arial"/>
          <w:b/>
          <w:sz w:val="20"/>
          <w:szCs w:val="20"/>
        </w:rPr>
      </w:pPr>
      <w:r w:rsidRPr="00A37A3C">
        <w:rPr>
          <w:rFonts w:ascii="Arial" w:hAnsi="Arial" w:cs="Arial"/>
          <w:b/>
          <w:bCs/>
          <w:sz w:val="20"/>
          <w:szCs w:val="20"/>
        </w:rPr>
        <w:t xml:space="preserve">The primary statutory authority for these regulations can be found in § 24-4-103, C.R.S., and the state Parks Act, §§ </w:t>
      </w:r>
      <w:r w:rsidRPr="00A37A3C">
        <w:rPr>
          <w:rFonts w:ascii="Arial" w:hAnsi="Arial" w:cs="Arial"/>
          <w:b/>
          <w:sz w:val="20"/>
          <w:szCs w:val="20"/>
        </w:rPr>
        <w:t xml:space="preserve">33-10-101 to 33-33-113, C.R.S., and </w:t>
      </w:r>
      <w:r w:rsidRPr="00A37A3C">
        <w:rPr>
          <w:rFonts w:ascii="Arial" w:hAnsi="Arial" w:cs="Arial"/>
          <w:b/>
          <w:bCs/>
          <w:sz w:val="20"/>
          <w:szCs w:val="20"/>
        </w:rPr>
        <w:t xml:space="preserve">specifically </w:t>
      </w:r>
      <w:proofErr w:type="gramStart"/>
      <w:r w:rsidRPr="00A37A3C">
        <w:rPr>
          <w:rFonts w:ascii="Arial" w:hAnsi="Arial" w:cs="Arial"/>
          <w:b/>
          <w:bCs/>
          <w:sz w:val="20"/>
          <w:szCs w:val="20"/>
        </w:rPr>
        <w:t>including</w:t>
      </w:r>
      <w:proofErr w:type="gramEnd"/>
      <w:r w:rsidRPr="00A37A3C">
        <w:rPr>
          <w:rFonts w:ascii="Arial" w:hAnsi="Arial" w:cs="Arial"/>
          <w:b/>
          <w:bCs/>
          <w:sz w:val="20"/>
          <w:szCs w:val="20"/>
        </w:rPr>
        <w:t xml:space="preserve">, but not limited to: §§ 33-10-106 and </w:t>
      </w:r>
      <w:proofErr w:type="gramStart"/>
      <w:r w:rsidRPr="00A37A3C">
        <w:rPr>
          <w:rFonts w:ascii="Arial" w:hAnsi="Arial" w:cs="Arial"/>
          <w:b/>
          <w:bCs/>
          <w:sz w:val="20"/>
          <w:szCs w:val="20"/>
        </w:rPr>
        <w:t>33-10-107</w:t>
      </w:r>
      <w:proofErr w:type="gramEnd"/>
      <w:r w:rsidRPr="00A37A3C">
        <w:rPr>
          <w:rFonts w:ascii="Arial" w:hAnsi="Arial" w:cs="Arial"/>
          <w:b/>
          <w:sz w:val="20"/>
          <w:szCs w:val="20"/>
        </w:rPr>
        <w:t>, C.R.S.</w:t>
      </w:r>
    </w:p>
    <w:p w14:paraId="4B0DC4CB" w14:textId="77777777" w:rsidR="00F6434A" w:rsidRPr="00A37A3C" w:rsidRDefault="00F6434A" w:rsidP="00F6434A">
      <w:pPr>
        <w:pStyle w:val="ListParagraph"/>
        <w:spacing w:line="276" w:lineRule="auto"/>
        <w:ind w:left="0"/>
        <w:rPr>
          <w:rFonts w:ascii="Arial" w:hAnsi="Arial" w:cs="Arial"/>
          <w:b/>
          <w:bCs/>
          <w:sz w:val="20"/>
          <w:szCs w:val="20"/>
        </w:rPr>
      </w:pPr>
    </w:p>
    <w:p w14:paraId="6A43819A" w14:textId="2238C84D" w:rsidR="00F6434A" w:rsidRPr="00A37A3C" w:rsidRDefault="00F6434A" w:rsidP="00F6434A">
      <w:pPr>
        <w:spacing w:before="0" w:line="276" w:lineRule="auto"/>
        <w:rPr>
          <w:b/>
        </w:rPr>
      </w:pPr>
      <w:r w:rsidRPr="00A37A3C">
        <w:rPr>
          <w:b/>
        </w:rPr>
        <w:t xml:space="preserve">EFFECTIVE DATE - THESE REGULATIONS SHALL BECOME EFFECTIVE </w:t>
      </w:r>
      <w:r w:rsidR="00870768">
        <w:rPr>
          <w:b/>
        </w:rPr>
        <w:t>JANUARY</w:t>
      </w:r>
      <w:r w:rsidRPr="00A37A3C">
        <w:rPr>
          <w:b/>
        </w:rPr>
        <w:t xml:space="preserve"> 1, </w:t>
      </w:r>
      <w:r w:rsidR="00AC6156" w:rsidRPr="00A37A3C">
        <w:rPr>
          <w:b/>
        </w:rPr>
        <w:t>202</w:t>
      </w:r>
      <w:r w:rsidR="00AC6156">
        <w:rPr>
          <w:b/>
        </w:rPr>
        <w:t>7,</w:t>
      </w:r>
      <w:r w:rsidRPr="00A37A3C">
        <w:rPr>
          <w:b/>
        </w:rPr>
        <w:t xml:space="preserve"> AND SHALL REMAIN IN FULL FORCE AND EFFECT UNTIL REPEALED, AMENDED OR SUPERSEDED.</w:t>
      </w:r>
    </w:p>
    <w:p w14:paraId="3ACFD354" w14:textId="77777777" w:rsidR="00F6434A" w:rsidRPr="00A37A3C" w:rsidRDefault="00F6434A" w:rsidP="00F6434A">
      <w:pPr>
        <w:spacing w:before="0" w:line="276" w:lineRule="auto"/>
        <w:rPr>
          <w:b/>
        </w:rPr>
      </w:pPr>
    </w:p>
    <w:p w14:paraId="51EB03F3" w14:textId="0383545A" w:rsidR="00F6434A" w:rsidRPr="00A37A3C" w:rsidRDefault="00F6434A" w:rsidP="00F6434A">
      <w:pPr>
        <w:spacing w:before="0" w:line="276" w:lineRule="auto"/>
        <w:rPr>
          <w:b/>
        </w:rPr>
      </w:pPr>
      <w:r w:rsidRPr="00A37A3C">
        <w:rPr>
          <w:b/>
        </w:rPr>
        <w:t xml:space="preserve">APPROVED AND ADOPTED BY THE PARKS AND WILDLIFE COMMISSION OF THE STATE OF COLORADO THIS </w:t>
      </w:r>
      <w:r w:rsidR="00870768">
        <w:rPr>
          <w:b/>
        </w:rPr>
        <w:t>4</w:t>
      </w:r>
      <w:r w:rsidRPr="00A37A3C">
        <w:rPr>
          <w:b/>
        </w:rPr>
        <w:t xml:space="preserve">TH DAY OF </w:t>
      </w:r>
      <w:r w:rsidR="00870768">
        <w:rPr>
          <w:b/>
        </w:rPr>
        <w:t>NOVEMBER</w:t>
      </w:r>
      <w:r w:rsidRPr="00A37A3C">
        <w:rPr>
          <w:b/>
        </w:rPr>
        <w:t xml:space="preserve"> 202</w:t>
      </w:r>
      <w:r w:rsidR="00870768">
        <w:rPr>
          <w:b/>
        </w:rPr>
        <w:t>6</w:t>
      </w:r>
      <w:r w:rsidRPr="00A37A3C">
        <w:rPr>
          <w:b/>
        </w:rPr>
        <w:t>.</w:t>
      </w:r>
    </w:p>
    <w:p w14:paraId="4003513A" w14:textId="77777777" w:rsidR="00F6434A" w:rsidRPr="00A37A3C" w:rsidRDefault="00F6434A" w:rsidP="00F6434A">
      <w:pPr>
        <w:pStyle w:val="Default"/>
        <w:spacing w:line="276" w:lineRule="auto"/>
        <w:jc w:val="right"/>
        <w:rPr>
          <w:b/>
          <w:bCs/>
          <w:sz w:val="20"/>
          <w:szCs w:val="20"/>
        </w:rPr>
      </w:pPr>
    </w:p>
    <w:p w14:paraId="2B04132F" w14:textId="77777777" w:rsidR="0044321D" w:rsidRDefault="0044321D" w:rsidP="00870768">
      <w:pPr>
        <w:pStyle w:val="upar1"/>
        <w:spacing w:before="0"/>
      </w:pPr>
    </w:p>
    <w:sectPr w:rsidR="0044321D" w:rsidSect="00821D2B">
      <w:footerReference w:type="default" r:id="rId9"/>
      <w:footerReference w:type="first" r:id="rId1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B5100" w14:textId="77777777" w:rsidR="00E52FF5" w:rsidRDefault="00E52FF5" w:rsidP="0044321D">
      <w:pPr>
        <w:spacing w:before="0"/>
      </w:pPr>
      <w:r>
        <w:separator/>
      </w:r>
    </w:p>
  </w:endnote>
  <w:endnote w:type="continuationSeparator" w:id="0">
    <w:p w14:paraId="36473FE9" w14:textId="77777777" w:rsidR="00E52FF5" w:rsidRDefault="00E52FF5" w:rsidP="0044321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4842568"/>
      <w:docPartObj>
        <w:docPartGallery w:val="Page Numbers (Bottom of Page)"/>
        <w:docPartUnique/>
      </w:docPartObj>
    </w:sdtPr>
    <w:sdtEndPr>
      <w:rPr>
        <w:noProof/>
      </w:rPr>
    </w:sdtEndPr>
    <w:sdtContent>
      <w:p w14:paraId="7B4B29EA" w14:textId="77777777" w:rsidR="00821D2B" w:rsidRDefault="00821D2B">
        <w:pPr>
          <w:pStyle w:val="Footer"/>
          <w:jc w:val="center"/>
        </w:pPr>
        <w:r>
          <w:fldChar w:fldCharType="begin"/>
        </w:r>
        <w:r>
          <w:instrText xml:space="preserve"> PAGE   \* MERGEFORMAT </w:instrText>
        </w:r>
        <w:r>
          <w:fldChar w:fldCharType="separate"/>
        </w:r>
        <w:r w:rsidR="00DA5D5F">
          <w:rPr>
            <w:noProof/>
          </w:rPr>
          <w:t>18</w:t>
        </w:r>
        <w:r>
          <w:rPr>
            <w:noProof/>
          </w:rPr>
          <w:fldChar w:fldCharType="end"/>
        </w:r>
      </w:p>
    </w:sdtContent>
  </w:sdt>
  <w:p w14:paraId="0D93EE32" w14:textId="77777777" w:rsidR="00821D2B" w:rsidRDefault="00821D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278F8" w14:textId="77777777" w:rsidR="00821D2B" w:rsidRDefault="00821D2B">
    <w:pPr>
      <w:pStyle w:val="Footer"/>
      <w:jc w:val="center"/>
    </w:pPr>
  </w:p>
  <w:p w14:paraId="4807B51C" w14:textId="77777777" w:rsidR="00821D2B" w:rsidRDefault="00821D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A98B7" w14:textId="77777777" w:rsidR="00E52FF5" w:rsidRDefault="00E52FF5" w:rsidP="0044321D">
      <w:pPr>
        <w:spacing w:before="0"/>
      </w:pPr>
      <w:r>
        <w:separator/>
      </w:r>
    </w:p>
  </w:footnote>
  <w:footnote w:type="continuationSeparator" w:id="0">
    <w:p w14:paraId="722E21E8" w14:textId="77777777" w:rsidR="00E52FF5" w:rsidRDefault="00E52FF5" w:rsidP="0044321D">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cs="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cs="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cs="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cs="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0A045A60"/>
    <w:multiLevelType w:val="hybridMultilevel"/>
    <w:tmpl w:val="C36EFEEC"/>
    <w:lvl w:ilvl="0" w:tplc="57EEC7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A64802"/>
    <w:multiLevelType w:val="hybridMultilevel"/>
    <w:tmpl w:val="86DAC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EE6522"/>
    <w:multiLevelType w:val="hybridMultilevel"/>
    <w:tmpl w:val="D70454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075C64"/>
    <w:multiLevelType w:val="hybridMultilevel"/>
    <w:tmpl w:val="46802ED0"/>
    <w:lvl w:ilvl="0" w:tplc="9358F9BC">
      <w:start w:val="1"/>
      <w:numFmt w:val="lowerLetter"/>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FF7D7C"/>
    <w:multiLevelType w:val="hybridMultilevel"/>
    <w:tmpl w:val="49BE6358"/>
    <w:lvl w:ilvl="0" w:tplc="445E316E">
      <w:start w:val="7"/>
      <w:numFmt w:val="decimal"/>
      <w:lvlText w:val="%1."/>
      <w:lvlJc w:val="left"/>
      <w:pPr>
        <w:ind w:left="1080" w:hanging="720"/>
      </w:pPr>
      <w:rPr>
        <w:rFonts w:hint="default"/>
      </w:rPr>
    </w:lvl>
    <w:lvl w:ilvl="1" w:tplc="B882EE8C">
      <w:start w:val="1"/>
      <w:numFmt w:val="lowerLetter"/>
      <w:lvlText w:val="%2."/>
      <w:lvlJc w:val="left"/>
      <w:pPr>
        <w:ind w:left="1800" w:hanging="720"/>
      </w:pPr>
      <w:rPr>
        <w:rFonts w:hint="default"/>
      </w:rPr>
    </w:lvl>
    <w:lvl w:ilvl="2" w:tplc="A26A36AC">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1565AB"/>
    <w:multiLevelType w:val="hybridMultilevel"/>
    <w:tmpl w:val="EC308078"/>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226F11"/>
    <w:multiLevelType w:val="hybridMultilevel"/>
    <w:tmpl w:val="AB0EB67A"/>
    <w:lvl w:ilvl="0" w:tplc="6EBC8E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A552B3"/>
    <w:multiLevelType w:val="hybridMultilevel"/>
    <w:tmpl w:val="4BB6060E"/>
    <w:lvl w:ilvl="0" w:tplc="0409000F">
      <w:start w:val="1"/>
      <w:numFmt w:val="decimal"/>
      <w:lvlText w:val="%1."/>
      <w:lvlJc w:val="left"/>
      <w:pPr>
        <w:ind w:left="720" w:hanging="360"/>
      </w:pPr>
    </w:lvl>
    <w:lvl w:ilvl="1" w:tplc="9C1C6670">
      <w:start w:val="1"/>
      <w:numFmt w:val="lowerLetter"/>
      <w:lvlText w:val="%2."/>
      <w:lvlJc w:val="left"/>
      <w:pPr>
        <w:ind w:left="1800" w:hanging="720"/>
      </w:pPr>
      <w:rPr>
        <w:rFonts w:hint="default"/>
      </w:rPr>
    </w:lvl>
    <w:lvl w:ilvl="2" w:tplc="0C348F3C">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133E12"/>
    <w:multiLevelType w:val="hybridMultilevel"/>
    <w:tmpl w:val="97FE5B94"/>
    <w:lvl w:ilvl="0" w:tplc="D7684578">
      <w:start w:val="1"/>
      <w:numFmt w:val="decimal"/>
      <w:lvlText w:val="%1."/>
      <w:lvlJc w:val="left"/>
      <w:pPr>
        <w:ind w:left="1080" w:hanging="720"/>
      </w:pPr>
      <w:rPr>
        <w:rFonts w:hint="default"/>
      </w:rPr>
    </w:lvl>
    <w:lvl w:ilvl="1" w:tplc="7DD27B88">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F93181"/>
    <w:multiLevelType w:val="hybridMultilevel"/>
    <w:tmpl w:val="CC6AB5BE"/>
    <w:lvl w:ilvl="0" w:tplc="5FD00C3A">
      <w:start w:val="1"/>
      <w:numFmt w:val="decimal"/>
      <w:lvlText w:val="%1."/>
      <w:lvlJc w:val="left"/>
      <w:pPr>
        <w:ind w:left="1080" w:hanging="720"/>
      </w:pPr>
      <w:rPr>
        <w:rFonts w:hint="default"/>
      </w:rPr>
    </w:lvl>
    <w:lvl w:ilvl="1" w:tplc="9358F9BC">
      <w:start w:val="1"/>
      <w:numFmt w:val="lowerLetter"/>
      <w:lvlText w:val="%2."/>
      <w:lvlJc w:val="left"/>
      <w:pPr>
        <w:ind w:left="1800" w:hanging="720"/>
      </w:pPr>
      <w:rPr>
        <w:rFonts w:hint="default"/>
      </w:rPr>
    </w:lvl>
    <w:lvl w:ilvl="2" w:tplc="962C95EC">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7D78DF"/>
    <w:multiLevelType w:val="hybridMultilevel"/>
    <w:tmpl w:val="B0E85A70"/>
    <w:lvl w:ilvl="0" w:tplc="57EEC79C">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305E46"/>
    <w:multiLevelType w:val="hybridMultilevel"/>
    <w:tmpl w:val="92A2BA90"/>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6F45440"/>
    <w:multiLevelType w:val="hybridMultilevel"/>
    <w:tmpl w:val="B2E0CC4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CA94158"/>
    <w:multiLevelType w:val="hybridMultilevel"/>
    <w:tmpl w:val="0FCC77D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503D0C6A"/>
    <w:multiLevelType w:val="hybridMultilevel"/>
    <w:tmpl w:val="46E677C0"/>
    <w:lvl w:ilvl="0" w:tplc="445E316E">
      <w:start w:val="7"/>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4253CA"/>
    <w:multiLevelType w:val="hybridMultilevel"/>
    <w:tmpl w:val="6750C1B0"/>
    <w:lvl w:ilvl="0" w:tplc="445E316E">
      <w:start w:val="7"/>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0F1A82"/>
    <w:multiLevelType w:val="hybridMultilevel"/>
    <w:tmpl w:val="57B2B904"/>
    <w:lvl w:ilvl="0" w:tplc="B380EA92">
      <w:start w:val="1"/>
      <w:numFmt w:val="lowerLetter"/>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66474F"/>
    <w:multiLevelType w:val="hybridMultilevel"/>
    <w:tmpl w:val="CC603130"/>
    <w:lvl w:ilvl="0" w:tplc="9C1C6670">
      <w:start w:val="1"/>
      <w:numFmt w:val="lowerLetter"/>
      <w:lvlText w:val="%1."/>
      <w:lvlJc w:val="left"/>
      <w:pPr>
        <w:ind w:left="180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AA6219"/>
    <w:multiLevelType w:val="hybridMultilevel"/>
    <w:tmpl w:val="27428B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9C355C"/>
    <w:multiLevelType w:val="hybridMultilevel"/>
    <w:tmpl w:val="AEDA7A88"/>
    <w:lvl w:ilvl="0" w:tplc="6EBC8EC4">
      <w:start w:val="1"/>
      <w:numFmt w:val="decimal"/>
      <w:lvlText w:val="%1."/>
      <w:lvlJc w:val="left"/>
      <w:pPr>
        <w:ind w:left="1080" w:hanging="720"/>
      </w:pPr>
      <w:rPr>
        <w:rFonts w:hint="default"/>
      </w:rPr>
    </w:lvl>
    <w:lvl w:ilvl="1" w:tplc="B380EA92">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AC46EC"/>
    <w:multiLevelType w:val="hybridMultilevel"/>
    <w:tmpl w:val="24D45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1">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FF2BB2"/>
    <w:multiLevelType w:val="hybridMultilevel"/>
    <w:tmpl w:val="227C4046"/>
    <w:lvl w:ilvl="0" w:tplc="445E31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627EB7"/>
    <w:multiLevelType w:val="hybridMultilevel"/>
    <w:tmpl w:val="2A98585A"/>
    <w:lvl w:ilvl="0" w:tplc="646E50B0">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8835769">
    <w:abstractNumId w:val="9"/>
  </w:num>
  <w:num w:numId="2" w16cid:durableId="272134678">
    <w:abstractNumId w:val="7"/>
  </w:num>
  <w:num w:numId="3" w16cid:durableId="111168645">
    <w:abstractNumId w:val="6"/>
  </w:num>
  <w:num w:numId="4" w16cid:durableId="519055045">
    <w:abstractNumId w:val="5"/>
  </w:num>
  <w:num w:numId="5" w16cid:durableId="1591886711">
    <w:abstractNumId w:val="4"/>
  </w:num>
  <w:num w:numId="6" w16cid:durableId="987051057">
    <w:abstractNumId w:val="8"/>
  </w:num>
  <w:num w:numId="7" w16cid:durableId="84158800">
    <w:abstractNumId w:val="3"/>
  </w:num>
  <w:num w:numId="8" w16cid:durableId="735470565">
    <w:abstractNumId w:val="2"/>
  </w:num>
  <w:num w:numId="9" w16cid:durableId="1559901855">
    <w:abstractNumId w:val="1"/>
  </w:num>
  <w:num w:numId="10" w16cid:durableId="1225603458">
    <w:abstractNumId w:val="0"/>
  </w:num>
  <w:num w:numId="11" w16cid:durableId="1817531646">
    <w:abstractNumId w:val="23"/>
  </w:num>
  <w:num w:numId="12" w16cid:durableId="250435718">
    <w:abstractNumId w:val="11"/>
  </w:num>
  <w:num w:numId="13" w16cid:durableId="373703046">
    <w:abstractNumId w:val="19"/>
  </w:num>
  <w:num w:numId="14" w16cid:durableId="1217811832">
    <w:abstractNumId w:val="13"/>
  </w:num>
  <w:num w:numId="15" w16cid:durableId="51002322">
    <w:abstractNumId w:val="18"/>
  </w:num>
  <w:num w:numId="16" w16cid:durableId="417559999">
    <w:abstractNumId w:val="17"/>
  </w:num>
  <w:num w:numId="17" w16cid:durableId="2032954737">
    <w:abstractNumId w:val="27"/>
  </w:num>
  <w:num w:numId="18" w16cid:durableId="1645310696">
    <w:abstractNumId w:val="16"/>
  </w:num>
  <w:num w:numId="19" w16cid:durableId="525023105">
    <w:abstractNumId w:val="29"/>
  </w:num>
  <w:num w:numId="20" w16cid:durableId="773784831">
    <w:abstractNumId w:val="26"/>
  </w:num>
  <w:num w:numId="21" w16cid:durableId="483622154">
    <w:abstractNumId w:val="20"/>
  </w:num>
  <w:num w:numId="22" w16cid:durableId="1951668719">
    <w:abstractNumId w:val="24"/>
  </w:num>
  <w:num w:numId="23" w16cid:durableId="322197897">
    <w:abstractNumId w:val="25"/>
  </w:num>
  <w:num w:numId="24" w16cid:durableId="1097943720">
    <w:abstractNumId w:val="31"/>
  </w:num>
  <w:num w:numId="25" w16cid:durableId="2105179268">
    <w:abstractNumId w:val="10"/>
  </w:num>
  <w:num w:numId="26" w16cid:durableId="169373962">
    <w:abstractNumId w:val="14"/>
  </w:num>
  <w:num w:numId="27" w16cid:durableId="1588538229">
    <w:abstractNumId w:val="32"/>
  </w:num>
  <w:num w:numId="28" w16cid:durableId="1513185094">
    <w:abstractNumId w:val="21"/>
  </w:num>
  <w:num w:numId="29" w16cid:durableId="821508297">
    <w:abstractNumId w:val="12"/>
  </w:num>
  <w:num w:numId="30" w16cid:durableId="1257009889">
    <w:abstractNumId w:val="22"/>
  </w:num>
  <w:num w:numId="31" w16cid:durableId="2027124824">
    <w:abstractNumId w:val="28"/>
  </w:num>
  <w:num w:numId="32" w16cid:durableId="988441246">
    <w:abstractNumId w:val="15"/>
  </w:num>
  <w:num w:numId="33" w16cid:durableId="1931696848">
    <w:abstractNumId w:val="3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nandez, Hilary">
    <w15:presenceInfo w15:providerId="Windows Live" w15:userId="340e39e3a4167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65F6"/>
    <w:rsid w:val="00052BCD"/>
    <w:rsid w:val="000D38A8"/>
    <w:rsid w:val="000E37F1"/>
    <w:rsid w:val="00136129"/>
    <w:rsid w:val="00142713"/>
    <w:rsid w:val="001541DF"/>
    <w:rsid w:val="00181879"/>
    <w:rsid w:val="0018313E"/>
    <w:rsid w:val="001965F6"/>
    <w:rsid w:val="001E168A"/>
    <w:rsid w:val="001F6F78"/>
    <w:rsid w:val="00220565"/>
    <w:rsid w:val="0024043C"/>
    <w:rsid w:val="002440AA"/>
    <w:rsid w:val="002451A9"/>
    <w:rsid w:val="00250BBF"/>
    <w:rsid w:val="00252D2D"/>
    <w:rsid w:val="00263F40"/>
    <w:rsid w:val="00287206"/>
    <w:rsid w:val="002A7418"/>
    <w:rsid w:val="002B42C7"/>
    <w:rsid w:val="00362D18"/>
    <w:rsid w:val="003635C9"/>
    <w:rsid w:val="003D2E68"/>
    <w:rsid w:val="003D4C39"/>
    <w:rsid w:val="003E2C6A"/>
    <w:rsid w:val="003E4BAD"/>
    <w:rsid w:val="00414C20"/>
    <w:rsid w:val="00422DAF"/>
    <w:rsid w:val="0044321D"/>
    <w:rsid w:val="00461FF2"/>
    <w:rsid w:val="00470B97"/>
    <w:rsid w:val="004D0FE0"/>
    <w:rsid w:val="004F187C"/>
    <w:rsid w:val="004F3903"/>
    <w:rsid w:val="004F5CF7"/>
    <w:rsid w:val="00531040"/>
    <w:rsid w:val="00567282"/>
    <w:rsid w:val="00573E74"/>
    <w:rsid w:val="005B362F"/>
    <w:rsid w:val="005C0C4C"/>
    <w:rsid w:val="005D6E1B"/>
    <w:rsid w:val="005F0EA9"/>
    <w:rsid w:val="005F0F25"/>
    <w:rsid w:val="005F3717"/>
    <w:rsid w:val="00614C5A"/>
    <w:rsid w:val="0065253F"/>
    <w:rsid w:val="00662423"/>
    <w:rsid w:val="006C5929"/>
    <w:rsid w:val="00712753"/>
    <w:rsid w:val="00726C5A"/>
    <w:rsid w:val="0074243A"/>
    <w:rsid w:val="00762642"/>
    <w:rsid w:val="00796649"/>
    <w:rsid w:val="00797555"/>
    <w:rsid w:val="007A2667"/>
    <w:rsid w:val="007B4FC8"/>
    <w:rsid w:val="007D3E02"/>
    <w:rsid w:val="007E0905"/>
    <w:rsid w:val="00821D2B"/>
    <w:rsid w:val="00835BCB"/>
    <w:rsid w:val="00841C32"/>
    <w:rsid w:val="00860179"/>
    <w:rsid w:val="00860F36"/>
    <w:rsid w:val="00870768"/>
    <w:rsid w:val="008727F4"/>
    <w:rsid w:val="00874CD2"/>
    <w:rsid w:val="00877583"/>
    <w:rsid w:val="008A7FC9"/>
    <w:rsid w:val="008B40B3"/>
    <w:rsid w:val="008D3194"/>
    <w:rsid w:val="008E5855"/>
    <w:rsid w:val="00930B71"/>
    <w:rsid w:val="00935476"/>
    <w:rsid w:val="00944001"/>
    <w:rsid w:val="00954FFC"/>
    <w:rsid w:val="00960441"/>
    <w:rsid w:val="009649D7"/>
    <w:rsid w:val="00993332"/>
    <w:rsid w:val="00A004AB"/>
    <w:rsid w:val="00A410EE"/>
    <w:rsid w:val="00A6796D"/>
    <w:rsid w:val="00A82182"/>
    <w:rsid w:val="00A943D8"/>
    <w:rsid w:val="00AA1261"/>
    <w:rsid w:val="00AC6156"/>
    <w:rsid w:val="00B001B9"/>
    <w:rsid w:val="00B039AE"/>
    <w:rsid w:val="00B05426"/>
    <w:rsid w:val="00B135B7"/>
    <w:rsid w:val="00B25468"/>
    <w:rsid w:val="00B34CC4"/>
    <w:rsid w:val="00BA1342"/>
    <w:rsid w:val="00BF29F4"/>
    <w:rsid w:val="00C333DB"/>
    <w:rsid w:val="00C50266"/>
    <w:rsid w:val="00C93959"/>
    <w:rsid w:val="00CC38AA"/>
    <w:rsid w:val="00CD06F3"/>
    <w:rsid w:val="00CD5A25"/>
    <w:rsid w:val="00D027B6"/>
    <w:rsid w:val="00D24BE5"/>
    <w:rsid w:val="00D42425"/>
    <w:rsid w:val="00D761AA"/>
    <w:rsid w:val="00DA1CB7"/>
    <w:rsid w:val="00DA5D5F"/>
    <w:rsid w:val="00DC0D06"/>
    <w:rsid w:val="00DD7E19"/>
    <w:rsid w:val="00DE127F"/>
    <w:rsid w:val="00DE5547"/>
    <w:rsid w:val="00DF0958"/>
    <w:rsid w:val="00DF4A13"/>
    <w:rsid w:val="00E1153F"/>
    <w:rsid w:val="00E202D3"/>
    <w:rsid w:val="00E52FF5"/>
    <w:rsid w:val="00E607A5"/>
    <w:rsid w:val="00E761E0"/>
    <w:rsid w:val="00E76770"/>
    <w:rsid w:val="00EB2EFE"/>
    <w:rsid w:val="00EC0BD1"/>
    <w:rsid w:val="00F01786"/>
    <w:rsid w:val="00F6434A"/>
    <w:rsid w:val="00F7223B"/>
    <w:rsid w:val="00F87034"/>
    <w:rsid w:val="00FF1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C271CE"/>
  <w15:chartTrackingRefBased/>
  <w15:docId w15:val="{5E10F5D4-CA8B-439A-862E-068439B5B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CD2"/>
    <w:pPr>
      <w:spacing w:before="240"/>
    </w:pPr>
    <w:rPr>
      <w:rFonts w:ascii="Arial" w:hAnsi="Arial" w:cs="Arial"/>
    </w:rPr>
  </w:style>
  <w:style w:type="paragraph" w:styleId="Heading1">
    <w:name w:val="heading 1"/>
    <w:basedOn w:val="Title2"/>
    <w:next w:val="Normal"/>
    <w:link w:val="Heading1Char"/>
    <w:uiPriority w:val="99"/>
    <w:qFormat/>
    <w:rsid w:val="00712753"/>
    <w:pPr>
      <w:outlineLvl w:val="0"/>
    </w:pPr>
  </w:style>
  <w:style w:type="paragraph" w:styleId="Heading2">
    <w:name w:val="heading 2"/>
    <w:basedOn w:val="Heading1"/>
    <w:next w:val="Normal"/>
    <w:link w:val="Heading2Char"/>
    <w:uiPriority w:val="99"/>
    <w:qFormat/>
    <w:rsid w:val="00877583"/>
    <w:pPr>
      <w:outlineLvl w:val="1"/>
    </w:pPr>
  </w:style>
  <w:style w:type="paragraph" w:styleId="Heading3">
    <w:name w:val="heading 3"/>
    <w:basedOn w:val="Normal"/>
    <w:next w:val="Normal"/>
    <w:link w:val="Heading3Char"/>
    <w:uiPriority w:val="99"/>
    <w:qFormat/>
    <w:pPr>
      <w:keepNext/>
      <w:spacing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712753"/>
    <w:rPr>
      <w:rFonts w:ascii="Arial" w:hAnsi="Arial" w:cs="Arial"/>
      <w:b/>
      <w:bCs/>
    </w:rPr>
  </w:style>
  <w:style w:type="character" w:customStyle="1" w:styleId="Heading2Char">
    <w:name w:val="Heading 2 Char"/>
    <w:link w:val="Heading2"/>
    <w:uiPriority w:val="99"/>
    <w:rsid w:val="00877583"/>
    <w:rPr>
      <w:rFonts w:ascii="Arial" w:hAnsi="Arial" w:cs="Arial"/>
      <w:b/>
      <w:bCs/>
    </w:rPr>
  </w:style>
  <w:style w:type="character" w:customStyle="1" w:styleId="Heading3Char">
    <w:name w:val="Heading 3 Char"/>
    <w:link w:val="Heading3"/>
    <w:uiPriority w:val="9"/>
    <w:semiHidden/>
    <w:rPr>
      <w:rFonts w:ascii="Cambria" w:eastAsia="Times New Roman" w:hAnsi="Cambria" w:cs="Times New Roman"/>
      <w:b/>
      <w:bCs/>
      <w:sz w:val="26"/>
      <w:szCs w:val="26"/>
    </w:rPr>
  </w:style>
  <w:style w:type="paragraph" w:customStyle="1" w:styleId="Department">
    <w:name w:val="Department"/>
    <w:uiPriority w:val="99"/>
    <w:pPr>
      <w:jc w:val="center"/>
    </w:pPr>
    <w:rPr>
      <w:rFonts w:ascii="Arial" w:hAnsi="Arial" w:cs="Arial"/>
      <w:b/>
      <w:bCs/>
      <w:caps/>
      <w:sz w:val="28"/>
      <w:szCs w:val="28"/>
    </w:rPr>
  </w:style>
  <w:style w:type="paragraph" w:customStyle="1" w:styleId="Agency">
    <w:name w:val="Agency"/>
    <w:basedOn w:val="Normal"/>
    <w:uiPriority w:val="99"/>
    <w:pPr>
      <w:jc w:val="center"/>
    </w:pPr>
    <w:rPr>
      <w:b/>
      <w:bCs/>
      <w:sz w:val="28"/>
      <w:szCs w:val="28"/>
    </w:rPr>
  </w:style>
  <w:style w:type="paragraph" w:customStyle="1" w:styleId="CCRNumber">
    <w:name w:val="CCR Number"/>
    <w:uiPriority w:val="99"/>
    <w:pPr>
      <w:spacing w:before="240"/>
      <w:jc w:val="center"/>
    </w:pPr>
    <w:rPr>
      <w:rFonts w:ascii="Arial" w:hAnsi="Arial" w:cs="Arial"/>
      <w:b/>
      <w:bCs/>
      <w:caps/>
      <w:sz w:val="24"/>
      <w:szCs w:val="24"/>
    </w:rPr>
  </w:style>
  <w:style w:type="paragraph" w:customStyle="1" w:styleId="CCRTitle">
    <w:name w:val="CCR Title"/>
    <w:uiPriority w:val="99"/>
    <w:pPr>
      <w:spacing w:before="240"/>
      <w:jc w:val="center"/>
    </w:pPr>
    <w:rPr>
      <w:rFonts w:ascii="Arial" w:hAnsi="Arial" w:cs="Arial"/>
      <w:b/>
      <w:bCs/>
      <w:caps/>
      <w:sz w:val="24"/>
      <w:szCs w:val="24"/>
    </w:rPr>
  </w:style>
  <w:style w:type="paragraph" w:customStyle="1" w:styleId="Title1">
    <w:name w:val="Title1"/>
    <w:basedOn w:val="Normal"/>
    <w:uiPriority w:val="99"/>
    <w:rsid w:val="00C333DB"/>
    <w:pPr>
      <w:tabs>
        <w:tab w:val="left" w:pos="720"/>
        <w:tab w:val="left" w:pos="1440"/>
        <w:tab w:val="left" w:pos="2160"/>
      </w:tabs>
      <w:ind w:left="720" w:hanging="720"/>
    </w:pPr>
    <w:rPr>
      <w:b/>
      <w:bCs/>
    </w:rPr>
  </w:style>
  <w:style w:type="paragraph" w:customStyle="1" w:styleId="Title5">
    <w:name w:val="Title5"/>
    <w:basedOn w:val="Title2"/>
    <w:uiPriority w:val="99"/>
  </w:style>
  <w:style w:type="paragraph" w:customStyle="1" w:styleId="Title2">
    <w:name w:val="Title2"/>
    <w:basedOn w:val="Title1"/>
    <w:uiPriority w:val="99"/>
  </w:style>
  <w:style w:type="character" w:customStyle="1" w:styleId="cite">
    <w:name w:val="cite"/>
    <w:uiPriority w:val="99"/>
    <w:rPr>
      <w:color w:val="008080"/>
    </w:rPr>
  </w:style>
  <w:style w:type="paragraph" w:customStyle="1" w:styleId="par1">
    <w:name w:val="par1"/>
    <w:basedOn w:val="Normal"/>
    <w:uiPriority w:val="99"/>
    <w:rsid w:val="004F3903"/>
    <w:pPr>
      <w:tabs>
        <w:tab w:val="left" w:pos="720"/>
        <w:tab w:val="left" w:pos="1440"/>
        <w:tab w:val="left" w:pos="2160"/>
      </w:tabs>
      <w:ind w:left="720" w:hanging="720"/>
    </w:pPr>
  </w:style>
  <w:style w:type="paragraph" w:customStyle="1" w:styleId="cp">
    <w:name w:val="cp"/>
    <w:basedOn w:val="Normal"/>
    <w:uiPriority w:val="99"/>
    <w:pPr>
      <w:jc w:val="center"/>
    </w:pPr>
  </w:style>
  <w:style w:type="paragraph" w:customStyle="1" w:styleId="par2">
    <w:name w:val="par2"/>
    <w:basedOn w:val="par1"/>
    <w:uiPriority w:val="99"/>
    <w:pPr>
      <w:ind w:left="1440"/>
    </w:pPr>
  </w:style>
  <w:style w:type="paragraph" w:customStyle="1" w:styleId="upar2">
    <w:name w:val="upar2"/>
    <w:basedOn w:val="upar1"/>
    <w:uiPriority w:val="99"/>
    <w:rsid w:val="00835BCB"/>
    <w:pPr>
      <w:ind w:left="720"/>
    </w:pPr>
  </w:style>
  <w:style w:type="paragraph" w:customStyle="1" w:styleId="upar1">
    <w:name w:val="upar1"/>
    <w:basedOn w:val="Normal"/>
    <w:link w:val="upar1Char"/>
    <w:uiPriority w:val="99"/>
    <w:rsid w:val="00C333DB"/>
    <w:pPr>
      <w:tabs>
        <w:tab w:val="left" w:pos="720"/>
        <w:tab w:val="left" w:pos="1440"/>
      </w:tabs>
    </w:pPr>
  </w:style>
  <w:style w:type="paragraph" w:customStyle="1" w:styleId="upar3">
    <w:name w:val="upar3"/>
    <w:basedOn w:val="upar1"/>
    <w:uiPriority w:val="99"/>
    <w:pPr>
      <w:ind w:left="1440"/>
    </w:pPr>
  </w:style>
  <w:style w:type="paragraph" w:customStyle="1" w:styleId="Title3">
    <w:name w:val="Title3"/>
    <w:basedOn w:val="Title2"/>
    <w:uiPriority w:val="99"/>
  </w:style>
  <w:style w:type="paragraph" w:customStyle="1" w:styleId="Title4">
    <w:name w:val="Title4"/>
    <w:basedOn w:val="Title2"/>
    <w:uiPriority w:val="99"/>
  </w:style>
  <w:style w:type="paragraph" w:customStyle="1" w:styleId="upar4">
    <w:name w:val="upar4"/>
    <w:basedOn w:val="upar1"/>
    <w:uiPriority w:val="99"/>
    <w:pPr>
      <w:ind w:left="2160"/>
    </w:pPr>
  </w:style>
  <w:style w:type="paragraph" w:customStyle="1" w:styleId="par3">
    <w:name w:val="par3"/>
    <w:basedOn w:val="par1"/>
    <w:uiPriority w:val="99"/>
    <w:pPr>
      <w:ind w:left="2160"/>
    </w:pPr>
  </w:style>
  <w:style w:type="paragraph" w:customStyle="1" w:styleId="par4">
    <w:name w:val="par4"/>
    <w:basedOn w:val="par1"/>
    <w:uiPriority w:val="99"/>
    <w:pPr>
      <w:ind w:left="2880"/>
    </w:pPr>
  </w:style>
  <w:style w:type="paragraph" w:customStyle="1" w:styleId="figure-caption">
    <w:name w:val="figure-caption"/>
    <w:basedOn w:val="Normal"/>
    <w:uiPriority w:val="99"/>
    <w:rPr>
      <w:color w:val="800080"/>
    </w:rPr>
  </w:style>
  <w:style w:type="paragraph" w:customStyle="1" w:styleId="figure-orientation">
    <w:name w:val="figure-orientation"/>
    <w:basedOn w:val="Normal"/>
    <w:uiPriority w:val="99"/>
    <w:rPr>
      <w:color w:val="800080"/>
    </w:rPr>
  </w:style>
  <w:style w:type="paragraph" w:customStyle="1" w:styleId="figure-filename">
    <w:name w:val="figure-filename"/>
    <w:basedOn w:val="Normal"/>
    <w:uiPriority w:val="99"/>
    <w:rsid w:val="003D2E68"/>
    <w:pPr>
      <w:spacing w:before="0"/>
    </w:pPr>
    <w:rPr>
      <w:color w:val="800080"/>
    </w:rPr>
  </w:style>
  <w:style w:type="paragraph" w:customStyle="1" w:styleId="par5">
    <w:name w:val="par5"/>
    <w:basedOn w:val="par1"/>
    <w:uiPriority w:val="99"/>
    <w:pPr>
      <w:ind w:left="3600"/>
    </w:pPr>
  </w:style>
  <w:style w:type="paragraph" w:customStyle="1" w:styleId="upar5">
    <w:name w:val="upar5"/>
    <w:basedOn w:val="upar1"/>
    <w:uiPriority w:val="99"/>
    <w:pPr>
      <w:ind w:left="2880"/>
    </w:pPr>
  </w:style>
  <w:style w:type="character" w:customStyle="1" w:styleId="provision">
    <w:name w:val="provision"/>
    <w:uiPriority w:val="99"/>
    <w:rPr>
      <w:rFonts w:ascii="Arial" w:hAnsi="Arial" w:cs="Arial"/>
      <w:color w:val="auto"/>
      <w:sz w:val="20"/>
      <w:szCs w:val="20"/>
    </w:rPr>
  </w:style>
  <w:style w:type="character" w:customStyle="1" w:styleId="eff">
    <w:name w:val="eff"/>
    <w:uiPriority w:val="99"/>
    <w:rPr>
      <w:rFonts w:ascii="Arial" w:hAnsi="Arial" w:cs="Arial"/>
      <w:i/>
      <w:iCs/>
      <w:color w:val="0000FF"/>
      <w:sz w:val="20"/>
      <w:szCs w:val="20"/>
    </w:rPr>
  </w:style>
  <w:style w:type="paragraph" w:customStyle="1" w:styleId="Title6">
    <w:name w:val="Title6"/>
    <w:basedOn w:val="Title2"/>
    <w:uiPriority w:val="99"/>
  </w:style>
  <w:style w:type="paragraph" w:customStyle="1" w:styleId="par6">
    <w:name w:val="par6"/>
    <w:basedOn w:val="par1"/>
    <w:uiPriority w:val="99"/>
    <w:pPr>
      <w:ind w:left="4320"/>
    </w:pPr>
  </w:style>
  <w:style w:type="paragraph" w:customStyle="1" w:styleId="upar6">
    <w:name w:val="upar6"/>
    <w:basedOn w:val="upar1"/>
    <w:uiPriority w:val="99"/>
    <w:pPr>
      <w:ind w:left="3600"/>
    </w:pPr>
  </w:style>
  <w:style w:type="paragraph" w:customStyle="1" w:styleId="par7">
    <w:name w:val="par7"/>
    <w:basedOn w:val="par6"/>
    <w:uiPriority w:val="99"/>
  </w:style>
  <w:style w:type="paragraph" w:customStyle="1" w:styleId="upar7">
    <w:name w:val="upar7"/>
    <w:basedOn w:val="upar6"/>
    <w:uiPriority w:val="99"/>
  </w:style>
  <w:style w:type="paragraph" w:customStyle="1" w:styleId="upar8">
    <w:name w:val="upar8"/>
    <w:basedOn w:val="upar6"/>
    <w:uiPriority w:val="99"/>
  </w:style>
  <w:style w:type="paragraph" w:customStyle="1" w:styleId="upar9">
    <w:name w:val="upar9"/>
    <w:basedOn w:val="par6"/>
    <w:uiPriority w:val="99"/>
  </w:style>
  <w:style w:type="paragraph" w:customStyle="1" w:styleId="par8">
    <w:name w:val="par8"/>
    <w:basedOn w:val="par7"/>
    <w:uiPriority w:val="99"/>
  </w:style>
  <w:style w:type="character" w:customStyle="1" w:styleId="InlineGraphic">
    <w:name w:val="Inline Graphic"/>
    <w:uiPriority w:val="99"/>
    <w:rPr>
      <w:rFonts w:ascii="Arial" w:hAnsi="Arial" w:cs="Arial"/>
      <w:color w:val="auto"/>
      <w:sz w:val="20"/>
      <w:szCs w:val="20"/>
    </w:rPr>
  </w:style>
  <w:style w:type="paragraph" w:customStyle="1" w:styleId="Footnote">
    <w:name w:val="Footnote"/>
    <w:basedOn w:val="Normal"/>
    <w:uiPriority w:val="99"/>
    <w:pPr>
      <w:spacing w:before="120"/>
    </w:pPr>
    <w:rPr>
      <w:sz w:val="16"/>
      <w:szCs w:val="16"/>
    </w:rPr>
  </w:style>
  <w:style w:type="character" w:styleId="Hyperlink">
    <w:name w:val="Hyperlink"/>
    <w:uiPriority w:val="99"/>
    <w:unhideWhenUsed/>
    <w:rsid w:val="0044321D"/>
    <w:rPr>
      <w:color w:val="0000FF"/>
      <w:u w:val="single"/>
    </w:rPr>
  </w:style>
  <w:style w:type="paragraph" w:styleId="Header">
    <w:name w:val="header"/>
    <w:basedOn w:val="Normal"/>
    <w:link w:val="HeaderChar"/>
    <w:uiPriority w:val="99"/>
    <w:unhideWhenUsed/>
    <w:rsid w:val="0044321D"/>
    <w:pPr>
      <w:tabs>
        <w:tab w:val="center" w:pos="4680"/>
        <w:tab w:val="right" w:pos="9360"/>
      </w:tabs>
    </w:pPr>
  </w:style>
  <w:style w:type="character" w:customStyle="1" w:styleId="HeaderChar">
    <w:name w:val="Header Char"/>
    <w:link w:val="Header"/>
    <w:uiPriority w:val="99"/>
    <w:rsid w:val="0044321D"/>
    <w:rPr>
      <w:rFonts w:ascii="Arial" w:hAnsi="Arial" w:cs="Arial"/>
    </w:rPr>
  </w:style>
  <w:style w:type="paragraph" w:styleId="Footer">
    <w:name w:val="footer"/>
    <w:basedOn w:val="Normal"/>
    <w:link w:val="FooterChar"/>
    <w:uiPriority w:val="99"/>
    <w:unhideWhenUsed/>
    <w:rsid w:val="0044321D"/>
    <w:pPr>
      <w:tabs>
        <w:tab w:val="center" w:pos="4680"/>
        <w:tab w:val="right" w:pos="9360"/>
      </w:tabs>
    </w:pPr>
  </w:style>
  <w:style w:type="character" w:customStyle="1" w:styleId="FooterChar">
    <w:name w:val="Footer Char"/>
    <w:link w:val="Footer"/>
    <w:uiPriority w:val="99"/>
    <w:rsid w:val="0044321D"/>
    <w:rPr>
      <w:rFonts w:ascii="Arial" w:hAnsi="Arial" w:cs="Arial"/>
    </w:rPr>
  </w:style>
  <w:style w:type="paragraph" w:customStyle="1" w:styleId="Default">
    <w:name w:val="Default"/>
    <w:rsid w:val="00960441"/>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960441"/>
    <w:pPr>
      <w:spacing w:before="0"/>
      <w:ind w:left="720"/>
    </w:pPr>
    <w:rPr>
      <w:rFonts w:ascii="Calibri" w:eastAsia="Calibri" w:hAnsi="Calibri" w:cs="Times New Roman"/>
      <w:sz w:val="22"/>
      <w:szCs w:val="22"/>
    </w:rPr>
  </w:style>
  <w:style w:type="character" w:styleId="FollowedHyperlink">
    <w:name w:val="FollowedHyperlink"/>
    <w:uiPriority w:val="99"/>
    <w:semiHidden/>
    <w:unhideWhenUsed/>
    <w:rsid w:val="002440AA"/>
    <w:rPr>
      <w:color w:val="800080"/>
      <w:u w:val="single"/>
    </w:rPr>
  </w:style>
  <w:style w:type="character" w:customStyle="1" w:styleId="upar1Char">
    <w:name w:val="upar1 Char"/>
    <w:link w:val="upar1"/>
    <w:uiPriority w:val="99"/>
    <w:rsid w:val="00D027B6"/>
    <w:rPr>
      <w:rFonts w:ascii="Arial" w:hAnsi="Arial" w:cs="Arial"/>
    </w:rPr>
  </w:style>
  <w:style w:type="paragraph" w:styleId="NoSpacing">
    <w:name w:val="No Spacing"/>
    <w:uiPriority w:val="1"/>
    <w:qFormat/>
    <w:rsid w:val="007D3E02"/>
    <w:rPr>
      <w:rFonts w:ascii="Arial" w:hAnsi="Arial" w:cs="Arial"/>
    </w:rPr>
  </w:style>
  <w:style w:type="paragraph" w:styleId="Title">
    <w:name w:val="Title"/>
    <w:basedOn w:val="Title1"/>
    <w:next w:val="Normal"/>
    <w:link w:val="TitleChar"/>
    <w:uiPriority w:val="10"/>
    <w:qFormat/>
    <w:rsid w:val="004D0FE0"/>
    <w:pPr>
      <w:spacing w:before="0"/>
      <w:jc w:val="center"/>
    </w:pPr>
  </w:style>
  <w:style w:type="character" w:customStyle="1" w:styleId="TitleChar">
    <w:name w:val="Title Char"/>
    <w:basedOn w:val="DefaultParagraphFont"/>
    <w:link w:val="Title"/>
    <w:uiPriority w:val="10"/>
    <w:rsid w:val="004D0FE0"/>
    <w:rPr>
      <w:rFonts w:ascii="Arial" w:hAnsi="Arial" w:cs="Arial"/>
      <w:b/>
      <w:bCs/>
    </w:rPr>
  </w:style>
  <w:style w:type="paragraph" w:styleId="Subtitle">
    <w:name w:val="Subtitle"/>
    <w:basedOn w:val="Title1"/>
    <w:next w:val="Normal"/>
    <w:link w:val="SubtitleChar"/>
    <w:uiPriority w:val="11"/>
    <w:qFormat/>
    <w:rsid w:val="004D0FE0"/>
    <w:pPr>
      <w:spacing w:before="0"/>
      <w:jc w:val="center"/>
    </w:pPr>
  </w:style>
  <w:style w:type="character" w:customStyle="1" w:styleId="SubtitleChar">
    <w:name w:val="Subtitle Char"/>
    <w:basedOn w:val="DefaultParagraphFont"/>
    <w:link w:val="Subtitle"/>
    <w:uiPriority w:val="11"/>
    <w:rsid w:val="004D0FE0"/>
    <w:rPr>
      <w:rFonts w:ascii="Arial" w:hAnsi="Arial" w:cs="Arial"/>
      <w:b/>
      <w:bCs/>
    </w:rPr>
  </w:style>
  <w:style w:type="paragraph" w:styleId="TOC1">
    <w:name w:val="toc 1"/>
    <w:basedOn w:val="Normal"/>
    <w:next w:val="Normal"/>
    <w:autoRedefine/>
    <w:uiPriority w:val="39"/>
    <w:unhideWhenUsed/>
    <w:rsid w:val="00A6796D"/>
    <w:pPr>
      <w:tabs>
        <w:tab w:val="right" w:leader="dot" w:pos="9350"/>
      </w:tabs>
      <w:spacing w:after="100"/>
      <w:ind w:left="720" w:hanging="720"/>
    </w:pPr>
  </w:style>
  <w:style w:type="paragraph" w:styleId="TOCHeading">
    <w:name w:val="TOC Heading"/>
    <w:basedOn w:val="Heading1"/>
    <w:next w:val="Normal"/>
    <w:uiPriority w:val="39"/>
    <w:unhideWhenUsed/>
    <w:qFormat/>
    <w:rsid w:val="00712753"/>
    <w:pPr>
      <w:keepLines/>
      <w:spacing w:line="259" w:lineRule="auto"/>
      <w:outlineLvl w:val="9"/>
    </w:pPr>
    <w:rPr>
      <w:rFonts w:asciiTheme="majorHAnsi" w:eastAsiaTheme="majorEastAsia" w:hAnsiTheme="majorHAnsi" w:cstheme="majorBidi"/>
      <w:b w:val="0"/>
      <w:bCs w:val="0"/>
      <w:color w:val="2E74B5" w:themeColor="accent1" w:themeShade="BF"/>
    </w:rPr>
  </w:style>
  <w:style w:type="character" w:styleId="UnresolvedMention">
    <w:name w:val="Unresolved Mention"/>
    <w:basedOn w:val="DefaultParagraphFont"/>
    <w:uiPriority w:val="99"/>
    <w:semiHidden/>
    <w:unhideWhenUsed/>
    <w:rsid w:val="007E0905"/>
    <w:rPr>
      <w:color w:val="605E5C"/>
      <w:shd w:val="clear" w:color="auto" w:fill="E1DFDD"/>
    </w:rPr>
  </w:style>
  <w:style w:type="paragraph" w:styleId="Revision">
    <w:name w:val="Revision"/>
    <w:hidden/>
    <w:uiPriority w:val="99"/>
    <w:semiHidden/>
    <w:rsid w:val="0074243A"/>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nr_cpw_planning@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Template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DCB67-B565-476D-99DD-476D59C73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Template>
  <TotalTime>73</TotalTime>
  <Pages>4</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Parks and Outdoor Recreation Chapter 3</vt:lpstr>
    </vt:vector>
  </TitlesOfParts>
  <Company>Colorado Secretary of State</Company>
  <LinksUpToDate>false</LinksUpToDate>
  <CharactersWithSpaces>8496</CharactersWithSpaces>
  <SharedDoc>false</SharedDoc>
  <HLinks>
    <vt:vector size="54" baseType="variant">
      <vt:variant>
        <vt:i4>327692</vt:i4>
      </vt:variant>
      <vt:variant>
        <vt:i4>24</vt:i4>
      </vt:variant>
      <vt:variant>
        <vt:i4>0</vt:i4>
      </vt:variant>
      <vt:variant>
        <vt:i4>5</vt:i4>
      </vt:variant>
      <vt:variant>
        <vt:lpwstr/>
      </vt:variant>
      <vt:variant>
        <vt:lpwstr>bandp</vt:lpwstr>
      </vt:variant>
      <vt:variant>
        <vt:i4>262238</vt:i4>
      </vt:variant>
      <vt:variant>
        <vt:i4>21</vt:i4>
      </vt:variant>
      <vt:variant>
        <vt:i4>0</vt:i4>
      </vt:variant>
      <vt:variant>
        <vt:i4>5</vt:i4>
      </vt:variant>
      <vt:variant>
        <vt:lpwstr/>
      </vt:variant>
      <vt:variant>
        <vt:lpwstr>N307</vt:lpwstr>
      </vt:variant>
      <vt:variant>
        <vt:i4>327774</vt:i4>
      </vt:variant>
      <vt:variant>
        <vt:i4>18</vt:i4>
      </vt:variant>
      <vt:variant>
        <vt:i4>0</vt:i4>
      </vt:variant>
      <vt:variant>
        <vt:i4>5</vt:i4>
      </vt:variant>
      <vt:variant>
        <vt:lpwstr/>
      </vt:variant>
      <vt:variant>
        <vt:lpwstr>N306</vt:lpwstr>
      </vt:variant>
      <vt:variant>
        <vt:i4>393310</vt:i4>
      </vt:variant>
      <vt:variant>
        <vt:i4>15</vt:i4>
      </vt:variant>
      <vt:variant>
        <vt:i4>0</vt:i4>
      </vt:variant>
      <vt:variant>
        <vt:i4>5</vt:i4>
      </vt:variant>
      <vt:variant>
        <vt:lpwstr/>
      </vt:variant>
      <vt:variant>
        <vt:lpwstr>N305</vt:lpwstr>
      </vt:variant>
      <vt:variant>
        <vt:i4>458846</vt:i4>
      </vt:variant>
      <vt:variant>
        <vt:i4>12</vt:i4>
      </vt:variant>
      <vt:variant>
        <vt:i4>0</vt:i4>
      </vt:variant>
      <vt:variant>
        <vt:i4>5</vt:i4>
      </vt:variant>
      <vt:variant>
        <vt:lpwstr/>
      </vt:variant>
      <vt:variant>
        <vt:lpwstr>N304</vt:lpwstr>
      </vt:variant>
      <vt:variant>
        <vt:i4>94</vt:i4>
      </vt:variant>
      <vt:variant>
        <vt:i4>9</vt:i4>
      </vt:variant>
      <vt:variant>
        <vt:i4>0</vt:i4>
      </vt:variant>
      <vt:variant>
        <vt:i4>5</vt:i4>
      </vt:variant>
      <vt:variant>
        <vt:lpwstr/>
      </vt:variant>
      <vt:variant>
        <vt:lpwstr>N303</vt:lpwstr>
      </vt:variant>
      <vt:variant>
        <vt:i4>65630</vt:i4>
      </vt:variant>
      <vt:variant>
        <vt:i4>6</vt:i4>
      </vt:variant>
      <vt:variant>
        <vt:i4>0</vt:i4>
      </vt:variant>
      <vt:variant>
        <vt:i4>5</vt:i4>
      </vt:variant>
      <vt:variant>
        <vt:lpwstr/>
      </vt:variant>
      <vt:variant>
        <vt:lpwstr>N302</vt:lpwstr>
      </vt:variant>
      <vt:variant>
        <vt:i4>131166</vt:i4>
      </vt:variant>
      <vt:variant>
        <vt:i4>3</vt:i4>
      </vt:variant>
      <vt:variant>
        <vt:i4>0</vt:i4>
      </vt:variant>
      <vt:variant>
        <vt:i4>5</vt:i4>
      </vt:variant>
      <vt:variant>
        <vt:lpwstr/>
      </vt:variant>
      <vt:variant>
        <vt:lpwstr>N301</vt:lpwstr>
      </vt:variant>
      <vt:variant>
        <vt:i4>196702</vt:i4>
      </vt:variant>
      <vt:variant>
        <vt:i4>0</vt:i4>
      </vt:variant>
      <vt:variant>
        <vt:i4>0</vt:i4>
      </vt:variant>
      <vt:variant>
        <vt:i4>5</vt:i4>
      </vt:variant>
      <vt:variant>
        <vt:lpwstr/>
      </vt:variant>
      <vt:variant>
        <vt:lpwstr>N300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Parks and Outdoor Recreation Chapter 3</dc:title>
  <dc:subject>Parks and Outdoor Recreation Chapter 3</dc:subject>
  <dc:creator>CPW Regulations</dc:creator>
  <cp:keywords>Parks and Outdoor Recreation Chapter 3</cp:keywords>
  <cp:lastModifiedBy>Vornholt, Molly</cp:lastModifiedBy>
  <cp:revision>19</cp:revision>
  <cp:lastPrinted>2005-09-01T21:35:00Z</cp:lastPrinted>
  <dcterms:created xsi:type="dcterms:W3CDTF">2024-10-07T15:33:00Z</dcterms:created>
  <dcterms:modified xsi:type="dcterms:W3CDTF">2026-09-30T17:41:00Z</dcterms:modified>
</cp:coreProperties>
</file>