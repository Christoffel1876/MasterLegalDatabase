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3005" w14:textId="77777777" w:rsidR="00CE6B46" w:rsidRPr="00473EB6" w:rsidRDefault="00CE6B46" w:rsidP="005815FA">
      <w:pPr>
        <w:pStyle w:val="upar1"/>
        <w:rPr>
          <w:rFonts w:ascii="Arial" w:hAnsi="Arial"/>
          <w:b/>
          <w:bCs/>
        </w:rPr>
      </w:pPr>
      <w:r w:rsidRPr="00473EB6">
        <w:rPr>
          <w:rFonts w:ascii="Arial" w:hAnsi="Arial"/>
          <w:b/>
          <w:bCs/>
        </w:rPr>
        <w:t>DEPARTMENT OF EARLY CHILDHOOD</w:t>
      </w:r>
    </w:p>
    <w:p w14:paraId="3AAAEE88" w14:textId="77777777" w:rsidR="00CE6B46" w:rsidRPr="00473EB6" w:rsidRDefault="00CE6B46" w:rsidP="00CE6B46">
      <w:pPr>
        <w:pStyle w:val="upar1"/>
        <w:rPr>
          <w:rFonts w:ascii="Arial" w:hAnsi="Arial"/>
          <w:b/>
          <w:bCs/>
        </w:rPr>
      </w:pPr>
      <w:r w:rsidRPr="00473EB6">
        <w:rPr>
          <w:rFonts w:ascii="Arial" w:hAnsi="Arial"/>
          <w:b/>
          <w:bCs/>
        </w:rPr>
        <w:t>Colorado Child Care Assistance Program</w:t>
      </w:r>
    </w:p>
    <w:p w14:paraId="4A8DB285" w14:textId="77777777" w:rsidR="00CE6B46" w:rsidRPr="00473EB6" w:rsidRDefault="00CE6B46" w:rsidP="005815FA">
      <w:pPr>
        <w:pStyle w:val="Heading1"/>
        <w:rPr>
          <w:rFonts w:ascii="Arial" w:hAnsi="Arial" w:cs="Arial"/>
        </w:rPr>
      </w:pPr>
      <w:r w:rsidRPr="00473EB6">
        <w:rPr>
          <w:rFonts w:ascii="Arial" w:hAnsi="Arial" w:cs="Arial"/>
        </w:rPr>
        <w:t>COLORADO CHILD CARE ASSISTANCE PROGRAM RULES AND REGULATIONS</w:t>
      </w:r>
    </w:p>
    <w:p w14:paraId="39066D5C" w14:textId="77777777" w:rsidR="00CE6B46" w:rsidRPr="00473EB6" w:rsidRDefault="00CE6B46" w:rsidP="00CE6B46">
      <w:pPr>
        <w:pStyle w:val="upar1"/>
        <w:rPr>
          <w:rFonts w:ascii="Arial" w:hAnsi="Arial"/>
          <w:b/>
          <w:bCs/>
        </w:rPr>
      </w:pPr>
      <w:r w:rsidRPr="00473EB6">
        <w:rPr>
          <w:rFonts w:ascii="Arial" w:hAnsi="Arial"/>
          <w:b/>
          <w:bCs/>
        </w:rPr>
        <w:t>8 CCR 1403-1</w:t>
      </w:r>
    </w:p>
    <w:p w14:paraId="469E427B" w14:textId="77777777" w:rsidR="00CE6B46" w:rsidRPr="00473EB6" w:rsidRDefault="00CE6B46" w:rsidP="00CE6B46">
      <w:pPr>
        <w:pStyle w:val="Footnote"/>
        <w:rPr>
          <w:rFonts w:ascii="Arial" w:hAnsi="Arial" w:cs="Arial"/>
          <w:i/>
          <w:iCs/>
          <w:sz w:val="24"/>
          <w:szCs w:val="24"/>
        </w:rPr>
      </w:pPr>
      <w:r w:rsidRPr="00473EB6">
        <w:rPr>
          <w:rFonts w:ascii="Arial" w:hAnsi="Arial" w:cs="Arial"/>
          <w:i/>
          <w:iCs/>
          <w:sz w:val="24"/>
          <w:szCs w:val="24"/>
        </w:rPr>
        <w:t>[Editor’s Notes follow the text of the rules at the end of this CCR Document.]</w:t>
      </w:r>
    </w:p>
    <w:p w14:paraId="40693D47" w14:textId="7C561D7F" w:rsidR="00CE6B46" w:rsidRPr="00473EB6" w:rsidRDefault="00CE6B46" w:rsidP="00CE6B46">
      <w:pPr>
        <w:pStyle w:val="upar1"/>
        <w:rPr>
          <w:rFonts w:ascii="Arial" w:hAnsi="Arial"/>
        </w:rPr>
      </w:pPr>
      <w:r w:rsidRPr="00473EB6">
        <w:rPr>
          <w:rFonts w:ascii="Arial" w:hAnsi="Arial"/>
        </w:rPr>
        <w:t>______________________________________________________________________</w:t>
      </w:r>
    </w:p>
    <w:p w14:paraId="775583EB" w14:textId="7873A09D" w:rsidR="002C7F90" w:rsidRPr="00473EB6" w:rsidRDefault="002C7F90" w:rsidP="00473EB6">
      <w:pPr>
        <w:jc w:val="center"/>
      </w:pPr>
      <w:r w:rsidRPr="00473EB6">
        <w:t>***</w:t>
      </w:r>
    </w:p>
    <w:p w14:paraId="48BA5CEE" w14:textId="77777777" w:rsidR="00507D8E" w:rsidRPr="00473EB6" w:rsidRDefault="00507D8E" w:rsidP="00507D8E">
      <w:pPr>
        <w:pStyle w:val="Heading3"/>
        <w:rPr>
          <w:rFonts w:ascii="Arial" w:hAnsi="Arial" w:cs="Arial"/>
        </w:rPr>
      </w:pPr>
      <w:r w:rsidRPr="00473EB6">
        <w:rPr>
          <w:rFonts w:ascii="Arial" w:hAnsi="Arial" w:cs="Arial"/>
        </w:rPr>
        <w:t>3.103</w:t>
      </w:r>
      <w:r w:rsidRPr="00473EB6">
        <w:rPr>
          <w:rFonts w:ascii="Arial" w:hAnsi="Arial" w:cs="Arial"/>
        </w:rPr>
        <w:tab/>
        <w:t>DEFINITIONS</w:t>
      </w:r>
    </w:p>
    <w:p w14:paraId="51AF2F67" w14:textId="31F8FEC8" w:rsidR="00507D8E" w:rsidRPr="00473EB6" w:rsidRDefault="00507D8E" w:rsidP="00507D8E">
      <w:pPr>
        <w:pStyle w:val="par1"/>
        <w:jc w:val="center"/>
        <w:rPr>
          <w:rFonts w:ascii="Arial" w:hAnsi="Arial" w:cs="Arial"/>
        </w:rPr>
      </w:pPr>
      <w:r w:rsidRPr="00473EB6">
        <w:rPr>
          <w:rFonts w:ascii="Arial" w:hAnsi="Arial" w:cs="Arial"/>
        </w:rPr>
        <w:t>***</w:t>
      </w:r>
    </w:p>
    <w:p w14:paraId="39502F1E" w14:textId="77777777" w:rsidR="00507D8E" w:rsidRPr="00473EB6" w:rsidRDefault="00507D8E" w:rsidP="00507D8E">
      <w:pPr>
        <w:pStyle w:val="par1"/>
        <w:rPr>
          <w:rFonts w:ascii="Arial" w:hAnsi="Arial" w:cs="Arial"/>
        </w:rPr>
      </w:pPr>
      <w:r w:rsidRPr="00473EB6">
        <w:rPr>
          <w:rFonts w:ascii="Arial" w:hAnsi="Arial" w:cs="Arial"/>
        </w:rPr>
        <w:t>K.</w:t>
      </w:r>
      <w:r w:rsidRPr="00473EB6">
        <w:rPr>
          <w:rFonts w:ascii="Arial" w:hAnsi="Arial" w:cs="Arial"/>
        </w:rPr>
        <w:tab/>
        <w:t>“Assets” include but are not limited to the following:</w:t>
      </w:r>
    </w:p>
    <w:p w14:paraId="542C734E" w14:textId="216F4137" w:rsidR="00507D8E" w:rsidRPr="00473EB6" w:rsidRDefault="00507D8E" w:rsidP="00507D8E">
      <w:pPr>
        <w:pStyle w:val="par2"/>
        <w:rPr>
          <w:rFonts w:ascii="Arial" w:hAnsi="Arial" w:cs="Arial"/>
        </w:rPr>
      </w:pPr>
      <w:r w:rsidRPr="00473EB6">
        <w:rPr>
          <w:rFonts w:ascii="Arial" w:hAnsi="Arial" w:cs="Arial"/>
        </w:rPr>
        <w:t>1.</w:t>
      </w:r>
      <w:r w:rsidRPr="00473EB6">
        <w:rPr>
          <w:rFonts w:ascii="Arial" w:hAnsi="Arial" w:cs="Arial"/>
        </w:rPr>
        <w:tab/>
        <w:t>Liquid resources such as cash on hand, money in checking or savings accounts, saving certificates, stocks or bonds, lump sum payments as specified in rule section 3.111(H</w:t>
      </w:r>
      <w:proofErr w:type="gramStart"/>
      <w:r w:rsidRPr="00473EB6">
        <w:rPr>
          <w:rFonts w:ascii="Arial" w:hAnsi="Arial" w:cs="Arial"/>
        </w:rPr>
        <w:t>)(</w:t>
      </w:r>
      <w:proofErr w:type="gramEnd"/>
      <w:ins w:id="0" w:author="Fitch, Elena" w:date="2026-06-26T07:08:00Z" w16du:dateUtc="2026-06-26T13:08:00Z">
        <w:r w:rsidRPr="00473EB6">
          <w:rPr>
            <w:rFonts w:ascii="Arial" w:hAnsi="Arial" w:cs="Arial"/>
          </w:rPr>
          <w:t>4</w:t>
        </w:r>
      </w:ins>
      <w:del w:id="1" w:author="Fitch, Elena" w:date="2026-06-26T07:08:00Z" w16du:dateUtc="2026-06-26T13:08:00Z">
        <w:r w:rsidRPr="00473EB6" w:rsidDel="00507D8E">
          <w:rPr>
            <w:rFonts w:ascii="Arial" w:hAnsi="Arial" w:cs="Arial"/>
          </w:rPr>
          <w:delText>3</w:delText>
        </w:r>
      </w:del>
      <w:r w:rsidRPr="00473EB6">
        <w:rPr>
          <w:rFonts w:ascii="Arial" w:hAnsi="Arial" w:cs="Arial"/>
        </w:rPr>
        <w:t>).</w:t>
      </w:r>
    </w:p>
    <w:p w14:paraId="668C358F" w14:textId="5D611097" w:rsidR="00507D8E" w:rsidRPr="00473EB6" w:rsidRDefault="00507D8E" w:rsidP="00507D8E">
      <w:pPr>
        <w:pStyle w:val="par1"/>
        <w:jc w:val="center"/>
        <w:rPr>
          <w:rFonts w:ascii="Arial" w:hAnsi="Arial" w:cs="Arial"/>
        </w:rPr>
      </w:pPr>
      <w:r w:rsidRPr="00473EB6">
        <w:rPr>
          <w:rFonts w:ascii="Arial" w:hAnsi="Arial" w:cs="Arial"/>
        </w:rPr>
        <w:t>***</w:t>
      </w:r>
    </w:p>
    <w:p w14:paraId="6201913E" w14:textId="140A0EF4" w:rsidR="00537D8E" w:rsidRPr="00473EB6" w:rsidRDefault="00537D8E" w:rsidP="00537D8E">
      <w:pPr>
        <w:pStyle w:val="par1"/>
        <w:rPr>
          <w:rFonts w:ascii="Arial" w:hAnsi="Arial" w:cs="Arial"/>
        </w:rPr>
      </w:pPr>
      <w:r w:rsidRPr="00473EB6">
        <w:rPr>
          <w:rFonts w:ascii="Arial" w:hAnsi="Arial" w:cs="Arial"/>
        </w:rPr>
        <w:t>AAA.</w:t>
      </w:r>
      <w:r w:rsidRPr="00473EB6">
        <w:rPr>
          <w:rFonts w:ascii="Arial" w:hAnsi="Arial" w:cs="Arial"/>
        </w:rPr>
        <w:tab/>
        <w:t>“Federal poverty level” (FPL) or “federal poverty guidelines” (FPG) refers to figures set by the Department annually. These figures, based on gross monthly income levels for the corresponding household size, are included in the table in rule section</w:t>
      </w:r>
      <w:ins w:id="2" w:author="Fitch, Elena" w:date="2026-06-26T07:09:00Z" w16du:dateUtc="2026-06-26T13:09:00Z">
        <w:r w:rsidRPr="00473EB6">
          <w:rPr>
            <w:rFonts w:ascii="Arial" w:hAnsi="Arial" w:cs="Arial"/>
          </w:rPr>
          <w:t>s</w:t>
        </w:r>
      </w:ins>
      <w:r w:rsidRPr="00473EB6">
        <w:rPr>
          <w:rFonts w:ascii="Arial" w:hAnsi="Arial" w:cs="Arial"/>
        </w:rPr>
        <w:t xml:space="preserve"> 3.111(H)(2)</w:t>
      </w:r>
      <w:ins w:id="3" w:author="Fitch, Elena" w:date="2026-06-26T07:09:00Z" w16du:dateUtc="2026-06-26T13:09:00Z">
        <w:r w:rsidRPr="00473EB6">
          <w:rPr>
            <w:rFonts w:ascii="Arial" w:hAnsi="Arial" w:cs="Arial"/>
          </w:rPr>
          <w:t xml:space="preserve"> and (3)</w:t>
        </w:r>
      </w:ins>
      <w:r w:rsidRPr="00473EB6">
        <w:rPr>
          <w:rFonts w:ascii="Arial" w:hAnsi="Arial" w:cs="Arial"/>
        </w:rPr>
        <w:t>.</w:t>
      </w:r>
    </w:p>
    <w:p w14:paraId="3E61EC7D" w14:textId="0B0C4460" w:rsidR="00537D8E" w:rsidRPr="00473EB6" w:rsidRDefault="00537D8E" w:rsidP="00537D8E">
      <w:pPr>
        <w:pStyle w:val="par1"/>
        <w:jc w:val="center"/>
        <w:rPr>
          <w:rFonts w:ascii="Arial" w:hAnsi="Arial" w:cs="Arial"/>
        </w:rPr>
      </w:pPr>
      <w:r w:rsidRPr="00473EB6">
        <w:rPr>
          <w:rFonts w:ascii="Arial" w:hAnsi="Arial" w:cs="Arial"/>
        </w:rPr>
        <w:t>***</w:t>
      </w:r>
    </w:p>
    <w:p w14:paraId="01CCE19C" w14:textId="3913CF52" w:rsidR="00537D8E" w:rsidRPr="00473EB6" w:rsidRDefault="00537D8E" w:rsidP="00537D8E">
      <w:pPr>
        <w:pStyle w:val="par1"/>
        <w:rPr>
          <w:rFonts w:ascii="Arial" w:hAnsi="Arial" w:cs="Arial"/>
        </w:rPr>
      </w:pPr>
      <w:r w:rsidRPr="00473EB6">
        <w:rPr>
          <w:rFonts w:ascii="Arial" w:hAnsi="Arial" w:cs="Arial"/>
        </w:rPr>
        <w:t>XXXX.</w:t>
      </w:r>
      <w:r w:rsidRPr="00473EB6">
        <w:rPr>
          <w:rFonts w:ascii="Arial" w:hAnsi="Arial" w:cs="Arial"/>
        </w:rPr>
        <w:tab/>
        <w:t>“State Median Income” (SMI) refers to figures set by the Department annually. These figures, based on gross monthly income levels for the corresponding household size, are included in the table in rule section</w:t>
      </w:r>
      <w:ins w:id="4" w:author="Fitch, Elena" w:date="2026-06-26T07:10:00Z" w16du:dateUtc="2026-06-26T13:10:00Z">
        <w:r w:rsidRPr="00473EB6">
          <w:rPr>
            <w:rFonts w:ascii="Arial" w:hAnsi="Arial" w:cs="Arial"/>
          </w:rPr>
          <w:t>s</w:t>
        </w:r>
      </w:ins>
      <w:r w:rsidRPr="00473EB6">
        <w:rPr>
          <w:rFonts w:ascii="Arial" w:hAnsi="Arial" w:cs="Arial"/>
        </w:rPr>
        <w:t xml:space="preserve"> 3.111(H)(2)</w:t>
      </w:r>
      <w:ins w:id="5" w:author="Fitch, Elena" w:date="2026-06-26T07:10:00Z" w16du:dateUtc="2026-06-26T13:10:00Z">
        <w:r w:rsidRPr="00473EB6">
          <w:rPr>
            <w:rFonts w:ascii="Arial" w:hAnsi="Arial" w:cs="Arial"/>
          </w:rPr>
          <w:t xml:space="preserve"> and (3)</w:t>
        </w:r>
      </w:ins>
      <w:r w:rsidRPr="00473EB6">
        <w:rPr>
          <w:rFonts w:ascii="Arial" w:hAnsi="Arial" w:cs="Arial"/>
        </w:rPr>
        <w:t>.</w:t>
      </w:r>
    </w:p>
    <w:p w14:paraId="32BE7C33" w14:textId="1BD7FA00" w:rsidR="00537D8E" w:rsidRPr="00473EB6" w:rsidRDefault="00537D8E" w:rsidP="00537D8E">
      <w:pPr>
        <w:pStyle w:val="par1"/>
        <w:jc w:val="center"/>
        <w:rPr>
          <w:rFonts w:ascii="Arial" w:hAnsi="Arial" w:cs="Arial"/>
        </w:rPr>
      </w:pPr>
      <w:r w:rsidRPr="00473EB6">
        <w:rPr>
          <w:rFonts w:ascii="Arial" w:hAnsi="Arial" w:cs="Arial"/>
        </w:rPr>
        <w:t>***</w:t>
      </w:r>
    </w:p>
    <w:p w14:paraId="1675E783" w14:textId="061E40F8" w:rsidR="0075487C" w:rsidRPr="00473EB6" w:rsidRDefault="0075487C" w:rsidP="005815FA">
      <w:pPr>
        <w:pStyle w:val="Heading3"/>
        <w:rPr>
          <w:rFonts w:ascii="Arial" w:hAnsi="Arial" w:cs="Arial"/>
        </w:rPr>
      </w:pPr>
      <w:r w:rsidRPr="00473EB6">
        <w:rPr>
          <w:rFonts w:ascii="Arial" w:hAnsi="Arial" w:cs="Arial"/>
        </w:rPr>
        <w:t>3.111</w:t>
      </w:r>
      <w:r w:rsidRPr="00473EB6">
        <w:rPr>
          <w:rFonts w:ascii="Arial" w:hAnsi="Arial" w:cs="Arial"/>
        </w:rPr>
        <w:tab/>
        <w:t>LOW-INCOME CHILD CARE ELIGIBILITY</w:t>
      </w:r>
    </w:p>
    <w:p w14:paraId="443F4084" w14:textId="77777777" w:rsidR="00505FD3" w:rsidRPr="00473EB6" w:rsidRDefault="00505FD3" w:rsidP="00505FD3">
      <w:pPr>
        <w:pStyle w:val="upar1"/>
        <w:rPr>
          <w:rFonts w:ascii="Arial" w:hAnsi="Arial"/>
        </w:rPr>
      </w:pPr>
      <w:r w:rsidRPr="00473EB6">
        <w:rPr>
          <w:rFonts w:ascii="Arial" w:hAnsi="Arial"/>
        </w:rPr>
        <w:t>To be eligible for Low-Income Child Care assistance the following criteria shall be met:</w:t>
      </w:r>
    </w:p>
    <w:p w14:paraId="4DF3D40B" w14:textId="473E011E" w:rsidR="004758CE" w:rsidRPr="00473EB6" w:rsidRDefault="002C7F90" w:rsidP="002C7F90">
      <w:pPr>
        <w:pStyle w:val="par3"/>
        <w:ind w:left="0" w:firstLine="0"/>
        <w:jc w:val="center"/>
        <w:rPr>
          <w:rFonts w:ascii="Arial" w:hAnsi="Arial" w:cs="Arial"/>
        </w:rPr>
      </w:pPr>
      <w:r w:rsidRPr="00473EB6">
        <w:rPr>
          <w:rFonts w:ascii="Arial" w:hAnsi="Arial" w:cs="Arial"/>
        </w:rPr>
        <w:t>***</w:t>
      </w:r>
    </w:p>
    <w:p w14:paraId="1E1A8509" w14:textId="77777777" w:rsidR="008A13B3" w:rsidRPr="00473EB6" w:rsidRDefault="008A13B3" w:rsidP="008A13B3">
      <w:pPr>
        <w:pStyle w:val="par1"/>
        <w:rPr>
          <w:rFonts w:ascii="Arial" w:hAnsi="Arial" w:cs="Arial"/>
        </w:rPr>
      </w:pPr>
      <w:r w:rsidRPr="00473EB6">
        <w:rPr>
          <w:rFonts w:ascii="Arial" w:hAnsi="Arial" w:cs="Arial"/>
        </w:rPr>
        <w:t>H.</w:t>
      </w:r>
      <w:r w:rsidRPr="00473EB6">
        <w:rPr>
          <w:rFonts w:ascii="Arial" w:hAnsi="Arial" w:cs="Arial"/>
        </w:rPr>
        <w:tab/>
        <w:t>Low-Income Eligibility Guidelines</w:t>
      </w:r>
    </w:p>
    <w:p w14:paraId="7A6E7857" w14:textId="77777777" w:rsidR="008A13B3" w:rsidRPr="00473EB6" w:rsidRDefault="008A13B3" w:rsidP="008A13B3">
      <w:pPr>
        <w:pStyle w:val="par2"/>
        <w:rPr>
          <w:rFonts w:ascii="Arial" w:hAnsi="Arial" w:cs="Arial"/>
        </w:rPr>
      </w:pPr>
      <w:r w:rsidRPr="00473EB6">
        <w:rPr>
          <w:rFonts w:ascii="Arial" w:hAnsi="Arial" w:cs="Arial"/>
        </w:rPr>
        <w:t>1.</w:t>
      </w:r>
      <w:r w:rsidRPr="00473EB6">
        <w:rPr>
          <w:rFonts w:ascii="Arial" w:hAnsi="Arial" w:cs="Arial"/>
        </w:rPr>
        <w:tab/>
        <w:t>Adult caretaker(s) or teen parent(s) gross income must not exceed eighty-five percent (85%) of the state median income.</w:t>
      </w:r>
    </w:p>
    <w:p w14:paraId="7B0BAC25" w14:textId="77777777" w:rsidR="008A13B3" w:rsidRPr="00473EB6" w:rsidRDefault="008A13B3" w:rsidP="008A13B3">
      <w:pPr>
        <w:pStyle w:val="par3"/>
        <w:rPr>
          <w:rFonts w:ascii="Arial" w:hAnsi="Arial" w:cs="Arial"/>
        </w:rPr>
      </w:pPr>
      <w:r w:rsidRPr="00473EB6">
        <w:rPr>
          <w:rFonts w:ascii="Arial" w:hAnsi="Arial" w:cs="Arial"/>
        </w:rPr>
        <w:lastRenderedPageBreak/>
        <w:t>a.</w:t>
      </w:r>
      <w:r w:rsidRPr="00473EB6">
        <w:rPr>
          <w:rFonts w:ascii="Arial" w:hAnsi="Arial" w:cs="Arial"/>
        </w:rPr>
        <w:tab/>
        <w:t>Entry eligibility shall be set by the Department at a level based on the self-sufficiency standard, not to be set below one hundred eighty-five percent (185%) of the federal poverty level.</w:t>
      </w:r>
    </w:p>
    <w:p w14:paraId="09D8021A" w14:textId="77777777" w:rsidR="008A13B3" w:rsidRPr="00473EB6" w:rsidRDefault="008A13B3" w:rsidP="008A13B3">
      <w:pPr>
        <w:pStyle w:val="par3"/>
        <w:rPr>
          <w:rFonts w:ascii="Arial" w:hAnsi="Arial" w:cs="Arial"/>
        </w:rPr>
      </w:pPr>
      <w:r w:rsidRPr="00473EB6">
        <w:rPr>
          <w:rFonts w:ascii="Arial" w:hAnsi="Arial" w:cs="Arial"/>
        </w:rPr>
        <w:t>b.</w:t>
      </w:r>
      <w:r w:rsidRPr="00473EB6">
        <w:rPr>
          <w:rFonts w:ascii="Arial" w:hAnsi="Arial" w:cs="Arial"/>
        </w:rPr>
        <w:tab/>
        <w:t>Exit income eligibility must be eighty-five percent (85%) of the state median income.</w:t>
      </w:r>
    </w:p>
    <w:p w14:paraId="3ED56042" w14:textId="362F0695" w:rsidR="008A13B3" w:rsidRPr="00473EB6" w:rsidRDefault="008A13B3" w:rsidP="008A13B3">
      <w:pPr>
        <w:pStyle w:val="par2"/>
        <w:rPr>
          <w:rFonts w:ascii="Arial" w:hAnsi="Arial" w:cs="Arial"/>
        </w:rPr>
      </w:pPr>
      <w:r w:rsidRPr="00473EB6">
        <w:rPr>
          <w:rFonts w:ascii="Arial" w:hAnsi="Arial" w:cs="Arial"/>
        </w:rPr>
        <w:t>2.</w:t>
      </w:r>
      <w:r w:rsidRPr="00473EB6">
        <w:rPr>
          <w:rFonts w:ascii="Arial" w:hAnsi="Arial" w:cs="Arial"/>
        </w:rPr>
        <w:tab/>
      </w:r>
      <w:del w:id="6" w:author="Fitch, Elena" w:date="2026-06-26T06:44:00Z" w16du:dateUtc="2026-06-26T12:44:00Z">
        <w:r w:rsidR="001B3C5C" w:rsidRPr="00473EB6" w:rsidDel="007E75AA">
          <w:rPr>
            <w:rFonts w:ascii="Arial" w:hAnsi="Arial" w:cs="Arial"/>
          </w:rPr>
          <w:delText>Effective October 1, 2025</w:delText>
        </w:r>
      </w:del>
      <w:ins w:id="7" w:author="Fitch, Elena" w:date="2026-06-26T06:44:00Z" w16du:dateUtc="2026-06-26T12:44:00Z">
        <w:r w:rsidR="007E75AA" w:rsidRPr="00473EB6">
          <w:rPr>
            <w:rFonts w:ascii="Arial" w:hAnsi="Arial" w:cs="Arial"/>
          </w:rPr>
          <w:t>Through September 30, 2026</w:t>
        </w:r>
      </w:ins>
      <w:r w:rsidR="001B3C5C" w:rsidRPr="00473EB6">
        <w:rPr>
          <w:rFonts w:ascii="Arial" w:hAnsi="Arial" w:cs="Arial"/>
        </w:rPr>
        <w:t xml:space="preserve">, monthly gross income levels, for </w:t>
      </w:r>
      <w:proofErr w:type="gramStart"/>
      <w:r w:rsidR="001B3C5C" w:rsidRPr="00473EB6">
        <w:rPr>
          <w:rFonts w:ascii="Arial" w:hAnsi="Arial" w:cs="Arial"/>
        </w:rPr>
        <w:t>one-hundred percent</w:t>
      </w:r>
      <w:proofErr w:type="gramEnd"/>
      <w:r w:rsidR="001B3C5C" w:rsidRPr="00473EB6">
        <w:rPr>
          <w:rFonts w:ascii="Arial" w:hAnsi="Arial" w:cs="Arial"/>
        </w:rPr>
        <w:t xml:space="preserve"> (100%) of the Federal Poverty Guideline (FPG), as well as eighty-five percent (85%) of State Median Income (SMI)</w:t>
      </w:r>
      <w:ins w:id="8" w:author="Fitch, Elena" w:date="2026-06-26T06:45:00Z" w16du:dateUtc="2026-06-26T12:45:00Z">
        <w:r w:rsidR="007E75AA" w:rsidRPr="00473EB6">
          <w:rPr>
            <w:rFonts w:ascii="Arial" w:hAnsi="Arial" w:cs="Arial"/>
          </w:rPr>
          <w:t>, the state and federal maximum income limits,</w:t>
        </w:r>
      </w:ins>
      <w:r w:rsidR="001B3C5C" w:rsidRPr="00473EB6">
        <w:rPr>
          <w:rFonts w:ascii="Arial" w:hAnsi="Arial" w:cs="Arial"/>
        </w:rPr>
        <w:t xml:space="preserve"> for the corresponding household size are as follows:</w:t>
      </w:r>
    </w:p>
    <w:p w14:paraId="1ADAA264" w14:textId="77777777" w:rsidR="001B3C5C" w:rsidRPr="00473EB6" w:rsidRDefault="001B3C5C" w:rsidP="008A13B3">
      <w:pPr>
        <w:pStyle w:val="par2"/>
        <w:rPr>
          <w:rFonts w:ascii="Arial" w:hAnsi="Arial" w:cs="Arial"/>
        </w:rPr>
      </w:pPr>
    </w:p>
    <w:tbl>
      <w:tblPr>
        <w:tblW w:w="873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331"/>
        <w:gridCol w:w="5009"/>
      </w:tblGrid>
      <w:tr w:rsidR="001B3C5C" w:rsidRPr="00473EB6" w14:paraId="51418EE9" w14:textId="77777777" w:rsidTr="00CF0FAD">
        <w:tc>
          <w:tcPr>
            <w:tcW w:w="1350" w:type="dxa"/>
          </w:tcPr>
          <w:p w14:paraId="509484B5" w14:textId="77777777" w:rsidR="001B3C5C" w:rsidRPr="00473EB6" w:rsidRDefault="001B3C5C" w:rsidP="00CF0FAD">
            <w:pPr>
              <w:jc w:val="center"/>
              <w:rPr>
                <w:rFonts w:ascii="Arial" w:hAnsi="Arial" w:cs="Arial"/>
                <w:b/>
                <w:bCs/>
              </w:rPr>
            </w:pPr>
            <w:r w:rsidRPr="00473EB6">
              <w:rPr>
                <w:rFonts w:ascii="Arial" w:hAnsi="Arial" w:cs="Arial"/>
                <w:b/>
                <w:bCs/>
              </w:rPr>
              <w:t>Family Size</w:t>
            </w:r>
          </w:p>
        </w:tc>
        <w:tc>
          <w:tcPr>
            <w:tcW w:w="2340" w:type="dxa"/>
          </w:tcPr>
          <w:p w14:paraId="6CB3FE4D" w14:textId="77777777" w:rsidR="001B3C5C" w:rsidRPr="00473EB6" w:rsidRDefault="001B3C5C" w:rsidP="00CF0FAD">
            <w:pPr>
              <w:jc w:val="center"/>
              <w:rPr>
                <w:rFonts w:ascii="Arial" w:hAnsi="Arial" w:cs="Arial"/>
                <w:b/>
                <w:bCs/>
              </w:rPr>
            </w:pPr>
            <w:r w:rsidRPr="00473EB6">
              <w:rPr>
                <w:rFonts w:ascii="Arial" w:hAnsi="Arial" w:cs="Arial"/>
                <w:b/>
                <w:bCs/>
              </w:rPr>
              <w:t>100% Federal Poverty Guideline (FPG)</w:t>
            </w:r>
          </w:p>
        </w:tc>
        <w:tc>
          <w:tcPr>
            <w:tcW w:w="5040" w:type="dxa"/>
          </w:tcPr>
          <w:p w14:paraId="502FB50D" w14:textId="77777777" w:rsidR="001B3C5C" w:rsidRPr="00473EB6" w:rsidRDefault="001B3C5C" w:rsidP="00CF0FAD">
            <w:pPr>
              <w:jc w:val="center"/>
              <w:rPr>
                <w:rFonts w:ascii="Arial" w:hAnsi="Arial" w:cs="Arial"/>
                <w:b/>
                <w:bCs/>
              </w:rPr>
            </w:pPr>
            <w:r w:rsidRPr="00473EB6">
              <w:rPr>
                <w:rFonts w:ascii="Arial" w:hAnsi="Arial" w:cs="Arial"/>
                <w:b/>
                <w:bCs/>
              </w:rPr>
              <w:t>85% State Median Income (SMI) (State and Federal Maximum Income Limit)</w:t>
            </w:r>
          </w:p>
        </w:tc>
      </w:tr>
      <w:tr w:rsidR="001B3C5C" w:rsidRPr="00473EB6" w14:paraId="481CF5E7" w14:textId="77777777" w:rsidTr="00CF0FAD">
        <w:tc>
          <w:tcPr>
            <w:tcW w:w="1350" w:type="dxa"/>
          </w:tcPr>
          <w:p w14:paraId="5B145CA8" w14:textId="77777777" w:rsidR="001B3C5C" w:rsidRPr="00473EB6" w:rsidRDefault="001B3C5C" w:rsidP="00CF0FAD">
            <w:pPr>
              <w:jc w:val="center"/>
              <w:rPr>
                <w:rFonts w:ascii="Arial" w:hAnsi="Arial" w:cs="Arial"/>
                <w:b/>
                <w:bCs/>
              </w:rPr>
            </w:pPr>
            <w:r w:rsidRPr="00473EB6">
              <w:rPr>
                <w:rFonts w:ascii="Arial" w:hAnsi="Arial" w:cs="Arial"/>
                <w:b/>
                <w:bCs/>
              </w:rPr>
              <w:t>1</w:t>
            </w:r>
          </w:p>
        </w:tc>
        <w:tc>
          <w:tcPr>
            <w:tcW w:w="2340" w:type="dxa"/>
            <w:vAlign w:val="bottom"/>
          </w:tcPr>
          <w:p w14:paraId="373374F8" w14:textId="77777777" w:rsidR="001B3C5C" w:rsidRPr="00473EB6" w:rsidRDefault="001B3C5C" w:rsidP="00CF0FAD">
            <w:pPr>
              <w:jc w:val="center"/>
              <w:rPr>
                <w:rFonts w:ascii="Arial" w:hAnsi="Arial" w:cs="Arial"/>
              </w:rPr>
            </w:pPr>
            <w:r w:rsidRPr="00473EB6">
              <w:rPr>
                <w:rFonts w:ascii="Arial" w:hAnsi="Arial" w:cs="Arial"/>
              </w:rPr>
              <w:t>$1,304.17</w:t>
            </w:r>
          </w:p>
        </w:tc>
        <w:tc>
          <w:tcPr>
            <w:tcW w:w="5040" w:type="dxa"/>
            <w:vAlign w:val="bottom"/>
          </w:tcPr>
          <w:p w14:paraId="4C1B2310" w14:textId="77777777" w:rsidR="001B3C5C" w:rsidRPr="00473EB6" w:rsidRDefault="001B3C5C" w:rsidP="00CF0FAD">
            <w:pPr>
              <w:jc w:val="center"/>
              <w:rPr>
                <w:rFonts w:ascii="Arial" w:hAnsi="Arial" w:cs="Arial"/>
              </w:rPr>
            </w:pPr>
            <w:r w:rsidRPr="00473EB6">
              <w:rPr>
                <w:rFonts w:ascii="Arial" w:hAnsi="Arial" w:cs="Arial"/>
              </w:rPr>
              <w:t>$5,100.99</w:t>
            </w:r>
          </w:p>
        </w:tc>
      </w:tr>
      <w:tr w:rsidR="001B3C5C" w:rsidRPr="00473EB6" w14:paraId="354E7459" w14:textId="77777777" w:rsidTr="00CF0FAD">
        <w:tc>
          <w:tcPr>
            <w:tcW w:w="1350" w:type="dxa"/>
          </w:tcPr>
          <w:p w14:paraId="1A1277A3" w14:textId="77777777" w:rsidR="001B3C5C" w:rsidRPr="00473EB6" w:rsidRDefault="001B3C5C" w:rsidP="00CF0FAD">
            <w:pPr>
              <w:jc w:val="center"/>
              <w:rPr>
                <w:rFonts w:ascii="Arial" w:hAnsi="Arial" w:cs="Arial"/>
                <w:b/>
                <w:bCs/>
              </w:rPr>
            </w:pPr>
            <w:r w:rsidRPr="00473EB6">
              <w:rPr>
                <w:rFonts w:ascii="Arial" w:hAnsi="Arial" w:cs="Arial"/>
                <w:b/>
                <w:bCs/>
              </w:rPr>
              <w:t>2</w:t>
            </w:r>
          </w:p>
        </w:tc>
        <w:tc>
          <w:tcPr>
            <w:tcW w:w="2340" w:type="dxa"/>
            <w:vAlign w:val="bottom"/>
          </w:tcPr>
          <w:p w14:paraId="51845E16" w14:textId="77777777" w:rsidR="001B3C5C" w:rsidRPr="00473EB6" w:rsidRDefault="001B3C5C" w:rsidP="00CF0FAD">
            <w:pPr>
              <w:jc w:val="center"/>
              <w:rPr>
                <w:rFonts w:ascii="Arial" w:hAnsi="Arial" w:cs="Arial"/>
              </w:rPr>
            </w:pPr>
            <w:r w:rsidRPr="00473EB6">
              <w:rPr>
                <w:rFonts w:ascii="Arial" w:hAnsi="Arial" w:cs="Arial"/>
              </w:rPr>
              <w:t>$1,762.50</w:t>
            </w:r>
          </w:p>
        </w:tc>
        <w:tc>
          <w:tcPr>
            <w:tcW w:w="5040" w:type="dxa"/>
            <w:vAlign w:val="bottom"/>
          </w:tcPr>
          <w:p w14:paraId="5E1A62D5" w14:textId="77777777" w:rsidR="001B3C5C" w:rsidRPr="00473EB6" w:rsidRDefault="001B3C5C" w:rsidP="00CF0FAD">
            <w:pPr>
              <w:jc w:val="center"/>
              <w:rPr>
                <w:rFonts w:ascii="Arial" w:hAnsi="Arial" w:cs="Arial"/>
              </w:rPr>
            </w:pPr>
            <w:r w:rsidRPr="00473EB6">
              <w:rPr>
                <w:rFonts w:ascii="Arial" w:hAnsi="Arial" w:cs="Arial"/>
              </w:rPr>
              <w:t>$6,683.61</w:t>
            </w:r>
          </w:p>
        </w:tc>
      </w:tr>
      <w:tr w:rsidR="001B3C5C" w:rsidRPr="00473EB6" w14:paraId="3DCCD179" w14:textId="77777777" w:rsidTr="00CF0FAD">
        <w:tc>
          <w:tcPr>
            <w:tcW w:w="1350" w:type="dxa"/>
          </w:tcPr>
          <w:p w14:paraId="1DD2548C" w14:textId="77777777" w:rsidR="001B3C5C" w:rsidRPr="00473EB6" w:rsidRDefault="001B3C5C" w:rsidP="00CF0FAD">
            <w:pPr>
              <w:jc w:val="center"/>
              <w:rPr>
                <w:rFonts w:ascii="Arial" w:hAnsi="Arial" w:cs="Arial"/>
                <w:b/>
                <w:bCs/>
              </w:rPr>
            </w:pPr>
            <w:r w:rsidRPr="00473EB6">
              <w:rPr>
                <w:rFonts w:ascii="Arial" w:hAnsi="Arial" w:cs="Arial"/>
                <w:b/>
                <w:bCs/>
              </w:rPr>
              <w:t>3</w:t>
            </w:r>
          </w:p>
        </w:tc>
        <w:tc>
          <w:tcPr>
            <w:tcW w:w="2340" w:type="dxa"/>
            <w:vAlign w:val="bottom"/>
          </w:tcPr>
          <w:p w14:paraId="29024D03" w14:textId="77777777" w:rsidR="001B3C5C" w:rsidRPr="00473EB6" w:rsidRDefault="001B3C5C" w:rsidP="00CF0FAD">
            <w:pPr>
              <w:jc w:val="center"/>
              <w:rPr>
                <w:rFonts w:ascii="Arial" w:hAnsi="Arial" w:cs="Arial"/>
              </w:rPr>
            </w:pPr>
            <w:r w:rsidRPr="00473EB6">
              <w:rPr>
                <w:rFonts w:ascii="Arial" w:hAnsi="Arial" w:cs="Arial"/>
              </w:rPr>
              <w:t>$2,220.83</w:t>
            </w:r>
          </w:p>
        </w:tc>
        <w:tc>
          <w:tcPr>
            <w:tcW w:w="5040" w:type="dxa"/>
            <w:vAlign w:val="bottom"/>
          </w:tcPr>
          <w:p w14:paraId="585130DF" w14:textId="77777777" w:rsidR="001B3C5C" w:rsidRPr="00473EB6" w:rsidRDefault="001B3C5C" w:rsidP="00CF0FAD">
            <w:pPr>
              <w:jc w:val="center"/>
              <w:rPr>
                <w:rFonts w:ascii="Arial" w:hAnsi="Arial" w:cs="Arial"/>
              </w:rPr>
            </w:pPr>
            <w:r w:rsidRPr="00473EB6">
              <w:rPr>
                <w:rFonts w:ascii="Arial" w:hAnsi="Arial" w:cs="Arial"/>
              </w:rPr>
              <w:t>$8,256.22</w:t>
            </w:r>
          </w:p>
        </w:tc>
      </w:tr>
      <w:tr w:rsidR="001B3C5C" w:rsidRPr="00473EB6" w14:paraId="4D7BE980" w14:textId="77777777" w:rsidTr="00CF0FAD">
        <w:tc>
          <w:tcPr>
            <w:tcW w:w="1350" w:type="dxa"/>
          </w:tcPr>
          <w:p w14:paraId="758CEF76" w14:textId="77777777" w:rsidR="001B3C5C" w:rsidRPr="00473EB6" w:rsidRDefault="001B3C5C" w:rsidP="00CF0FAD">
            <w:pPr>
              <w:jc w:val="center"/>
              <w:rPr>
                <w:rFonts w:ascii="Arial" w:hAnsi="Arial" w:cs="Arial"/>
                <w:b/>
                <w:bCs/>
              </w:rPr>
            </w:pPr>
            <w:r w:rsidRPr="00473EB6">
              <w:rPr>
                <w:rFonts w:ascii="Arial" w:hAnsi="Arial" w:cs="Arial"/>
                <w:b/>
                <w:bCs/>
              </w:rPr>
              <w:t>4</w:t>
            </w:r>
          </w:p>
        </w:tc>
        <w:tc>
          <w:tcPr>
            <w:tcW w:w="2340" w:type="dxa"/>
            <w:vAlign w:val="bottom"/>
          </w:tcPr>
          <w:p w14:paraId="3ACB8046" w14:textId="77777777" w:rsidR="001B3C5C" w:rsidRPr="00473EB6" w:rsidRDefault="001B3C5C" w:rsidP="00CF0FAD">
            <w:pPr>
              <w:jc w:val="center"/>
              <w:rPr>
                <w:rFonts w:ascii="Arial" w:hAnsi="Arial" w:cs="Arial"/>
              </w:rPr>
            </w:pPr>
            <w:r w:rsidRPr="00473EB6">
              <w:rPr>
                <w:rFonts w:ascii="Arial" w:hAnsi="Arial" w:cs="Arial"/>
              </w:rPr>
              <w:t>$2,679.17</w:t>
            </w:r>
          </w:p>
        </w:tc>
        <w:tc>
          <w:tcPr>
            <w:tcW w:w="5040" w:type="dxa"/>
            <w:vAlign w:val="bottom"/>
          </w:tcPr>
          <w:p w14:paraId="2C04C164" w14:textId="77777777" w:rsidR="001B3C5C" w:rsidRPr="00473EB6" w:rsidRDefault="001B3C5C" w:rsidP="00CF0FAD">
            <w:pPr>
              <w:jc w:val="center"/>
              <w:rPr>
                <w:rFonts w:ascii="Arial" w:hAnsi="Arial" w:cs="Arial"/>
              </w:rPr>
            </w:pPr>
            <w:r w:rsidRPr="00473EB6">
              <w:rPr>
                <w:rFonts w:ascii="Arial" w:hAnsi="Arial" w:cs="Arial"/>
              </w:rPr>
              <w:t>$9,828.83</w:t>
            </w:r>
          </w:p>
        </w:tc>
      </w:tr>
      <w:tr w:rsidR="001B3C5C" w:rsidRPr="00473EB6" w14:paraId="6D2F9B33" w14:textId="77777777" w:rsidTr="00CF0FAD">
        <w:tc>
          <w:tcPr>
            <w:tcW w:w="1350" w:type="dxa"/>
          </w:tcPr>
          <w:p w14:paraId="25B9BAFA" w14:textId="77777777" w:rsidR="001B3C5C" w:rsidRPr="00473EB6" w:rsidRDefault="001B3C5C" w:rsidP="00CF0FAD">
            <w:pPr>
              <w:jc w:val="center"/>
              <w:rPr>
                <w:rFonts w:ascii="Arial" w:hAnsi="Arial" w:cs="Arial"/>
                <w:b/>
                <w:bCs/>
              </w:rPr>
            </w:pPr>
            <w:r w:rsidRPr="00473EB6">
              <w:rPr>
                <w:rFonts w:ascii="Arial" w:hAnsi="Arial" w:cs="Arial"/>
                <w:b/>
                <w:bCs/>
              </w:rPr>
              <w:t>5</w:t>
            </w:r>
          </w:p>
        </w:tc>
        <w:tc>
          <w:tcPr>
            <w:tcW w:w="2340" w:type="dxa"/>
            <w:vAlign w:val="bottom"/>
          </w:tcPr>
          <w:p w14:paraId="6146DCBD" w14:textId="77777777" w:rsidR="001B3C5C" w:rsidRPr="00473EB6" w:rsidRDefault="001B3C5C" w:rsidP="00CF0FAD">
            <w:pPr>
              <w:jc w:val="center"/>
              <w:rPr>
                <w:rFonts w:ascii="Arial" w:hAnsi="Arial" w:cs="Arial"/>
              </w:rPr>
            </w:pPr>
            <w:r w:rsidRPr="00473EB6">
              <w:rPr>
                <w:rFonts w:ascii="Arial" w:hAnsi="Arial" w:cs="Arial"/>
              </w:rPr>
              <w:t>$3,137.50</w:t>
            </w:r>
          </w:p>
        </w:tc>
        <w:tc>
          <w:tcPr>
            <w:tcW w:w="5040" w:type="dxa"/>
            <w:vAlign w:val="bottom"/>
          </w:tcPr>
          <w:p w14:paraId="768F2948" w14:textId="77777777" w:rsidR="001B3C5C" w:rsidRPr="00473EB6" w:rsidRDefault="001B3C5C" w:rsidP="00CF0FAD">
            <w:pPr>
              <w:jc w:val="center"/>
              <w:rPr>
                <w:rFonts w:ascii="Arial" w:hAnsi="Arial" w:cs="Arial"/>
              </w:rPr>
            </w:pPr>
            <w:r w:rsidRPr="00473EB6">
              <w:rPr>
                <w:rFonts w:ascii="Arial" w:hAnsi="Arial" w:cs="Arial"/>
              </w:rPr>
              <w:t>$11,401.45</w:t>
            </w:r>
          </w:p>
        </w:tc>
      </w:tr>
      <w:tr w:rsidR="001B3C5C" w:rsidRPr="00473EB6" w14:paraId="2B2D38D8" w14:textId="77777777" w:rsidTr="00CF0FAD">
        <w:tc>
          <w:tcPr>
            <w:tcW w:w="1350" w:type="dxa"/>
          </w:tcPr>
          <w:p w14:paraId="5661F108" w14:textId="77777777" w:rsidR="001B3C5C" w:rsidRPr="00473EB6" w:rsidRDefault="001B3C5C" w:rsidP="00CF0FAD">
            <w:pPr>
              <w:jc w:val="center"/>
              <w:rPr>
                <w:rFonts w:ascii="Arial" w:hAnsi="Arial" w:cs="Arial"/>
                <w:b/>
                <w:bCs/>
              </w:rPr>
            </w:pPr>
            <w:r w:rsidRPr="00473EB6">
              <w:rPr>
                <w:rFonts w:ascii="Arial" w:hAnsi="Arial" w:cs="Arial"/>
                <w:b/>
                <w:bCs/>
              </w:rPr>
              <w:t>6</w:t>
            </w:r>
          </w:p>
        </w:tc>
        <w:tc>
          <w:tcPr>
            <w:tcW w:w="2340" w:type="dxa"/>
            <w:vAlign w:val="bottom"/>
          </w:tcPr>
          <w:p w14:paraId="0668A357" w14:textId="77777777" w:rsidR="001B3C5C" w:rsidRPr="00473EB6" w:rsidRDefault="001B3C5C" w:rsidP="00CF0FAD">
            <w:pPr>
              <w:jc w:val="center"/>
              <w:rPr>
                <w:rFonts w:ascii="Arial" w:hAnsi="Arial" w:cs="Arial"/>
              </w:rPr>
            </w:pPr>
            <w:r w:rsidRPr="00473EB6">
              <w:rPr>
                <w:rFonts w:ascii="Arial" w:hAnsi="Arial" w:cs="Arial"/>
              </w:rPr>
              <w:t>$3,595.83</w:t>
            </w:r>
          </w:p>
        </w:tc>
        <w:tc>
          <w:tcPr>
            <w:tcW w:w="5040" w:type="dxa"/>
            <w:vAlign w:val="bottom"/>
          </w:tcPr>
          <w:p w14:paraId="774EF580" w14:textId="77777777" w:rsidR="001B3C5C" w:rsidRPr="00473EB6" w:rsidRDefault="001B3C5C" w:rsidP="00CF0FAD">
            <w:pPr>
              <w:jc w:val="center"/>
              <w:rPr>
                <w:rFonts w:ascii="Arial" w:hAnsi="Arial" w:cs="Arial"/>
              </w:rPr>
            </w:pPr>
            <w:r w:rsidRPr="00473EB6">
              <w:rPr>
                <w:rFonts w:ascii="Arial" w:hAnsi="Arial" w:cs="Arial"/>
              </w:rPr>
              <w:t>$12,974.06</w:t>
            </w:r>
          </w:p>
        </w:tc>
      </w:tr>
      <w:tr w:rsidR="001B3C5C" w:rsidRPr="00473EB6" w14:paraId="6ADCAB55" w14:textId="77777777" w:rsidTr="00CF0FAD">
        <w:tc>
          <w:tcPr>
            <w:tcW w:w="1350" w:type="dxa"/>
          </w:tcPr>
          <w:p w14:paraId="00EA8E5D" w14:textId="77777777" w:rsidR="001B3C5C" w:rsidRPr="00473EB6" w:rsidRDefault="001B3C5C" w:rsidP="00CF0FAD">
            <w:pPr>
              <w:jc w:val="center"/>
              <w:rPr>
                <w:rFonts w:ascii="Arial" w:hAnsi="Arial" w:cs="Arial"/>
                <w:b/>
                <w:bCs/>
              </w:rPr>
            </w:pPr>
            <w:r w:rsidRPr="00473EB6">
              <w:rPr>
                <w:rFonts w:ascii="Arial" w:hAnsi="Arial" w:cs="Arial"/>
                <w:b/>
                <w:bCs/>
              </w:rPr>
              <w:t>7</w:t>
            </w:r>
          </w:p>
        </w:tc>
        <w:tc>
          <w:tcPr>
            <w:tcW w:w="2340" w:type="dxa"/>
            <w:vAlign w:val="bottom"/>
          </w:tcPr>
          <w:p w14:paraId="41643BBC" w14:textId="77777777" w:rsidR="001B3C5C" w:rsidRPr="00473EB6" w:rsidRDefault="001B3C5C" w:rsidP="00CF0FAD">
            <w:pPr>
              <w:jc w:val="center"/>
              <w:rPr>
                <w:rFonts w:ascii="Arial" w:hAnsi="Arial" w:cs="Arial"/>
              </w:rPr>
            </w:pPr>
            <w:r w:rsidRPr="00473EB6">
              <w:rPr>
                <w:rFonts w:ascii="Arial" w:hAnsi="Arial" w:cs="Arial"/>
              </w:rPr>
              <w:t>$4,054.17</w:t>
            </w:r>
          </w:p>
        </w:tc>
        <w:tc>
          <w:tcPr>
            <w:tcW w:w="5040" w:type="dxa"/>
            <w:vAlign w:val="bottom"/>
          </w:tcPr>
          <w:p w14:paraId="3D546CBF" w14:textId="77777777" w:rsidR="001B3C5C" w:rsidRPr="00473EB6" w:rsidRDefault="001B3C5C" w:rsidP="00CF0FAD">
            <w:pPr>
              <w:jc w:val="center"/>
              <w:rPr>
                <w:rFonts w:ascii="Arial" w:hAnsi="Arial" w:cs="Arial"/>
              </w:rPr>
            </w:pPr>
            <w:r w:rsidRPr="00473EB6">
              <w:rPr>
                <w:rFonts w:ascii="Arial" w:hAnsi="Arial" w:cs="Arial"/>
              </w:rPr>
              <w:t>$13,268.93</w:t>
            </w:r>
          </w:p>
        </w:tc>
      </w:tr>
      <w:tr w:rsidR="001B3C5C" w:rsidRPr="00473EB6" w14:paraId="514C601F" w14:textId="77777777" w:rsidTr="00CF0FAD">
        <w:tc>
          <w:tcPr>
            <w:tcW w:w="1350" w:type="dxa"/>
          </w:tcPr>
          <w:p w14:paraId="2EA5D4D1" w14:textId="77777777" w:rsidR="001B3C5C" w:rsidRPr="00473EB6" w:rsidRDefault="001B3C5C" w:rsidP="00CF0FAD">
            <w:pPr>
              <w:jc w:val="center"/>
              <w:rPr>
                <w:rFonts w:ascii="Arial" w:hAnsi="Arial" w:cs="Arial"/>
                <w:b/>
                <w:bCs/>
              </w:rPr>
            </w:pPr>
            <w:r w:rsidRPr="00473EB6">
              <w:rPr>
                <w:rFonts w:ascii="Arial" w:hAnsi="Arial" w:cs="Arial"/>
                <w:b/>
                <w:bCs/>
              </w:rPr>
              <w:t>8</w:t>
            </w:r>
          </w:p>
        </w:tc>
        <w:tc>
          <w:tcPr>
            <w:tcW w:w="2340" w:type="dxa"/>
            <w:vAlign w:val="bottom"/>
          </w:tcPr>
          <w:p w14:paraId="2AE20FFF" w14:textId="77777777" w:rsidR="001B3C5C" w:rsidRPr="00473EB6" w:rsidRDefault="001B3C5C" w:rsidP="00CF0FAD">
            <w:pPr>
              <w:jc w:val="center"/>
              <w:rPr>
                <w:rFonts w:ascii="Arial" w:hAnsi="Arial" w:cs="Arial"/>
              </w:rPr>
            </w:pPr>
            <w:r w:rsidRPr="00473EB6">
              <w:rPr>
                <w:rFonts w:ascii="Arial" w:hAnsi="Arial" w:cs="Arial"/>
              </w:rPr>
              <w:t>$4,512.50</w:t>
            </w:r>
          </w:p>
        </w:tc>
        <w:tc>
          <w:tcPr>
            <w:tcW w:w="5040" w:type="dxa"/>
            <w:vAlign w:val="bottom"/>
          </w:tcPr>
          <w:p w14:paraId="3D8C7AB6" w14:textId="77777777" w:rsidR="001B3C5C" w:rsidRPr="00473EB6" w:rsidRDefault="001B3C5C" w:rsidP="00CF0FAD">
            <w:pPr>
              <w:jc w:val="center"/>
              <w:rPr>
                <w:rFonts w:ascii="Arial" w:hAnsi="Arial" w:cs="Arial"/>
              </w:rPr>
            </w:pPr>
            <w:r w:rsidRPr="00473EB6">
              <w:rPr>
                <w:rFonts w:ascii="Arial" w:hAnsi="Arial" w:cs="Arial"/>
              </w:rPr>
              <w:t>$13,563.79</w:t>
            </w:r>
          </w:p>
        </w:tc>
      </w:tr>
      <w:tr w:rsidR="001B3C5C" w:rsidRPr="00473EB6" w14:paraId="3F31A45B" w14:textId="77777777" w:rsidTr="00CF0FAD">
        <w:tc>
          <w:tcPr>
            <w:tcW w:w="1350" w:type="dxa"/>
          </w:tcPr>
          <w:p w14:paraId="7A107474" w14:textId="77777777" w:rsidR="001B3C5C" w:rsidRPr="00473EB6" w:rsidRDefault="001B3C5C" w:rsidP="00CF0FAD">
            <w:pPr>
              <w:jc w:val="center"/>
              <w:rPr>
                <w:rFonts w:ascii="Arial" w:hAnsi="Arial" w:cs="Arial"/>
                <w:b/>
                <w:bCs/>
              </w:rPr>
            </w:pPr>
            <w:r w:rsidRPr="00473EB6">
              <w:rPr>
                <w:rFonts w:ascii="Arial" w:hAnsi="Arial" w:cs="Arial"/>
                <w:b/>
                <w:bCs/>
              </w:rPr>
              <w:t>Each Additional person</w:t>
            </w:r>
          </w:p>
        </w:tc>
        <w:tc>
          <w:tcPr>
            <w:tcW w:w="2340" w:type="dxa"/>
          </w:tcPr>
          <w:p w14:paraId="64507542" w14:textId="77777777" w:rsidR="001B3C5C" w:rsidRPr="00473EB6" w:rsidRDefault="001B3C5C" w:rsidP="00CF0FAD">
            <w:pPr>
              <w:jc w:val="center"/>
              <w:rPr>
                <w:rFonts w:ascii="Arial" w:hAnsi="Arial" w:cs="Arial"/>
              </w:rPr>
            </w:pPr>
          </w:p>
          <w:p w14:paraId="7DAF4D33" w14:textId="77777777" w:rsidR="001B3C5C" w:rsidRPr="00473EB6" w:rsidRDefault="001B3C5C" w:rsidP="00CF0FAD">
            <w:pPr>
              <w:jc w:val="center"/>
              <w:rPr>
                <w:rFonts w:ascii="Arial" w:hAnsi="Arial" w:cs="Arial"/>
              </w:rPr>
            </w:pPr>
            <w:r w:rsidRPr="00473EB6">
              <w:rPr>
                <w:rFonts w:ascii="Arial" w:hAnsi="Arial" w:cs="Arial"/>
              </w:rPr>
              <w:t>$458.33</w:t>
            </w:r>
          </w:p>
        </w:tc>
        <w:tc>
          <w:tcPr>
            <w:tcW w:w="5040" w:type="dxa"/>
          </w:tcPr>
          <w:p w14:paraId="493190C4" w14:textId="77777777" w:rsidR="001B3C5C" w:rsidRPr="00473EB6" w:rsidRDefault="001B3C5C" w:rsidP="00CF0FAD">
            <w:pPr>
              <w:jc w:val="center"/>
              <w:rPr>
                <w:rFonts w:ascii="Arial" w:hAnsi="Arial" w:cs="Arial"/>
              </w:rPr>
            </w:pPr>
          </w:p>
          <w:p w14:paraId="0D8B9722" w14:textId="77777777" w:rsidR="001B3C5C" w:rsidRPr="00473EB6" w:rsidRDefault="001B3C5C" w:rsidP="00CF0FAD">
            <w:pPr>
              <w:jc w:val="center"/>
              <w:rPr>
                <w:rFonts w:ascii="Arial" w:hAnsi="Arial" w:cs="Arial"/>
              </w:rPr>
            </w:pPr>
            <w:r w:rsidRPr="00473EB6">
              <w:rPr>
                <w:rFonts w:ascii="Arial" w:hAnsi="Arial" w:cs="Arial"/>
              </w:rPr>
              <w:t>$294.87</w:t>
            </w:r>
          </w:p>
        </w:tc>
      </w:tr>
    </w:tbl>
    <w:p w14:paraId="15D40568" w14:textId="0CEB2BAC" w:rsidR="007E75AA" w:rsidRPr="00473EB6" w:rsidRDefault="007E75AA" w:rsidP="007E75AA">
      <w:pPr>
        <w:pStyle w:val="par2"/>
        <w:rPr>
          <w:ins w:id="9" w:author="Fitch, Elena" w:date="2026-06-26T06:47:00Z"/>
          <w:rFonts w:ascii="Arial" w:hAnsi="Arial" w:cs="Arial"/>
        </w:rPr>
      </w:pPr>
      <w:ins w:id="10" w:author="Fitch, Elena" w:date="2026-06-26T06:47:00Z" w16du:dateUtc="2026-06-26T12:47:00Z">
        <w:r w:rsidRPr="00473EB6">
          <w:rPr>
            <w:rFonts w:ascii="Arial" w:hAnsi="Arial" w:cs="Arial"/>
          </w:rPr>
          <w:t>3</w:t>
        </w:r>
      </w:ins>
      <w:ins w:id="11" w:author="Fitch, Elena" w:date="2026-06-26T06:47:00Z">
        <w:r w:rsidRPr="00473EB6">
          <w:rPr>
            <w:rFonts w:ascii="Arial" w:hAnsi="Arial" w:cs="Arial"/>
          </w:rPr>
          <w:t>.</w:t>
        </w:r>
        <w:r w:rsidRPr="00473EB6">
          <w:rPr>
            <w:rFonts w:ascii="Arial" w:hAnsi="Arial" w:cs="Arial"/>
          </w:rPr>
          <w:tab/>
        </w:r>
      </w:ins>
      <w:ins w:id="12" w:author="Fitch, Elena" w:date="2026-06-26T06:47:00Z" w16du:dateUtc="2026-06-26T12:47:00Z">
        <w:r w:rsidRPr="00473EB6">
          <w:rPr>
            <w:rFonts w:ascii="Arial" w:hAnsi="Arial" w:cs="Arial"/>
          </w:rPr>
          <w:t xml:space="preserve">Effective October </w:t>
        </w:r>
      </w:ins>
      <w:ins w:id="13" w:author="Fitch, Elena" w:date="2026-06-26T06:48:00Z" w16du:dateUtc="2026-06-26T12:48:00Z">
        <w:r w:rsidRPr="00473EB6">
          <w:rPr>
            <w:rFonts w:ascii="Arial" w:hAnsi="Arial" w:cs="Arial"/>
          </w:rPr>
          <w:t>1</w:t>
        </w:r>
      </w:ins>
      <w:ins w:id="14" w:author="Fitch, Elena" w:date="2026-06-26T06:47:00Z">
        <w:r w:rsidRPr="00473EB6">
          <w:rPr>
            <w:rFonts w:ascii="Arial" w:hAnsi="Arial" w:cs="Arial"/>
          </w:rPr>
          <w:t xml:space="preserve">, 2026, monthly gross income levels, for </w:t>
        </w:r>
        <w:proofErr w:type="gramStart"/>
        <w:r w:rsidRPr="00473EB6">
          <w:rPr>
            <w:rFonts w:ascii="Arial" w:hAnsi="Arial" w:cs="Arial"/>
          </w:rPr>
          <w:t>one-hundred percent</w:t>
        </w:r>
        <w:proofErr w:type="gramEnd"/>
        <w:r w:rsidRPr="00473EB6">
          <w:rPr>
            <w:rFonts w:ascii="Arial" w:hAnsi="Arial" w:cs="Arial"/>
          </w:rPr>
          <w:t xml:space="preserve"> (100%) of the Federal Poverty Guideline (FPG), as well as eighty-five percent (85%) of State Median Income (SMI), the state and federal maximum income limits, for the corresponding household size are as follows:</w:t>
        </w:r>
      </w:ins>
    </w:p>
    <w:p w14:paraId="01E02C65" w14:textId="77777777" w:rsidR="007E75AA" w:rsidRPr="00473EB6" w:rsidRDefault="007E75AA" w:rsidP="007E75AA">
      <w:pPr>
        <w:pStyle w:val="par2"/>
        <w:rPr>
          <w:ins w:id="15" w:author="Fitch, Elena" w:date="2026-06-26T06:47:00Z"/>
          <w:rFonts w:ascii="Arial" w:hAnsi="Arial" w:cs="Arial"/>
        </w:rPr>
      </w:pPr>
    </w:p>
    <w:tbl>
      <w:tblPr>
        <w:tblW w:w="873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420"/>
        <w:gridCol w:w="4920"/>
      </w:tblGrid>
      <w:tr w:rsidR="007E75AA" w:rsidRPr="00473EB6" w14:paraId="33985C2D" w14:textId="77777777" w:rsidTr="007E75AA">
        <w:trPr>
          <w:ins w:id="16" w:author="Fitch, Elena" w:date="2026-06-26T06:47:00Z"/>
        </w:trPr>
        <w:tc>
          <w:tcPr>
            <w:tcW w:w="1350" w:type="dxa"/>
          </w:tcPr>
          <w:p w14:paraId="1013C85B" w14:textId="77777777" w:rsidR="007E75AA" w:rsidRPr="00473EB6" w:rsidRDefault="007E75AA" w:rsidP="002E1DCB">
            <w:pPr>
              <w:jc w:val="center"/>
              <w:rPr>
                <w:ins w:id="17" w:author="Fitch, Elena" w:date="2026-06-26T06:47:00Z"/>
                <w:rFonts w:ascii="Arial" w:hAnsi="Arial" w:cs="Arial"/>
                <w:b/>
                <w:bCs/>
              </w:rPr>
            </w:pPr>
            <w:ins w:id="18" w:author="Fitch, Elena" w:date="2026-06-26T06:47:00Z">
              <w:r w:rsidRPr="00473EB6">
                <w:rPr>
                  <w:rFonts w:ascii="Arial" w:hAnsi="Arial" w:cs="Arial"/>
                  <w:b/>
                  <w:bCs/>
                </w:rPr>
                <w:lastRenderedPageBreak/>
                <w:t>Family Size</w:t>
              </w:r>
            </w:ins>
          </w:p>
        </w:tc>
        <w:tc>
          <w:tcPr>
            <w:tcW w:w="2430" w:type="dxa"/>
          </w:tcPr>
          <w:p w14:paraId="61F9FE3C" w14:textId="77777777" w:rsidR="007E75AA" w:rsidRPr="00473EB6" w:rsidRDefault="007E75AA" w:rsidP="002E1DCB">
            <w:pPr>
              <w:jc w:val="center"/>
              <w:rPr>
                <w:ins w:id="19" w:author="Fitch, Elena" w:date="2026-06-26T06:47:00Z"/>
                <w:rFonts w:ascii="Arial" w:hAnsi="Arial" w:cs="Arial"/>
                <w:b/>
                <w:bCs/>
              </w:rPr>
            </w:pPr>
            <w:ins w:id="20" w:author="Fitch, Elena" w:date="2026-06-26T06:47:00Z">
              <w:r w:rsidRPr="00473EB6">
                <w:rPr>
                  <w:rFonts w:ascii="Arial" w:hAnsi="Arial" w:cs="Arial"/>
                  <w:b/>
                  <w:bCs/>
                </w:rPr>
                <w:t>100% Federal Poverty Guideline (FPG)</w:t>
              </w:r>
            </w:ins>
          </w:p>
        </w:tc>
        <w:tc>
          <w:tcPr>
            <w:tcW w:w="4950" w:type="dxa"/>
          </w:tcPr>
          <w:p w14:paraId="4E9B36F6" w14:textId="77777777" w:rsidR="007E75AA" w:rsidRPr="00473EB6" w:rsidRDefault="007E75AA" w:rsidP="002E1DCB">
            <w:pPr>
              <w:jc w:val="center"/>
              <w:rPr>
                <w:ins w:id="21" w:author="Fitch, Elena" w:date="2026-06-26T06:47:00Z"/>
                <w:rFonts w:ascii="Arial" w:hAnsi="Arial" w:cs="Arial"/>
                <w:b/>
                <w:bCs/>
              </w:rPr>
            </w:pPr>
            <w:ins w:id="22" w:author="Fitch, Elena" w:date="2026-06-26T06:47:00Z">
              <w:r w:rsidRPr="00473EB6">
                <w:rPr>
                  <w:rFonts w:ascii="Arial" w:hAnsi="Arial" w:cs="Arial"/>
                  <w:b/>
                  <w:bCs/>
                </w:rPr>
                <w:t>85% State Median Income (SMI) (State and Federal Maximum Income Limit)</w:t>
              </w:r>
            </w:ins>
          </w:p>
        </w:tc>
      </w:tr>
      <w:tr w:rsidR="007E75AA" w:rsidRPr="00473EB6" w14:paraId="2B8E2F1A" w14:textId="77777777" w:rsidTr="007E75AA">
        <w:trPr>
          <w:ins w:id="23" w:author="Fitch, Elena" w:date="2026-06-26T06:47:00Z"/>
        </w:trPr>
        <w:tc>
          <w:tcPr>
            <w:tcW w:w="1350" w:type="dxa"/>
          </w:tcPr>
          <w:p w14:paraId="7714F7E5" w14:textId="77777777" w:rsidR="007E75AA" w:rsidRPr="00473EB6" w:rsidRDefault="007E75AA" w:rsidP="007E75AA">
            <w:pPr>
              <w:jc w:val="center"/>
              <w:rPr>
                <w:ins w:id="24" w:author="Fitch, Elena" w:date="2026-06-26T06:47:00Z"/>
                <w:rFonts w:ascii="Arial" w:hAnsi="Arial" w:cs="Arial"/>
                <w:b/>
                <w:bCs/>
              </w:rPr>
            </w:pPr>
            <w:ins w:id="25" w:author="Fitch, Elena" w:date="2026-06-26T06:47:00Z">
              <w:r w:rsidRPr="00473EB6">
                <w:rPr>
                  <w:rFonts w:ascii="Arial" w:hAnsi="Arial" w:cs="Arial"/>
                  <w:b/>
                  <w:bCs/>
                </w:rPr>
                <w:t>1</w:t>
              </w:r>
            </w:ins>
          </w:p>
        </w:tc>
        <w:tc>
          <w:tcPr>
            <w:tcW w:w="2430" w:type="dxa"/>
          </w:tcPr>
          <w:p w14:paraId="7A770C51" w14:textId="78934907" w:rsidR="007E75AA" w:rsidRPr="00473EB6" w:rsidRDefault="007E75AA" w:rsidP="007E75AA">
            <w:pPr>
              <w:jc w:val="center"/>
              <w:rPr>
                <w:ins w:id="26" w:author="Fitch, Elena" w:date="2026-06-26T06:47:00Z"/>
                <w:rFonts w:ascii="Arial" w:hAnsi="Arial" w:cs="Arial"/>
              </w:rPr>
            </w:pPr>
            <w:ins w:id="27" w:author="Fitch, Elena" w:date="2026-06-26T06:50:00Z" w16du:dateUtc="2026-06-26T12:50:00Z">
              <w:r w:rsidRPr="00473EB6">
                <w:rPr>
                  <w:rFonts w:ascii="Arial" w:hAnsi="Arial" w:cs="Arial"/>
                </w:rPr>
                <w:t>$1,330.00</w:t>
              </w:r>
            </w:ins>
          </w:p>
        </w:tc>
        <w:tc>
          <w:tcPr>
            <w:tcW w:w="4950" w:type="dxa"/>
            <w:vAlign w:val="bottom"/>
          </w:tcPr>
          <w:p w14:paraId="442070A4" w14:textId="536B73D9" w:rsidR="007E75AA" w:rsidRPr="00473EB6" w:rsidRDefault="007E75AA" w:rsidP="007E75AA">
            <w:pPr>
              <w:jc w:val="center"/>
              <w:rPr>
                <w:ins w:id="28" w:author="Fitch, Elena" w:date="2026-06-26T06:47:00Z"/>
                <w:rFonts w:ascii="Arial" w:hAnsi="Arial" w:cs="Arial"/>
              </w:rPr>
            </w:pPr>
            <w:ins w:id="29" w:author="Fitch, Elena" w:date="2026-06-26T06:47:00Z">
              <w:r w:rsidRPr="00473EB6">
                <w:rPr>
                  <w:rFonts w:ascii="Arial" w:hAnsi="Arial" w:cs="Arial"/>
                </w:rPr>
                <w:t>$</w:t>
              </w:r>
            </w:ins>
            <w:ins w:id="30" w:author="Fitch, Elena" w:date="2026-06-26T06:54:00Z">
              <w:r w:rsidRPr="00473EB6">
                <w:rPr>
                  <w:rFonts w:ascii="Arial" w:hAnsi="Arial" w:cs="Arial"/>
                </w:rPr>
                <w:t>5,347.35</w:t>
              </w:r>
            </w:ins>
          </w:p>
        </w:tc>
      </w:tr>
      <w:tr w:rsidR="007E75AA" w:rsidRPr="00473EB6" w14:paraId="6456EB22" w14:textId="77777777" w:rsidTr="007E75AA">
        <w:trPr>
          <w:ins w:id="31" w:author="Fitch, Elena" w:date="2026-06-26T06:47:00Z"/>
        </w:trPr>
        <w:tc>
          <w:tcPr>
            <w:tcW w:w="1350" w:type="dxa"/>
          </w:tcPr>
          <w:p w14:paraId="08B1C507" w14:textId="77777777" w:rsidR="007E75AA" w:rsidRPr="00473EB6" w:rsidRDefault="007E75AA" w:rsidP="007E75AA">
            <w:pPr>
              <w:jc w:val="center"/>
              <w:rPr>
                <w:ins w:id="32" w:author="Fitch, Elena" w:date="2026-06-26T06:47:00Z"/>
                <w:rFonts w:ascii="Arial" w:hAnsi="Arial" w:cs="Arial"/>
                <w:b/>
                <w:bCs/>
              </w:rPr>
            </w:pPr>
            <w:ins w:id="33" w:author="Fitch, Elena" w:date="2026-06-26T06:47:00Z">
              <w:r w:rsidRPr="00473EB6">
                <w:rPr>
                  <w:rFonts w:ascii="Arial" w:hAnsi="Arial" w:cs="Arial"/>
                  <w:b/>
                  <w:bCs/>
                </w:rPr>
                <w:t>2</w:t>
              </w:r>
            </w:ins>
          </w:p>
        </w:tc>
        <w:tc>
          <w:tcPr>
            <w:tcW w:w="2430" w:type="dxa"/>
          </w:tcPr>
          <w:p w14:paraId="26E04315" w14:textId="3084B67E" w:rsidR="007E75AA" w:rsidRPr="00473EB6" w:rsidRDefault="007E75AA" w:rsidP="007E75AA">
            <w:pPr>
              <w:jc w:val="center"/>
              <w:rPr>
                <w:ins w:id="34" w:author="Fitch, Elena" w:date="2026-06-26T06:47:00Z"/>
                <w:rFonts w:ascii="Arial" w:hAnsi="Arial" w:cs="Arial"/>
              </w:rPr>
            </w:pPr>
            <w:ins w:id="35" w:author="Fitch, Elena" w:date="2026-06-26T06:50:00Z" w16du:dateUtc="2026-06-26T12:50:00Z">
              <w:r w:rsidRPr="00473EB6">
                <w:rPr>
                  <w:rFonts w:ascii="Arial" w:hAnsi="Arial" w:cs="Arial"/>
                </w:rPr>
                <w:t>$1,803.33</w:t>
              </w:r>
            </w:ins>
          </w:p>
        </w:tc>
        <w:tc>
          <w:tcPr>
            <w:tcW w:w="4950" w:type="dxa"/>
            <w:vAlign w:val="bottom"/>
          </w:tcPr>
          <w:p w14:paraId="047A568C" w14:textId="26382E65" w:rsidR="007E75AA" w:rsidRPr="00473EB6" w:rsidRDefault="007E75AA" w:rsidP="007E75AA">
            <w:pPr>
              <w:jc w:val="center"/>
              <w:rPr>
                <w:ins w:id="36" w:author="Fitch, Elena" w:date="2026-06-26T06:47:00Z"/>
                <w:rFonts w:ascii="Arial" w:hAnsi="Arial" w:cs="Arial"/>
              </w:rPr>
            </w:pPr>
            <w:ins w:id="37" w:author="Fitch, Elena" w:date="2026-06-26T06:47:00Z">
              <w:r w:rsidRPr="00473EB6">
                <w:rPr>
                  <w:rFonts w:ascii="Arial" w:hAnsi="Arial" w:cs="Arial"/>
                </w:rPr>
                <w:t>$</w:t>
              </w:r>
            </w:ins>
            <w:ins w:id="38" w:author="Fitch, Elena" w:date="2026-06-26T06:54:00Z">
              <w:r w:rsidRPr="00473EB6">
                <w:rPr>
                  <w:rFonts w:ascii="Arial" w:hAnsi="Arial" w:cs="Arial"/>
                </w:rPr>
                <w:t>6,992.69</w:t>
              </w:r>
            </w:ins>
          </w:p>
        </w:tc>
      </w:tr>
      <w:tr w:rsidR="007E75AA" w:rsidRPr="00473EB6" w14:paraId="601744E0" w14:textId="77777777" w:rsidTr="007E75AA">
        <w:trPr>
          <w:ins w:id="39" w:author="Fitch, Elena" w:date="2026-06-26T06:47:00Z"/>
        </w:trPr>
        <w:tc>
          <w:tcPr>
            <w:tcW w:w="1350" w:type="dxa"/>
          </w:tcPr>
          <w:p w14:paraId="758772FB" w14:textId="77777777" w:rsidR="007E75AA" w:rsidRPr="00473EB6" w:rsidRDefault="007E75AA" w:rsidP="007E75AA">
            <w:pPr>
              <w:jc w:val="center"/>
              <w:rPr>
                <w:ins w:id="40" w:author="Fitch, Elena" w:date="2026-06-26T06:47:00Z"/>
                <w:rFonts w:ascii="Arial" w:hAnsi="Arial" w:cs="Arial"/>
                <w:b/>
                <w:bCs/>
              </w:rPr>
            </w:pPr>
            <w:ins w:id="41" w:author="Fitch, Elena" w:date="2026-06-26T06:47:00Z">
              <w:r w:rsidRPr="00473EB6">
                <w:rPr>
                  <w:rFonts w:ascii="Arial" w:hAnsi="Arial" w:cs="Arial"/>
                  <w:b/>
                  <w:bCs/>
                </w:rPr>
                <w:t>3</w:t>
              </w:r>
            </w:ins>
          </w:p>
        </w:tc>
        <w:tc>
          <w:tcPr>
            <w:tcW w:w="2430" w:type="dxa"/>
          </w:tcPr>
          <w:p w14:paraId="6852FC25" w14:textId="48D3E4BD" w:rsidR="007E75AA" w:rsidRPr="00473EB6" w:rsidRDefault="007E75AA" w:rsidP="007E75AA">
            <w:pPr>
              <w:jc w:val="center"/>
              <w:rPr>
                <w:ins w:id="42" w:author="Fitch, Elena" w:date="2026-06-26T06:47:00Z"/>
                <w:rFonts w:ascii="Arial" w:hAnsi="Arial" w:cs="Arial"/>
              </w:rPr>
            </w:pPr>
            <w:ins w:id="43" w:author="Fitch, Elena" w:date="2026-06-26T06:50:00Z" w16du:dateUtc="2026-06-26T12:50:00Z">
              <w:r w:rsidRPr="00473EB6">
                <w:rPr>
                  <w:rFonts w:ascii="Arial" w:hAnsi="Arial" w:cs="Arial"/>
                </w:rPr>
                <w:t>$2,276.67</w:t>
              </w:r>
            </w:ins>
          </w:p>
        </w:tc>
        <w:tc>
          <w:tcPr>
            <w:tcW w:w="4950" w:type="dxa"/>
            <w:vAlign w:val="bottom"/>
          </w:tcPr>
          <w:p w14:paraId="52A0061C" w14:textId="1BAECB38" w:rsidR="007E75AA" w:rsidRPr="00473EB6" w:rsidRDefault="007E75AA" w:rsidP="007E75AA">
            <w:pPr>
              <w:jc w:val="center"/>
              <w:rPr>
                <w:ins w:id="44" w:author="Fitch, Elena" w:date="2026-06-26T06:47:00Z"/>
                <w:rFonts w:ascii="Arial" w:hAnsi="Arial" w:cs="Arial"/>
              </w:rPr>
            </w:pPr>
            <w:ins w:id="45" w:author="Fitch, Elena" w:date="2026-06-26T06:47:00Z">
              <w:r w:rsidRPr="00473EB6">
                <w:rPr>
                  <w:rFonts w:ascii="Arial" w:hAnsi="Arial" w:cs="Arial"/>
                </w:rPr>
                <w:t>$</w:t>
              </w:r>
            </w:ins>
            <w:ins w:id="46" w:author="Fitch, Elena" w:date="2026-06-26T06:53:00Z">
              <w:r w:rsidRPr="00473EB6">
                <w:rPr>
                  <w:rFonts w:ascii="Arial" w:hAnsi="Arial" w:cs="Arial"/>
                </w:rPr>
                <w:t>8,638.03</w:t>
              </w:r>
            </w:ins>
          </w:p>
        </w:tc>
      </w:tr>
      <w:tr w:rsidR="007E75AA" w:rsidRPr="00473EB6" w14:paraId="36A19C65" w14:textId="77777777" w:rsidTr="007E75AA">
        <w:trPr>
          <w:ins w:id="47" w:author="Fitch, Elena" w:date="2026-06-26T06:47:00Z"/>
        </w:trPr>
        <w:tc>
          <w:tcPr>
            <w:tcW w:w="1350" w:type="dxa"/>
          </w:tcPr>
          <w:p w14:paraId="77BA2402" w14:textId="77777777" w:rsidR="007E75AA" w:rsidRPr="00473EB6" w:rsidRDefault="007E75AA" w:rsidP="007E75AA">
            <w:pPr>
              <w:jc w:val="center"/>
              <w:rPr>
                <w:ins w:id="48" w:author="Fitch, Elena" w:date="2026-06-26T06:47:00Z"/>
                <w:rFonts w:ascii="Arial" w:hAnsi="Arial" w:cs="Arial"/>
                <w:b/>
                <w:bCs/>
              </w:rPr>
            </w:pPr>
            <w:ins w:id="49" w:author="Fitch, Elena" w:date="2026-06-26T06:47:00Z">
              <w:r w:rsidRPr="00473EB6">
                <w:rPr>
                  <w:rFonts w:ascii="Arial" w:hAnsi="Arial" w:cs="Arial"/>
                  <w:b/>
                  <w:bCs/>
                </w:rPr>
                <w:t>4</w:t>
              </w:r>
            </w:ins>
          </w:p>
        </w:tc>
        <w:tc>
          <w:tcPr>
            <w:tcW w:w="2430" w:type="dxa"/>
          </w:tcPr>
          <w:p w14:paraId="3B044A60" w14:textId="1A6A314F" w:rsidR="007E75AA" w:rsidRPr="00473EB6" w:rsidRDefault="007E75AA" w:rsidP="007E75AA">
            <w:pPr>
              <w:jc w:val="center"/>
              <w:rPr>
                <w:ins w:id="50" w:author="Fitch, Elena" w:date="2026-06-26T06:47:00Z"/>
                <w:rFonts w:ascii="Arial" w:hAnsi="Arial" w:cs="Arial"/>
              </w:rPr>
            </w:pPr>
            <w:ins w:id="51" w:author="Fitch, Elena" w:date="2026-06-26T06:50:00Z" w16du:dateUtc="2026-06-26T12:50:00Z">
              <w:r w:rsidRPr="00473EB6">
                <w:rPr>
                  <w:rFonts w:ascii="Arial" w:hAnsi="Arial" w:cs="Arial"/>
                </w:rPr>
                <w:t>$2,750.00</w:t>
              </w:r>
            </w:ins>
          </w:p>
        </w:tc>
        <w:tc>
          <w:tcPr>
            <w:tcW w:w="4950" w:type="dxa"/>
            <w:vAlign w:val="bottom"/>
          </w:tcPr>
          <w:p w14:paraId="2EA62336" w14:textId="79148BDE" w:rsidR="007E75AA" w:rsidRPr="00473EB6" w:rsidRDefault="007E75AA" w:rsidP="007E75AA">
            <w:pPr>
              <w:jc w:val="center"/>
              <w:rPr>
                <w:ins w:id="52" w:author="Fitch, Elena" w:date="2026-06-26T06:47:00Z"/>
                <w:rFonts w:ascii="Arial" w:hAnsi="Arial" w:cs="Arial"/>
              </w:rPr>
            </w:pPr>
            <w:ins w:id="53" w:author="Fitch, Elena" w:date="2026-06-26T06:47:00Z">
              <w:r w:rsidRPr="00473EB6">
                <w:rPr>
                  <w:rFonts w:ascii="Arial" w:hAnsi="Arial" w:cs="Arial"/>
                </w:rPr>
                <w:t>$</w:t>
              </w:r>
            </w:ins>
            <w:ins w:id="54" w:author="Fitch, Elena" w:date="2026-06-26T06:53:00Z">
              <w:r w:rsidRPr="00473EB6">
                <w:rPr>
                  <w:rFonts w:ascii="Arial" w:hAnsi="Arial" w:cs="Arial"/>
                </w:rPr>
                <w:t>10,283.37</w:t>
              </w:r>
            </w:ins>
          </w:p>
        </w:tc>
      </w:tr>
      <w:tr w:rsidR="007E75AA" w:rsidRPr="00473EB6" w14:paraId="5B0E76CF" w14:textId="77777777" w:rsidTr="007E75AA">
        <w:trPr>
          <w:ins w:id="55" w:author="Fitch, Elena" w:date="2026-06-26T06:47:00Z"/>
        </w:trPr>
        <w:tc>
          <w:tcPr>
            <w:tcW w:w="1350" w:type="dxa"/>
          </w:tcPr>
          <w:p w14:paraId="70F996FF" w14:textId="77777777" w:rsidR="007E75AA" w:rsidRPr="00473EB6" w:rsidRDefault="007E75AA" w:rsidP="007E75AA">
            <w:pPr>
              <w:jc w:val="center"/>
              <w:rPr>
                <w:ins w:id="56" w:author="Fitch, Elena" w:date="2026-06-26T06:47:00Z"/>
                <w:rFonts w:ascii="Arial" w:hAnsi="Arial" w:cs="Arial"/>
                <w:b/>
                <w:bCs/>
              </w:rPr>
            </w:pPr>
            <w:ins w:id="57" w:author="Fitch, Elena" w:date="2026-06-26T06:47:00Z">
              <w:r w:rsidRPr="00473EB6">
                <w:rPr>
                  <w:rFonts w:ascii="Arial" w:hAnsi="Arial" w:cs="Arial"/>
                  <w:b/>
                  <w:bCs/>
                </w:rPr>
                <w:t>5</w:t>
              </w:r>
            </w:ins>
          </w:p>
        </w:tc>
        <w:tc>
          <w:tcPr>
            <w:tcW w:w="2430" w:type="dxa"/>
          </w:tcPr>
          <w:p w14:paraId="32229957" w14:textId="7DF34AEC" w:rsidR="007E75AA" w:rsidRPr="00473EB6" w:rsidRDefault="007E75AA" w:rsidP="007E75AA">
            <w:pPr>
              <w:jc w:val="center"/>
              <w:rPr>
                <w:ins w:id="58" w:author="Fitch, Elena" w:date="2026-06-26T06:47:00Z"/>
                <w:rFonts w:ascii="Arial" w:hAnsi="Arial" w:cs="Arial"/>
              </w:rPr>
            </w:pPr>
            <w:ins w:id="59" w:author="Fitch, Elena" w:date="2026-06-26T06:50:00Z" w16du:dateUtc="2026-06-26T12:50:00Z">
              <w:r w:rsidRPr="00473EB6">
                <w:rPr>
                  <w:rFonts w:ascii="Arial" w:hAnsi="Arial" w:cs="Arial"/>
                </w:rPr>
                <w:t>$3,223.33</w:t>
              </w:r>
            </w:ins>
          </w:p>
        </w:tc>
        <w:tc>
          <w:tcPr>
            <w:tcW w:w="4950" w:type="dxa"/>
            <w:vAlign w:val="bottom"/>
          </w:tcPr>
          <w:p w14:paraId="74617D3D" w14:textId="2ECD1676" w:rsidR="007E75AA" w:rsidRPr="00473EB6" w:rsidRDefault="007E75AA" w:rsidP="007E75AA">
            <w:pPr>
              <w:jc w:val="center"/>
              <w:rPr>
                <w:ins w:id="60" w:author="Fitch, Elena" w:date="2026-06-26T06:47:00Z"/>
                <w:rFonts w:ascii="Arial" w:hAnsi="Arial" w:cs="Arial"/>
              </w:rPr>
            </w:pPr>
            <w:ins w:id="61" w:author="Fitch, Elena" w:date="2026-06-26T06:47:00Z">
              <w:r w:rsidRPr="00473EB6">
                <w:rPr>
                  <w:rFonts w:ascii="Arial" w:hAnsi="Arial" w:cs="Arial"/>
                </w:rPr>
                <w:t>$</w:t>
              </w:r>
            </w:ins>
            <w:ins w:id="62" w:author="Fitch, Elena" w:date="2026-06-26T06:53:00Z">
              <w:r w:rsidRPr="00473EB6">
                <w:rPr>
                  <w:rFonts w:ascii="Arial" w:hAnsi="Arial" w:cs="Arial"/>
                </w:rPr>
                <w:t>11,928.71</w:t>
              </w:r>
            </w:ins>
          </w:p>
        </w:tc>
      </w:tr>
      <w:tr w:rsidR="007E75AA" w:rsidRPr="00473EB6" w14:paraId="1FB188F7" w14:textId="77777777" w:rsidTr="007E75AA">
        <w:trPr>
          <w:ins w:id="63" w:author="Fitch, Elena" w:date="2026-06-26T06:47:00Z"/>
        </w:trPr>
        <w:tc>
          <w:tcPr>
            <w:tcW w:w="1350" w:type="dxa"/>
          </w:tcPr>
          <w:p w14:paraId="54F0C188" w14:textId="77777777" w:rsidR="007E75AA" w:rsidRPr="00473EB6" w:rsidRDefault="007E75AA" w:rsidP="007E75AA">
            <w:pPr>
              <w:jc w:val="center"/>
              <w:rPr>
                <w:ins w:id="64" w:author="Fitch, Elena" w:date="2026-06-26T06:47:00Z"/>
                <w:rFonts w:ascii="Arial" w:hAnsi="Arial" w:cs="Arial"/>
                <w:b/>
                <w:bCs/>
              </w:rPr>
            </w:pPr>
            <w:ins w:id="65" w:author="Fitch, Elena" w:date="2026-06-26T06:47:00Z">
              <w:r w:rsidRPr="00473EB6">
                <w:rPr>
                  <w:rFonts w:ascii="Arial" w:hAnsi="Arial" w:cs="Arial"/>
                  <w:b/>
                  <w:bCs/>
                </w:rPr>
                <w:t>6</w:t>
              </w:r>
            </w:ins>
          </w:p>
        </w:tc>
        <w:tc>
          <w:tcPr>
            <w:tcW w:w="2430" w:type="dxa"/>
          </w:tcPr>
          <w:p w14:paraId="333D728C" w14:textId="163B4F8D" w:rsidR="007E75AA" w:rsidRPr="00473EB6" w:rsidRDefault="007E75AA" w:rsidP="007E75AA">
            <w:pPr>
              <w:jc w:val="center"/>
              <w:rPr>
                <w:ins w:id="66" w:author="Fitch, Elena" w:date="2026-06-26T06:47:00Z"/>
                <w:rFonts w:ascii="Arial" w:hAnsi="Arial" w:cs="Arial"/>
              </w:rPr>
            </w:pPr>
            <w:ins w:id="67" w:author="Fitch, Elena" w:date="2026-06-26T06:50:00Z" w16du:dateUtc="2026-06-26T12:50:00Z">
              <w:r w:rsidRPr="00473EB6">
                <w:rPr>
                  <w:rFonts w:ascii="Arial" w:hAnsi="Arial" w:cs="Arial"/>
                </w:rPr>
                <w:t>$3,696.67</w:t>
              </w:r>
            </w:ins>
          </w:p>
        </w:tc>
        <w:tc>
          <w:tcPr>
            <w:tcW w:w="4950" w:type="dxa"/>
            <w:vAlign w:val="bottom"/>
          </w:tcPr>
          <w:p w14:paraId="57602D2A" w14:textId="6233BE5E" w:rsidR="007E75AA" w:rsidRPr="00473EB6" w:rsidRDefault="007E75AA" w:rsidP="007E75AA">
            <w:pPr>
              <w:jc w:val="center"/>
              <w:rPr>
                <w:ins w:id="68" w:author="Fitch, Elena" w:date="2026-06-26T06:47:00Z"/>
                <w:rFonts w:ascii="Arial" w:hAnsi="Arial" w:cs="Arial"/>
              </w:rPr>
            </w:pPr>
            <w:ins w:id="69" w:author="Fitch, Elena" w:date="2026-06-26T06:47:00Z">
              <w:r w:rsidRPr="00473EB6">
                <w:rPr>
                  <w:rFonts w:ascii="Arial" w:hAnsi="Arial" w:cs="Arial"/>
                </w:rPr>
                <w:t>$</w:t>
              </w:r>
            </w:ins>
            <w:ins w:id="70" w:author="Fitch, Elena" w:date="2026-06-26T06:53:00Z">
              <w:r w:rsidRPr="00473EB6">
                <w:rPr>
                  <w:rFonts w:ascii="Arial" w:hAnsi="Arial" w:cs="Arial"/>
                </w:rPr>
                <w:t>13,574.05</w:t>
              </w:r>
            </w:ins>
          </w:p>
        </w:tc>
      </w:tr>
      <w:tr w:rsidR="007E75AA" w:rsidRPr="00473EB6" w14:paraId="52B80C5A" w14:textId="77777777" w:rsidTr="007E75AA">
        <w:trPr>
          <w:ins w:id="71" w:author="Fitch, Elena" w:date="2026-06-26T06:47:00Z"/>
        </w:trPr>
        <w:tc>
          <w:tcPr>
            <w:tcW w:w="1350" w:type="dxa"/>
          </w:tcPr>
          <w:p w14:paraId="78E02400" w14:textId="77777777" w:rsidR="007E75AA" w:rsidRPr="00473EB6" w:rsidRDefault="007E75AA" w:rsidP="007E75AA">
            <w:pPr>
              <w:jc w:val="center"/>
              <w:rPr>
                <w:ins w:id="72" w:author="Fitch, Elena" w:date="2026-06-26T06:47:00Z"/>
                <w:rFonts w:ascii="Arial" w:hAnsi="Arial" w:cs="Arial"/>
                <w:b/>
                <w:bCs/>
              </w:rPr>
            </w:pPr>
            <w:ins w:id="73" w:author="Fitch, Elena" w:date="2026-06-26T06:47:00Z">
              <w:r w:rsidRPr="00473EB6">
                <w:rPr>
                  <w:rFonts w:ascii="Arial" w:hAnsi="Arial" w:cs="Arial"/>
                  <w:b/>
                  <w:bCs/>
                </w:rPr>
                <w:t>7</w:t>
              </w:r>
            </w:ins>
          </w:p>
        </w:tc>
        <w:tc>
          <w:tcPr>
            <w:tcW w:w="2430" w:type="dxa"/>
          </w:tcPr>
          <w:p w14:paraId="49D1FDA6" w14:textId="257DFF6D" w:rsidR="007E75AA" w:rsidRPr="00473EB6" w:rsidRDefault="007E75AA" w:rsidP="007E75AA">
            <w:pPr>
              <w:jc w:val="center"/>
              <w:rPr>
                <w:ins w:id="74" w:author="Fitch, Elena" w:date="2026-06-26T06:47:00Z"/>
                <w:rFonts w:ascii="Arial" w:hAnsi="Arial" w:cs="Arial"/>
              </w:rPr>
            </w:pPr>
            <w:ins w:id="75" w:author="Fitch, Elena" w:date="2026-06-26T06:50:00Z" w16du:dateUtc="2026-06-26T12:50:00Z">
              <w:r w:rsidRPr="00473EB6">
                <w:rPr>
                  <w:rFonts w:ascii="Arial" w:hAnsi="Arial" w:cs="Arial"/>
                </w:rPr>
                <w:t>$4,170.00</w:t>
              </w:r>
            </w:ins>
          </w:p>
        </w:tc>
        <w:tc>
          <w:tcPr>
            <w:tcW w:w="4950" w:type="dxa"/>
            <w:vAlign w:val="bottom"/>
          </w:tcPr>
          <w:p w14:paraId="17FCA7A4" w14:textId="7AB469A0" w:rsidR="007E75AA" w:rsidRPr="00473EB6" w:rsidRDefault="007E75AA" w:rsidP="007E75AA">
            <w:pPr>
              <w:jc w:val="center"/>
              <w:rPr>
                <w:ins w:id="76" w:author="Fitch, Elena" w:date="2026-06-26T06:47:00Z"/>
                <w:rFonts w:ascii="Arial" w:hAnsi="Arial" w:cs="Arial"/>
              </w:rPr>
            </w:pPr>
            <w:ins w:id="77" w:author="Fitch, Elena" w:date="2026-06-26T06:47:00Z">
              <w:r w:rsidRPr="00473EB6">
                <w:rPr>
                  <w:rFonts w:ascii="Arial" w:hAnsi="Arial" w:cs="Arial"/>
                </w:rPr>
                <w:t>$</w:t>
              </w:r>
            </w:ins>
            <w:ins w:id="78" w:author="Fitch, Elena" w:date="2026-06-26T06:53:00Z">
              <w:r w:rsidRPr="00473EB6">
                <w:rPr>
                  <w:rFonts w:ascii="Arial" w:hAnsi="Arial" w:cs="Arial"/>
                </w:rPr>
                <w:t>13,882.55</w:t>
              </w:r>
            </w:ins>
          </w:p>
        </w:tc>
      </w:tr>
      <w:tr w:rsidR="007E75AA" w:rsidRPr="00473EB6" w14:paraId="5A2BD8A5" w14:textId="77777777" w:rsidTr="007E75AA">
        <w:trPr>
          <w:ins w:id="79" w:author="Fitch, Elena" w:date="2026-06-26T06:47:00Z"/>
        </w:trPr>
        <w:tc>
          <w:tcPr>
            <w:tcW w:w="1350" w:type="dxa"/>
          </w:tcPr>
          <w:p w14:paraId="79BEC75C" w14:textId="77777777" w:rsidR="007E75AA" w:rsidRPr="00473EB6" w:rsidRDefault="007E75AA" w:rsidP="007E75AA">
            <w:pPr>
              <w:jc w:val="center"/>
              <w:rPr>
                <w:ins w:id="80" w:author="Fitch, Elena" w:date="2026-06-26T06:47:00Z"/>
                <w:rFonts w:ascii="Arial" w:hAnsi="Arial" w:cs="Arial"/>
                <w:b/>
                <w:bCs/>
              </w:rPr>
            </w:pPr>
            <w:ins w:id="81" w:author="Fitch, Elena" w:date="2026-06-26T06:47:00Z">
              <w:r w:rsidRPr="00473EB6">
                <w:rPr>
                  <w:rFonts w:ascii="Arial" w:hAnsi="Arial" w:cs="Arial"/>
                  <w:b/>
                  <w:bCs/>
                </w:rPr>
                <w:t>8</w:t>
              </w:r>
            </w:ins>
          </w:p>
        </w:tc>
        <w:tc>
          <w:tcPr>
            <w:tcW w:w="2430" w:type="dxa"/>
          </w:tcPr>
          <w:p w14:paraId="26F31F7E" w14:textId="08AC3946" w:rsidR="007E75AA" w:rsidRPr="00473EB6" w:rsidRDefault="007E75AA" w:rsidP="007E75AA">
            <w:pPr>
              <w:jc w:val="center"/>
              <w:rPr>
                <w:ins w:id="82" w:author="Fitch, Elena" w:date="2026-06-26T06:47:00Z"/>
                <w:rFonts w:ascii="Arial" w:hAnsi="Arial" w:cs="Arial"/>
              </w:rPr>
            </w:pPr>
            <w:ins w:id="83" w:author="Fitch, Elena" w:date="2026-06-26T06:50:00Z" w16du:dateUtc="2026-06-26T12:50:00Z">
              <w:r w:rsidRPr="00473EB6">
                <w:rPr>
                  <w:rFonts w:ascii="Arial" w:hAnsi="Arial" w:cs="Arial"/>
                </w:rPr>
                <w:t>$4,643.33</w:t>
              </w:r>
            </w:ins>
          </w:p>
        </w:tc>
        <w:tc>
          <w:tcPr>
            <w:tcW w:w="4950" w:type="dxa"/>
            <w:vAlign w:val="bottom"/>
          </w:tcPr>
          <w:p w14:paraId="580BDD0B" w14:textId="196F9703" w:rsidR="007E75AA" w:rsidRPr="00473EB6" w:rsidRDefault="007E75AA" w:rsidP="007E75AA">
            <w:pPr>
              <w:jc w:val="center"/>
              <w:rPr>
                <w:ins w:id="84" w:author="Fitch, Elena" w:date="2026-06-26T06:47:00Z"/>
                <w:rFonts w:ascii="Arial" w:hAnsi="Arial" w:cs="Arial"/>
              </w:rPr>
            </w:pPr>
            <w:ins w:id="85" w:author="Fitch, Elena" w:date="2026-06-26T06:47:00Z">
              <w:r w:rsidRPr="00473EB6">
                <w:rPr>
                  <w:rFonts w:ascii="Arial" w:hAnsi="Arial" w:cs="Arial"/>
                </w:rPr>
                <w:t>$</w:t>
              </w:r>
            </w:ins>
            <w:ins w:id="86" w:author="Fitch, Elena" w:date="2026-06-26T06:52:00Z">
              <w:r w:rsidRPr="00473EB6">
                <w:rPr>
                  <w:rFonts w:ascii="Arial" w:hAnsi="Arial" w:cs="Arial"/>
                </w:rPr>
                <w:t>14,191.05</w:t>
              </w:r>
            </w:ins>
          </w:p>
        </w:tc>
      </w:tr>
      <w:tr w:rsidR="007E75AA" w:rsidRPr="00473EB6" w14:paraId="5E8FE5BC" w14:textId="77777777" w:rsidTr="007E75AA">
        <w:trPr>
          <w:ins w:id="87" w:author="Fitch, Elena" w:date="2026-06-26T06:47:00Z"/>
        </w:trPr>
        <w:tc>
          <w:tcPr>
            <w:tcW w:w="1350" w:type="dxa"/>
          </w:tcPr>
          <w:p w14:paraId="5F231020" w14:textId="77777777" w:rsidR="007E75AA" w:rsidRPr="00473EB6" w:rsidRDefault="007E75AA" w:rsidP="002E1DCB">
            <w:pPr>
              <w:jc w:val="center"/>
              <w:rPr>
                <w:ins w:id="88" w:author="Fitch, Elena" w:date="2026-06-26T06:47:00Z"/>
                <w:rFonts w:ascii="Arial" w:hAnsi="Arial" w:cs="Arial"/>
                <w:b/>
                <w:bCs/>
              </w:rPr>
            </w:pPr>
            <w:ins w:id="89" w:author="Fitch, Elena" w:date="2026-06-26T06:47:00Z">
              <w:r w:rsidRPr="00473EB6">
                <w:rPr>
                  <w:rFonts w:ascii="Arial" w:hAnsi="Arial" w:cs="Arial"/>
                  <w:b/>
                  <w:bCs/>
                </w:rPr>
                <w:t>Each Additional person</w:t>
              </w:r>
            </w:ins>
          </w:p>
        </w:tc>
        <w:tc>
          <w:tcPr>
            <w:tcW w:w="2430" w:type="dxa"/>
          </w:tcPr>
          <w:p w14:paraId="5F2E81D3" w14:textId="77777777" w:rsidR="007E75AA" w:rsidRPr="00473EB6" w:rsidRDefault="007E75AA" w:rsidP="002E1DCB">
            <w:pPr>
              <w:jc w:val="center"/>
              <w:rPr>
                <w:ins w:id="90" w:author="Fitch, Elena" w:date="2026-06-26T06:47:00Z"/>
                <w:rFonts w:ascii="Arial" w:hAnsi="Arial" w:cs="Arial"/>
              </w:rPr>
            </w:pPr>
          </w:p>
          <w:p w14:paraId="16377291" w14:textId="23E12A91" w:rsidR="007E75AA" w:rsidRPr="00473EB6" w:rsidRDefault="007E75AA" w:rsidP="002E1DCB">
            <w:pPr>
              <w:jc w:val="center"/>
              <w:rPr>
                <w:ins w:id="91" w:author="Fitch, Elena" w:date="2026-06-26T06:47:00Z"/>
                <w:rFonts w:ascii="Arial" w:hAnsi="Arial" w:cs="Arial"/>
              </w:rPr>
            </w:pPr>
            <w:ins w:id="92" w:author="Fitch, Elena" w:date="2026-06-26T06:47:00Z">
              <w:r w:rsidRPr="00473EB6">
                <w:rPr>
                  <w:rFonts w:ascii="Arial" w:hAnsi="Arial" w:cs="Arial"/>
                </w:rPr>
                <w:t>$</w:t>
              </w:r>
            </w:ins>
            <w:ins w:id="93" w:author="Fitch, Elena" w:date="2026-06-26T06:51:00Z" w16du:dateUtc="2026-06-26T12:51:00Z">
              <w:r w:rsidRPr="00473EB6">
                <w:rPr>
                  <w:rFonts w:ascii="Arial" w:hAnsi="Arial" w:cs="Arial"/>
                </w:rPr>
                <w:t>473.33</w:t>
              </w:r>
            </w:ins>
          </w:p>
        </w:tc>
        <w:tc>
          <w:tcPr>
            <w:tcW w:w="4950" w:type="dxa"/>
          </w:tcPr>
          <w:p w14:paraId="6832E244" w14:textId="77777777" w:rsidR="007E75AA" w:rsidRPr="00473EB6" w:rsidRDefault="007E75AA" w:rsidP="002E1DCB">
            <w:pPr>
              <w:jc w:val="center"/>
              <w:rPr>
                <w:ins w:id="94" w:author="Fitch, Elena" w:date="2026-06-26T06:47:00Z"/>
                <w:rFonts w:ascii="Arial" w:hAnsi="Arial" w:cs="Arial"/>
              </w:rPr>
            </w:pPr>
          </w:p>
          <w:p w14:paraId="031F3063" w14:textId="4C22A85B" w:rsidR="007E75AA" w:rsidRPr="00473EB6" w:rsidRDefault="007E75AA" w:rsidP="002E1DCB">
            <w:pPr>
              <w:jc w:val="center"/>
              <w:rPr>
                <w:ins w:id="95" w:author="Fitch, Elena" w:date="2026-06-26T06:47:00Z"/>
                <w:rFonts w:ascii="Arial" w:hAnsi="Arial" w:cs="Arial"/>
              </w:rPr>
            </w:pPr>
            <w:ins w:id="96" w:author="Fitch, Elena" w:date="2026-06-26T06:47:00Z">
              <w:r w:rsidRPr="00473EB6">
                <w:rPr>
                  <w:rFonts w:ascii="Arial" w:hAnsi="Arial" w:cs="Arial"/>
                </w:rPr>
                <w:t>$</w:t>
              </w:r>
            </w:ins>
            <w:ins w:id="97" w:author="Fitch, Elena" w:date="2026-06-26T06:52:00Z" w16du:dateUtc="2026-06-26T12:52:00Z">
              <w:r w:rsidRPr="00473EB6">
                <w:rPr>
                  <w:rFonts w:ascii="Arial" w:hAnsi="Arial" w:cs="Arial"/>
                </w:rPr>
                <w:t>308.50</w:t>
              </w:r>
            </w:ins>
          </w:p>
        </w:tc>
      </w:tr>
    </w:tbl>
    <w:p w14:paraId="64CC5AA9" w14:textId="2ACCF6B5" w:rsidR="002C01FD" w:rsidRPr="00473EB6" w:rsidRDefault="002C01FD" w:rsidP="002C01FD">
      <w:pPr>
        <w:pStyle w:val="par2"/>
        <w:rPr>
          <w:rFonts w:ascii="Arial" w:hAnsi="Arial" w:cs="Arial"/>
        </w:rPr>
      </w:pPr>
      <w:ins w:id="98" w:author="Fitch, Elena" w:date="2026-06-26T07:04:00Z" w16du:dateUtc="2026-06-26T13:04:00Z">
        <w:r w:rsidRPr="00473EB6">
          <w:rPr>
            <w:rFonts w:ascii="Arial" w:hAnsi="Arial" w:cs="Arial"/>
          </w:rPr>
          <w:t>4</w:t>
        </w:r>
      </w:ins>
      <w:del w:id="99" w:author="Fitch, Elena" w:date="2026-06-26T07:04:00Z" w16du:dateUtc="2026-06-26T13:04:00Z">
        <w:r w:rsidRPr="00473EB6" w:rsidDel="002C01FD">
          <w:rPr>
            <w:rFonts w:ascii="Arial" w:hAnsi="Arial" w:cs="Arial"/>
          </w:rPr>
          <w:delText>3</w:delText>
        </w:r>
      </w:del>
      <w:r w:rsidRPr="00473EB6">
        <w:rPr>
          <w:rFonts w:ascii="Arial" w:hAnsi="Arial" w:cs="Arial"/>
        </w:rPr>
        <w:t>.</w:t>
      </w:r>
      <w:r w:rsidRPr="00473EB6">
        <w:rPr>
          <w:rFonts w:ascii="Arial" w:hAnsi="Arial" w:cs="Arial"/>
        </w:rPr>
        <w:tab/>
        <w:t>Generally, the expected monthly income amount is based on the income received in the prior thirty (30) day period; except that, when the prior thirty (30) day period does not provide an accurate indication of anticipated income as referenced in the definition of “Income Eligibility” in rule section 3.103(KKK) or under circumstances as specified below, a different period of time may be applicable:</w:t>
      </w:r>
    </w:p>
    <w:p w14:paraId="516D37BD" w14:textId="42E1A038" w:rsidR="007E75AA" w:rsidRPr="00473EB6" w:rsidRDefault="007E75AA" w:rsidP="007E75AA">
      <w:pPr>
        <w:pStyle w:val="par2"/>
        <w:ind w:left="0" w:firstLine="0"/>
        <w:jc w:val="center"/>
        <w:rPr>
          <w:rFonts w:ascii="Arial" w:hAnsi="Arial" w:cs="Arial"/>
        </w:rPr>
      </w:pPr>
      <w:r w:rsidRPr="00473EB6">
        <w:rPr>
          <w:rFonts w:ascii="Arial" w:hAnsi="Arial" w:cs="Arial"/>
        </w:rPr>
        <w:t>***</w:t>
      </w:r>
    </w:p>
    <w:p w14:paraId="317FCAD1" w14:textId="78675D0E" w:rsidR="002C01FD" w:rsidRPr="00473EB6" w:rsidDel="00507D8E" w:rsidRDefault="002C01FD" w:rsidP="002C01FD">
      <w:pPr>
        <w:pStyle w:val="par2"/>
        <w:rPr>
          <w:del w:id="100" w:author="Fitch, Elena" w:date="2026-06-26T07:05:00Z" w16du:dateUtc="2026-06-26T13:05:00Z"/>
          <w:rFonts w:ascii="Arial" w:hAnsi="Arial" w:cs="Arial"/>
        </w:rPr>
      </w:pPr>
      <w:ins w:id="101" w:author="Fitch, Elena" w:date="2026-06-26T07:04:00Z" w16du:dateUtc="2026-06-26T13:04:00Z">
        <w:r w:rsidRPr="00473EB6">
          <w:rPr>
            <w:rFonts w:ascii="Arial" w:hAnsi="Arial" w:cs="Arial"/>
          </w:rPr>
          <w:t>5</w:t>
        </w:r>
      </w:ins>
      <w:del w:id="102" w:author="Fitch, Elena" w:date="2026-06-26T07:04:00Z" w16du:dateUtc="2026-06-26T13:04:00Z">
        <w:r w:rsidRPr="00473EB6" w:rsidDel="002C01FD">
          <w:rPr>
            <w:rFonts w:ascii="Arial" w:hAnsi="Arial" w:cs="Arial"/>
          </w:rPr>
          <w:delText>4</w:delText>
        </w:r>
      </w:del>
      <w:r w:rsidRPr="00473EB6">
        <w:rPr>
          <w:rFonts w:ascii="Arial" w:hAnsi="Arial" w:cs="Arial"/>
        </w:rPr>
        <w:t>.</w:t>
      </w:r>
      <w:r w:rsidRPr="00473EB6">
        <w:rPr>
          <w:rFonts w:ascii="Arial" w:hAnsi="Arial" w:cs="Arial"/>
        </w:rPr>
        <w:tab/>
        <w:t>Income Verification at Application and Re-determination</w:t>
      </w:r>
    </w:p>
    <w:p w14:paraId="576A186B" w14:textId="4158FB87" w:rsidR="002C01FD" w:rsidRPr="00473EB6" w:rsidRDefault="00507D8E" w:rsidP="00507D8E">
      <w:pPr>
        <w:pStyle w:val="par2"/>
        <w:ind w:left="0" w:firstLine="0"/>
        <w:jc w:val="center"/>
        <w:rPr>
          <w:ins w:id="103" w:author="Fitch, Elena" w:date="2026-06-26T06:47:00Z"/>
          <w:rFonts w:ascii="Arial" w:hAnsi="Arial" w:cs="Arial"/>
        </w:rPr>
      </w:pPr>
      <w:r w:rsidRPr="00473EB6">
        <w:rPr>
          <w:rFonts w:ascii="Arial" w:hAnsi="Arial" w:cs="Arial"/>
        </w:rPr>
        <w:t>***</w:t>
      </w:r>
    </w:p>
    <w:p w14:paraId="04407114" w14:textId="77777777" w:rsidR="00537D8E" w:rsidRPr="00473EB6" w:rsidRDefault="00537D8E" w:rsidP="00537D8E">
      <w:pPr>
        <w:pStyle w:val="Heading3"/>
        <w:rPr>
          <w:rFonts w:ascii="Arial" w:hAnsi="Arial" w:cs="Arial"/>
        </w:rPr>
      </w:pPr>
      <w:r w:rsidRPr="00473EB6">
        <w:rPr>
          <w:rFonts w:ascii="Arial" w:hAnsi="Arial" w:cs="Arial"/>
        </w:rPr>
        <w:t>3.114</w:t>
      </w:r>
      <w:r w:rsidRPr="00473EB6">
        <w:rPr>
          <w:rFonts w:ascii="Arial" w:hAnsi="Arial" w:cs="Arial"/>
        </w:rPr>
        <w:tab/>
        <w:t>TERMINATION OF LOW-INCOME CHILD CARE SERVICES</w:t>
      </w:r>
    </w:p>
    <w:p w14:paraId="373EC1EA" w14:textId="77777777" w:rsidR="00537D8E" w:rsidRPr="00473EB6" w:rsidRDefault="00537D8E" w:rsidP="00537D8E">
      <w:pPr>
        <w:pStyle w:val="par1"/>
        <w:rPr>
          <w:rFonts w:ascii="Arial" w:hAnsi="Arial" w:cs="Arial"/>
        </w:rPr>
      </w:pPr>
      <w:r w:rsidRPr="00473EB6">
        <w:rPr>
          <w:rFonts w:ascii="Arial" w:hAnsi="Arial" w:cs="Arial"/>
        </w:rPr>
        <w:t>A.</w:t>
      </w:r>
      <w:r w:rsidRPr="00473EB6">
        <w:rPr>
          <w:rFonts w:ascii="Arial" w:hAnsi="Arial" w:cs="Arial"/>
        </w:rPr>
        <w:tab/>
        <w:t xml:space="preserve">County departments must terminate </w:t>
      </w:r>
      <w:proofErr w:type="gramStart"/>
      <w:r w:rsidRPr="00473EB6">
        <w:rPr>
          <w:rFonts w:ascii="Arial" w:hAnsi="Arial" w:cs="Arial"/>
        </w:rPr>
        <w:t>child care</w:t>
      </w:r>
      <w:proofErr w:type="gramEnd"/>
      <w:r w:rsidRPr="00473EB6">
        <w:rPr>
          <w:rFonts w:ascii="Arial" w:hAnsi="Arial" w:cs="Arial"/>
        </w:rPr>
        <w:t xml:space="preserve"> authorizations and cases during the eligibility period for any of the following eligibility-related reasons:</w:t>
      </w:r>
    </w:p>
    <w:p w14:paraId="7DA209F1" w14:textId="6AE1C50E" w:rsidR="00537D8E" w:rsidRPr="00473EB6" w:rsidRDefault="00537D8E" w:rsidP="00537D8E">
      <w:pPr>
        <w:pStyle w:val="par2"/>
        <w:rPr>
          <w:rFonts w:ascii="Arial" w:hAnsi="Arial" w:cs="Arial"/>
        </w:rPr>
      </w:pPr>
      <w:r w:rsidRPr="00473EB6">
        <w:rPr>
          <w:rFonts w:ascii="Arial" w:hAnsi="Arial" w:cs="Arial"/>
        </w:rPr>
        <w:t>1.</w:t>
      </w:r>
      <w:r w:rsidRPr="00473EB6">
        <w:rPr>
          <w:rFonts w:ascii="Arial" w:hAnsi="Arial" w:cs="Arial"/>
        </w:rPr>
        <w:tab/>
        <w:t>Household income exceeds eighty-five percent (85%) of state median income as outlined in rule section</w:t>
      </w:r>
      <w:ins w:id="104" w:author="Fitch, Elena" w:date="2026-06-26T07:12:00Z" w16du:dateUtc="2026-06-26T13:12:00Z">
        <w:r w:rsidRPr="00473EB6">
          <w:rPr>
            <w:rFonts w:ascii="Arial" w:hAnsi="Arial" w:cs="Arial"/>
          </w:rPr>
          <w:t>s</w:t>
        </w:r>
      </w:ins>
      <w:r w:rsidRPr="00473EB6">
        <w:rPr>
          <w:rFonts w:ascii="Arial" w:hAnsi="Arial" w:cs="Arial"/>
        </w:rPr>
        <w:t xml:space="preserve"> 3.111(H)(2)</w:t>
      </w:r>
      <w:ins w:id="105" w:author="Fitch, Elena" w:date="2026-06-26T07:12:00Z" w16du:dateUtc="2026-06-26T13:12:00Z">
        <w:r w:rsidRPr="00473EB6">
          <w:rPr>
            <w:rFonts w:ascii="Arial" w:hAnsi="Arial" w:cs="Arial"/>
          </w:rPr>
          <w:t xml:space="preserve"> and (3)</w:t>
        </w:r>
      </w:ins>
      <w:r w:rsidRPr="00473EB6">
        <w:rPr>
          <w:rFonts w:ascii="Arial" w:hAnsi="Arial" w:cs="Arial"/>
        </w:rPr>
        <w:t xml:space="preserve"> during eligibility period;</w:t>
      </w:r>
    </w:p>
    <w:p w14:paraId="62D7C64A" w14:textId="267F1668" w:rsidR="007E75AA" w:rsidRPr="00473EB6" w:rsidRDefault="00537D8E" w:rsidP="00537D8E">
      <w:pPr>
        <w:pStyle w:val="par2"/>
        <w:ind w:left="0" w:firstLine="0"/>
        <w:jc w:val="center"/>
        <w:rPr>
          <w:rFonts w:ascii="Arial" w:hAnsi="Arial" w:cs="Arial"/>
        </w:rPr>
      </w:pPr>
      <w:r w:rsidRPr="00473EB6">
        <w:rPr>
          <w:rFonts w:ascii="Arial" w:hAnsi="Arial" w:cs="Arial"/>
        </w:rPr>
        <w:t>***</w:t>
      </w:r>
    </w:p>
    <w:p w14:paraId="60C023A2" w14:textId="77777777" w:rsidR="00537D8E" w:rsidRPr="00473EB6" w:rsidRDefault="00537D8E" w:rsidP="00537D8E">
      <w:pPr>
        <w:pStyle w:val="Heading3"/>
        <w:rPr>
          <w:rFonts w:ascii="Arial" w:hAnsi="Arial" w:cs="Arial"/>
        </w:rPr>
      </w:pPr>
      <w:r w:rsidRPr="00473EB6">
        <w:rPr>
          <w:rFonts w:ascii="Arial" w:hAnsi="Arial" w:cs="Arial"/>
        </w:rPr>
        <w:lastRenderedPageBreak/>
        <w:t>3.123</w:t>
      </w:r>
      <w:r w:rsidRPr="00473EB6">
        <w:rPr>
          <w:rFonts w:ascii="Arial" w:hAnsi="Arial" w:cs="Arial"/>
        </w:rPr>
        <w:tab/>
        <w:t>ENROLLMENT FREEZES</w:t>
      </w:r>
    </w:p>
    <w:p w14:paraId="4DBA5C7B" w14:textId="2E4A1C7D" w:rsidR="00537D8E" w:rsidRPr="00473EB6" w:rsidRDefault="00537D8E" w:rsidP="00537D8E">
      <w:pPr>
        <w:pStyle w:val="par2"/>
        <w:ind w:left="0" w:firstLine="0"/>
        <w:jc w:val="center"/>
        <w:rPr>
          <w:rFonts w:ascii="Arial" w:hAnsi="Arial" w:cs="Arial"/>
        </w:rPr>
      </w:pPr>
      <w:r w:rsidRPr="00473EB6">
        <w:rPr>
          <w:rFonts w:ascii="Arial" w:hAnsi="Arial" w:cs="Arial"/>
        </w:rPr>
        <w:t>***</w:t>
      </w:r>
    </w:p>
    <w:p w14:paraId="7F848DA5" w14:textId="77777777" w:rsidR="00537D8E" w:rsidRPr="00473EB6" w:rsidRDefault="00537D8E" w:rsidP="00537D8E">
      <w:pPr>
        <w:pStyle w:val="par1"/>
        <w:rPr>
          <w:rFonts w:ascii="Arial" w:hAnsi="Arial" w:cs="Arial"/>
        </w:rPr>
      </w:pPr>
      <w:r w:rsidRPr="00473EB6">
        <w:rPr>
          <w:rFonts w:ascii="Arial" w:hAnsi="Arial" w:cs="Arial"/>
        </w:rPr>
        <w:t>B.</w:t>
      </w:r>
      <w:r w:rsidRPr="00473EB6">
        <w:rPr>
          <w:rFonts w:ascii="Arial" w:hAnsi="Arial" w:cs="Arial"/>
        </w:rPr>
        <w:tab/>
        <w:t xml:space="preserve">Counties that have been approved to implement a freeze shall add the adult caretaker(s) or teen parents into CHATS if they are likely to be found eligible based on self-reported income and job, education, job search, or workforce training activity. Counties may require an applicant to restate their intention to be kept on the freeze every twelve (12) months </w:t>
      </w:r>
      <w:proofErr w:type="gramStart"/>
      <w:r w:rsidRPr="00473EB6">
        <w:rPr>
          <w:rFonts w:ascii="Arial" w:hAnsi="Arial" w:cs="Arial"/>
        </w:rPr>
        <w:t>in order to</w:t>
      </w:r>
      <w:proofErr w:type="gramEnd"/>
      <w:r w:rsidRPr="00473EB6">
        <w:rPr>
          <w:rFonts w:ascii="Arial" w:hAnsi="Arial" w:cs="Arial"/>
        </w:rPr>
        <w:t xml:space="preserve"> maintain their place on the list.</w:t>
      </w:r>
    </w:p>
    <w:p w14:paraId="1B3AE31D" w14:textId="77777777" w:rsidR="00537D8E" w:rsidRPr="00473EB6" w:rsidRDefault="00537D8E" w:rsidP="00537D8E">
      <w:pPr>
        <w:pStyle w:val="par2"/>
        <w:rPr>
          <w:rFonts w:ascii="Arial" w:hAnsi="Arial" w:cs="Arial"/>
        </w:rPr>
      </w:pPr>
      <w:r w:rsidRPr="00473EB6">
        <w:rPr>
          <w:rFonts w:ascii="Arial" w:hAnsi="Arial" w:cs="Arial"/>
        </w:rPr>
        <w:t>1.</w:t>
      </w:r>
      <w:r w:rsidRPr="00473EB6">
        <w:rPr>
          <w:rFonts w:ascii="Arial" w:hAnsi="Arial" w:cs="Arial"/>
        </w:rPr>
        <w:tab/>
        <w:t xml:space="preserve">Counties shall enroll the eligible adult caretaker(s) or </w:t>
      </w:r>
      <w:proofErr w:type="gramStart"/>
      <w:r w:rsidRPr="00473EB6">
        <w:rPr>
          <w:rFonts w:ascii="Arial" w:hAnsi="Arial" w:cs="Arial"/>
        </w:rPr>
        <w:t>teen</w:t>
      </w:r>
      <w:proofErr w:type="gramEnd"/>
      <w:r w:rsidRPr="00473EB6">
        <w:rPr>
          <w:rFonts w:ascii="Arial" w:hAnsi="Arial" w:cs="Arial"/>
        </w:rPr>
        <w:t xml:space="preserve"> parent(s) once a freeze is lifted according to the following Department-defined target populations:</w:t>
      </w:r>
    </w:p>
    <w:p w14:paraId="3D277FDD" w14:textId="067A10FA" w:rsidR="00537D8E" w:rsidRPr="00473EB6" w:rsidRDefault="00537D8E" w:rsidP="00537D8E">
      <w:pPr>
        <w:pStyle w:val="par3"/>
        <w:rPr>
          <w:rFonts w:ascii="Arial" w:hAnsi="Arial" w:cs="Arial"/>
        </w:rPr>
      </w:pPr>
      <w:r w:rsidRPr="00473EB6">
        <w:rPr>
          <w:rFonts w:ascii="Arial" w:hAnsi="Arial" w:cs="Arial"/>
        </w:rPr>
        <w:t>a.</w:t>
      </w:r>
      <w:r w:rsidRPr="00473EB6">
        <w:rPr>
          <w:rFonts w:ascii="Arial" w:hAnsi="Arial" w:cs="Arial"/>
        </w:rPr>
        <w:tab/>
        <w:t>Households whose income is at or below 130% of the current federal poverty level (see rule section</w:t>
      </w:r>
      <w:ins w:id="106" w:author="Fitch, Elena" w:date="2026-06-26T07:14:00Z" w16du:dateUtc="2026-06-26T13:14:00Z">
        <w:r w:rsidRPr="00473EB6">
          <w:rPr>
            <w:rFonts w:ascii="Arial" w:hAnsi="Arial" w:cs="Arial"/>
          </w:rPr>
          <w:t>s</w:t>
        </w:r>
      </w:ins>
      <w:r w:rsidRPr="00473EB6">
        <w:rPr>
          <w:rFonts w:ascii="Arial" w:hAnsi="Arial" w:cs="Arial"/>
        </w:rPr>
        <w:t xml:space="preserve"> 3.111(H)(2)</w:t>
      </w:r>
      <w:ins w:id="107" w:author="Fitch, Elena" w:date="2026-06-26T07:14:00Z" w16du:dateUtc="2026-06-26T13:14:00Z">
        <w:r w:rsidRPr="00473EB6">
          <w:rPr>
            <w:rFonts w:ascii="Arial" w:hAnsi="Arial" w:cs="Arial"/>
          </w:rPr>
          <w:t xml:space="preserve"> and (3)</w:t>
        </w:r>
      </w:ins>
      <w:r w:rsidRPr="00473EB6">
        <w:rPr>
          <w:rFonts w:ascii="Arial" w:hAnsi="Arial" w:cs="Arial"/>
        </w:rPr>
        <w:t>;</w:t>
      </w:r>
    </w:p>
    <w:p w14:paraId="60E59549" w14:textId="30E90CAB" w:rsidR="00537D8E" w:rsidRPr="00473EB6" w:rsidRDefault="00537D8E" w:rsidP="00537D8E">
      <w:pPr>
        <w:pStyle w:val="par2"/>
        <w:ind w:left="0" w:firstLine="0"/>
        <w:jc w:val="center"/>
        <w:rPr>
          <w:rFonts w:ascii="Arial" w:hAnsi="Arial" w:cs="Arial"/>
        </w:rPr>
      </w:pPr>
      <w:r w:rsidRPr="00473EB6">
        <w:rPr>
          <w:rFonts w:ascii="Arial" w:hAnsi="Arial" w:cs="Arial"/>
        </w:rPr>
        <w:t>***</w:t>
      </w:r>
    </w:p>
    <w:p w14:paraId="758CCBC6" w14:textId="77777777" w:rsidR="0075487C" w:rsidRPr="00473EB6" w:rsidRDefault="0075487C" w:rsidP="005815FA">
      <w:pPr>
        <w:pStyle w:val="Heading3"/>
        <w:rPr>
          <w:rFonts w:ascii="Arial" w:hAnsi="Arial" w:cs="Arial"/>
        </w:rPr>
      </w:pPr>
      <w:r w:rsidRPr="00473EB6">
        <w:rPr>
          <w:rFonts w:ascii="Arial" w:hAnsi="Arial" w:cs="Arial"/>
        </w:rPr>
        <w:t>3.124</w:t>
      </w:r>
      <w:r w:rsidRPr="00473EB6">
        <w:rPr>
          <w:rFonts w:ascii="Arial" w:hAnsi="Arial" w:cs="Arial"/>
        </w:rPr>
        <w:tab/>
        <w:t>PARENT FEES</w:t>
      </w:r>
    </w:p>
    <w:p w14:paraId="0DF5C7B8" w14:textId="7DA6B2CC" w:rsidR="0075487C" w:rsidRPr="00473EB6" w:rsidRDefault="002C7F90" w:rsidP="002C7F90">
      <w:pPr>
        <w:pStyle w:val="par1"/>
        <w:jc w:val="center"/>
        <w:rPr>
          <w:rFonts w:ascii="Arial" w:hAnsi="Arial" w:cs="Arial"/>
        </w:rPr>
      </w:pPr>
      <w:r w:rsidRPr="00473EB6">
        <w:rPr>
          <w:rFonts w:ascii="Arial" w:hAnsi="Arial" w:cs="Arial"/>
        </w:rPr>
        <w:t>***</w:t>
      </w:r>
    </w:p>
    <w:p w14:paraId="28FB9990" w14:textId="09082590" w:rsidR="00275B53" w:rsidRPr="00473EB6" w:rsidRDefault="00275B53" w:rsidP="00275B53">
      <w:pPr>
        <w:pStyle w:val="par1"/>
        <w:rPr>
          <w:rFonts w:ascii="Arial" w:hAnsi="Arial" w:cs="Arial"/>
        </w:rPr>
      </w:pPr>
      <w:r w:rsidRPr="00473EB6">
        <w:rPr>
          <w:rFonts w:ascii="Arial" w:hAnsi="Arial" w:cs="Arial"/>
        </w:rPr>
        <w:t>P.</w:t>
      </w:r>
      <w:r w:rsidRPr="00473EB6">
        <w:rPr>
          <w:rFonts w:ascii="Arial" w:hAnsi="Arial" w:cs="Arial"/>
        </w:rPr>
        <w:tab/>
        <w:t>Beginning July 1, 2021, through July 31, 202</w:t>
      </w:r>
      <w:ins w:id="108" w:author="Fitch, Elena" w:date="2026-06-26T06:54:00Z" w16du:dateUtc="2026-06-26T12:54:00Z">
        <w:r w:rsidR="00096E3E" w:rsidRPr="00473EB6">
          <w:rPr>
            <w:rFonts w:ascii="Arial" w:hAnsi="Arial" w:cs="Arial"/>
          </w:rPr>
          <w:t>8</w:t>
        </w:r>
      </w:ins>
      <w:del w:id="109" w:author="Fitch, Elena" w:date="2026-06-26T06:54:00Z" w16du:dateUtc="2026-06-26T12:54:00Z">
        <w:r w:rsidRPr="00473EB6" w:rsidDel="00096E3E">
          <w:rPr>
            <w:rFonts w:ascii="Arial" w:hAnsi="Arial" w:cs="Arial"/>
          </w:rPr>
          <w:delText>6</w:delText>
        </w:r>
      </w:del>
      <w:r w:rsidRPr="00473EB6">
        <w:rPr>
          <w:rFonts w:ascii="Arial" w:hAnsi="Arial" w:cs="Arial"/>
        </w:rPr>
        <w:t>, the county must assess parent fees based upon a marginal rate increase of fourteen percent (14%) for every dollar of gross countable household income above one hundred percent (100%) of the federal poverty guidelines (FPG) outlined in rule section</w:t>
      </w:r>
      <w:ins w:id="110" w:author="Fitch, Elena" w:date="2026-06-26T08:47:00Z" w16du:dateUtc="2026-06-26T14:47:00Z">
        <w:r w:rsidR="00080011" w:rsidRPr="00473EB6">
          <w:rPr>
            <w:rFonts w:ascii="Arial" w:hAnsi="Arial" w:cs="Arial"/>
          </w:rPr>
          <w:t>s</w:t>
        </w:r>
      </w:ins>
      <w:r w:rsidRPr="00473EB6">
        <w:rPr>
          <w:rFonts w:ascii="Arial" w:hAnsi="Arial" w:cs="Arial"/>
        </w:rPr>
        <w:t xml:space="preserve"> 3.111(H)(2)</w:t>
      </w:r>
      <w:ins w:id="111" w:author="Fitch, Elena" w:date="2026-06-26T08:47:00Z" w16du:dateUtc="2026-06-26T14:47:00Z">
        <w:r w:rsidR="00080011" w:rsidRPr="00473EB6">
          <w:rPr>
            <w:rFonts w:ascii="Arial" w:hAnsi="Arial" w:cs="Arial"/>
          </w:rPr>
          <w:t xml:space="preserve"> and (3)</w:t>
        </w:r>
      </w:ins>
      <w:r w:rsidRPr="00473EB6">
        <w:rPr>
          <w:rFonts w:ascii="Arial" w:hAnsi="Arial" w:cs="Arial"/>
        </w:rPr>
        <w:t>.</w:t>
      </w:r>
    </w:p>
    <w:p w14:paraId="573EFA3C" w14:textId="77777777" w:rsidR="00275B53" w:rsidRPr="00473EB6" w:rsidRDefault="00275B53" w:rsidP="00275B53">
      <w:pPr>
        <w:pStyle w:val="par2"/>
        <w:rPr>
          <w:rFonts w:ascii="Arial" w:hAnsi="Arial" w:cs="Arial"/>
        </w:rPr>
      </w:pPr>
      <w:r w:rsidRPr="00473EB6">
        <w:rPr>
          <w:rFonts w:ascii="Arial" w:hAnsi="Arial" w:cs="Arial"/>
        </w:rPr>
        <w:t>1.</w:t>
      </w:r>
      <w:r w:rsidRPr="00473EB6">
        <w:rPr>
          <w:rFonts w:ascii="Arial" w:hAnsi="Arial" w:cs="Arial"/>
        </w:rPr>
        <w:tab/>
        <w:t>The county must assess a parent fee of one percent (1%) of gross income to eligible households with gross income that is at or below one hundred percent (100%) of the FPG.</w:t>
      </w:r>
    </w:p>
    <w:p w14:paraId="2612B03B" w14:textId="77777777" w:rsidR="00275B53" w:rsidRPr="00473EB6" w:rsidRDefault="00275B53" w:rsidP="00275B53">
      <w:pPr>
        <w:pStyle w:val="par2"/>
        <w:rPr>
          <w:rFonts w:ascii="Arial" w:hAnsi="Arial" w:cs="Arial"/>
        </w:rPr>
      </w:pPr>
      <w:r w:rsidRPr="00473EB6">
        <w:rPr>
          <w:rFonts w:ascii="Arial" w:hAnsi="Arial" w:cs="Arial"/>
        </w:rPr>
        <w:t>2.</w:t>
      </w:r>
      <w:r w:rsidRPr="00473EB6">
        <w:rPr>
          <w:rFonts w:ascii="Arial" w:hAnsi="Arial" w:cs="Arial"/>
        </w:rPr>
        <w:tab/>
        <w:t>For eligible households with gross income that is above one hundred percent (100%) of the FPG, the county must assess a parent fee at one percent (1%) of their income plus a marginal rate increase of fourteen percent (14%) for every dollar of gross countable household income above one hundred percent (100%) of the FPG.</w:t>
      </w:r>
    </w:p>
    <w:p w14:paraId="35FF9882" w14:textId="77777777" w:rsidR="00275B53" w:rsidRPr="00473EB6" w:rsidRDefault="00275B53" w:rsidP="00275B53">
      <w:pPr>
        <w:pStyle w:val="par2"/>
        <w:rPr>
          <w:rFonts w:ascii="Arial" w:hAnsi="Arial" w:cs="Arial"/>
        </w:rPr>
      </w:pPr>
      <w:r w:rsidRPr="00473EB6">
        <w:rPr>
          <w:rFonts w:ascii="Arial" w:hAnsi="Arial" w:cs="Arial"/>
        </w:rPr>
        <w:t>3.</w:t>
      </w:r>
      <w:r w:rsidRPr="00473EB6">
        <w:rPr>
          <w:rFonts w:ascii="Arial" w:hAnsi="Arial" w:cs="Arial"/>
        </w:rPr>
        <w:tab/>
        <w:t>An additional fifteen-dollar ($15) fee shall be added to the parent fee for each additional child when households are requesting care for more than one (1) child and have income above one hundred percent (100%) of the FPG. If care is only requested for one (1) child, the additional fifteen-dollar ($15) fee does not apply.</w:t>
      </w:r>
    </w:p>
    <w:p w14:paraId="298A7B3C" w14:textId="2E54DF47" w:rsidR="00275B53" w:rsidRPr="00473EB6" w:rsidRDefault="00275B53" w:rsidP="00275B53">
      <w:pPr>
        <w:pStyle w:val="par1"/>
        <w:rPr>
          <w:rFonts w:ascii="Arial" w:hAnsi="Arial" w:cs="Arial"/>
        </w:rPr>
      </w:pPr>
      <w:r w:rsidRPr="00473EB6">
        <w:rPr>
          <w:rFonts w:ascii="Arial" w:hAnsi="Arial" w:cs="Arial"/>
        </w:rPr>
        <w:lastRenderedPageBreak/>
        <w:t>Q.</w:t>
      </w:r>
      <w:r w:rsidRPr="00473EB6">
        <w:rPr>
          <w:rFonts w:ascii="Arial" w:hAnsi="Arial" w:cs="Arial"/>
        </w:rPr>
        <w:tab/>
        <w:t>Beginning August 1, 202</w:t>
      </w:r>
      <w:ins w:id="112" w:author="Fitch, Elena" w:date="2026-06-26T06:54:00Z" w16du:dateUtc="2026-06-26T12:54:00Z">
        <w:r w:rsidR="00096E3E" w:rsidRPr="00473EB6">
          <w:rPr>
            <w:rFonts w:ascii="Arial" w:hAnsi="Arial" w:cs="Arial"/>
          </w:rPr>
          <w:t>8</w:t>
        </w:r>
      </w:ins>
      <w:del w:id="113" w:author="Fitch, Elena" w:date="2026-06-26T06:54:00Z" w16du:dateUtc="2026-06-26T12:54:00Z">
        <w:r w:rsidRPr="00473EB6" w:rsidDel="00096E3E">
          <w:rPr>
            <w:rFonts w:ascii="Arial" w:hAnsi="Arial" w:cs="Arial"/>
          </w:rPr>
          <w:delText>6</w:delText>
        </w:r>
      </w:del>
      <w:r w:rsidRPr="00473EB6">
        <w:rPr>
          <w:rFonts w:ascii="Arial" w:hAnsi="Arial" w:cs="Arial"/>
        </w:rPr>
        <w:t>, parent fees shall be assessed based on the following formula:</w:t>
      </w:r>
    </w:p>
    <w:p w14:paraId="40A675A1" w14:textId="77777777" w:rsidR="00275B53" w:rsidRPr="00473EB6" w:rsidRDefault="00275B53" w:rsidP="00275B53">
      <w:pPr>
        <w:rPr>
          <w:rFonts w:ascii="Arial" w:hAnsi="Arial" w:cs="Arial"/>
        </w:rPr>
      </w:pPr>
    </w:p>
    <w:tbl>
      <w:tblPr>
        <w:tblW w:w="0" w:type="auto"/>
        <w:tblInd w:w="1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5"/>
        <w:gridCol w:w="3865"/>
      </w:tblGrid>
      <w:tr w:rsidR="00275B53" w:rsidRPr="00473EB6" w14:paraId="3582FA25" w14:textId="77777777" w:rsidTr="007A23D6">
        <w:trPr>
          <w:trHeight w:val="566"/>
        </w:trPr>
        <w:tc>
          <w:tcPr>
            <w:tcW w:w="3425" w:type="dxa"/>
          </w:tcPr>
          <w:p w14:paraId="4CFB6A3E" w14:textId="77777777" w:rsidR="00275B53" w:rsidRPr="00473EB6" w:rsidRDefault="00275B53" w:rsidP="00275B53">
            <w:pPr>
              <w:pStyle w:val="par2"/>
              <w:ind w:left="0" w:firstLine="0"/>
              <w:jc w:val="center"/>
              <w:rPr>
                <w:rFonts w:ascii="Arial" w:hAnsi="Arial" w:cs="Arial"/>
              </w:rPr>
            </w:pPr>
            <w:r w:rsidRPr="00473EB6">
              <w:rPr>
                <w:rFonts w:ascii="Arial" w:hAnsi="Arial" w:cs="Arial"/>
              </w:rPr>
              <w:t>Income Level</w:t>
            </w:r>
          </w:p>
          <w:p w14:paraId="6427B4AC" w14:textId="77777777" w:rsidR="00275B53" w:rsidRPr="00473EB6" w:rsidRDefault="00275B53" w:rsidP="00275B53">
            <w:pPr>
              <w:pStyle w:val="par2"/>
              <w:ind w:left="0" w:firstLine="0"/>
              <w:jc w:val="center"/>
              <w:rPr>
                <w:rFonts w:ascii="Arial" w:hAnsi="Arial" w:cs="Arial"/>
              </w:rPr>
            </w:pPr>
            <w:r w:rsidRPr="00473EB6">
              <w:rPr>
                <w:rFonts w:ascii="Arial" w:hAnsi="Arial" w:cs="Arial"/>
              </w:rPr>
              <w:t>(% of Federal Poverty Level)</w:t>
            </w:r>
          </w:p>
        </w:tc>
        <w:tc>
          <w:tcPr>
            <w:tcW w:w="3865" w:type="dxa"/>
          </w:tcPr>
          <w:p w14:paraId="624B16C1" w14:textId="77777777" w:rsidR="00275B53" w:rsidRPr="00473EB6" w:rsidRDefault="00275B53" w:rsidP="00275B53">
            <w:pPr>
              <w:pStyle w:val="par2"/>
              <w:ind w:left="0" w:firstLine="0"/>
              <w:jc w:val="center"/>
              <w:rPr>
                <w:rFonts w:ascii="Arial" w:hAnsi="Arial" w:cs="Arial"/>
              </w:rPr>
            </w:pPr>
            <w:r w:rsidRPr="00473EB6">
              <w:rPr>
                <w:rFonts w:ascii="Arial" w:hAnsi="Arial" w:cs="Arial"/>
              </w:rPr>
              <w:t>Marginal Rate</w:t>
            </w:r>
          </w:p>
          <w:p w14:paraId="75B4D602" w14:textId="77777777" w:rsidR="00275B53" w:rsidRPr="00473EB6" w:rsidRDefault="00275B53" w:rsidP="00275B53">
            <w:pPr>
              <w:pStyle w:val="par2"/>
              <w:ind w:left="0" w:firstLine="0"/>
              <w:jc w:val="center"/>
              <w:rPr>
                <w:rFonts w:ascii="Arial" w:hAnsi="Arial" w:cs="Arial"/>
              </w:rPr>
            </w:pPr>
            <w:r w:rsidRPr="00473EB6">
              <w:rPr>
                <w:rFonts w:ascii="Arial" w:hAnsi="Arial" w:cs="Arial"/>
              </w:rPr>
              <w:t>(Assessed % for Each Additional Dollar)</w:t>
            </w:r>
          </w:p>
        </w:tc>
      </w:tr>
      <w:tr w:rsidR="00275B53" w:rsidRPr="00473EB6" w14:paraId="77F09EDE" w14:textId="77777777" w:rsidTr="007A23D6">
        <w:trPr>
          <w:trHeight w:val="241"/>
        </w:trPr>
        <w:tc>
          <w:tcPr>
            <w:tcW w:w="3425" w:type="dxa"/>
          </w:tcPr>
          <w:p w14:paraId="7CC33B2C" w14:textId="77777777" w:rsidR="00275B53" w:rsidRPr="00473EB6" w:rsidRDefault="00275B53" w:rsidP="00275B53">
            <w:pPr>
              <w:pStyle w:val="par2"/>
              <w:ind w:left="0" w:firstLine="0"/>
              <w:jc w:val="center"/>
              <w:rPr>
                <w:rFonts w:ascii="Arial" w:hAnsi="Arial" w:cs="Arial"/>
              </w:rPr>
            </w:pPr>
            <w:r w:rsidRPr="00473EB6">
              <w:rPr>
                <w:rFonts w:ascii="Arial" w:hAnsi="Arial" w:cs="Arial"/>
              </w:rPr>
              <w:t>Less than or equal to 100% FPL</w:t>
            </w:r>
          </w:p>
        </w:tc>
        <w:tc>
          <w:tcPr>
            <w:tcW w:w="3865" w:type="dxa"/>
          </w:tcPr>
          <w:p w14:paraId="68C2101A" w14:textId="77777777" w:rsidR="00275B53" w:rsidRPr="00473EB6" w:rsidRDefault="00275B53" w:rsidP="00275B53">
            <w:pPr>
              <w:pStyle w:val="par2"/>
              <w:ind w:left="0" w:firstLine="0"/>
              <w:jc w:val="center"/>
              <w:rPr>
                <w:rFonts w:ascii="Arial" w:hAnsi="Arial" w:cs="Arial"/>
              </w:rPr>
            </w:pPr>
            <w:r w:rsidRPr="00473EB6">
              <w:rPr>
                <w:rFonts w:ascii="Arial" w:hAnsi="Arial" w:cs="Arial"/>
              </w:rPr>
              <w:t>1%</w:t>
            </w:r>
          </w:p>
        </w:tc>
      </w:tr>
      <w:tr w:rsidR="00275B53" w:rsidRPr="00473EB6" w14:paraId="5102F9F1" w14:textId="77777777" w:rsidTr="007A23D6">
        <w:trPr>
          <w:trHeight w:val="233"/>
        </w:trPr>
        <w:tc>
          <w:tcPr>
            <w:tcW w:w="3425" w:type="dxa"/>
          </w:tcPr>
          <w:p w14:paraId="650B9A4A" w14:textId="77777777" w:rsidR="00275B53" w:rsidRPr="00473EB6" w:rsidRDefault="00275B53" w:rsidP="00275B53">
            <w:pPr>
              <w:pStyle w:val="par2"/>
              <w:ind w:left="0" w:firstLine="0"/>
              <w:jc w:val="center"/>
              <w:rPr>
                <w:rFonts w:ascii="Arial" w:hAnsi="Arial" w:cs="Arial"/>
              </w:rPr>
            </w:pPr>
            <w:r w:rsidRPr="00473EB6">
              <w:rPr>
                <w:rFonts w:ascii="Arial" w:hAnsi="Arial" w:cs="Arial"/>
              </w:rPr>
              <w:t>101%-130 FPL</w:t>
            </w:r>
          </w:p>
        </w:tc>
        <w:tc>
          <w:tcPr>
            <w:tcW w:w="3865" w:type="dxa"/>
          </w:tcPr>
          <w:p w14:paraId="092AFB9A" w14:textId="77777777" w:rsidR="00275B53" w:rsidRPr="00473EB6" w:rsidRDefault="00275B53" w:rsidP="00275B53">
            <w:pPr>
              <w:pStyle w:val="par2"/>
              <w:ind w:left="0" w:firstLine="0"/>
              <w:jc w:val="center"/>
              <w:rPr>
                <w:rFonts w:ascii="Arial" w:hAnsi="Arial" w:cs="Arial"/>
              </w:rPr>
            </w:pPr>
            <w:r w:rsidRPr="00473EB6">
              <w:rPr>
                <w:rFonts w:ascii="Arial" w:hAnsi="Arial" w:cs="Arial"/>
              </w:rPr>
              <w:t>3%</w:t>
            </w:r>
          </w:p>
        </w:tc>
      </w:tr>
      <w:tr w:rsidR="00275B53" w:rsidRPr="00473EB6" w14:paraId="01C7253E" w14:textId="77777777" w:rsidTr="007A23D6">
        <w:trPr>
          <w:trHeight w:val="233"/>
        </w:trPr>
        <w:tc>
          <w:tcPr>
            <w:tcW w:w="3425" w:type="dxa"/>
          </w:tcPr>
          <w:p w14:paraId="7A3B78D3" w14:textId="77777777" w:rsidR="00275B53" w:rsidRPr="00473EB6" w:rsidRDefault="00275B53" w:rsidP="00275B53">
            <w:pPr>
              <w:pStyle w:val="par2"/>
              <w:ind w:left="0" w:firstLine="0"/>
              <w:jc w:val="center"/>
              <w:rPr>
                <w:rFonts w:ascii="Arial" w:hAnsi="Arial" w:cs="Arial"/>
              </w:rPr>
            </w:pPr>
            <w:r w:rsidRPr="00473EB6">
              <w:rPr>
                <w:rFonts w:ascii="Arial" w:hAnsi="Arial" w:cs="Arial"/>
              </w:rPr>
              <w:t>131%-160% FPL</w:t>
            </w:r>
          </w:p>
        </w:tc>
        <w:tc>
          <w:tcPr>
            <w:tcW w:w="3865" w:type="dxa"/>
          </w:tcPr>
          <w:p w14:paraId="56973488" w14:textId="77777777" w:rsidR="00275B53" w:rsidRPr="00473EB6" w:rsidRDefault="00275B53" w:rsidP="00275B53">
            <w:pPr>
              <w:pStyle w:val="par2"/>
              <w:ind w:left="0" w:firstLine="0"/>
              <w:jc w:val="center"/>
              <w:rPr>
                <w:rFonts w:ascii="Arial" w:hAnsi="Arial" w:cs="Arial"/>
              </w:rPr>
            </w:pPr>
            <w:r w:rsidRPr="00473EB6">
              <w:rPr>
                <w:rFonts w:ascii="Arial" w:hAnsi="Arial" w:cs="Arial"/>
              </w:rPr>
              <w:t>5%</w:t>
            </w:r>
          </w:p>
        </w:tc>
      </w:tr>
      <w:tr w:rsidR="00275B53" w:rsidRPr="00473EB6" w14:paraId="2C40370E" w14:textId="77777777" w:rsidTr="007A23D6">
        <w:trPr>
          <w:trHeight w:val="241"/>
        </w:trPr>
        <w:tc>
          <w:tcPr>
            <w:tcW w:w="3425" w:type="dxa"/>
          </w:tcPr>
          <w:p w14:paraId="4FEC7B36" w14:textId="77777777" w:rsidR="00275B53" w:rsidRPr="00473EB6" w:rsidRDefault="00275B53" w:rsidP="00275B53">
            <w:pPr>
              <w:pStyle w:val="par2"/>
              <w:ind w:left="0" w:firstLine="0"/>
              <w:jc w:val="center"/>
              <w:rPr>
                <w:rFonts w:ascii="Arial" w:hAnsi="Arial" w:cs="Arial"/>
              </w:rPr>
            </w:pPr>
            <w:r w:rsidRPr="00473EB6">
              <w:rPr>
                <w:rFonts w:ascii="Arial" w:hAnsi="Arial" w:cs="Arial"/>
              </w:rPr>
              <w:t>161% and above</w:t>
            </w:r>
          </w:p>
        </w:tc>
        <w:tc>
          <w:tcPr>
            <w:tcW w:w="3865" w:type="dxa"/>
          </w:tcPr>
          <w:p w14:paraId="3E3FAF98" w14:textId="77777777" w:rsidR="00275B53" w:rsidRPr="00473EB6" w:rsidRDefault="00275B53" w:rsidP="00275B53">
            <w:pPr>
              <w:pStyle w:val="par2"/>
              <w:ind w:left="0" w:firstLine="0"/>
              <w:jc w:val="center"/>
              <w:rPr>
                <w:rFonts w:ascii="Arial" w:hAnsi="Arial" w:cs="Arial"/>
              </w:rPr>
            </w:pPr>
            <w:r w:rsidRPr="00473EB6">
              <w:rPr>
                <w:rFonts w:ascii="Arial" w:hAnsi="Arial" w:cs="Arial"/>
              </w:rPr>
              <w:t>7%</w:t>
            </w:r>
          </w:p>
        </w:tc>
      </w:tr>
    </w:tbl>
    <w:p w14:paraId="539DE971" w14:textId="676BB0F2" w:rsidR="00080011" w:rsidRPr="00473EB6" w:rsidRDefault="00080011" w:rsidP="00080011">
      <w:pPr>
        <w:pStyle w:val="par1"/>
        <w:rPr>
          <w:rFonts w:ascii="Arial" w:hAnsi="Arial" w:cs="Arial"/>
        </w:rPr>
      </w:pPr>
      <w:r w:rsidRPr="00473EB6">
        <w:rPr>
          <w:rFonts w:ascii="Arial" w:hAnsi="Arial" w:cs="Arial"/>
        </w:rPr>
        <w:t>R.</w:t>
      </w:r>
      <w:r w:rsidRPr="00473EB6">
        <w:rPr>
          <w:rFonts w:ascii="Arial" w:hAnsi="Arial" w:cs="Arial"/>
        </w:rPr>
        <w:tab/>
        <w:t>Counties shall use the FPG and state median income limit as defined in rule section</w:t>
      </w:r>
      <w:ins w:id="114" w:author="Fitch, Elena" w:date="2026-06-26T08:49:00Z" w16du:dateUtc="2026-06-26T14:49:00Z">
        <w:r w:rsidRPr="00473EB6">
          <w:rPr>
            <w:rFonts w:ascii="Arial" w:hAnsi="Arial" w:cs="Arial"/>
          </w:rPr>
          <w:t>s</w:t>
        </w:r>
      </w:ins>
      <w:r w:rsidRPr="00473EB6">
        <w:rPr>
          <w:rFonts w:ascii="Arial" w:hAnsi="Arial" w:cs="Arial"/>
        </w:rPr>
        <w:t xml:space="preserve"> 3.111(H)(2)</w:t>
      </w:r>
      <w:ins w:id="115" w:author="Fitch, Elena" w:date="2026-06-26T08:49:00Z" w16du:dateUtc="2026-06-26T14:49:00Z">
        <w:r w:rsidRPr="00473EB6">
          <w:rPr>
            <w:rFonts w:ascii="Arial" w:hAnsi="Arial" w:cs="Arial"/>
          </w:rPr>
          <w:t xml:space="preserve"> and (3)</w:t>
        </w:r>
      </w:ins>
      <w:r w:rsidRPr="00473EB6">
        <w:rPr>
          <w:rFonts w:ascii="Arial" w:hAnsi="Arial" w:cs="Arial"/>
        </w:rPr>
        <w:t>. Counties shall update parent fees at the next scheduled re-determination according to the parent fee formula table outlined in this rule section 3.124 that is in effect on the date of redetermination.</w:t>
      </w:r>
    </w:p>
    <w:p w14:paraId="6C1186D7" w14:textId="77777777" w:rsidR="00080011" w:rsidRPr="00473EB6" w:rsidRDefault="00080011" w:rsidP="00080011">
      <w:pPr>
        <w:pStyle w:val="par1"/>
        <w:rPr>
          <w:rFonts w:ascii="Arial" w:hAnsi="Arial" w:cs="Arial"/>
        </w:rPr>
      </w:pPr>
      <w:r w:rsidRPr="00473EB6">
        <w:rPr>
          <w:rFonts w:ascii="Arial" w:hAnsi="Arial" w:cs="Arial"/>
        </w:rPr>
        <w:t>S.</w:t>
      </w:r>
      <w:r w:rsidRPr="00473EB6">
        <w:rPr>
          <w:rFonts w:ascii="Arial" w:hAnsi="Arial" w:cs="Arial"/>
        </w:rPr>
        <w:tab/>
        <w:t xml:space="preserve">Parent fees, as assessed by the parent fee formula, may be reduced to five dollars ($5) for hardship reasons for up to six (6) months per hardship award. The county director or his/her </w:t>
      </w:r>
      <w:proofErr w:type="gramStart"/>
      <w:r w:rsidRPr="00473EB6">
        <w:rPr>
          <w:rFonts w:ascii="Arial" w:hAnsi="Arial" w:cs="Arial"/>
        </w:rPr>
        <w:t>designee</w:t>
      </w:r>
      <w:proofErr w:type="gramEnd"/>
      <w:r w:rsidRPr="00473EB6">
        <w:rPr>
          <w:rFonts w:ascii="Arial" w:hAnsi="Arial" w:cs="Arial"/>
        </w:rPr>
        <w:t xml:space="preserve"> shall approve fee reductions and a written justification placed in the case file and noted in the case record in the Child Care Automated Tracking System (CHATS). Any hardship award may be extended so long as justification for extending the hardship award exists.</w:t>
      </w:r>
    </w:p>
    <w:p w14:paraId="72133FEF" w14:textId="5EDBB383" w:rsidR="00080011" w:rsidRPr="00473EB6" w:rsidRDefault="00080011" w:rsidP="00080011">
      <w:pPr>
        <w:pStyle w:val="par1"/>
        <w:rPr>
          <w:rFonts w:ascii="Arial" w:hAnsi="Arial" w:cs="Arial"/>
        </w:rPr>
      </w:pPr>
      <w:r w:rsidRPr="00473EB6">
        <w:rPr>
          <w:rFonts w:ascii="Arial" w:hAnsi="Arial" w:cs="Arial"/>
        </w:rPr>
        <w:t>T.</w:t>
      </w:r>
      <w:r w:rsidRPr="00473EB6">
        <w:rPr>
          <w:rFonts w:ascii="Arial" w:hAnsi="Arial" w:cs="Arial"/>
        </w:rPr>
        <w:tab/>
        <w:t>The Department shall notify counties at the beginning of each federal fiscal year of the current FPG and State Median Income limit as outlined in rule section</w:t>
      </w:r>
      <w:ins w:id="116" w:author="Fitch, Elena" w:date="2026-06-26T08:49:00Z" w16du:dateUtc="2026-06-26T14:49:00Z">
        <w:r w:rsidRPr="00473EB6">
          <w:rPr>
            <w:rFonts w:ascii="Arial" w:hAnsi="Arial" w:cs="Arial"/>
          </w:rPr>
          <w:t>s</w:t>
        </w:r>
      </w:ins>
      <w:r w:rsidRPr="00473EB6">
        <w:rPr>
          <w:rFonts w:ascii="Arial" w:hAnsi="Arial" w:cs="Arial"/>
        </w:rPr>
        <w:t xml:space="preserve"> 3.111(H)(2)</w:t>
      </w:r>
      <w:ins w:id="117" w:author="Fitch, Elena" w:date="2026-06-26T08:49:00Z" w16du:dateUtc="2026-06-26T14:49:00Z">
        <w:r w:rsidRPr="00473EB6">
          <w:rPr>
            <w:rFonts w:ascii="Arial" w:hAnsi="Arial" w:cs="Arial"/>
          </w:rPr>
          <w:t xml:space="preserve"> and (3)</w:t>
        </w:r>
      </w:ins>
      <w:r w:rsidRPr="00473EB6">
        <w:rPr>
          <w:rFonts w:ascii="Arial" w:hAnsi="Arial" w:cs="Arial"/>
        </w:rPr>
        <w:t>. Counties shall update parent fees at the next scheduled re-determination or at the end of the twelve (12) month Colorado Works Child Care Period.</w:t>
      </w:r>
    </w:p>
    <w:p w14:paraId="38A260F9" w14:textId="2C05B591" w:rsidR="0075487C" w:rsidRPr="00473EB6" w:rsidRDefault="002C7F90" w:rsidP="002C7F90">
      <w:pPr>
        <w:pStyle w:val="par2"/>
        <w:ind w:left="0" w:firstLine="0"/>
        <w:jc w:val="center"/>
        <w:rPr>
          <w:rFonts w:ascii="Arial" w:hAnsi="Arial" w:cs="Arial"/>
        </w:rPr>
      </w:pPr>
      <w:r w:rsidRPr="00473EB6">
        <w:rPr>
          <w:rFonts w:ascii="Arial" w:hAnsi="Arial" w:cs="Arial"/>
        </w:rPr>
        <w:t>***</w:t>
      </w:r>
    </w:p>
    <w:p w14:paraId="486EF0D2" w14:textId="77777777" w:rsidR="00CE6B46" w:rsidRPr="00473EB6" w:rsidRDefault="00CE6B46" w:rsidP="00CE6B46">
      <w:pPr>
        <w:pStyle w:val="upar1"/>
        <w:rPr>
          <w:rFonts w:ascii="Arial" w:hAnsi="Arial"/>
        </w:rPr>
      </w:pPr>
      <w:r w:rsidRPr="00473EB6">
        <w:rPr>
          <w:rFonts w:ascii="Arial" w:hAnsi="Arial"/>
        </w:rPr>
        <w:t>_________________________________________________________________________</w:t>
      </w:r>
    </w:p>
    <w:p w14:paraId="63198340" w14:textId="77777777" w:rsidR="00CE6B46" w:rsidRPr="00473EB6" w:rsidRDefault="00CE6B46" w:rsidP="005815FA">
      <w:pPr>
        <w:pStyle w:val="Heading2"/>
        <w:rPr>
          <w:rFonts w:ascii="Arial" w:hAnsi="Arial" w:cs="Arial"/>
          <w:szCs w:val="24"/>
        </w:rPr>
      </w:pPr>
      <w:r w:rsidRPr="00473EB6">
        <w:rPr>
          <w:rFonts w:ascii="Arial" w:hAnsi="Arial" w:cs="Arial"/>
          <w:szCs w:val="24"/>
        </w:rPr>
        <w:t>Editor’s Notes</w:t>
      </w:r>
    </w:p>
    <w:p w14:paraId="64CD1BB8" w14:textId="77777777" w:rsidR="00CE6B46" w:rsidRPr="00473EB6" w:rsidRDefault="00CE6B46" w:rsidP="00CE6B46">
      <w:pPr>
        <w:pStyle w:val="upar1"/>
        <w:rPr>
          <w:rFonts w:ascii="Arial" w:hAnsi="Arial"/>
          <w:b/>
          <w:bCs/>
        </w:rPr>
      </w:pPr>
      <w:r w:rsidRPr="00473EB6">
        <w:rPr>
          <w:rFonts w:ascii="Arial" w:hAnsi="Arial"/>
          <w:b/>
          <w:bCs/>
        </w:rPr>
        <w:t>History</w:t>
      </w:r>
    </w:p>
    <w:p w14:paraId="2BAD4A25" w14:textId="77777777" w:rsidR="00CE6B46" w:rsidRPr="00473EB6" w:rsidRDefault="00CE6B46" w:rsidP="00CE6B46">
      <w:pPr>
        <w:pStyle w:val="par1"/>
        <w:spacing w:before="60"/>
        <w:rPr>
          <w:rFonts w:ascii="Arial" w:hAnsi="Arial" w:cs="Arial"/>
        </w:rPr>
      </w:pPr>
      <w:r w:rsidRPr="00473EB6">
        <w:rPr>
          <w:rFonts w:ascii="Arial" w:hAnsi="Arial" w:cs="Arial"/>
        </w:rPr>
        <w:t>New rule emer. rule eff. 10/01/2022.</w:t>
      </w:r>
    </w:p>
    <w:p w14:paraId="3202414A" w14:textId="77777777" w:rsidR="00CE6B46" w:rsidRPr="00473EB6" w:rsidRDefault="00CE6B46" w:rsidP="00CE6B46">
      <w:pPr>
        <w:pStyle w:val="par1"/>
        <w:spacing w:before="60"/>
        <w:rPr>
          <w:rFonts w:ascii="Arial" w:hAnsi="Arial" w:cs="Arial"/>
        </w:rPr>
      </w:pPr>
      <w:r w:rsidRPr="00473EB6">
        <w:rPr>
          <w:rFonts w:ascii="Arial" w:hAnsi="Arial" w:cs="Arial"/>
        </w:rPr>
        <w:lastRenderedPageBreak/>
        <w:t>Entire rule readopted from 9 CCR 2503-9 eff. 01/14/2023.</w:t>
      </w:r>
    </w:p>
    <w:p w14:paraId="1B8F712D" w14:textId="77777777" w:rsidR="00CE6B46" w:rsidRPr="00473EB6" w:rsidRDefault="00CE6B46" w:rsidP="00CE6B46">
      <w:pPr>
        <w:pStyle w:val="par1"/>
        <w:spacing w:before="60"/>
        <w:rPr>
          <w:rFonts w:ascii="Arial" w:hAnsi="Arial" w:cs="Arial"/>
        </w:rPr>
      </w:pPr>
      <w:r w:rsidRPr="00473EB6">
        <w:rPr>
          <w:rFonts w:ascii="Arial" w:hAnsi="Arial" w:cs="Arial"/>
        </w:rPr>
        <w:t>Rules 3.103, 3.105.1, 3.105.2 A.-J, 3.105.4 A.-E, 3.111-3.113, 3.114.1 A.-B.</w:t>
      </w:r>
      <w:proofErr w:type="gramStart"/>
      <w:r w:rsidRPr="00473EB6">
        <w:rPr>
          <w:rFonts w:ascii="Arial" w:hAnsi="Arial" w:cs="Arial"/>
        </w:rPr>
        <w:t>4.e.</w:t>
      </w:r>
      <w:proofErr w:type="gramEnd"/>
      <w:r w:rsidRPr="00473EB6">
        <w:rPr>
          <w:rFonts w:ascii="Arial" w:hAnsi="Arial" w:cs="Arial"/>
        </w:rPr>
        <w:t>8 emer. rules eff. 07/01/2023.</w:t>
      </w:r>
    </w:p>
    <w:p w14:paraId="68F59526" w14:textId="77777777" w:rsidR="00CE6B46" w:rsidRPr="00473EB6" w:rsidRDefault="00CE6B46" w:rsidP="00CE6B46">
      <w:pPr>
        <w:pStyle w:val="par1"/>
        <w:spacing w:before="60"/>
        <w:rPr>
          <w:rFonts w:ascii="Arial" w:hAnsi="Arial" w:cs="Arial"/>
        </w:rPr>
      </w:pPr>
      <w:r w:rsidRPr="00473EB6">
        <w:rPr>
          <w:rFonts w:ascii="Arial" w:hAnsi="Arial" w:cs="Arial"/>
        </w:rPr>
        <w:t>Rules 3.101 B, 3.102 C, 3.103, 3.105.1, 3.105.2, 3.105.4, 3.111-3.113, 3.114.1 eff. 08/14/2023.</w:t>
      </w:r>
    </w:p>
    <w:p w14:paraId="3067CFC9" w14:textId="77777777" w:rsidR="00CE6B46" w:rsidRPr="00473EB6" w:rsidRDefault="00CE6B46" w:rsidP="00CE6B46">
      <w:pPr>
        <w:pStyle w:val="par1"/>
        <w:spacing w:before="60"/>
        <w:rPr>
          <w:rFonts w:ascii="Arial" w:hAnsi="Arial" w:cs="Arial"/>
        </w:rPr>
      </w:pPr>
      <w:r w:rsidRPr="00473EB6">
        <w:rPr>
          <w:rFonts w:ascii="Arial" w:hAnsi="Arial" w:cs="Arial"/>
        </w:rPr>
        <w:t>Entire rule emer. rule eff. 10/01/2023.</w:t>
      </w:r>
    </w:p>
    <w:p w14:paraId="199B2AF6" w14:textId="77777777" w:rsidR="002610E8" w:rsidRPr="00473EB6" w:rsidRDefault="002610E8" w:rsidP="00CE6B46">
      <w:pPr>
        <w:pStyle w:val="par1"/>
        <w:spacing w:before="60"/>
        <w:rPr>
          <w:rFonts w:ascii="Arial" w:hAnsi="Arial" w:cs="Arial"/>
        </w:rPr>
      </w:pPr>
      <w:r w:rsidRPr="00473EB6">
        <w:rPr>
          <w:rFonts w:ascii="Arial" w:hAnsi="Arial" w:cs="Arial"/>
        </w:rPr>
        <w:t>Entire rule eff. 12/15/2023.</w:t>
      </w:r>
    </w:p>
    <w:p w14:paraId="70CBEA25" w14:textId="77777777" w:rsidR="00470D66" w:rsidRPr="00473EB6" w:rsidRDefault="00470D66" w:rsidP="00CE6B46">
      <w:pPr>
        <w:pStyle w:val="par1"/>
        <w:spacing w:before="60"/>
        <w:rPr>
          <w:rFonts w:ascii="Arial" w:hAnsi="Arial" w:cs="Arial"/>
        </w:rPr>
      </w:pPr>
      <w:r w:rsidRPr="00473EB6">
        <w:rPr>
          <w:rFonts w:ascii="Arial" w:hAnsi="Arial" w:cs="Arial"/>
        </w:rPr>
        <w:t>Rules 3.111 H.2, 3.124 P, 3.127 B.1.c eff. 09/14/2024.</w:t>
      </w:r>
    </w:p>
    <w:p w14:paraId="59E271EB" w14:textId="77777777" w:rsidR="005815FA" w:rsidRPr="00473EB6" w:rsidRDefault="005815FA" w:rsidP="00CE6B46">
      <w:pPr>
        <w:pStyle w:val="par1"/>
        <w:spacing w:before="60"/>
        <w:rPr>
          <w:rFonts w:ascii="Arial" w:hAnsi="Arial" w:cs="Arial"/>
        </w:rPr>
      </w:pPr>
      <w:r w:rsidRPr="00473EB6">
        <w:rPr>
          <w:rFonts w:ascii="Arial" w:hAnsi="Arial" w:cs="Arial"/>
        </w:rPr>
        <w:t xml:space="preserve">Rules 3.109, 3.110, 3.111 </w:t>
      </w:r>
      <w:proofErr w:type="gramStart"/>
      <w:r w:rsidRPr="00473EB6">
        <w:rPr>
          <w:rFonts w:ascii="Arial" w:hAnsi="Arial" w:cs="Arial"/>
        </w:rPr>
        <w:t>A,G</w:t>
      </w:r>
      <w:proofErr w:type="gramEnd"/>
      <w:r w:rsidRPr="00473EB6">
        <w:rPr>
          <w:rFonts w:ascii="Arial" w:hAnsi="Arial" w:cs="Arial"/>
        </w:rPr>
        <w:t>, 3.123 B, 3.124 P, 3.125, 3.127 B.</w:t>
      </w:r>
      <w:proofErr w:type="gramStart"/>
      <w:r w:rsidRPr="00473EB6">
        <w:rPr>
          <w:rFonts w:ascii="Arial" w:hAnsi="Arial" w:cs="Arial"/>
        </w:rPr>
        <w:t>4.e.</w:t>
      </w:r>
      <w:proofErr w:type="gramEnd"/>
      <w:r w:rsidRPr="00473EB6">
        <w:rPr>
          <w:rFonts w:ascii="Arial" w:hAnsi="Arial" w:cs="Arial"/>
        </w:rPr>
        <w:t>8)</w:t>
      </w:r>
      <w:r w:rsidR="005E2D23" w:rsidRPr="00473EB6">
        <w:rPr>
          <w:rFonts w:ascii="Arial" w:hAnsi="Arial" w:cs="Arial"/>
        </w:rPr>
        <w:t>,</w:t>
      </w:r>
      <w:r w:rsidRPr="00473EB6">
        <w:rPr>
          <w:rFonts w:ascii="Arial" w:hAnsi="Arial" w:cs="Arial"/>
        </w:rPr>
        <w:t xml:space="preserve">9), </w:t>
      </w:r>
      <w:r w:rsidR="00C67C66" w:rsidRPr="00473EB6">
        <w:rPr>
          <w:rFonts w:ascii="Arial" w:hAnsi="Arial" w:cs="Arial"/>
        </w:rPr>
        <w:t xml:space="preserve">3.144, </w:t>
      </w:r>
      <w:r w:rsidRPr="00473EB6">
        <w:rPr>
          <w:rFonts w:ascii="Arial" w:hAnsi="Arial" w:cs="Arial"/>
        </w:rPr>
        <w:t>3.147 B emer. rules eff. 01/01/202</w:t>
      </w:r>
      <w:r w:rsidR="00024650" w:rsidRPr="00473EB6">
        <w:rPr>
          <w:rFonts w:ascii="Arial" w:hAnsi="Arial" w:cs="Arial"/>
        </w:rPr>
        <w:t>5</w:t>
      </w:r>
      <w:r w:rsidRPr="00473EB6">
        <w:rPr>
          <w:rFonts w:ascii="Arial" w:hAnsi="Arial" w:cs="Arial"/>
        </w:rPr>
        <w:t>.</w:t>
      </w:r>
    </w:p>
    <w:p w14:paraId="5F39348A" w14:textId="77777777" w:rsidR="005E2D23" w:rsidRPr="00473EB6" w:rsidRDefault="005E2D23" w:rsidP="00CE6B46">
      <w:pPr>
        <w:pStyle w:val="par1"/>
        <w:spacing w:before="60"/>
        <w:rPr>
          <w:rFonts w:ascii="Arial" w:hAnsi="Arial" w:cs="Arial"/>
        </w:rPr>
      </w:pPr>
      <w:r w:rsidRPr="00473EB6">
        <w:rPr>
          <w:rFonts w:ascii="Arial" w:hAnsi="Arial" w:cs="Arial"/>
        </w:rPr>
        <w:t xml:space="preserve">Rules 3.109, 3.110, 3.111 </w:t>
      </w:r>
      <w:proofErr w:type="gramStart"/>
      <w:r w:rsidRPr="00473EB6">
        <w:rPr>
          <w:rFonts w:ascii="Arial" w:hAnsi="Arial" w:cs="Arial"/>
        </w:rPr>
        <w:t>A,G</w:t>
      </w:r>
      <w:proofErr w:type="gramEnd"/>
      <w:r w:rsidRPr="00473EB6">
        <w:rPr>
          <w:rFonts w:ascii="Arial" w:hAnsi="Arial" w:cs="Arial"/>
        </w:rPr>
        <w:t>, 3.123 B, 3.124 P, 3.125, 3.127 B.</w:t>
      </w:r>
      <w:proofErr w:type="gramStart"/>
      <w:r w:rsidRPr="00473EB6">
        <w:rPr>
          <w:rFonts w:ascii="Arial" w:hAnsi="Arial" w:cs="Arial"/>
        </w:rPr>
        <w:t>4.e.</w:t>
      </w:r>
      <w:proofErr w:type="gramEnd"/>
      <w:r w:rsidRPr="00473EB6">
        <w:rPr>
          <w:rFonts w:ascii="Arial" w:hAnsi="Arial" w:cs="Arial"/>
        </w:rPr>
        <w:t>8),9), 3.144, 3.147 B eff. 03/17/2025.</w:t>
      </w:r>
    </w:p>
    <w:p w14:paraId="30A168C0" w14:textId="77777777" w:rsidR="00852DF6" w:rsidRPr="00473EB6" w:rsidRDefault="00852DF6" w:rsidP="00CE6B46">
      <w:pPr>
        <w:pStyle w:val="par1"/>
        <w:spacing w:before="60"/>
        <w:rPr>
          <w:rFonts w:ascii="Arial" w:hAnsi="Arial" w:cs="Arial"/>
        </w:rPr>
      </w:pPr>
      <w:r w:rsidRPr="00473EB6">
        <w:rPr>
          <w:rFonts w:ascii="Arial" w:hAnsi="Arial" w:cs="Arial"/>
        </w:rPr>
        <w:t>Rule</w:t>
      </w:r>
      <w:r w:rsidR="002A54DB" w:rsidRPr="00473EB6">
        <w:rPr>
          <w:rFonts w:ascii="Arial" w:hAnsi="Arial" w:cs="Arial"/>
        </w:rPr>
        <w:t>s</w:t>
      </w:r>
      <w:r w:rsidRPr="00473EB6">
        <w:rPr>
          <w:rFonts w:ascii="Arial" w:hAnsi="Arial" w:cs="Arial"/>
        </w:rPr>
        <w:t xml:space="preserve"> 3.111 F</w:t>
      </w:r>
      <w:r w:rsidR="002A54DB" w:rsidRPr="00473EB6">
        <w:rPr>
          <w:rFonts w:ascii="Arial" w:hAnsi="Arial" w:cs="Arial"/>
        </w:rPr>
        <w:t xml:space="preserve">, 3.111 </w:t>
      </w:r>
      <w:r w:rsidRPr="00473EB6">
        <w:rPr>
          <w:rFonts w:ascii="Arial" w:hAnsi="Arial" w:cs="Arial"/>
        </w:rPr>
        <w:t>H eff. 09/14/2025.</w:t>
      </w:r>
    </w:p>
    <w:p w14:paraId="3B3C66B1" w14:textId="77777777" w:rsidR="004634A2" w:rsidRPr="00473EB6" w:rsidRDefault="0036161A" w:rsidP="00CE6B46">
      <w:pPr>
        <w:pStyle w:val="par1"/>
        <w:spacing w:before="60"/>
        <w:rPr>
          <w:rFonts w:ascii="Arial" w:hAnsi="Arial" w:cs="Arial"/>
        </w:rPr>
      </w:pPr>
      <w:r w:rsidRPr="00473EB6">
        <w:rPr>
          <w:rFonts w:ascii="Arial" w:hAnsi="Arial" w:cs="Arial"/>
        </w:rPr>
        <w:t>Rules 3.103, 3.111 A, 3.111 B.3, 3.111 C.1, 3.111 C.2.d, 3.111 D.1.a, 3.111 D.3-4, 3.111 D.6, 3.111 F, 3.111 G.4, 3.111 H.3, 3.115 A, 3.115 C, 3.116 A, 3.117, 3.117 A.1, 3.117 C</w:t>
      </w:r>
      <w:r w:rsidR="00B51E79" w:rsidRPr="00473EB6">
        <w:rPr>
          <w:rFonts w:ascii="Arial" w:hAnsi="Arial" w:cs="Arial"/>
        </w:rPr>
        <w:t>-</w:t>
      </w:r>
      <w:r w:rsidRPr="00473EB6">
        <w:rPr>
          <w:rFonts w:ascii="Arial" w:hAnsi="Arial" w:cs="Arial"/>
        </w:rPr>
        <w:t xml:space="preserve">D, 3.117 J, 3.121 A, 3.124 I, 3.124 </w:t>
      </w:r>
      <w:r w:rsidR="00F21288" w:rsidRPr="00473EB6">
        <w:rPr>
          <w:rFonts w:ascii="Arial" w:hAnsi="Arial" w:cs="Arial"/>
        </w:rPr>
        <w:t>Q-X, 3.125 N.4-6, 3.125 AA-QQQ, 3.127 A, 3.127 B.4.d.1), 3.128 G, 3.128 J, 3.128 O, 3.134 D eff. 12/15/2025.</w:t>
      </w:r>
    </w:p>
    <w:sectPr w:rsidR="004634A2" w:rsidRPr="00473EB6"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EAB0A" w14:textId="77777777" w:rsidR="00282F92" w:rsidRDefault="00282F92" w:rsidP="00112A8C">
      <w:r>
        <w:separator/>
      </w:r>
    </w:p>
  </w:endnote>
  <w:endnote w:type="continuationSeparator" w:id="0">
    <w:p w14:paraId="048F0E2A" w14:textId="77777777" w:rsidR="00282F92" w:rsidRDefault="00282F92"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B25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8A59"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32E77" w14:textId="77777777" w:rsidR="00282F92" w:rsidRDefault="00282F92" w:rsidP="00112A8C">
      <w:r>
        <w:separator/>
      </w:r>
    </w:p>
  </w:footnote>
  <w:footnote w:type="continuationSeparator" w:id="0">
    <w:p w14:paraId="02DA7156" w14:textId="77777777" w:rsidR="00282F92" w:rsidRDefault="00282F92"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96DD"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CE6B46">
      <w:rPr>
        <w:rFonts w:cs="Arial"/>
        <w:b/>
        <w:i/>
        <w:caps/>
        <w:sz w:val="18"/>
        <w:szCs w:val="18"/>
      </w:rPr>
      <w:t>8</w:t>
    </w:r>
    <w:r w:rsidRPr="00967C63">
      <w:rPr>
        <w:rFonts w:cs="Arial"/>
        <w:b/>
        <w:i/>
        <w:color w:val="000000"/>
        <w:sz w:val="18"/>
        <w:szCs w:val="18"/>
      </w:rPr>
      <w:t xml:space="preserve"> CCR </w:t>
    </w:r>
    <w:r w:rsidR="00CE6B46">
      <w:rPr>
        <w:rFonts w:cs="Arial"/>
        <w:b/>
        <w:i/>
        <w:color w:val="000000"/>
        <w:sz w:val="18"/>
        <w:szCs w:val="18"/>
      </w:rPr>
      <w:t>1403-1</w:t>
    </w:r>
  </w:p>
  <w:p w14:paraId="383680FE" w14:textId="77777777" w:rsidR="000A5A5A" w:rsidRPr="000A5A5A" w:rsidRDefault="00CE6B46" w:rsidP="000A5A5A">
    <w:pPr>
      <w:pStyle w:val="Header"/>
      <w:pBdr>
        <w:bottom w:val="single" w:sz="12" w:space="1" w:color="auto"/>
      </w:pBdr>
      <w:tabs>
        <w:tab w:val="clear" w:pos="4680"/>
      </w:tabs>
      <w:rPr>
        <w:rFonts w:cs="Arial"/>
        <w:b/>
        <w:i/>
        <w:sz w:val="18"/>
        <w:szCs w:val="18"/>
      </w:rPr>
    </w:pPr>
    <w:r w:rsidRPr="00CE6B46">
      <w:rPr>
        <w:rFonts w:cs="Arial"/>
        <w:b/>
        <w:i/>
        <w:color w:val="000000"/>
        <w:sz w:val="18"/>
        <w:szCs w:val="18"/>
      </w:rPr>
      <w:t>Colorado Child Care Assistance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D55473"/>
    <w:multiLevelType w:val="hybridMultilevel"/>
    <w:tmpl w:val="108C40F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6D5A593F"/>
    <w:multiLevelType w:val="hybridMultilevel"/>
    <w:tmpl w:val="B9520802"/>
    <w:lvl w:ilvl="0" w:tplc="41861A9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242526">
    <w:abstractNumId w:val="9"/>
  </w:num>
  <w:num w:numId="2" w16cid:durableId="1739205935">
    <w:abstractNumId w:val="7"/>
  </w:num>
  <w:num w:numId="3" w16cid:durableId="271666862">
    <w:abstractNumId w:val="6"/>
  </w:num>
  <w:num w:numId="4" w16cid:durableId="687413945">
    <w:abstractNumId w:val="5"/>
  </w:num>
  <w:num w:numId="5" w16cid:durableId="1464805310">
    <w:abstractNumId w:val="4"/>
  </w:num>
  <w:num w:numId="6" w16cid:durableId="1495032576">
    <w:abstractNumId w:val="8"/>
  </w:num>
  <w:num w:numId="7" w16cid:durableId="907567741">
    <w:abstractNumId w:val="3"/>
  </w:num>
  <w:num w:numId="8" w16cid:durableId="287510695">
    <w:abstractNumId w:val="2"/>
  </w:num>
  <w:num w:numId="9" w16cid:durableId="221916086">
    <w:abstractNumId w:val="1"/>
  </w:num>
  <w:num w:numId="10" w16cid:durableId="432474902">
    <w:abstractNumId w:val="0"/>
  </w:num>
  <w:num w:numId="11" w16cid:durableId="2094352760">
    <w:abstractNumId w:val="10"/>
  </w:num>
  <w:num w:numId="12" w16cid:durableId="138394426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tch, Elena">
    <w15:presenceInfo w15:providerId="AD" w15:userId="S::kempxxem@cdec.state.co.us::9d7d7b56-aaad-4b01-a6f0-7900081eb4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46"/>
    <w:rsid w:val="00010C61"/>
    <w:rsid w:val="000233CD"/>
    <w:rsid w:val="00024650"/>
    <w:rsid w:val="000427A4"/>
    <w:rsid w:val="00052BCD"/>
    <w:rsid w:val="0007735B"/>
    <w:rsid w:val="00080011"/>
    <w:rsid w:val="0008344A"/>
    <w:rsid w:val="00096E3E"/>
    <w:rsid w:val="000A5A5A"/>
    <w:rsid w:val="000A6B8D"/>
    <w:rsid w:val="000C16AF"/>
    <w:rsid w:val="000D38A8"/>
    <w:rsid w:val="000D7816"/>
    <w:rsid w:val="000E656E"/>
    <w:rsid w:val="000E77A6"/>
    <w:rsid w:val="000F6104"/>
    <w:rsid w:val="00112A8C"/>
    <w:rsid w:val="001352AD"/>
    <w:rsid w:val="00136129"/>
    <w:rsid w:val="0014031E"/>
    <w:rsid w:val="00144647"/>
    <w:rsid w:val="001552DF"/>
    <w:rsid w:val="001576B3"/>
    <w:rsid w:val="0018020C"/>
    <w:rsid w:val="001B2884"/>
    <w:rsid w:val="001B3C5C"/>
    <w:rsid w:val="001B6FF7"/>
    <w:rsid w:val="001C2929"/>
    <w:rsid w:val="001C3728"/>
    <w:rsid w:val="001E3BA2"/>
    <w:rsid w:val="0023592E"/>
    <w:rsid w:val="00241095"/>
    <w:rsid w:val="00242321"/>
    <w:rsid w:val="002451A9"/>
    <w:rsid w:val="002610E8"/>
    <w:rsid w:val="00265B36"/>
    <w:rsid w:val="00267FD7"/>
    <w:rsid w:val="00275B53"/>
    <w:rsid w:val="00280957"/>
    <w:rsid w:val="00282F92"/>
    <w:rsid w:val="002A54DB"/>
    <w:rsid w:val="002B41BE"/>
    <w:rsid w:val="002C01FD"/>
    <w:rsid w:val="002C7F90"/>
    <w:rsid w:val="002E2E45"/>
    <w:rsid w:val="00336D8C"/>
    <w:rsid w:val="0035222E"/>
    <w:rsid w:val="00356142"/>
    <w:rsid w:val="0035794B"/>
    <w:rsid w:val="0036161A"/>
    <w:rsid w:val="00362D18"/>
    <w:rsid w:val="003635C9"/>
    <w:rsid w:val="00365EB6"/>
    <w:rsid w:val="0037458D"/>
    <w:rsid w:val="00374710"/>
    <w:rsid w:val="003800C9"/>
    <w:rsid w:val="003944FD"/>
    <w:rsid w:val="00396731"/>
    <w:rsid w:val="0039702D"/>
    <w:rsid w:val="003B084C"/>
    <w:rsid w:val="003C18E1"/>
    <w:rsid w:val="003D2E68"/>
    <w:rsid w:val="003D410C"/>
    <w:rsid w:val="003D78E1"/>
    <w:rsid w:val="003E4BAD"/>
    <w:rsid w:val="003F2D71"/>
    <w:rsid w:val="00412BE9"/>
    <w:rsid w:val="004338A9"/>
    <w:rsid w:val="00440772"/>
    <w:rsid w:val="00451FCF"/>
    <w:rsid w:val="00456385"/>
    <w:rsid w:val="00460887"/>
    <w:rsid w:val="004634A2"/>
    <w:rsid w:val="00470D66"/>
    <w:rsid w:val="00473EB6"/>
    <w:rsid w:val="004758CE"/>
    <w:rsid w:val="00475A8A"/>
    <w:rsid w:val="00482034"/>
    <w:rsid w:val="00487D70"/>
    <w:rsid w:val="0049255B"/>
    <w:rsid w:val="00494E0F"/>
    <w:rsid w:val="004B2AD3"/>
    <w:rsid w:val="004B627A"/>
    <w:rsid w:val="004C175C"/>
    <w:rsid w:val="004D2780"/>
    <w:rsid w:val="004D40B6"/>
    <w:rsid w:val="004D5C74"/>
    <w:rsid w:val="004D6134"/>
    <w:rsid w:val="004E372A"/>
    <w:rsid w:val="004F187C"/>
    <w:rsid w:val="004F3903"/>
    <w:rsid w:val="0050394A"/>
    <w:rsid w:val="00505FD3"/>
    <w:rsid w:val="00507D8E"/>
    <w:rsid w:val="005212EF"/>
    <w:rsid w:val="00530411"/>
    <w:rsid w:val="00537D8E"/>
    <w:rsid w:val="005420A0"/>
    <w:rsid w:val="005430BD"/>
    <w:rsid w:val="00545FAA"/>
    <w:rsid w:val="00565958"/>
    <w:rsid w:val="00571499"/>
    <w:rsid w:val="00573E74"/>
    <w:rsid w:val="005815FA"/>
    <w:rsid w:val="005829AE"/>
    <w:rsid w:val="00595054"/>
    <w:rsid w:val="005B362F"/>
    <w:rsid w:val="005B5200"/>
    <w:rsid w:val="005C47C6"/>
    <w:rsid w:val="005D4E8C"/>
    <w:rsid w:val="005E2D23"/>
    <w:rsid w:val="005E5F4D"/>
    <w:rsid w:val="005E71FF"/>
    <w:rsid w:val="005F1AD9"/>
    <w:rsid w:val="005F22C8"/>
    <w:rsid w:val="005F2938"/>
    <w:rsid w:val="005F5006"/>
    <w:rsid w:val="005F5737"/>
    <w:rsid w:val="006027B3"/>
    <w:rsid w:val="0061270A"/>
    <w:rsid w:val="00614C5A"/>
    <w:rsid w:val="006153A0"/>
    <w:rsid w:val="00634AD3"/>
    <w:rsid w:val="00642808"/>
    <w:rsid w:val="00647B18"/>
    <w:rsid w:val="00647F09"/>
    <w:rsid w:val="006505EF"/>
    <w:rsid w:val="006661F0"/>
    <w:rsid w:val="0068645D"/>
    <w:rsid w:val="006A44FB"/>
    <w:rsid w:val="006B3FD9"/>
    <w:rsid w:val="006B7ECE"/>
    <w:rsid w:val="006C1D4A"/>
    <w:rsid w:val="006D7C4C"/>
    <w:rsid w:val="006E17C6"/>
    <w:rsid w:val="006E3111"/>
    <w:rsid w:val="00701EFE"/>
    <w:rsid w:val="00726C5A"/>
    <w:rsid w:val="00735113"/>
    <w:rsid w:val="00747E00"/>
    <w:rsid w:val="0075487C"/>
    <w:rsid w:val="007553E0"/>
    <w:rsid w:val="007567AF"/>
    <w:rsid w:val="00761341"/>
    <w:rsid w:val="00762642"/>
    <w:rsid w:val="00770439"/>
    <w:rsid w:val="00774455"/>
    <w:rsid w:val="0078152B"/>
    <w:rsid w:val="007A23D6"/>
    <w:rsid w:val="007B7EAE"/>
    <w:rsid w:val="007C3A09"/>
    <w:rsid w:val="007E41F7"/>
    <w:rsid w:val="007E6599"/>
    <w:rsid w:val="007E75AA"/>
    <w:rsid w:val="007F22FC"/>
    <w:rsid w:val="00804539"/>
    <w:rsid w:val="0080471E"/>
    <w:rsid w:val="008073FD"/>
    <w:rsid w:val="00813186"/>
    <w:rsid w:val="00814BF8"/>
    <w:rsid w:val="00833099"/>
    <w:rsid w:val="00835BCB"/>
    <w:rsid w:val="00841C32"/>
    <w:rsid w:val="00852DF6"/>
    <w:rsid w:val="00862E0A"/>
    <w:rsid w:val="0089077F"/>
    <w:rsid w:val="008A13B3"/>
    <w:rsid w:val="008A7FC9"/>
    <w:rsid w:val="008B0083"/>
    <w:rsid w:val="008C082F"/>
    <w:rsid w:val="008C306F"/>
    <w:rsid w:val="008D0C16"/>
    <w:rsid w:val="008D3194"/>
    <w:rsid w:val="008E0C32"/>
    <w:rsid w:val="008E1DB0"/>
    <w:rsid w:val="008E5741"/>
    <w:rsid w:val="00907907"/>
    <w:rsid w:val="00935F81"/>
    <w:rsid w:val="00944001"/>
    <w:rsid w:val="009649D7"/>
    <w:rsid w:val="00971EA5"/>
    <w:rsid w:val="009A3DF6"/>
    <w:rsid w:val="009A5837"/>
    <w:rsid w:val="009C2666"/>
    <w:rsid w:val="009C40A7"/>
    <w:rsid w:val="009C7528"/>
    <w:rsid w:val="009D0947"/>
    <w:rsid w:val="009D52E7"/>
    <w:rsid w:val="009D72DC"/>
    <w:rsid w:val="009E3F50"/>
    <w:rsid w:val="00A0309D"/>
    <w:rsid w:val="00A20CD7"/>
    <w:rsid w:val="00A22BC4"/>
    <w:rsid w:val="00A26398"/>
    <w:rsid w:val="00A36541"/>
    <w:rsid w:val="00A53590"/>
    <w:rsid w:val="00A60D6C"/>
    <w:rsid w:val="00A76F39"/>
    <w:rsid w:val="00A82182"/>
    <w:rsid w:val="00AB58A8"/>
    <w:rsid w:val="00AD59A1"/>
    <w:rsid w:val="00B0153D"/>
    <w:rsid w:val="00B25468"/>
    <w:rsid w:val="00B30362"/>
    <w:rsid w:val="00B51E79"/>
    <w:rsid w:val="00B617A6"/>
    <w:rsid w:val="00B61878"/>
    <w:rsid w:val="00B6521B"/>
    <w:rsid w:val="00B66BBF"/>
    <w:rsid w:val="00B86635"/>
    <w:rsid w:val="00B92B90"/>
    <w:rsid w:val="00BA70FC"/>
    <w:rsid w:val="00BD582B"/>
    <w:rsid w:val="00BF29F4"/>
    <w:rsid w:val="00C00DF4"/>
    <w:rsid w:val="00C03A9E"/>
    <w:rsid w:val="00C0430B"/>
    <w:rsid w:val="00C21BE5"/>
    <w:rsid w:val="00C26191"/>
    <w:rsid w:val="00C26546"/>
    <w:rsid w:val="00C333DB"/>
    <w:rsid w:val="00C3354E"/>
    <w:rsid w:val="00C513EA"/>
    <w:rsid w:val="00C57A37"/>
    <w:rsid w:val="00C67C66"/>
    <w:rsid w:val="00C74476"/>
    <w:rsid w:val="00C93675"/>
    <w:rsid w:val="00C958DE"/>
    <w:rsid w:val="00CA22C9"/>
    <w:rsid w:val="00CB397F"/>
    <w:rsid w:val="00CB5AF8"/>
    <w:rsid w:val="00CD06F3"/>
    <w:rsid w:val="00CE6B46"/>
    <w:rsid w:val="00CF0FAD"/>
    <w:rsid w:val="00D052BA"/>
    <w:rsid w:val="00D053E9"/>
    <w:rsid w:val="00D06168"/>
    <w:rsid w:val="00D132C1"/>
    <w:rsid w:val="00D24BE5"/>
    <w:rsid w:val="00D2562D"/>
    <w:rsid w:val="00D311B0"/>
    <w:rsid w:val="00D42425"/>
    <w:rsid w:val="00D43FAE"/>
    <w:rsid w:val="00D50E70"/>
    <w:rsid w:val="00D5642D"/>
    <w:rsid w:val="00D758C3"/>
    <w:rsid w:val="00D76EA2"/>
    <w:rsid w:val="00D92965"/>
    <w:rsid w:val="00DA681E"/>
    <w:rsid w:val="00DB075B"/>
    <w:rsid w:val="00DB3828"/>
    <w:rsid w:val="00DB4B55"/>
    <w:rsid w:val="00DB4C27"/>
    <w:rsid w:val="00DB712C"/>
    <w:rsid w:val="00DC0D06"/>
    <w:rsid w:val="00DC6E0A"/>
    <w:rsid w:val="00DD69BC"/>
    <w:rsid w:val="00DE4A10"/>
    <w:rsid w:val="00DF0958"/>
    <w:rsid w:val="00E06074"/>
    <w:rsid w:val="00E26AF5"/>
    <w:rsid w:val="00E33AD5"/>
    <w:rsid w:val="00E5169E"/>
    <w:rsid w:val="00E516C3"/>
    <w:rsid w:val="00E607A5"/>
    <w:rsid w:val="00E71031"/>
    <w:rsid w:val="00E75251"/>
    <w:rsid w:val="00E82308"/>
    <w:rsid w:val="00E964A8"/>
    <w:rsid w:val="00EA12E4"/>
    <w:rsid w:val="00EC645C"/>
    <w:rsid w:val="00EF71F3"/>
    <w:rsid w:val="00F01364"/>
    <w:rsid w:val="00F21288"/>
    <w:rsid w:val="00F22E9C"/>
    <w:rsid w:val="00F361F6"/>
    <w:rsid w:val="00F52BD3"/>
    <w:rsid w:val="00F71E16"/>
    <w:rsid w:val="00F944D6"/>
    <w:rsid w:val="00FA0DC4"/>
    <w:rsid w:val="00FE7B4F"/>
    <w:rsid w:val="00FF39FD"/>
    <w:rsid w:val="00FF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29078"/>
  <w15:chartTrackingRefBased/>
  <w15:docId w15:val="{1CF606A4-C80C-48DA-A486-E3EEB7208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70FC"/>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autoRedefine/>
    <w:qFormat/>
    <w:rsid w:val="00B51E79"/>
    <w:pPr>
      <w:keepNext/>
      <w:spacing w:after="60"/>
      <w:outlineLvl w:val="0"/>
    </w:pPr>
    <w:rPr>
      <w:b/>
      <w:bCs/>
      <w:kern w:val="32"/>
    </w:rPr>
  </w:style>
  <w:style w:type="paragraph" w:styleId="Heading2">
    <w:name w:val="heading 2"/>
    <w:basedOn w:val="Normal"/>
    <w:next w:val="Normal"/>
    <w:qFormat/>
    <w:rsid w:val="00B51E79"/>
    <w:pPr>
      <w:keepNext/>
      <w:spacing w:after="60"/>
      <w:outlineLvl w:val="1"/>
    </w:pPr>
    <w:rPr>
      <w:b/>
      <w:bCs/>
      <w:iCs/>
      <w:szCs w:val="28"/>
    </w:rPr>
  </w:style>
  <w:style w:type="paragraph" w:styleId="Heading3">
    <w:name w:val="heading 3"/>
    <w:basedOn w:val="Normal"/>
    <w:next w:val="Normal"/>
    <w:autoRedefine/>
    <w:qFormat/>
    <w:rsid w:val="00B51E79"/>
    <w:pPr>
      <w:keepNext/>
      <w:spacing w:after="60"/>
      <w:outlineLvl w:val="2"/>
    </w:pPr>
    <w:rPr>
      <w:b/>
      <w:bCs/>
    </w:rPr>
  </w:style>
  <w:style w:type="character" w:default="1" w:styleId="DefaultParagraphFont">
    <w:name w:val="Default Paragraph Font"/>
    <w:uiPriority w:val="1"/>
    <w:semiHidden/>
    <w:unhideWhenUsed/>
    <w:rsid w:val="00BA70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70FC"/>
  </w:style>
  <w:style w:type="paragraph" w:customStyle="1" w:styleId="Title1">
    <w:name w:val="Title1"/>
    <w:basedOn w:val="Normal"/>
    <w:autoRedefine/>
    <w:rsid w:val="00B51E79"/>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51E79"/>
    <w:pPr>
      <w:outlineLvl w:val="1"/>
    </w:pPr>
  </w:style>
  <w:style w:type="paragraph" w:customStyle="1" w:styleId="par1">
    <w:name w:val="par1"/>
    <w:basedOn w:val="Normal"/>
    <w:rsid w:val="00B51E79"/>
    <w:pPr>
      <w:tabs>
        <w:tab w:val="left" w:pos="720"/>
        <w:tab w:val="left" w:pos="1440"/>
        <w:tab w:val="left" w:pos="2160"/>
      </w:tabs>
      <w:ind w:left="720" w:hanging="720"/>
    </w:pPr>
  </w:style>
  <w:style w:type="paragraph" w:customStyle="1" w:styleId="cp">
    <w:name w:val="cp"/>
    <w:basedOn w:val="Normal"/>
    <w:rsid w:val="00B51E79"/>
    <w:pPr>
      <w:jc w:val="center"/>
    </w:pPr>
  </w:style>
  <w:style w:type="paragraph" w:customStyle="1" w:styleId="par2">
    <w:name w:val="par2"/>
    <w:basedOn w:val="par1"/>
    <w:rsid w:val="00B51E79"/>
    <w:pPr>
      <w:ind w:left="1440"/>
    </w:pPr>
  </w:style>
  <w:style w:type="paragraph" w:customStyle="1" w:styleId="upar2">
    <w:name w:val="upar2"/>
    <w:basedOn w:val="upar1"/>
    <w:rsid w:val="00B51E79"/>
    <w:pPr>
      <w:ind w:left="720"/>
    </w:pPr>
  </w:style>
  <w:style w:type="paragraph" w:customStyle="1" w:styleId="upar1">
    <w:name w:val="upar1"/>
    <w:basedOn w:val="Normal"/>
    <w:rsid w:val="00B51E79"/>
    <w:pPr>
      <w:tabs>
        <w:tab w:val="left" w:pos="720"/>
        <w:tab w:val="left" w:pos="1440"/>
      </w:tabs>
    </w:pPr>
    <w:rPr>
      <w:rFonts w:cs="Arial"/>
    </w:rPr>
  </w:style>
  <w:style w:type="paragraph" w:customStyle="1" w:styleId="upar3">
    <w:name w:val="upar3"/>
    <w:basedOn w:val="upar1"/>
    <w:rsid w:val="00B51E79"/>
    <w:pPr>
      <w:ind w:left="1440"/>
    </w:pPr>
  </w:style>
  <w:style w:type="paragraph" w:customStyle="1" w:styleId="Title3">
    <w:name w:val="Title3"/>
    <w:basedOn w:val="Title2"/>
    <w:autoRedefine/>
    <w:rsid w:val="00B51E79"/>
    <w:pPr>
      <w:outlineLvl w:val="2"/>
    </w:pPr>
  </w:style>
  <w:style w:type="paragraph" w:customStyle="1" w:styleId="Title4">
    <w:name w:val="Title4"/>
    <w:basedOn w:val="Title2"/>
    <w:autoRedefine/>
    <w:rsid w:val="00B51E79"/>
    <w:pPr>
      <w:outlineLvl w:val="3"/>
    </w:pPr>
  </w:style>
  <w:style w:type="paragraph" w:customStyle="1" w:styleId="upar4">
    <w:name w:val="upar4"/>
    <w:basedOn w:val="upar1"/>
    <w:rsid w:val="00B51E79"/>
    <w:pPr>
      <w:ind w:left="2160"/>
    </w:pPr>
  </w:style>
  <w:style w:type="paragraph" w:customStyle="1" w:styleId="par3">
    <w:name w:val="par3"/>
    <w:basedOn w:val="par1"/>
    <w:rsid w:val="00B51E79"/>
    <w:pPr>
      <w:ind w:left="2160"/>
    </w:pPr>
  </w:style>
  <w:style w:type="paragraph" w:customStyle="1" w:styleId="par4">
    <w:name w:val="par4"/>
    <w:basedOn w:val="par1"/>
    <w:rsid w:val="00B51E79"/>
    <w:pPr>
      <w:ind w:left="2880"/>
    </w:pPr>
  </w:style>
  <w:style w:type="paragraph" w:customStyle="1" w:styleId="par5">
    <w:name w:val="par5"/>
    <w:basedOn w:val="par1"/>
    <w:rsid w:val="00B51E79"/>
    <w:pPr>
      <w:ind w:left="3600"/>
    </w:pPr>
  </w:style>
  <w:style w:type="paragraph" w:customStyle="1" w:styleId="upar5">
    <w:name w:val="upar5"/>
    <w:basedOn w:val="upar1"/>
    <w:rsid w:val="00B51E79"/>
    <w:pPr>
      <w:ind w:left="2880"/>
    </w:pPr>
  </w:style>
  <w:style w:type="paragraph" w:customStyle="1" w:styleId="par6">
    <w:name w:val="par6"/>
    <w:basedOn w:val="par1"/>
    <w:rsid w:val="00B51E79"/>
    <w:pPr>
      <w:ind w:left="4320"/>
    </w:pPr>
  </w:style>
  <w:style w:type="paragraph" w:customStyle="1" w:styleId="upar6">
    <w:name w:val="upar6"/>
    <w:basedOn w:val="upar1"/>
    <w:rsid w:val="00B51E79"/>
    <w:pPr>
      <w:ind w:left="3600"/>
    </w:pPr>
  </w:style>
  <w:style w:type="paragraph" w:customStyle="1" w:styleId="Footnote">
    <w:name w:val="Footnote"/>
    <w:basedOn w:val="Normal"/>
    <w:rsid w:val="00B51E79"/>
    <w:pPr>
      <w:spacing w:before="120"/>
    </w:pPr>
    <w:rPr>
      <w:sz w:val="16"/>
      <w:szCs w:val="16"/>
    </w:rPr>
  </w:style>
  <w:style w:type="paragraph" w:styleId="Header">
    <w:name w:val="header"/>
    <w:basedOn w:val="Normal"/>
    <w:link w:val="HeaderChar"/>
    <w:rsid w:val="00B51E79"/>
    <w:pPr>
      <w:tabs>
        <w:tab w:val="center" w:pos="4680"/>
        <w:tab w:val="right" w:pos="9360"/>
      </w:tabs>
    </w:pPr>
  </w:style>
  <w:style w:type="character" w:customStyle="1" w:styleId="HeaderChar">
    <w:name w:val="Header Char"/>
    <w:link w:val="Header"/>
    <w:rsid w:val="00B51E79"/>
    <w:rPr>
      <w:rFonts w:ascii="Arial" w:hAnsi="Arial"/>
    </w:rPr>
  </w:style>
  <w:style w:type="paragraph" w:styleId="Footer">
    <w:name w:val="footer"/>
    <w:basedOn w:val="Normal"/>
    <w:link w:val="FooterChar"/>
    <w:rsid w:val="00B51E79"/>
    <w:pPr>
      <w:tabs>
        <w:tab w:val="center" w:pos="4680"/>
        <w:tab w:val="right" w:pos="9360"/>
      </w:tabs>
    </w:pPr>
  </w:style>
  <w:style w:type="character" w:customStyle="1" w:styleId="FooterChar">
    <w:name w:val="Footer Char"/>
    <w:link w:val="Footer"/>
    <w:rsid w:val="00B51E79"/>
    <w:rPr>
      <w:rFonts w:ascii="Arial" w:hAnsi="Arial"/>
    </w:rPr>
  </w:style>
  <w:style w:type="table" w:styleId="TableGrid">
    <w:name w:val="Table Grid"/>
    <w:basedOn w:val="TableNormal"/>
    <w:rsid w:val="00CE6B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6B46"/>
    <w:rPr>
      <w:rFonts w:ascii="Arial" w:hAnsi="Arial"/>
    </w:rPr>
  </w:style>
  <w:style w:type="character" w:styleId="UnresolvedMention">
    <w:name w:val="Unresolved Mention"/>
    <w:uiPriority w:val="99"/>
    <w:semiHidden/>
    <w:unhideWhenUsed/>
    <w:rsid w:val="00CE6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342798">
      <w:bodyDiv w:val="1"/>
      <w:marLeft w:val="0"/>
      <w:marRight w:val="0"/>
      <w:marTop w:val="0"/>
      <w:marBottom w:val="0"/>
      <w:divBdr>
        <w:top w:val="none" w:sz="0" w:space="0" w:color="auto"/>
        <w:left w:val="none" w:sz="0" w:space="0" w:color="auto"/>
        <w:bottom w:val="none" w:sz="0" w:space="0" w:color="auto"/>
        <w:right w:val="none" w:sz="0" w:space="0" w:color="auto"/>
      </w:divBdr>
    </w:div>
    <w:div w:id="975062912">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1225</Words>
  <Characters>6987</Characters>
  <Application>Microsoft Office Word</Application>
  <DocSecurity>0</DocSecurity>
  <Lines>58</Lines>
  <Paragraphs>16</Paragraphs>
  <ScaleCrop>false</ScaleCrop>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Fitch, Elena</cp:lastModifiedBy>
  <cp:revision>2</cp:revision>
  <dcterms:created xsi:type="dcterms:W3CDTF">2026-07-13T22:33:00Z</dcterms:created>
  <dcterms:modified xsi:type="dcterms:W3CDTF">2026-07-13T22:34:00Z</dcterms:modified>
</cp:coreProperties>
</file>